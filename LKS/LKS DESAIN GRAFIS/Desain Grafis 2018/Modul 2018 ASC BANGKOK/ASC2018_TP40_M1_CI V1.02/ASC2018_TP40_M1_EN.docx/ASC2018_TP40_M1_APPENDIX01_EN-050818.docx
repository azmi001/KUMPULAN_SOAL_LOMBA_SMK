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9842BA" w14:textId="77777777" w:rsidR="0077187A" w:rsidRDefault="000838F4">
      <w:pPr>
        <w:pStyle w:val="Heading2"/>
        <w:spacing w:before="0" w:after="0"/>
        <w:rPr>
          <w:rFonts w:ascii="Calibri" w:eastAsia="Calibri" w:hAnsi="Calibri" w:cs="Calibri"/>
          <w:color w:val="FF0000"/>
          <w:sz w:val="52"/>
          <w:szCs w:val="52"/>
          <w:u w:color="FF0000"/>
        </w:rPr>
      </w:pPr>
      <w:del w:id="0" w:author="Ass.Prof Supitchaya Khemthong" w:date="2018-08-03T23:40:00Z">
        <w:r>
          <w:rPr>
            <w:rFonts w:ascii="Calibri" w:eastAsia="Calibri" w:hAnsi="Calibri" w:cs="Calibri"/>
            <w:color w:val="FF0000"/>
            <w:sz w:val="52"/>
            <w:szCs w:val="52"/>
            <w:u w:color="FF0000"/>
          </w:rPr>
          <w:delText>ASC2018_TP40_Day1_</w:delText>
        </w:r>
      </w:del>
      <w:r>
        <w:rPr>
          <w:rFonts w:ascii="Calibri" w:eastAsia="Calibri" w:hAnsi="Calibri" w:cs="Calibri"/>
          <w:color w:val="FF0000"/>
          <w:sz w:val="52"/>
          <w:szCs w:val="52"/>
          <w:u w:color="FF0000"/>
        </w:rPr>
        <w:t>APPENDIX</w:t>
      </w:r>
      <w:del w:id="1" w:author="Ass.Prof Supitchaya Khemthong" w:date="2018-08-03T23:40:00Z">
        <w:r>
          <w:rPr>
            <w:rFonts w:ascii="Calibri" w:eastAsia="Calibri" w:hAnsi="Calibri" w:cs="Calibri"/>
            <w:color w:val="FF0000"/>
            <w:sz w:val="52"/>
            <w:szCs w:val="52"/>
            <w:u w:color="FF0000"/>
          </w:rPr>
          <w:delText>01_EN.txt</w:delText>
        </w:r>
      </w:del>
    </w:p>
    <w:p w14:paraId="494495BD" w14:textId="77777777" w:rsidR="0077187A" w:rsidRDefault="000838F4">
      <w:pPr>
        <w:spacing w:after="0"/>
        <w:rPr>
          <w:rFonts w:ascii="Calibri" w:eastAsia="Calibri" w:hAnsi="Calibri" w:cs="Calibri"/>
          <w:color w:val="FF0000"/>
          <w:sz w:val="22"/>
          <w:szCs w:val="22"/>
          <w:u w:color="FF0000"/>
        </w:rPr>
      </w:pPr>
      <w:r>
        <w:rPr>
          <w:rFonts w:ascii="Calibri" w:eastAsia="Calibri" w:hAnsi="Calibri" w:cs="Calibri"/>
          <w:color w:val="FF0000"/>
          <w:sz w:val="22"/>
          <w:szCs w:val="22"/>
          <w:u w:color="FF0000"/>
        </w:rPr>
        <w:t>Text for Style Guide</w:t>
      </w:r>
    </w:p>
    <w:p w14:paraId="67314807" w14:textId="77777777" w:rsidR="0077187A" w:rsidRDefault="000838F4">
      <w:pPr>
        <w:pStyle w:val="Heading5"/>
        <w:rPr>
          <w:rFonts w:ascii="Calibri" w:eastAsia="Calibri" w:hAnsi="Calibri" w:cs="Calibri"/>
          <w:sz w:val="22"/>
          <w:szCs w:val="22"/>
        </w:rPr>
      </w:pPr>
      <w:r>
        <w:rPr>
          <w:rFonts w:ascii="Calibri" w:eastAsia="Calibri" w:hAnsi="Calibri" w:cs="Calibri"/>
          <w:sz w:val="22"/>
          <w:szCs w:val="22"/>
        </w:rPr>
        <w:t>IMPORTANT: the text in red SHOULD NOT be included in the design,</w:t>
      </w:r>
      <w:del w:id="2" w:author="Ass.Prof Supitchaya Khemthong" w:date="2018-08-03T23:42:00Z">
        <w:r>
          <w:rPr>
            <w:rFonts w:ascii="Calibri" w:eastAsia="Calibri" w:hAnsi="Calibri" w:cs="Calibri"/>
            <w:sz w:val="22"/>
            <w:szCs w:val="22"/>
          </w:rPr>
          <w:delText xml:space="preserve"> </w:delText>
        </w:r>
      </w:del>
      <w:ins w:id="3" w:author="Ass.Prof Supitchaya Khemthong" w:date="2018-08-03T23:42:00Z">
        <w:r>
          <w:rPr>
            <w:rFonts w:ascii="Calibri" w:eastAsia="Calibri" w:hAnsi="Calibri" w:cs="Calibri"/>
            <w:sz w:val="22"/>
            <w:szCs w:val="22"/>
          </w:rPr>
          <w:t xml:space="preserve"> </w:t>
        </w:r>
      </w:ins>
      <w:del w:id="4" w:author="Ass.Prof Supitchaya Khemthong" w:date="2018-08-03T23:42:00Z">
        <w:r>
          <w:rPr>
            <w:rFonts w:ascii="Calibri" w:eastAsia="Calibri" w:hAnsi="Calibri" w:cs="Calibri"/>
            <w:sz w:val="22"/>
            <w:szCs w:val="22"/>
          </w:rPr>
          <w:br/>
        </w:r>
      </w:del>
      <w:r>
        <w:rPr>
          <w:rFonts w:ascii="Calibri" w:eastAsia="Calibri" w:hAnsi="Calibri" w:cs="Calibri"/>
          <w:sz w:val="22"/>
          <w:szCs w:val="22"/>
        </w:rPr>
        <w:t>they are instructions to guide your layout.</w:t>
      </w:r>
    </w:p>
    <w:p w14:paraId="68A52E13" w14:textId="77777777" w:rsidR="0077187A" w:rsidRDefault="000838F4">
      <w:pPr>
        <w:spacing w:line="240" w:lineRule="auto"/>
        <w:rPr>
          <w:rFonts w:ascii="Calibri" w:eastAsia="Calibri" w:hAnsi="Calibri" w:cs="Calibri"/>
          <w:color w:val="FF0000"/>
          <w:sz w:val="22"/>
          <w:szCs w:val="22"/>
          <w:u w:color="FF0000"/>
        </w:rPr>
      </w:pPr>
      <w:r>
        <w:rPr>
          <w:rFonts w:ascii="Calibri" w:eastAsia="Calibri" w:hAnsi="Calibri" w:cs="Calibri"/>
          <w:color w:val="FF0000"/>
          <w:sz w:val="22"/>
          <w:szCs w:val="22"/>
          <w:u w:color="FF0000"/>
        </w:rPr>
        <w:t>The style guide must include the following pages, elements and text :</w:t>
      </w:r>
      <w:r>
        <w:rPr>
          <w:rFonts w:ascii="Calibri" w:eastAsia="Calibri" w:hAnsi="Calibri" w:cs="Calibri"/>
          <w:color w:val="FF0000"/>
          <w:sz w:val="22"/>
          <w:szCs w:val="22"/>
          <w:u w:color="FF0000"/>
        </w:rPr>
        <w:br/>
      </w:r>
      <w:del w:id="5" w:author="Ass.Prof Supitchaya Khemthong" w:date="2018-08-04T11:58:00Z">
        <w:r>
          <w:rPr>
            <w:rFonts w:ascii="Calibri" w:eastAsia="Calibri" w:hAnsi="Calibri" w:cs="Calibri"/>
            <w:i/>
            <w:iCs/>
            <w:color w:val="FF0000"/>
            <w:sz w:val="22"/>
            <w:szCs w:val="22"/>
            <w:u w:color="FF0000"/>
          </w:rPr>
          <w:delText xml:space="preserve">(note: </w:delText>
        </w:r>
      </w:del>
      <w:ins w:id="6" w:author="Ass.Prof Supitchaya Khemthong" w:date="2018-08-04T11:59:00Z">
        <w:r>
          <w:rPr>
            <w:rFonts w:ascii="Calibri" w:eastAsia="Calibri" w:hAnsi="Calibri" w:cs="Calibri"/>
            <w:i/>
            <w:iCs/>
            <w:color w:val="FF0000"/>
            <w:sz w:val="22"/>
            <w:szCs w:val="22"/>
            <w:u w:color="FF0000"/>
          </w:rPr>
          <w:t>Y</w:t>
        </w:r>
      </w:ins>
      <w:del w:id="7" w:author="Ass.Prof Supitchaya Khemthong" w:date="2018-08-04T11:59:00Z">
        <w:r>
          <w:rPr>
            <w:rFonts w:ascii="Calibri" w:eastAsia="Calibri" w:hAnsi="Calibri" w:cs="Calibri"/>
            <w:i/>
            <w:iCs/>
            <w:color w:val="FF0000"/>
            <w:sz w:val="22"/>
            <w:szCs w:val="22"/>
            <w:u w:color="FF0000"/>
          </w:rPr>
          <w:delText>y</w:delText>
        </w:r>
      </w:del>
      <w:r>
        <w:rPr>
          <w:rFonts w:ascii="Calibri" w:eastAsia="Calibri" w:hAnsi="Calibri" w:cs="Calibri"/>
          <w:i/>
          <w:iCs/>
          <w:color w:val="FF0000"/>
          <w:sz w:val="22"/>
          <w:szCs w:val="22"/>
          <w:u w:color="FF0000"/>
        </w:rPr>
        <w:t xml:space="preserve">ou may </w:t>
      </w:r>
      <w:r>
        <w:rPr>
          <w:rFonts w:ascii="Calibri" w:eastAsia="Calibri" w:hAnsi="Calibri" w:cs="Calibri"/>
          <w:i/>
          <w:iCs/>
          <w:color w:val="FF0000"/>
          <w:sz w:val="22"/>
          <w:szCs w:val="22"/>
          <w:u w:color="FF0000"/>
        </w:rPr>
        <w:t>include additional text</w:t>
      </w:r>
      <w:ins w:id="8" w:author="Ass.Prof Supitchaya Khemthong" w:date="2018-08-04T11:45:00Z">
        <w:r>
          <w:rPr>
            <w:rFonts w:ascii="Calibri" w:eastAsia="Calibri" w:hAnsi="Calibri" w:cs="Calibri"/>
            <w:i/>
            <w:iCs/>
            <w:color w:val="FF0000"/>
            <w:sz w:val="22"/>
            <w:szCs w:val="22"/>
            <w:u w:color="FF0000"/>
          </w:rPr>
          <w:t>,</w:t>
        </w:r>
      </w:ins>
      <w:r>
        <w:rPr>
          <w:rFonts w:ascii="Calibri" w:eastAsia="Calibri" w:hAnsi="Calibri" w:cs="Calibri"/>
          <w:i/>
          <w:iCs/>
          <w:color w:val="FF0000"/>
          <w:sz w:val="22"/>
          <w:szCs w:val="22"/>
          <w:u w:color="FF0000"/>
        </w:rPr>
        <w:t xml:space="preserve"> </w:t>
      </w:r>
      <w:ins w:id="9" w:author="Ass.Prof Supitchaya Khemthong" w:date="2018-08-03T23:36:00Z">
        <w:r>
          <w:rPr>
            <w:rFonts w:ascii="Calibri" w:eastAsia="Calibri" w:hAnsi="Calibri" w:cs="Calibri"/>
            <w:i/>
            <w:iCs/>
            <w:color w:val="FF0000"/>
            <w:sz w:val="22"/>
            <w:szCs w:val="22"/>
            <w:u w:color="FF0000"/>
          </w:rPr>
          <w:t xml:space="preserve">images </w:t>
        </w:r>
      </w:ins>
      <w:r>
        <w:rPr>
          <w:rFonts w:ascii="Calibri" w:eastAsia="Calibri" w:hAnsi="Calibri" w:cs="Calibri"/>
          <w:i/>
          <w:iCs/>
          <w:color w:val="FF0000"/>
          <w:sz w:val="22"/>
          <w:szCs w:val="22"/>
          <w:u w:color="FF0000"/>
        </w:rPr>
        <w:t>and elements</w:t>
      </w:r>
      <w:del w:id="10" w:author="Ass.Prof Supitchaya Khemthong" w:date="2018-08-04T11:58:00Z">
        <w:r>
          <w:rPr>
            <w:rFonts w:ascii="Calibri" w:eastAsia="Calibri" w:hAnsi="Calibri" w:cs="Calibri"/>
            <w:color w:val="FF0000"/>
            <w:sz w:val="22"/>
            <w:szCs w:val="22"/>
            <w:u w:color="FF0000"/>
          </w:rPr>
          <w:delText>)</w:delText>
        </w:r>
      </w:del>
    </w:p>
    <w:p w14:paraId="23E58092" w14:textId="77777777" w:rsidR="0077187A" w:rsidRDefault="000838F4">
      <w:pPr>
        <w:pStyle w:val="Heading5"/>
        <w:spacing w:before="360"/>
        <w:rPr>
          <w:rFonts w:ascii="Calibri" w:eastAsia="Calibri" w:hAnsi="Calibri" w:cs="Calibri"/>
          <w:sz w:val="22"/>
          <w:szCs w:val="22"/>
        </w:rPr>
      </w:pPr>
      <w:r>
        <w:rPr>
          <w:rFonts w:ascii="Calibri" w:eastAsia="Calibri" w:hAnsi="Calibri" w:cs="Calibri"/>
          <w:sz w:val="22"/>
          <w:szCs w:val="22"/>
        </w:rPr>
        <w:t xml:space="preserve">Page 1 — Cover </w:t>
      </w:r>
    </w:p>
    <w:p w14:paraId="36822992" w14:textId="77777777" w:rsidR="0077187A" w:rsidRDefault="000838F4">
      <w:pPr>
        <w:rPr>
          <w:rFonts w:ascii="Calibri" w:eastAsia="Calibri" w:hAnsi="Calibri" w:cs="Calibri"/>
          <w:color w:val="FF0000"/>
          <w:sz w:val="22"/>
          <w:szCs w:val="22"/>
          <w:u w:color="FF0000"/>
        </w:rPr>
      </w:pPr>
      <w:r>
        <w:rPr>
          <w:rFonts w:ascii="Calibri" w:eastAsia="Calibri" w:hAnsi="Calibri" w:cs="Calibri"/>
          <w:b/>
          <w:bCs/>
          <w:color w:val="FF0000"/>
          <w:sz w:val="22"/>
          <w:szCs w:val="22"/>
          <w:u w:color="FF0000"/>
        </w:rPr>
        <w:t>CMYK Logo</w:t>
      </w:r>
      <w:r>
        <w:rPr>
          <w:rFonts w:ascii="Calibri" w:eastAsia="Calibri" w:hAnsi="Calibri" w:cs="Calibri"/>
          <w:color w:val="FF0000"/>
          <w:sz w:val="22"/>
          <w:szCs w:val="22"/>
          <w:u w:color="FF0000"/>
        </w:rPr>
        <w:t xml:space="preserve"> (from Task 1)</w:t>
      </w:r>
    </w:p>
    <w:p w14:paraId="3A819949" w14:textId="77777777" w:rsidR="0077187A" w:rsidRDefault="000838F4">
      <w:pPr>
        <w:rPr>
          <w:rFonts w:ascii="Calibri" w:eastAsia="Calibri" w:hAnsi="Calibri" w:cs="Calibri"/>
          <w:sz w:val="22"/>
          <w:szCs w:val="22"/>
        </w:rPr>
      </w:pPr>
      <w:r>
        <w:rPr>
          <w:rFonts w:ascii="Calibri" w:eastAsia="Calibri" w:hAnsi="Calibri" w:cs="Calibri"/>
          <w:sz w:val="22"/>
          <w:szCs w:val="22"/>
        </w:rPr>
        <w:t>Bangkok Art Biennale 2018</w:t>
      </w:r>
    </w:p>
    <w:p w14:paraId="18E257CB" w14:textId="77777777" w:rsidR="0077187A" w:rsidRDefault="000838F4">
      <w:pPr>
        <w:rPr>
          <w:rFonts w:ascii="Calibri" w:eastAsia="Calibri" w:hAnsi="Calibri" w:cs="Calibri"/>
          <w:sz w:val="22"/>
          <w:szCs w:val="22"/>
        </w:rPr>
      </w:pPr>
      <w:r>
        <w:rPr>
          <w:rFonts w:ascii="Calibri" w:eastAsia="Calibri" w:hAnsi="Calibri" w:cs="Calibri"/>
          <w:sz w:val="22"/>
          <w:szCs w:val="22"/>
        </w:rPr>
        <w:t>Brand Guidelines</w:t>
      </w:r>
    </w:p>
    <w:p w14:paraId="3E4ECB28" w14:textId="77777777" w:rsidR="0077187A" w:rsidRDefault="000838F4">
      <w:pPr>
        <w:pStyle w:val="Heading5"/>
        <w:spacing w:before="360"/>
        <w:rPr>
          <w:rFonts w:ascii="Calibri" w:eastAsia="Calibri" w:hAnsi="Calibri" w:cs="Calibri"/>
          <w:sz w:val="22"/>
          <w:szCs w:val="22"/>
        </w:rPr>
      </w:pPr>
      <w:r>
        <w:rPr>
          <w:rFonts w:ascii="Calibri" w:eastAsia="Calibri" w:hAnsi="Calibri" w:cs="Calibri"/>
          <w:sz w:val="22"/>
          <w:szCs w:val="22"/>
        </w:rPr>
        <w:t>Page 2 — Contents Page</w:t>
      </w:r>
    </w:p>
    <w:p w14:paraId="6FD49126" w14:textId="77777777" w:rsidR="0077187A" w:rsidRDefault="000838F4">
      <w:pPr>
        <w:pStyle w:val="13Headerspacebefore"/>
        <w:rPr>
          <w:rFonts w:ascii="Calibri" w:eastAsia="Calibri" w:hAnsi="Calibri" w:cs="Calibri"/>
          <w:sz w:val="22"/>
          <w:szCs w:val="22"/>
        </w:rPr>
      </w:pPr>
      <w:r>
        <w:rPr>
          <w:rFonts w:ascii="Calibri" w:eastAsia="Calibri" w:hAnsi="Calibri" w:cs="Calibri"/>
          <w:sz w:val="22"/>
          <w:szCs w:val="22"/>
        </w:rPr>
        <w:t xml:space="preserve">Contents </w:t>
      </w:r>
    </w:p>
    <w:p w14:paraId="48D153EB" w14:textId="77777777" w:rsidR="0077187A" w:rsidRDefault="000838F4">
      <w:pPr>
        <w:tabs>
          <w:tab w:val="left" w:pos="2268"/>
        </w:tabs>
        <w:rPr>
          <w:rFonts w:ascii="Calibri" w:eastAsia="Calibri" w:hAnsi="Calibri" w:cs="Calibri"/>
          <w:sz w:val="22"/>
          <w:szCs w:val="22"/>
        </w:rPr>
      </w:pPr>
      <w:r>
        <w:rPr>
          <w:rFonts w:ascii="Calibri" w:eastAsia="Calibri" w:hAnsi="Calibri" w:cs="Calibri"/>
          <w:sz w:val="22"/>
          <w:szCs w:val="22"/>
        </w:rPr>
        <w:t>Introduction</w:t>
      </w:r>
      <w:r>
        <w:rPr>
          <w:rFonts w:ascii="Calibri" w:eastAsia="Calibri" w:hAnsi="Calibri" w:cs="Calibri"/>
          <w:sz w:val="22"/>
          <w:szCs w:val="22"/>
        </w:rPr>
        <w:tab/>
      </w:r>
      <w:r>
        <w:rPr>
          <w:rFonts w:ascii="Calibri" w:eastAsia="Calibri" w:hAnsi="Calibri" w:cs="Calibri"/>
          <w:sz w:val="22"/>
          <w:szCs w:val="22"/>
        </w:rPr>
        <w:tab/>
        <w:t>3</w:t>
      </w:r>
    </w:p>
    <w:p w14:paraId="218D349E" w14:textId="77777777" w:rsidR="0077187A" w:rsidRDefault="000838F4">
      <w:pPr>
        <w:tabs>
          <w:tab w:val="left" w:pos="2268"/>
        </w:tabs>
        <w:rPr>
          <w:rFonts w:ascii="Calibri" w:eastAsia="Calibri" w:hAnsi="Calibri" w:cs="Calibri"/>
          <w:sz w:val="22"/>
          <w:szCs w:val="22"/>
        </w:rPr>
      </w:pPr>
      <w:r>
        <w:rPr>
          <w:rFonts w:ascii="Calibri" w:eastAsia="Calibri" w:hAnsi="Calibri" w:cs="Calibri"/>
          <w:sz w:val="22"/>
          <w:szCs w:val="22"/>
        </w:rPr>
        <w:t>The Logo</w:t>
      </w:r>
      <w:r>
        <w:rPr>
          <w:rFonts w:ascii="Calibri" w:eastAsia="Calibri" w:hAnsi="Calibri" w:cs="Calibri"/>
          <w:sz w:val="22"/>
          <w:szCs w:val="22"/>
        </w:rPr>
        <w:tab/>
      </w:r>
      <w:r>
        <w:rPr>
          <w:rFonts w:ascii="Calibri" w:eastAsia="Calibri" w:hAnsi="Calibri" w:cs="Calibri"/>
          <w:sz w:val="22"/>
          <w:szCs w:val="22"/>
        </w:rPr>
        <w:tab/>
        <w:t>4 - 5</w:t>
      </w:r>
    </w:p>
    <w:p w14:paraId="4128477F" w14:textId="77777777" w:rsidR="0077187A" w:rsidRDefault="000838F4">
      <w:pPr>
        <w:tabs>
          <w:tab w:val="left" w:pos="2268"/>
        </w:tabs>
        <w:rPr>
          <w:rFonts w:ascii="Calibri" w:eastAsia="Calibri" w:hAnsi="Calibri" w:cs="Calibri"/>
          <w:sz w:val="22"/>
          <w:szCs w:val="22"/>
        </w:rPr>
      </w:pPr>
      <w:r>
        <w:rPr>
          <w:rFonts w:ascii="Calibri" w:eastAsia="Calibri" w:hAnsi="Calibri" w:cs="Calibri"/>
          <w:sz w:val="22"/>
          <w:szCs w:val="22"/>
        </w:rPr>
        <w:t xml:space="preserve">The </w:t>
      </w:r>
      <w:proofErr w:type="spellStart"/>
      <w:r>
        <w:rPr>
          <w:rFonts w:ascii="Calibri" w:eastAsia="Calibri" w:hAnsi="Calibri" w:cs="Calibri"/>
          <w:sz w:val="22"/>
          <w:szCs w:val="22"/>
        </w:rPr>
        <w:t>Colours</w:t>
      </w:r>
      <w:proofErr w:type="spellEnd"/>
      <w:r>
        <w:rPr>
          <w:rFonts w:ascii="Calibri" w:eastAsia="Calibri" w:hAnsi="Calibri" w:cs="Calibri"/>
          <w:sz w:val="22"/>
          <w:szCs w:val="22"/>
        </w:rPr>
        <w:tab/>
      </w:r>
      <w:r>
        <w:rPr>
          <w:rFonts w:ascii="Calibri" w:eastAsia="Calibri" w:hAnsi="Calibri" w:cs="Calibri"/>
          <w:sz w:val="22"/>
          <w:szCs w:val="22"/>
        </w:rPr>
        <w:tab/>
        <w:t>6 - 7</w:t>
      </w:r>
    </w:p>
    <w:p w14:paraId="414BB285" w14:textId="77777777" w:rsidR="0077187A" w:rsidRDefault="000838F4">
      <w:pPr>
        <w:tabs>
          <w:tab w:val="left" w:pos="2268"/>
        </w:tabs>
        <w:rPr>
          <w:del w:id="11" w:author="Ass.Prof Supitchaya Khemthong" w:date="2018-08-05T12:37:00Z"/>
          <w:rFonts w:ascii="Calibri" w:eastAsia="Calibri" w:hAnsi="Calibri" w:cs="Calibri"/>
          <w:sz w:val="22"/>
          <w:szCs w:val="22"/>
        </w:rPr>
      </w:pPr>
      <w:r>
        <w:rPr>
          <w:rFonts w:ascii="Calibri" w:eastAsia="Calibri" w:hAnsi="Calibri" w:cs="Calibri"/>
          <w:sz w:val="22"/>
          <w:szCs w:val="22"/>
        </w:rPr>
        <w:t>The Fonts</w:t>
      </w:r>
      <w:r>
        <w:rPr>
          <w:rFonts w:ascii="Calibri" w:eastAsia="Calibri" w:hAnsi="Calibri" w:cs="Calibri"/>
          <w:sz w:val="22"/>
          <w:szCs w:val="22"/>
        </w:rPr>
        <w:tab/>
      </w:r>
      <w:r>
        <w:rPr>
          <w:rFonts w:ascii="Calibri" w:eastAsia="Calibri" w:hAnsi="Calibri" w:cs="Calibri"/>
          <w:sz w:val="22"/>
          <w:szCs w:val="22"/>
        </w:rPr>
        <w:tab/>
        <w:t>8 - 9</w:t>
      </w:r>
    </w:p>
    <w:p w14:paraId="100C7AED" w14:textId="77777777" w:rsidR="0077187A" w:rsidRDefault="0077187A">
      <w:pPr>
        <w:tabs>
          <w:tab w:val="left" w:pos="2268"/>
        </w:tabs>
        <w:rPr>
          <w:ins w:id="12" w:author="Ass.Prof Supitchaya Khemthong" w:date="2018-08-05T12:37:00Z"/>
          <w:rFonts w:ascii="Calibri" w:eastAsia="Calibri" w:hAnsi="Calibri" w:cs="Calibri"/>
          <w:sz w:val="22"/>
          <w:szCs w:val="22"/>
        </w:rPr>
      </w:pPr>
    </w:p>
    <w:p w14:paraId="49D48B12" w14:textId="77777777" w:rsidR="0077187A" w:rsidRDefault="000838F4">
      <w:pPr>
        <w:tabs>
          <w:tab w:val="left" w:pos="2268"/>
        </w:tabs>
        <w:rPr>
          <w:ins w:id="13" w:author="Ass.Prof Supitchaya Khemthong" w:date="2018-08-05T12:37:00Z"/>
          <w:rFonts w:ascii="Calibri" w:eastAsia="Calibri" w:hAnsi="Calibri" w:cs="Calibri"/>
          <w:sz w:val="22"/>
          <w:szCs w:val="22"/>
        </w:rPr>
      </w:pPr>
      <w:ins w:id="14" w:author="Ass.Prof Supitchaya Khemthong" w:date="2018-08-05T12:37:00Z">
        <w:r>
          <w:rPr>
            <w:rFonts w:ascii="Calibri" w:eastAsia="Calibri" w:hAnsi="Calibri" w:cs="Calibri"/>
            <w:sz w:val="22"/>
            <w:szCs w:val="22"/>
          </w:rPr>
          <w:t>Unacceptable Logo Usage</w:t>
        </w:r>
        <w:r>
          <w:rPr>
            <w:rFonts w:ascii="Calibri" w:eastAsia="Calibri" w:hAnsi="Calibri" w:cs="Calibri"/>
            <w:sz w:val="22"/>
            <w:szCs w:val="22"/>
          </w:rPr>
          <w:tab/>
        </w:r>
        <w:r>
          <w:rPr>
            <w:rFonts w:ascii="Calibri" w:eastAsia="Calibri" w:hAnsi="Calibri" w:cs="Calibri"/>
            <w:sz w:val="22"/>
            <w:szCs w:val="22"/>
          </w:rPr>
          <w:t>10</w:t>
        </w:r>
      </w:ins>
    </w:p>
    <w:p w14:paraId="79E81B7C" w14:textId="77777777" w:rsidR="0077187A" w:rsidRDefault="000838F4">
      <w:pPr>
        <w:tabs>
          <w:tab w:val="left" w:pos="2268"/>
        </w:tabs>
        <w:rPr>
          <w:ins w:id="15" w:author="Ass.Prof Supitchaya Khemthong" w:date="2018-08-05T12:37:00Z"/>
          <w:rFonts w:ascii="Calibri" w:eastAsia="Calibri" w:hAnsi="Calibri" w:cs="Calibri"/>
          <w:sz w:val="22"/>
          <w:szCs w:val="22"/>
        </w:rPr>
      </w:pPr>
      <w:ins w:id="16" w:author="Ass.Prof Supitchaya Khemthong" w:date="2018-08-05T12:37:00Z">
        <w:r>
          <w:rPr>
            <w:rFonts w:ascii="Calibri" w:eastAsia="Calibri" w:hAnsi="Calibri" w:cs="Calibri"/>
            <w:sz w:val="22"/>
            <w:szCs w:val="22"/>
          </w:rPr>
          <w:t>The Visual Elements</w:t>
        </w:r>
        <w:r>
          <w:rPr>
            <w:rFonts w:ascii="Calibri" w:eastAsia="Calibri" w:hAnsi="Calibri" w:cs="Calibri"/>
            <w:sz w:val="22"/>
            <w:szCs w:val="22"/>
          </w:rPr>
          <w:tab/>
        </w:r>
        <w:r>
          <w:rPr>
            <w:rFonts w:ascii="Calibri" w:eastAsia="Calibri" w:hAnsi="Calibri" w:cs="Calibri"/>
            <w:sz w:val="22"/>
            <w:szCs w:val="22"/>
          </w:rPr>
          <w:tab/>
          <w:t>11</w:t>
        </w:r>
      </w:ins>
    </w:p>
    <w:p w14:paraId="58735E1B" w14:textId="77777777" w:rsidR="0077187A" w:rsidRDefault="000838F4">
      <w:pPr>
        <w:tabs>
          <w:tab w:val="left" w:pos="2268"/>
        </w:tabs>
        <w:rPr>
          <w:ins w:id="17" w:author="Ass.Prof Supitchaya Khemthong" w:date="2018-08-05T12:37:00Z"/>
          <w:rFonts w:ascii="Calibri" w:eastAsia="Calibri" w:hAnsi="Calibri" w:cs="Calibri"/>
          <w:sz w:val="22"/>
          <w:szCs w:val="22"/>
        </w:rPr>
      </w:pPr>
      <w:ins w:id="18" w:author="Ass.Prof Supitchaya Khemthong" w:date="2018-08-05T12:37:00Z">
        <w:r>
          <w:rPr>
            <w:rFonts w:ascii="Calibri" w:eastAsia="Calibri" w:hAnsi="Calibri" w:cs="Calibri"/>
            <w:sz w:val="22"/>
            <w:szCs w:val="22"/>
          </w:rPr>
          <w:t>The Imagery</w:t>
        </w:r>
        <w:r>
          <w:rPr>
            <w:rFonts w:ascii="Calibri" w:eastAsia="Calibri" w:hAnsi="Calibri" w:cs="Calibri"/>
            <w:sz w:val="22"/>
            <w:szCs w:val="22"/>
          </w:rPr>
          <w:tab/>
        </w:r>
        <w:r>
          <w:rPr>
            <w:rFonts w:ascii="Calibri" w:eastAsia="Calibri" w:hAnsi="Calibri" w:cs="Calibri"/>
            <w:sz w:val="22"/>
            <w:szCs w:val="22"/>
          </w:rPr>
          <w:tab/>
          <w:t>12</w:t>
        </w:r>
      </w:ins>
    </w:p>
    <w:p w14:paraId="5CEE079A" w14:textId="77777777" w:rsidR="0077187A" w:rsidRDefault="000838F4">
      <w:pPr>
        <w:tabs>
          <w:tab w:val="left" w:pos="2268"/>
        </w:tabs>
        <w:rPr>
          <w:ins w:id="19" w:author="Ass.Prof Supitchaya Khemthong" w:date="2018-08-05T12:37:00Z"/>
          <w:rFonts w:ascii="Calibri" w:eastAsia="Calibri" w:hAnsi="Calibri" w:cs="Calibri"/>
          <w:sz w:val="22"/>
          <w:szCs w:val="22"/>
        </w:rPr>
      </w:pPr>
      <w:ins w:id="20" w:author="Ass.Prof Supitchaya Khemthong" w:date="2018-08-05T12:37:00Z">
        <w:r>
          <w:rPr>
            <w:rFonts w:ascii="Calibri" w:eastAsia="Calibri" w:hAnsi="Calibri" w:cs="Calibri"/>
            <w:sz w:val="22"/>
            <w:szCs w:val="22"/>
          </w:rPr>
          <w:t>Brand Implementation</w:t>
        </w:r>
        <w:r>
          <w:rPr>
            <w:rFonts w:ascii="Calibri" w:eastAsia="Calibri" w:hAnsi="Calibri" w:cs="Calibri"/>
            <w:sz w:val="22"/>
            <w:szCs w:val="22"/>
          </w:rPr>
          <w:tab/>
        </w:r>
        <w:r>
          <w:rPr>
            <w:rFonts w:ascii="Calibri" w:eastAsia="Calibri" w:hAnsi="Calibri" w:cs="Calibri"/>
            <w:sz w:val="22"/>
            <w:szCs w:val="22"/>
          </w:rPr>
          <w:tab/>
          <w:t>13 - 15</w:t>
        </w:r>
      </w:ins>
    </w:p>
    <w:p w14:paraId="32A677F6" w14:textId="77777777" w:rsidR="0077187A" w:rsidRDefault="000838F4">
      <w:pPr>
        <w:tabs>
          <w:tab w:val="left" w:pos="2268"/>
        </w:tabs>
        <w:rPr>
          <w:del w:id="21" w:author="Ass.Prof Supitchaya Khemthong" w:date="2018-08-05T12:36:00Z"/>
          <w:rFonts w:ascii="Calibri" w:eastAsia="Calibri" w:hAnsi="Calibri" w:cs="Calibri"/>
          <w:sz w:val="22"/>
          <w:szCs w:val="22"/>
          <w:shd w:val="clear" w:color="auto" w:fill="FFFF00"/>
        </w:rPr>
      </w:pPr>
      <w:ins w:id="22" w:author="Ass.Prof Supitchaya Khemthong" w:date="2018-08-05T12:37:00Z">
        <w:r w:rsidRPr="00A320B0">
          <w:rPr>
            <w:rFonts w:ascii="Calibri" w:eastAsia="Calibri" w:hAnsi="Calibri" w:cs="Calibri"/>
            <w:sz w:val="22"/>
            <w:szCs w:val="22"/>
            <w:highlight w:val="green"/>
            <w:rPrChange w:id="23" w:author="MICHAEL KARMELIUS KRISTIANTOWI" w:date="2018-08-06T06:34:00Z">
              <w:rPr>
                <w:rFonts w:ascii="Calibri" w:eastAsia="Calibri" w:hAnsi="Calibri" w:cs="Calibri"/>
                <w:sz w:val="22"/>
                <w:szCs w:val="22"/>
              </w:rPr>
            </w:rPrChange>
          </w:rPr>
          <w:t>Back Cover</w:t>
        </w:r>
        <w:r w:rsidRPr="00A320B0">
          <w:rPr>
            <w:rFonts w:ascii="Calibri" w:eastAsia="Calibri" w:hAnsi="Calibri" w:cs="Calibri"/>
            <w:sz w:val="22"/>
            <w:szCs w:val="22"/>
            <w:highlight w:val="green"/>
            <w:rPrChange w:id="24" w:author="MICHAEL KARMELIUS KRISTIANTOWI" w:date="2018-08-06T06:34:00Z">
              <w:rPr>
                <w:rFonts w:ascii="Calibri" w:eastAsia="Calibri" w:hAnsi="Calibri" w:cs="Calibri"/>
                <w:sz w:val="22"/>
                <w:szCs w:val="22"/>
              </w:rPr>
            </w:rPrChange>
          </w:rPr>
          <w:tab/>
        </w:r>
        <w:r w:rsidRPr="00A320B0">
          <w:rPr>
            <w:rFonts w:ascii="Calibri" w:eastAsia="Calibri" w:hAnsi="Calibri" w:cs="Calibri"/>
            <w:sz w:val="22"/>
            <w:szCs w:val="22"/>
            <w:highlight w:val="green"/>
            <w:rPrChange w:id="25" w:author="MICHAEL KARMELIUS KRISTIANTOWI" w:date="2018-08-06T06:34:00Z">
              <w:rPr>
                <w:rFonts w:ascii="Calibri" w:eastAsia="Calibri" w:hAnsi="Calibri" w:cs="Calibri"/>
                <w:sz w:val="22"/>
                <w:szCs w:val="22"/>
              </w:rPr>
            </w:rPrChange>
          </w:rPr>
          <w:tab/>
          <w:t>16</w:t>
        </w:r>
      </w:ins>
      <w:del w:id="26" w:author="Ass.Prof Supitchaya Khemthong" w:date="2018-08-05T12:36:00Z">
        <w:r w:rsidRPr="00A320B0">
          <w:rPr>
            <w:rFonts w:ascii="Calibri" w:eastAsia="Calibri" w:hAnsi="Calibri" w:cs="Calibri"/>
            <w:sz w:val="22"/>
            <w:szCs w:val="22"/>
            <w:highlight w:val="yellow"/>
            <w:shd w:val="clear" w:color="auto" w:fill="FFFF00"/>
            <w:rPrChange w:id="27" w:author="MICHAEL KARMELIUS KRISTIANTOWI" w:date="2018-08-06T06:33:00Z">
              <w:rPr>
                <w:rFonts w:ascii="Calibri" w:eastAsia="Calibri" w:hAnsi="Calibri" w:cs="Calibri"/>
                <w:sz w:val="22"/>
                <w:szCs w:val="22"/>
                <w:shd w:val="clear" w:color="auto" w:fill="FFFF00"/>
              </w:rPr>
            </w:rPrChange>
          </w:rPr>
          <w:delText>The Visual Elements</w:delText>
        </w:r>
        <w:r w:rsidRPr="00A320B0">
          <w:rPr>
            <w:rFonts w:ascii="Calibri" w:eastAsia="Calibri" w:hAnsi="Calibri" w:cs="Calibri"/>
            <w:sz w:val="22"/>
            <w:szCs w:val="22"/>
            <w:highlight w:val="yellow"/>
            <w:shd w:val="clear" w:color="auto" w:fill="FFFF00"/>
            <w:rPrChange w:id="28" w:author="MICHAEL KARMELIUS KRISTIANTOWI" w:date="2018-08-06T06:33:00Z">
              <w:rPr>
                <w:rFonts w:ascii="Calibri" w:eastAsia="Calibri" w:hAnsi="Calibri" w:cs="Calibri"/>
                <w:sz w:val="22"/>
                <w:szCs w:val="22"/>
                <w:shd w:val="clear" w:color="auto" w:fill="FFFF00"/>
              </w:rPr>
            </w:rPrChange>
          </w:rPr>
          <w:tab/>
        </w:r>
        <w:r w:rsidRPr="00A320B0">
          <w:rPr>
            <w:rFonts w:ascii="Calibri" w:eastAsia="Calibri" w:hAnsi="Calibri" w:cs="Calibri"/>
            <w:sz w:val="22"/>
            <w:szCs w:val="22"/>
            <w:highlight w:val="yellow"/>
            <w:shd w:val="clear" w:color="auto" w:fill="FFFF00"/>
            <w:rPrChange w:id="29" w:author="MICHAEL KARMELIUS KRISTIANTOWI" w:date="2018-08-06T06:33:00Z">
              <w:rPr>
                <w:rFonts w:ascii="Calibri" w:eastAsia="Calibri" w:hAnsi="Calibri" w:cs="Calibri"/>
                <w:sz w:val="22"/>
                <w:szCs w:val="22"/>
                <w:shd w:val="clear" w:color="auto" w:fill="FFFF00"/>
              </w:rPr>
            </w:rPrChange>
          </w:rPr>
          <w:tab/>
          <w:delText>10 - 11</w:delText>
        </w:r>
      </w:del>
    </w:p>
    <w:p w14:paraId="3754EA1D" w14:textId="77777777" w:rsidR="0077187A" w:rsidRDefault="000838F4">
      <w:pPr>
        <w:tabs>
          <w:tab w:val="left" w:pos="2268"/>
        </w:tabs>
        <w:rPr>
          <w:del w:id="30" w:author="Ass.Prof Supitchaya Khemthong" w:date="2018-08-05T12:36:00Z"/>
          <w:rFonts w:ascii="Calibri" w:eastAsia="Calibri" w:hAnsi="Calibri" w:cs="Calibri"/>
          <w:sz w:val="22"/>
          <w:szCs w:val="22"/>
          <w:shd w:val="clear" w:color="auto" w:fill="FFFF00"/>
        </w:rPr>
      </w:pPr>
      <w:del w:id="31" w:author="Ass.Prof Supitchaya Khemthong" w:date="2018-08-05T12:36:00Z">
        <w:r>
          <w:rPr>
            <w:rFonts w:ascii="Calibri" w:eastAsia="Calibri" w:hAnsi="Calibri" w:cs="Calibri"/>
            <w:sz w:val="22"/>
            <w:szCs w:val="22"/>
            <w:shd w:val="clear" w:color="auto" w:fill="FFFF00"/>
          </w:rPr>
          <w:delText>The Imagery</w:delText>
        </w:r>
        <w:r>
          <w:rPr>
            <w:rFonts w:ascii="Calibri" w:eastAsia="Calibri" w:hAnsi="Calibri" w:cs="Calibri"/>
            <w:sz w:val="22"/>
            <w:szCs w:val="22"/>
            <w:shd w:val="clear" w:color="auto" w:fill="FFFF00"/>
          </w:rPr>
          <w:tab/>
        </w:r>
        <w:r>
          <w:rPr>
            <w:rFonts w:ascii="Calibri" w:eastAsia="Calibri" w:hAnsi="Calibri" w:cs="Calibri"/>
            <w:sz w:val="22"/>
            <w:szCs w:val="22"/>
            <w:shd w:val="clear" w:color="auto" w:fill="FFFF00"/>
          </w:rPr>
          <w:tab/>
          <w:delText>12</w:delText>
        </w:r>
      </w:del>
    </w:p>
    <w:p w14:paraId="4FA63AE4" w14:textId="77777777" w:rsidR="0077187A" w:rsidRDefault="000838F4">
      <w:pPr>
        <w:tabs>
          <w:tab w:val="left" w:pos="2268"/>
        </w:tabs>
        <w:rPr>
          <w:del w:id="32" w:author="Ass.Prof Supitchaya Khemthong" w:date="2018-08-05T12:36:00Z"/>
          <w:rFonts w:ascii="Calibri" w:eastAsia="Calibri" w:hAnsi="Calibri" w:cs="Calibri"/>
          <w:sz w:val="22"/>
          <w:szCs w:val="22"/>
          <w:shd w:val="clear" w:color="auto" w:fill="FFFF00"/>
        </w:rPr>
      </w:pPr>
      <w:del w:id="33" w:author="Ass.Prof Supitchaya Khemthong" w:date="2018-08-05T12:36:00Z">
        <w:r>
          <w:rPr>
            <w:rFonts w:ascii="Calibri" w:eastAsia="Calibri" w:hAnsi="Calibri" w:cs="Calibri"/>
            <w:sz w:val="22"/>
            <w:szCs w:val="22"/>
            <w:shd w:val="clear" w:color="auto" w:fill="FFFF00"/>
          </w:rPr>
          <w:delText>Brand Implementation</w:delText>
        </w:r>
        <w:r>
          <w:rPr>
            <w:rFonts w:ascii="Calibri" w:eastAsia="Calibri" w:hAnsi="Calibri" w:cs="Calibri"/>
            <w:sz w:val="22"/>
            <w:szCs w:val="22"/>
            <w:shd w:val="clear" w:color="auto" w:fill="FFFF00"/>
          </w:rPr>
          <w:tab/>
        </w:r>
        <w:r>
          <w:rPr>
            <w:rFonts w:ascii="Calibri" w:eastAsia="Calibri" w:hAnsi="Calibri" w:cs="Calibri"/>
            <w:sz w:val="22"/>
            <w:szCs w:val="22"/>
            <w:shd w:val="clear" w:color="auto" w:fill="FFFF00"/>
          </w:rPr>
          <w:tab/>
          <w:delText>13 - 14</w:delText>
        </w:r>
      </w:del>
    </w:p>
    <w:p w14:paraId="372E2D4C" w14:textId="77777777" w:rsidR="0077187A" w:rsidRDefault="000838F4">
      <w:pPr>
        <w:tabs>
          <w:tab w:val="left" w:pos="2268"/>
        </w:tabs>
        <w:rPr>
          <w:rFonts w:ascii="Calibri" w:eastAsia="Calibri" w:hAnsi="Calibri" w:cs="Calibri"/>
          <w:sz w:val="22"/>
          <w:szCs w:val="22"/>
        </w:rPr>
      </w:pPr>
      <w:del w:id="34" w:author="Ass.Prof Supitchaya Khemthong" w:date="2018-08-05T12:36:00Z">
        <w:r>
          <w:rPr>
            <w:rFonts w:ascii="Calibri" w:eastAsia="Calibri" w:hAnsi="Calibri" w:cs="Calibri"/>
            <w:sz w:val="22"/>
            <w:szCs w:val="22"/>
            <w:shd w:val="clear" w:color="auto" w:fill="FFFF00"/>
          </w:rPr>
          <w:delText>Unacceptable Logo Usage</w:delText>
        </w:r>
        <w:r>
          <w:rPr>
            <w:rFonts w:ascii="Calibri" w:eastAsia="Calibri" w:hAnsi="Calibri" w:cs="Calibri"/>
            <w:sz w:val="22"/>
            <w:szCs w:val="22"/>
            <w:shd w:val="clear" w:color="auto" w:fill="FFFF00"/>
          </w:rPr>
          <w:tab/>
          <w:delText>15</w:delText>
        </w:r>
      </w:del>
    </w:p>
    <w:p w14:paraId="018C88BE" w14:textId="77777777" w:rsidR="0077187A" w:rsidRDefault="000838F4">
      <w:pPr>
        <w:spacing w:before="240" w:after="120"/>
        <w:rPr>
          <w:rFonts w:ascii="Calibri" w:eastAsia="Calibri" w:hAnsi="Calibri" w:cs="Calibri"/>
          <w:sz w:val="22"/>
          <w:szCs w:val="22"/>
        </w:rPr>
      </w:pPr>
      <w:r>
        <w:rPr>
          <w:rFonts w:ascii="Calibri" w:eastAsia="Calibri" w:hAnsi="Calibri" w:cs="Calibri"/>
          <w:b/>
          <w:bCs/>
          <w:color w:val="FF0000"/>
          <w:sz w:val="22"/>
          <w:szCs w:val="22"/>
          <w:u w:color="FF0000"/>
        </w:rPr>
        <w:t>Pages 3 - 15 must include page numbers and the footer:</w:t>
      </w:r>
      <w:r>
        <w:rPr>
          <w:rFonts w:ascii="Calibri" w:eastAsia="Calibri" w:hAnsi="Calibri" w:cs="Calibri"/>
          <w:color w:val="FF0000"/>
          <w:sz w:val="22"/>
          <w:szCs w:val="22"/>
          <w:u w:color="FF0000"/>
        </w:rPr>
        <w:t xml:space="preserve"> </w:t>
      </w:r>
      <w:r>
        <w:rPr>
          <w:rFonts w:ascii="Calibri" w:eastAsia="Calibri" w:hAnsi="Calibri" w:cs="Calibri"/>
          <w:sz w:val="22"/>
          <w:szCs w:val="22"/>
        </w:rPr>
        <w:t xml:space="preserve">Bangkok Art </w:t>
      </w:r>
      <w:r>
        <w:rPr>
          <w:rFonts w:ascii="Calibri" w:eastAsia="Calibri" w:hAnsi="Calibri" w:cs="Calibri"/>
          <w:sz w:val="22"/>
          <w:szCs w:val="22"/>
        </w:rPr>
        <w:t>Biennale 2018</w:t>
      </w:r>
    </w:p>
    <w:p w14:paraId="0766831F" w14:textId="77777777" w:rsidR="0077187A" w:rsidRDefault="000838F4">
      <w:pPr>
        <w:pStyle w:val="Heading12ptRed"/>
        <w:spacing w:before="360"/>
        <w:rPr>
          <w:rFonts w:ascii="Calibri" w:eastAsia="Calibri" w:hAnsi="Calibri" w:cs="Calibri"/>
          <w:sz w:val="22"/>
          <w:szCs w:val="22"/>
        </w:rPr>
      </w:pPr>
      <w:r>
        <w:rPr>
          <w:rFonts w:ascii="Calibri" w:eastAsia="Calibri" w:hAnsi="Calibri" w:cs="Calibri"/>
          <w:sz w:val="22"/>
          <w:szCs w:val="22"/>
        </w:rPr>
        <w:t>Page 3 — Introduction</w:t>
      </w:r>
    </w:p>
    <w:p w14:paraId="02C0E22E" w14:textId="77777777" w:rsidR="0077187A" w:rsidRDefault="000838F4">
      <w:pPr>
        <w:pStyle w:val="13Headerspacebefore"/>
        <w:spacing w:line="240" w:lineRule="auto"/>
        <w:rPr>
          <w:rFonts w:ascii="Calibri" w:eastAsia="Calibri" w:hAnsi="Calibri" w:cs="Calibri"/>
          <w:b/>
          <w:bCs/>
          <w:sz w:val="22"/>
          <w:szCs w:val="22"/>
        </w:rPr>
      </w:pPr>
      <w:r>
        <w:rPr>
          <w:rFonts w:ascii="Calibri" w:eastAsia="Calibri" w:hAnsi="Calibri" w:cs="Calibri"/>
          <w:b/>
          <w:bCs/>
          <w:sz w:val="22"/>
          <w:szCs w:val="22"/>
        </w:rPr>
        <w:t>I</w:t>
      </w:r>
      <w:ins w:id="35" w:author="Ass.Prof Supitchaya Khemthong" w:date="2018-08-03T23:45:00Z">
        <w:r>
          <w:rPr>
            <w:rFonts w:ascii="Calibri" w:eastAsia="Calibri" w:hAnsi="Calibri" w:cs="Calibri"/>
            <w:b/>
            <w:bCs/>
            <w:sz w:val="22"/>
            <w:szCs w:val="22"/>
          </w:rPr>
          <w:t>NTRODUCTION</w:t>
        </w:r>
      </w:ins>
      <w:del w:id="36" w:author="Ass.Prof Supitchaya Khemthong" w:date="2018-08-03T23:45:00Z">
        <w:r>
          <w:rPr>
            <w:rFonts w:ascii="Calibri" w:eastAsia="Calibri" w:hAnsi="Calibri" w:cs="Calibri"/>
            <w:b/>
            <w:bCs/>
            <w:sz w:val="22"/>
            <w:szCs w:val="22"/>
          </w:rPr>
          <w:delText>ntroduction</w:delText>
        </w:r>
      </w:del>
    </w:p>
    <w:p w14:paraId="3CB1BA3E" w14:textId="77777777" w:rsidR="0077187A" w:rsidRDefault="000838F4">
      <w:pPr>
        <w:spacing w:before="200" w:line="240" w:lineRule="auto"/>
        <w:rPr>
          <w:rFonts w:ascii="Calibri" w:eastAsia="Calibri" w:hAnsi="Calibri" w:cs="Calibri"/>
          <w:b/>
          <w:bCs/>
          <w:sz w:val="22"/>
          <w:szCs w:val="22"/>
        </w:rPr>
      </w:pPr>
      <w:r>
        <w:rPr>
          <w:rFonts w:ascii="Calibri" w:eastAsia="Calibri" w:hAnsi="Calibri" w:cs="Calibri"/>
          <w:b/>
          <w:bCs/>
          <w:sz w:val="22"/>
          <w:szCs w:val="22"/>
        </w:rPr>
        <w:t>Thai Contemporary Life.</w:t>
      </w:r>
    </w:p>
    <w:p w14:paraId="0942AF36" w14:textId="77777777" w:rsidR="0077187A" w:rsidRDefault="000838F4">
      <w:pPr>
        <w:spacing w:line="240" w:lineRule="auto"/>
        <w:rPr>
          <w:rFonts w:ascii="Calibri" w:eastAsia="Calibri" w:hAnsi="Calibri" w:cs="Calibri"/>
          <w:sz w:val="22"/>
          <w:szCs w:val="22"/>
        </w:rPr>
      </w:pPr>
      <w:r>
        <w:rPr>
          <w:rFonts w:ascii="Calibri" w:eastAsia="Calibri" w:hAnsi="Calibri" w:cs="Calibri"/>
          <w:sz w:val="22"/>
          <w:szCs w:val="22"/>
        </w:rPr>
        <w:t>Bangkok, one of the world's most attractive tourist destinations comprises of complex</w:t>
      </w:r>
      <w:r>
        <w:rPr>
          <w:rFonts w:ascii="Calibri" w:eastAsia="Calibri" w:hAnsi="Calibri" w:cs="Calibri"/>
          <w:sz w:val="22"/>
          <w:szCs w:val="22"/>
        </w:rPr>
        <w:br/>
      </w:r>
      <w:r>
        <w:rPr>
          <w:rFonts w:ascii="Calibri" w:eastAsia="Calibri" w:hAnsi="Calibri" w:cs="Calibri"/>
          <w:sz w:val="22"/>
          <w:szCs w:val="22"/>
        </w:rPr>
        <w:t>multi-layers of heritage, traditions, religions and ethnicities. In the past, Bangkok thrived with travelers and traders from China, India and Europe. Missionaries, diplomats and artists recorded their experience of Bangkok with overwhelming joy and deligh</w:t>
      </w:r>
      <w:r>
        <w:rPr>
          <w:rFonts w:ascii="Calibri" w:eastAsia="Calibri" w:hAnsi="Calibri" w:cs="Calibri"/>
          <w:sz w:val="22"/>
          <w:szCs w:val="22"/>
        </w:rPr>
        <w:t>t. Comparison between Bangkok and Venice became popular as visitors frequently viewed Bangkok as Venice of the East.</w:t>
      </w:r>
    </w:p>
    <w:p w14:paraId="5E4872C6" w14:textId="77777777" w:rsidR="0077187A" w:rsidRDefault="000838F4">
      <w:pPr>
        <w:spacing w:line="240" w:lineRule="auto"/>
        <w:rPr>
          <w:rFonts w:ascii="Calibri" w:eastAsia="Calibri" w:hAnsi="Calibri" w:cs="Calibri"/>
          <w:sz w:val="22"/>
          <w:szCs w:val="22"/>
        </w:rPr>
      </w:pPr>
      <w:r>
        <w:rPr>
          <w:rFonts w:ascii="Calibri" w:eastAsia="Calibri" w:hAnsi="Calibri" w:cs="Calibri"/>
          <w:sz w:val="22"/>
          <w:szCs w:val="22"/>
        </w:rPr>
        <w:t>Bangkok as city of art and culture is full of rich tradition, creativity and contemporary art. Renowned for heritage, hospitality, entertai</w:t>
      </w:r>
      <w:r>
        <w:rPr>
          <w:rFonts w:ascii="Calibri" w:eastAsia="Calibri" w:hAnsi="Calibri" w:cs="Calibri"/>
          <w:sz w:val="22"/>
          <w:szCs w:val="22"/>
        </w:rPr>
        <w:t xml:space="preserve">nment and gastronomy. An international contemporary art festival: </w:t>
      </w:r>
      <w:r>
        <w:rPr>
          <w:rFonts w:ascii="Calibri" w:eastAsia="Calibri" w:hAnsi="Calibri" w:cs="Calibri"/>
          <w:b/>
          <w:bCs/>
          <w:sz w:val="22"/>
          <w:szCs w:val="22"/>
          <w:lang w:val="it-IT"/>
        </w:rPr>
        <w:t>Bangkok Art Biennale 2018</w:t>
      </w:r>
      <w:r>
        <w:rPr>
          <w:rFonts w:ascii="Calibri" w:eastAsia="Calibri" w:hAnsi="Calibri" w:cs="Calibri"/>
          <w:sz w:val="22"/>
          <w:szCs w:val="22"/>
        </w:rPr>
        <w:t xml:space="preserve"> will be the first biennale in Bangkok and a new alluring destination for international art scene that will take place on world famous sites along Chao Phraya River </w:t>
      </w:r>
      <w:r>
        <w:rPr>
          <w:rFonts w:ascii="Calibri" w:eastAsia="Calibri" w:hAnsi="Calibri" w:cs="Calibri"/>
          <w:sz w:val="22"/>
          <w:szCs w:val="22"/>
        </w:rPr>
        <w:t xml:space="preserve">ancient temples Wat Pho (Temple of Reclining Buddha), Wat </w:t>
      </w:r>
      <w:proofErr w:type="spellStart"/>
      <w:r>
        <w:rPr>
          <w:rFonts w:ascii="Calibri" w:eastAsia="Calibri" w:hAnsi="Calibri" w:cs="Calibri"/>
          <w:sz w:val="22"/>
          <w:szCs w:val="22"/>
        </w:rPr>
        <w:t>Arun</w:t>
      </w:r>
      <w:proofErr w:type="spellEnd"/>
      <w:r>
        <w:rPr>
          <w:rFonts w:ascii="Calibri" w:eastAsia="Calibri" w:hAnsi="Calibri" w:cs="Calibri"/>
          <w:sz w:val="22"/>
          <w:szCs w:val="22"/>
        </w:rPr>
        <w:t xml:space="preserve"> (Temple of Dawn), Wat </w:t>
      </w:r>
      <w:proofErr w:type="spellStart"/>
      <w:r>
        <w:rPr>
          <w:rFonts w:ascii="Calibri" w:eastAsia="Calibri" w:hAnsi="Calibri" w:cs="Calibri"/>
          <w:sz w:val="22"/>
          <w:szCs w:val="22"/>
        </w:rPr>
        <w:t>Prayoon</w:t>
      </w:r>
      <w:proofErr w:type="spellEnd"/>
      <w:r>
        <w:rPr>
          <w:rFonts w:ascii="Calibri" w:eastAsia="Calibri" w:hAnsi="Calibri" w:cs="Calibri"/>
          <w:sz w:val="22"/>
          <w:szCs w:val="22"/>
        </w:rPr>
        <w:t xml:space="preserve"> (Temple of Iron Fence) will be sites for cultural encounters. Along with historic East Asiatic Company building, Bangkok Art and Culture Center and </w:t>
      </w:r>
      <w:proofErr w:type="spellStart"/>
      <w:r>
        <w:rPr>
          <w:rFonts w:ascii="Calibri" w:eastAsia="Calibri" w:hAnsi="Calibri" w:cs="Calibri"/>
          <w:sz w:val="22"/>
          <w:szCs w:val="22"/>
        </w:rPr>
        <w:t>Suan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Lumpini</w:t>
      </w:r>
      <w:proofErr w:type="spellEnd"/>
      <w:r>
        <w:rPr>
          <w:rFonts w:ascii="Calibri" w:eastAsia="Calibri" w:hAnsi="Calibri" w:cs="Calibri"/>
          <w:sz w:val="22"/>
          <w:szCs w:val="22"/>
        </w:rPr>
        <w:t xml:space="preserve"> Pa</w:t>
      </w:r>
      <w:r>
        <w:rPr>
          <w:rFonts w:ascii="Calibri" w:eastAsia="Calibri" w:hAnsi="Calibri" w:cs="Calibri"/>
          <w:sz w:val="22"/>
          <w:szCs w:val="22"/>
        </w:rPr>
        <w:t xml:space="preserve">rk from </w:t>
      </w:r>
      <w:r>
        <w:rPr>
          <w:rFonts w:ascii="Calibri" w:eastAsia="Calibri" w:hAnsi="Calibri" w:cs="Calibri"/>
          <w:b/>
          <w:bCs/>
          <w:sz w:val="22"/>
          <w:szCs w:val="22"/>
        </w:rPr>
        <w:t>19 October 2018 to 3 February 2019.</w:t>
      </w:r>
    </w:p>
    <w:p w14:paraId="1C67ECB3" w14:textId="77777777" w:rsidR="0077187A" w:rsidRDefault="000838F4">
      <w:pPr>
        <w:pStyle w:val="Heading12ptRed"/>
        <w:spacing w:before="360"/>
      </w:pPr>
      <w:r>
        <w:rPr>
          <w:rFonts w:ascii="Calibri" w:eastAsia="Calibri" w:hAnsi="Calibri" w:cs="Calibri"/>
          <w:sz w:val="22"/>
          <w:szCs w:val="22"/>
        </w:rPr>
        <w:br w:type="page"/>
      </w:r>
    </w:p>
    <w:p w14:paraId="59F04F8A" w14:textId="77777777" w:rsidR="0077187A" w:rsidRDefault="000838F4">
      <w:pPr>
        <w:pStyle w:val="Heading12ptRed"/>
        <w:spacing w:before="360"/>
        <w:rPr>
          <w:rFonts w:ascii="Calibri" w:eastAsia="Calibri" w:hAnsi="Calibri" w:cs="Calibri"/>
          <w:sz w:val="22"/>
          <w:szCs w:val="22"/>
        </w:rPr>
      </w:pPr>
      <w:r>
        <w:rPr>
          <w:rFonts w:ascii="Calibri" w:eastAsia="Calibri" w:hAnsi="Calibri" w:cs="Calibri"/>
          <w:sz w:val="22"/>
          <w:szCs w:val="22"/>
        </w:rPr>
        <w:lastRenderedPageBreak/>
        <w:t>Pages 4 - 5 — The Logo</w:t>
      </w:r>
    </w:p>
    <w:p w14:paraId="73284A08" w14:textId="77777777" w:rsidR="0077187A" w:rsidRDefault="000838F4">
      <w:pPr>
        <w:rPr>
          <w:del w:id="37" w:author="Ass.Prof Supitchaya Khemthong" w:date="2018-08-04T00:03:00Z"/>
          <w:rFonts w:ascii="Calibri" w:eastAsia="Calibri" w:hAnsi="Calibri" w:cs="Calibri"/>
          <w:color w:val="FF0000"/>
          <w:sz w:val="22"/>
          <w:szCs w:val="22"/>
          <w:u w:color="FF0000"/>
        </w:rPr>
      </w:pPr>
      <w:del w:id="38" w:author="Ass.Prof Supitchaya Khemthong" w:date="2018-08-04T00:03:00Z">
        <w:r>
          <w:rPr>
            <w:rFonts w:ascii="Calibri" w:eastAsia="Calibri" w:hAnsi="Calibri" w:cs="Calibri"/>
            <w:color w:val="FF0000"/>
            <w:sz w:val="22"/>
            <w:szCs w:val="22"/>
            <w:u w:color="FF0000"/>
          </w:rPr>
          <w:delText xml:space="preserve">Include </w:delText>
        </w:r>
      </w:del>
      <w:ins w:id="39" w:author="arnoldsandjaja@gmail.com" w:date="2018-07-24T20:40:00Z">
        <w:del w:id="40" w:author="Ass.Prof Supitchaya Khemthong" w:date="2018-08-04T00:03:00Z">
          <w:r>
            <w:rPr>
              <w:rFonts w:ascii="Calibri" w:eastAsia="Calibri" w:hAnsi="Calibri" w:cs="Calibri"/>
              <w:color w:val="FF0000"/>
              <w:sz w:val="22"/>
              <w:szCs w:val="22"/>
              <w:u w:color="FF0000"/>
            </w:rPr>
            <w:delText>Using</w:delText>
          </w:r>
        </w:del>
      </w:ins>
      <w:del w:id="41" w:author="Ass.Prof Supitchaya Khemthong" w:date="2018-08-04T00:03:00Z">
        <w:r>
          <w:rPr>
            <w:rFonts w:ascii="Calibri" w:eastAsia="Calibri" w:hAnsi="Calibri" w:cs="Calibri"/>
            <w:b/>
            <w:bCs/>
            <w:color w:val="FF0000"/>
            <w:sz w:val="22"/>
            <w:szCs w:val="22"/>
            <w:u w:color="FF0000"/>
          </w:rPr>
          <w:delText>CMYK, Pantone Solid Coated &amp; Greyscale or Black &amp; White logos</w:delText>
        </w:r>
        <w:r>
          <w:rPr>
            <w:rFonts w:ascii="Calibri" w:eastAsia="Calibri" w:hAnsi="Calibri" w:cs="Calibri"/>
            <w:color w:val="FF0000"/>
            <w:sz w:val="22"/>
            <w:szCs w:val="22"/>
            <w:u w:color="FF0000"/>
          </w:rPr>
          <w:delText xml:space="preserve"> (from Task 1)</w:delText>
        </w:r>
      </w:del>
    </w:p>
    <w:p w14:paraId="6BACFA22" w14:textId="77777777" w:rsidR="0077187A" w:rsidRDefault="000838F4">
      <w:pPr>
        <w:pStyle w:val="13Headerspacebefore"/>
        <w:spacing w:line="240" w:lineRule="auto"/>
        <w:rPr>
          <w:rFonts w:ascii="Calibri" w:eastAsia="Calibri" w:hAnsi="Calibri" w:cs="Calibri"/>
          <w:b/>
          <w:bCs/>
          <w:sz w:val="22"/>
          <w:szCs w:val="22"/>
        </w:rPr>
      </w:pPr>
      <w:r>
        <w:rPr>
          <w:rFonts w:ascii="Calibri" w:eastAsia="Calibri" w:hAnsi="Calibri" w:cs="Calibri"/>
          <w:b/>
          <w:bCs/>
          <w:sz w:val="22"/>
          <w:szCs w:val="22"/>
        </w:rPr>
        <w:t>T</w:t>
      </w:r>
      <w:ins w:id="42" w:author="Ass.Prof Supitchaya Khemthong" w:date="2018-08-03T23:47:00Z">
        <w:r>
          <w:rPr>
            <w:rFonts w:ascii="Calibri" w:eastAsia="Calibri" w:hAnsi="Calibri" w:cs="Calibri"/>
            <w:b/>
            <w:bCs/>
            <w:sz w:val="22"/>
            <w:szCs w:val="22"/>
          </w:rPr>
          <w:t>HE</w:t>
        </w:r>
      </w:ins>
      <w:del w:id="43" w:author="Ass.Prof Supitchaya Khemthong" w:date="2018-08-03T23:47:00Z">
        <w:r>
          <w:rPr>
            <w:rFonts w:ascii="Calibri" w:eastAsia="Calibri" w:hAnsi="Calibri" w:cs="Calibri"/>
            <w:b/>
            <w:bCs/>
            <w:sz w:val="22"/>
            <w:szCs w:val="22"/>
          </w:rPr>
          <w:delText>he</w:delText>
        </w:r>
      </w:del>
      <w:r>
        <w:rPr>
          <w:rFonts w:ascii="Calibri" w:eastAsia="Calibri" w:hAnsi="Calibri" w:cs="Calibri"/>
          <w:b/>
          <w:bCs/>
          <w:sz w:val="22"/>
          <w:szCs w:val="22"/>
        </w:rPr>
        <w:t xml:space="preserve"> L</w:t>
      </w:r>
      <w:ins w:id="44" w:author="Ass.Prof Supitchaya Khemthong" w:date="2018-08-03T23:47:00Z">
        <w:r>
          <w:rPr>
            <w:rFonts w:ascii="Calibri" w:eastAsia="Calibri" w:hAnsi="Calibri" w:cs="Calibri"/>
            <w:b/>
            <w:bCs/>
            <w:sz w:val="22"/>
            <w:szCs w:val="22"/>
          </w:rPr>
          <w:t>OGO</w:t>
        </w:r>
      </w:ins>
      <w:del w:id="45" w:author="Ass.Prof Supitchaya Khemthong" w:date="2018-08-03T23:47:00Z">
        <w:r>
          <w:rPr>
            <w:rFonts w:ascii="Calibri" w:eastAsia="Calibri" w:hAnsi="Calibri" w:cs="Calibri"/>
            <w:b/>
            <w:bCs/>
            <w:sz w:val="22"/>
            <w:szCs w:val="22"/>
          </w:rPr>
          <w:delText>ogo</w:delText>
        </w:r>
      </w:del>
    </w:p>
    <w:p w14:paraId="6604D379" w14:textId="77777777" w:rsidR="0077187A" w:rsidRDefault="000838F4">
      <w:pPr>
        <w:pStyle w:val="13Headerspacebefore"/>
        <w:spacing w:line="240" w:lineRule="auto"/>
        <w:rPr>
          <w:rFonts w:ascii="Calibri" w:eastAsia="Calibri" w:hAnsi="Calibri" w:cs="Calibri"/>
          <w:b/>
          <w:bCs/>
          <w:sz w:val="22"/>
          <w:szCs w:val="22"/>
        </w:rPr>
      </w:pPr>
      <w:r>
        <w:rPr>
          <w:rFonts w:ascii="Calibri" w:eastAsia="Calibri" w:hAnsi="Calibri" w:cs="Calibri"/>
          <w:b/>
          <w:bCs/>
          <w:sz w:val="22"/>
          <w:szCs w:val="22"/>
        </w:rPr>
        <w:t>Clear Space</w:t>
      </w:r>
    </w:p>
    <w:p w14:paraId="6231C32A" w14:textId="77777777" w:rsidR="0077187A" w:rsidRDefault="000838F4">
      <w:pPr>
        <w:spacing w:line="240" w:lineRule="auto"/>
        <w:rPr>
          <w:ins w:id="46" w:author="arnoldsandjaja@gmail.com" w:date="2018-07-24T20:48:00Z"/>
          <w:rFonts w:ascii="Calibri" w:eastAsia="Calibri" w:hAnsi="Calibri" w:cs="Calibri"/>
          <w:sz w:val="22"/>
          <w:szCs w:val="22"/>
        </w:rPr>
      </w:pPr>
      <w:r>
        <w:rPr>
          <w:rFonts w:ascii="Calibri" w:eastAsia="Calibri" w:hAnsi="Calibri" w:cs="Calibri"/>
          <w:sz w:val="22"/>
          <w:szCs w:val="22"/>
        </w:rPr>
        <w:t>The Bangkok Art Biennale 2018 logo minimum clear space is defined as the</w:t>
      </w:r>
      <w:r>
        <w:rPr>
          <w:rFonts w:ascii="Calibri" w:eastAsia="Calibri" w:hAnsi="Calibri" w:cs="Calibri"/>
          <w:sz w:val="22"/>
          <w:szCs w:val="22"/>
        </w:rPr>
        <w:t xml:space="preserve"> following specifications.</w:t>
      </w:r>
    </w:p>
    <w:p w14:paraId="2A1905EA" w14:textId="77777777" w:rsidR="0077187A" w:rsidRDefault="000838F4">
      <w:pPr>
        <w:numPr>
          <w:ilvl w:val="0"/>
          <w:numId w:val="2"/>
        </w:numPr>
        <w:spacing w:line="240" w:lineRule="auto"/>
        <w:rPr>
          <w:rFonts w:ascii="Calibri" w:eastAsia="Calibri" w:hAnsi="Calibri" w:cs="Calibri"/>
          <w:sz w:val="22"/>
          <w:szCs w:val="22"/>
        </w:rPr>
      </w:pPr>
      <w:ins w:id="47" w:author="arnoldsandjaja@gmail.com" w:date="2018-07-24T20:48:00Z">
        <w:del w:id="48" w:author="Ass.Prof Supitchaya Khemthong" w:date="2018-08-03T23:54:00Z">
          <w:r>
            <w:rPr>
              <w:rFonts w:ascii="Calibri" w:eastAsia="Calibri" w:hAnsi="Calibri" w:cs="Calibri"/>
              <w:sz w:val="22"/>
              <w:szCs w:val="22"/>
            </w:rPr>
            <w:delText xml:space="preserve">• </w:delText>
          </w:r>
        </w:del>
        <w:r>
          <w:rPr>
            <w:rFonts w:ascii="Calibri" w:eastAsia="Calibri" w:hAnsi="Calibri" w:cs="Calibri"/>
            <w:sz w:val="22"/>
            <w:szCs w:val="22"/>
          </w:rPr>
          <w:t>Maintain clear space around the signature to protect the logo from distracting graphics or typography.</w:t>
        </w:r>
      </w:ins>
    </w:p>
    <w:p w14:paraId="1D04ABD1" w14:textId="77777777" w:rsidR="0077187A" w:rsidRDefault="000838F4">
      <w:pPr>
        <w:numPr>
          <w:ilvl w:val="0"/>
          <w:numId w:val="2"/>
        </w:numPr>
        <w:spacing w:line="240" w:lineRule="auto"/>
        <w:rPr>
          <w:rFonts w:ascii="Calibri" w:eastAsia="Calibri" w:hAnsi="Calibri" w:cs="Calibri"/>
          <w:sz w:val="22"/>
          <w:szCs w:val="22"/>
        </w:rPr>
      </w:pPr>
      <w:ins w:id="49" w:author="arnoldsandjaja@gmail.com" w:date="2018-07-24T20:48:00Z">
        <w:del w:id="50" w:author="Ass.Prof Supitchaya Khemthong" w:date="2018-08-03T23:54:00Z">
          <w:r>
            <w:rPr>
              <w:rFonts w:ascii="Calibri" w:eastAsia="Calibri" w:hAnsi="Calibri" w:cs="Calibri"/>
              <w:sz w:val="22"/>
              <w:szCs w:val="22"/>
            </w:rPr>
            <w:delText xml:space="preserve">• </w:delText>
          </w:r>
        </w:del>
        <w:r>
          <w:rPr>
            <w:rFonts w:ascii="Calibri" w:eastAsia="Calibri" w:hAnsi="Calibri" w:cs="Calibri"/>
            <w:sz w:val="22"/>
            <w:szCs w:val="22"/>
          </w:rPr>
          <w:t xml:space="preserve">For the signature, measure clear space by the height of the “B” in </w:t>
        </w:r>
        <w:r>
          <w:rPr>
            <w:rFonts w:ascii="Calibri" w:eastAsia="Calibri" w:hAnsi="Calibri" w:cs="Calibri"/>
            <w:b/>
            <w:bCs/>
            <w:sz w:val="22"/>
            <w:szCs w:val="22"/>
            <w:lang w:val="it-IT"/>
          </w:rPr>
          <w:t xml:space="preserve">Bangkok Art Biennale </w:t>
        </w:r>
        <w:r>
          <w:rPr>
            <w:rFonts w:ascii="Calibri" w:eastAsia="Calibri" w:hAnsi="Calibri" w:cs="Calibri"/>
            <w:sz w:val="22"/>
            <w:szCs w:val="22"/>
          </w:rPr>
          <w:t xml:space="preserve">space, and the width of the </w:t>
        </w:r>
      </w:ins>
      <w:ins w:id="51" w:author="Ass.Prof Supitchaya Khemthong" w:date="2018-08-03T23:48:00Z">
        <w:r>
          <w:rPr>
            <w:rFonts w:ascii="Calibri" w:eastAsia="Calibri" w:hAnsi="Calibri" w:cs="Calibri"/>
            <w:sz w:val="22"/>
            <w:szCs w:val="22"/>
          </w:rPr>
          <w:t>“</w:t>
        </w:r>
      </w:ins>
      <w:ins w:id="52" w:author="arnoldsandjaja@gmail.com" w:date="2018-07-24T20:48:00Z">
        <w:del w:id="53" w:author="Ass.Prof Supitchaya Khemthong" w:date="2018-08-03T23:48:00Z">
          <w:r>
            <w:rPr>
              <w:rFonts w:ascii="Calibri" w:eastAsia="Calibri" w:hAnsi="Calibri" w:cs="Calibri"/>
              <w:sz w:val="22"/>
              <w:szCs w:val="22"/>
            </w:rPr>
            <w:delText>”</w:delText>
          </w:r>
        </w:del>
        <w:r>
          <w:rPr>
            <w:rFonts w:ascii="Calibri" w:eastAsia="Calibri" w:hAnsi="Calibri" w:cs="Calibri"/>
            <w:sz w:val="22"/>
            <w:szCs w:val="22"/>
          </w:rPr>
          <w:t xml:space="preserve">B” </w:t>
        </w:r>
        <w:r>
          <w:rPr>
            <w:rFonts w:ascii="Calibri" w:eastAsia="Calibri" w:hAnsi="Calibri" w:cs="Calibri"/>
            <w:sz w:val="22"/>
            <w:szCs w:val="22"/>
          </w:rPr>
          <w:t>for horizontal.</w:t>
        </w:r>
      </w:ins>
    </w:p>
    <w:p w14:paraId="5740212E" w14:textId="77777777" w:rsidR="0077187A" w:rsidRDefault="000838F4">
      <w:pPr>
        <w:rPr>
          <w:ins w:id="54" w:author="Ass.Prof Supitchaya Khemthong" w:date="2018-08-04T00:03:00Z"/>
          <w:rFonts w:ascii="Calibri" w:eastAsia="Calibri" w:hAnsi="Calibri" w:cs="Calibri"/>
          <w:color w:val="FF0000"/>
          <w:sz w:val="22"/>
          <w:szCs w:val="22"/>
          <w:u w:color="FF0000"/>
        </w:rPr>
      </w:pPr>
      <w:ins w:id="55" w:author="Ass.Prof Supitchaya Khemthong" w:date="2018-08-04T00:03:00Z">
        <w:r w:rsidRPr="00A320B0">
          <w:rPr>
            <w:rFonts w:ascii="Calibri" w:eastAsia="Calibri" w:hAnsi="Calibri" w:cs="Calibri"/>
            <w:color w:val="FF0000"/>
            <w:sz w:val="22"/>
            <w:szCs w:val="22"/>
            <w:highlight w:val="green"/>
            <w:u w:color="FF0000"/>
            <w:rPrChange w:id="56" w:author="MICHAEL KARMELIUS KRISTIANTOWI" w:date="2018-08-06T06:38:00Z">
              <w:rPr>
                <w:rFonts w:ascii="Calibri" w:eastAsia="Calibri" w:hAnsi="Calibri" w:cs="Calibri"/>
                <w:color w:val="FF0000"/>
                <w:sz w:val="22"/>
                <w:szCs w:val="22"/>
                <w:u w:color="FF0000"/>
              </w:rPr>
            </w:rPrChange>
          </w:rPr>
          <w:t>Using</w:t>
        </w:r>
        <w:r w:rsidRPr="00A320B0">
          <w:rPr>
            <w:rFonts w:ascii="Calibri" w:eastAsia="Calibri" w:hAnsi="Calibri" w:cs="Calibri"/>
            <w:b/>
            <w:bCs/>
            <w:color w:val="FF0000"/>
            <w:sz w:val="22"/>
            <w:szCs w:val="22"/>
            <w:highlight w:val="green"/>
            <w:u w:color="FF0000"/>
            <w:rPrChange w:id="57" w:author="MICHAEL KARMELIUS KRISTIANTOWI" w:date="2018-08-06T06:38:00Z">
              <w:rPr>
                <w:rFonts w:ascii="Calibri" w:eastAsia="Calibri" w:hAnsi="Calibri" w:cs="Calibri"/>
                <w:b/>
                <w:bCs/>
                <w:color w:val="FF0000"/>
                <w:sz w:val="22"/>
                <w:szCs w:val="22"/>
                <w:u w:color="FF0000"/>
              </w:rPr>
            </w:rPrChange>
          </w:rPr>
          <w:t xml:space="preserve"> Pantone Solid Coated logo</w:t>
        </w:r>
        <w:r w:rsidRPr="00A320B0">
          <w:rPr>
            <w:rFonts w:ascii="Calibri" w:eastAsia="Calibri" w:hAnsi="Calibri" w:cs="Calibri"/>
            <w:color w:val="FF0000"/>
            <w:sz w:val="22"/>
            <w:szCs w:val="22"/>
            <w:highlight w:val="green"/>
            <w:u w:color="FF0000"/>
            <w:rPrChange w:id="58" w:author="MICHAEL KARMELIUS KRISTIANTOWI" w:date="2018-08-06T06:38:00Z">
              <w:rPr>
                <w:rFonts w:ascii="Calibri" w:eastAsia="Calibri" w:hAnsi="Calibri" w:cs="Calibri"/>
                <w:color w:val="FF0000"/>
                <w:sz w:val="22"/>
                <w:szCs w:val="22"/>
                <w:u w:color="FF0000"/>
              </w:rPr>
            </w:rPrChange>
          </w:rPr>
          <w:t xml:space="preserve"> (from Task 1)</w:t>
        </w:r>
      </w:ins>
    </w:p>
    <w:p w14:paraId="5245BAA6" w14:textId="77777777" w:rsidR="0077187A" w:rsidRDefault="000838F4">
      <w:pPr>
        <w:ind w:left="360" w:hanging="360"/>
        <w:rPr>
          <w:rFonts w:ascii="Calibri" w:eastAsia="Calibri" w:hAnsi="Calibri" w:cs="Calibri"/>
          <w:color w:val="FF0000"/>
          <w:sz w:val="22"/>
          <w:szCs w:val="22"/>
          <w:u w:color="FF0000"/>
        </w:rPr>
      </w:pPr>
      <w:r>
        <w:rPr>
          <w:rFonts w:ascii="Calibri" w:eastAsia="Calibri" w:hAnsi="Calibri" w:cs="Calibri"/>
          <w:color w:val="FF0000"/>
          <w:sz w:val="22"/>
          <w:szCs w:val="22"/>
          <w:u w:color="FF0000"/>
        </w:rPr>
        <w:t xml:space="preserve">You must define the </w:t>
      </w:r>
      <w:r>
        <w:rPr>
          <w:rFonts w:ascii="Calibri" w:eastAsia="Calibri" w:hAnsi="Calibri" w:cs="Calibri"/>
          <w:b/>
          <w:bCs/>
          <w:color w:val="FF0000"/>
          <w:sz w:val="22"/>
          <w:szCs w:val="22"/>
          <w:u w:color="FF0000"/>
        </w:rPr>
        <w:t>clear space</w:t>
      </w:r>
      <w:r>
        <w:rPr>
          <w:rFonts w:ascii="Calibri" w:eastAsia="Calibri" w:hAnsi="Calibri" w:cs="Calibri"/>
          <w:color w:val="FF0000"/>
          <w:sz w:val="22"/>
          <w:szCs w:val="22"/>
          <w:u w:color="FF0000"/>
        </w:rPr>
        <w:t xml:space="preserve"> for the </w:t>
      </w:r>
      <w:ins w:id="59" w:author="Ass.Prof Supitchaya Khemthong" w:date="2018-08-05T12:57:00Z">
        <w:r>
          <w:rPr>
            <w:rFonts w:ascii="Calibri" w:eastAsia="Calibri" w:hAnsi="Calibri" w:cs="Calibri"/>
            <w:b/>
            <w:bCs/>
            <w:color w:val="FF0000"/>
            <w:sz w:val="22"/>
            <w:szCs w:val="22"/>
            <w:u w:color="FF0000"/>
          </w:rPr>
          <w:t>2</w:t>
        </w:r>
        <w:r>
          <w:rPr>
            <w:rFonts w:ascii="Calibri" w:eastAsia="Calibri" w:hAnsi="Calibri" w:cs="Calibri"/>
            <w:color w:val="FF0000"/>
            <w:sz w:val="22"/>
            <w:szCs w:val="22"/>
            <w:u w:color="FF0000"/>
          </w:rPr>
          <w:t xml:space="preserve"> </w:t>
        </w:r>
      </w:ins>
      <w:del w:id="60" w:author="arnoldsandjaja@gmail.com" w:date="2018-07-24T21:19:00Z">
        <w:r>
          <w:rPr>
            <w:rFonts w:ascii="Calibri" w:eastAsia="Calibri" w:hAnsi="Calibri" w:cs="Calibri"/>
            <w:b/>
            <w:bCs/>
            <w:color w:val="FF0000"/>
            <w:sz w:val="22"/>
            <w:szCs w:val="22"/>
            <w:u w:color="FF0000"/>
          </w:rPr>
          <w:delText xml:space="preserve">CMYK </w:delText>
        </w:r>
      </w:del>
      <w:ins w:id="61" w:author="arnoldsandjaja@gmail.com" w:date="2018-07-24T21:19:00Z">
        <w:r>
          <w:rPr>
            <w:rFonts w:ascii="Calibri" w:eastAsia="Calibri" w:hAnsi="Calibri" w:cs="Calibri"/>
            <w:b/>
            <w:bCs/>
            <w:color w:val="FF0000"/>
            <w:sz w:val="22"/>
            <w:szCs w:val="22"/>
            <w:u w:color="FF0000"/>
          </w:rPr>
          <w:t xml:space="preserve">PMS </w:t>
        </w:r>
      </w:ins>
      <w:ins w:id="62" w:author="Ass.Prof Supitchaya Khemthong" w:date="2018-08-05T12:57:00Z">
        <w:r>
          <w:rPr>
            <w:rFonts w:ascii="Calibri" w:eastAsia="Calibri" w:hAnsi="Calibri" w:cs="Calibri"/>
            <w:b/>
            <w:bCs/>
            <w:color w:val="FF0000"/>
            <w:sz w:val="22"/>
            <w:szCs w:val="22"/>
            <w:u w:color="FF0000"/>
          </w:rPr>
          <w:t xml:space="preserve">C </w:t>
        </w:r>
      </w:ins>
      <w:del w:id="63" w:author="arnoldsandjaja@gmail.com" w:date="2018-07-24T21:19:00Z">
        <w:r>
          <w:rPr>
            <w:rFonts w:ascii="Calibri" w:eastAsia="Calibri" w:hAnsi="Calibri" w:cs="Calibri"/>
            <w:b/>
            <w:bCs/>
            <w:color w:val="FF0000"/>
            <w:sz w:val="22"/>
            <w:szCs w:val="22"/>
            <w:u w:color="FF0000"/>
          </w:rPr>
          <w:delText xml:space="preserve">&amp; Greyscale or Black &amp; White </w:delText>
        </w:r>
      </w:del>
      <w:r>
        <w:rPr>
          <w:rFonts w:ascii="Calibri" w:eastAsia="Calibri" w:hAnsi="Calibri" w:cs="Calibri"/>
          <w:color w:val="FF0000"/>
          <w:sz w:val="22"/>
          <w:szCs w:val="22"/>
          <w:u w:color="FF0000"/>
        </w:rPr>
        <w:t>logo</w:t>
      </w:r>
      <w:del w:id="64" w:author="Ass.Prof Supitchaya Khemthong" w:date="2018-08-03T23:56:00Z">
        <w:r>
          <w:rPr>
            <w:rFonts w:ascii="Calibri" w:eastAsia="Calibri" w:hAnsi="Calibri" w:cs="Calibri"/>
            <w:color w:val="FF0000"/>
            <w:sz w:val="22"/>
            <w:szCs w:val="22"/>
            <w:u w:color="FF0000"/>
          </w:rPr>
          <w:delText>s</w:delText>
        </w:r>
      </w:del>
    </w:p>
    <w:p w14:paraId="58166372" w14:textId="77777777" w:rsidR="0077187A" w:rsidRDefault="0077187A">
      <w:pPr>
        <w:spacing w:before="200" w:line="240" w:lineRule="auto"/>
        <w:rPr>
          <w:ins w:id="65" w:author="arnoldsandjaja@gmail.com" w:date="2018-07-24T21:16:00Z"/>
          <w:del w:id="66" w:author="Ass.Prof Supitchaya Khemthong" w:date="2018-08-03T23:54:00Z"/>
          <w:rFonts w:ascii="Calibri" w:eastAsia="Calibri" w:hAnsi="Calibri" w:cs="Calibri"/>
          <w:b/>
          <w:bCs/>
          <w:sz w:val="22"/>
          <w:szCs w:val="22"/>
        </w:rPr>
      </w:pPr>
    </w:p>
    <w:p w14:paraId="6DF1F0E4" w14:textId="77777777" w:rsidR="0077187A" w:rsidRDefault="000838F4">
      <w:pPr>
        <w:spacing w:before="200" w:line="240" w:lineRule="auto"/>
        <w:rPr>
          <w:ins w:id="67" w:author="arnoldsandjaja@gmail.com" w:date="2018-07-24T21:07:00Z"/>
          <w:rFonts w:ascii="Calibri" w:eastAsia="Calibri" w:hAnsi="Calibri" w:cs="Calibri"/>
          <w:sz w:val="22"/>
          <w:szCs w:val="22"/>
        </w:rPr>
      </w:pPr>
      <w:ins w:id="68" w:author="arnoldsandjaja@gmail.com" w:date="2018-07-24T21:16:00Z">
        <w:r>
          <w:rPr>
            <w:rFonts w:ascii="Calibri" w:eastAsia="Calibri" w:hAnsi="Calibri" w:cs="Calibri"/>
            <w:b/>
            <w:bCs/>
            <w:sz w:val="22"/>
            <w:szCs w:val="22"/>
          </w:rPr>
          <w:t xml:space="preserve">Minimum </w:t>
        </w:r>
        <w:del w:id="69" w:author="Ass.Prof Supitchaya Khemthong" w:date="2018-08-04T00:02:00Z">
          <w:r>
            <w:rPr>
              <w:rFonts w:ascii="Calibri" w:eastAsia="Calibri" w:hAnsi="Calibri" w:cs="Calibri"/>
              <w:b/>
              <w:bCs/>
              <w:sz w:val="22"/>
              <w:szCs w:val="22"/>
            </w:rPr>
            <w:delText>s</w:delText>
          </w:r>
        </w:del>
      </w:ins>
      <w:ins w:id="70" w:author="Ass.Prof Supitchaya Khemthong" w:date="2018-08-04T00:02:00Z">
        <w:r>
          <w:rPr>
            <w:rFonts w:ascii="Calibri" w:eastAsia="Calibri" w:hAnsi="Calibri" w:cs="Calibri"/>
            <w:b/>
            <w:bCs/>
            <w:sz w:val="22"/>
            <w:szCs w:val="22"/>
          </w:rPr>
          <w:t>S</w:t>
        </w:r>
      </w:ins>
      <w:ins w:id="71" w:author="arnoldsandjaja@gmail.com" w:date="2018-07-24T21:07:00Z">
        <w:r>
          <w:rPr>
            <w:rFonts w:ascii="Calibri" w:eastAsia="Calibri" w:hAnsi="Calibri" w:cs="Calibri"/>
            <w:b/>
            <w:bCs/>
            <w:sz w:val="22"/>
            <w:szCs w:val="22"/>
          </w:rPr>
          <w:t>ize</w:t>
        </w:r>
      </w:ins>
    </w:p>
    <w:p w14:paraId="75B34AEB" w14:textId="77777777" w:rsidR="0077187A" w:rsidRDefault="000838F4">
      <w:pPr>
        <w:spacing w:line="240" w:lineRule="auto"/>
        <w:rPr>
          <w:ins w:id="72" w:author="arnoldsandjaja@gmail.com" w:date="2018-07-24T21:07:00Z"/>
          <w:rFonts w:ascii="Calibri" w:eastAsia="Calibri" w:hAnsi="Calibri" w:cs="Calibri"/>
          <w:sz w:val="22"/>
          <w:szCs w:val="22"/>
        </w:rPr>
      </w:pPr>
      <w:ins w:id="73" w:author="arnoldsandjaja@gmail.com" w:date="2018-07-24T21:07:00Z">
        <w:r>
          <w:rPr>
            <w:rFonts w:ascii="Calibri" w:eastAsia="Calibri" w:hAnsi="Calibri" w:cs="Calibri"/>
            <w:sz w:val="22"/>
            <w:szCs w:val="22"/>
          </w:rPr>
          <w:t xml:space="preserve">The signature reproduces well at almost any size. Going too small, however, can damage the </w:t>
        </w:r>
        <w:r>
          <w:rPr>
            <w:rFonts w:ascii="Calibri" w:eastAsia="Calibri" w:hAnsi="Calibri" w:cs="Calibri"/>
            <w:sz w:val="22"/>
            <w:szCs w:val="22"/>
          </w:rPr>
          <w:t>logo’s integrity and effectiveness.</w:t>
        </w:r>
      </w:ins>
    </w:p>
    <w:p w14:paraId="7A4E0F61" w14:textId="77777777" w:rsidR="0077187A" w:rsidRDefault="000838F4">
      <w:pPr>
        <w:numPr>
          <w:ilvl w:val="0"/>
          <w:numId w:val="4"/>
        </w:numPr>
        <w:spacing w:line="240" w:lineRule="auto"/>
        <w:rPr>
          <w:rFonts w:ascii="Calibri" w:eastAsia="Calibri" w:hAnsi="Calibri" w:cs="Calibri"/>
          <w:sz w:val="22"/>
          <w:szCs w:val="22"/>
        </w:rPr>
      </w:pPr>
      <w:ins w:id="74" w:author="arnoldsandjaja@gmail.com" w:date="2018-07-24T21:07:00Z">
        <w:r>
          <w:rPr>
            <w:rFonts w:ascii="Calibri" w:eastAsia="Calibri" w:hAnsi="Calibri" w:cs="Calibri"/>
            <w:sz w:val="22"/>
            <w:szCs w:val="22"/>
          </w:rPr>
          <w:t>On screen</w:t>
        </w:r>
      </w:ins>
    </w:p>
    <w:p w14:paraId="1FB0FFBD" w14:textId="77777777" w:rsidR="0077187A" w:rsidRDefault="000838F4">
      <w:pPr>
        <w:spacing w:line="240" w:lineRule="auto"/>
        <w:ind w:left="360"/>
        <w:rPr>
          <w:ins w:id="75" w:author="arnoldsandjaja@gmail.com" w:date="2018-07-24T21:37:00Z"/>
          <w:rFonts w:ascii="Calibri" w:eastAsia="Calibri" w:hAnsi="Calibri" w:cs="Calibri"/>
          <w:sz w:val="22"/>
          <w:szCs w:val="22"/>
        </w:rPr>
      </w:pPr>
      <w:ins w:id="76" w:author="arnoldsandjaja@gmail.com" w:date="2018-07-24T21:07:00Z">
        <w:r>
          <w:rPr>
            <w:rFonts w:ascii="Calibri" w:eastAsia="Calibri" w:hAnsi="Calibri" w:cs="Calibri"/>
            <w:sz w:val="22"/>
            <w:szCs w:val="22"/>
          </w:rPr>
          <w:t xml:space="preserve">The minimum logo width for web pages and application is </w:t>
        </w:r>
        <w:r>
          <w:rPr>
            <w:rFonts w:ascii="Calibri" w:eastAsia="Calibri" w:hAnsi="Calibri" w:cs="Calibri"/>
            <w:color w:val="FF0000"/>
            <w:sz w:val="22"/>
            <w:szCs w:val="22"/>
            <w:u w:color="FF0000"/>
          </w:rPr>
          <w:t xml:space="preserve">Insert minimum size </w:t>
        </w:r>
        <w:del w:id="77" w:author="Ass.Prof Supitchaya Khemthong" w:date="2018-08-04T09:09:00Z">
          <w:r>
            <w:rPr>
              <w:rFonts w:ascii="Calibri" w:eastAsia="Calibri" w:hAnsi="Calibri" w:cs="Calibri"/>
              <w:color w:val="FF0000"/>
              <w:sz w:val="22"/>
              <w:szCs w:val="22"/>
              <w:u w:color="FF0000"/>
            </w:rPr>
            <w:delText>for screen</w:delText>
          </w:r>
        </w:del>
      </w:ins>
      <w:ins w:id="78" w:author="Ass.Prof Supitchaya Khemthong" w:date="2018-08-04T09:09:00Z">
        <w:r>
          <w:rPr>
            <w:rFonts w:ascii="Calibri" w:eastAsia="Calibri" w:hAnsi="Calibri" w:cs="Calibri"/>
            <w:color w:val="FF0000"/>
            <w:sz w:val="22"/>
            <w:szCs w:val="22"/>
            <w:u w:color="FF0000"/>
          </w:rPr>
          <w:t>for screen in pixel</w:t>
        </w:r>
      </w:ins>
    </w:p>
    <w:p w14:paraId="644FC71B" w14:textId="77777777" w:rsidR="0077187A" w:rsidRDefault="000838F4">
      <w:pPr>
        <w:numPr>
          <w:ilvl w:val="0"/>
          <w:numId w:val="4"/>
        </w:numPr>
        <w:spacing w:line="240" w:lineRule="auto"/>
        <w:rPr>
          <w:rFonts w:ascii="Calibri" w:eastAsia="Calibri" w:hAnsi="Calibri" w:cs="Calibri"/>
          <w:sz w:val="22"/>
          <w:szCs w:val="22"/>
        </w:rPr>
      </w:pPr>
      <w:ins w:id="79" w:author="arnoldsandjaja@gmail.com" w:date="2018-07-24T21:37:00Z">
        <w:r>
          <w:rPr>
            <w:rFonts w:ascii="Calibri" w:eastAsia="Calibri" w:hAnsi="Calibri" w:cs="Calibri"/>
            <w:sz w:val="22"/>
            <w:szCs w:val="22"/>
          </w:rPr>
          <w:t>In Print</w:t>
        </w:r>
      </w:ins>
    </w:p>
    <w:p w14:paraId="639641A8" w14:textId="77777777" w:rsidR="0077187A" w:rsidRDefault="000838F4">
      <w:pPr>
        <w:spacing w:line="240" w:lineRule="auto"/>
        <w:ind w:left="360"/>
        <w:rPr>
          <w:ins w:id="80" w:author="Ass.Prof Supitchaya Khemthong" w:date="2018-08-04T09:10:00Z"/>
          <w:rFonts w:ascii="Calibri" w:eastAsia="Calibri" w:hAnsi="Calibri" w:cs="Calibri"/>
          <w:color w:val="FF0000"/>
          <w:sz w:val="22"/>
          <w:szCs w:val="22"/>
          <w:u w:color="FF0000"/>
        </w:rPr>
      </w:pPr>
      <w:ins w:id="81" w:author="arnoldsandjaja@gmail.com" w:date="2018-07-24T21:37:00Z">
        <w:r>
          <w:rPr>
            <w:rFonts w:ascii="Calibri" w:eastAsia="Calibri" w:hAnsi="Calibri" w:cs="Calibri"/>
            <w:sz w:val="22"/>
            <w:szCs w:val="22"/>
          </w:rPr>
          <w:t xml:space="preserve">The minimum logo width for print is </w:t>
        </w:r>
        <w:r>
          <w:rPr>
            <w:rFonts w:ascii="Calibri" w:eastAsia="Calibri" w:hAnsi="Calibri" w:cs="Calibri"/>
            <w:color w:val="FF0000"/>
            <w:sz w:val="22"/>
            <w:szCs w:val="22"/>
            <w:u w:color="FF0000"/>
          </w:rPr>
          <w:t>Insert minimum size for print</w:t>
        </w:r>
      </w:ins>
      <w:ins w:id="82" w:author="Ass.Prof Supitchaya Khemthong" w:date="2018-08-04T09:10:00Z">
        <w:r>
          <w:rPr>
            <w:rFonts w:ascii="Calibri" w:eastAsia="Calibri" w:hAnsi="Calibri" w:cs="Calibri"/>
            <w:color w:val="FF0000"/>
            <w:sz w:val="22"/>
            <w:szCs w:val="22"/>
            <w:u w:color="FF0000"/>
          </w:rPr>
          <w:t xml:space="preserve"> in </w:t>
        </w:r>
        <w:proofErr w:type="spellStart"/>
        <w:r>
          <w:rPr>
            <w:rFonts w:ascii="Calibri" w:eastAsia="Calibri" w:hAnsi="Calibri" w:cs="Calibri"/>
            <w:color w:val="FF0000"/>
            <w:sz w:val="22"/>
            <w:szCs w:val="22"/>
            <w:u w:color="FF0000"/>
          </w:rPr>
          <w:t>millimetre</w:t>
        </w:r>
        <w:proofErr w:type="spellEnd"/>
      </w:ins>
    </w:p>
    <w:p w14:paraId="1661A49F" w14:textId="77777777" w:rsidR="0077187A" w:rsidRDefault="000838F4">
      <w:pPr>
        <w:rPr>
          <w:ins w:id="83" w:author="arnoldsandjaja@gmail.com" w:date="2018-07-24T21:39:00Z"/>
          <w:rFonts w:ascii="Calibri" w:eastAsia="Calibri" w:hAnsi="Calibri" w:cs="Calibri"/>
          <w:color w:val="FF0000"/>
          <w:sz w:val="22"/>
          <w:szCs w:val="22"/>
          <w:u w:color="FF0000"/>
        </w:rPr>
      </w:pPr>
      <w:ins w:id="84" w:author="Ass.Prof Supitchaya Khemthong" w:date="2018-08-04T09:10:00Z">
        <w:r w:rsidRPr="00A320B0">
          <w:rPr>
            <w:rFonts w:ascii="Calibri" w:eastAsia="Calibri" w:hAnsi="Calibri" w:cs="Calibri"/>
            <w:color w:val="FF0000"/>
            <w:sz w:val="22"/>
            <w:szCs w:val="22"/>
            <w:highlight w:val="green"/>
            <w:u w:color="FF0000"/>
            <w:rPrChange w:id="85" w:author="MICHAEL KARMELIUS KRISTIANTOWI" w:date="2018-08-06T06:39:00Z">
              <w:rPr>
                <w:rFonts w:ascii="Calibri" w:eastAsia="Calibri" w:hAnsi="Calibri" w:cs="Calibri"/>
                <w:color w:val="FF0000"/>
                <w:sz w:val="22"/>
                <w:szCs w:val="22"/>
                <w:u w:color="FF0000"/>
              </w:rPr>
            </w:rPrChange>
          </w:rPr>
          <w:t>Using</w:t>
        </w:r>
        <w:r w:rsidRPr="00A320B0">
          <w:rPr>
            <w:rFonts w:ascii="Calibri" w:eastAsia="Calibri" w:hAnsi="Calibri" w:cs="Calibri"/>
            <w:b/>
            <w:bCs/>
            <w:color w:val="FF0000"/>
            <w:sz w:val="22"/>
            <w:szCs w:val="22"/>
            <w:highlight w:val="green"/>
            <w:u w:color="FF0000"/>
            <w:rPrChange w:id="86" w:author="MICHAEL KARMELIUS KRISTIANTOWI" w:date="2018-08-06T06:39:00Z">
              <w:rPr>
                <w:rFonts w:ascii="Calibri" w:eastAsia="Calibri" w:hAnsi="Calibri" w:cs="Calibri"/>
                <w:b/>
                <w:bCs/>
                <w:color w:val="FF0000"/>
                <w:sz w:val="22"/>
                <w:szCs w:val="22"/>
                <w:u w:color="FF0000"/>
              </w:rPr>
            </w:rPrChange>
          </w:rPr>
          <w:t xml:space="preserve"> Pantone Solid Coated logo</w:t>
        </w:r>
        <w:r w:rsidRPr="00A320B0">
          <w:rPr>
            <w:rFonts w:ascii="Calibri" w:eastAsia="Calibri" w:hAnsi="Calibri" w:cs="Calibri"/>
            <w:color w:val="FF0000"/>
            <w:sz w:val="22"/>
            <w:szCs w:val="22"/>
            <w:highlight w:val="green"/>
            <w:u w:color="FF0000"/>
            <w:rPrChange w:id="87" w:author="MICHAEL KARMELIUS KRISTIANTOWI" w:date="2018-08-06T06:39:00Z">
              <w:rPr>
                <w:rFonts w:ascii="Calibri" w:eastAsia="Calibri" w:hAnsi="Calibri" w:cs="Calibri"/>
                <w:color w:val="FF0000"/>
                <w:sz w:val="22"/>
                <w:szCs w:val="22"/>
                <w:u w:color="FF0000"/>
              </w:rPr>
            </w:rPrChange>
          </w:rPr>
          <w:t xml:space="preserve"> (from Task 1)</w:t>
        </w:r>
      </w:ins>
    </w:p>
    <w:p w14:paraId="3AF53264" w14:textId="77777777" w:rsidR="0077187A" w:rsidRDefault="0077187A">
      <w:pPr>
        <w:spacing w:line="240" w:lineRule="auto"/>
        <w:rPr>
          <w:ins w:id="88" w:author="arnoldsandjaja@gmail.com" w:date="2018-07-24T21:39:00Z"/>
          <w:del w:id="89" w:author="Ass.Prof Supitchaya Khemthong" w:date="2018-08-04T00:04:00Z"/>
          <w:rFonts w:ascii="Calibri" w:eastAsia="Calibri" w:hAnsi="Calibri" w:cs="Calibri"/>
          <w:sz w:val="22"/>
          <w:szCs w:val="22"/>
        </w:rPr>
      </w:pPr>
    </w:p>
    <w:p w14:paraId="6B9AFCDE" w14:textId="77777777" w:rsidR="0077187A" w:rsidRDefault="000838F4">
      <w:pPr>
        <w:spacing w:line="240" w:lineRule="auto"/>
        <w:rPr>
          <w:ins w:id="90" w:author="arnoldsandjaja@gmail.com" w:date="2018-07-24T21:19:00Z"/>
          <w:rFonts w:ascii="Calibri" w:eastAsia="Calibri" w:hAnsi="Calibri" w:cs="Calibri"/>
          <w:color w:val="FF0000"/>
          <w:sz w:val="22"/>
          <w:szCs w:val="22"/>
          <w:u w:color="FF0000"/>
        </w:rPr>
      </w:pPr>
      <w:ins w:id="91" w:author="arnoldsandjaja@gmail.com" w:date="2018-07-24T21:39:00Z">
        <w:r>
          <w:rPr>
            <w:rFonts w:ascii="Calibri" w:eastAsia="Calibri" w:hAnsi="Calibri" w:cs="Calibri"/>
            <w:color w:val="FF0000"/>
            <w:sz w:val="22"/>
            <w:szCs w:val="22"/>
            <w:u w:color="FF0000"/>
          </w:rPr>
          <w:t xml:space="preserve">You must include the following </w:t>
        </w:r>
        <w:r>
          <w:rPr>
            <w:rFonts w:ascii="Calibri" w:eastAsia="Calibri" w:hAnsi="Calibri" w:cs="Calibri"/>
            <w:b/>
            <w:bCs/>
            <w:color w:val="FF0000"/>
            <w:sz w:val="22"/>
            <w:szCs w:val="22"/>
            <w:u w:color="FF0000"/>
          </w:rPr>
          <w:t>minimum size</w:t>
        </w:r>
        <w:r>
          <w:rPr>
            <w:rFonts w:ascii="Calibri" w:eastAsia="Calibri" w:hAnsi="Calibri" w:cs="Calibri"/>
            <w:color w:val="FF0000"/>
            <w:sz w:val="22"/>
            <w:szCs w:val="22"/>
            <w:u w:color="FF0000"/>
          </w:rPr>
          <w:t xml:space="preserve"> </w:t>
        </w:r>
        <w:del w:id="92" w:author="Ass.Prof Supitchaya Khemthong" w:date="2018-08-04T00:05:00Z">
          <w:r>
            <w:rPr>
              <w:rFonts w:ascii="Calibri" w:eastAsia="Calibri" w:hAnsi="Calibri" w:cs="Calibri"/>
              <w:color w:val="FF0000"/>
              <w:sz w:val="22"/>
              <w:szCs w:val="22"/>
              <w:u w:color="FF0000"/>
            </w:rPr>
            <w:delText>for</w:delText>
          </w:r>
        </w:del>
      </w:ins>
      <w:ins w:id="93" w:author="Ass.Prof Supitchaya Khemthong" w:date="2018-08-04T00:05:00Z">
        <w:r>
          <w:rPr>
            <w:rFonts w:ascii="Calibri" w:eastAsia="Calibri" w:hAnsi="Calibri" w:cs="Calibri"/>
            <w:color w:val="FF0000"/>
            <w:sz w:val="22"/>
            <w:szCs w:val="22"/>
            <w:u w:color="FF0000"/>
          </w:rPr>
          <w:t>of</w:t>
        </w:r>
      </w:ins>
      <w:ins w:id="94" w:author="arnoldsandjaja@gmail.com" w:date="2018-07-24T21:19:00Z">
        <w:r>
          <w:rPr>
            <w:rFonts w:ascii="Calibri" w:eastAsia="Calibri" w:hAnsi="Calibri" w:cs="Calibri"/>
            <w:color w:val="FF0000"/>
            <w:sz w:val="22"/>
            <w:szCs w:val="22"/>
            <w:u w:color="FF0000"/>
          </w:rPr>
          <w:t xml:space="preserve"> the </w:t>
        </w:r>
        <w:r>
          <w:rPr>
            <w:rFonts w:ascii="Calibri" w:eastAsia="Calibri" w:hAnsi="Calibri" w:cs="Calibri"/>
            <w:b/>
            <w:bCs/>
            <w:color w:val="FF0000"/>
            <w:sz w:val="22"/>
            <w:szCs w:val="22"/>
            <w:u w:color="FF0000"/>
          </w:rPr>
          <w:t xml:space="preserve">PMS </w:t>
        </w:r>
        <w:r>
          <w:rPr>
            <w:rFonts w:ascii="Calibri" w:eastAsia="Calibri" w:hAnsi="Calibri" w:cs="Calibri"/>
            <w:color w:val="FF0000"/>
            <w:sz w:val="22"/>
            <w:szCs w:val="22"/>
            <w:u w:color="FF0000"/>
          </w:rPr>
          <w:t>logo</w:t>
        </w:r>
        <w:del w:id="95" w:author="Ass.Prof Supitchaya Khemthong" w:date="2018-08-04T00:04:00Z">
          <w:r>
            <w:rPr>
              <w:rFonts w:ascii="Calibri" w:eastAsia="Calibri" w:hAnsi="Calibri" w:cs="Calibri"/>
              <w:color w:val="FF0000"/>
              <w:sz w:val="22"/>
              <w:szCs w:val="22"/>
              <w:u w:color="FF0000"/>
            </w:rPr>
            <w:delText xml:space="preserve">s. </w:delText>
          </w:r>
        </w:del>
      </w:ins>
    </w:p>
    <w:p w14:paraId="33E3C8FC" w14:textId="77777777" w:rsidR="0077187A" w:rsidRDefault="000838F4">
      <w:pPr>
        <w:pStyle w:val="11pt4ptspacebefore"/>
        <w:spacing w:before="200" w:line="240" w:lineRule="auto"/>
        <w:rPr>
          <w:rFonts w:ascii="Calibri" w:eastAsia="Calibri" w:hAnsi="Calibri" w:cs="Calibri"/>
          <w:b/>
          <w:bCs/>
        </w:rPr>
      </w:pPr>
      <w:proofErr w:type="spellStart"/>
      <w:r>
        <w:rPr>
          <w:rFonts w:ascii="Calibri" w:eastAsia="Calibri" w:hAnsi="Calibri" w:cs="Calibri"/>
          <w:b/>
          <w:bCs/>
        </w:rPr>
        <w:t>Colour</w:t>
      </w:r>
      <w:proofErr w:type="spellEnd"/>
      <w:r>
        <w:rPr>
          <w:rFonts w:ascii="Calibri" w:eastAsia="Calibri" w:hAnsi="Calibri" w:cs="Calibri"/>
          <w:b/>
          <w:bCs/>
        </w:rPr>
        <w:t xml:space="preserve"> Specifications</w:t>
      </w:r>
    </w:p>
    <w:p w14:paraId="44A23A99" w14:textId="77777777" w:rsidR="0077187A" w:rsidRPr="00BD6CF0" w:rsidRDefault="000838F4">
      <w:pPr>
        <w:spacing w:line="240" w:lineRule="auto"/>
        <w:rPr>
          <w:ins w:id="96" w:author="Ass.Prof Supitchaya Khemthong" w:date="2018-08-04T00:16:00Z"/>
          <w:rFonts w:ascii="Calibri" w:eastAsia="Calibri" w:hAnsi="Calibri" w:cs="Calibri"/>
          <w:sz w:val="22"/>
          <w:szCs w:val="22"/>
          <w:highlight w:val="green"/>
          <w:rPrChange w:id="97" w:author="MICHAEL KARMELIUS KRISTIANTOWI" w:date="2018-08-06T07:08:00Z">
            <w:rPr>
              <w:ins w:id="98" w:author="Ass.Prof Supitchaya Khemthong" w:date="2018-08-04T00:16:00Z"/>
              <w:rFonts w:ascii="Calibri" w:eastAsia="Calibri" w:hAnsi="Calibri" w:cs="Calibri"/>
              <w:sz w:val="22"/>
              <w:szCs w:val="22"/>
            </w:rPr>
          </w:rPrChange>
        </w:rPr>
      </w:pPr>
      <w:ins w:id="99" w:author="Ass.Prof Supitchaya Khemthong" w:date="2018-08-04T00:16:00Z">
        <w:r w:rsidRPr="00BD6CF0">
          <w:rPr>
            <w:rFonts w:ascii="Calibri" w:eastAsia="Calibri" w:hAnsi="Calibri" w:cs="Calibri"/>
            <w:sz w:val="22"/>
            <w:szCs w:val="22"/>
            <w:highlight w:val="green"/>
            <w:rPrChange w:id="100" w:author="MICHAEL KARMELIUS KRISTIANTOWI" w:date="2018-08-06T07:08:00Z">
              <w:rPr>
                <w:rFonts w:ascii="Calibri" w:eastAsia="Calibri" w:hAnsi="Calibri" w:cs="Calibri"/>
                <w:sz w:val="22"/>
                <w:szCs w:val="22"/>
              </w:rPr>
            </w:rPrChange>
          </w:rPr>
          <w:t xml:space="preserve">The full </w:t>
        </w:r>
        <w:proofErr w:type="spellStart"/>
        <w:r w:rsidRPr="00BD6CF0">
          <w:rPr>
            <w:rFonts w:ascii="Calibri" w:eastAsia="Calibri" w:hAnsi="Calibri" w:cs="Calibri"/>
            <w:sz w:val="22"/>
            <w:szCs w:val="22"/>
            <w:highlight w:val="green"/>
            <w:rPrChange w:id="101" w:author="MICHAEL KARMELIUS KRISTIANTOWI" w:date="2018-08-06T07:08:00Z">
              <w:rPr>
                <w:rFonts w:ascii="Calibri" w:eastAsia="Calibri" w:hAnsi="Calibri" w:cs="Calibri"/>
                <w:sz w:val="22"/>
                <w:szCs w:val="22"/>
              </w:rPr>
            </w:rPrChange>
          </w:rPr>
          <w:t>colour</w:t>
        </w:r>
        <w:proofErr w:type="spellEnd"/>
        <w:r w:rsidRPr="00BD6CF0">
          <w:rPr>
            <w:rFonts w:ascii="Calibri" w:eastAsia="Calibri" w:hAnsi="Calibri" w:cs="Calibri"/>
            <w:sz w:val="22"/>
            <w:szCs w:val="22"/>
            <w:highlight w:val="green"/>
            <w:rPrChange w:id="102" w:author="MICHAEL KARMELIUS KRISTIANTOWI" w:date="2018-08-06T07:08:00Z">
              <w:rPr>
                <w:rFonts w:ascii="Calibri" w:eastAsia="Calibri" w:hAnsi="Calibri" w:cs="Calibri"/>
                <w:sz w:val="22"/>
                <w:szCs w:val="22"/>
              </w:rPr>
            </w:rPrChange>
          </w:rPr>
          <w:t xml:space="preserve"> logo is always the preferred logo of choice as it encapsulates our message. In some instances, it may not be </w:t>
        </w:r>
        <w:r w:rsidRPr="00BD6CF0">
          <w:rPr>
            <w:rFonts w:ascii="Calibri" w:eastAsia="Calibri" w:hAnsi="Calibri" w:cs="Calibri"/>
            <w:sz w:val="22"/>
            <w:szCs w:val="22"/>
            <w:highlight w:val="green"/>
            <w:rPrChange w:id="103" w:author="MICHAEL KARMELIUS KRISTIANTOWI" w:date="2018-08-06T07:08:00Z">
              <w:rPr>
                <w:rFonts w:ascii="Calibri" w:eastAsia="Calibri" w:hAnsi="Calibri" w:cs="Calibri"/>
                <w:sz w:val="22"/>
                <w:szCs w:val="22"/>
              </w:rPr>
            </w:rPrChange>
          </w:rPr>
          <w:t xml:space="preserve">possible to use the full </w:t>
        </w:r>
        <w:proofErr w:type="spellStart"/>
        <w:r w:rsidRPr="00BD6CF0">
          <w:rPr>
            <w:rFonts w:ascii="Calibri" w:eastAsia="Calibri" w:hAnsi="Calibri" w:cs="Calibri"/>
            <w:sz w:val="22"/>
            <w:szCs w:val="22"/>
            <w:highlight w:val="green"/>
            <w:rPrChange w:id="104" w:author="MICHAEL KARMELIUS KRISTIANTOWI" w:date="2018-08-06T07:08:00Z">
              <w:rPr>
                <w:rFonts w:ascii="Calibri" w:eastAsia="Calibri" w:hAnsi="Calibri" w:cs="Calibri"/>
                <w:sz w:val="22"/>
                <w:szCs w:val="22"/>
              </w:rPr>
            </w:rPrChange>
          </w:rPr>
          <w:t>colour</w:t>
        </w:r>
        <w:proofErr w:type="spellEnd"/>
        <w:r w:rsidRPr="00BD6CF0">
          <w:rPr>
            <w:rFonts w:ascii="Calibri" w:eastAsia="Calibri" w:hAnsi="Calibri" w:cs="Calibri"/>
            <w:sz w:val="22"/>
            <w:szCs w:val="22"/>
            <w:highlight w:val="green"/>
            <w:rPrChange w:id="105" w:author="MICHAEL KARMELIUS KRISTIANTOWI" w:date="2018-08-06T07:08:00Z">
              <w:rPr>
                <w:rFonts w:ascii="Calibri" w:eastAsia="Calibri" w:hAnsi="Calibri" w:cs="Calibri"/>
                <w:sz w:val="22"/>
                <w:szCs w:val="22"/>
              </w:rPr>
            </w:rPrChange>
          </w:rPr>
          <w:t xml:space="preserve"> logo and the greyscale or black &amp; white version may be used instead.</w:t>
        </w:r>
      </w:ins>
    </w:p>
    <w:p w14:paraId="1EAECB43" w14:textId="77777777" w:rsidR="0077187A" w:rsidRPr="00BD6CF0" w:rsidRDefault="000838F4">
      <w:pPr>
        <w:spacing w:line="276" w:lineRule="auto"/>
        <w:rPr>
          <w:del w:id="106" w:author="arnoldsandjaja@gmail.com" w:date="2018-07-24T21:18:00Z"/>
          <w:rFonts w:ascii="Calibri" w:eastAsia="Calibri" w:hAnsi="Calibri" w:cs="Calibri"/>
          <w:sz w:val="22"/>
          <w:szCs w:val="22"/>
          <w:highlight w:val="green"/>
          <w:rPrChange w:id="107" w:author="MICHAEL KARMELIUS KRISTIANTOWI" w:date="2018-08-06T07:08:00Z">
            <w:rPr>
              <w:del w:id="108" w:author="arnoldsandjaja@gmail.com" w:date="2018-07-24T21:18:00Z"/>
              <w:rFonts w:ascii="Calibri" w:eastAsia="Calibri" w:hAnsi="Calibri" w:cs="Calibri"/>
              <w:sz w:val="22"/>
              <w:szCs w:val="22"/>
            </w:rPr>
          </w:rPrChange>
        </w:rPr>
      </w:pPr>
      <w:del w:id="109" w:author="arnoldsandjaja@gmail.com" w:date="2018-07-24T21:18:00Z">
        <w:r w:rsidRPr="00BD6CF0">
          <w:rPr>
            <w:rFonts w:ascii="Calibri" w:eastAsia="Calibri" w:hAnsi="Calibri" w:cs="Calibri"/>
            <w:sz w:val="22"/>
            <w:szCs w:val="22"/>
            <w:highlight w:val="green"/>
            <w:rPrChange w:id="110" w:author="MICHAEL KARMELIUS KRISTIANTOWI" w:date="2018-08-06T07:08:00Z">
              <w:rPr>
                <w:rFonts w:ascii="Calibri" w:eastAsia="Calibri" w:hAnsi="Calibri" w:cs="Calibri"/>
                <w:sz w:val="22"/>
                <w:szCs w:val="22"/>
              </w:rPr>
            </w:rPrChange>
          </w:rPr>
          <w:delText xml:space="preserve">The full colour logo is always the preferred logo of choice as it encapsulates our message. In some instances, it may not be possible to use the full colour logo and the greyscale or black &amp; white version may be used instead. </w:delText>
        </w:r>
      </w:del>
    </w:p>
    <w:p w14:paraId="32B88E5A" w14:textId="77777777" w:rsidR="0077187A" w:rsidRPr="00BD6CF0" w:rsidRDefault="000838F4">
      <w:pPr>
        <w:rPr>
          <w:del w:id="111" w:author="Ass.Prof Supitchaya Khemthong" w:date="2018-08-04T00:08:00Z"/>
          <w:rFonts w:ascii="Calibri" w:eastAsia="Calibri" w:hAnsi="Calibri" w:cs="Calibri"/>
          <w:color w:val="FF0000"/>
          <w:sz w:val="22"/>
          <w:szCs w:val="22"/>
          <w:highlight w:val="green"/>
          <w:u w:color="FF0000"/>
          <w:rPrChange w:id="112" w:author="MICHAEL KARMELIUS KRISTIANTOWI" w:date="2018-08-06T07:08:00Z">
            <w:rPr>
              <w:del w:id="113" w:author="Ass.Prof Supitchaya Khemthong" w:date="2018-08-04T00:08:00Z"/>
              <w:rFonts w:ascii="Calibri" w:eastAsia="Calibri" w:hAnsi="Calibri" w:cs="Calibri"/>
              <w:color w:val="FF0000"/>
              <w:sz w:val="22"/>
              <w:szCs w:val="22"/>
              <w:u w:color="FF0000"/>
            </w:rPr>
          </w:rPrChange>
        </w:rPr>
      </w:pPr>
      <w:del w:id="114" w:author="Ass.Prof Supitchaya Khemthong" w:date="2018-08-04T00:08:00Z">
        <w:r w:rsidRPr="00BD6CF0">
          <w:rPr>
            <w:rFonts w:ascii="Calibri" w:eastAsia="Calibri" w:hAnsi="Calibri" w:cs="Calibri"/>
            <w:color w:val="FF0000"/>
            <w:sz w:val="22"/>
            <w:szCs w:val="22"/>
            <w:highlight w:val="green"/>
            <w:u w:color="FF0000"/>
            <w:rPrChange w:id="115" w:author="MICHAEL KARMELIUS KRISTIANTOWI" w:date="2018-08-06T07:08:00Z">
              <w:rPr>
                <w:rFonts w:ascii="Calibri" w:eastAsia="Calibri" w:hAnsi="Calibri" w:cs="Calibri"/>
                <w:color w:val="FF0000"/>
                <w:sz w:val="22"/>
                <w:szCs w:val="22"/>
                <w:u w:color="FF0000"/>
              </w:rPr>
            </w:rPrChange>
          </w:rPr>
          <w:delText>You must include the followin</w:delText>
        </w:r>
        <w:r w:rsidRPr="00BD6CF0">
          <w:rPr>
            <w:rFonts w:ascii="Calibri" w:eastAsia="Calibri" w:hAnsi="Calibri" w:cs="Calibri"/>
            <w:color w:val="FF0000"/>
            <w:sz w:val="22"/>
            <w:szCs w:val="22"/>
            <w:highlight w:val="green"/>
            <w:u w:color="FF0000"/>
            <w:rPrChange w:id="116" w:author="MICHAEL KARMELIUS KRISTIANTOWI" w:date="2018-08-06T07:08:00Z">
              <w:rPr>
                <w:rFonts w:ascii="Calibri" w:eastAsia="Calibri" w:hAnsi="Calibri" w:cs="Calibri"/>
                <w:color w:val="FF0000"/>
                <w:sz w:val="22"/>
                <w:szCs w:val="22"/>
                <w:u w:color="FF0000"/>
              </w:rPr>
            </w:rPrChange>
          </w:rPr>
          <w:delText xml:space="preserve">g </w:delText>
        </w:r>
        <w:r w:rsidRPr="00BD6CF0">
          <w:rPr>
            <w:rFonts w:ascii="Calibri" w:eastAsia="Calibri" w:hAnsi="Calibri" w:cs="Calibri"/>
            <w:b/>
            <w:bCs/>
            <w:color w:val="FF0000"/>
            <w:sz w:val="22"/>
            <w:szCs w:val="22"/>
            <w:highlight w:val="green"/>
            <w:u w:color="FF0000"/>
            <w:rPrChange w:id="117" w:author="MICHAEL KARMELIUS KRISTIANTOWI" w:date="2018-08-06T07:08:00Z">
              <w:rPr>
                <w:rFonts w:ascii="Calibri" w:eastAsia="Calibri" w:hAnsi="Calibri" w:cs="Calibri"/>
                <w:b/>
                <w:bCs/>
                <w:color w:val="FF0000"/>
                <w:sz w:val="22"/>
                <w:szCs w:val="22"/>
                <w:u w:color="FF0000"/>
              </w:rPr>
            </w:rPrChange>
          </w:rPr>
          <w:delText>colour specification values</w:delText>
        </w:r>
        <w:r w:rsidRPr="00BD6CF0">
          <w:rPr>
            <w:rFonts w:ascii="Calibri" w:eastAsia="Calibri" w:hAnsi="Calibri" w:cs="Calibri"/>
            <w:color w:val="FF0000"/>
            <w:sz w:val="22"/>
            <w:szCs w:val="22"/>
            <w:highlight w:val="green"/>
            <w:u w:color="FF0000"/>
            <w:rPrChange w:id="118" w:author="MICHAEL KARMELIUS KRISTIANTOWI" w:date="2018-08-06T07:08:00Z">
              <w:rPr>
                <w:rFonts w:ascii="Calibri" w:eastAsia="Calibri" w:hAnsi="Calibri" w:cs="Calibri"/>
                <w:color w:val="FF0000"/>
                <w:sz w:val="22"/>
                <w:szCs w:val="22"/>
                <w:u w:color="FF0000"/>
              </w:rPr>
            </w:rPrChange>
          </w:rPr>
          <w:delText xml:space="preserve"> for the logos</w:delText>
        </w:r>
      </w:del>
    </w:p>
    <w:p w14:paraId="6D39D155" w14:textId="77777777" w:rsidR="0077187A" w:rsidRPr="00BD6CF0" w:rsidRDefault="000838F4">
      <w:pPr>
        <w:rPr>
          <w:rFonts w:ascii="Calibri" w:eastAsia="Calibri" w:hAnsi="Calibri" w:cs="Calibri"/>
          <w:color w:val="FF0000"/>
          <w:sz w:val="22"/>
          <w:szCs w:val="22"/>
          <w:highlight w:val="green"/>
          <w:u w:color="FF0000"/>
          <w:rPrChange w:id="119" w:author="MICHAEL KARMELIUS KRISTIANTOWI" w:date="2018-08-06T07:08:00Z">
            <w:rPr>
              <w:rFonts w:ascii="Calibri" w:eastAsia="Calibri" w:hAnsi="Calibri" w:cs="Calibri"/>
              <w:color w:val="FF0000"/>
              <w:sz w:val="22"/>
              <w:szCs w:val="22"/>
              <w:u w:color="FF0000"/>
            </w:rPr>
          </w:rPrChange>
        </w:rPr>
      </w:pPr>
      <w:r w:rsidRPr="00BD6CF0">
        <w:rPr>
          <w:rFonts w:ascii="Calibri" w:eastAsia="Calibri" w:hAnsi="Calibri" w:cs="Calibri"/>
          <w:sz w:val="22"/>
          <w:szCs w:val="22"/>
          <w:highlight w:val="green"/>
          <w:rPrChange w:id="120" w:author="MICHAEL KARMELIUS KRISTIANTOWI" w:date="2018-08-06T07:08:00Z">
            <w:rPr>
              <w:rFonts w:ascii="Calibri" w:eastAsia="Calibri" w:hAnsi="Calibri" w:cs="Calibri"/>
              <w:sz w:val="22"/>
              <w:szCs w:val="22"/>
            </w:rPr>
          </w:rPrChange>
        </w:rPr>
        <w:t>CMYK</w:t>
      </w:r>
      <w:ins w:id="121" w:author="Ass.Prof Supitchaya Khemthong" w:date="2018-08-04T09:47:00Z">
        <w:r w:rsidRPr="00BD6CF0">
          <w:rPr>
            <w:rFonts w:ascii="Calibri" w:eastAsia="Calibri" w:hAnsi="Calibri" w:cs="Calibri"/>
            <w:sz w:val="22"/>
            <w:szCs w:val="22"/>
            <w:highlight w:val="green"/>
            <w:rPrChange w:id="122" w:author="MICHAEL KARMELIUS KRISTIANTOWI" w:date="2018-08-06T07:08:00Z">
              <w:rPr>
                <w:rFonts w:ascii="Calibri" w:eastAsia="Calibri" w:hAnsi="Calibri" w:cs="Calibri"/>
                <w:sz w:val="22"/>
                <w:szCs w:val="22"/>
              </w:rPr>
            </w:rPrChange>
          </w:rPr>
          <w:br/>
        </w:r>
        <w:r w:rsidRPr="00BD6CF0">
          <w:rPr>
            <w:rFonts w:ascii="Calibri" w:eastAsia="Calibri" w:hAnsi="Calibri" w:cs="Calibri"/>
            <w:color w:val="FF0000"/>
            <w:sz w:val="22"/>
            <w:szCs w:val="22"/>
            <w:highlight w:val="green"/>
            <w:u w:color="FF0000"/>
            <w:rPrChange w:id="123" w:author="MICHAEL KARMELIUS KRISTIANTOWI" w:date="2018-08-06T07:08:00Z">
              <w:rPr>
                <w:rFonts w:ascii="Calibri" w:eastAsia="Calibri" w:hAnsi="Calibri" w:cs="Calibri"/>
                <w:color w:val="FF0000"/>
                <w:sz w:val="22"/>
                <w:szCs w:val="22"/>
                <w:u w:color="FF0000"/>
              </w:rPr>
            </w:rPrChange>
          </w:rPr>
          <w:t xml:space="preserve">Insert </w:t>
        </w:r>
        <w:r w:rsidRPr="00BD6CF0">
          <w:rPr>
            <w:rFonts w:ascii="Calibri" w:eastAsia="Calibri" w:hAnsi="Calibri" w:cs="Calibri"/>
            <w:b/>
            <w:bCs/>
            <w:color w:val="FF0000"/>
            <w:sz w:val="22"/>
            <w:szCs w:val="22"/>
            <w:highlight w:val="green"/>
            <w:u w:color="FF0000"/>
            <w:rPrChange w:id="124" w:author="MICHAEL KARMELIUS KRISTIANTOWI" w:date="2018-08-06T07:08:00Z">
              <w:rPr>
                <w:rFonts w:ascii="Calibri" w:eastAsia="Calibri" w:hAnsi="Calibri" w:cs="Calibri"/>
                <w:b/>
                <w:bCs/>
                <w:color w:val="FF0000"/>
                <w:sz w:val="22"/>
                <w:szCs w:val="22"/>
                <w:u w:color="FF0000"/>
              </w:rPr>
            </w:rPrChange>
          </w:rPr>
          <w:t>CMYK</w:t>
        </w:r>
        <w:r w:rsidRPr="00BD6CF0">
          <w:rPr>
            <w:rFonts w:ascii="Calibri" w:eastAsia="Calibri" w:hAnsi="Calibri" w:cs="Calibri"/>
            <w:color w:val="FF0000"/>
            <w:sz w:val="22"/>
            <w:szCs w:val="22"/>
            <w:highlight w:val="green"/>
            <w:u w:color="FF0000"/>
            <w:rPrChange w:id="125" w:author="MICHAEL KARMELIUS KRISTIANTOWI" w:date="2018-08-06T07:08:00Z">
              <w:rPr>
                <w:rFonts w:ascii="Calibri" w:eastAsia="Calibri" w:hAnsi="Calibri" w:cs="Calibri"/>
                <w:color w:val="FF0000"/>
                <w:sz w:val="22"/>
                <w:szCs w:val="22"/>
                <w:u w:color="FF0000"/>
              </w:rPr>
            </w:rPrChange>
          </w:rPr>
          <w:t xml:space="preserve"> logo (from Task 1) with </w:t>
        </w:r>
        <w:proofErr w:type="spellStart"/>
        <w:r w:rsidRPr="00BD6CF0">
          <w:rPr>
            <w:rFonts w:ascii="Calibri" w:eastAsia="Calibri" w:hAnsi="Calibri" w:cs="Calibri"/>
            <w:b/>
            <w:bCs/>
            <w:color w:val="FF0000"/>
            <w:sz w:val="22"/>
            <w:szCs w:val="22"/>
            <w:highlight w:val="green"/>
            <w:u w:color="FF0000"/>
            <w:rPrChange w:id="126" w:author="MICHAEL KARMELIUS KRISTIANTOWI" w:date="2018-08-06T07:08:00Z">
              <w:rPr>
                <w:rFonts w:ascii="Calibri" w:eastAsia="Calibri" w:hAnsi="Calibri" w:cs="Calibri"/>
                <w:b/>
                <w:bCs/>
                <w:color w:val="FF0000"/>
                <w:sz w:val="22"/>
                <w:szCs w:val="22"/>
                <w:u w:color="FF0000"/>
              </w:rPr>
            </w:rPrChange>
          </w:rPr>
          <w:t>colour</w:t>
        </w:r>
        <w:proofErr w:type="spellEnd"/>
        <w:r w:rsidRPr="00BD6CF0">
          <w:rPr>
            <w:rFonts w:ascii="Calibri" w:eastAsia="Calibri" w:hAnsi="Calibri" w:cs="Calibri"/>
            <w:b/>
            <w:bCs/>
            <w:color w:val="FF0000"/>
            <w:sz w:val="22"/>
            <w:szCs w:val="22"/>
            <w:highlight w:val="green"/>
            <w:u w:color="FF0000"/>
            <w:rPrChange w:id="127" w:author="MICHAEL KARMELIUS KRISTIANTOWI" w:date="2018-08-06T07:08:00Z">
              <w:rPr>
                <w:rFonts w:ascii="Calibri" w:eastAsia="Calibri" w:hAnsi="Calibri" w:cs="Calibri"/>
                <w:b/>
                <w:bCs/>
                <w:color w:val="FF0000"/>
                <w:sz w:val="22"/>
                <w:szCs w:val="22"/>
                <w:u w:color="FF0000"/>
              </w:rPr>
            </w:rPrChange>
          </w:rPr>
          <w:t xml:space="preserve"> specifications </w:t>
        </w:r>
        <w:r w:rsidRPr="00BD6CF0">
          <w:rPr>
            <w:rFonts w:ascii="Calibri" w:eastAsia="Calibri" w:hAnsi="Calibri" w:cs="Calibri"/>
            <w:color w:val="FF0000"/>
            <w:sz w:val="22"/>
            <w:szCs w:val="22"/>
            <w:highlight w:val="green"/>
            <w:u w:color="FF0000"/>
            <w:rPrChange w:id="128" w:author="MICHAEL KARMELIUS KRISTIANTOWI" w:date="2018-08-06T07:08:00Z">
              <w:rPr>
                <w:rFonts w:ascii="Calibri" w:eastAsia="Calibri" w:hAnsi="Calibri" w:cs="Calibri"/>
                <w:color w:val="FF0000"/>
                <w:sz w:val="22"/>
                <w:szCs w:val="22"/>
                <w:u w:color="FF0000"/>
              </w:rPr>
            </w:rPrChange>
          </w:rPr>
          <w:t>of the logo (should NOT have decimals)</w:t>
        </w:r>
      </w:ins>
    </w:p>
    <w:p w14:paraId="5E20A463" w14:textId="77777777" w:rsidR="0077187A" w:rsidRPr="00BD6CF0" w:rsidRDefault="000838F4">
      <w:pPr>
        <w:rPr>
          <w:rFonts w:ascii="Calibri" w:eastAsia="Calibri" w:hAnsi="Calibri" w:cs="Calibri"/>
          <w:sz w:val="22"/>
          <w:szCs w:val="22"/>
          <w:highlight w:val="green"/>
          <w:rPrChange w:id="129" w:author="MICHAEL KARMELIUS KRISTIANTOWI" w:date="2018-08-06T07:08:00Z">
            <w:rPr>
              <w:rFonts w:ascii="Calibri" w:eastAsia="Calibri" w:hAnsi="Calibri" w:cs="Calibri"/>
              <w:sz w:val="22"/>
              <w:szCs w:val="22"/>
            </w:rPr>
          </w:rPrChange>
        </w:rPr>
      </w:pPr>
      <w:r w:rsidRPr="00BD6CF0">
        <w:rPr>
          <w:rFonts w:ascii="Calibri" w:eastAsia="Calibri" w:hAnsi="Calibri" w:cs="Calibri"/>
          <w:sz w:val="22"/>
          <w:szCs w:val="22"/>
          <w:highlight w:val="green"/>
          <w:rPrChange w:id="130" w:author="MICHAEL KARMELIUS KRISTIANTOWI" w:date="2018-08-06T07:08:00Z">
            <w:rPr>
              <w:rFonts w:ascii="Calibri" w:eastAsia="Calibri" w:hAnsi="Calibri" w:cs="Calibri"/>
              <w:sz w:val="22"/>
              <w:szCs w:val="22"/>
            </w:rPr>
          </w:rPrChange>
        </w:rPr>
        <w:t>PMS</w:t>
      </w:r>
      <w:ins w:id="131" w:author="Ass.Prof Supitchaya Khemthong" w:date="2018-08-04T09:47:00Z">
        <w:r w:rsidRPr="00BD6CF0">
          <w:rPr>
            <w:rFonts w:ascii="Calibri" w:eastAsia="Calibri" w:hAnsi="Calibri" w:cs="Calibri"/>
            <w:sz w:val="22"/>
            <w:szCs w:val="22"/>
            <w:highlight w:val="green"/>
            <w:rPrChange w:id="132" w:author="MICHAEL KARMELIUS KRISTIANTOWI" w:date="2018-08-06T07:08:00Z">
              <w:rPr>
                <w:rFonts w:ascii="Calibri" w:eastAsia="Calibri" w:hAnsi="Calibri" w:cs="Calibri"/>
                <w:sz w:val="22"/>
                <w:szCs w:val="22"/>
              </w:rPr>
            </w:rPrChange>
          </w:rPr>
          <w:br/>
        </w:r>
        <w:r w:rsidRPr="00BD6CF0">
          <w:rPr>
            <w:rFonts w:ascii="Calibri" w:eastAsia="Calibri" w:hAnsi="Calibri" w:cs="Calibri"/>
            <w:color w:val="FF0000"/>
            <w:sz w:val="22"/>
            <w:szCs w:val="22"/>
            <w:highlight w:val="green"/>
            <w:u w:color="FF0000"/>
            <w:rPrChange w:id="133" w:author="MICHAEL KARMELIUS KRISTIANTOWI" w:date="2018-08-06T07:08:00Z">
              <w:rPr>
                <w:rFonts w:ascii="Calibri" w:eastAsia="Calibri" w:hAnsi="Calibri" w:cs="Calibri"/>
                <w:color w:val="FF0000"/>
                <w:sz w:val="22"/>
                <w:szCs w:val="22"/>
                <w:u w:color="FF0000"/>
              </w:rPr>
            </w:rPrChange>
          </w:rPr>
          <w:t xml:space="preserve">Insert </w:t>
        </w:r>
        <w:r w:rsidRPr="00BD6CF0">
          <w:rPr>
            <w:rFonts w:ascii="Calibri" w:eastAsia="Calibri" w:hAnsi="Calibri" w:cs="Calibri"/>
            <w:b/>
            <w:bCs/>
            <w:color w:val="FF0000"/>
            <w:sz w:val="22"/>
            <w:szCs w:val="22"/>
            <w:highlight w:val="green"/>
            <w:u w:color="FF0000"/>
            <w:rPrChange w:id="134" w:author="MICHAEL KARMELIUS KRISTIANTOWI" w:date="2018-08-06T07:08:00Z">
              <w:rPr>
                <w:rFonts w:ascii="Calibri" w:eastAsia="Calibri" w:hAnsi="Calibri" w:cs="Calibri"/>
                <w:b/>
                <w:bCs/>
                <w:color w:val="FF0000"/>
                <w:sz w:val="22"/>
                <w:szCs w:val="22"/>
                <w:u w:color="FF0000"/>
              </w:rPr>
            </w:rPrChange>
          </w:rPr>
          <w:t>PMS</w:t>
        </w:r>
        <w:r w:rsidRPr="00BD6CF0">
          <w:rPr>
            <w:rFonts w:ascii="Calibri" w:eastAsia="Calibri" w:hAnsi="Calibri" w:cs="Calibri"/>
            <w:color w:val="FF0000"/>
            <w:sz w:val="22"/>
            <w:szCs w:val="22"/>
            <w:highlight w:val="green"/>
            <w:u w:color="FF0000"/>
            <w:rPrChange w:id="135" w:author="MICHAEL KARMELIUS KRISTIANTOWI" w:date="2018-08-06T07:08:00Z">
              <w:rPr>
                <w:rFonts w:ascii="Calibri" w:eastAsia="Calibri" w:hAnsi="Calibri" w:cs="Calibri"/>
                <w:color w:val="FF0000"/>
                <w:sz w:val="22"/>
                <w:szCs w:val="22"/>
                <w:u w:color="FF0000"/>
              </w:rPr>
            </w:rPrChange>
          </w:rPr>
          <w:t xml:space="preserve"> logo (from Task 1) with </w:t>
        </w:r>
        <w:proofErr w:type="spellStart"/>
        <w:r w:rsidRPr="00BD6CF0">
          <w:rPr>
            <w:rFonts w:ascii="Calibri" w:eastAsia="Calibri" w:hAnsi="Calibri" w:cs="Calibri"/>
            <w:b/>
            <w:bCs/>
            <w:color w:val="FF0000"/>
            <w:sz w:val="22"/>
            <w:szCs w:val="22"/>
            <w:highlight w:val="green"/>
            <w:u w:color="FF0000"/>
            <w:rPrChange w:id="136" w:author="MICHAEL KARMELIUS KRISTIANTOWI" w:date="2018-08-06T07:08:00Z">
              <w:rPr>
                <w:rFonts w:ascii="Calibri" w:eastAsia="Calibri" w:hAnsi="Calibri" w:cs="Calibri"/>
                <w:b/>
                <w:bCs/>
                <w:color w:val="FF0000"/>
                <w:sz w:val="22"/>
                <w:szCs w:val="22"/>
                <w:u w:color="FF0000"/>
              </w:rPr>
            </w:rPrChange>
          </w:rPr>
          <w:t>colour</w:t>
        </w:r>
        <w:proofErr w:type="spellEnd"/>
        <w:r w:rsidRPr="00BD6CF0">
          <w:rPr>
            <w:rFonts w:ascii="Calibri" w:eastAsia="Calibri" w:hAnsi="Calibri" w:cs="Calibri"/>
            <w:b/>
            <w:bCs/>
            <w:color w:val="FF0000"/>
            <w:sz w:val="22"/>
            <w:szCs w:val="22"/>
            <w:highlight w:val="green"/>
            <w:u w:color="FF0000"/>
            <w:rPrChange w:id="137" w:author="MICHAEL KARMELIUS KRISTIANTOWI" w:date="2018-08-06T07:08:00Z">
              <w:rPr>
                <w:rFonts w:ascii="Calibri" w:eastAsia="Calibri" w:hAnsi="Calibri" w:cs="Calibri"/>
                <w:b/>
                <w:bCs/>
                <w:color w:val="FF0000"/>
                <w:sz w:val="22"/>
                <w:szCs w:val="22"/>
                <w:u w:color="FF0000"/>
              </w:rPr>
            </w:rPrChange>
          </w:rPr>
          <w:t xml:space="preserve"> specifications </w:t>
        </w:r>
        <w:r w:rsidRPr="00BD6CF0">
          <w:rPr>
            <w:rFonts w:ascii="Calibri" w:eastAsia="Calibri" w:hAnsi="Calibri" w:cs="Calibri"/>
            <w:color w:val="FF0000"/>
            <w:sz w:val="22"/>
            <w:szCs w:val="22"/>
            <w:highlight w:val="green"/>
            <w:u w:color="FF0000"/>
            <w:rPrChange w:id="138" w:author="MICHAEL KARMELIUS KRISTIANTOWI" w:date="2018-08-06T07:08:00Z">
              <w:rPr>
                <w:rFonts w:ascii="Calibri" w:eastAsia="Calibri" w:hAnsi="Calibri" w:cs="Calibri"/>
                <w:color w:val="FF0000"/>
                <w:sz w:val="22"/>
                <w:szCs w:val="22"/>
                <w:u w:color="FF0000"/>
              </w:rPr>
            </w:rPrChange>
          </w:rPr>
          <w:t>of the logo (should NOT have decimals)</w:t>
        </w:r>
      </w:ins>
    </w:p>
    <w:p w14:paraId="254F4335" w14:textId="77777777" w:rsidR="0077187A" w:rsidRDefault="000838F4">
      <w:pPr>
        <w:rPr>
          <w:ins w:id="139" w:author="Ass.Prof Supitchaya Khemthong" w:date="2018-08-04T09:51:00Z"/>
          <w:rFonts w:ascii="Calibri" w:eastAsia="Calibri" w:hAnsi="Calibri" w:cs="Calibri"/>
          <w:color w:val="FF0000"/>
          <w:sz w:val="22"/>
          <w:szCs w:val="22"/>
          <w:u w:color="FF0000"/>
        </w:rPr>
      </w:pPr>
      <w:r w:rsidRPr="00BD6CF0">
        <w:rPr>
          <w:rFonts w:ascii="Calibri" w:eastAsia="Calibri" w:hAnsi="Calibri" w:cs="Calibri"/>
          <w:sz w:val="22"/>
          <w:szCs w:val="22"/>
          <w:highlight w:val="green"/>
          <w:rPrChange w:id="140" w:author="MICHAEL KARMELIUS KRISTIANTOWI" w:date="2018-08-06T07:08:00Z">
            <w:rPr>
              <w:rFonts w:ascii="Calibri" w:eastAsia="Calibri" w:hAnsi="Calibri" w:cs="Calibri"/>
              <w:sz w:val="22"/>
              <w:szCs w:val="22"/>
            </w:rPr>
          </w:rPrChange>
        </w:rPr>
        <w:t xml:space="preserve">GREYSCALE </w:t>
      </w:r>
      <w:r w:rsidRPr="00BD6CF0">
        <w:rPr>
          <w:rFonts w:ascii="Calibri" w:eastAsia="Calibri" w:hAnsi="Calibri" w:cs="Calibri"/>
          <w:sz w:val="22"/>
          <w:szCs w:val="22"/>
          <w:highlight w:val="green"/>
          <w:rPrChange w:id="141" w:author="MICHAEL KARMELIUS KRISTIANTOWI" w:date="2018-08-06T07:08:00Z">
            <w:rPr>
              <w:rFonts w:ascii="Calibri" w:eastAsia="Calibri" w:hAnsi="Calibri" w:cs="Calibri"/>
              <w:sz w:val="22"/>
              <w:szCs w:val="22"/>
            </w:rPr>
          </w:rPrChange>
        </w:rPr>
        <w:t>or BLACK &amp; WHITE</w:t>
      </w:r>
      <w:ins w:id="142" w:author="Ass.Prof Supitchaya Khemthong" w:date="2018-08-04T09:51:00Z">
        <w:r w:rsidRPr="00BD6CF0">
          <w:rPr>
            <w:rFonts w:ascii="Calibri" w:eastAsia="Calibri" w:hAnsi="Calibri" w:cs="Calibri"/>
            <w:sz w:val="22"/>
            <w:szCs w:val="22"/>
            <w:highlight w:val="green"/>
            <w:rPrChange w:id="143" w:author="MICHAEL KARMELIUS KRISTIANTOWI" w:date="2018-08-06T07:08:00Z">
              <w:rPr>
                <w:rFonts w:ascii="Calibri" w:eastAsia="Calibri" w:hAnsi="Calibri" w:cs="Calibri"/>
                <w:sz w:val="22"/>
                <w:szCs w:val="22"/>
              </w:rPr>
            </w:rPrChange>
          </w:rPr>
          <w:br/>
        </w:r>
        <w:r w:rsidRPr="00BD6CF0">
          <w:rPr>
            <w:rFonts w:ascii="Calibri" w:eastAsia="Calibri" w:hAnsi="Calibri" w:cs="Calibri"/>
            <w:color w:val="FF0000"/>
            <w:sz w:val="22"/>
            <w:szCs w:val="22"/>
            <w:highlight w:val="green"/>
            <w:u w:color="FF0000"/>
            <w:rPrChange w:id="144" w:author="MICHAEL KARMELIUS KRISTIANTOWI" w:date="2018-08-06T07:08:00Z">
              <w:rPr>
                <w:rFonts w:ascii="Calibri" w:eastAsia="Calibri" w:hAnsi="Calibri" w:cs="Calibri"/>
                <w:color w:val="FF0000"/>
                <w:sz w:val="22"/>
                <w:szCs w:val="22"/>
                <w:u w:color="FF0000"/>
              </w:rPr>
            </w:rPrChange>
          </w:rPr>
          <w:t xml:space="preserve">Insert </w:t>
        </w:r>
        <w:r w:rsidRPr="00BD6CF0">
          <w:rPr>
            <w:rFonts w:ascii="Calibri" w:eastAsia="Calibri" w:hAnsi="Calibri" w:cs="Calibri"/>
            <w:b/>
            <w:bCs/>
            <w:color w:val="FF0000"/>
            <w:sz w:val="22"/>
            <w:szCs w:val="22"/>
            <w:highlight w:val="green"/>
            <w:u w:color="FF0000"/>
            <w:rPrChange w:id="145" w:author="MICHAEL KARMELIUS KRISTIANTOWI" w:date="2018-08-06T07:08:00Z">
              <w:rPr>
                <w:rFonts w:ascii="Calibri" w:eastAsia="Calibri" w:hAnsi="Calibri" w:cs="Calibri"/>
                <w:b/>
                <w:bCs/>
                <w:color w:val="FF0000"/>
                <w:sz w:val="22"/>
                <w:szCs w:val="22"/>
                <w:u w:color="FF0000"/>
              </w:rPr>
            </w:rPrChange>
          </w:rPr>
          <w:t>GREYSCALE or B&amp;W</w:t>
        </w:r>
        <w:r w:rsidRPr="00BD6CF0">
          <w:rPr>
            <w:rFonts w:ascii="Calibri" w:eastAsia="Calibri" w:hAnsi="Calibri" w:cs="Calibri"/>
            <w:color w:val="FF0000"/>
            <w:sz w:val="22"/>
            <w:szCs w:val="22"/>
            <w:highlight w:val="green"/>
            <w:u w:color="FF0000"/>
            <w:rPrChange w:id="146" w:author="MICHAEL KARMELIUS KRISTIANTOWI" w:date="2018-08-06T07:08:00Z">
              <w:rPr>
                <w:rFonts w:ascii="Calibri" w:eastAsia="Calibri" w:hAnsi="Calibri" w:cs="Calibri"/>
                <w:color w:val="FF0000"/>
                <w:sz w:val="22"/>
                <w:szCs w:val="22"/>
                <w:u w:color="FF0000"/>
              </w:rPr>
            </w:rPrChange>
          </w:rPr>
          <w:t xml:space="preserve"> logo (from Task 1) </w:t>
        </w:r>
        <w:r w:rsidRPr="00BD6CF0">
          <w:rPr>
            <w:rFonts w:ascii="Calibri" w:eastAsia="Calibri" w:hAnsi="Calibri" w:cs="Calibri"/>
            <w:color w:val="FF0000"/>
            <w:sz w:val="22"/>
            <w:szCs w:val="22"/>
            <w:highlight w:val="green"/>
            <w:u w:color="FF0000"/>
            <w:shd w:val="clear" w:color="auto" w:fill="FFFF00"/>
            <w:rPrChange w:id="147" w:author="MICHAEL KARMELIUS KRISTIANTOWI" w:date="2018-08-06T07:08:00Z">
              <w:rPr>
                <w:rFonts w:ascii="Calibri" w:eastAsia="Calibri" w:hAnsi="Calibri" w:cs="Calibri"/>
                <w:color w:val="FF0000"/>
                <w:sz w:val="22"/>
                <w:szCs w:val="22"/>
                <w:u w:color="FF0000"/>
                <w:shd w:val="clear" w:color="auto" w:fill="FFFF00"/>
              </w:rPr>
            </w:rPrChange>
          </w:rPr>
          <w:t xml:space="preserve">with </w:t>
        </w:r>
        <w:proofErr w:type="spellStart"/>
        <w:r w:rsidRPr="00BD6CF0">
          <w:rPr>
            <w:rFonts w:ascii="Calibri" w:eastAsia="Calibri" w:hAnsi="Calibri" w:cs="Calibri"/>
            <w:b/>
            <w:bCs/>
            <w:color w:val="FF0000"/>
            <w:sz w:val="22"/>
            <w:szCs w:val="22"/>
            <w:highlight w:val="green"/>
            <w:u w:color="FF0000"/>
            <w:shd w:val="clear" w:color="auto" w:fill="FFFF00"/>
            <w:rPrChange w:id="148" w:author="MICHAEL KARMELIUS KRISTIANTOWI" w:date="2018-08-06T07:08:00Z">
              <w:rPr>
                <w:rFonts w:ascii="Calibri" w:eastAsia="Calibri" w:hAnsi="Calibri" w:cs="Calibri"/>
                <w:b/>
                <w:bCs/>
                <w:color w:val="FF0000"/>
                <w:sz w:val="22"/>
                <w:szCs w:val="22"/>
                <w:u w:color="FF0000"/>
                <w:shd w:val="clear" w:color="auto" w:fill="FFFF00"/>
              </w:rPr>
            </w:rPrChange>
          </w:rPr>
          <w:t>colour</w:t>
        </w:r>
        <w:proofErr w:type="spellEnd"/>
        <w:r w:rsidRPr="00BD6CF0">
          <w:rPr>
            <w:rFonts w:ascii="Calibri" w:eastAsia="Calibri" w:hAnsi="Calibri" w:cs="Calibri"/>
            <w:b/>
            <w:bCs/>
            <w:color w:val="FF0000"/>
            <w:sz w:val="22"/>
            <w:szCs w:val="22"/>
            <w:highlight w:val="green"/>
            <w:u w:color="FF0000"/>
            <w:shd w:val="clear" w:color="auto" w:fill="FFFF00"/>
            <w:rPrChange w:id="149" w:author="MICHAEL KARMELIUS KRISTIANTOWI" w:date="2018-08-06T07:08:00Z">
              <w:rPr>
                <w:rFonts w:ascii="Calibri" w:eastAsia="Calibri" w:hAnsi="Calibri" w:cs="Calibri"/>
                <w:b/>
                <w:bCs/>
                <w:color w:val="FF0000"/>
                <w:sz w:val="22"/>
                <w:szCs w:val="22"/>
                <w:u w:color="FF0000"/>
                <w:shd w:val="clear" w:color="auto" w:fill="FFFF00"/>
              </w:rPr>
            </w:rPrChange>
          </w:rPr>
          <w:t xml:space="preserve"> specifications </w:t>
        </w:r>
        <w:r w:rsidRPr="00BD6CF0">
          <w:rPr>
            <w:rFonts w:ascii="Calibri" w:eastAsia="Calibri" w:hAnsi="Calibri" w:cs="Calibri"/>
            <w:color w:val="FF0000"/>
            <w:sz w:val="22"/>
            <w:szCs w:val="22"/>
            <w:highlight w:val="green"/>
            <w:u w:color="FF0000"/>
            <w:shd w:val="clear" w:color="auto" w:fill="FFFF00"/>
            <w:rPrChange w:id="150" w:author="MICHAEL KARMELIUS KRISTIANTOWI" w:date="2018-08-06T07:08:00Z">
              <w:rPr>
                <w:rFonts w:ascii="Calibri" w:eastAsia="Calibri" w:hAnsi="Calibri" w:cs="Calibri"/>
                <w:color w:val="FF0000"/>
                <w:sz w:val="22"/>
                <w:szCs w:val="22"/>
                <w:u w:color="FF0000"/>
                <w:shd w:val="clear" w:color="auto" w:fill="FFFF00"/>
              </w:rPr>
            </w:rPrChange>
          </w:rPr>
          <w:t>of the logo (should NOT have decimals)</w:t>
        </w:r>
      </w:ins>
    </w:p>
    <w:p w14:paraId="6CD2088A" w14:textId="77777777" w:rsidR="0077187A" w:rsidRDefault="0077187A">
      <w:pPr>
        <w:widowControl w:val="0"/>
        <w:spacing w:after="160"/>
        <w:rPr>
          <w:del w:id="151" w:author="Ass.Prof Supitchaya Khemthong" w:date="2018-08-04T09:47:00Z"/>
          <w:rFonts w:ascii="Calibri" w:eastAsia="Calibri" w:hAnsi="Calibri" w:cs="Calibri"/>
          <w:color w:val="FF0000"/>
          <w:sz w:val="22"/>
          <w:szCs w:val="22"/>
          <w:u w:color="FF0000"/>
        </w:rPr>
      </w:pPr>
    </w:p>
    <w:p w14:paraId="509E907D" w14:textId="77777777" w:rsidR="0077187A" w:rsidRDefault="000838F4">
      <w:pPr>
        <w:pStyle w:val="Heading12ptRed"/>
        <w:spacing w:before="360"/>
        <w:rPr>
          <w:rFonts w:ascii="Calibri" w:eastAsia="Calibri" w:hAnsi="Calibri" w:cs="Calibri"/>
          <w:sz w:val="22"/>
          <w:szCs w:val="22"/>
        </w:rPr>
      </w:pPr>
      <w:r>
        <w:rPr>
          <w:rFonts w:ascii="Calibri" w:eastAsia="Calibri" w:hAnsi="Calibri" w:cs="Calibri"/>
          <w:sz w:val="22"/>
          <w:szCs w:val="22"/>
        </w:rPr>
        <w:t xml:space="preserve">Pages 6 - 7 — The </w:t>
      </w:r>
      <w:proofErr w:type="spellStart"/>
      <w:r>
        <w:rPr>
          <w:rFonts w:ascii="Calibri" w:eastAsia="Calibri" w:hAnsi="Calibri" w:cs="Calibri"/>
          <w:sz w:val="22"/>
          <w:szCs w:val="22"/>
        </w:rPr>
        <w:t>Colours</w:t>
      </w:r>
      <w:proofErr w:type="spellEnd"/>
    </w:p>
    <w:p w14:paraId="6E19FD13" w14:textId="77777777" w:rsidR="0077187A" w:rsidRDefault="000838F4">
      <w:pPr>
        <w:pStyle w:val="13Headerspacebefore"/>
        <w:spacing w:line="240" w:lineRule="auto"/>
        <w:rPr>
          <w:rFonts w:ascii="Calibri" w:eastAsia="Calibri" w:hAnsi="Calibri" w:cs="Calibri"/>
          <w:b/>
          <w:bCs/>
          <w:sz w:val="22"/>
          <w:szCs w:val="22"/>
        </w:rPr>
      </w:pPr>
      <w:r>
        <w:rPr>
          <w:rFonts w:ascii="Calibri" w:eastAsia="Calibri" w:hAnsi="Calibri" w:cs="Calibri"/>
          <w:b/>
          <w:bCs/>
          <w:sz w:val="22"/>
          <w:szCs w:val="22"/>
        </w:rPr>
        <w:t>T</w:t>
      </w:r>
      <w:ins w:id="152" w:author="Ass.Prof Supitchaya Khemthong" w:date="2018-08-04T10:47:00Z">
        <w:r>
          <w:rPr>
            <w:rFonts w:ascii="Calibri" w:eastAsia="Calibri" w:hAnsi="Calibri" w:cs="Calibri"/>
            <w:b/>
            <w:bCs/>
            <w:sz w:val="22"/>
            <w:szCs w:val="22"/>
          </w:rPr>
          <w:t>HE COLOURS</w:t>
        </w:r>
      </w:ins>
      <w:del w:id="153" w:author="Ass.Prof Supitchaya Khemthong" w:date="2018-08-04T10:47:00Z">
        <w:r>
          <w:rPr>
            <w:rFonts w:ascii="Calibri" w:eastAsia="Calibri" w:hAnsi="Calibri" w:cs="Calibri"/>
            <w:b/>
            <w:bCs/>
            <w:sz w:val="22"/>
            <w:szCs w:val="22"/>
          </w:rPr>
          <w:delText>he Colours</w:delText>
        </w:r>
      </w:del>
    </w:p>
    <w:p w14:paraId="760EB0CB" w14:textId="77777777" w:rsidR="0077187A" w:rsidRDefault="000838F4">
      <w:pPr>
        <w:spacing w:after="0" w:line="240" w:lineRule="auto"/>
        <w:rPr>
          <w:ins w:id="154" w:author="Ass.Prof Supitchaya Khemthong" w:date="2018-08-04T10:09:00Z"/>
          <w:rFonts w:ascii="Calibri" w:eastAsia="Calibri" w:hAnsi="Calibri" w:cs="Calibri"/>
          <w:sz w:val="22"/>
          <w:szCs w:val="22"/>
        </w:rPr>
      </w:pPr>
      <w:r>
        <w:rPr>
          <w:rFonts w:ascii="Calibri" w:eastAsia="Calibri" w:hAnsi="Calibri" w:cs="Calibri"/>
          <w:sz w:val="22"/>
          <w:szCs w:val="22"/>
        </w:rPr>
        <w:t xml:space="preserve">The Bangkok Art Biennale 2018 </w:t>
      </w:r>
      <w:proofErr w:type="spellStart"/>
      <w:r>
        <w:rPr>
          <w:rFonts w:ascii="Calibri" w:eastAsia="Calibri" w:hAnsi="Calibri" w:cs="Calibri"/>
          <w:sz w:val="22"/>
          <w:szCs w:val="22"/>
        </w:rPr>
        <w:t>colour</w:t>
      </w:r>
      <w:proofErr w:type="spellEnd"/>
      <w:r>
        <w:rPr>
          <w:rFonts w:ascii="Calibri" w:eastAsia="Calibri" w:hAnsi="Calibri" w:cs="Calibri"/>
          <w:sz w:val="22"/>
          <w:szCs w:val="22"/>
        </w:rPr>
        <w:t xml:space="preserve"> palette is based on a core set of </w:t>
      </w:r>
      <w:proofErr w:type="spellStart"/>
      <w:r>
        <w:rPr>
          <w:rFonts w:ascii="Calibri" w:eastAsia="Calibri" w:hAnsi="Calibri" w:cs="Calibri"/>
          <w:sz w:val="22"/>
          <w:szCs w:val="22"/>
        </w:rPr>
        <w:t>colours</w:t>
      </w:r>
      <w:proofErr w:type="spellEnd"/>
      <w:ins w:id="155" w:author="Ass.Prof Supitchaya Khemthong" w:date="2018-08-04T10:09:00Z">
        <w:r>
          <w:rPr>
            <w:rFonts w:ascii="Calibri" w:eastAsia="Calibri" w:hAnsi="Calibri" w:cs="Calibri"/>
            <w:sz w:val="22"/>
            <w:szCs w:val="22"/>
          </w:rPr>
          <w:t xml:space="preserve"> </w:t>
        </w:r>
        <w:r>
          <w:rPr>
            <w:rFonts w:ascii="Calibri" w:eastAsia="Calibri" w:hAnsi="Calibri" w:cs="Calibri"/>
            <w:sz w:val="22"/>
            <w:szCs w:val="22"/>
            <w:shd w:val="clear" w:color="auto" w:fill="FFFF00"/>
          </w:rPr>
          <w:t>that compatible with BAB logo.</w:t>
        </w:r>
      </w:ins>
    </w:p>
    <w:p w14:paraId="2CA1555B" w14:textId="77777777" w:rsidR="0077187A" w:rsidRPr="00A320B0" w:rsidRDefault="000838F4">
      <w:pPr>
        <w:spacing w:before="200" w:line="240" w:lineRule="auto"/>
        <w:rPr>
          <w:ins w:id="156" w:author="Ass.Prof Supitchaya Khemthong" w:date="2018-08-04T10:09:00Z"/>
          <w:rFonts w:ascii="Calibri" w:eastAsia="Calibri" w:hAnsi="Calibri" w:cs="Calibri"/>
          <w:b/>
          <w:bCs/>
          <w:sz w:val="22"/>
          <w:szCs w:val="22"/>
          <w:highlight w:val="green"/>
          <w:shd w:val="clear" w:color="auto" w:fill="FFFF00"/>
          <w:rPrChange w:id="157" w:author="MICHAEL KARMELIUS KRISTIANTOWI" w:date="2018-08-06T06:36:00Z">
            <w:rPr>
              <w:ins w:id="158" w:author="Ass.Prof Supitchaya Khemthong" w:date="2018-08-04T10:09:00Z"/>
              <w:rFonts w:ascii="Calibri" w:eastAsia="Calibri" w:hAnsi="Calibri" w:cs="Calibri"/>
              <w:b/>
              <w:bCs/>
              <w:sz w:val="22"/>
              <w:szCs w:val="22"/>
              <w:shd w:val="clear" w:color="auto" w:fill="FFFF00"/>
            </w:rPr>
          </w:rPrChange>
        </w:rPr>
      </w:pPr>
      <w:ins w:id="159" w:author="Ass.Prof Supitchaya Khemthong" w:date="2018-08-04T10:09:00Z">
        <w:r w:rsidRPr="00A320B0">
          <w:rPr>
            <w:rFonts w:ascii="Calibri" w:eastAsia="Calibri" w:hAnsi="Calibri" w:cs="Calibri"/>
            <w:b/>
            <w:bCs/>
            <w:sz w:val="22"/>
            <w:szCs w:val="22"/>
            <w:highlight w:val="green"/>
            <w:shd w:val="clear" w:color="auto" w:fill="FFFF00"/>
            <w:rPrChange w:id="160" w:author="MICHAEL KARMELIUS KRISTIANTOWI" w:date="2018-08-06T06:36:00Z">
              <w:rPr>
                <w:rFonts w:ascii="Calibri" w:eastAsia="Calibri" w:hAnsi="Calibri" w:cs="Calibri"/>
                <w:b/>
                <w:bCs/>
                <w:sz w:val="22"/>
                <w:szCs w:val="22"/>
                <w:shd w:val="clear" w:color="auto" w:fill="FFFF00"/>
              </w:rPr>
            </w:rPrChange>
          </w:rPr>
          <w:t xml:space="preserve">Primary Brand </w:t>
        </w:r>
        <w:proofErr w:type="spellStart"/>
        <w:r w:rsidRPr="00A320B0">
          <w:rPr>
            <w:rFonts w:ascii="Calibri" w:eastAsia="Calibri" w:hAnsi="Calibri" w:cs="Calibri"/>
            <w:b/>
            <w:bCs/>
            <w:sz w:val="22"/>
            <w:szCs w:val="22"/>
            <w:highlight w:val="green"/>
            <w:shd w:val="clear" w:color="auto" w:fill="FFFF00"/>
            <w:rPrChange w:id="161" w:author="MICHAEL KARMELIUS KRISTIANTOWI" w:date="2018-08-06T06:36:00Z">
              <w:rPr>
                <w:rFonts w:ascii="Calibri" w:eastAsia="Calibri" w:hAnsi="Calibri" w:cs="Calibri"/>
                <w:b/>
                <w:bCs/>
                <w:sz w:val="22"/>
                <w:szCs w:val="22"/>
                <w:shd w:val="clear" w:color="auto" w:fill="FFFF00"/>
              </w:rPr>
            </w:rPrChange>
          </w:rPr>
          <w:t>Colours</w:t>
        </w:r>
        <w:proofErr w:type="spellEnd"/>
      </w:ins>
    </w:p>
    <w:p w14:paraId="44545668" w14:textId="77777777" w:rsidR="0077187A" w:rsidRPr="00A320B0" w:rsidRDefault="000838F4">
      <w:pPr>
        <w:spacing w:line="240" w:lineRule="auto"/>
        <w:rPr>
          <w:del w:id="162" w:author="Ass.Prof Supitchaya Khemthong" w:date="2018-08-04T10:09:00Z"/>
          <w:rFonts w:ascii="Calibri" w:eastAsia="Calibri" w:hAnsi="Calibri" w:cs="Calibri"/>
          <w:sz w:val="22"/>
          <w:szCs w:val="22"/>
          <w:highlight w:val="green"/>
          <w:shd w:val="clear" w:color="auto" w:fill="FFFF00"/>
          <w:rPrChange w:id="163" w:author="MICHAEL KARMELIUS KRISTIANTOWI" w:date="2018-08-06T06:36:00Z">
            <w:rPr>
              <w:del w:id="164" w:author="Ass.Prof Supitchaya Khemthong" w:date="2018-08-04T10:09:00Z"/>
              <w:rFonts w:ascii="Calibri" w:eastAsia="Calibri" w:hAnsi="Calibri" w:cs="Calibri"/>
              <w:sz w:val="22"/>
              <w:szCs w:val="22"/>
              <w:shd w:val="clear" w:color="auto" w:fill="FFFF00"/>
            </w:rPr>
          </w:rPrChange>
        </w:rPr>
      </w:pPr>
      <w:ins w:id="165" w:author="Ass.Prof Supitchaya Khemthong" w:date="2018-08-04T10:09:00Z">
        <w:r w:rsidRPr="00A320B0">
          <w:rPr>
            <w:rFonts w:ascii="Calibri" w:eastAsia="Calibri" w:hAnsi="Calibri" w:cs="Calibri"/>
            <w:sz w:val="22"/>
            <w:szCs w:val="22"/>
            <w:highlight w:val="green"/>
            <w:shd w:val="clear" w:color="auto" w:fill="FFFF00"/>
            <w:rPrChange w:id="166" w:author="MICHAEL KARMELIUS KRISTIANTOWI" w:date="2018-08-06T06:36:00Z">
              <w:rPr>
                <w:rFonts w:ascii="Calibri" w:eastAsia="Calibri" w:hAnsi="Calibri" w:cs="Calibri"/>
                <w:sz w:val="22"/>
                <w:szCs w:val="22"/>
                <w:shd w:val="clear" w:color="auto" w:fill="FFFF00"/>
              </w:rPr>
            </w:rPrChange>
          </w:rPr>
          <w:t xml:space="preserve">The full </w:t>
        </w:r>
        <w:proofErr w:type="spellStart"/>
        <w:r w:rsidRPr="00A320B0">
          <w:rPr>
            <w:rFonts w:ascii="Calibri" w:eastAsia="Calibri" w:hAnsi="Calibri" w:cs="Calibri"/>
            <w:sz w:val="22"/>
            <w:szCs w:val="22"/>
            <w:highlight w:val="green"/>
            <w:shd w:val="clear" w:color="auto" w:fill="FFFF00"/>
            <w:rPrChange w:id="167" w:author="MICHAEL KARMELIUS KRISTIANTOWI" w:date="2018-08-06T06:36:00Z">
              <w:rPr>
                <w:rFonts w:ascii="Calibri" w:eastAsia="Calibri" w:hAnsi="Calibri" w:cs="Calibri"/>
                <w:sz w:val="22"/>
                <w:szCs w:val="22"/>
                <w:shd w:val="clear" w:color="auto" w:fill="FFFF00"/>
              </w:rPr>
            </w:rPrChange>
          </w:rPr>
          <w:t>colour</w:t>
        </w:r>
        <w:proofErr w:type="spellEnd"/>
        <w:r w:rsidRPr="00A320B0">
          <w:rPr>
            <w:rFonts w:ascii="Calibri" w:eastAsia="Calibri" w:hAnsi="Calibri" w:cs="Calibri"/>
            <w:sz w:val="22"/>
            <w:szCs w:val="22"/>
            <w:highlight w:val="green"/>
            <w:shd w:val="clear" w:color="auto" w:fill="FFFF00"/>
            <w:rPrChange w:id="168" w:author="MICHAEL KARMELIUS KRISTIANTOWI" w:date="2018-08-06T06:36:00Z">
              <w:rPr>
                <w:rFonts w:ascii="Calibri" w:eastAsia="Calibri" w:hAnsi="Calibri" w:cs="Calibri"/>
                <w:sz w:val="22"/>
                <w:szCs w:val="22"/>
                <w:shd w:val="clear" w:color="auto" w:fill="FFFF00"/>
              </w:rPr>
            </w:rPrChange>
          </w:rPr>
          <w:t xml:space="preserve"> logo is always the preferred logo of choice. </w:t>
        </w:r>
      </w:ins>
      <w:del w:id="169" w:author="Ass.Prof Supitchaya Khemthong" w:date="2018-08-04T10:09:00Z">
        <w:r w:rsidRPr="00A320B0">
          <w:rPr>
            <w:rFonts w:ascii="Calibri" w:eastAsia="Calibri" w:hAnsi="Calibri" w:cs="Calibri"/>
            <w:sz w:val="22"/>
            <w:szCs w:val="22"/>
            <w:highlight w:val="green"/>
            <w:shd w:val="clear" w:color="auto" w:fill="FFFF00"/>
            <w:rPrChange w:id="170" w:author="MICHAEL KARMELIUS KRISTIANTOWI" w:date="2018-08-06T06:36:00Z">
              <w:rPr>
                <w:rFonts w:ascii="Calibri" w:eastAsia="Calibri" w:hAnsi="Calibri" w:cs="Calibri"/>
                <w:sz w:val="22"/>
                <w:szCs w:val="22"/>
                <w:shd w:val="clear" w:color="auto" w:fill="FFFF00"/>
              </w:rPr>
            </w:rPrChange>
          </w:rPr>
          <w:delText>.</w:delText>
        </w:r>
      </w:del>
    </w:p>
    <w:p w14:paraId="72839F28" w14:textId="77777777" w:rsidR="0077187A" w:rsidRPr="00A320B0" w:rsidRDefault="000838F4">
      <w:pPr>
        <w:spacing w:line="240" w:lineRule="auto"/>
        <w:rPr>
          <w:ins w:id="171" w:author="arnoldsandjaja@gmail.com" w:date="2018-07-26T12:10:00Z"/>
          <w:rFonts w:ascii="Calibri" w:eastAsia="Calibri" w:hAnsi="Calibri" w:cs="Calibri"/>
          <w:sz w:val="22"/>
          <w:szCs w:val="22"/>
          <w:highlight w:val="green"/>
          <w:shd w:val="clear" w:color="auto" w:fill="FFFF00"/>
          <w:rPrChange w:id="172" w:author="MICHAEL KARMELIUS KRISTIANTOWI" w:date="2018-08-06T06:36:00Z">
            <w:rPr>
              <w:ins w:id="173" w:author="arnoldsandjaja@gmail.com" w:date="2018-07-26T12:10:00Z"/>
              <w:rFonts w:ascii="Calibri" w:eastAsia="Calibri" w:hAnsi="Calibri" w:cs="Calibri"/>
              <w:sz w:val="22"/>
              <w:szCs w:val="22"/>
              <w:shd w:val="clear" w:color="auto" w:fill="FFFF00"/>
            </w:rPr>
          </w:rPrChange>
        </w:rPr>
      </w:pPr>
      <w:ins w:id="174" w:author="arnoldsandjaja@gmail.com" w:date="2018-07-26T12:10:00Z">
        <w:r w:rsidRPr="00A320B0">
          <w:rPr>
            <w:rFonts w:ascii="Calibri" w:eastAsia="Calibri" w:hAnsi="Calibri" w:cs="Calibri"/>
            <w:sz w:val="22"/>
            <w:szCs w:val="22"/>
            <w:highlight w:val="green"/>
            <w:shd w:val="clear" w:color="auto" w:fill="FFFF00"/>
            <w:rPrChange w:id="175" w:author="MICHAEL KARMELIUS KRISTIANTOWI" w:date="2018-08-06T06:36:00Z">
              <w:rPr>
                <w:rFonts w:ascii="Calibri" w:eastAsia="Calibri" w:hAnsi="Calibri" w:cs="Calibri"/>
                <w:sz w:val="22"/>
                <w:szCs w:val="22"/>
                <w:shd w:val="clear" w:color="auto" w:fill="FFFF00"/>
              </w:rPr>
            </w:rPrChange>
          </w:rPr>
          <w:t xml:space="preserve">The following </w:t>
        </w:r>
        <w:proofErr w:type="spellStart"/>
        <w:r w:rsidRPr="00A320B0">
          <w:rPr>
            <w:rFonts w:ascii="Calibri" w:eastAsia="Calibri" w:hAnsi="Calibri" w:cs="Calibri"/>
            <w:sz w:val="22"/>
            <w:szCs w:val="22"/>
            <w:highlight w:val="green"/>
            <w:shd w:val="clear" w:color="auto" w:fill="FFFF00"/>
            <w:rPrChange w:id="176" w:author="MICHAEL KARMELIUS KRISTIANTOWI" w:date="2018-08-06T06:36:00Z">
              <w:rPr>
                <w:rFonts w:ascii="Calibri" w:eastAsia="Calibri" w:hAnsi="Calibri" w:cs="Calibri"/>
                <w:sz w:val="22"/>
                <w:szCs w:val="22"/>
                <w:shd w:val="clear" w:color="auto" w:fill="FFFF00"/>
              </w:rPr>
            </w:rPrChange>
          </w:rPr>
          <w:t>colours</w:t>
        </w:r>
        <w:proofErr w:type="spellEnd"/>
        <w:r w:rsidRPr="00A320B0">
          <w:rPr>
            <w:rFonts w:ascii="Calibri" w:eastAsia="Calibri" w:hAnsi="Calibri" w:cs="Calibri"/>
            <w:sz w:val="22"/>
            <w:szCs w:val="22"/>
            <w:highlight w:val="green"/>
            <w:shd w:val="clear" w:color="auto" w:fill="FFFF00"/>
            <w:rPrChange w:id="177" w:author="MICHAEL KARMELIUS KRISTIANTOWI" w:date="2018-08-06T06:36:00Z">
              <w:rPr>
                <w:rFonts w:ascii="Calibri" w:eastAsia="Calibri" w:hAnsi="Calibri" w:cs="Calibri"/>
                <w:sz w:val="22"/>
                <w:szCs w:val="22"/>
                <w:shd w:val="clear" w:color="auto" w:fill="FFFF00"/>
              </w:rPr>
            </w:rPrChange>
          </w:rPr>
          <w:t xml:space="preserve"> are our core </w:t>
        </w:r>
        <w:proofErr w:type="spellStart"/>
        <w:r w:rsidRPr="00A320B0">
          <w:rPr>
            <w:rFonts w:ascii="Calibri" w:eastAsia="Calibri" w:hAnsi="Calibri" w:cs="Calibri"/>
            <w:sz w:val="22"/>
            <w:szCs w:val="22"/>
            <w:highlight w:val="green"/>
            <w:shd w:val="clear" w:color="auto" w:fill="FFFF00"/>
            <w:rPrChange w:id="178" w:author="MICHAEL KARMELIUS KRISTIANTOWI" w:date="2018-08-06T06:36:00Z">
              <w:rPr>
                <w:rFonts w:ascii="Calibri" w:eastAsia="Calibri" w:hAnsi="Calibri" w:cs="Calibri"/>
                <w:sz w:val="22"/>
                <w:szCs w:val="22"/>
                <w:shd w:val="clear" w:color="auto" w:fill="FFFF00"/>
              </w:rPr>
            </w:rPrChange>
          </w:rPr>
          <w:t>colours</w:t>
        </w:r>
        <w:proofErr w:type="spellEnd"/>
        <w:r w:rsidRPr="00A320B0">
          <w:rPr>
            <w:rFonts w:ascii="Calibri" w:eastAsia="Calibri" w:hAnsi="Calibri" w:cs="Calibri"/>
            <w:sz w:val="22"/>
            <w:szCs w:val="22"/>
            <w:highlight w:val="green"/>
            <w:shd w:val="clear" w:color="auto" w:fill="FFFF00"/>
            <w:rPrChange w:id="179" w:author="MICHAEL KARMELIUS KRISTIANTOWI" w:date="2018-08-06T06:36:00Z">
              <w:rPr>
                <w:rFonts w:ascii="Calibri" w:eastAsia="Calibri" w:hAnsi="Calibri" w:cs="Calibri"/>
                <w:sz w:val="22"/>
                <w:szCs w:val="22"/>
                <w:shd w:val="clear" w:color="auto" w:fill="FFFF00"/>
              </w:rPr>
            </w:rPrChange>
          </w:rPr>
          <w:t xml:space="preserve"> which should be </w:t>
        </w:r>
        <w:proofErr w:type="spellStart"/>
        <w:r w:rsidRPr="00A320B0">
          <w:rPr>
            <w:rFonts w:ascii="Calibri" w:eastAsia="Calibri" w:hAnsi="Calibri" w:cs="Calibri"/>
            <w:sz w:val="22"/>
            <w:szCs w:val="22"/>
            <w:highlight w:val="green"/>
            <w:shd w:val="clear" w:color="auto" w:fill="FFFF00"/>
            <w:rPrChange w:id="180" w:author="MICHAEL KARMELIUS KRISTIANTOWI" w:date="2018-08-06T06:36:00Z">
              <w:rPr>
                <w:rFonts w:ascii="Calibri" w:eastAsia="Calibri" w:hAnsi="Calibri" w:cs="Calibri"/>
                <w:sz w:val="22"/>
                <w:szCs w:val="22"/>
                <w:shd w:val="clear" w:color="auto" w:fill="FFFF00"/>
              </w:rPr>
            </w:rPrChange>
          </w:rPr>
          <w:t>utilised</w:t>
        </w:r>
        <w:proofErr w:type="spellEnd"/>
        <w:r w:rsidRPr="00A320B0">
          <w:rPr>
            <w:rFonts w:ascii="Calibri" w:eastAsia="Calibri" w:hAnsi="Calibri" w:cs="Calibri"/>
            <w:sz w:val="22"/>
            <w:szCs w:val="22"/>
            <w:highlight w:val="green"/>
            <w:shd w:val="clear" w:color="auto" w:fill="FFFF00"/>
            <w:rPrChange w:id="181" w:author="MICHAEL KARMELIUS KRISTIANTOWI" w:date="2018-08-06T06:36:00Z">
              <w:rPr>
                <w:rFonts w:ascii="Calibri" w:eastAsia="Calibri" w:hAnsi="Calibri" w:cs="Calibri"/>
                <w:sz w:val="22"/>
                <w:szCs w:val="22"/>
                <w:shd w:val="clear" w:color="auto" w:fill="FFFF00"/>
              </w:rPr>
            </w:rPrChange>
          </w:rPr>
          <w:t xml:space="preserve"> for </w:t>
        </w:r>
        <w:del w:id="182" w:author="Ass.Prof Supitchaya Khemthong" w:date="2018-08-04T10:16:00Z">
          <w:r w:rsidRPr="00A320B0">
            <w:rPr>
              <w:rFonts w:ascii="Calibri" w:eastAsia="Calibri" w:hAnsi="Calibri" w:cs="Calibri"/>
              <w:sz w:val="22"/>
              <w:szCs w:val="22"/>
              <w:highlight w:val="green"/>
              <w:shd w:val="clear" w:color="auto" w:fill="FFFF00"/>
              <w:rPrChange w:id="183" w:author="MICHAEL KARMELIUS KRISTIANTOWI" w:date="2018-08-06T06:36:00Z">
                <w:rPr>
                  <w:rFonts w:ascii="Calibri" w:eastAsia="Calibri" w:hAnsi="Calibri" w:cs="Calibri"/>
                  <w:sz w:val="22"/>
                  <w:szCs w:val="22"/>
                  <w:shd w:val="clear" w:color="auto" w:fill="FFFF00"/>
                </w:rPr>
              </w:rPrChange>
            </w:rPr>
            <w:delText xml:space="preserve">general </w:delText>
          </w:r>
        </w:del>
      </w:ins>
      <w:ins w:id="184" w:author="Ass.Prof Supitchaya Khemthong" w:date="2018-08-04T10:19:00Z">
        <w:r w:rsidRPr="00A320B0">
          <w:rPr>
            <w:rFonts w:ascii="Calibri" w:eastAsia="Calibri" w:hAnsi="Calibri" w:cs="Calibri"/>
            <w:sz w:val="22"/>
            <w:szCs w:val="22"/>
            <w:highlight w:val="green"/>
            <w:shd w:val="clear" w:color="auto" w:fill="FFFF00"/>
            <w:rPrChange w:id="185" w:author="MICHAEL KARMELIUS KRISTIANTOWI" w:date="2018-08-06T06:36:00Z">
              <w:rPr>
                <w:rFonts w:ascii="Calibri" w:eastAsia="Calibri" w:hAnsi="Calibri" w:cs="Calibri"/>
                <w:sz w:val="22"/>
                <w:szCs w:val="22"/>
                <w:shd w:val="clear" w:color="auto" w:fill="FFFF00"/>
              </w:rPr>
            </w:rPrChange>
          </w:rPr>
          <w:t>general c</w:t>
        </w:r>
      </w:ins>
      <w:ins w:id="186" w:author="arnoldsandjaja@gmail.com" w:date="2018-07-26T12:10:00Z">
        <w:del w:id="187" w:author="Ass.Prof Supitchaya Khemthong" w:date="2018-08-04T10:18:00Z">
          <w:r w:rsidRPr="00A320B0">
            <w:rPr>
              <w:rFonts w:ascii="Calibri" w:eastAsia="Calibri" w:hAnsi="Calibri" w:cs="Calibri"/>
              <w:sz w:val="22"/>
              <w:szCs w:val="22"/>
              <w:highlight w:val="green"/>
              <w:shd w:val="clear" w:color="auto" w:fill="FFFF00"/>
              <w:rPrChange w:id="188" w:author="MICHAEL KARMELIUS KRISTIANTOWI" w:date="2018-08-06T06:36:00Z">
                <w:rPr>
                  <w:rFonts w:ascii="Calibri" w:eastAsia="Calibri" w:hAnsi="Calibri" w:cs="Calibri"/>
                  <w:sz w:val="22"/>
                  <w:szCs w:val="22"/>
                  <w:shd w:val="clear" w:color="auto" w:fill="FFFF00"/>
                </w:rPr>
              </w:rPrChange>
            </w:rPr>
            <w:delText>c</w:delText>
          </w:r>
        </w:del>
        <w:r w:rsidRPr="00A320B0">
          <w:rPr>
            <w:rFonts w:ascii="Calibri" w:eastAsia="Calibri" w:hAnsi="Calibri" w:cs="Calibri"/>
            <w:sz w:val="22"/>
            <w:szCs w:val="22"/>
            <w:highlight w:val="green"/>
            <w:shd w:val="clear" w:color="auto" w:fill="FFFF00"/>
            <w:rPrChange w:id="189" w:author="MICHAEL KARMELIUS KRISTIANTOWI" w:date="2018-08-06T06:36:00Z">
              <w:rPr>
                <w:rFonts w:ascii="Calibri" w:eastAsia="Calibri" w:hAnsi="Calibri" w:cs="Calibri"/>
                <w:sz w:val="22"/>
                <w:szCs w:val="22"/>
                <w:shd w:val="clear" w:color="auto" w:fill="FFFF00"/>
              </w:rPr>
            </w:rPrChange>
          </w:rPr>
          <w:t>ommunications.</w:t>
        </w:r>
      </w:ins>
    </w:p>
    <w:p w14:paraId="3E7DB765" w14:textId="77777777" w:rsidR="0077187A" w:rsidRPr="00A320B0" w:rsidRDefault="000838F4">
      <w:pPr>
        <w:spacing w:after="0" w:line="240" w:lineRule="auto"/>
        <w:rPr>
          <w:del w:id="190" w:author="arnoldsandjaja@gmail.com" w:date="2018-07-26T12:10:00Z"/>
          <w:rFonts w:ascii="Calibri" w:eastAsia="Calibri" w:hAnsi="Calibri" w:cs="Calibri"/>
          <w:sz w:val="22"/>
          <w:szCs w:val="22"/>
          <w:highlight w:val="green"/>
          <w:shd w:val="clear" w:color="auto" w:fill="FFFF00"/>
          <w:rPrChange w:id="191" w:author="MICHAEL KARMELIUS KRISTIANTOWI" w:date="2018-08-06T06:36:00Z">
            <w:rPr>
              <w:del w:id="192" w:author="arnoldsandjaja@gmail.com" w:date="2018-07-26T12:10:00Z"/>
              <w:rFonts w:ascii="Calibri" w:eastAsia="Calibri" w:hAnsi="Calibri" w:cs="Calibri"/>
              <w:sz w:val="22"/>
              <w:szCs w:val="22"/>
              <w:shd w:val="clear" w:color="auto" w:fill="FFFF00"/>
            </w:rPr>
          </w:rPrChange>
        </w:rPr>
      </w:pPr>
      <w:del w:id="193" w:author="arnoldsandjaja@gmail.com" w:date="2018-07-26T12:10:00Z">
        <w:r w:rsidRPr="00A320B0">
          <w:rPr>
            <w:rFonts w:ascii="Calibri" w:eastAsia="Calibri" w:hAnsi="Calibri" w:cs="Calibri"/>
            <w:sz w:val="22"/>
            <w:szCs w:val="22"/>
            <w:highlight w:val="green"/>
            <w:shd w:val="clear" w:color="auto" w:fill="FFFF00"/>
            <w:rPrChange w:id="194" w:author="MICHAEL KARMELIUS KRISTIANTOWI" w:date="2018-08-06T06:36:00Z">
              <w:rPr>
                <w:rFonts w:ascii="Calibri" w:eastAsia="Calibri" w:hAnsi="Calibri" w:cs="Calibri"/>
                <w:sz w:val="22"/>
                <w:szCs w:val="22"/>
                <w:shd w:val="clear" w:color="auto" w:fill="FFFF00"/>
              </w:rPr>
            </w:rPrChange>
          </w:rPr>
          <w:delText>Additional colours are available in</w:delText>
        </w:r>
        <w:r w:rsidRPr="00A320B0">
          <w:rPr>
            <w:rFonts w:ascii="Calibri" w:eastAsia="Calibri" w:hAnsi="Calibri" w:cs="Calibri"/>
            <w:sz w:val="22"/>
            <w:szCs w:val="22"/>
            <w:highlight w:val="green"/>
            <w:shd w:val="clear" w:color="auto" w:fill="FFFF00"/>
            <w:rPrChange w:id="195" w:author="MICHAEL KARMELIUS KRISTIANTOWI" w:date="2018-08-06T06:36:00Z">
              <w:rPr>
                <w:rFonts w:ascii="Calibri" w:eastAsia="Calibri" w:hAnsi="Calibri" w:cs="Calibri"/>
                <w:sz w:val="22"/>
                <w:szCs w:val="22"/>
                <w:shd w:val="clear" w:color="auto" w:fill="FFFF00"/>
              </w:rPr>
            </w:rPrChange>
          </w:rPr>
          <w:delText xml:space="preserve"> our secondary colour palette based upon sites. If your communication is site related, follow the secondary colour usage guidelines.</w:delText>
        </w:r>
      </w:del>
    </w:p>
    <w:p w14:paraId="77F16CE3" w14:textId="77777777" w:rsidR="0077187A" w:rsidRPr="00A320B0" w:rsidRDefault="000838F4">
      <w:pPr>
        <w:pStyle w:val="11pt4ptspacebefore"/>
        <w:spacing w:line="240" w:lineRule="auto"/>
        <w:rPr>
          <w:del w:id="196" w:author="arnoldsandjaja@gmail.com" w:date="2018-07-26T12:10:00Z"/>
          <w:rFonts w:ascii="Calibri" w:eastAsia="Calibri" w:hAnsi="Calibri" w:cs="Calibri"/>
          <w:highlight w:val="green"/>
          <w:shd w:val="clear" w:color="auto" w:fill="FFFF00"/>
          <w:rPrChange w:id="197" w:author="MICHAEL KARMELIUS KRISTIANTOWI" w:date="2018-08-06T06:36:00Z">
            <w:rPr>
              <w:del w:id="198" w:author="arnoldsandjaja@gmail.com" w:date="2018-07-26T12:10:00Z"/>
              <w:rFonts w:ascii="Calibri" w:eastAsia="Calibri" w:hAnsi="Calibri" w:cs="Calibri"/>
              <w:shd w:val="clear" w:color="auto" w:fill="FFFF00"/>
            </w:rPr>
          </w:rPrChange>
        </w:rPr>
      </w:pPr>
      <w:del w:id="199" w:author="arnoldsandjaja@gmail.com" w:date="2018-07-26T12:10:00Z">
        <w:r w:rsidRPr="00A320B0">
          <w:rPr>
            <w:rFonts w:ascii="Calibri" w:eastAsia="Calibri" w:hAnsi="Calibri" w:cs="Calibri"/>
            <w:highlight w:val="green"/>
            <w:shd w:val="clear" w:color="auto" w:fill="FFFF00"/>
            <w:rPrChange w:id="200" w:author="MICHAEL KARMELIUS KRISTIANTOWI" w:date="2018-08-06T06:36:00Z">
              <w:rPr>
                <w:rFonts w:ascii="Calibri" w:eastAsia="Calibri" w:hAnsi="Calibri" w:cs="Calibri"/>
                <w:shd w:val="clear" w:color="auto" w:fill="FFFF00"/>
              </w:rPr>
            </w:rPrChange>
          </w:rPr>
          <w:delText>Primary Brand Colours</w:delText>
        </w:r>
      </w:del>
    </w:p>
    <w:p w14:paraId="03EB4072" w14:textId="77777777" w:rsidR="0077187A" w:rsidRPr="00A320B0" w:rsidRDefault="000838F4">
      <w:pPr>
        <w:spacing w:line="240" w:lineRule="auto"/>
        <w:rPr>
          <w:del w:id="201" w:author="arnoldsandjaja@gmail.com" w:date="2018-07-26T12:10:00Z"/>
          <w:rFonts w:ascii="Calibri" w:eastAsia="Calibri" w:hAnsi="Calibri" w:cs="Calibri"/>
          <w:sz w:val="22"/>
          <w:szCs w:val="22"/>
          <w:highlight w:val="green"/>
          <w:shd w:val="clear" w:color="auto" w:fill="FFFF00"/>
          <w:rPrChange w:id="202" w:author="MICHAEL KARMELIUS KRISTIANTOWI" w:date="2018-08-06T06:36:00Z">
            <w:rPr>
              <w:del w:id="203" w:author="arnoldsandjaja@gmail.com" w:date="2018-07-26T12:10:00Z"/>
              <w:rFonts w:ascii="Calibri" w:eastAsia="Calibri" w:hAnsi="Calibri" w:cs="Calibri"/>
              <w:sz w:val="22"/>
              <w:szCs w:val="22"/>
              <w:shd w:val="clear" w:color="auto" w:fill="FFFF00"/>
            </w:rPr>
          </w:rPrChange>
        </w:rPr>
      </w:pPr>
      <w:del w:id="204" w:author="arnoldsandjaja@gmail.com" w:date="2018-07-26T12:10:00Z">
        <w:r w:rsidRPr="00A320B0">
          <w:rPr>
            <w:rFonts w:ascii="Calibri" w:eastAsia="Calibri" w:hAnsi="Calibri" w:cs="Calibri"/>
            <w:sz w:val="22"/>
            <w:szCs w:val="22"/>
            <w:highlight w:val="green"/>
            <w:shd w:val="clear" w:color="auto" w:fill="FFFF00"/>
            <w:rPrChange w:id="205" w:author="MICHAEL KARMELIUS KRISTIANTOWI" w:date="2018-08-06T06:36:00Z">
              <w:rPr>
                <w:rFonts w:ascii="Calibri" w:eastAsia="Calibri" w:hAnsi="Calibri" w:cs="Calibri"/>
                <w:sz w:val="22"/>
                <w:szCs w:val="22"/>
                <w:shd w:val="clear" w:color="auto" w:fill="FFFF00"/>
              </w:rPr>
            </w:rPrChange>
          </w:rPr>
          <w:delText>The following colours are our core colours which should be utilised for general communications.</w:delText>
        </w:r>
      </w:del>
    </w:p>
    <w:p w14:paraId="7314122E" w14:textId="77777777" w:rsidR="0077187A" w:rsidRPr="00A320B0" w:rsidRDefault="000838F4">
      <w:pPr>
        <w:spacing w:line="240" w:lineRule="auto"/>
        <w:rPr>
          <w:ins w:id="206" w:author="Ass.Prof Supitchaya Khemthong" w:date="2018-08-04T10:29:00Z"/>
          <w:rFonts w:ascii="Calibri" w:eastAsia="Calibri" w:hAnsi="Calibri" w:cs="Calibri"/>
          <w:color w:val="FF0000"/>
          <w:sz w:val="22"/>
          <w:szCs w:val="22"/>
          <w:highlight w:val="green"/>
          <w:u w:color="FF0000"/>
          <w:shd w:val="clear" w:color="auto" w:fill="FFFF00"/>
          <w:rPrChange w:id="207" w:author="MICHAEL KARMELIUS KRISTIANTOWI" w:date="2018-08-06T06:36:00Z">
            <w:rPr>
              <w:ins w:id="208" w:author="Ass.Prof Supitchaya Khemthong" w:date="2018-08-04T10:29:00Z"/>
              <w:rFonts w:ascii="Calibri" w:eastAsia="Calibri" w:hAnsi="Calibri" w:cs="Calibri"/>
              <w:color w:val="FF0000"/>
              <w:sz w:val="22"/>
              <w:szCs w:val="22"/>
              <w:u w:color="FF0000"/>
              <w:shd w:val="clear" w:color="auto" w:fill="FFFF00"/>
            </w:rPr>
          </w:rPrChange>
        </w:rPr>
      </w:pPr>
      <w:r w:rsidRPr="00A320B0">
        <w:rPr>
          <w:rFonts w:ascii="Calibri" w:eastAsia="Calibri" w:hAnsi="Calibri" w:cs="Calibri"/>
          <w:color w:val="FF0000"/>
          <w:sz w:val="22"/>
          <w:szCs w:val="22"/>
          <w:highlight w:val="green"/>
          <w:u w:color="FF0000"/>
          <w:shd w:val="clear" w:color="auto" w:fill="FFFF00"/>
          <w:rPrChange w:id="209" w:author="MICHAEL KARMELIUS KRISTIANTOWI" w:date="2018-08-06T06:36:00Z">
            <w:rPr>
              <w:rFonts w:ascii="Calibri" w:eastAsia="Calibri" w:hAnsi="Calibri" w:cs="Calibri"/>
              <w:color w:val="FF0000"/>
              <w:sz w:val="22"/>
              <w:szCs w:val="22"/>
              <w:u w:color="FF0000"/>
              <w:shd w:val="clear" w:color="auto" w:fill="FFFF00"/>
            </w:rPr>
          </w:rPrChange>
        </w:rPr>
        <w:t>Selec</w:t>
      </w:r>
      <w:r w:rsidRPr="00A320B0">
        <w:rPr>
          <w:rFonts w:ascii="Calibri" w:eastAsia="Calibri" w:hAnsi="Calibri" w:cs="Calibri"/>
          <w:color w:val="FF0000"/>
          <w:sz w:val="22"/>
          <w:szCs w:val="22"/>
          <w:highlight w:val="green"/>
          <w:u w:color="FF0000"/>
          <w:shd w:val="clear" w:color="auto" w:fill="FFFF00"/>
          <w:rPrChange w:id="210" w:author="MICHAEL KARMELIUS KRISTIANTOWI" w:date="2018-08-06T06:36:00Z">
            <w:rPr>
              <w:rFonts w:ascii="Calibri" w:eastAsia="Calibri" w:hAnsi="Calibri" w:cs="Calibri"/>
              <w:color w:val="FF0000"/>
              <w:sz w:val="22"/>
              <w:szCs w:val="22"/>
              <w:u w:color="FF0000"/>
              <w:shd w:val="clear" w:color="auto" w:fill="FFFF00"/>
            </w:rPr>
          </w:rPrChange>
        </w:rPr>
        <w:t xml:space="preserve">t </w:t>
      </w:r>
      <w:ins w:id="211" w:author="Ass.Prof Supitchaya Khemthong" w:date="2018-08-04T09:56:00Z">
        <w:r w:rsidRPr="00A320B0">
          <w:rPr>
            <w:rFonts w:ascii="Calibri" w:eastAsia="Calibri" w:hAnsi="Calibri" w:cs="Calibri"/>
            <w:b/>
            <w:bCs/>
            <w:color w:val="FF0000"/>
            <w:sz w:val="22"/>
            <w:szCs w:val="22"/>
            <w:highlight w:val="green"/>
            <w:u w:color="FF0000"/>
            <w:shd w:val="clear" w:color="auto" w:fill="FFFF00"/>
            <w:rPrChange w:id="212" w:author="MICHAEL KARMELIUS KRISTIANTOWI" w:date="2018-08-06T06:36:00Z">
              <w:rPr>
                <w:rFonts w:ascii="Calibri" w:eastAsia="Calibri" w:hAnsi="Calibri" w:cs="Calibri"/>
                <w:b/>
                <w:bCs/>
                <w:color w:val="FF0000"/>
                <w:sz w:val="22"/>
                <w:szCs w:val="22"/>
                <w:u w:color="FF0000"/>
                <w:shd w:val="clear" w:color="auto" w:fill="FFFF00"/>
              </w:rPr>
            </w:rPrChange>
          </w:rPr>
          <w:t xml:space="preserve">2-3 </w:t>
        </w:r>
      </w:ins>
      <w:del w:id="213" w:author="arnoldsandjaja@gmail.com" w:date="2018-07-26T12:10:00Z">
        <w:r w:rsidRPr="00A320B0">
          <w:rPr>
            <w:rFonts w:ascii="Calibri" w:eastAsia="Calibri" w:hAnsi="Calibri" w:cs="Calibri"/>
            <w:b/>
            <w:bCs/>
            <w:color w:val="FF0000"/>
            <w:sz w:val="22"/>
            <w:szCs w:val="22"/>
            <w:highlight w:val="green"/>
            <w:u w:color="FF0000"/>
            <w:shd w:val="clear" w:color="auto" w:fill="FFFF00"/>
            <w:rPrChange w:id="214" w:author="MICHAEL KARMELIUS KRISTIANTOWI" w:date="2018-08-06T06:36:00Z">
              <w:rPr>
                <w:rFonts w:ascii="Calibri" w:eastAsia="Calibri" w:hAnsi="Calibri" w:cs="Calibri"/>
                <w:b/>
                <w:bCs/>
                <w:color w:val="FF0000"/>
                <w:sz w:val="22"/>
                <w:szCs w:val="22"/>
                <w:u w:color="FF0000"/>
                <w:shd w:val="clear" w:color="auto" w:fill="FFFF00"/>
              </w:rPr>
            </w:rPrChange>
          </w:rPr>
          <w:delText xml:space="preserve">3 - 4 </w:delText>
        </w:r>
      </w:del>
      <w:del w:id="215" w:author="Ass.Prof Supitchaya Khemthong" w:date="2018-08-04T09:57:00Z">
        <w:r w:rsidRPr="00A320B0">
          <w:rPr>
            <w:rFonts w:ascii="Calibri" w:eastAsia="Calibri" w:hAnsi="Calibri" w:cs="Calibri"/>
            <w:b/>
            <w:bCs/>
            <w:color w:val="FF0000"/>
            <w:sz w:val="22"/>
            <w:szCs w:val="22"/>
            <w:highlight w:val="green"/>
            <w:u w:color="FF0000"/>
            <w:shd w:val="clear" w:color="auto" w:fill="FFFF00"/>
            <w:rPrChange w:id="216" w:author="MICHAEL KARMELIUS KRISTIANTOWI" w:date="2018-08-06T06:36:00Z">
              <w:rPr>
                <w:rFonts w:ascii="Calibri" w:eastAsia="Calibri" w:hAnsi="Calibri" w:cs="Calibri"/>
                <w:b/>
                <w:bCs/>
                <w:color w:val="FF0000"/>
                <w:sz w:val="22"/>
                <w:szCs w:val="22"/>
                <w:u w:color="FF0000"/>
                <w:shd w:val="clear" w:color="auto" w:fill="FFFF00"/>
              </w:rPr>
            </w:rPrChange>
          </w:rPr>
          <w:delText xml:space="preserve">core </w:delText>
        </w:r>
      </w:del>
      <w:proofErr w:type="spellStart"/>
      <w:r w:rsidRPr="00A320B0">
        <w:rPr>
          <w:rFonts w:ascii="Calibri" w:eastAsia="Calibri" w:hAnsi="Calibri" w:cs="Calibri"/>
          <w:b/>
          <w:bCs/>
          <w:color w:val="FF0000"/>
          <w:sz w:val="22"/>
          <w:szCs w:val="22"/>
          <w:highlight w:val="green"/>
          <w:u w:color="FF0000"/>
          <w:shd w:val="clear" w:color="auto" w:fill="FFFF00"/>
          <w:rPrChange w:id="217" w:author="MICHAEL KARMELIUS KRISTIANTOWI" w:date="2018-08-06T06:36:00Z">
            <w:rPr>
              <w:rFonts w:ascii="Calibri" w:eastAsia="Calibri" w:hAnsi="Calibri" w:cs="Calibri"/>
              <w:b/>
              <w:bCs/>
              <w:color w:val="FF0000"/>
              <w:sz w:val="22"/>
              <w:szCs w:val="22"/>
              <w:u w:color="FF0000"/>
              <w:shd w:val="clear" w:color="auto" w:fill="FFFF00"/>
            </w:rPr>
          </w:rPrChange>
        </w:rPr>
        <w:t>colours</w:t>
      </w:r>
      <w:proofErr w:type="spellEnd"/>
      <w:r w:rsidRPr="00A320B0">
        <w:rPr>
          <w:rFonts w:ascii="Calibri" w:eastAsia="Calibri" w:hAnsi="Calibri" w:cs="Calibri"/>
          <w:color w:val="FF0000"/>
          <w:sz w:val="22"/>
          <w:szCs w:val="22"/>
          <w:highlight w:val="green"/>
          <w:u w:color="FF0000"/>
          <w:shd w:val="clear" w:color="auto" w:fill="FFFF00"/>
          <w:rPrChange w:id="218" w:author="MICHAEL KARMELIUS KRISTIANTOWI" w:date="2018-08-06T06:36:00Z">
            <w:rPr>
              <w:rFonts w:ascii="Calibri" w:eastAsia="Calibri" w:hAnsi="Calibri" w:cs="Calibri"/>
              <w:color w:val="FF0000"/>
              <w:sz w:val="22"/>
              <w:szCs w:val="22"/>
              <w:u w:color="FF0000"/>
              <w:shd w:val="clear" w:color="auto" w:fill="FFFF00"/>
            </w:rPr>
          </w:rPrChange>
        </w:rPr>
        <w:t xml:space="preserve"> </w:t>
      </w:r>
      <w:del w:id="219" w:author="arnoldsandjaja@gmail.com" w:date="2018-07-26T12:15:00Z">
        <w:r w:rsidRPr="00A320B0">
          <w:rPr>
            <w:rFonts w:ascii="Calibri" w:eastAsia="Calibri" w:hAnsi="Calibri" w:cs="Calibri"/>
            <w:color w:val="FF0000"/>
            <w:sz w:val="22"/>
            <w:szCs w:val="22"/>
            <w:highlight w:val="green"/>
            <w:u w:color="FF0000"/>
            <w:shd w:val="clear" w:color="auto" w:fill="FFFF00"/>
            <w:rPrChange w:id="220" w:author="MICHAEL KARMELIUS KRISTIANTOWI" w:date="2018-08-06T06:36:00Z">
              <w:rPr>
                <w:rFonts w:ascii="Calibri" w:eastAsia="Calibri" w:hAnsi="Calibri" w:cs="Calibri"/>
                <w:color w:val="FF0000"/>
                <w:sz w:val="22"/>
                <w:szCs w:val="22"/>
                <w:u w:color="FF0000"/>
                <w:shd w:val="clear" w:color="auto" w:fill="FFFF00"/>
              </w:rPr>
            </w:rPrChange>
          </w:rPr>
          <w:delText>and include</w:delText>
        </w:r>
      </w:del>
      <w:ins w:id="221" w:author="arnoldsandjaja@gmail.com" w:date="2018-07-26T12:15:00Z">
        <w:del w:id="222" w:author="Ass.Prof Supitchaya Khemthong" w:date="2018-08-04T09:57:00Z">
          <w:r w:rsidRPr="00A320B0">
            <w:rPr>
              <w:rFonts w:ascii="Calibri" w:eastAsia="Calibri" w:hAnsi="Calibri" w:cs="Calibri"/>
              <w:color w:val="FF0000"/>
              <w:sz w:val="22"/>
              <w:szCs w:val="22"/>
              <w:highlight w:val="green"/>
              <w:u w:color="FF0000"/>
              <w:shd w:val="clear" w:color="auto" w:fill="FFFF00"/>
              <w:rPrChange w:id="223" w:author="MICHAEL KARMELIUS KRISTIANTOWI" w:date="2018-08-06T06:36:00Z">
                <w:rPr>
                  <w:rFonts w:ascii="Calibri" w:eastAsia="Calibri" w:hAnsi="Calibri" w:cs="Calibri"/>
                  <w:color w:val="FF0000"/>
                  <w:sz w:val="22"/>
                  <w:szCs w:val="22"/>
                  <w:u w:color="FF0000"/>
                  <w:shd w:val="clear" w:color="auto" w:fill="FFFF00"/>
                </w:rPr>
              </w:rPrChange>
            </w:rPr>
            <w:delText>for</w:delText>
          </w:r>
        </w:del>
      </w:ins>
      <w:del w:id="224" w:author="Ass.Prof Supitchaya Khemthong" w:date="2018-08-04T09:57:00Z">
        <w:r w:rsidRPr="00A320B0">
          <w:rPr>
            <w:rFonts w:ascii="Calibri" w:eastAsia="Calibri" w:hAnsi="Calibri" w:cs="Calibri"/>
            <w:color w:val="FF0000"/>
            <w:sz w:val="22"/>
            <w:szCs w:val="22"/>
            <w:highlight w:val="green"/>
            <w:u w:color="FF0000"/>
            <w:shd w:val="clear" w:color="auto" w:fill="FFFF00"/>
            <w:rPrChange w:id="225" w:author="MICHAEL KARMELIUS KRISTIANTOWI" w:date="2018-08-06T06:36:00Z">
              <w:rPr>
                <w:rFonts w:ascii="Calibri" w:eastAsia="Calibri" w:hAnsi="Calibri" w:cs="Calibri"/>
                <w:color w:val="FF0000"/>
                <w:sz w:val="22"/>
                <w:szCs w:val="22"/>
                <w:u w:color="FF0000"/>
                <w:shd w:val="clear" w:color="auto" w:fill="FFFF00"/>
              </w:rPr>
            </w:rPrChange>
          </w:rPr>
          <w:delText xml:space="preserve"> the </w:delText>
        </w:r>
      </w:del>
      <w:ins w:id="226" w:author="Ass.Prof Supitchaya Khemthong" w:date="2018-08-04T09:57:00Z">
        <w:r w:rsidRPr="00A320B0">
          <w:rPr>
            <w:rFonts w:ascii="Calibri" w:eastAsia="Calibri" w:hAnsi="Calibri" w:cs="Calibri"/>
            <w:color w:val="FF0000"/>
            <w:sz w:val="22"/>
            <w:szCs w:val="22"/>
            <w:highlight w:val="green"/>
            <w:u w:color="FF0000"/>
            <w:shd w:val="clear" w:color="auto" w:fill="FFFF00"/>
            <w:rPrChange w:id="227" w:author="MICHAEL KARMELIUS KRISTIANTOWI" w:date="2018-08-06T06:36:00Z">
              <w:rPr>
                <w:rFonts w:ascii="Calibri" w:eastAsia="Calibri" w:hAnsi="Calibri" w:cs="Calibri"/>
                <w:color w:val="FF0000"/>
                <w:sz w:val="22"/>
                <w:szCs w:val="22"/>
                <w:u w:color="FF0000"/>
                <w:shd w:val="clear" w:color="auto" w:fill="FFFF00"/>
              </w:rPr>
            </w:rPrChange>
          </w:rPr>
          <w:t xml:space="preserve">that compatible with </w:t>
        </w:r>
      </w:ins>
      <w:del w:id="228" w:author="Ass.Prof Supitchaya Khemthong" w:date="2018-08-04T10:20:00Z">
        <w:r w:rsidRPr="00A320B0">
          <w:rPr>
            <w:rFonts w:ascii="Calibri" w:eastAsia="Calibri" w:hAnsi="Calibri" w:cs="Calibri"/>
            <w:b/>
            <w:bCs/>
            <w:color w:val="FF0000"/>
            <w:sz w:val="22"/>
            <w:szCs w:val="22"/>
            <w:highlight w:val="green"/>
            <w:u w:color="FF0000"/>
            <w:shd w:val="clear" w:color="auto" w:fill="FFFF00"/>
            <w:rPrChange w:id="229" w:author="MICHAEL KARMELIUS KRISTIANTOWI" w:date="2018-08-06T06:36:00Z">
              <w:rPr>
                <w:rFonts w:ascii="Calibri" w:eastAsia="Calibri" w:hAnsi="Calibri" w:cs="Calibri"/>
                <w:b/>
                <w:bCs/>
                <w:color w:val="FF0000"/>
                <w:sz w:val="22"/>
                <w:szCs w:val="22"/>
                <w:u w:color="FF0000"/>
                <w:shd w:val="clear" w:color="auto" w:fill="FFFF00"/>
              </w:rPr>
            </w:rPrChange>
          </w:rPr>
          <w:delText>CMYK</w:delText>
        </w:r>
        <w:r w:rsidRPr="00A320B0">
          <w:rPr>
            <w:rFonts w:ascii="Calibri" w:eastAsia="Calibri" w:hAnsi="Calibri" w:cs="Calibri"/>
            <w:color w:val="FF0000"/>
            <w:sz w:val="22"/>
            <w:szCs w:val="22"/>
            <w:highlight w:val="green"/>
            <w:u w:color="FF0000"/>
            <w:shd w:val="clear" w:color="auto" w:fill="FFFF00"/>
            <w:rPrChange w:id="230" w:author="MICHAEL KARMELIUS KRISTIANTOWI" w:date="2018-08-06T06:36:00Z">
              <w:rPr>
                <w:rFonts w:ascii="Calibri" w:eastAsia="Calibri" w:hAnsi="Calibri" w:cs="Calibri"/>
                <w:color w:val="FF0000"/>
                <w:sz w:val="22"/>
                <w:szCs w:val="22"/>
                <w:u w:color="FF0000"/>
                <w:shd w:val="clear" w:color="auto" w:fill="FFFF00"/>
              </w:rPr>
            </w:rPrChange>
          </w:rPr>
          <w:delText xml:space="preserve"> </w:delText>
        </w:r>
      </w:del>
      <w:ins w:id="231" w:author="Ass.Prof Supitchaya Khemthong" w:date="2018-08-04T10:29:00Z">
        <w:r w:rsidRPr="00A320B0">
          <w:rPr>
            <w:rFonts w:ascii="Calibri" w:eastAsia="Calibri" w:hAnsi="Calibri" w:cs="Calibri"/>
            <w:b/>
            <w:bCs/>
            <w:color w:val="FF0000"/>
            <w:sz w:val="22"/>
            <w:szCs w:val="22"/>
            <w:highlight w:val="green"/>
            <w:u w:color="FF0000"/>
            <w:shd w:val="clear" w:color="auto" w:fill="FFFF00"/>
            <w:rPrChange w:id="232" w:author="MICHAEL KARMELIUS KRISTIANTOWI" w:date="2018-08-06T06:36:00Z">
              <w:rPr>
                <w:rFonts w:ascii="Calibri" w:eastAsia="Calibri" w:hAnsi="Calibri" w:cs="Calibri"/>
                <w:b/>
                <w:bCs/>
                <w:color w:val="FF0000"/>
                <w:sz w:val="22"/>
                <w:szCs w:val="22"/>
                <w:u w:color="FF0000"/>
                <w:shd w:val="clear" w:color="auto" w:fill="FFFF00"/>
              </w:rPr>
            </w:rPrChange>
          </w:rPr>
          <w:t>CMYK</w:t>
        </w:r>
        <w:r w:rsidRPr="00A320B0">
          <w:rPr>
            <w:rFonts w:ascii="Calibri" w:eastAsia="Calibri" w:hAnsi="Calibri" w:cs="Calibri"/>
            <w:color w:val="FF0000"/>
            <w:sz w:val="22"/>
            <w:szCs w:val="22"/>
            <w:highlight w:val="green"/>
            <w:u w:color="FF0000"/>
            <w:shd w:val="clear" w:color="auto" w:fill="FFFF00"/>
            <w:rPrChange w:id="233" w:author="MICHAEL KARMELIUS KRISTIANTOWI" w:date="2018-08-06T06:36:00Z">
              <w:rPr>
                <w:rFonts w:ascii="Calibri" w:eastAsia="Calibri" w:hAnsi="Calibri" w:cs="Calibri"/>
                <w:color w:val="FF0000"/>
                <w:sz w:val="22"/>
                <w:szCs w:val="22"/>
                <w:u w:color="FF0000"/>
                <w:shd w:val="clear" w:color="auto" w:fill="FFFF00"/>
              </w:rPr>
            </w:rPrChange>
          </w:rPr>
          <w:t xml:space="preserve"> logo, including CMYK &amp; PMS</w:t>
        </w:r>
        <w:r w:rsidRPr="00A320B0">
          <w:rPr>
            <w:rFonts w:ascii="Calibri" w:eastAsia="Calibri" w:hAnsi="Calibri" w:cs="Calibri"/>
            <w:b/>
            <w:bCs/>
            <w:color w:val="FF0000"/>
            <w:sz w:val="22"/>
            <w:szCs w:val="22"/>
            <w:highlight w:val="green"/>
            <w:u w:color="FF0000"/>
            <w:shd w:val="clear" w:color="auto" w:fill="FFFF00"/>
            <w:rPrChange w:id="234" w:author="MICHAEL KARMELIUS KRISTIANTOWI" w:date="2018-08-06T06:36:00Z">
              <w:rPr>
                <w:rFonts w:ascii="Calibri" w:eastAsia="Calibri" w:hAnsi="Calibri" w:cs="Calibri"/>
                <w:b/>
                <w:bCs/>
                <w:color w:val="FF0000"/>
                <w:sz w:val="22"/>
                <w:szCs w:val="22"/>
                <w:u w:color="FF0000"/>
                <w:shd w:val="clear" w:color="auto" w:fill="FFFF00"/>
              </w:rPr>
            </w:rPrChange>
          </w:rPr>
          <w:t xml:space="preserve"> specifications </w:t>
        </w:r>
        <w:r w:rsidRPr="00A320B0">
          <w:rPr>
            <w:rFonts w:ascii="Calibri" w:eastAsia="Calibri" w:hAnsi="Calibri" w:cs="Calibri"/>
            <w:color w:val="FF0000"/>
            <w:sz w:val="22"/>
            <w:szCs w:val="22"/>
            <w:highlight w:val="green"/>
            <w:u w:color="FF0000"/>
            <w:shd w:val="clear" w:color="auto" w:fill="FFFF00"/>
            <w:rPrChange w:id="235" w:author="MICHAEL KARMELIUS KRISTIANTOWI" w:date="2018-08-06T06:36:00Z">
              <w:rPr>
                <w:rFonts w:ascii="Calibri" w:eastAsia="Calibri" w:hAnsi="Calibri" w:cs="Calibri"/>
                <w:color w:val="FF0000"/>
                <w:sz w:val="22"/>
                <w:szCs w:val="22"/>
                <w:u w:color="FF0000"/>
                <w:shd w:val="clear" w:color="auto" w:fill="FFFF00"/>
              </w:rPr>
            </w:rPrChange>
          </w:rPr>
          <w:t xml:space="preserve">of each </w:t>
        </w:r>
        <w:proofErr w:type="spellStart"/>
        <w:r w:rsidRPr="00A320B0">
          <w:rPr>
            <w:rFonts w:ascii="Calibri" w:eastAsia="Calibri" w:hAnsi="Calibri" w:cs="Calibri"/>
            <w:color w:val="FF0000"/>
            <w:sz w:val="22"/>
            <w:szCs w:val="22"/>
            <w:highlight w:val="green"/>
            <w:u w:color="FF0000"/>
            <w:shd w:val="clear" w:color="auto" w:fill="FFFF00"/>
            <w:rPrChange w:id="236" w:author="MICHAEL KARMELIUS KRISTIANTOWI" w:date="2018-08-06T06:36:00Z">
              <w:rPr>
                <w:rFonts w:ascii="Calibri" w:eastAsia="Calibri" w:hAnsi="Calibri" w:cs="Calibri"/>
                <w:color w:val="FF0000"/>
                <w:sz w:val="22"/>
                <w:szCs w:val="22"/>
                <w:u w:color="FF0000"/>
                <w:shd w:val="clear" w:color="auto" w:fill="FFFF00"/>
              </w:rPr>
            </w:rPrChange>
          </w:rPr>
          <w:t>colour</w:t>
        </w:r>
        <w:proofErr w:type="spellEnd"/>
        <w:r w:rsidRPr="00A320B0">
          <w:rPr>
            <w:rFonts w:ascii="Calibri" w:eastAsia="Calibri" w:hAnsi="Calibri" w:cs="Calibri"/>
            <w:color w:val="FF0000"/>
            <w:sz w:val="22"/>
            <w:szCs w:val="22"/>
            <w:highlight w:val="green"/>
            <w:u w:color="FF0000"/>
            <w:shd w:val="clear" w:color="auto" w:fill="FFFF00"/>
            <w:rPrChange w:id="237" w:author="MICHAEL KARMELIUS KRISTIANTOWI" w:date="2018-08-06T06:36:00Z">
              <w:rPr>
                <w:rFonts w:ascii="Calibri" w:eastAsia="Calibri" w:hAnsi="Calibri" w:cs="Calibri"/>
                <w:color w:val="FF0000"/>
                <w:sz w:val="22"/>
                <w:szCs w:val="22"/>
                <w:u w:color="FF0000"/>
                <w:shd w:val="clear" w:color="auto" w:fill="FFFF00"/>
              </w:rPr>
            </w:rPrChange>
          </w:rPr>
          <w:t xml:space="preserve"> (should NOT have decimals)</w:t>
        </w:r>
      </w:ins>
    </w:p>
    <w:p w14:paraId="640A5476" w14:textId="77777777" w:rsidR="0077187A" w:rsidRPr="00A320B0" w:rsidRDefault="000838F4">
      <w:pPr>
        <w:spacing w:line="240" w:lineRule="auto"/>
        <w:rPr>
          <w:rFonts w:ascii="Calibri" w:eastAsia="Calibri" w:hAnsi="Calibri" w:cs="Calibri"/>
          <w:color w:val="FF0000"/>
          <w:sz w:val="22"/>
          <w:szCs w:val="22"/>
          <w:highlight w:val="green"/>
          <w:u w:color="FF0000"/>
          <w:shd w:val="clear" w:color="auto" w:fill="FFFF00"/>
          <w:rPrChange w:id="238" w:author="MICHAEL KARMELIUS KRISTIANTOWI" w:date="2018-08-06T06:36:00Z">
            <w:rPr>
              <w:rFonts w:ascii="Calibri" w:eastAsia="Calibri" w:hAnsi="Calibri" w:cs="Calibri"/>
              <w:color w:val="FF0000"/>
              <w:sz w:val="22"/>
              <w:szCs w:val="22"/>
              <w:u w:color="FF0000"/>
              <w:shd w:val="clear" w:color="auto" w:fill="FFFF00"/>
            </w:rPr>
          </w:rPrChange>
        </w:rPr>
      </w:pPr>
      <w:del w:id="239" w:author="Ass.Prof Supitchaya Khemthong" w:date="2018-08-04T09:59:00Z">
        <w:r w:rsidRPr="00A320B0">
          <w:rPr>
            <w:rFonts w:ascii="Calibri" w:eastAsia="Calibri" w:hAnsi="Calibri" w:cs="Calibri"/>
            <w:color w:val="FF0000"/>
            <w:sz w:val="22"/>
            <w:szCs w:val="22"/>
            <w:highlight w:val="green"/>
            <w:u w:color="FF0000"/>
            <w:shd w:val="clear" w:color="auto" w:fill="FFFF00"/>
            <w:rPrChange w:id="240" w:author="MICHAEL KARMELIUS KRISTIANTOWI" w:date="2018-08-06T06:36:00Z">
              <w:rPr>
                <w:rFonts w:ascii="Calibri" w:eastAsia="Calibri" w:hAnsi="Calibri" w:cs="Calibri"/>
                <w:color w:val="FF0000"/>
                <w:sz w:val="22"/>
                <w:szCs w:val="22"/>
                <w:u w:color="FF0000"/>
                <w:shd w:val="clear" w:color="auto" w:fill="FFFF00"/>
              </w:rPr>
            </w:rPrChange>
          </w:rPr>
          <w:delText xml:space="preserve">&amp; PMS </w:delText>
        </w:r>
      </w:del>
      <w:ins w:id="241" w:author="arnoldsandjaja@gmail.com" w:date="2018-07-26T12:15:00Z">
        <w:del w:id="242" w:author="Ass.Prof Supitchaya Khemthong" w:date="2018-08-04T09:59:00Z">
          <w:r w:rsidRPr="00A320B0">
            <w:rPr>
              <w:rFonts w:ascii="Calibri" w:eastAsia="Calibri" w:hAnsi="Calibri" w:cs="Calibri"/>
              <w:color w:val="FF0000"/>
              <w:sz w:val="22"/>
              <w:szCs w:val="22"/>
              <w:highlight w:val="green"/>
              <w:u w:color="FF0000"/>
              <w:shd w:val="clear" w:color="auto" w:fill="FFFF00"/>
              <w:rPrChange w:id="243" w:author="MICHAEL KARMELIUS KRISTIANTOWI" w:date="2018-08-06T06:36:00Z">
                <w:rPr>
                  <w:rFonts w:ascii="Calibri" w:eastAsia="Calibri" w:hAnsi="Calibri" w:cs="Calibri"/>
                  <w:color w:val="FF0000"/>
                  <w:sz w:val="22"/>
                  <w:szCs w:val="22"/>
                  <w:u w:color="FF0000"/>
                  <w:shd w:val="clear" w:color="auto" w:fill="FFFF00"/>
                </w:rPr>
              </w:rPrChange>
            </w:rPr>
            <w:delText xml:space="preserve">logo </w:delText>
          </w:r>
        </w:del>
      </w:ins>
      <w:del w:id="244" w:author="Ass.Prof Supitchaya Khemthong" w:date="2018-08-04T09:59:00Z">
        <w:r w:rsidRPr="00A320B0">
          <w:rPr>
            <w:rFonts w:ascii="Calibri" w:eastAsia="Calibri" w:hAnsi="Calibri" w:cs="Calibri"/>
            <w:color w:val="FF0000"/>
            <w:sz w:val="22"/>
            <w:szCs w:val="22"/>
            <w:highlight w:val="green"/>
            <w:u w:color="FF0000"/>
            <w:shd w:val="clear" w:color="auto" w:fill="FFFF00"/>
            <w:rPrChange w:id="245" w:author="MICHAEL KARMELIUS KRISTIANTOWI" w:date="2018-08-06T06:36:00Z">
              <w:rPr>
                <w:rFonts w:ascii="Calibri" w:eastAsia="Calibri" w:hAnsi="Calibri" w:cs="Calibri"/>
                <w:color w:val="FF0000"/>
                <w:sz w:val="22"/>
                <w:szCs w:val="22"/>
                <w:u w:color="FF0000"/>
                <w:shd w:val="clear" w:color="auto" w:fill="FFFF00"/>
              </w:rPr>
            </w:rPrChange>
          </w:rPr>
          <w:delText>specifications</w:delText>
        </w:r>
      </w:del>
    </w:p>
    <w:p w14:paraId="7B57267A" w14:textId="77777777" w:rsidR="0077187A" w:rsidRPr="00A320B0" w:rsidRDefault="000838F4">
      <w:pPr>
        <w:spacing w:before="200" w:line="240" w:lineRule="auto"/>
        <w:rPr>
          <w:ins w:id="246" w:author="Ass.Prof Supitchaya Khemthong" w:date="2018-08-04T10:28:00Z"/>
          <w:rFonts w:ascii="Calibri" w:eastAsia="Calibri" w:hAnsi="Calibri" w:cs="Calibri"/>
          <w:b/>
          <w:bCs/>
          <w:sz w:val="22"/>
          <w:szCs w:val="22"/>
          <w:highlight w:val="green"/>
          <w:rPrChange w:id="247" w:author="MICHAEL KARMELIUS KRISTIANTOWI" w:date="2018-08-06T06:36:00Z">
            <w:rPr>
              <w:ins w:id="248" w:author="Ass.Prof Supitchaya Khemthong" w:date="2018-08-04T10:28:00Z"/>
              <w:rFonts w:ascii="Calibri" w:eastAsia="Calibri" w:hAnsi="Calibri" w:cs="Calibri"/>
              <w:b/>
              <w:bCs/>
              <w:sz w:val="22"/>
              <w:szCs w:val="22"/>
            </w:rPr>
          </w:rPrChange>
        </w:rPr>
      </w:pPr>
      <w:ins w:id="249" w:author="Ass.Prof Supitchaya Khemthong" w:date="2018-08-04T10:28:00Z">
        <w:r w:rsidRPr="00A320B0">
          <w:rPr>
            <w:rFonts w:ascii="Calibri" w:eastAsia="Calibri" w:hAnsi="Calibri" w:cs="Calibri"/>
            <w:b/>
            <w:bCs/>
            <w:sz w:val="22"/>
            <w:szCs w:val="22"/>
            <w:highlight w:val="green"/>
            <w:shd w:val="clear" w:color="auto" w:fill="FFFF00"/>
            <w:rPrChange w:id="250" w:author="MICHAEL KARMELIUS KRISTIANTOWI" w:date="2018-08-06T06:36:00Z">
              <w:rPr>
                <w:rFonts w:ascii="Calibri" w:eastAsia="Calibri" w:hAnsi="Calibri" w:cs="Calibri"/>
                <w:b/>
                <w:bCs/>
                <w:sz w:val="22"/>
                <w:szCs w:val="22"/>
                <w:shd w:val="clear" w:color="auto" w:fill="FFFF00"/>
              </w:rPr>
            </w:rPrChange>
          </w:rPr>
          <w:t xml:space="preserve">Secondary Brand </w:t>
        </w:r>
        <w:proofErr w:type="spellStart"/>
        <w:r w:rsidRPr="00A320B0">
          <w:rPr>
            <w:rFonts w:ascii="Calibri" w:eastAsia="Calibri" w:hAnsi="Calibri" w:cs="Calibri"/>
            <w:b/>
            <w:bCs/>
            <w:sz w:val="22"/>
            <w:szCs w:val="22"/>
            <w:highlight w:val="green"/>
            <w:shd w:val="clear" w:color="auto" w:fill="FFFF00"/>
            <w:rPrChange w:id="251" w:author="MICHAEL KARMELIUS KRISTIANTOWI" w:date="2018-08-06T06:36:00Z">
              <w:rPr>
                <w:rFonts w:ascii="Calibri" w:eastAsia="Calibri" w:hAnsi="Calibri" w:cs="Calibri"/>
                <w:b/>
                <w:bCs/>
                <w:sz w:val="22"/>
                <w:szCs w:val="22"/>
                <w:shd w:val="clear" w:color="auto" w:fill="FFFF00"/>
              </w:rPr>
            </w:rPrChange>
          </w:rPr>
          <w:t>Colour</w:t>
        </w:r>
        <w:proofErr w:type="spellEnd"/>
      </w:ins>
    </w:p>
    <w:p w14:paraId="596C20F0" w14:textId="77777777" w:rsidR="0077187A" w:rsidRPr="00A320B0" w:rsidRDefault="000838F4">
      <w:pPr>
        <w:spacing w:before="120" w:line="240" w:lineRule="auto"/>
        <w:rPr>
          <w:del w:id="252" w:author="Ass.Prof Supitchaya Khemthong" w:date="2018-08-04T10:21:00Z"/>
          <w:rFonts w:ascii="Calibri" w:eastAsia="Calibri" w:hAnsi="Calibri" w:cs="Calibri"/>
          <w:b/>
          <w:bCs/>
          <w:sz w:val="22"/>
          <w:szCs w:val="22"/>
          <w:highlight w:val="green"/>
          <w:shd w:val="clear" w:color="auto" w:fill="FFFF00"/>
          <w:rPrChange w:id="253" w:author="MICHAEL KARMELIUS KRISTIANTOWI" w:date="2018-08-06T06:36:00Z">
            <w:rPr>
              <w:del w:id="254" w:author="Ass.Prof Supitchaya Khemthong" w:date="2018-08-04T10:21:00Z"/>
              <w:rFonts w:ascii="Calibri" w:eastAsia="Calibri" w:hAnsi="Calibri" w:cs="Calibri"/>
              <w:b/>
              <w:bCs/>
              <w:sz w:val="22"/>
              <w:szCs w:val="22"/>
              <w:shd w:val="clear" w:color="auto" w:fill="FFFF00"/>
            </w:rPr>
          </w:rPrChange>
        </w:rPr>
      </w:pPr>
      <w:del w:id="255" w:author="arnoldsandjaja@gmail.com" w:date="2018-07-26T12:12:00Z">
        <w:r w:rsidRPr="00A320B0">
          <w:rPr>
            <w:rFonts w:ascii="Calibri" w:eastAsia="Calibri" w:hAnsi="Calibri" w:cs="Calibri"/>
            <w:sz w:val="22"/>
            <w:szCs w:val="22"/>
            <w:highlight w:val="green"/>
            <w:shd w:val="clear" w:color="auto" w:fill="FFFF00"/>
            <w:rPrChange w:id="256" w:author="MICHAEL KARMELIUS KRISTIANTOWI" w:date="2018-08-06T06:36:00Z">
              <w:rPr>
                <w:rFonts w:ascii="Calibri" w:eastAsia="Calibri" w:hAnsi="Calibri" w:cs="Calibri"/>
                <w:sz w:val="22"/>
                <w:szCs w:val="22"/>
                <w:shd w:val="clear" w:color="auto" w:fill="FFFF00"/>
              </w:rPr>
            </w:rPrChange>
          </w:rPr>
          <w:lastRenderedPageBreak/>
          <w:delText>Secondary Brand Colours</w:delText>
        </w:r>
      </w:del>
      <w:ins w:id="257" w:author="arnoldsandjaja@gmail.com" w:date="2018-07-26T12:12:00Z">
        <w:del w:id="258" w:author="Ass.Prof Supitchaya Khemthong" w:date="2018-08-04T10:21:00Z">
          <w:r w:rsidRPr="00A320B0">
            <w:rPr>
              <w:rFonts w:ascii="Calibri" w:eastAsia="Calibri" w:hAnsi="Calibri" w:cs="Calibri"/>
              <w:sz w:val="22"/>
              <w:szCs w:val="22"/>
              <w:highlight w:val="green"/>
              <w:shd w:val="clear" w:color="auto" w:fill="FFFF00"/>
              <w:rPrChange w:id="259" w:author="MICHAEL KARMELIUS KRISTIANTOWI" w:date="2018-08-06T06:36:00Z">
                <w:rPr>
                  <w:rFonts w:ascii="Calibri" w:eastAsia="Calibri" w:hAnsi="Calibri" w:cs="Calibri"/>
                  <w:sz w:val="22"/>
                  <w:szCs w:val="22"/>
                  <w:shd w:val="clear" w:color="auto" w:fill="FFFF00"/>
                </w:rPr>
              </w:rPrChange>
            </w:rPr>
            <w:delText xml:space="preserve">Grayscale/ Black and </w:delText>
          </w:r>
          <w:r w:rsidRPr="00A320B0">
            <w:rPr>
              <w:rFonts w:ascii="Calibri" w:eastAsia="Calibri" w:hAnsi="Calibri" w:cs="Calibri"/>
              <w:sz w:val="22"/>
              <w:szCs w:val="22"/>
              <w:highlight w:val="green"/>
              <w:shd w:val="clear" w:color="auto" w:fill="FFFF00"/>
              <w:rPrChange w:id="260" w:author="MICHAEL KARMELIUS KRISTIANTOWI" w:date="2018-08-06T06:36:00Z">
                <w:rPr>
                  <w:rFonts w:ascii="Calibri" w:eastAsia="Calibri" w:hAnsi="Calibri" w:cs="Calibri"/>
                  <w:sz w:val="22"/>
                  <w:szCs w:val="22"/>
                  <w:shd w:val="clear" w:color="auto" w:fill="FFFF00"/>
                </w:rPr>
              </w:rPrChange>
            </w:rPr>
            <w:delText>White Logo</w:delText>
          </w:r>
        </w:del>
      </w:ins>
    </w:p>
    <w:p w14:paraId="24387287" w14:textId="77777777" w:rsidR="0077187A" w:rsidRPr="00A320B0" w:rsidRDefault="000838F4">
      <w:pPr>
        <w:spacing w:line="240" w:lineRule="auto"/>
        <w:rPr>
          <w:ins w:id="261" w:author="arnoldsandjaja@gmail.com" w:date="2411-12-31T23:59:00Z"/>
          <w:rFonts w:ascii="Calibri" w:eastAsia="Calibri" w:hAnsi="Calibri" w:cs="Calibri"/>
          <w:sz w:val="22"/>
          <w:szCs w:val="22"/>
          <w:highlight w:val="green"/>
          <w:shd w:val="clear" w:color="auto" w:fill="FFFF00"/>
          <w:rPrChange w:id="262" w:author="MICHAEL KARMELIUS KRISTIANTOWI" w:date="2018-08-06T06:36:00Z">
            <w:rPr>
              <w:ins w:id="263" w:author="arnoldsandjaja@gmail.com" w:date="2411-12-31T23:59:00Z"/>
              <w:rFonts w:ascii="Calibri" w:eastAsia="Calibri" w:hAnsi="Calibri" w:cs="Calibri"/>
              <w:sz w:val="22"/>
              <w:szCs w:val="22"/>
              <w:shd w:val="clear" w:color="auto" w:fill="FFFF00"/>
            </w:rPr>
          </w:rPrChange>
        </w:rPr>
      </w:pPr>
      <w:ins w:id="264" w:author="arnoldsandjaja@gmail.com" w:date="2018-07-26T12:10:00Z">
        <w:del w:id="265" w:author="Ass.Prof Supitchaya Khemthong" w:date="2018-08-04T10:21:00Z">
          <w:r w:rsidRPr="00A320B0">
            <w:rPr>
              <w:rFonts w:ascii="Calibri" w:eastAsia="Calibri" w:hAnsi="Calibri" w:cs="Calibri"/>
              <w:sz w:val="22"/>
              <w:szCs w:val="22"/>
              <w:highlight w:val="green"/>
              <w:shd w:val="clear" w:color="auto" w:fill="FFFF00"/>
              <w:rPrChange w:id="266" w:author="MICHAEL KARMELIUS KRISTIANTOWI" w:date="2018-08-06T06:36:00Z">
                <w:rPr>
                  <w:rFonts w:ascii="Calibri" w:eastAsia="Calibri" w:hAnsi="Calibri" w:cs="Calibri"/>
                  <w:sz w:val="22"/>
                  <w:szCs w:val="22"/>
                  <w:shd w:val="clear" w:color="auto" w:fill="FFFF00"/>
                </w:rPr>
              </w:rPrChange>
            </w:rPr>
            <w:delText xml:space="preserve">The full colour logo is always the preferred logo of choice as it encapsulates our message. </w:delText>
          </w:r>
        </w:del>
        <w:r w:rsidRPr="00A320B0">
          <w:rPr>
            <w:rFonts w:ascii="Calibri" w:eastAsia="Calibri" w:hAnsi="Calibri" w:cs="Calibri"/>
            <w:sz w:val="22"/>
            <w:szCs w:val="22"/>
            <w:highlight w:val="green"/>
            <w:shd w:val="clear" w:color="auto" w:fill="FFFF00"/>
            <w:rPrChange w:id="267" w:author="MICHAEL KARMELIUS KRISTIANTOWI" w:date="2018-08-06T06:36:00Z">
              <w:rPr>
                <w:rFonts w:ascii="Calibri" w:eastAsia="Calibri" w:hAnsi="Calibri" w:cs="Calibri"/>
                <w:sz w:val="22"/>
                <w:szCs w:val="22"/>
                <w:shd w:val="clear" w:color="auto" w:fill="FFFF00"/>
              </w:rPr>
            </w:rPrChange>
          </w:rPr>
          <w:t xml:space="preserve">In some instances, it may not be possible to use the full </w:t>
        </w:r>
        <w:proofErr w:type="spellStart"/>
        <w:r w:rsidRPr="00A320B0">
          <w:rPr>
            <w:rFonts w:ascii="Calibri" w:eastAsia="Calibri" w:hAnsi="Calibri" w:cs="Calibri"/>
            <w:sz w:val="22"/>
            <w:szCs w:val="22"/>
            <w:highlight w:val="green"/>
            <w:shd w:val="clear" w:color="auto" w:fill="FFFF00"/>
            <w:rPrChange w:id="268" w:author="MICHAEL KARMELIUS KRISTIANTOWI" w:date="2018-08-06T06:36:00Z">
              <w:rPr>
                <w:rFonts w:ascii="Calibri" w:eastAsia="Calibri" w:hAnsi="Calibri" w:cs="Calibri"/>
                <w:sz w:val="22"/>
                <w:szCs w:val="22"/>
                <w:shd w:val="clear" w:color="auto" w:fill="FFFF00"/>
              </w:rPr>
            </w:rPrChange>
          </w:rPr>
          <w:t>colour</w:t>
        </w:r>
        <w:proofErr w:type="spellEnd"/>
        <w:r w:rsidRPr="00A320B0">
          <w:rPr>
            <w:rFonts w:ascii="Calibri" w:eastAsia="Calibri" w:hAnsi="Calibri" w:cs="Calibri"/>
            <w:sz w:val="22"/>
            <w:szCs w:val="22"/>
            <w:highlight w:val="green"/>
            <w:shd w:val="clear" w:color="auto" w:fill="FFFF00"/>
            <w:rPrChange w:id="269" w:author="MICHAEL KARMELIUS KRISTIANTOWI" w:date="2018-08-06T06:36:00Z">
              <w:rPr>
                <w:rFonts w:ascii="Calibri" w:eastAsia="Calibri" w:hAnsi="Calibri" w:cs="Calibri"/>
                <w:sz w:val="22"/>
                <w:szCs w:val="22"/>
                <w:shd w:val="clear" w:color="auto" w:fill="FFFF00"/>
              </w:rPr>
            </w:rPrChange>
          </w:rPr>
          <w:t xml:space="preserve"> logo</w:t>
        </w:r>
        <w:del w:id="270" w:author="Ass.Prof Supitchaya Khemthong" w:date="2018-08-04T10:40:00Z">
          <w:r w:rsidRPr="00A320B0">
            <w:rPr>
              <w:rFonts w:ascii="Calibri" w:eastAsia="Calibri" w:hAnsi="Calibri" w:cs="Calibri"/>
              <w:sz w:val="22"/>
              <w:szCs w:val="22"/>
              <w:highlight w:val="green"/>
              <w:shd w:val="clear" w:color="auto" w:fill="FFFF00"/>
              <w:rPrChange w:id="271" w:author="MICHAEL KARMELIUS KRISTIANTOWI" w:date="2018-08-06T06:36:00Z">
                <w:rPr>
                  <w:rFonts w:ascii="Calibri" w:eastAsia="Calibri" w:hAnsi="Calibri" w:cs="Calibri"/>
                  <w:sz w:val="22"/>
                  <w:szCs w:val="22"/>
                  <w:shd w:val="clear" w:color="auto" w:fill="FFFF00"/>
                </w:rPr>
              </w:rPrChange>
            </w:rPr>
            <w:delText xml:space="preserve"> and </w:delText>
          </w:r>
        </w:del>
      </w:ins>
      <w:ins w:id="272" w:author="Ass.Prof Supitchaya Khemthong" w:date="2018-08-04T10:40:00Z">
        <w:r w:rsidRPr="00A320B0">
          <w:rPr>
            <w:rFonts w:ascii="Calibri" w:eastAsia="Calibri" w:hAnsi="Calibri" w:cs="Calibri"/>
            <w:sz w:val="22"/>
            <w:szCs w:val="22"/>
            <w:highlight w:val="green"/>
            <w:shd w:val="clear" w:color="auto" w:fill="FFFF00"/>
            <w:rPrChange w:id="273" w:author="MICHAEL KARMELIUS KRISTIANTOWI" w:date="2018-08-06T06:36:00Z">
              <w:rPr>
                <w:rFonts w:ascii="Calibri" w:eastAsia="Calibri" w:hAnsi="Calibri" w:cs="Calibri"/>
                <w:sz w:val="22"/>
                <w:szCs w:val="22"/>
                <w:shd w:val="clear" w:color="auto" w:fill="FFFF00"/>
              </w:rPr>
            </w:rPrChange>
          </w:rPr>
          <w:t>,</w:t>
        </w:r>
        <w:r w:rsidRPr="00A320B0">
          <w:rPr>
            <w:rFonts w:ascii="Calibri" w:eastAsia="Calibri" w:hAnsi="Calibri" w:cs="Calibri"/>
            <w:sz w:val="22"/>
            <w:szCs w:val="22"/>
            <w:highlight w:val="green"/>
            <w:shd w:val="clear" w:color="auto" w:fill="FFFF00"/>
            <w:rPrChange w:id="274" w:author="MICHAEL KARMELIUS KRISTIANTOWI" w:date="2018-08-06T06:36:00Z">
              <w:rPr>
                <w:rFonts w:ascii="Calibri" w:eastAsia="Calibri" w:hAnsi="Calibri" w:cs="Calibri"/>
                <w:sz w:val="22"/>
                <w:szCs w:val="22"/>
                <w:shd w:val="clear" w:color="auto" w:fill="FFFF00"/>
              </w:rPr>
            </w:rPrChange>
          </w:rPr>
          <w:t xml:space="preserve"> the greyscale or B&amp;W version</w:t>
        </w:r>
        <w:r w:rsidRPr="00A320B0">
          <w:rPr>
            <w:rFonts w:ascii="Calibri" w:eastAsia="Calibri" w:hAnsi="Calibri" w:cs="Calibri"/>
            <w:sz w:val="22"/>
            <w:szCs w:val="22"/>
            <w:highlight w:val="green"/>
            <w:shd w:val="clear" w:color="auto" w:fill="FFFF00"/>
            <w:rPrChange w:id="275" w:author="MICHAEL KARMELIUS KRISTIANTOWI" w:date="2018-08-06T06:36:00Z">
              <w:rPr>
                <w:rFonts w:ascii="Calibri" w:eastAsia="Calibri" w:hAnsi="Calibri" w:cs="Calibri"/>
                <w:sz w:val="22"/>
                <w:szCs w:val="22"/>
                <w:shd w:val="clear" w:color="auto" w:fill="FFFF00"/>
              </w:rPr>
            </w:rPrChange>
          </w:rPr>
          <w:t xml:space="preserve"> </w:t>
        </w:r>
      </w:ins>
      <w:ins w:id="276" w:author="arnoldsandjaja@gmail.com" w:date="2018-07-26T12:10:00Z">
        <w:del w:id="277" w:author="Ass.Prof Supitchaya Khemthong" w:date="2018-08-04T10:38:00Z">
          <w:r w:rsidRPr="00A320B0">
            <w:rPr>
              <w:rFonts w:ascii="Calibri" w:eastAsia="Calibri" w:hAnsi="Calibri" w:cs="Calibri"/>
              <w:sz w:val="22"/>
              <w:szCs w:val="22"/>
              <w:highlight w:val="green"/>
              <w:shd w:val="clear" w:color="auto" w:fill="FFFF00"/>
              <w:rPrChange w:id="278" w:author="MICHAEL KARMELIUS KRISTIANTOWI" w:date="2018-08-06T06:36:00Z">
                <w:rPr>
                  <w:rFonts w:ascii="Calibri" w:eastAsia="Calibri" w:hAnsi="Calibri" w:cs="Calibri"/>
                  <w:sz w:val="22"/>
                  <w:szCs w:val="22"/>
                  <w:shd w:val="clear" w:color="auto" w:fill="FFFF00"/>
                </w:rPr>
              </w:rPrChange>
            </w:rPr>
            <w:delText xml:space="preserve">the greyscale or black &amp; white version </w:delText>
          </w:r>
        </w:del>
        <w:r w:rsidRPr="00A320B0">
          <w:rPr>
            <w:rFonts w:ascii="Calibri" w:eastAsia="Calibri" w:hAnsi="Calibri" w:cs="Calibri"/>
            <w:sz w:val="22"/>
            <w:szCs w:val="22"/>
            <w:highlight w:val="green"/>
            <w:shd w:val="clear" w:color="auto" w:fill="FFFF00"/>
            <w:rPrChange w:id="279" w:author="MICHAEL KARMELIUS KRISTIANTOWI" w:date="2018-08-06T06:36:00Z">
              <w:rPr>
                <w:rFonts w:ascii="Calibri" w:eastAsia="Calibri" w:hAnsi="Calibri" w:cs="Calibri"/>
                <w:sz w:val="22"/>
                <w:szCs w:val="22"/>
                <w:shd w:val="clear" w:color="auto" w:fill="FFFF00"/>
              </w:rPr>
            </w:rPrChange>
          </w:rPr>
          <w:t xml:space="preserve">may be </w:t>
        </w:r>
        <w:r w:rsidRPr="00A320B0">
          <w:rPr>
            <w:rFonts w:ascii="Calibri" w:eastAsia="Calibri" w:hAnsi="Calibri" w:cs="Calibri"/>
            <w:sz w:val="22"/>
            <w:szCs w:val="22"/>
            <w:highlight w:val="green"/>
            <w:shd w:val="clear" w:color="auto" w:fill="FFFF00"/>
            <w:rPrChange w:id="280" w:author="MICHAEL KARMELIUS KRISTIANTOWI" w:date="2018-08-06T06:36:00Z">
              <w:rPr>
                <w:rFonts w:ascii="Calibri" w:eastAsia="Calibri" w:hAnsi="Calibri" w:cs="Calibri"/>
                <w:sz w:val="22"/>
                <w:szCs w:val="22"/>
                <w:shd w:val="clear" w:color="auto" w:fill="FFFF00"/>
              </w:rPr>
            </w:rPrChange>
          </w:rPr>
          <w:t>used instead.</w:t>
        </w:r>
      </w:ins>
      <w:ins w:id="281" w:author="Ass.Prof Supitchaya Khemthong" w:date="2018-08-04T10:30:00Z">
        <w:r w:rsidRPr="00A320B0">
          <w:rPr>
            <w:rFonts w:ascii="Calibri" w:eastAsia="Calibri" w:hAnsi="Calibri" w:cs="Calibri"/>
            <w:sz w:val="22"/>
            <w:szCs w:val="22"/>
            <w:highlight w:val="green"/>
            <w:shd w:val="clear" w:color="auto" w:fill="FFFF00"/>
            <w:rPrChange w:id="282" w:author="MICHAEL KARMELIUS KRISTIANTOWI" w:date="2018-08-06T06:36:00Z">
              <w:rPr>
                <w:rFonts w:ascii="Calibri" w:eastAsia="Calibri" w:hAnsi="Calibri" w:cs="Calibri"/>
                <w:sz w:val="22"/>
                <w:szCs w:val="22"/>
                <w:shd w:val="clear" w:color="auto" w:fill="FFFF00"/>
              </w:rPr>
            </w:rPrChange>
          </w:rPr>
          <w:t xml:space="preserve"> The following </w:t>
        </w:r>
        <w:proofErr w:type="spellStart"/>
        <w:r w:rsidRPr="00A320B0">
          <w:rPr>
            <w:rFonts w:ascii="Calibri" w:eastAsia="Calibri" w:hAnsi="Calibri" w:cs="Calibri"/>
            <w:sz w:val="22"/>
            <w:szCs w:val="22"/>
            <w:highlight w:val="green"/>
            <w:shd w:val="clear" w:color="auto" w:fill="FFFF00"/>
            <w:rPrChange w:id="283" w:author="MICHAEL KARMELIUS KRISTIANTOWI" w:date="2018-08-06T06:36:00Z">
              <w:rPr>
                <w:rFonts w:ascii="Calibri" w:eastAsia="Calibri" w:hAnsi="Calibri" w:cs="Calibri"/>
                <w:sz w:val="22"/>
                <w:szCs w:val="22"/>
                <w:shd w:val="clear" w:color="auto" w:fill="FFFF00"/>
              </w:rPr>
            </w:rPrChange>
          </w:rPr>
          <w:t>colour</w:t>
        </w:r>
        <w:proofErr w:type="spellEnd"/>
        <w:r w:rsidRPr="00A320B0">
          <w:rPr>
            <w:rFonts w:ascii="Calibri" w:eastAsia="Calibri" w:hAnsi="Calibri" w:cs="Calibri"/>
            <w:sz w:val="22"/>
            <w:szCs w:val="22"/>
            <w:highlight w:val="green"/>
            <w:shd w:val="clear" w:color="auto" w:fill="FFFF00"/>
            <w:rPrChange w:id="284" w:author="MICHAEL KARMELIUS KRISTIANTOWI" w:date="2018-08-06T06:36:00Z">
              <w:rPr>
                <w:rFonts w:ascii="Calibri" w:eastAsia="Calibri" w:hAnsi="Calibri" w:cs="Calibri"/>
                <w:sz w:val="22"/>
                <w:szCs w:val="22"/>
                <w:shd w:val="clear" w:color="auto" w:fill="FFFF00"/>
              </w:rPr>
            </w:rPrChange>
          </w:rPr>
          <w:t xml:space="preserve"> should be </w:t>
        </w:r>
        <w:proofErr w:type="spellStart"/>
        <w:r w:rsidRPr="00A320B0">
          <w:rPr>
            <w:rFonts w:ascii="Calibri" w:eastAsia="Calibri" w:hAnsi="Calibri" w:cs="Calibri"/>
            <w:sz w:val="22"/>
            <w:szCs w:val="22"/>
            <w:highlight w:val="green"/>
            <w:shd w:val="clear" w:color="auto" w:fill="FFFF00"/>
            <w:rPrChange w:id="285" w:author="MICHAEL KARMELIUS KRISTIANTOWI" w:date="2018-08-06T06:36:00Z">
              <w:rPr>
                <w:rFonts w:ascii="Calibri" w:eastAsia="Calibri" w:hAnsi="Calibri" w:cs="Calibri"/>
                <w:sz w:val="22"/>
                <w:szCs w:val="22"/>
                <w:shd w:val="clear" w:color="auto" w:fill="FFFF00"/>
              </w:rPr>
            </w:rPrChange>
          </w:rPr>
          <w:t>utilised</w:t>
        </w:r>
        <w:proofErr w:type="spellEnd"/>
        <w:r w:rsidRPr="00A320B0">
          <w:rPr>
            <w:rFonts w:ascii="Calibri" w:eastAsia="Calibri" w:hAnsi="Calibri" w:cs="Calibri"/>
            <w:sz w:val="22"/>
            <w:szCs w:val="22"/>
            <w:highlight w:val="green"/>
            <w:shd w:val="clear" w:color="auto" w:fill="FFFF00"/>
            <w:rPrChange w:id="286" w:author="MICHAEL KARMELIUS KRISTIANTOWI" w:date="2018-08-06T06:36:00Z">
              <w:rPr>
                <w:rFonts w:ascii="Calibri" w:eastAsia="Calibri" w:hAnsi="Calibri" w:cs="Calibri"/>
                <w:sz w:val="22"/>
                <w:szCs w:val="22"/>
                <w:shd w:val="clear" w:color="auto" w:fill="FFFF00"/>
              </w:rPr>
            </w:rPrChange>
          </w:rPr>
          <w:t xml:space="preserve"> with the </w:t>
        </w:r>
        <w:r w:rsidRPr="00A320B0">
          <w:rPr>
            <w:rFonts w:ascii="Calibri" w:eastAsia="Calibri" w:hAnsi="Calibri" w:cs="Calibri"/>
            <w:sz w:val="22"/>
            <w:szCs w:val="22"/>
            <w:highlight w:val="green"/>
            <w:shd w:val="clear" w:color="auto" w:fill="FFFF00"/>
            <w:rPrChange w:id="287" w:author="MICHAEL KARMELIUS KRISTIANTOWI" w:date="2018-08-06T06:36:00Z">
              <w:rPr>
                <w:rFonts w:ascii="Calibri" w:eastAsia="Calibri" w:hAnsi="Calibri" w:cs="Calibri"/>
                <w:sz w:val="22"/>
                <w:szCs w:val="22"/>
                <w:shd w:val="clear" w:color="auto" w:fill="FFFF00"/>
              </w:rPr>
            </w:rPrChange>
          </w:rPr>
          <w:t>greyscale or B&amp;W</w:t>
        </w:r>
        <w:r w:rsidRPr="00A320B0">
          <w:rPr>
            <w:rFonts w:ascii="Calibri" w:eastAsia="Calibri" w:hAnsi="Calibri" w:cs="Calibri"/>
            <w:sz w:val="22"/>
            <w:szCs w:val="22"/>
            <w:highlight w:val="green"/>
            <w:shd w:val="clear" w:color="auto" w:fill="FFFF00"/>
            <w:rPrChange w:id="288" w:author="MICHAEL KARMELIUS KRISTIANTOWI" w:date="2018-08-06T06:36:00Z">
              <w:rPr>
                <w:rFonts w:ascii="Calibri" w:eastAsia="Calibri" w:hAnsi="Calibri" w:cs="Calibri"/>
                <w:sz w:val="22"/>
                <w:szCs w:val="22"/>
                <w:shd w:val="clear" w:color="auto" w:fill="FFFF00"/>
              </w:rPr>
            </w:rPrChange>
          </w:rPr>
          <w:t xml:space="preserve"> logo.</w:t>
        </w:r>
      </w:ins>
      <w:ins w:id="289" w:author="arnoldsandjaja@gmail.com" w:date="2411-12-31T23:59:00Z">
        <w:del w:id="290" w:author="Ass.Prof Supitchaya Khemthong" w:date="2018-08-04T10:21:00Z">
          <w:r w:rsidRPr="00A320B0">
            <w:rPr>
              <w:rFonts w:ascii="Calibri" w:eastAsia="Calibri" w:hAnsi="Calibri" w:cs="Calibri"/>
              <w:sz w:val="22"/>
              <w:szCs w:val="22"/>
              <w:highlight w:val="green"/>
              <w:shd w:val="clear" w:color="auto" w:fill="FFFF00"/>
              <w:rPrChange w:id="291" w:author="MICHAEL KARMELIUS KRISTIANTOWI" w:date="2018-08-06T06:36:00Z">
                <w:rPr>
                  <w:rFonts w:ascii="Calibri" w:eastAsia="Calibri" w:hAnsi="Calibri" w:cs="Calibri"/>
                  <w:sz w:val="22"/>
                  <w:szCs w:val="22"/>
                  <w:shd w:val="clear" w:color="auto" w:fill="FFFF00"/>
                </w:rPr>
              </w:rPrChange>
            </w:rPr>
            <w:delText xml:space="preserve"> </w:delText>
          </w:r>
        </w:del>
      </w:ins>
    </w:p>
    <w:p w14:paraId="248E68A1" w14:textId="77777777" w:rsidR="0077187A" w:rsidRPr="00A320B0" w:rsidRDefault="000838F4">
      <w:pPr>
        <w:spacing w:line="240" w:lineRule="auto"/>
        <w:rPr>
          <w:del w:id="292" w:author="arnoldsandjaja@gmail.com" w:date="2018-07-24T21:18:00Z"/>
          <w:rFonts w:ascii="Calibri" w:eastAsia="Calibri" w:hAnsi="Calibri" w:cs="Calibri"/>
          <w:sz w:val="22"/>
          <w:szCs w:val="22"/>
          <w:highlight w:val="green"/>
          <w:shd w:val="clear" w:color="auto" w:fill="FFFF00"/>
          <w:rPrChange w:id="293" w:author="MICHAEL KARMELIUS KRISTIANTOWI" w:date="2018-08-06T06:36:00Z">
            <w:rPr>
              <w:del w:id="294" w:author="arnoldsandjaja@gmail.com" w:date="2018-07-24T21:18:00Z"/>
              <w:rFonts w:ascii="Calibri" w:eastAsia="Calibri" w:hAnsi="Calibri" w:cs="Calibri"/>
              <w:sz w:val="22"/>
              <w:szCs w:val="22"/>
              <w:shd w:val="clear" w:color="auto" w:fill="FFFF00"/>
            </w:rPr>
          </w:rPrChange>
        </w:rPr>
      </w:pPr>
      <w:del w:id="295" w:author="arnoldsandjaja@gmail.com" w:date="2018-07-24T21:18:00Z">
        <w:r w:rsidRPr="00A320B0">
          <w:rPr>
            <w:rFonts w:ascii="Calibri" w:eastAsia="Calibri" w:hAnsi="Calibri" w:cs="Calibri"/>
            <w:sz w:val="22"/>
            <w:szCs w:val="22"/>
            <w:highlight w:val="green"/>
            <w:shd w:val="clear" w:color="auto" w:fill="FFFF00"/>
            <w:rPrChange w:id="296" w:author="MICHAEL KARMELIUS KRISTIANTOWI" w:date="2018-08-06T06:36:00Z">
              <w:rPr>
                <w:rFonts w:ascii="Calibri" w:eastAsia="Calibri" w:hAnsi="Calibri" w:cs="Calibri"/>
                <w:sz w:val="22"/>
                <w:szCs w:val="22"/>
                <w:shd w:val="clear" w:color="auto" w:fill="FFFF00"/>
              </w:rPr>
            </w:rPrChange>
          </w:rPr>
          <w:delText>The following colours are our secondary colours which should be utilised for specific site communication (in conjunction with primary brand colour).</w:delText>
        </w:r>
      </w:del>
    </w:p>
    <w:p w14:paraId="0650BC30" w14:textId="77777777" w:rsidR="0077187A" w:rsidRPr="00A320B0" w:rsidRDefault="000838F4">
      <w:pPr>
        <w:spacing w:after="0" w:line="240" w:lineRule="auto"/>
        <w:rPr>
          <w:ins w:id="297" w:author="arnoldsandjaja@gmail.com" w:date="2018-07-26T12:15:00Z"/>
          <w:rFonts w:ascii="Calibri" w:eastAsia="Calibri" w:hAnsi="Calibri" w:cs="Calibri"/>
          <w:color w:val="FF0000"/>
          <w:sz w:val="22"/>
          <w:szCs w:val="22"/>
          <w:highlight w:val="green"/>
          <w:u w:color="FF0000"/>
          <w:rPrChange w:id="298" w:author="MICHAEL KARMELIUS KRISTIANTOWI" w:date="2018-08-06T06:36:00Z">
            <w:rPr>
              <w:ins w:id="299" w:author="arnoldsandjaja@gmail.com" w:date="2018-07-26T12:15:00Z"/>
              <w:rFonts w:ascii="Calibri" w:eastAsia="Calibri" w:hAnsi="Calibri" w:cs="Calibri"/>
              <w:color w:val="FF0000"/>
              <w:sz w:val="22"/>
              <w:szCs w:val="22"/>
              <w:u w:color="FF0000"/>
            </w:rPr>
          </w:rPrChange>
        </w:rPr>
      </w:pPr>
      <w:ins w:id="300" w:author="Ass.Prof Supitchaya Khemthong" w:date="2018-08-04T10:22:00Z">
        <w:r w:rsidRPr="00A320B0">
          <w:rPr>
            <w:rFonts w:ascii="Calibri" w:eastAsia="Calibri" w:hAnsi="Calibri" w:cs="Calibri"/>
            <w:color w:val="FF0000"/>
            <w:sz w:val="22"/>
            <w:szCs w:val="22"/>
            <w:highlight w:val="green"/>
            <w:u w:color="FF0000"/>
            <w:shd w:val="clear" w:color="auto" w:fill="FFFF00"/>
            <w:rPrChange w:id="301" w:author="MICHAEL KARMELIUS KRISTIANTOWI" w:date="2018-08-06T06:36:00Z">
              <w:rPr>
                <w:rFonts w:ascii="Calibri" w:eastAsia="Calibri" w:hAnsi="Calibri" w:cs="Calibri"/>
                <w:color w:val="FF0000"/>
                <w:sz w:val="22"/>
                <w:szCs w:val="22"/>
                <w:u w:color="FF0000"/>
                <w:shd w:val="clear" w:color="auto" w:fill="FFFF00"/>
              </w:rPr>
            </w:rPrChange>
          </w:rPr>
          <w:t xml:space="preserve">Select </w:t>
        </w:r>
        <w:r w:rsidRPr="00A320B0">
          <w:rPr>
            <w:rFonts w:ascii="Calibri" w:eastAsia="Calibri" w:hAnsi="Calibri" w:cs="Calibri"/>
            <w:b/>
            <w:bCs/>
            <w:color w:val="FF0000"/>
            <w:sz w:val="22"/>
            <w:szCs w:val="22"/>
            <w:highlight w:val="green"/>
            <w:u w:color="FF0000"/>
            <w:shd w:val="clear" w:color="auto" w:fill="FFFF00"/>
            <w:rPrChange w:id="302" w:author="MICHAEL KARMELIUS KRISTIANTOWI" w:date="2018-08-06T06:36:00Z">
              <w:rPr>
                <w:rFonts w:ascii="Calibri" w:eastAsia="Calibri" w:hAnsi="Calibri" w:cs="Calibri"/>
                <w:b/>
                <w:bCs/>
                <w:color w:val="FF0000"/>
                <w:sz w:val="22"/>
                <w:szCs w:val="22"/>
                <w:u w:color="FF0000"/>
                <w:shd w:val="clear" w:color="auto" w:fill="FFFF00"/>
              </w:rPr>
            </w:rPrChange>
          </w:rPr>
          <w:t xml:space="preserve">1 </w:t>
        </w:r>
        <w:proofErr w:type="spellStart"/>
        <w:r w:rsidRPr="00A320B0">
          <w:rPr>
            <w:rFonts w:ascii="Calibri" w:eastAsia="Calibri" w:hAnsi="Calibri" w:cs="Calibri"/>
            <w:b/>
            <w:bCs/>
            <w:color w:val="FF0000"/>
            <w:sz w:val="22"/>
            <w:szCs w:val="22"/>
            <w:highlight w:val="green"/>
            <w:u w:color="FF0000"/>
            <w:shd w:val="clear" w:color="auto" w:fill="FFFF00"/>
            <w:rPrChange w:id="303" w:author="MICHAEL KARMELIUS KRISTIANTOWI" w:date="2018-08-06T06:36:00Z">
              <w:rPr>
                <w:rFonts w:ascii="Calibri" w:eastAsia="Calibri" w:hAnsi="Calibri" w:cs="Calibri"/>
                <w:b/>
                <w:bCs/>
                <w:color w:val="FF0000"/>
                <w:sz w:val="22"/>
                <w:szCs w:val="22"/>
                <w:u w:color="FF0000"/>
                <w:shd w:val="clear" w:color="auto" w:fill="FFFF00"/>
              </w:rPr>
            </w:rPrChange>
          </w:rPr>
          <w:t>colour</w:t>
        </w:r>
        <w:proofErr w:type="spellEnd"/>
        <w:r w:rsidRPr="00A320B0">
          <w:rPr>
            <w:rFonts w:ascii="Calibri" w:eastAsia="Calibri" w:hAnsi="Calibri" w:cs="Calibri"/>
            <w:color w:val="FF0000"/>
            <w:sz w:val="22"/>
            <w:szCs w:val="22"/>
            <w:highlight w:val="green"/>
            <w:u w:color="FF0000"/>
            <w:shd w:val="clear" w:color="auto" w:fill="FFFF00"/>
            <w:rPrChange w:id="304" w:author="MICHAEL KARMELIUS KRISTIANTOWI" w:date="2018-08-06T06:36:00Z">
              <w:rPr>
                <w:rFonts w:ascii="Calibri" w:eastAsia="Calibri" w:hAnsi="Calibri" w:cs="Calibri"/>
                <w:color w:val="FF0000"/>
                <w:sz w:val="22"/>
                <w:szCs w:val="22"/>
                <w:u w:color="FF0000"/>
                <w:shd w:val="clear" w:color="auto" w:fill="FFFF00"/>
              </w:rPr>
            </w:rPrChange>
          </w:rPr>
          <w:t xml:space="preserve"> that compatible with</w:t>
        </w:r>
        <w:r w:rsidRPr="00A320B0">
          <w:rPr>
            <w:rFonts w:ascii="Calibri" w:eastAsia="Calibri" w:hAnsi="Calibri" w:cs="Calibri"/>
            <w:sz w:val="22"/>
            <w:szCs w:val="22"/>
            <w:highlight w:val="green"/>
            <w:shd w:val="clear" w:color="auto" w:fill="FFFF00"/>
            <w:rPrChange w:id="305" w:author="MICHAEL KARMELIUS KRISTIANTOWI" w:date="2018-08-06T06:36:00Z">
              <w:rPr>
                <w:rFonts w:ascii="Calibri" w:eastAsia="Calibri" w:hAnsi="Calibri" w:cs="Calibri"/>
                <w:sz w:val="22"/>
                <w:szCs w:val="22"/>
                <w:shd w:val="clear" w:color="auto" w:fill="FFFF00"/>
              </w:rPr>
            </w:rPrChange>
          </w:rPr>
          <w:t xml:space="preserve"> </w:t>
        </w:r>
        <w:r w:rsidRPr="00A320B0">
          <w:rPr>
            <w:rFonts w:ascii="Calibri" w:eastAsia="Calibri" w:hAnsi="Calibri" w:cs="Calibri"/>
            <w:color w:val="FF0000"/>
            <w:sz w:val="22"/>
            <w:szCs w:val="22"/>
            <w:highlight w:val="green"/>
            <w:u w:color="FF0000"/>
            <w:shd w:val="clear" w:color="auto" w:fill="FFFF00"/>
            <w:rPrChange w:id="306" w:author="MICHAEL KARMELIUS KRISTIANTOWI" w:date="2018-08-06T06:36:00Z">
              <w:rPr>
                <w:rFonts w:ascii="Calibri" w:eastAsia="Calibri" w:hAnsi="Calibri" w:cs="Calibri"/>
                <w:color w:val="FF0000"/>
                <w:sz w:val="22"/>
                <w:szCs w:val="22"/>
                <w:u w:color="FF0000"/>
                <w:shd w:val="clear" w:color="auto" w:fill="FFFF00"/>
              </w:rPr>
            </w:rPrChange>
          </w:rPr>
          <w:t>greyscale or B&amp;W logo, including CMYK &amp; PMS</w:t>
        </w:r>
        <w:r w:rsidRPr="00A320B0">
          <w:rPr>
            <w:rFonts w:ascii="Calibri" w:eastAsia="Calibri" w:hAnsi="Calibri" w:cs="Calibri"/>
            <w:b/>
            <w:bCs/>
            <w:color w:val="FF0000"/>
            <w:sz w:val="22"/>
            <w:szCs w:val="22"/>
            <w:highlight w:val="green"/>
            <w:u w:color="FF0000"/>
            <w:shd w:val="clear" w:color="auto" w:fill="FFFF00"/>
            <w:rPrChange w:id="307" w:author="MICHAEL KARMELIUS KRISTIANTOWI" w:date="2018-08-06T06:36:00Z">
              <w:rPr>
                <w:rFonts w:ascii="Calibri" w:eastAsia="Calibri" w:hAnsi="Calibri" w:cs="Calibri"/>
                <w:b/>
                <w:bCs/>
                <w:color w:val="FF0000"/>
                <w:sz w:val="22"/>
                <w:szCs w:val="22"/>
                <w:u w:color="FF0000"/>
                <w:shd w:val="clear" w:color="auto" w:fill="FFFF00"/>
              </w:rPr>
            </w:rPrChange>
          </w:rPr>
          <w:t xml:space="preserve"> specifications </w:t>
        </w:r>
        <w:r w:rsidRPr="00A320B0">
          <w:rPr>
            <w:rFonts w:ascii="Calibri" w:eastAsia="Calibri" w:hAnsi="Calibri" w:cs="Calibri"/>
            <w:color w:val="FF0000"/>
            <w:sz w:val="22"/>
            <w:szCs w:val="22"/>
            <w:highlight w:val="green"/>
            <w:u w:color="FF0000"/>
            <w:shd w:val="clear" w:color="auto" w:fill="FFFF00"/>
            <w:rPrChange w:id="308" w:author="MICHAEL KARMELIUS KRISTIANTOWI" w:date="2018-08-06T06:36:00Z">
              <w:rPr>
                <w:rFonts w:ascii="Calibri" w:eastAsia="Calibri" w:hAnsi="Calibri" w:cs="Calibri"/>
                <w:color w:val="FF0000"/>
                <w:sz w:val="22"/>
                <w:szCs w:val="22"/>
                <w:u w:color="FF0000"/>
                <w:shd w:val="clear" w:color="auto" w:fill="FFFF00"/>
              </w:rPr>
            </w:rPrChange>
          </w:rPr>
          <w:t>(should NOT have deci</w:t>
        </w:r>
        <w:bookmarkStart w:id="309" w:name="_GoBack"/>
        <w:bookmarkEnd w:id="309"/>
        <w:r w:rsidRPr="00A320B0">
          <w:rPr>
            <w:rFonts w:ascii="Calibri" w:eastAsia="Calibri" w:hAnsi="Calibri" w:cs="Calibri"/>
            <w:color w:val="FF0000"/>
            <w:sz w:val="22"/>
            <w:szCs w:val="22"/>
            <w:highlight w:val="green"/>
            <w:u w:color="FF0000"/>
            <w:shd w:val="clear" w:color="auto" w:fill="FFFF00"/>
            <w:rPrChange w:id="310" w:author="MICHAEL KARMELIUS KRISTIANTOWI" w:date="2018-08-06T06:36:00Z">
              <w:rPr>
                <w:rFonts w:ascii="Calibri" w:eastAsia="Calibri" w:hAnsi="Calibri" w:cs="Calibri"/>
                <w:color w:val="FF0000"/>
                <w:sz w:val="22"/>
                <w:szCs w:val="22"/>
                <w:u w:color="FF0000"/>
                <w:shd w:val="clear" w:color="auto" w:fill="FFFF00"/>
              </w:rPr>
            </w:rPrChange>
          </w:rPr>
          <w:t>mals)</w:t>
        </w:r>
        <w:r w:rsidRPr="00A320B0">
          <w:rPr>
            <w:rFonts w:ascii="Calibri" w:eastAsia="Calibri" w:hAnsi="Calibri" w:cs="Calibri"/>
            <w:color w:val="FF0000"/>
            <w:sz w:val="22"/>
            <w:szCs w:val="22"/>
            <w:highlight w:val="green"/>
            <w:u w:color="FF0000"/>
            <w:rPrChange w:id="311" w:author="MICHAEL KARMELIUS KRISTIANTOWI" w:date="2018-08-06T06:36:00Z">
              <w:rPr>
                <w:rFonts w:ascii="Calibri" w:eastAsia="Calibri" w:hAnsi="Calibri" w:cs="Calibri"/>
                <w:color w:val="FF0000"/>
                <w:sz w:val="22"/>
                <w:szCs w:val="22"/>
                <w:u w:color="FF0000"/>
              </w:rPr>
            </w:rPrChange>
          </w:rPr>
          <w:t xml:space="preserve"> </w:t>
        </w:r>
        <w:del w:id="312" w:author="Prasit Klongnguluerm" w:date="2411-12-31T23:59:00Z">
          <w:r w:rsidRPr="00A320B0">
            <w:rPr>
              <w:rFonts w:ascii="Tahoma" w:hAnsi="Tahoma"/>
              <w:color w:val="FF0000"/>
              <w:sz w:val="22"/>
              <w:szCs w:val="22"/>
              <w:highlight w:val="green"/>
              <w:u w:color="FF0000"/>
              <w:rtl/>
              <w:lang w:val="ar-SA"/>
              <w:rPrChange w:id="313" w:author="MICHAEL KARMELIUS KRISTIANTOWI" w:date="2018-08-06T06:36:00Z">
                <w:rPr>
                  <w:rFonts w:ascii="Tahoma" w:hAnsi="Tahoma"/>
                  <w:color w:val="FF0000"/>
                  <w:sz w:val="22"/>
                  <w:szCs w:val="22"/>
                  <w:u w:color="FF0000"/>
                  <w:rtl/>
                  <w:lang w:val="ar-SA"/>
                </w:rPr>
              </w:rPrChange>
            </w:rPr>
            <w:delText xml:space="preserve">อันนี้ยอมประนีประนอมให้เอาไว้ใช้กรณีพิมพ์ </w:delText>
          </w:r>
          <w:r w:rsidRPr="00A320B0">
            <w:rPr>
              <w:rFonts w:ascii="Calibri" w:eastAsia="Calibri" w:hAnsi="Calibri" w:cs="Calibri"/>
              <w:color w:val="FF0000"/>
              <w:sz w:val="22"/>
              <w:szCs w:val="22"/>
              <w:highlight w:val="green"/>
              <w:u w:color="FF0000"/>
              <w:rPrChange w:id="314" w:author="MICHAEL KARMELIUS KRISTIANTOWI" w:date="2018-08-06T06:36:00Z">
                <w:rPr>
                  <w:rFonts w:ascii="Calibri" w:eastAsia="Calibri" w:hAnsi="Calibri" w:cs="Calibri"/>
                  <w:color w:val="FF0000"/>
                  <w:sz w:val="22"/>
                  <w:szCs w:val="22"/>
                  <w:u w:color="FF0000"/>
                </w:rPr>
              </w:rPrChange>
            </w:rPr>
            <w:delText xml:space="preserve">2 </w:delText>
          </w:r>
          <w:r w:rsidRPr="00A320B0">
            <w:rPr>
              <w:rFonts w:ascii="Tahoma" w:hAnsi="Tahoma"/>
              <w:color w:val="FF0000"/>
              <w:sz w:val="22"/>
              <w:szCs w:val="22"/>
              <w:highlight w:val="green"/>
              <w:u w:color="FF0000"/>
              <w:rtl/>
              <w:lang w:val="ar-SA"/>
              <w:rPrChange w:id="315" w:author="MICHAEL KARMELIUS KRISTIANTOWI" w:date="2018-08-06T06:36:00Z">
                <w:rPr>
                  <w:rFonts w:ascii="Tahoma" w:hAnsi="Tahoma"/>
                  <w:color w:val="FF0000"/>
                  <w:sz w:val="22"/>
                  <w:szCs w:val="22"/>
                  <w:u w:color="FF0000"/>
                  <w:rtl/>
                  <w:lang w:val="ar-SA"/>
                </w:rPr>
              </w:rPrChange>
            </w:rPr>
            <w:delText>สี</w:delText>
          </w:r>
          <w:r w:rsidRPr="00A320B0">
            <w:rPr>
              <w:rFonts w:ascii="Calibri" w:eastAsia="Calibri" w:hAnsi="Calibri" w:cs="Calibri"/>
              <w:color w:val="FF0000"/>
              <w:sz w:val="22"/>
              <w:szCs w:val="22"/>
              <w:highlight w:val="green"/>
              <w:u w:color="FF0000"/>
              <w:rPrChange w:id="316" w:author="MICHAEL KARMELIUS KRISTIANTOWI" w:date="2018-08-06T06:36:00Z">
                <w:rPr>
                  <w:rFonts w:ascii="Calibri" w:eastAsia="Calibri" w:hAnsi="Calibri" w:cs="Calibri"/>
                  <w:color w:val="FF0000"/>
                  <w:sz w:val="22"/>
                  <w:szCs w:val="22"/>
                  <w:u w:color="FF0000"/>
                </w:rPr>
              </w:rPrChange>
            </w:rPr>
            <w:delText xml:space="preserve"> </w:delText>
          </w:r>
          <w:r w:rsidRPr="00A320B0">
            <w:rPr>
              <w:rFonts w:ascii="Tahoma" w:hAnsi="Tahoma"/>
              <w:color w:val="FF0000"/>
              <w:sz w:val="22"/>
              <w:szCs w:val="22"/>
              <w:highlight w:val="green"/>
              <w:u w:color="FF0000"/>
              <w:rtl/>
              <w:lang w:val="ar-SA"/>
              <w:rPrChange w:id="317" w:author="MICHAEL KARMELIUS KRISTIANTOWI" w:date="2018-08-06T06:36:00Z">
                <w:rPr>
                  <w:rFonts w:ascii="Tahoma" w:hAnsi="Tahoma"/>
                  <w:color w:val="FF0000"/>
                  <w:sz w:val="22"/>
                  <w:szCs w:val="22"/>
                  <w:u w:color="FF0000"/>
                  <w:rtl/>
                  <w:lang w:val="ar-SA"/>
                </w:rPr>
              </w:rPrChange>
            </w:rPr>
            <w:delText xml:space="preserve">เลยไม่ตรงตาม </w:delText>
          </w:r>
          <w:r w:rsidRPr="00A320B0">
            <w:rPr>
              <w:rFonts w:ascii="Calibri" w:eastAsia="Calibri" w:hAnsi="Calibri" w:cs="Calibri"/>
              <w:color w:val="FF0000"/>
              <w:sz w:val="22"/>
              <w:szCs w:val="22"/>
              <w:highlight w:val="green"/>
              <w:u w:color="FF0000"/>
              <w:rPrChange w:id="318" w:author="MICHAEL KARMELIUS KRISTIANTOWI" w:date="2018-08-06T06:36:00Z">
                <w:rPr>
                  <w:rFonts w:ascii="Calibri" w:eastAsia="Calibri" w:hAnsi="Calibri" w:cs="Calibri"/>
                  <w:color w:val="FF0000"/>
                  <w:sz w:val="22"/>
                  <w:szCs w:val="22"/>
                  <w:u w:color="FF0000"/>
                </w:rPr>
              </w:rPrChange>
            </w:rPr>
            <w:delText xml:space="preserve">WSC </w:delText>
          </w:r>
          <w:r w:rsidRPr="00A320B0">
            <w:rPr>
              <w:rFonts w:ascii="Tahoma" w:hAnsi="Tahoma"/>
              <w:color w:val="FF0000"/>
              <w:sz w:val="22"/>
              <w:szCs w:val="22"/>
              <w:highlight w:val="green"/>
              <w:u w:color="FF0000"/>
              <w:rtl/>
              <w:lang w:val="ar-SA"/>
              <w:rPrChange w:id="319" w:author="MICHAEL KARMELIUS KRISTIANTOWI" w:date="2018-08-06T06:36:00Z">
                <w:rPr>
                  <w:rFonts w:ascii="Tahoma" w:hAnsi="Tahoma"/>
                  <w:color w:val="FF0000"/>
                  <w:sz w:val="22"/>
                  <w:szCs w:val="22"/>
                  <w:u w:color="FF0000"/>
                  <w:rtl/>
                  <w:lang w:val="ar-SA"/>
                </w:rPr>
              </w:rPrChange>
            </w:rPr>
            <w:delText>นะคะ ของเดิมใช้</w:delText>
          </w:r>
          <w:r w:rsidRPr="00A320B0">
            <w:rPr>
              <w:rFonts w:ascii="Calibri" w:eastAsia="Calibri" w:hAnsi="Calibri" w:cs="Calibri"/>
              <w:color w:val="FF0000"/>
              <w:sz w:val="22"/>
              <w:szCs w:val="22"/>
              <w:highlight w:val="green"/>
              <w:u w:color="FF0000"/>
              <w:rPrChange w:id="320" w:author="MICHAEL KARMELIUS KRISTIANTOWI" w:date="2018-08-06T06:36:00Z">
                <w:rPr>
                  <w:rFonts w:ascii="Calibri" w:eastAsia="Calibri" w:hAnsi="Calibri" w:cs="Calibri"/>
                  <w:color w:val="FF0000"/>
                  <w:sz w:val="22"/>
                  <w:szCs w:val="22"/>
                  <w:u w:color="FF0000"/>
                </w:rPr>
              </w:rPrChange>
            </w:rPr>
            <w:delText xml:space="preserve"> 2 </w:delText>
          </w:r>
          <w:r w:rsidRPr="00A320B0">
            <w:rPr>
              <w:rFonts w:ascii="Tahoma" w:hAnsi="Tahoma"/>
              <w:color w:val="FF0000"/>
              <w:sz w:val="22"/>
              <w:szCs w:val="22"/>
              <w:highlight w:val="green"/>
              <w:u w:color="FF0000"/>
              <w:rtl/>
              <w:lang w:val="ar-SA"/>
              <w:rPrChange w:id="321" w:author="MICHAEL KARMELIUS KRISTIANTOWI" w:date="2018-08-06T06:36:00Z">
                <w:rPr>
                  <w:rFonts w:ascii="Tahoma" w:hAnsi="Tahoma"/>
                  <w:color w:val="FF0000"/>
                  <w:sz w:val="22"/>
                  <w:szCs w:val="22"/>
                  <w:u w:color="FF0000"/>
                  <w:rtl/>
                  <w:lang w:val="ar-SA"/>
                </w:rPr>
              </w:rPrChange>
            </w:rPr>
            <w:delText>สี</w:delText>
          </w:r>
          <w:r w:rsidRPr="00A320B0">
            <w:rPr>
              <w:rFonts w:ascii="Calibri" w:eastAsia="Calibri" w:hAnsi="Calibri" w:cs="Calibri"/>
              <w:color w:val="FF0000"/>
              <w:sz w:val="22"/>
              <w:szCs w:val="22"/>
              <w:highlight w:val="green"/>
              <w:u w:color="FF0000"/>
              <w:rPrChange w:id="322" w:author="MICHAEL KARMELIUS KRISTIANTOWI" w:date="2018-08-06T06:36:00Z">
                <w:rPr>
                  <w:rFonts w:ascii="Calibri" w:eastAsia="Calibri" w:hAnsi="Calibri" w:cs="Calibri"/>
                  <w:color w:val="FF0000"/>
                  <w:sz w:val="22"/>
                  <w:szCs w:val="22"/>
                  <w:u w:color="FF0000"/>
                </w:rPr>
              </w:rPrChange>
            </w:rPr>
            <w:delText xml:space="preserve"> secondary </w:delText>
          </w:r>
          <w:r w:rsidRPr="00A320B0">
            <w:rPr>
              <w:rFonts w:ascii="Tahoma" w:hAnsi="Tahoma"/>
              <w:color w:val="FF0000"/>
              <w:sz w:val="22"/>
              <w:szCs w:val="22"/>
              <w:highlight w:val="green"/>
              <w:u w:color="FF0000"/>
              <w:rtl/>
              <w:lang w:val="ar-SA"/>
              <w:rPrChange w:id="323" w:author="MICHAEL KARMELIUS KRISTIANTOWI" w:date="2018-08-06T06:36:00Z">
                <w:rPr>
                  <w:rFonts w:ascii="Tahoma" w:hAnsi="Tahoma"/>
                  <w:color w:val="FF0000"/>
                  <w:sz w:val="22"/>
                  <w:szCs w:val="22"/>
                  <w:u w:color="FF0000"/>
                  <w:rtl/>
                  <w:lang w:val="ar-SA"/>
                </w:rPr>
              </w:rPrChange>
            </w:rPr>
            <w:delText>เพื่อสื่อสาร กลุ่มวัด กับกลุ่ม</w:delText>
          </w:r>
          <w:r w:rsidRPr="00A320B0">
            <w:rPr>
              <w:rFonts w:ascii="Calibri" w:eastAsia="Calibri" w:hAnsi="Calibri" w:cs="Calibri"/>
              <w:color w:val="FF0000"/>
              <w:sz w:val="22"/>
              <w:szCs w:val="22"/>
              <w:highlight w:val="green"/>
              <w:u w:color="FF0000"/>
              <w:rPrChange w:id="324" w:author="MICHAEL KARMELIUS KRISTIANTOWI" w:date="2018-08-06T06:36:00Z">
                <w:rPr>
                  <w:rFonts w:ascii="Calibri" w:eastAsia="Calibri" w:hAnsi="Calibri" w:cs="Calibri"/>
                  <w:color w:val="FF0000"/>
                  <w:sz w:val="22"/>
                  <w:szCs w:val="22"/>
                  <w:u w:color="FF0000"/>
                </w:rPr>
              </w:rPrChange>
            </w:rPr>
            <w:delText xml:space="preserve"> Art &amp; Culture Centres </w:delText>
          </w:r>
          <w:r w:rsidRPr="00A320B0">
            <w:rPr>
              <w:rFonts w:ascii="Calibri" w:eastAsia="Calibri" w:hAnsi="Calibri" w:cs="Calibri"/>
              <w:color w:val="FF0000"/>
              <w:sz w:val="22"/>
              <w:szCs w:val="22"/>
              <w:highlight w:val="green"/>
              <w:u w:color="FF0000"/>
              <w:rPrChange w:id="325" w:author="MICHAEL KARMELIUS KRISTIANTOWI" w:date="2018-08-06T06:36:00Z">
                <w:rPr>
                  <w:rFonts w:ascii="Calibri" w:eastAsia="Calibri" w:hAnsi="Calibri" w:cs="Calibri"/>
                  <w:color w:val="FF0000"/>
                  <w:sz w:val="22"/>
                  <w:szCs w:val="22"/>
                  <w:u w:color="FF0000"/>
                </w:rPr>
              </w:rPrChange>
            </w:rPr>
            <w:delText>/ Art Galleries</w:delText>
          </w:r>
        </w:del>
      </w:ins>
      <w:ins w:id="326" w:author="arnoldsandjaja@gmail.com" w:date="2018-07-26T12:15:00Z">
        <w:del w:id="327" w:author="Ass.Prof Supitchaya Khemthong" w:date="2018-08-04T10:22:00Z">
          <w:r w:rsidRPr="00A320B0">
            <w:rPr>
              <w:rFonts w:ascii="Calibri" w:eastAsia="Calibri" w:hAnsi="Calibri" w:cs="Calibri"/>
              <w:color w:val="FF0000"/>
              <w:sz w:val="22"/>
              <w:szCs w:val="22"/>
              <w:highlight w:val="green"/>
              <w:u w:color="FF0000"/>
              <w:rPrChange w:id="328" w:author="MICHAEL KARMELIUS KRISTIANTOWI" w:date="2018-08-06T06:36:00Z">
                <w:rPr>
                  <w:rFonts w:ascii="Calibri" w:eastAsia="Calibri" w:hAnsi="Calibri" w:cs="Calibri"/>
                  <w:color w:val="FF0000"/>
                  <w:sz w:val="22"/>
                  <w:szCs w:val="22"/>
                  <w:u w:color="FF0000"/>
                </w:rPr>
              </w:rPrChange>
            </w:rPr>
            <w:delText xml:space="preserve">Select </w:delText>
          </w:r>
          <w:r w:rsidRPr="00A320B0">
            <w:rPr>
              <w:rFonts w:ascii="Calibri" w:eastAsia="Calibri" w:hAnsi="Calibri" w:cs="Calibri"/>
              <w:b/>
              <w:bCs/>
              <w:color w:val="FF0000"/>
              <w:sz w:val="22"/>
              <w:szCs w:val="22"/>
              <w:highlight w:val="green"/>
              <w:u w:color="FF0000"/>
              <w:rPrChange w:id="329" w:author="MICHAEL KARMELIUS KRISTIANTOWI" w:date="2018-08-06T06:36:00Z">
                <w:rPr>
                  <w:rFonts w:ascii="Calibri" w:eastAsia="Calibri" w:hAnsi="Calibri" w:cs="Calibri"/>
                  <w:b/>
                  <w:bCs/>
                  <w:color w:val="FF0000"/>
                  <w:sz w:val="22"/>
                  <w:szCs w:val="22"/>
                  <w:u w:color="FF0000"/>
                </w:rPr>
              </w:rPrChange>
            </w:rPr>
            <w:delText>core colours</w:delText>
          </w:r>
          <w:r w:rsidRPr="00A320B0">
            <w:rPr>
              <w:rFonts w:ascii="Calibri" w:eastAsia="Calibri" w:hAnsi="Calibri" w:cs="Calibri"/>
              <w:color w:val="FF0000"/>
              <w:sz w:val="22"/>
              <w:szCs w:val="22"/>
              <w:highlight w:val="green"/>
              <w:u w:color="FF0000"/>
              <w:rPrChange w:id="330" w:author="MICHAEL KARMELIUS KRISTIANTOWI" w:date="2018-08-06T06:36:00Z">
                <w:rPr>
                  <w:rFonts w:ascii="Calibri" w:eastAsia="Calibri" w:hAnsi="Calibri" w:cs="Calibri"/>
                  <w:color w:val="FF0000"/>
                  <w:sz w:val="22"/>
                  <w:szCs w:val="22"/>
                  <w:u w:color="FF0000"/>
                </w:rPr>
              </w:rPrChange>
            </w:rPr>
            <w:delText xml:space="preserve"> for the Greyscale/BW logo specifications</w:delText>
          </w:r>
        </w:del>
      </w:ins>
    </w:p>
    <w:p w14:paraId="62502CCA" w14:textId="77777777" w:rsidR="0077187A" w:rsidRPr="00A320B0" w:rsidRDefault="000838F4">
      <w:pPr>
        <w:rPr>
          <w:del w:id="331" w:author="arnoldsandjaja@gmail.com" w:date="2018-07-26T12:15:00Z"/>
          <w:rFonts w:ascii="Calibri" w:eastAsia="Calibri" w:hAnsi="Calibri" w:cs="Calibri"/>
          <w:color w:val="FF0000"/>
          <w:sz w:val="22"/>
          <w:szCs w:val="22"/>
          <w:highlight w:val="green"/>
          <w:u w:color="FF0000"/>
          <w:rPrChange w:id="332" w:author="MICHAEL KARMELIUS KRISTIANTOWI" w:date="2018-08-06T06:36:00Z">
            <w:rPr>
              <w:del w:id="333" w:author="arnoldsandjaja@gmail.com" w:date="2018-07-26T12:15:00Z"/>
              <w:rFonts w:ascii="Calibri" w:eastAsia="Calibri" w:hAnsi="Calibri" w:cs="Calibri"/>
              <w:color w:val="FF0000"/>
              <w:sz w:val="22"/>
              <w:szCs w:val="22"/>
              <w:u w:color="FF0000"/>
            </w:rPr>
          </w:rPrChange>
        </w:rPr>
      </w:pPr>
      <w:del w:id="334" w:author="arnoldsandjaja@gmail.com" w:date="2018-07-26T12:15:00Z">
        <w:r w:rsidRPr="00A320B0">
          <w:rPr>
            <w:rFonts w:ascii="Calibri" w:eastAsia="Calibri" w:hAnsi="Calibri" w:cs="Calibri"/>
            <w:color w:val="FF0000"/>
            <w:sz w:val="22"/>
            <w:szCs w:val="22"/>
            <w:highlight w:val="green"/>
            <w:u w:color="FF0000"/>
            <w:rPrChange w:id="335" w:author="MICHAEL KARMELIUS KRISTIANTOWI" w:date="2018-08-06T06:36:00Z">
              <w:rPr>
                <w:rFonts w:ascii="Calibri" w:eastAsia="Calibri" w:hAnsi="Calibri" w:cs="Calibri"/>
                <w:color w:val="FF0000"/>
                <w:sz w:val="22"/>
                <w:szCs w:val="22"/>
                <w:u w:color="FF0000"/>
              </w:rPr>
            </w:rPrChange>
          </w:rPr>
          <w:delText xml:space="preserve">Select </w:delText>
        </w:r>
        <w:r w:rsidRPr="00A320B0">
          <w:rPr>
            <w:rFonts w:ascii="Calibri" w:eastAsia="Calibri" w:hAnsi="Calibri" w:cs="Calibri"/>
            <w:b/>
            <w:bCs/>
            <w:color w:val="FF0000"/>
            <w:sz w:val="22"/>
            <w:szCs w:val="22"/>
            <w:highlight w:val="green"/>
            <w:u w:color="FF0000"/>
            <w:rPrChange w:id="336" w:author="MICHAEL KARMELIUS KRISTIANTOWI" w:date="2018-08-06T06:36:00Z">
              <w:rPr>
                <w:rFonts w:ascii="Calibri" w:eastAsia="Calibri" w:hAnsi="Calibri" w:cs="Calibri"/>
                <w:b/>
                <w:bCs/>
                <w:color w:val="FF0000"/>
                <w:sz w:val="22"/>
                <w:szCs w:val="22"/>
                <w:u w:color="FF0000"/>
              </w:rPr>
            </w:rPrChange>
          </w:rPr>
          <w:delText>1 - 2 secondary colour/s</w:delText>
        </w:r>
        <w:r w:rsidRPr="00A320B0">
          <w:rPr>
            <w:rFonts w:ascii="Calibri" w:eastAsia="Calibri" w:hAnsi="Calibri" w:cs="Calibri"/>
            <w:color w:val="FF0000"/>
            <w:sz w:val="22"/>
            <w:szCs w:val="22"/>
            <w:highlight w:val="green"/>
            <w:u w:color="FF0000"/>
            <w:rPrChange w:id="337" w:author="MICHAEL KARMELIUS KRISTIANTOWI" w:date="2018-08-06T06:36:00Z">
              <w:rPr>
                <w:rFonts w:ascii="Calibri" w:eastAsia="Calibri" w:hAnsi="Calibri" w:cs="Calibri"/>
                <w:color w:val="FF0000"/>
                <w:sz w:val="22"/>
                <w:szCs w:val="22"/>
                <w:u w:color="FF0000"/>
              </w:rPr>
            </w:rPrChange>
          </w:rPr>
          <w:delText xml:space="preserve"> for each of the following site sections and include the CMYK &amp; PMS specifications</w:delText>
        </w:r>
      </w:del>
    </w:p>
    <w:p w14:paraId="38D339CB" w14:textId="77777777" w:rsidR="0077187A" w:rsidRPr="00A320B0" w:rsidRDefault="000838F4">
      <w:pPr>
        <w:numPr>
          <w:ilvl w:val="0"/>
          <w:numId w:val="6"/>
        </w:numPr>
        <w:rPr>
          <w:rFonts w:ascii="Calibri" w:eastAsia="Calibri" w:hAnsi="Calibri" w:cs="Calibri"/>
          <w:sz w:val="22"/>
          <w:szCs w:val="22"/>
          <w:highlight w:val="green"/>
          <w:rPrChange w:id="338" w:author="MICHAEL KARMELIUS KRISTIANTOWI" w:date="2018-08-06T06:36:00Z">
            <w:rPr>
              <w:rFonts w:ascii="Calibri" w:eastAsia="Calibri" w:hAnsi="Calibri" w:cs="Calibri"/>
              <w:sz w:val="22"/>
              <w:szCs w:val="22"/>
            </w:rPr>
          </w:rPrChange>
        </w:rPr>
      </w:pPr>
      <w:del w:id="339" w:author="arnoldsandjaja@gmail.com" w:date="2018-07-26T12:15:00Z">
        <w:r w:rsidRPr="00A320B0">
          <w:rPr>
            <w:rFonts w:ascii="Calibri" w:eastAsia="Calibri" w:hAnsi="Calibri" w:cs="Calibri"/>
            <w:sz w:val="22"/>
            <w:szCs w:val="22"/>
            <w:highlight w:val="green"/>
            <w:rPrChange w:id="340" w:author="MICHAEL KARMELIUS KRISTIANTOWI" w:date="2018-08-06T06:36:00Z">
              <w:rPr>
                <w:rFonts w:ascii="Calibri" w:eastAsia="Calibri" w:hAnsi="Calibri" w:cs="Calibri"/>
                <w:sz w:val="22"/>
                <w:szCs w:val="22"/>
              </w:rPr>
            </w:rPrChange>
          </w:rPr>
          <w:delText>Temples</w:delText>
        </w:r>
      </w:del>
    </w:p>
    <w:p w14:paraId="1A5CF69E" w14:textId="77777777" w:rsidR="0077187A" w:rsidRDefault="000838F4">
      <w:pPr>
        <w:numPr>
          <w:ilvl w:val="0"/>
          <w:numId w:val="6"/>
        </w:numPr>
        <w:rPr>
          <w:rFonts w:ascii="Calibri" w:eastAsia="Calibri" w:hAnsi="Calibri" w:cs="Calibri"/>
          <w:sz w:val="22"/>
          <w:szCs w:val="22"/>
        </w:rPr>
      </w:pPr>
      <w:del w:id="341" w:author="arnoldsandjaja@gmail.com" w:date="2018-07-26T12:15:00Z">
        <w:r>
          <w:rPr>
            <w:rFonts w:ascii="Calibri" w:eastAsia="Calibri" w:hAnsi="Calibri" w:cs="Calibri"/>
            <w:sz w:val="22"/>
            <w:szCs w:val="22"/>
          </w:rPr>
          <w:delText>Art &amp; Culture Centres / Art Galleries</w:delText>
        </w:r>
      </w:del>
    </w:p>
    <w:p w14:paraId="7B6DC504" w14:textId="77777777" w:rsidR="0077187A" w:rsidRDefault="000838F4">
      <w:pPr>
        <w:pStyle w:val="Heading12ptRed"/>
        <w:spacing w:before="360"/>
        <w:rPr>
          <w:rFonts w:ascii="Calibri" w:eastAsia="Calibri" w:hAnsi="Calibri" w:cs="Calibri"/>
          <w:sz w:val="22"/>
          <w:szCs w:val="22"/>
        </w:rPr>
      </w:pPr>
      <w:r>
        <w:rPr>
          <w:rFonts w:ascii="Calibri" w:eastAsia="Calibri" w:hAnsi="Calibri" w:cs="Calibri"/>
          <w:sz w:val="22"/>
          <w:szCs w:val="22"/>
        </w:rPr>
        <w:t xml:space="preserve">Pages 8 - 9 — The </w:t>
      </w:r>
      <w:r>
        <w:rPr>
          <w:rFonts w:ascii="Calibri" w:eastAsia="Calibri" w:hAnsi="Calibri" w:cs="Calibri"/>
          <w:sz w:val="22"/>
          <w:szCs w:val="22"/>
        </w:rPr>
        <w:t>Fonts</w:t>
      </w:r>
    </w:p>
    <w:p w14:paraId="3D2C1E71" w14:textId="77777777" w:rsidR="0077187A" w:rsidRDefault="000838F4">
      <w:pPr>
        <w:pStyle w:val="13Headerspacebefore"/>
        <w:spacing w:line="240" w:lineRule="auto"/>
        <w:rPr>
          <w:rFonts w:ascii="Calibri" w:eastAsia="Calibri" w:hAnsi="Calibri" w:cs="Calibri"/>
          <w:b/>
          <w:bCs/>
          <w:sz w:val="22"/>
          <w:szCs w:val="22"/>
        </w:rPr>
      </w:pPr>
      <w:r>
        <w:rPr>
          <w:rFonts w:ascii="Calibri" w:eastAsia="Calibri" w:hAnsi="Calibri" w:cs="Calibri"/>
          <w:b/>
          <w:bCs/>
          <w:sz w:val="22"/>
          <w:szCs w:val="22"/>
        </w:rPr>
        <w:t>T</w:t>
      </w:r>
      <w:ins w:id="342" w:author="Ass.Prof Supitchaya Khemthong" w:date="2018-08-04T10:48:00Z">
        <w:r>
          <w:rPr>
            <w:rFonts w:ascii="Calibri" w:eastAsia="Calibri" w:hAnsi="Calibri" w:cs="Calibri"/>
            <w:b/>
            <w:bCs/>
            <w:sz w:val="22"/>
            <w:szCs w:val="22"/>
          </w:rPr>
          <w:t>HE</w:t>
        </w:r>
      </w:ins>
      <w:del w:id="343" w:author="Ass.Prof Supitchaya Khemthong" w:date="2018-08-04T10:48:00Z">
        <w:r>
          <w:rPr>
            <w:rFonts w:ascii="Calibri" w:eastAsia="Calibri" w:hAnsi="Calibri" w:cs="Calibri"/>
            <w:b/>
            <w:bCs/>
            <w:sz w:val="22"/>
            <w:szCs w:val="22"/>
          </w:rPr>
          <w:delText>he</w:delText>
        </w:r>
      </w:del>
      <w:r>
        <w:rPr>
          <w:rFonts w:ascii="Calibri" w:eastAsia="Calibri" w:hAnsi="Calibri" w:cs="Calibri"/>
          <w:b/>
          <w:bCs/>
          <w:sz w:val="22"/>
          <w:szCs w:val="22"/>
        </w:rPr>
        <w:t xml:space="preserve"> F</w:t>
      </w:r>
      <w:ins w:id="344" w:author="Ass.Prof Supitchaya Khemthong" w:date="2018-08-04T10:48:00Z">
        <w:r>
          <w:rPr>
            <w:rFonts w:ascii="Calibri" w:eastAsia="Calibri" w:hAnsi="Calibri" w:cs="Calibri"/>
            <w:b/>
            <w:bCs/>
            <w:sz w:val="22"/>
            <w:szCs w:val="22"/>
          </w:rPr>
          <w:t>ONTS</w:t>
        </w:r>
      </w:ins>
      <w:del w:id="345" w:author="Ass.Prof Supitchaya Khemthong" w:date="2018-08-04T10:48:00Z">
        <w:r>
          <w:rPr>
            <w:rFonts w:ascii="Calibri" w:eastAsia="Calibri" w:hAnsi="Calibri" w:cs="Calibri"/>
            <w:b/>
            <w:bCs/>
            <w:sz w:val="22"/>
            <w:szCs w:val="22"/>
          </w:rPr>
          <w:delText>onts</w:delText>
        </w:r>
      </w:del>
    </w:p>
    <w:p w14:paraId="6098B5C8" w14:textId="77777777" w:rsidR="0077187A" w:rsidRDefault="000838F4">
      <w:pPr>
        <w:rPr>
          <w:rFonts w:ascii="Calibri" w:eastAsia="Calibri" w:hAnsi="Calibri" w:cs="Calibri"/>
          <w:sz w:val="22"/>
          <w:szCs w:val="22"/>
        </w:rPr>
      </w:pPr>
      <w:r>
        <w:rPr>
          <w:rFonts w:ascii="Calibri" w:eastAsia="Calibri" w:hAnsi="Calibri" w:cs="Calibri"/>
          <w:sz w:val="22"/>
          <w:szCs w:val="22"/>
        </w:rPr>
        <w:t xml:space="preserve">Bangkok Art Biennale 2018 </w:t>
      </w:r>
      <w:proofErr w:type="spellStart"/>
      <w:r>
        <w:rPr>
          <w:rFonts w:ascii="Calibri" w:eastAsia="Calibri" w:hAnsi="Calibri" w:cs="Calibri"/>
          <w:sz w:val="22"/>
          <w:szCs w:val="22"/>
        </w:rPr>
        <w:t>utilise</w:t>
      </w:r>
      <w:proofErr w:type="spellEnd"/>
      <w:r>
        <w:rPr>
          <w:rFonts w:ascii="Calibri" w:eastAsia="Calibri" w:hAnsi="Calibri" w:cs="Calibri"/>
          <w:sz w:val="22"/>
          <w:szCs w:val="22"/>
        </w:rPr>
        <w:t xml:space="preserve"> a Primary and Secondary Font for all designs, they are:</w:t>
      </w:r>
    </w:p>
    <w:p w14:paraId="5D82A69A" w14:textId="77777777" w:rsidR="0077187A" w:rsidRDefault="000838F4">
      <w:pPr>
        <w:rPr>
          <w:rFonts w:ascii="Calibri" w:eastAsia="Calibri" w:hAnsi="Calibri" w:cs="Calibri"/>
          <w:color w:val="FF0000"/>
          <w:sz w:val="22"/>
          <w:szCs w:val="22"/>
          <w:u w:color="FF0000"/>
        </w:rPr>
      </w:pPr>
      <w:r>
        <w:rPr>
          <w:rFonts w:ascii="Calibri" w:eastAsia="Calibri" w:hAnsi="Calibri" w:cs="Calibri"/>
          <w:color w:val="FF0000"/>
          <w:sz w:val="22"/>
          <w:szCs w:val="22"/>
          <w:u w:color="FF0000"/>
        </w:rPr>
        <w:t xml:space="preserve">Select your Primary and Secondary Fonts </w:t>
      </w:r>
    </w:p>
    <w:p w14:paraId="783E3FD4" w14:textId="77777777" w:rsidR="0077187A" w:rsidRDefault="000838F4">
      <w:pPr>
        <w:pStyle w:val="11pt4ptspacebefore"/>
        <w:spacing w:before="200" w:line="240" w:lineRule="auto"/>
        <w:rPr>
          <w:rFonts w:ascii="Calibri" w:eastAsia="Calibri" w:hAnsi="Calibri" w:cs="Calibri"/>
          <w:b/>
          <w:bCs/>
        </w:rPr>
      </w:pPr>
      <w:r>
        <w:rPr>
          <w:rFonts w:ascii="Calibri" w:eastAsia="Calibri" w:hAnsi="Calibri" w:cs="Calibri"/>
          <w:b/>
          <w:bCs/>
        </w:rPr>
        <w:t xml:space="preserve">Primary Font </w:t>
      </w:r>
    </w:p>
    <w:p w14:paraId="072398B6" w14:textId="77777777" w:rsidR="0077187A" w:rsidRDefault="000838F4">
      <w:pPr>
        <w:rPr>
          <w:rFonts w:ascii="Calibri" w:eastAsia="Calibri" w:hAnsi="Calibri" w:cs="Calibri"/>
          <w:color w:val="FF0000"/>
          <w:sz w:val="22"/>
          <w:szCs w:val="22"/>
          <w:u w:color="FF0000"/>
        </w:rPr>
      </w:pPr>
      <w:r>
        <w:rPr>
          <w:rFonts w:ascii="Calibri" w:eastAsia="Calibri" w:hAnsi="Calibri" w:cs="Calibri"/>
          <w:color w:val="FF0000"/>
          <w:sz w:val="22"/>
          <w:szCs w:val="22"/>
          <w:u w:color="FF0000"/>
        </w:rPr>
        <w:t xml:space="preserve">Include Font Name and Style </w:t>
      </w:r>
    </w:p>
    <w:p w14:paraId="7BA638C8" w14:textId="77777777" w:rsidR="0077187A" w:rsidRDefault="000838F4">
      <w:pPr>
        <w:rPr>
          <w:rFonts w:ascii="Calibri" w:eastAsia="Calibri" w:hAnsi="Calibri" w:cs="Calibri"/>
          <w:sz w:val="22"/>
          <w:szCs w:val="22"/>
        </w:rPr>
      </w:pPr>
      <w:r>
        <w:rPr>
          <w:rFonts w:ascii="Calibri" w:eastAsia="Calibri" w:hAnsi="Calibri" w:cs="Calibri"/>
          <w:sz w:val="22"/>
          <w:szCs w:val="22"/>
        </w:rPr>
        <w:t xml:space="preserve">Aa Bb Cc </w:t>
      </w:r>
      <w:proofErr w:type="spellStart"/>
      <w:r>
        <w:rPr>
          <w:rFonts w:ascii="Calibri" w:eastAsia="Calibri" w:hAnsi="Calibri" w:cs="Calibri"/>
          <w:sz w:val="22"/>
          <w:szCs w:val="22"/>
        </w:rPr>
        <w:t>Dd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Ff</w:t>
      </w:r>
      <w:proofErr w:type="spellEnd"/>
      <w:r>
        <w:rPr>
          <w:rFonts w:ascii="Calibri" w:eastAsia="Calibri" w:hAnsi="Calibri" w:cs="Calibri"/>
          <w:sz w:val="22"/>
          <w:szCs w:val="22"/>
        </w:rPr>
        <w:t xml:space="preserve"> Gg </w:t>
      </w:r>
      <w:proofErr w:type="spellStart"/>
      <w:r>
        <w:rPr>
          <w:rFonts w:ascii="Calibri" w:eastAsia="Calibri" w:hAnsi="Calibri" w:cs="Calibri"/>
          <w:sz w:val="22"/>
          <w:szCs w:val="22"/>
        </w:rPr>
        <w:t>Hh</w:t>
      </w:r>
      <w:proofErr w:type="spellEnd"/>
      <w:r>
        <w:rPr>
          <w:rFonts w:ascii="Calibri" w:eastAsia="Calibri" w:hAnsi="Calibri" w:cs="Calibri"/>
          <w:sz w:val="22"/>
          <w:szCs w:val="22"/>
        </w:rPr>
        <w:t xml:space="preserve"> Ii </w:t>
      </w:r>
      <w:proofErr w:type="spellStart"/>
      <w:r>
        <w:rPr>
          <w:rFonts w:ascii="Calibri" w:eastAsia="Calibri" w:hAnsi="Calibri" w:cs="Calibri"/>
          <w:sz w:val="22"/>
          <w:szCs w:val="22"/>
        </w:rPr>
        <w:t>Jj</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Ll</w:t>
      </w:r>
      <w:proofErr w:type="spellEnd"/>
      <w:r>
        <w:rPr>
          <w:rFonts w:ascii="Calibri" w:eastAsia="Calibri" w:hAnsi="Calibri" w:cs="Calibri"/>
          <w:sz w:val="22"/>
          <w:szCs w:val="22"/>
        </w:rPr>
        <w:t xml:space="preserve"> Mm </w:t>
      </w:r>
      <w:proofErr w:type="spellStart"/>
      <w:r>
        <w:rPr>
          <w:rFonts w:ascii="Calibri" w:eastAsia="Calibri" w:hAnsi="Calibri" w:cs="Calibri"/>
          <w:sz w:val="22"/>
          <w:szCs w:val="22"/>
        </w:rPr>
        <w:t>Nn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Oo</w:t>
      </w:r>
      <w:proofErr w:type="spellEnd"/>
      <w:r>
        <w:rPr>
          <w:rFonts w:ascii="Calibri" w:eastAsia="Calibri" w:hAnsi="Calibri" w:cs="Calibri"/>
          <w:sz w:val="22"/>
          <w:szCs w:val="22"/>
        </w:rPr>
        <w:t xml:space="preserve"> Pp </w:t>
      </w:r>
      <w:proofErr w:type="spellStart"/>
      <w:r>
        <w:rPr>
          <w:rFonts w:ascii="Calibri" w:eastAsia="Calibri" w:hAnsi="Calibri" w:cs="Calibri"/>
          <w:sz w:val="22"/>
          <w:szCs w:val="22"/>
        </w:rPr>
        <w:t>Qq</w:t>
      </w:r>
      <w:proofErr w:type="spellEnd"/>
      <w:r>
        <w:rPr>
          <w:rFonts w:ascii="Calibri" w:eastAsia="Calibri" w:hAnsi="Calibri" w:cs="Calibri"/>
          <w:sz w:val="22"/>
          <w:szCs w:val="22"/>
        </w:rPr>
        <w:t xml:space="preserve"> Rr </w:t>
      </w:r>
      <w:proofErr w:type="spellStart"/>
      <w:r>
        <w:rPr>
          <w:rFonts w:ascii="Calibri" w:eastAsia="Calibri" w:hAnsi="Calibri" w:cs="Calibri"/>
          <w:sz w:val="22"/>
          <w:szCs w:val="22"/>
        </w:rPr>
        <w:t>Ss</w:t>
      </w:r>
      <w:proofErr w:type="spellEnd"/>
      <w:r>
        <w:rPr>
          <w:rFonts w:ascii="Calibri" w:eastAsia="Calibri" w:hAnsi="Calibri" w:cs="Calibri"/>
          <w:sz w:val="22"/>
          <w:szCs w:val="22"/>
        </w:rPr>
        <w:t xml:space="preserve"> Tt </w:t>
      </w:r>
      <w:proofErr w:type="spellStart"/>
      <w:r>
        <w:rPr>
          <w:rFonts w:ascii="Calibri" w:eastAsia="Calibri" w:hAnsi="Calibri" w:cs="Calibri"/>
          <w:sz w:val="22"/>
          <w:szCs w:val="22"/>
        </w:rPr>
        <w:t>Uu</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Vv</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Ww</w:t>
      </w:r>
      <w:proofErr w:type="spellEnd"/>
      <w:r>
        <w:rPr>
          <w:rFonts w:ascii="Calibri" w:eastAsia="Calibri" w:hAnsi="Calibri" w:cs="Calibri"/>
          <w:sz w:val="22"/>
          <w:szCs w:val="22"/>
        </w:rPr>
        <w:t xml:space="preserve"> Xx </w:t>
      </w:r>
      <w:proofErr w:type="spellStart"/>
      <w:r>
        <w:rPr>
          <w:rFonts w:ascii="Calibri" w:eastAsia="Calibri" w:hAnsi="Calibri" w:cs="Calibri"/>
          <w:sz w:val="22"/>
          <w:szCs w:val="22"/>
        </w:rPr>
        <w:t>Yy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Zz</w:t>
      </w:r>
      <w:proofErr w:type="spellEnd"/>
    </w:p>
    <w:p w14:paraId="32DD597A" w14:textId="77777777" w:rsidR="0077187A" w:rsidRDefault="000838F4">
      <w:pPr>
        <w:rPr>
          <w:rFonts w:ascii="Calibri" w:eastAsia="Calibri" w:hAnsi="Calibri" w:cs="Calibri"/>
          <w:sz w:val="22"/>
          <w:szCs w:val="22"/>
        </w:rPr>
      </w:pPr>
      <w:r>
        <w:rPr>
          <w:rFonts w:ascii="Calibri" w:eastAsia="Calibri" w:hAnsi="Calibri" w:cs="Calibri"/>
          <w:sz w:val="22"/>
          <w:szCs w:val="22"/>
        </w:rPr>
        <w:t>1234567890</w:t>
      </w:r>
    </w:p>
    <w:p w14:paraId="70BE6ADE" w14:textId="77777777" w:rsidR="0077187A" w:rsidRDefault="000838F4">
      <w:pPr>
        <w:pStyle w:val="11pt4ptspacebefore"/>
        <w:spacing w:before="200" w:line="240" w:lineRule="auto"/>
        <w:rPr>
          <w:rFonts w:ascii="Calibri" w:eastAsia="Calibri" w:hAnsi="Calibri" w:cs="Calibri"/>
          <w:b/>
          <w:bCs/>
        </w:rPr>
      </w:pPr>
      <w:r>
        <w:rPr>
          <w:rFonts w:ascii="Calibri" w:eastAsia="Calibri" w:hAnsi="Calibri" w:cs="Calibri"/>
          <w:b/>
          <w:bCs/>
        </w:rPr>
        <w:t xml:space="preserve">Secondary Font </w:t>
      </w:r>
    </w:p>
    <w:p w14:paraId="5416C6C6" w14:textId="77777777" w:rsidR="0077187A" w:rsidRDefault="000838F4">
      <w:pPr>
        <w:rPr>
          <w:rFonts w:ascii="Calibri" w:eastAsia="Calibri" w:hAnsi="Calibri" w:cs="Calibri"/>
          <w:color w:val="FF0000"/>
          <w:sz w:val="22"/>
          <w:szCs w:val="22"/>
          <w:u w:color="FF0000"/>
        </w:rPr>
      </w:pPr>
      <w:r>
        <w:rPr>
          <w:rFonts w:ascii="Calibri" w:eastAsia="Calibri" w:hAnsi="Calibri" w:cs="Calibri"/>
          <w:color w:val="FF0000"/>
          <w:sz w:val="22"/>
          <w:szCs w:val="22"/>
          <w:u w:color="FF0000"/>
        </w:rPr>
        <w:t>Include Font Name and Style</w:t>
      </w:r>
    </w:p>
    <w:p w14:paraId="08D48B26" w14:textId="77777777" w:rsidR="0077187A" w:rsidRDefault="000838F4">
      <w:pPr>
        <w:rPr>
          <w:rFonts w:ascii="Calibri" w:eastAsia="Calibri" w:hAnsi="Calibri" w:cs="Calibri"/>
          <w:sz w:val="22"/>
          <w:szCs w:val="22"/>
        </w:rPr>
      </w:pPr>
      <w:r>
        <w:rPr>
          <w:rFonts w:ascii="Calibri" w:eastAsia="Calibri" w:hAnsi="Calibri" w:cs="Calibri"/>
          <w:sz w:val="22"/>
          <w:szCs w:val="22"/>
        </w:rPr>
        <w:t xml:space="preserve">Aa Bb Cc </w:t>
      </w:r>
      <w:proofErr w:type="spellStart"/>
      <w:r>
        <w:rPr>
          <w:rFonts w:ascii="Calibri" w:eastAsia="Calibri" w:hAnsi="Calibri" w:cs="Calibri"/>
          <w:sz w:val="22"/>
          <w:szCs w:val="22"/>
        </w:rPr>
        <w:t>Dd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Ff</w:t>
      </w:r>
      <w:proofErr w:type="spellEnd"/>
      <w:r>
        <w:rPr>
          <w:rFonts w:ascii="Calibri" w:eastAsia="Calibri" w:hAnsi="Calibri" w:cs="Calibri"/>
          <w:sz w:val="22"/>
          <w:szCs w:val="22"/>
        </w:rPr>
        <w:t xml:space="preserve"> Gg </w:t>
      </w:r>
      <w:proofErr w:type="spellStart"/>
      <w:r>
        <w:rPr>
          <w:rFonts w:ascii="Calibri" w:eastAsia="Calibri" w:hAnsi="Calibri" w:cs="Calibri"/>
          <w:sz w:val="22"/>
          <w:szCs w:val="22"/>
        </w:rPr>
        <w:t>Hh</w:t>
      </w:r>
      <w:proofErr w:type="spellEnd"/>
      <w:r>
        <w:rPr>
          <w:rFonts w:ascii="Calibri" w:eastAsia="Calibri" w:hAnsi="Calibri" w:cs="Calibri"/>
          <w:sz w:val="22"/>
          <w:szCs w:val="22"/>
        </w:rPr>
        <w:t xml:space="preserve"> Ii </w:t>
      </w:r>
      <w:proofErr w:type="spellStart"/>
      <w:r>
        <w:rPr>
          <w:rFonts w:ascii="Calibri" w:eastAsia="Calibri" w:hAnsi="Calibri" w:cs="Calibri"/>
          <w:sz w:val="22"/>
          <w:szCs w:val="22"/>
        </w:rPr>
        <w:t>Jj</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Ll</w:t>
      </w:r>
      <w:proofErr w:type="spellEnd"/>
      <w:r>
        <w:rPr>
          <w:rFonts w:ascii="Calibri" w:eastAsia="Calibri" w:hAnsi="Calibri" w:cs="Calibri"/>
          <w:sz w:val="22"/>
          <w:szCs w:val="22"/>
        </w:rPr>
        <w:t xml:space="preserve"> Mm </w:t>
      </w:r>
      <w:proofErr w:type="spellStart"/>
      <w:r>
        <w:rPr>
          <w:rFonts w:ascii="Calibri" w:eastAsia="Calibri" w:hAnsi="Calibri" w:cs="Calibri"/>
          <w:sz w:val="22"/>
          <w:szCs w:val="22"/>
        </w:rPr>
        <w:t>Nn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Oo</w:t>
      </w:r>
      <w:proofErr w:type="spellEnd"/>
      <w:r>
        <w:rPr>
          <w:rFonts w:ascii="Calibri" w:eastAsia="Calibri" w:hAnsi="Calibri" w:cs="Calibri"/>
          <w:sz w:val="22"/>
          <w:szCs w:val="22"/>
        </w:rPr>
        <w:t xml:space="preserve"> Pp </w:t>
      </w:r>
      <w:proofErr w:type="spellStart"/>
      <w:r>
        <w:rPr>
          <w:rFonts w:ascii="Calibri" w:eastAsia="Calibri" w:hAnsi="Calibri" w:cs="Calibri"/>
          <w:sz w:val="22"/>
          <w:szCs w:val="22"/>
        </w:rPr>
        <w:t>Qq</w:t>
      </w:r>
      <w:proofErr w:type="spellEnd"/>
      <w:r>
        <w:rPr>
          <w:rFonts w:ascii="Calibri" w:eastAsia="Calibri" w:hAnsi="Calibri" w:cs="Calibri"/>
          <w:sz w:val="22"/>
          <w:szCs w:val="22"/>
        </w:rPr>
        <w:t xml:space="preserve"> Rr </w:t>
      </w:r>
      <w:proofErr w:type="spellStart"/>
      <w:r>
        <w:rPr>
          <w:rFonts w:ascii="Calibri" w:eastAsia="Calibri" w:hAnsi="Calibri" w:cs="Calibri"/>
          <w:sz w:val="22"/>
          <w:szCs w:val="22"/>
        </w:rPr>
        <w:t>Ss</w:t>
      </w:r>
      <w:proofErr w:type="spellEnd"/>
      <w:r>
        <w:rPr>
          <w:rFonts w:ascii="Calibri" w:eastAsia="Calibri" w:hAnsi="Calibri" w:cs="Calibri"/>
          <w:sz w:val="22"/>
          <w:szCs w:val="22"/>
        </w:rPr>
        <w:t xml:space="preserve"> Tt </w:t>
      </w:r>
      <w:proofErr w:type="spellStart"/>
      <w:r>
        <w:rPr>
          <w:rFonts w:ascii="Calibri" w:eastAsia="Calibri" w:hAnsi="Calibri" w:cs="Calibri"/>
          <w:sz w:val="22"/>
          <w:szCs w:val="22"/>
        </w:rPr>
        <w:t>Uu</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Vv</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Ww</w:t>
      </w:r>
      <w:proofErr w:type="spellEnd"/>
      <w:r>
        <w:rPr>
          <w:rFonts w:ascii="Calibri" w:eastAsia="Calibri" w:hAnsi="Calibri" w:cs="Calibri"/>
          <w:sz w:val="22"/>
          <w:szCs w:val="22"/>
        </w:rPr>
        <w:t xml:space="preserve"> Xx </w:t>
      </w:r>
      <w:proofErr w:type="spellStart"/>
      <w:r>
        <w:rPr>
          <w:rFonts w:ascii="Calibri" w:eastAsia="Calibri" w:hAnsi="Calibri" w:cs="Calibri"/>
          <w:sz w:val="22"/>
          <w:szCs w:val="22"/>
        </w:rPr>
        <w:t>Yy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Zz</w:t>
      </w:r>
      <w:proofErr w:type="spellEnd"/>
    </w:p>
    <w:p w14:paraId="5CEAF5E3" w14:textId="77777777" w:rsidR="0077187A" w:rsidRDefault="000838F4">
      <w:pPr>
        <w:rPr>
          <w:rFonts w:ascii="Calibri" w:eastAsia="Calibri" w:hAnsi="Calibri" w:cs="Calibri"/>
          <w:sz w:val="22"/>
          <w:szCs w:val="22"/>
        </w:rPr>
      </w:pPr>
      <w:r>
        <w:rPr>
          <w:rFonts w:ascii="Calibri" w:eastAsia="Calibri" w:hAnsi="Calibri" w:cs="Calibri"/>
          <w:sz w:val="22"/>
          <w:szCs w:val="22"/>
        </w:rPr>
        <w:t>1234567890</w:t>
      </w:r>
    </w:p>
    <w:p w14:paraId="3CE7F170" w14:textId="77777777" w:rsidR="0077187A" w:rsidRDefault="000838F4">
      <w:pPr>
        <w:pStyle w:val="11pt4ptspacebefore"/>
        <w:spacing w:before="200" w:line="240" w:lineRule="auto"/>
        <w:rPr>
          <w:rFonts w:ascii="Calibri" w:eastAsia="Calibri" w:hAnsi="Calibri" w:cs="Calibri"/>
          <w:b/>
          <w:bCs/>
        </w:rPr>
      </w:pPr>
      <w:r>
        <w:rPr>
          <w:rFonts w:ascii="Calibri" w:eastAsia="Calibri" w:hAnsi="Calibri" w:cs="Calibri"/>
          <w:b/>
          <w:bCs/>
        </w:rPr>
        <w:t xml:space="preserve">Type Hierarchy </w:t>
      </w:r>
    </w:p>
    <w:p w14:paraId="292625B6" w14:textId="77777777" w:rsidR="0077187A" w:rsidRDefault="000838F4">
      <w:pPr>
        <w:spacing w:line="240" w:lineRule="auto"/>
        <w:rPr>
          <w:rFonts w:ascii="Calibri" w:eastAsia="Calibri" w:hAnsi="Calibri" w:cs="Calibri"/>
          <w:sz w:val="22"/>
          <w:szCs w:val="22"/>
        </w:rPr>
      </w:pPr>
      <w:r>
        <w:rPr>
          <w:rFonts w:ascii="Calibri" w:eastAsia="Calibri" w:hAnsi="Calibri" w:cs="Calibri"/>
          <w:sz w:val="22"/>
          <w:szCs w:val="22"/>
        </w:rPr>
        <w:t>Use the following type hierarchy as a guide for layout designs. Adhering to th</w:t>
      </w:r>
      <w:r>
        <w:rPr>
          <w:rFonts w:ascii="Calibri" w:eastAsia="Calibri" w:hAnsi="Calibri" w:cs="Calibri"/>
          <w:sz w:val="22"/>
          <w:szCs w:val="22"/>
        </w:rPr>
        <w:t>ese styles will ensure a consistent style throughout communications.</w:t>
      </w:r>
    </w:p>
    <w:p w14:paraId="378190A8" w14:textId="77777777" w:rsidR="0077187A" w:rsidRDefault="0077187A">
      <w:pPr>
        <w:rPr>
          <w:del w:id="346" w:author="Ass.Prof Supitchaya Khemthong" w:date="2018-08-04T10:52:00Z"/>
          <w:rFonts w:ascii="Calibri" w:eastAsia="Calibri" w:hAnsi="Calibri" w:cs="Calibri"/>
          <w:sz w:val="22"/>
          <w:szCs w:val="22"/>
        </w:rPr>
      </w:pPr>
    </w:p>
    <w:p w14:paraId="00975932" w14:textId="77777777" w:rsidR="0077187A" w:rsidRDefault="000838F4">
      <w:pPr>
        <w:rPr>
          <w:rFonts w:ascii="Calibri" w:eastAsia="Calibri" w:hAnsi="Calibri" w:cs="Calibri"/>
          <w:sz w:val="22"/>
          <w:szCs w:val="22"/>
          <w:u w:val="single"/>
        </w:rPr>
      </w:pPr>
      <w:del w:id="347" w:author="Ass.Prof Supitchaya Khemthong" w:date="2018-08-04T10:52:00Z">
        <w:r>
          <w:rPr>
            <w:rFonts w:ascii="Calibri" w:eastAsia="Calibri" w:hAnsi="Calibri" w:cs="Calibri"/>
            <w:sz w:val="22"/>
            <w:szCs w:val="22"/>
            <w:u w:val="single"/>
          </w:rPr>
          <w:delText>Heading</w:delText>
        </w:r>
      </w:del>
      <w:ins w:id="348" w:author="Ass.Prof Supitchaya Khemthong" w:date="2018-08-04T10:51:00Z">
        <w:r>
          <w:rPr>
            <w:rFonts w:ascii="Calibri" w:eastAsia="Calibri" w:hAnsi="Calibri" w:cs="Calibri"/>
            <w:sz w:val="22"/>
            <w:szCs w:val="22"/>
            <w:u w:val="single"/>
          </w:rPr>
          <w:t>Headline</w:t>
        </w:r>
      </w:ins>
    </w:p>
    <w:p w14:paraId="494596AD" w14:textId="77777777" w:rsidR="0077187A" w:rsidRDefault="000838F4">
      <w:pPr>
        <w:rPr>
          <w:ins w:id="349" w:author="Ass.Prof Supitchaya Khemthong" w:date="2018-08-04T10:51:00Z"/>
          <w:rFonts w:ascii="Calibri" w:eastAsia="Calibri" w:hAnsi="Calibri" w:cs="Calibri"/>
          <w:sz w:val="22"/>
          <w:szCs w:val="22"/>
        </w:rPr>
      </w:pPr>
      <w:r>
        <w:rPr>
          <w:rFonts w:ascii="Calibri" w:eastAsia="Calibri" w:hAnsi="Calibri" w:cs="Calibri"/>
          <w:sz w:val="22"/>
          <w:szCs w:val="22"/>
        </w:rPr>
        <w:t xml:space="preserve">This is a </w:t>
      </w:r>
      <w:del w:id="350" w:author="Ass.Prof Supitchaya Khemthong" w:date="2018-08-04T10:50:00Z">
        <w:r>
          <w:rPr>
            <w:rFonts w:ascii="Calibri" w:eastAsia="Calibri" w:hAnsi="Calibri" w:cs="Calibri"/>
            <w:sz w:val="22"/>
            <w:szCs w:val="22"/>
          </w:rPr>
          <w:delText xml:space="preserve">sample of a </w:delText>
        </w:r>
      </w:del>
      <w:r>
        <w:rPr>
          <w:rFonts w:ascii="Calibri" w:eastAsia="Calibri" w:hAnsi="Calibri" w:cs="Calibri"/>
          <w:sz w:val="22"/>
          <w:szCs w:val="22"/>
        </w:rPr>
        <w:t>head</w:t>
      </w:r>
      <w:ins w:id="351" w:author="Ass.Prof Supitchaya Khemthong" w:date="2018-08-04T10:50:00Z">
        <w:r>
          <w:rPr>
            <w:rFonts w:ascii="Calibri" w:eastAsia="Calibri" w:hAnsi="Calibri" w:cs="Calibri"/>
            <w:sz w:val="22"/>
            <w:szCs w:val="22"/>
          </w:rPr>
          <w:t>line</w:t>
        </w:r>
      </w:ins>
      <w:del w:id="352" w:author="Ass.Prof Supitchaya Khemthong" w:date="2018-08-04T10:50:00Z">
        <w:r>
          <w:rPr>
            <w:rFonts w:ascii="Calibri" w:eastAsia="Calibri" w:hAnsi="Calibri" w:cs="Calibri"/>
            <w:sz w:val="22"/>
            <w:szCs w:val="22"/>
          </w:rPr>
          <w:delText>ing utilising</w:delText>
        </w:r>
      </w:del>
    </w:p>
    <w:p w14:paraId="0DB23794" w14:textId="77777777" w:rsidR="0077187A" w:rsidRDefault="000838F4">
      <w:pPr>
        <w:rPr>
          <w:rFonts w:ascii="Calibri" w:eastAsia="Calibri" w:hAnsi="Calibri" w:cs="Calibri"/>
          <w:sz w:val="22"/>
          <w:szCs w:val="22"/>
        </w:rPr>
      </w:pPr>
      <w:del w:id="353" w:author="Ass.Prof Supitchaya Khemthong" w:date="2018-08-04T10:51:00Z">
        <w:r>
          <w:rPr>
            <w:rFonts w:ascii="Calibri" w:eastAsia="Calibri" w:hAnsi="Calibri" w:cs="Calibri"/>
            <w:sz w:val="22"/>
            <w:szCs w:val="22"/>
          </w:rPr>
          <w:delText xml:space="preserve"> </w:delText>
        </w:r>
        <w:r>
          <w:rPr>
            <w:rFonts w:ascii="Calibri" w:eastAsia="Calibri" w:hAnsi="Calibri" w:cs="Calibri"/>
            <w:color w:val="FF0000"/>
            <w:sz w:val="22"/>
            <w:szCs w:val="22"/>
            <w:u w:color="FF0000"/>
          </w:rPr>
          <w:delText xml:space="preserve">Insert </w:delText>
        </w:r>
      </w:del>
      <w:r>
        <w:rPr>
          <w:rFonts w:ascii="Calibri" w:eastAsia="Calibri" w:hAnsi="Calibri" w:cs="Calibri"/>
          <w:color w:val="FF0000"/>
          <w:sz w:val="22"/>
          <w:szCs w:val="22"/>
          <w:u w:color="FF0000"/>
        </w:rPr>
        <w:t>Font Name and Style</w:t>
      </w:r>
    </w:p>
    <w:p w14:paraId="090AE7B6" w14:textId="77777777" w:rsidR="0077187A" w:rsidRDefault="0077187A">
      <w:pPr>
        <w:rPr>
          <w:del w:id="354" w:author="Ass.Prof Supitchaya Khemthong" w:date="2018-08-04T10:52:00Z"/>
          <w:rFonts w:ascii="Calibri" w:eastAsia="Calibri" w:hAnsi="Calibri" w:cs="Calibri"/>
          <w:sz w:val="22"/>
          <w:szCs w:val="22"/>
        </w:rPr>
      </w:pPr>
    </w:p>
    <w:p w14:paraId="0267D46A" w14:textId="77777777" w:rsidR="0077187A" w:rsidRDefault="000838F4">
      <w:pPr>
        <w:rPr>
          <w:rFonts w:ascii="Calibri" w:eastAsia="Calibri" w:hAnsi="Calibri" w:cs="Calibri"/>
          <w:sz w:val="22"/>
          <w:szCs w:val="22"/>
          <w:u w:val="single"/>
        </w:rPr>
      </w:pPr>
      <w:r>
        <w:rPr>
          <w:rFonts w:ascii="Calibri" w:eastAsia="Calibri" w:hAnsi="Calibri" w:cs="Calibri"/>
          <w:sz w:val="22"/>
          <w:szCs w:val="22"/>
          <w:u w:val="single"/>
        </w:rPr>
        <w:t>Sub Head</w:t>
      </w:r>
      <w:ins w:id="355" w:author="Ass.Prof Supitchaya Khemthong" w:date="2018-08-04T10:51:00Z">
        <w:r>
          <w:rPr>
            <w:rFonts w:ascii="Calibri" w:eastAsia="Calibri" w:hAnsi="Calibri" w:cs="Calibri"/>
            <w:sz w:val="22"/>
            <w:szCs w:val="22"/>
            <w:u w:val="single"/>
          </w:rPr>
          <w:t>line</w:t>
        </w:r>
      </w:ins>
      <w:del w:id="356" w:author="Ass.Prof Supitchaya Khemthong" w:date="2018-08-04T10:51:00Z">
        <w:r>
          <w:rPr>
            <w:rFonts w:ascii="Calibri" w:eastAsia="Calibri" w:hAnsi="Calibri" w:cs="Calibri"/>
            <w:sz w:val="22"/>
            <w:szCs w:val="22"/>
            <w:u w:val="single"/>
          </w:rPr>
          <w:delText>ing</w:delText>
        </w:r>
      </w:del>
    </w:p>
    <w:p w14:paraId="644C88D3" w14:textId="77777777" w:rsidR="0077187A" w:rsidRDefault="000838F4">
      <w:pPr>
        <w:rPr>
          <w:ins w:id="357" w:author="Ass.Prof Supitchaya Khemthong" w:date="2018-08-04T10:51:00Z"/>
          <w:rFonts w:ascii="Calibri" w:eastAsia="Calibri" w:hAnsi="Calibri" w:cs="Calibri"/>
          <w:sz w:val="22"/>
          <w:szCs w:val="22"/>
        </w:rPr>
      </w:pPr>
      <w:r>
        <w:rPr>
          <w:rFonts w:ascii="Calibri" w:eastAsia="Calibri" w:hAnsi="Calibri" w:cs="Calibri"/>
          <w:sz w:val="22"/>
          <w:szCs w:val="22"/>
        </w:rPr>
        <w:t xml:space="preserve">This is </w:t>
      </w:r>
      <w:del w:id="358" w:author="Ass.Prof Supitchaya Khemthong" w:date="2018-08-04T10:52:00Z">
        <w:r>
          <w:rPr>
            <w:rFonts w:ascii="Calibri" w:eastAsia="Calibri" w:hAnsi="Calibri" w:cs="Calibri"/>
            <w:sz w:val="22"/>
            <w:szCs w:val="22"/>
          </w:rPr>
          <w:delText xml:space="preserve">a sample of </w:delText>
        </w:r>
      </w:del>
      <w:r>
        <w:rPr>
          <w:rFonts w:ascii="Calibri" w:eastAsia="Calibri" w:hAnsi="Calibri" w:cs="Calibri"/>
          <w:sz w:val="22"/>
          <w:szCs w:val="22"/>
        </w:rPr>
        <w:t>a sub head</w:t>
      </w:r>
      <w:ins w:id="359" w:author="Ass.Prof Supitchaya Khemthong" w:date="2018-08-04T10:51:00Z">
        <w:r>
          <w:rPr>
            <w:rFonts w:ascii="Calibri" w:eastAsia="Calibri" w:hAnsi="Calibri" w:cs="Calibri"/>
            <w:sz w:val="22"/>
            <w:szCs w:val="22"/>
          </w:rPr>
          <w:t>line</w:t>
        </w:r>
      </w:ins>
    </w:p>
    <w:p w14:paraId="6729E7D6" w14:textId="77777777" w:rsidR="0077187A" w:rsidRDefault="000838F4">
      <w:pPr>
        <w:rPr>
          <w:del w:id="360" w:author="Ass.Prof Supitchaya Khemthong" w:date="2018-08-04T10:53:00Z"/>
          <w:rFonts w:ascii="Calibri" w:eastAsia="Calibri" w:hAnsi="Calibri" w:cs="Calibri"/>
          <w:sz w:val="22"/>
          <w:szCs w:val="22"/>
        </w:rPr>
      </w:pPr>
      <w:del w:id="361" w:author="Ass.Prof Supitchaya Khemthong" w:date="2018-08-04T10:51:00Z">
        <w:r>
          <w:rPr>
            <w:rFonts w:ascii="Calibri" w:eastAsia="Calibri" w:hAnsi="Calibri" w:cs="Calibri"/>
            <w:sz w:val="22"/>
            <w:szCs w:val="22"/>
          </w:rPr>
          <w:delText xml:space="preserve">ing utilising </w:delText>
        </w:r>
        <w:r>
          <w:rPr>
            <w:rFonts w:ascii="Calibri" w:eastAsia="Calibri" w:hAnsi="Calibri" w:cs="Calibri"/>
            <w:color w:val="FF0000"/>
            <w:sz w:val="22"/>
            <w:szCs w:val="22"/>
            <w:u w:color="FF0000"/>
          </w:rPr>
          <w:delText xml:space="preserve">Insert </w:delText>
        </w:r>
      </w:del>
      <w:r>
        <w:rPr>
          <w:rFonts w:ascii="Calibri" w:eastAsia="Calibri" w:hAnsi="Calibri" w:cs="Calibri"/>
          <w:color w:val="FF0000"/>
          <w:sz w:val="22"/>
          <w:szCs w:val="22"/>
          <w:u w:color="FF0000"/>
        </w:rPr>
        <w:t>Font Name and Style</w:t>
      </w:r>
    </w:p>
    <w:p w14:paraId="4DAFDDC6" w14:textId="77777777" w:rsidR="0077187A" w:rsidRDefault="0077187A">
      <w:pPr>
        <w:rPr>
          <w:rFonts w:ascii="Calibri" w:eastAsia="Calibri" w:hAnsi="Calibri" w:cs="Calibri"/>
          <w:sz w:val="22"/>
          <w:szCs w:val="22"/>
        </w:rPr>
      </w:pPr>
    </w:p>
    <w:p w14:paraId="6EDBD762" w14:textId="77777777" w:rsidR="0077187A" w:rsidRDefault="000838F4">
      <w:pPr>
        <w:rPr>
          <w:rFonts w:ascii="Calibri" w:eastAsia="Calibri" w:hAnsi="Calibri" w:cs="Calibri"/>
          <w:sz w:val="22"/>
          <w:szCs w:val="22"/>
          <w:u w:val="single"/>
        </w:rPr>
      </w:pPr>
      <w:r>
        <w:rPr>
          <w:rFonts w:ascii="Calibri" w:eastAsia="Calibri" w:hAnsi="Calibri" w:cs="Calibri"/>
          <w:sz w:val="22"/>
          <w:szCs w:val="22"/>
          <w:u w:val="single"/>
        </w:rPr>
        <w:t>Body</w:t>
      </w:r>
      <w:r>
        <w:rPr>
          <w:rFonts w:ascii="Calibri" w:eastAsia="Calibri" w:hAnsi="Calibri" w:cs="Calibri"/>
          <w:sz w:val="22"/>
          <w:szCs w:val="22"/>
          <w:u w:val="single"/>
        </w:rPr>
        <w:t xml:space="preserve"> Text</w:t>
      </w:r>
    </w:p>
    <w:p w14:paraId="02E2BE5F" w14:textId="77777777" w:rsidR="0077187A" w:rsidRDefault="000838F4">
      <w:pPr>
        <w:spacing w:line="240" w:lineRule="auto"/>
        <w:rPr>
          <w:ins w:id="362" w:author="Ass.Prof Supitchaya Khemthong" w:date="2018-08-04T10:53:00Z"/>
          <w:rFonts w:ascii="Calibri" w:eastAsia="Calibri" w:hAnsi="Calibri" w:cs="Calibri"/>
          <w:sz w:val="22"/>
          <w:szCs w:val="22"/>
        </w:rPr>
      </w:pPr>
      <w:ins w:id="363" w:author="Ass.Prof Supitchaya Khemthong" w:date="2018-08-04T10:53:00Z">
        <w:r>
          <w:rPr>
            <w:rFonts w:ascii="Calibri" w:eastAsia="Calibri" w:hAnsi="Calibri" w:cs="Calibri"/>
            <w:sz w:val="22"/>
            <w:szCs w:val="22"/>
          </w:rPr>
          <w:t xml:space="preserve">Ovid </w:t>
        </w:r>
        <w:proofErr w:type="spellStart"/>
        <w:r>
          <w:rPr>
            <w:rFonts w:ascii="Calibri" w:eastAsia="Calibri" w:hAnsi="Calibri" w:cs="Calibri"/>
            <w:sz w:val="22"/>
            <w:szCs w:val="22"/>
          </w:rPr>
          <w:t>magniendis</w:t>
        </w:r>
        <w:proofErr w:type="spellEnd"/>
        <w:r>
          <w:rPr>
            <w:rFonts w:ascii="Calibri" w:eastAsia="Calibri" w:hAnsi="Calibri" w:cs="Calibri"/>
            <w:sz w:val="22"/>
            <w:szCs w:val="22"/>
          </w:rPr>
          <w:t xml:space="preserve"> rem </w:t>
        </w:r>
        <w:proofErr w:type="spellStart"/>
        <w:r>
          <w:rPr>
            <w:rFonts w:ascii="Calibri" w:eastAsia="Calibri" w:hAnsi="Calibri" w:cs="Calibri"/>
            <w:sz w:val="22"/>
            <w:szCs w:val="22"/>
          </w:rPr>
          <w:t>quunt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veria</w:t>
        </w:r>
        <w:proofErr w:type="spellEnd"/>
        <w:r>
          <w:rPr>
            <w:rFonts w:ascii="Calibri" w:eastAsia="Calibri" w:hAnsi="Calibri" w:cs="Calibri"/>
            <w:sz w:val="22"/>
            <w:szCs w:val="22"/>
          </w:rPr>
          <w:t xml:space="preserve"> sim </w:t>
        </w:r>
        <w:proofErr w:type="spellStart"/>
        <w:r>
          <w:rPr>
            <w:rFonts w:ascii="Calibri" w:eastAsia="Calibri" w:hAnsi="Calibri" w:cs="Calibri"/>
            <w:sz w:val="22"/>
            <w:szCs w:val="22"/>
          </w:rPr>
          <w:t>faccusae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apelest</w:t>
        </w:r>
        <w:proofErr w:type="spellEnd"/>
        <w:r>
          <w:rPr>
            <w:rFonts w:ascii="Calibri" w:eastAsia="Calibri" w:hAnsi="Calibri" w:cs="Calibri"/>
            <w:sz w:val="22"/>
            <w:szCs w:val="22"/>
          </w:rPr>
          <w:t xml:space="preserve">, sum </w:t>
        </w:r>
        <w:proofErr w:type="spellStart"/>
        <w:r>
          <w:rPr>
            <w:rFonts w:ascii="Calibri" w:eastAsia="Calibri" w:hAnsi="Calibri" w:cs="Calibri"/>
            <w:sz w:val="22"/>
            <w:szCs w:val="22"/>
          </w:rPr>
          <w:t>dem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dolupti</w:t>
        </w:r>
        <w:proofErr w:type="spellEnd"/>
        <w:r>
          <w:rPr>
            <w:rFonts w:ascii="Calibri" w:eastAsia="Calibri" w:hAnsi="Calibri" w:cs="Calibri"/>
            <w:sz w:val="22"/>
            <w:szCs w:val="22"/>
          </w:rPr>
          <w:t xml:space="preserve"> alit </w:t>
        </w:r>
        <w:proofErr w:type="spellStart"/>
        <w:r>
          <w:rPr>
            <w:rFonts w:ascii="Calibri" w:eastAsia="Calibri" w:hAnsi="Calibri" w:cs="Calibri"/>
            <w:sz w:val="22"/>
            <w:szCs w:val="22"/>
          </w:rPr>
          <w:t>rerior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maionecat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hitat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Turit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ped</w:t>
        </w:r>
        <w:proofErr w:type="spellEnd"/>
        <w:r>
          <w:rPr>
            <w:rFonts w:ascii="Calibri" w:eastAsia="Calibri" w:hAnsi="Calibri" w:cs="Calibri"/>
            <w:sz w:val="22"/>
            <w:szCs w:val="22"/>
          </w:rPr>
          <w:t xml:space="preserve"> qui </w:t>
        </w:r>
        <w:proofErr w:type="spellStart"/>
        <w:r>
          <w:rPr>
            <w:rFonts w:ascii="Calibri" w:eastAsia="Calibri" w:hAnsi="Calibri" w:cs="Calibri"/>
            <w:sz w:val="22"/>
            <w:szCs w:val="22"/>
          </w:rPr>
          <w:t>comnis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dolorro</w:t>
        </w:r>
        <w:proofErr w:type="spellEnd"/>
        <w:r>
          <w:rPr>
            <w:rFonts w:ascii="Calibri" w:eastAsia="Calibri" w:hAnsi="Calibri" w:cs="Calibri"/>
            <w:sz w:val="22"/>
            <w:szCs w:val="22"/>
          </w:rPr>
          <w:t xml:space="preserve"> con pore </w:t>
        </w:r>
        <w:proofErr w:type="spellStart"/>
        <w:r>
          <w:rPr>
            <w:rFonts w:ascii="Calibri" w:eastAsia="Calibri" w:hAnsi="Calibri" w:cs="Calibri"/>
            <w:sz w:val="22"/>
            <w:szCs w:val="22"/>
          </w:rPr>
          <w:t>voloriore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pellaut</w:t>
        </w:r>
        <w:proofErr w:type="spellEnd"/>
        <w:r>
          <w:rPr>
            <w:rFonts w:ascii="Calibri" w:eastAsia="Calibri" w:hAnsi="Calibri" w:cs="Calibri"/>
            <w:sz w:val="22"/>
            <w:szCs w:val="22"/>
          </w:rPr>
          <w:t xml:space="preserve"> et a sit </w:t>
        </w:r>
        <w:proofErr w:type="spellStart"/>
        <w:r>
          <w:rPr>
            <w:rFonts w:ascii="Calibri" w:eastAsia="Calibri" w:hAnsi="Calibri" w:cs="Calibri"/>
            <w:sz w:val="22"/>
            <w:szCs w:val="22"/>
          </w:rPr>
          <w:t>parum</w:t>
        </w:r>
        <w:proofErr w:type="spellEnd"/>
        <w:r>
          <w:rPr>
            <w:rFonts w:ascii="Calibri" w:eastAsia="Calibri" w:hAnsi="Calibri" w:cs="Calibri"/>
            <w:sz w:val="22"/>
            <w:szCs w:val="22"/>
          </w:rPr>
          <w:t xml:space="preserve"> rem et </w:t>
        </w:r>
        <w:proofErr w:type="spellStart"/>
        <w:r>
          <w:rPr>
            <w:rFonts w:ascii="Calibri" w:eastAsia="Calibri" w:hAnsi="Calibri" w:cs="Calibri"/>
            <w:sz w:val="22"/>
            <w:szCs w:val="22"/>
          </w:rPr>
          <w:t>essit</w:t>
        </w:r>
        <w:proofErr w:type="spellEnd"/>
        <w:r>
          <w:rPr>
            <w:rFonts w:ascii="Calibri" w:eastAsia="Calibri" w:hAnsi="Calibri" w:cs="Calibri"/>
            <w:sz w:val="22"/>
            <w:szCs w:val="22"/>
          </w:rPr>
          <w:t xml:space="preserve"> as et </w:t>
        </w:r>
        <w:proofErr w:type="spellStart"/>
        <w:r>
          <w:rPr>
            <w:rFonts w:ascii="Calibri" w:eastAsia="Calibri" w:hAnsi="Calibri" w:cs="Calibri"/>
            <w:sz w:val="22"/>
            <w:szCs w:val="22"/>
          </w:rPr>
          <w:t>duci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doluptat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aspelia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simi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sinissenit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qui</w:t>
        </w:r>
        <w:r>
          <w:rPr>
            <w:rFonts w:ascii="Calibri" w:eastAsia="Calibri" w:hAnsi="Calibri" w:cs="Calibri"/>
            <w:sz w:val="22"/>
            <w:szCs w:val="22"/>
          </w:rPr>
          <w:t>s</w:t>
        </w:r>
        <w:proofErr w:type="spellEnd"/>
        <w:r>
          <w:rPr>
            <w:rFonts w:ascii="Calibri" w:eastAsia="Calibri" w:hAnsi="Calibri" w:cs="Calibri"/>
            <w:sz w:val="22"/>
            <w:szCs w:val="22"/>
          </w:rPr>
          <w:t xml:space="preserve"> arum </w:t>
        </w:r>
        <w:proofErr w:type="spellStart"/>
        <w:r>
          <w:rPr>
            <w:rFonts w:ascii="Calibri" w:eastAsia="Calibri" w:hAnsi="Calibri" w:cs="Calibri"/>
            <w:sz w:val="22"/>
            <w:szCs w:val="22"/>
          </w:rPr>
          <w:t>reiciant</w:t>
        </w:r>
        <w:proofErr w:type="spellEnd"/>
        <w:r>
          <w:rPr>
            <w:rFonts w:ascii="Calibri" w:eastAsia="Calibri" w:hAnsi="Calibri" w:cs="Calibri"/>
            <w:sz w:val="22"/>
            <w:szCs w:val="22"/>
          </w:rPr>
          <w:t>.</w:t>
        </w:r>
      </w:ins>
    </w:p>
    <w:p w14:paraId="4FADE80D" w14:textId="77777777" w:rsidR="0077187A" w:rsidRDefault="000838F4">
      <w:pPr>
        <w:spacing w:line="240" w:lineRule="auto"/>
        <w:rPr>
          <w:ins w:id="364" w:author="Ass.Prof Supitchaya Khemthong" w:date="2018-08-04T10:54:00Z"/>
          <w:rFonts w:ascii="Calibri" w:eastAsia="Calibri" w:hAnsi="Calibri" w:cs="Calibri"/>
          <w:color w:val="FF0000"/>
          <w:sz w:val="22"/>
          <w:szCs w:val="22"/>
          <w:u w:color="FF0000"/>
        </w:rPr>
      </w:pPr>
      <w:proofErr w:type="spellStart"/>
      <w:ins w:id="365" w:author="Ass.Prof Supitchaya Khemthong" w:date="2018-08-04T10:53:00Z">
        <w:r>
          <w:rPr>
            <w:rFonts w:ascii="Calibri" w:eastAsia="Calibri" w:hAnsi="Calibri" w:cs="Calibri"/>
            <w:sz w:val="22"/>
            <w:szCs w:val="22"/>
          </w:rPr>
          <w:t>Lendi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sitis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ipienim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voloreh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entintionet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laudae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nis</w:t>
        </w:r>
        <w:proofErr w:type="spellEnd"/>
        <w:r>
          <w:rPr>
            <w:rFonts w:ascii="Calibri" w:eastAsia="Calibri" w:hAnsi="Calibri" w:cs="Calibri"/>
            <w:sz w:val="22"/>
            <w:szCs w:val="22"/>
          </w:rPr>
          <w:t xml:space="preserve"> audit </w:t>
        </w:r>
        <w:proofErr w:type="spellStart"/>
        <w:r>
          <w:rPr>
            <w:rFonts w:ascii="Calibri" w:eastAsia="Calibri" w:hAnsi="Calibri" w:cs="Calibri"/>
            <w:sz w:val="22"/>
            <w:szCs w:val="22"/>
          </w:rPr>
          <w:t>optur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auta</w:t>
        </w:r>
        <w:proofErr w:type="spellEnd"/>
        <w:r>
          <w:rPr>
            <w:rFonts w:ascii="Calibri" w:eastAsia="Calibri" w:hAnsi="Calibri" w:cs="Calibri"/>
            <w:sz w:val="22"/>
            <w:szCs w:val="22"/>
          </w:rPr>
          <w:t xml:space="preserve"> cum </w:t>
        </w:r>
        <w:proofErr w:type="spellStart"/>
        <w:r>
          <w:rPr>
            <w:rFonts w:ascii="Calibri" w:eastAsia="Calibri" w:hAnsi="Calibri" w:cs="Calibri"/>
            <w:sz w:val="22"/>
            <w:szCs w:val="22"/>
          </w:rPr>
          <w:t>eatus</w:t>
        </w:r>
        <w:proofErr w:type="spellEnd"/>
        <w:r>
          <w:rPr>
            <w:rFonts w:ascii="Calibri" w:eastAsia="Calibri" w:hAnsi="Calibri" w:cs="Calibri"/>
            <w:sz w:val="22"/>
            <w:szCs w:val="22"/>
          </w:rPr>
          <w:t xml:space="preserve"> et </w:t>
        </w:r>
        <w:proofErr w:type="spellStart"/>
        <w:r>
          <w:rPr>
            <w:rFonts w:ascii="Calibri" w:eastAsia="Calibri" w:hAnsi="Calibri" w:cs="Calibri"/>
            <w:sz w:val="22"/>
            <w:szCs w:val="22"/>
          </w:rPr>
          <w:t>audaeca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tiatat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moluptia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simus</w:t>
        </w:r>
        <w:proofErr w:type="spellEnd"/>
        <w:r>
          <w:rPr>
            <w:rFonts w:ascii="Calibri" w:eastAsia="Calibri" w:hAnsi="Calibri" w:cs="Calibri"/>
            <w:sz w:val="22"/>
            <w:szCs w:val="22"/>
          </w:rPr>
          <w:t xml:space="preserve"> et </w:t>
        </w:r>
        <w:proofErr w:type="spellStart"/>
        <w:r>
          <w:rPr>
            <w:rFonts w:ascii="Calibri" w:eastAsia="Calibri" w:hAnsi="Calibri" w:cs="Calibri"/>
            <w:sz w:val="22"/>
            <w:szCs w:val="22"/>
          </w:rPr>
          <w:t>quia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ipsamet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entior</w:t>
        </w:r>
        <w:proofErr w:type="spellEnd"/>
        <w:r>
          <w:rPr>
            <w:rFonts w:ascii="Calibri" w:eastAsia="Calibri" w:hAnsi="Calibri" w:cs="Calibri"/>
            <w:sz w:val="22"/>
            <w:szCs w:val="22"/>
          </w:rPr>
          <w:t xml:space="preserve"> re </w:t>
        </w:r>
        <w:proofErr w:type="spellStart"/>
        <w:r>
          <w:rPr>
            <w:rFonts w:ascii="Calibri" w:eastAsia="Calibri" w:hAnsi="Calibri" w:cs="Calibri"/>
            <w:sz w:val="22"/>
            <w:szCs w:val="22"/>
          </w:rPr>
          <w:t>consequ</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osaeste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molo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ipsantota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eatusa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expelenti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odionsequi</w:t>
        </w:r>
        <w:proofErr w:type="spellEnd"/>
        <w:r>
          <w:rPr>
            <w:rFonts w:ascii="Calibri" w:eastAsia="Calibri" w:hAnsi="Calibri" w:cs="Calibri"/>
            <w:sz w:val="22"/>
            <w:szCs w:val="22"/>
          </w:rPr>
          <w:t xml:space="preserve"> tem </w:t>
        </w:r>
        <w:proofErr w:type="spellStart"/>
        <w:r>
          <w:rPr>
            <w:rFonts w:ascii="Calibri" w:eastAsia="Calibri" w:hAnsi="Calibri" w:cs="Calibri"/>
            <w:sz w:val="22"/>
            <w:szCs w:val="22"/>
          </w:rPr>
          <w:t>sam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siminimus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nul</w:t>
        </w:r>
        <w:r>
          <w:rPr>
            <w:rFonts w:ascii="Calibri" w:eastAsia="Calibri" w:hAnsi="Calibri" w:cs="Calibri"/>
            <w:sz w:val="22"/>
            <w:szCs w:val="22"/>
          </w:rPr>
          <w:t>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arupta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volorporibus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venda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nis</w:t>
        </w:r>
        <w:proofErr w:type="spellEnd"/>
        <w:r>
          <w:rPr>
            <w:rFonts w:ascii="Calibri" w:eastAsia="Calibri" w:hAnsi="Calibri" w:cs="Calibri"/>
            <w:sz w:val="22"/>
            <w:szCs w:val="22"/>
          </w:rPr>
          <w:t xml:space="preserve"> et </w:t>
        </w:r>
        <w:proofErr w:type="spellStart"/>
        <w:r>
          <w:rPr>
            <w:rFonts w:ascii="Calibri" w:eastAsia="Calibri" w:hAnsi="Calibri" w:cs="Calibri"/>
            <w:sz w:val="22"/>
            <w:szCs w:val="22"/>
          </w:rPr>
          <w:t>omnima</w:t>
        </w:r>
        <w:proofErr w:type="spellEnd"/>
        <w:r>
          <w:rPr>
            <w:rFonts w:ascii="Calibri" w:eastAsia="Calibri" w:hAnsi="Calibri" w:cs="Calibri"/>
            <w:sz w:val="22"/>
            <w:szCs w:val="22"/>
          </w:rPr>
          <w:t xml:space="preserve"> dis quae </w:t>
        </w:r>
        <w:proofErr w:type="spellStart"/>
        <w:r>
          <w:rPr>
            <w:rFonts w:ascii="Calibri" w:eastAsia="Calibri" w:hAnsi="Calibri" w:cs="Calibri"/>
            <w:sz w:val="22"/>
            <w:szCs w:val="22"/>
          </w:rPr>
          <w:t>lique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sandundes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eicitis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dolorit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vite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iumqui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odici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ilit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volorehent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laborio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maios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andel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mos</w:t>
        </w:r>
        <w:proofErr w:type="spellEnd"/>
        <w:r>
          <w:rPr>
            <w:rFonts w:ascii="Calibri" w:eastAsia="Calibri" w:hAnsi="Calibri" w:cs="Calibri"/>
            <w:sz w:val="22"/>
            <w:szCs w:val="22"/>
          </w:rPr>
          <w:t xml:space="preserve"> abo. </w:t>
        </w:r>
        <w:proofErr w:type="spellStart"/>
        <w:r>
          <w:rPr>
            <w:rFonts w:ascii="Calibri" w:eastAsia="Calibri" w:hAnsi="Calibri" w:cs="Calibri"/>
            <w:sz w:val="22"/>
            <w:szCs w:val="22"/>
          </w:rPr>
          <w:t>Nequid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undi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dolupta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temodit</w:t>
        </w:r>
        <w:proofErr w:type="spellEnd"/>
        <w:r>
          <w:rPr>
            <w:rFonts w:ascii="Calibri" w:eastAsia="Calibri" w:hAnsi="Calibri" w:cs="Calibri"/>
            <w:sz w:val="22"/>
            <w:szCs w:val="22"/>
          </w:rPr>
          <w:t xml:space="preserve"> del et </w:t>
        </w:r>
        <w:proofErr w:type="spellStart"/>
        <w:r>
          <w:rPr>
            <w:rFonts w:ascii="Calibri" w:eastAsia="Calibri" w:hAnsi="Calibri" w:cs="Calibri"/>
            <w:sz w:val="22"/>
            <w:szCs w:val="22"/>
          </w:rPr>
          <w:t>optatur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sequaspera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voluptatum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corition</w:t>
        </w:r>
        <w:proofErr w:type="spellEnd"/>
        <w:r>
          <w:rPr>
            <w:rFonts w:ascii="Calibri" w:eastAsia="Calibri" w:hAnsi="Calibri" w:cs="Calibri"/>
            <w:sz w:val="22"/>
            <w:szCs w:val="22"/>
          </w:rPr>
          <w:t xml:space="preserve"> presto </w:t>
        </w:r>
        <w:proofErr w:type="spellStart"/>
        <w:r>
          <w:rPr>
            <w:rFonts w:ascii="Calibri" w:eastAsia="Calibri" w:hAnsi="Calibri" w:cs="Calibri"/>
            <w:sz w:val="22"/>
            <w:szCs w:val="22"/>
          </w:rPr>
          <w:t>comnis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corio</w:t>
        </w:r>
        <w:r>
          <w:rPr>
            <w:rFonts w:ascii="Calibri" w:eastAsia="Calibri" w:hAnsi="Calibri" w:cs="Calibri"/>
            <w:sz w:val="22"/>
            <w:szCs w:val="22"/>
          </w:rPr>
          <w:t>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sunt</w:t>
        </w:r>
        <w:proofErr w:type="spellEnd"/>
        <w:r>
          <w:rPr>
            <w:rFonts w:ascii="Calibri" w:eastAsia="Calibri" w:hAnsi="Calibri" w:cs="Calibri"/>
            <w:sz w:val="22"/>
            <w:szCs w:val="22"/>
          </w:rPr>
          <w:t xml:space="preserve">, arum </w:t>
        </w:r>
        <w:proofErr w:type="spellStart"/>
        <w:r>
          <w:rPr>
            <w:rFonts w:ascii="Calibri" w:eastAsia="Calibri" w:hAnsi="Calibri" w:cs="Calibri"/>
            <w:sz w:val="22"/>
            <w:szCs w:val="22"/>
          </w:rPr>
          <w:t>lant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sam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laut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omnim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quunt</w:t>
        </w:r>
        <w:proofErr w:type="spellEnd"/>
        <w:r>
          <w:rPr>
            <w:rFonts w:ascii="Calibri" w:eastAsia="Calibri" w:hAnsi="Calibri" w:cs="Calibri"/>
            <w:sz w:val="22"/>
            <w:szCs w:val="22"/>
          </w:rPr>
          <w:t>.</w:t>
        </w:r>
      </w:ins>
      <w:del w:id="366" w:author="Ass.Prof Supitchaya Khemthong" w:date="2018-08-04T10:53:00Z">
        <w:r>
          <w:rPr>
            <w:rFonts w:ascii="Calibri" w:eastAsia="Calibri" w:hAnsi="Calibri" w:cs="Calibri"/>
            <w:sz w:val="22"/>
            <w:szCs w:val="22"/>
          </w:rPr>
          <w:delText>This is a sample of body text utilising</w:delText>
        </w:r>
      </w:del>
    </w:p>
    <w:p w14:paraId="5DAC14A3" w14:textId="77777777" w:rsidR="0077187A" w:rsidRDefault="000838F4">
      <w:pPr>
        <w:rPr>
          <w:rFonts w:ascii="Calibri" w:eastAsia="Calibri" w:hAnsi="Calibri" w:cs="Calibri"/>
          <w:i/>
          <w:iCs/>
          <w:sz w:val="22"/>
          <w:szCs w:val="22"/>
        </w:rPr>
      </w:pPr>
      <w:del w:id="367" w:author="Ass.Prof Supitchaya Khemthong" w:date="2018-08-04T10:54:00Z">
        <w:r>
          <w:rPr>
            <w:rFonts w:ascii="Calibri" w:eastAsia="Calibri" w:hAnsi="Calibri" w:cs="Calibri"/>
            <w:sz w:val="22"/>
            <w:szCs w:val="22"/>
          </w:rPr>
          <w:delText xml:space="preserve"> </w:delText>
        </w:r>
        <w:r>
          <w:rPr>
            <w:rFonts w:ascii="Calibri" w:eastAsia="Calibri" w:hAnsi="Calibri" w:cs="Calibri"/>
            <w:color w:val="FF0000"/>
            <w:sz w:val="22"/>
            <w:szCs w:val="22"/>
            <w:u w:color="FF0000"/>
          </w:rPr>
          <w:delText xml:space="preserve">Insert </w:delText>
        </w:r>
      </w:del>
      <w:r>
        <w:rPr>
          <w:rFonts w:ascii="Calibri" w:eastAsia="Calibri" w:hAnsi="Calibri" w:cs="Calibri"/>
          <w:color w:val="FF0000"/>
          <w:sz w:val="22"/>
          <w:szCs w:val="22"/>
          <w:u w:color="FF0000"/>
        </w:rPr>
        <w:t>Font Name and Style</w:t>
      </w:r>
    </w:p>
    <w:p w14:paraId="2DA0A0DC" w14:textId="77777777" w:rsidR="0077187A" w:rsidRDefault="000838F4">
      <w:pPr>
        <w:rPr>
          <w:del w:id="368" w:author="Ass.Prof Supitchaya Khemthong" w:date="2018-08-04T10:54:00Z"/>
          <w:rFonts w:ascii="Calibri" w:eastAsia="Calibri" w:hAnsi="Calibri" w:cs="Calibri"/>
          <w:sz w:val="22"/>
          <w:szCs w:val="22"/>
        </w:rPr>
      </w:pPr>
      <w:del w:id="369" w:author="Ass.Prof Supitchaya Khemthong" w:date="2018-08-04T10:54:00Z">
        <w:r>
          <w:rPr>
            <w:rFonts w:ascii="Calibri" w:eastAsia="Calibri" w:hAnsi="Calibri" w:cs="Calibri"/>
            <w:sz w:val="22"/>
            <w:szCs w:val="22"/>
          </w:rPr>
          <w:delText>Body text is most often used for text about the event in all print media.</w:delText>
        </w:r>
      </w:del>
    </w:p>
    <w:p w14:paraId="0647E421" w14:textId="77777777" w:rsidR="0077187A" w:rsidRDefault="0077187A">
      <w:pPr>
        <w:rPr>
          <w:del w:id="370" w:author="Ass.Prof Supitchaya Khemthong" w:date="2018-08-04T10:54:00Z"/>
          <w:rFonts w:ascii="Calibri" w:eastAsia="Calibri" w:hAnsi="Calibri" w:cs="Calibri"/>
          <w:sz w:val="22"/>
          <w:szCs w:val="22"/>
        </w:rPr>
      </w:pPr>
    </w:p>
    <w:p w14:paraId="0F076F0D" w14:textId="77777777" w:rsidR="0077187A" w:rsidRDefault="000838F4">
      <w:pPr>
        <w:rPr>
          <w:rFonts w:ascii="Calibri" w:eastAsia="Calibri" w:hAnsi="Calibri" w:cs="Calibri"/>
          <w:sz w:val="22"/>
          <w:szCs w:val="22"/>
          <w:u w:val="single"/>
        </w:rPr>
      </w:pPr>
      <w:r>
        <w:rPr>
          <w:rFonts w:ascii="Calibri" w:eastAsia="Calibri" w:hAnsi="Calibri" w:cs="Calibri"/>
          <w:sz w:val="22"/>
          <w:szCs w:val="22"/>
          <w:u w:val="single"/>
        </w:rPr>
        <w:t>Caption</w:t>
      </w:r>
    </w:p>
    <w:p w14:paraId="2B3C0DE1" w14:textId="77777777" w:rsidR="0077187A" w:rsidRDefault="000838F4">
      <w:pPr>
        <w:rPr>
          <w:ins w:id="371" w:author="Ass.Prof Supitchaya Khemthong" w:date="2018-08-04T10:56:00Z"/>
          <w:rFonts w:ascii="Calibri" w:eastAsia="Calibri" w:hAnsi="Calibri" w:cs="Calibri"/>
          <w:color w:val="FF0000"/>
          <w:sz w:val="22"/>
          <w:szCs w:val="22"/>
          <w:u w:color="FF0000"/>
        </w:rPr>
      </w:pPr>
      <w:r>
        <w:rPr>
          <w:rFonts w:ascii="Calibri" w:eastAsia="Calibri" w:hAnsi="Calibri" w:cs="Calibri"/>
          <w:sz w:val="22"/>
          <w:szCs w:val="22"/>
        </w:rPr>
        <w:t xml:space="preserve">This is </w:t>
      </w:r>
      <w:del w:id="372" w:author="Ass.Prof Supitchaya Khemthong" w:date="2018-08-04T10:56:00Z">
        <w:r>
          <w:rPr>
            <w:rFonts w:ascii="Calibri" w:eastAsia="Calibri" w:hAnsi="Calibri" w:cs="Calibri"/>
            <w:sz w:val="22"/>
            <w:szCs w:val="22"/>
          </w:rPr>
          <w:delText xml:space="preserve">a sample of </w:delText>
        </w:r>
      </w:del>
      <w:r>
        <w:rPr>
          <w:rFonts w:ascii="Calibri" w:eastAsia="Calibri" w:hAnsi="Calibri" w:cs="Calibri"/>
          <w:sz w:val="22"/>
          <w:szCs w:val="22"/>
        </w:rPr>
        <w:t>a captio</w:t>
      </w:r>
      <w:ins w:id="373" w:author="Ass.Prof Supitchaya Khemthong" w:date="2018-08-04T10:56:00Z">
        <w:r>
          <w:rPr>
            <w:rFonts w:ascii="Calibri" w:eastAsia="Calibri" w:hAnsi="Calibri" w:cs="Calibri"/>
            <w:sz w:val="22"/>
            <w:szCs w:val="22"/>
          </w:rPr>
          <w:t>n</w:t>
        </w:r>
      </w:ins>
      <w:del w:id="374" w:author="Ass.Prof Supitchaya Khemthong" w:date="2018-08-04T10:56:00Z">
        <w:r>
          <w:rPr>
            <w:rFonts w:ascii="Calibri" w:eastAsia="Calibri" w:hAnsi="Calibri" w:cs="Calibri"/>
            <w:sz w:val="22"/>
            <w:szCs w:val="22"/>
          </w:rPr>
          <w:delText xml:space="preserve">n utilising </w:delText>
        </w:r>
        <w:r>
          <w:rPr>
            <w:rFonts w:ascii="Calibri" w:eastAsia="Calibri" w:hAnsi="Calibri" w:cs="Calibri"/>
            <w:color w:val="FF0000"/>
            <w:sz w:val="22"/>
            <w:szCs w:val="22"/>
            <w:u w:color="FF0000"/>
          </w:rPr>
          <w:delText xml:space="preserve">Insert </w:delText>
        </w:r>
      </w:del>
    </w:p>
    <w:p w14:paraId="39ED4782" w14:textId="77777777" w:rsidR="0077187A" w:rsidRDefault="000838F4">
      <w:pPr>
        <w:rPr>
          <w:rFonts w:ascii="Calibri" w:eastAsia="Calibri" w:hAnsi="Calibri" w:cs="Calibri"/>
          <w:i/>
          <w:iCs/>
          <w:sz w:val="22"/>
          <w:szCs w:val="22"/>
        </w:rPr>
      </w:pPr>
      <w:r>
        <w:rPr>
          <w:rFonts w:ascii="Calibri" w:eastAsia="Calibri" w:hAnsi="Calibri" w:cs="Calibri"/>
          <w:color w:val="FF0000"/>
          <w:sz w:val="22"/>
          <w:szCs w:val="22"/>
          <w:u w:color="FF0000"/>
        </w:rPr>
        <w:t>Font Name</w:t>
      </w:r>
      <w:r>
        <w:rPr>
          <w:rFonts w:ascii="Calibri" w:eastAsia="Calibri" w:hAnsi="Calibri" w:cs="Calibri"/>
          <w:color w:val="FF0000"/>
          <w:sz w:val="22"/>
          <w:szCs w:val="22"/>
          <w:u w:color="FF0000"/>
        </w:rPr>
        <w:t xml:space="preserve"> and Style</w:t>
      </w:r>
    </w:p>
    <w:p w14:paraId="5EDD06BD" w14:textId="77777777" w:rsidR="0077187A" w:rsidRDefault="000838F4">
      <w:pPr>
        <w:spacing w:before="360" w:line="240" w:lineRule="auto"/>
        <w:rPr>
          <w:del w:id="375" w:author="Ass.Prof Supitchaya Khemthong" w:date="2018-08-04T10:57:00Z"/>
          <w:rFonts w:ascii="Calibri" w:eastAsia="Calibri" w:hAnsi="Calibri" w:cs="Calibri"/>
          <w:sz w:val="22"/>
          <w:szCs w:val="22"/>
        </w:rPr>
      </w:pPr>
      <w:del w:id="376" w:author="Ass.Prof Supitchaya Khemthong" w:date="2018-08-04T10:57:00Z">
        <w:r>
          <w:rPr>
            <w:rFonts w:ascii="Calibri" w:eastAsia="Calibri" w:hAnsi="Calibri" w:cs="Calibri"/>
            <w:sz w:val="22"/>
            <w:szCs w:val="22"/>
          </w:rPr>
          <w:lastRenderedPageBreak/>
          <w:delText>Caption text is generally used for descriptors (e.g. explanations below photographs).</w:delText>
        </w:r>
      </w:del>
    </w:p>
    <w:p w14:paraId="6058698F" w14:textId="77777777" w:rsidR="0077187A" w:rsidRDefault="000838F4">
      <w:pPr>
        <w:pStyle w:val="13Headerspacebefore"/>
        <w:spacing w:before="360" w:line="240" w:lineRule="auto"/>
        <w:rPr>
          <w:ins w:id="377" w:author="arnoldsandjaja@gmail.com" w:date="2018-07-24T21:15:00Z"/>
          <w:rFonts w:ascii="Calibri" w:eastAsia="Calibri" w:hAnsi="Calibri" w:cs="Calibri"/>
          <w:b/>
          <w:bCs/>
          <w:color w:val="FF0000"/>
          <w:sz w:val="22"/>
          <w:szCs w:val="22"/>
          <w:u w:color="FF0000"/>
        </w:rPr>
      </w:pPr>
      <w:ins w:id="378" w:author="arnoldsandjaja@gmail.com" w:date="2018-07-24T21:15:00Z">
        <w:r>
          <w:rPr>
            <w:rFonts w:ascii="Calibri" w:eastAsia="Calibri" w:hAnsi="Calibri" w:cs="Calibri"/>
            <w:b/>
            <w:bCs/>
            <w:color w:val="FF0000"/>
            <w:sz w:val="22"/>
            <w:szCs w:val="22"/>
            <w:u w:color="FF0000"/>
          </w:rPr>
          <w:t xml:space="preserve">Pages </w:t>
        </w:r>
        <w:del w:id="379" w:author="arnoldsandjaja@gmail.com" w:date="2018-07-26T12:13:00Z">
          <w:r>
            <w:rPr>
              <w:rFonts w:ascii="Calibri" w:eastAsia="Calibri" w:hAnsi="Calibri" w:cs="Calibri"/>
              <w:b/>
              <w:bCs/>
              <w:color w:val="FF0000"/>
              <w:sz w:val="22"/>
              <w:szCs w:val="22"/>
              <w:u w:color="FF0000"/>
            </w:rPr>
            <w:delText>15</w:delText>
          </w:r>
        </w:del>
        <w:r>
          <w:rPr>
            <w:rFonts w:ascii="Calibri" w:eastAsia="Calibri" w:hAnsi="Calibri" w:cs="Calibri"/>
            <w:b/>
            <w:bCs/>
            <w:color w:val="FF0000"/>
            <w:sz w:val="22"/>
            <w:szCs w:val="22"/>
            <w:u w:color="FF0000"/>
          </w:rPr>
          <w:t>10 — Unacceptable Logo Usage</w:t>
        </w:r>
      </w:ins>
    </w:p>
    <w:p w14:paraId="3AD6782E" w14:textId="77777777" w:rsidR="0077187A" w:rsidRDefault="000838F4">
      <w:pPr>
        <w:pStyle w:val="13Headerspacebefore"/>
        <w:spacing w:line="240" w:lineRule="auto"/>
        <w:rPr>
          <w:ins w:id="380" w:author="arnoldsandjaja@gmail.com" w:date="2018-07-24T21:15:00Z"/>
          <w:rFonts w:ascii="Calibri" w:eastAsia="Calibri" w:hAnsi="Calibri" w:cs="Calibri"/>
          <w:b/>
          <w:bCs/>
          <w:sz w:val="22"/>
          <w:szCs w:val="22"/>
        </w:rPr>
      </w:pPr>
      <w:ins w:id="381" w:author="arnoldsandjaja@gmail.com" w:date="2018-07-24T21:15:00Z">
        <w:del w:id="382" w:author="Ass.Prof Supitchaya Khemthong" w:date="2018-08-04T10:59:00Z">
          <w:r>
            <w:rPr>
              <w:rFonts w:ascii="Calibri" w:eastAsia="Calibri" w:hAnsi="Calibri" w:cs="Calibri"/>
              <w:b/>
              <w:bCs/>
              <w:sz w:val="22"/>
              <w:szCs w:val="22"/>
            </w:rPr>
            <w:delText>Unacceptable Logo Usage</w:delText>
          </w:r>
        </w:del>
      </w:ins>
      <w:ins w:id="383" w:author="Ass.Prof Supitchaya Khemthong" w:date="2018-08-04T10:59:00Z">
        <w:r>
          <w:rPr>
            <w:rFonts w:ascii="Calibri" w:eastAsia="Calibri" w:hAnsi="Calibri" w:cs="Calibri"/>
            <w:b/>
            <w:bCs/>
            <w:sz w:val="22"/>
            <w:szCs w:val="22"/>
          </w:rPr>
          <w:t>UNACCEPTABLE LOGO USAGE</w:t>
        </w:r>
      </w:ins>
    </w:p>
    <w:p w14:paraId="50CD3F65" w14:textId="77777777" w:rsidR="0077187A" w:rsidRDefault="000838F4">
      <w:pPr>
        <w:widowControl w:val="0"/>
        <w:spacing w:after="0" w:line="240" w:lineRule="auto"/>
        <w:rPr>
          <w:ins w:id="384" w:author="arnoldsandjaja@gmail.com" w:date="2018-07-24T21:15:00Z"/>
          <w:rFonts w:ascii="Calibri" w:eastAsia="Calibri" w:hAnsi="Calibri" w:cs="Calibri"/>
          <w:sz w:val="22"/>
          <w:szCs w:val="22"/>
        </w:rPr>
      </w:pPr>
      <w:ins w:id="385" w:author="arnoldsandjaja@gmail.com" w:date="2018-07-24T21:15:00Z">
        <w:r>
          <w:rPr>
            <w:rFonts w:ascii="Calibri" w:eastAsia="Calibri" w:hAnsi="Calibri" w:cs="Calibri"/>
            <w:sz w:val="22"/>
            <w:szCs w:val="22"/>
          </w:rPr>
          <w:t xml:space="preserve">To maintain its integrity, none of the elements within the logo brand </w:t>
        </w:r>
        <w:r>
          <w:rPr>
            <w:rFonts w:ascii="Calibri" w:eastAsia="Calibri" w:hAnsi="Calibri" w:cs="Calibri"/>
            <w:sz w:val="22"/>
            <w:szCs w:val="22"/>
          </w:rPr>
          <w:t>signature should be altered in any</w:t>
        </w:r>
        <w:del w:id="386" w:author="Ass.Prof Supitchaya Khemthong" w:date="2018-08-04T11:00:00Z">
          <w:r>
            <w:rPr>
              <w:rFonts w:ascii="Calibri" w:eastAsia="Calibri" w:hAnsi="Calibri" w:cs="Calibri"/>
              <w:sz w:val="22"/>
              <w:szCs w:val="22"/>
            </w:rPr>
            <w:delText xml:space="preserve"> </w:delText>
          </w:r>
        </w:del>
        <w:r>
          <w:rPr>
            <w:rFonts w:ascii="Calibri" w:eastAsia="Calibri" w:hAnsi="Calibri" w:cs="Calibri"/>
            <w:sz w:val="22"/>
            <w:szCs w:val="22"/>
          </w:rPr>
          <w:t xml:space="preserve">way. The correct proportions, </w:t>
        </w:r>
        <w:proofErr w:type="spellStart"/>
        <w:r>
          <w:rPr>
            <w:rFonts w:ascii="Calibri" w:eastAsia="Calibri" w:hAnsi="Calibri" w:cs="Calibri"/>
            <w:sz w:val="22"/>
            <w:szCs w:val="22"/>
          </w:rPr>
          <w:t>colours</w:t>
        </w:r>
        <w:proofErr w:type="spellEnd"/>
        <w:r>
          <w:rPr>
            <w:rFonts w:ascii="Calibri" w:eastAsia="Calibri" w:hAnsi="Calibri" w:cs="Calibri"/>
            <w:sz w:val="22"/>
            <w:szCs w:val="22"/>
          </w:rPr>
          <w:t xml:space="preserve">, the relationship between the symbol and logotype should be maintain at all times. </w:t>
        </w:r>
      </w:ins>
    </w:p>
    <w:p w14:paraId="6D05F8DB" w14:textId="77777777" w:rsidR="0077187A" w:rsidRDefault="000838F4">
      <w:pPr>
        <w:widowControl w:val="0"/>
        <w:spacing w:before="240" w:line="240" w:lineRule="auto"/>
        <w:rPr>
          <w:ins w:id="387" w:author="arnoldsandjaja@gmail.com" w:date="2018-07-24T21:15:00Z"/>
          <w:rFonts w:ascii="Calibri" w:eastAsia="Calibri" w:hAnsi="Calibri" w:cs="Calibri"/>
          <w:sz w:val="22"/>
          <w:szCs w:val="22"/>
        </w:rPr>
      </w:pPr>
      <w:ins w:id="388" w:author="arnoldsandjaja@gmail.com" w:date="2018-07-24T21:15:00Z">
        <w:r>
          <w:rPr>
            <w:rFonts w:ascii="Calibri" w:eastAsia="Calibri" w:hAnsi="Calibri" w:cs="Calibri"/>
            <w:color w:val="FF0000"/>
            <w:sz w:val="22"/>
            <w:szCs w:val="22"/>
            <w:u w:color="FF0000"/>
          </w:rPr>
          <w:t xml:space="preserve">You must create example pictures present all cases of unacceptable logo usage. Each case must </w:t>
        </w:r>
        <w:r>
          <w:rPr>
            <w:rFonts w:ascii="Calibri" w:eastAsia="Calibri" w:hAnsi="Calibri" w:cs="Calibri"/>
            <w:color w:val="FF0000"/>
            <w:sz w:val="22"/>
            <w:szCs w:val="22"/>
            <w:u w:color="FF0000"/>
          </w:rPr>
          <w:t>include prohibited symbol (\) on example pictures.</w:t>
        </w:r>
      </w:ins>
    </w:p>
    <w:p w14:paraId="1928CA5E" w14:textId="77777777" w:rsidR="0077187A" w:rsidRDefault="000838F4">
      <w:pPr>
        <w:widowControl w:val="0"/>
        <w:spacing w:before="240" w:line="240" w:lineRule="auto"/>
        <w:rPr>
          <w:ins w:id="389" w:author="arnoldsandjaja@gmail.com" w:date="2018-07-24T21:15:00Z"/>
          <w:rFonts w:ascii="Calibri" w:eastAsia="Calibri" w:hAnsi="Calibri" w:cs="Calibri"/>
          <w:sz w:val="22"/>
          <w:szCs w:val="22"/>
        </w:rPr>
      </w:pPr>
      <w:ins w:id="390" w:author="arnoldsandjaja@gmail.com" w:date="2018-07-24T21:15:00Z">
        <w:r>
          <w:rPr>
            <w:rFonts w:ascii="Calibri" w:eastAsia="Calibri" w:hAnsi="Calibri" w:cs="Calibri"/>
            <w:color w:val="FF0000"/>
            <w:sz w:val="22"/>
            <w:szCs w:val="22"/>
            <w:u w:color="FF0000"/>
          </w:rPr>
          <w:t xml:space="preserve">Include six cases of unacceptable logo usage: </w:t>
        </w:r>
      </w:ins>
    </w:p>
    <w:p w14:paraId="4CE845B3" w14:textId="77777777" w:rsidR="0077187A" w:rsidRDefault="000838F4">
      <w:pPr>
        <w:widowControl w:val="0"/>
        <w:numPr>
          <w:ilvl w:val="0"/>
          <w:numId w:val="8"/>
        </w:numPr>
        <w:spacing w:after="0" w:line="240" w:lineRule="auto"/>
        <w:rPr>
          <w:rFonts w:ascii="Calibri" w:eastAsia="Calibri" w:hAnsi="Calibri" w:cs="Calibri"/>
          <w:sz w:val="22"/>
          <w:szCs w:val="22"/>
        </w:rPr>
      </w:pPr>
      <w:ins w:id="391" w:author="Ass.Prof Supitchaya Khemthong" w:date="2018-08-04T11:04:00Z">
        <w:r>
          <w:rPr>
            <w:rFonts w:ascii="Calibri" w:eastAsia="Calibri" w:hAnsi="Calibri" w:cs="Calibri"/>
            <w:sz w:val="22"/>
            <w:szCs w:val="22"/>
            <w:shd w:val="clear" w:color="auto" w:fill="FFFF00"/>
          </w:rPr>
          <w:t xml:space="preserve">DO NOT </w:t>
        </w:r>
        <w:r>
          <w:rPr>
            <w:rFonts w:eastAsia="Calibri" w:cs="Calibri"/>
            <w:shd w:val="clear" w:color="auto" w:fill="FFFF00"/>
          </w:rPr>
          <w:t>change the proportion of symbols or letters.</w:t>
        </w:r>
      </w:ins>
    </w:p>
    <w:p w14:paraId="05C6BDCC" w14:textId="77777777" w:rsidR="0077187A" w:rsidRDefault="000838F4">
      <w:pPr>
        <w:widowControl w:val="0"/>
        <w:numPr>
          <w:ilvl w:val="0"/>
          <w:numId w:val="8"/>
        </w:numPr>
        <w:spacing w:after="0" w:line="240" w:lineRule="auto"/>
        <w:rPr>
          <w:rFonts w:ascii="Calibri" w:eastAsia="Calibri" w:hAnsi="Calibri" w:cs="Calibri"/>
          <w:sz w:val="22"/>
          <w:szCs w:val="22"/>
        </w:rPr>
      </w:pPr>
      <w:ins w:id="392" w:author="arnoldsandjaja@gmail.com" w:date="2018-07-26T12:45:00Z">
        <w:r>
          <w:rPr>
            <w:rFonts w:ascii="Calibri" w:eastAsia="Calibri" w:hAnsi="Calibri" w:cs="Calibri"/>
            <w:sz w:val="22"/>
            <w:szCs w:val="22"/>
            <w:shd w:val="clear" w:color="auto" w:fill="FFFF00"/>
          </w:rPr>
          <w:t>DO NOT change the type spacing of the logo</w:t>
        </w:r>
      </w:ins>
      <w:ins w:id="393" w:author="Ass.Prof Supitchaya Khemthong" w:date="2018-08-04T11:09:00Z">
        <w:r>
          <w:rPr>
            <w:rFonts w:ascii="Calibri" w:eastAsia="Calibri" w:hAnsi="Calibri" w:cs="Calibri"/>
            <w:sz w:val="22"/>
            <w:szCs w:val="22"/>
            <w:shd w:val="clear" w:color="auto" w:fill="FFFF00"/>
          </w:rPr>
          <w:t>.</w:t>
        </w:r>
      </w:ins>
      <w:ins w:id="394" w:author="arnoldsandjaja@gmail.com" w:date="2411-12-31T23:59:00Z">
        <w:del w:id="395" w:author="Ass.Prof Supitchaya Khemthong" w:date="2018-07-26T12:45:00Z">
          <w:r>
            <w:rPr>
              <w:rFonts w:ascii="Calibri" w:eastAsia="Calibri" w:hAnsi="Calibri" w:cs="Calibri"/>
              <w:sz w:val="22"/>
              <w:szCs w:val="22"/>
              <w:shd w:val="clear" w:color="auto" w:fill="FFFF00"/>
            </w:rPr>
            <w:delText xml:space="preserve"> </w:delText>
          </w:r>
        </w:del>
      </w:ins>
    </w:p>
    <w:p w14:paraId="346BDF73" w14:textId="77777777" w:rsidR="0077187A" w:rsidRDefault="000838F4">
      <w:pPr>
        <w:widowControl w:val="0"/>
        <w:numPr>
          <w:ilvl w:val="0"/>
          <w:numId w:val="8"/>
        </w:numPr>
        <w:spacing w:after="0" w:line="240" w:lineRule="auto"/>
        <w:rPr>
          <w:rFonts w:ascii="Calibri" w:eastAsia="Calibri" w:hAnsi="Calibri" w:cs="Calibri"/>
          <w:sz w:val="22"/>
          <w:szCs w:val="22"/>
        </w:rPr>
      </w:pPr>
      <w:ins w:id="396" w:author="arnoldsandjaja@gmail.com" w:date="2411-12-31T23:59:00Z">
        <w:del w:id="397" w:author="arnoldsandjaja@gmail.com" w:date="2018-07-26T12:48:00Z">
          <w:r>
            <w:rPr>
              <w:rFonts w:ascii="Calibri" w:eastAsia="Calibri" w:hAnsi="Calibri" w:cs="Calibri"/>
              <w:sz w:val="22"/>
              <w:szCs w:val="22"/>
              <w:shd w:val="clear" w:color="auto" w:fill="FFFF00"/>
            </w:rPr>
            <w:delText>Symbol repositioned</w:delText>
          </w:r>
        </w:del>
      </w:ins>
    </w:p>
    <w:p w14:paraId="29681C4A" w14:textId="77777777" w:rsidR="0077187A" w:rsidRDefault="000838F4">
      <w:pPr>
        <w:widowControl w:val="0"/>
        <w:numPr>
          <w:ilvl w:val="0"/>
          <w:numId w:val="8"/>
        </w:numPr>
        <w:spacing w:after="0" w:line="240" w:lineRule="auto"/>
        <w:rPr>
          <w:rFonts w:ascii="Calibri" w:eastAsia="Calibri" w:hAnsi="Calibri" w:cs="Calibri"/>
          <w:sz w:val="22"/>
          <w:szCs w:val="22"/>
        </w:rPr>
      </w:pPr>
      <w:ins w:id="398" w:author="arnoldsandjaja@gmail.com" w:date="2411-12-31T23:59:00Z">
        <w:del w:id="399" w:author="arnoldsandjaja@gmail.com" w:date="2018-07-26T12:48:00Z">
          <w:r>
            <w:rPr>
              <w:rFonts w:ascii="Calibri" w:eastAsia="Calibri" w:hAnsi="Calibri" w:cs="Calibri"/>
              <w:sz w:val="22"/>
              <w:szCs w:val="22"/>
              <w:shd w:val="clear" w:color="auto" w:fill="FFFF00"/>
            </w:rPr>
            <w:delText xml:space="preserve">- </w:delText>
          </w:r>
        </w:del>
        <w:del w:id="400" w:author="Ass.Prof Supitchaya Khemthong" w:date="2018-08-04T11:02:00Z">
          <w:r>
            <w:rPr>
              <w:rFonts w:ascii="Calibri" w:eastAsia="Calibri" w:hAnsi="Calibri" w:cs="Calibri"/>
              <w:sz w:val="22"/>
              <w:szCs w:val="22"/>
              <w:shd w:val="clear" w:color="auto" w:fill="FFFF00"/>
            </w:rPr>
            <w:delText>DO NOT change the relative sizes of the</w:delText>
          </w:r>
          <w:r>
            <w:rPr>
              <w:rFonts w:ascii="Calibri" w:eastAsia="Calibri" w:hAnsi="Calibri" w:cs="Calibri"/>
              <w:sz w:val="22"/>
              <w:szCs w:val="22"/>
              <w:shd w:val="clear" w:color="auto" w:fill="FFFF00"/>
            </w:rPr>
            <w:delText xml:space="preserve"> logo elements </w:delText>
          </w:r>
        </w:del>
        <w:del w:id="401" w:author="arnoldsandjaja@gmail.com" w:date="2018-07-26T12:48:00Z">
          <w:r>
            <w:rPr>
              <w:rFonts w:ascii="Calibri" w:eastAsia="Calibri" w:hAnsi="Calibri" w:cs="Calibri"/>
              <w:sz w:val="22"/>
              <w:szCs w:val="22"/>
              <w:shd w:val="clear" w:color="auto" w:fill="FFFF00"/>
            </w:rPr>
            <w:delText>Symbol repositioned in wrong order</w:delText>
          </w:r>
        </w:del>
      </w:ins>
    </w:p>
    <w:p w14:paraId="1A1210BC" w14:textId="77777777" w:rsidR="0077187A" w:rsidRDefault="000838F4">
      <w:pPr>
        <w:widowControl w:val="0"/>
        <w:numPr>
          <w:ilvl w:val="0"/>
          <w:numId w:val="8"/>
        </w:numPr>
        <w:spacing w:after="0" w:line="240" w:lineRule="auto"/>
        <w:rPr>
          <w:rFonts w:ascii="Calibri" w:eastAsia="Calibri" w:hAnsi="Calibri" w:cs="Calibri"/>
          <w:sz w:val="22"/>
          <w:szCs w:val="22"/>
        </w:rPr>
      </w:pPr>
      <w:ins w:id="402" w:author="Ass.Prof Supitchaya Khemthong" w:date="2018-08-04T11:19:00Z">
        <w:r>
          <w:rPr>
            <w:rFonts w:ascii="Calibri" w:eastAsia="Calibri" w:hAnsi="Calibri" w:cs="Calibri"/>
            <w:sz w:val="22"/>
            <w:szCs w:val="22"/>
            <w:shd w:val="clear" w:color="auto" w:fill="FFFF00"/>
          </w:rPr>
          <w:t xml:space="preserve">DO NOT change the </w:t>
        </w:r>
        <w:proofErr w:type="spellStart"/>
        <w:r>
          <w:rPr>
            <w:rFonts w:ascii="Calibri" w:eastAsia="Calibri" w:hAnsi="Calibri" w:cs="Calibri"/>
            <w:sz w:val="22"/>
            <w:szCs w:val="22"/>
            <w:shd w:val="clear" w:color="auto" w:fill="FFFF00"/>
          </w:rPr>
          <w:t>colours</w:t>
        </w:r>
        <w:proofErr w:type="spellEnd"/>
        <w:r>
          <w:rPr>
            <w:rFonts w:ascii="Calibri" w:eastAsia="Calibri" w:hAnsi="Calibri" w:cs="Calibri"/>
            <w:sz w:val="22"/>
            <w:szCs w:val="22"/>
            <w:shd w:val="clear" w:color="auto" w:fill="FFFF00"/>
          </w:rPr>
          <w:t xml:space="preserve"> of logo.</w:t>
        </w:r>
      </w:ins>
    </w:p>
    <w:p w14:paraId="4218CB92" w14:textId="77777777" w:rsidR="0077187A" w:rsidRDefault="000838F4">
      <w:pPr>
        <w:widowControl w:val="0"/>
        <w:numPr>
          <w:ilvl w:val="0"/>
          <w:numId w:val="8"/>
        </w:numPr>
        <w:spacing w:after="0" w:line="240" w:lineRule="auto"/>
        <w:rPr>
          <w:rFonts w:ascii="Calibri" w:eastAsia="Calibri" w:hAnsi="Calibri" w:cs="Calibri"/>
          <w:sz w:val="22"/>
          <w:szCs w:val="22"/>
        </w:rPr>
      </w:pPr>
      <w:ins w:id="403" w:author="arnoldsandjaja@gmail.com" w:date="2018-07-26T12:47:00Z">
        <w:r>
          <w:rPr>
            <w:rFonts w:ascii="Calibri" w:eastAsia="Calibri" w:hAnsi="Calibri" w:cs="Calibri"/>
            <w:sz w:val="22"/>
            <w:szCs w:val="22"/>
            <w:shd w:val="clear" w:color="auto" w:fill="FFFF00"/>
          </w:rPr>
          <w:t>DO NOT rotate</w:t>
        </w:r>
        <w:del w:id="404" w:author="Ass.Prof Supitchaya Khemthong" w:date="2018-08-04T11:19:00Z">
          <w:r>
            <w:rPr>
              <w:rFonts w:ascii="Calibri" w:eastAsia="Calibri" w:hAnsi="Calibri" w:cs="Calibri"/>
              <w:sz w:val="22"/>
              <w:szCs w:val="22"/>
              <w:shd w:val="clear" w:color="auto" w:fill="FFFF00"/>
            </w:rPr>
            <w:delText>d</w:delText>
          </w:r>
        </w:del>
        <w:r>
          <w:rPr>
            <w:rFonts w:ascii="Calibri" w:eastAsia="Calibri" w:hAnsi="Calibri" w:cs="Calibri"/>
            <w:sz w:val="22"/>
            <w:szCs w:val="22"/>
            <w:shd w:val="clear" w:color="auto" w:fill="FFFF00"/>
          </w:rPr>
          <w:t xml:space="preserve"> </w:t>
        </w:r>
        <w:del w:id="405" w:author="Ass.Prof Supitchaya Khemthong" w:date="2018-08-04T11:15:00Z">
          <w:r>
            <w:rPr>
              <w:rFonts w:ascii="Calibri" w:eastAsia="Calibri" w:hAnsi="Calibri" w:cs="Calibri"/>
              <w:sz w:val="22"/>
              <w:szCs w:val="22"/>
              <w:shd w:val="clear" w:color="auto" w:fill="FFFF00"/>
            </w:rPr>
            <w:delText xml:space="preserve">the logo </w:delText>
          </w:r>
        </w:del>
      </w:ins>
      <w:ins w:id="406" w:author="Ass.Prof Supitchaya Khemthong" w:date="2018-08-04T11:15:00Z">
        <w:r>
          <w:rPr>
            <w:rFonts w:ascii="Calibri" w:eastAsia="Calibri" w:hAnsi="Calibri" w:cs="Calibri"/>
            <w:sz w:val="22"/>
            <w:szCs w:val="22"/>
            <w:shd w:val="clear" w:color="auto" w:fill="FFFF00"/>
          </w:rPr>
          <w:t>the logo elements.</w:t>
        </w:r>
      </w:ins>
      <w:ins w:id="407" w:author="arnoldsandjaja@gmail.com" w:date="2018-07-24T21:15:00Z">
        <w:del w:id="408" w:author="arnoldsandjaja@gmail.com" w:date="2018-07-26T12:45:00Z">
          <w:r>
            <w:rPr>
              <w:rFonts w:ascii="Calibri" w:eastAsia="Calibri" w:hAnsi="Calibri" w:cs="Calibri"/>
              <w:sz w:val="22"/>
              <w:szCs w:val="22"/>
              <w:shd w:val="clear" w:color="auto" w:fill="FFFF00"/>
            </w:rPr>
            <w:delText>- Symbol rotated in wrong direction</w:delText>
          </w:r>
        </w:del>
      </w:ins>
    </w:p>
    <w:p w14:paraId="4C46809F" w14:textId="77777777" w:rsidR="0077187A" w:rsidRDefault="000838F4">
      <w:pPr>
        <w:widowControl w:val="0"/>
        <w:numPr>
          <w:ilvl w:val="0"/>
          <w:numId w:val="8"/>
        </w:numPr>
        <w:spacing w:after="0" w:line="240" w:lineRule="auto"/>
        <w:rPr>
          <w:rFonts w:ascii="Calibri" w:eastAsia="Calibri" w:hAnsi="Calibri" w:cs="Calibri"/>
          <w:sz w:val="22"/>
          <w:szCs w:val="22"/>
        </w:rPr>
      </w:pPr>
      <w:ins w:id="409" w:author="arnoldsandjaja@gmail.com" w:date="2018-07-24T21:15:00Z">
        <w:del w:id="410" w:author="arnoldsandjaja@gmail.com" w:date="2018-07-26T12:45:00Z">
          <w:r>
            <w:rPr>
              <w:rFonts w:ascii="Calibri" w:eastAsia="Calibri" w:hAnsi="Calibri" w:cs="Calibri"/>
              <w:sz w:val="22"/>
              <w:szCs w:val="22"/>
              <w:shd w:val="clear" w:color="auto" w:fill="FFFF00"/>
            </w:rPr>
            <w:delText xml:space="preserve">- </w:delText>
          </w:r>
        </w:del>
        <w:r>
          <w:rPr>
            <w:rFonts w:ascii="Calibri" w:eastAsia="Calibri" w:hAnsi="Calibri" w:cs="Calibri"/>
            <w:sz w:val="22"/>
            <w:szCs w:val="22"/>
            <w:shd w:val="clear" w:color="auto" w:fill="FFFF00"/>
          </w:rPr>
          <w:t xml:space="preserve">DO NOT </w:t>
        </w:r>
      </w:ins>
      <w:ins w:id="411" w:author="Ass.Prof Supitchaya Khemthong" w:date="2018-08-04T11:13:00Z">
        <w:r>
          <w:rPr>
            <w:rFonts w:eastAsia="Calibri" w:cs="Calibri"/>
            <w:shd w:val="clear" w:color="auto" w:fill="FFFF00"/>
          </w:rPr>
          <w:t xml:space="preserve">reposition </w:t>
        </w:r>
      </w:ins>
      <w:ins w:id="412" w:author="arnoldsandjaja@gmail.com" w:date="2018-07-26T12:47:00Z">
        <w:del w:id="413" w:author="Ass.Prof Supitchaya Khemthong" w:date="2018-08-04T11:13:00Z">
          <w:r>
            <w:rPr>
              <w:rFonts w:ascii="Calibri" w:eastAsia="Calibri" w:hAnsi="Calibri" w:cs="Calibri"/>
              <w:sz w:val="22"/>
              <w:szCs w:val="22"/>
              <w:shd w:val="clear" w:color="auto" w:fill="FFFF00"/>
            </w:rPr>
            <w:delText xml:space="preserve">change the relative sizes of </w:delText>
          </w:r>
        </w:del>
        <w:r>
          <w:rPr>
            <w:rFonts w:ascii="Calibri" w:eastAsia="Calibri" w:hAnsi="Calibri" w:cs="Calibri"/>
            <w:sz w:val="22"/>
            <w:szCs w:val="22"/>
            <w:shd w:val="clear" w:color="auto" w:fill="FFFF00"/>
          </w:rPr>
          <w:t>the logo elements</w:t>
        </w:r>
      </w:ins>
      <w:ins w:id="414" w:author="Ass.Prof Supitchaya Khemthong" w:date="2018-08-04T11:16:00Z">
        <w:r>
          <w:rPr>
            <w:rFonts w:ascii="Calibri" w:eastAsia="Calibri" w:hAnsi="Calibri" w:cs="Calibri"/>
            <w:sz w:val="22"/>
            <w:szCs w:val="22"/>
            <w:shd w:val="clear" w:color="auto" w:fill="FFFF00"/>
          </w:rPr>
          <w:t>.</w:t>
        </w:r>
      </w:ins>
      <w:ins w:id="415" w:author="arnoldsandjaja@gmail.com" w:date="2411-12-31T23:59:00Z">
        <w:del w:id="416" w:author="Ass.Prof Supitchaya Khemthong" w:date="2018-07-26T12:47:00Z">
          <w:r>
            <w:rPr>
              <w:rFonts w:ascii="Calibri" w:eastAsia="Calibri" w:hAnsi="Calibri" w:cs="Calibri"/>
              <w:sz w:val="22"/>
              <w:szCs w:val="22"/>
              <w:shd w:val="clear" w:color="auto" w:fill="FFFF00"/>
            </w:rPr>
            <w:delText xml:space="preserve"> </w:delText>
          </w:r>
        </w:del>
      </w:ins>
    </w:p>
    <w:p w14:paraId="47C132C5" w14:textId="77777777" w:rsidR="0077187A" w:rsidRDefault="000838F4">
      <w:pPr>
        <w:widowControl w:val="0"/>
        <w:numPr>
          <w:ilvl w:val="0"/>
          <w:numId w:val="8"/>
        </w:numPr>
        <w:spacing w:after="0" w:line="240" w:lineRule="auto"/>
        <w:rPr>
          <w:rFonts w:ascii="Calibri" w:eastAsia="Calibri" w:hAnsi="Calibri" w:cs="Calibri"/>
          <w:sz w:val="22"/>
          <w:szCs w:val="22"/>
        </w:rPr>
      </w:pPr>
      <w:ins w:id="417" w:author="arnoldsandjaja@gmail.com" w:date="2411-12-31T23:59:00Z">
        <w:del w:id="418" w:author="Ass.Prof Supitchaya Khemthong" w:date="2018-08-04T11:19:00Z">
          <w:r>
            <w:rPr>
              <w:rFonts w:ascii="Calibri" w:eastAsia="Calibri" w:hAnsi="Calibri" w:cs="Calibri"/>
              <w:sz w:val="22"/>
              <w:szCs w:val="22"/>
              <w:shd w:val="clear" w:color="auto" w:fill="FFFF00"/>
            </w:rPr>
            <w:delText xml:space="preserve">DO NOT change the logo </w:delText>
          </w:r>
          <w:r>
            <w:rPr>
              <w:rFonts w:ascii="Calibri" w:eastAsia="Calibri" w:hAnsi="Calibri" w:cs="Calibri"/>
              <w:sz w:val="22"/>
              <w:szCs w:val="22"/>
              <w:shd w:val="clear" w:color="auto" w:fill="FFFF00"/>
            </w:rPr>
            <w:delText>colours - Wrong use of corporate colours</w:delText>
          </w:r>
        </w:del>
      </w:ins>
    </w:p>
    <w:p w14:paraId="59C595B1" w14:textId="77777777" w:rsidR="0077187A" w:rsidRDefault="000838F4">
      <w:pPr>
        <w:widowControl w:val="0"/>
        <w:numPr>
          <w:ilvl w:val="0"/>
          <w:numId w:val="8"/>
        </w:numPr>
        <w:spacing w:after="0" w:line="240" w:lineRule="auto"/>
        <w:rPr>
          <w:rFonts w:ascii="Calibri" w:eastAsia="Calibri" w:hAnsi="Calibri" w:cs="Calibri"/>
          <w:sz w:val="22"/>
          <w:szCs w:val="22"/>
        </w:rPr>
      </w:pPr>
      <w:ins w:id="419" w:author="arnoldsandjaja@gmail.com" w:date="2411-12-31T23:59:00Z">
        <w:r>
          <w:rPr>
            <w:rFonts w:ascii="Calibri" w:eastAsia="Calibri" w:hAnsi="Calibri" w:cs="Calibri"/>
            <w:sz w:val="22"/>
            <w:szCs w:val="22"/>
            <w:shd w:val="clear" w:color="auto" w:fill="FFFF00"/>
          </w:rPr>
          <w:t>DO NOT distort the logo elements</w:t>
        </w:r>
      </w:ins>
      <w:ins w:id="420" w:author="Ass.Prof Supitchaya Khemthong" w:date="2018-08-04T11:18:00Z">
        <w:r>
          <w:rPr>
            <w:rFonts w:ascii="Calibri" w:eastAsia="Calibri" w:hAnsi="Calibri" w:cs="Calibri"/>
            <w:sz w:val="22"/>
            <w:szCs w:val="22"/>
            <w:shd w:val="clear" w:color="auto" w:fill="FFFF00"/>
          </w:rPr>
          <w:t>.</w:t>
        </w:r>
      </w:ins>
      <w:ins w:id="421" w:author="arnoldsandjaja@gmail.com" w:date="2018-07-26T12:46:00Z">
        <w:del w:id="422" w:author="Ass.Prof Supitchaya Khemthong" w:date="2018-08-04T11:18:00Z">
          <w:r>
            <w:rPr>
              <w:rFonts w:ascii="Calibri" w:eastAsia="Calibri" w:hAnsi="Calibri" w:cs="Calibri"/>
              <w:sz w:val="22"/>
              <w:szCs w:val="22"/>
              <w:shd w:val="clear" w:color="auto" w:fill="FFFF00"/>
            </w:rPr>
            <w:delText xml:space="preserve"> </w:delText>
          </w:r>
        </w:del>
        <w:del w:id="423" w:author="arnoldsandjaja@gmail.com" w:date="2018-07-26T12:45:00Z">
          <w:r>
            <w:rPr>
              <w:rFonts w:ascii="Calibri" w:eastAsia="Calibri" w:hAnsi="Calibri" w:cs="Calibri"/>
              <w:sz w:val="22"/>
              <w:szCs w:val="22"/>
              <w:shd w:val="clear" w:color="auto" w:fill="FFFF00"/>
            </w:rPr>
            <w:delText>- Distortion</w:delText>
          </w:r>
        </w:del>
      </w:ins>
    </w:p>
    <w:p w14:paraId="0C0C973F" w14:textId="77777777" w:rsidR="0077187A" w:rsidRDefault="000838F4">
      <w:pPr>
        <w:pStyle w:val="Heading12ptRed"/>
        <w:spacing w:before="360"/>
        <w:rPr>
          <w:rFonts w:ascii="Calibri" w:eastAsia="Calibri" w:hAnsi="Calibri" w:cs="Calibri"/>
          <w:sz w:val="22"/>
          <w:szCs w:val="22"/>
        </w:rPr>
      </w:pPr>
      <w:r>
        <w:rPr>
          <w:rFonts w:ascii="Calibri" w:eastAsia="Calibri" w:hAnsi="Calibri" w:cs="Calibri"/>
          <w:sz w:val="22"/>
          <w:szCs w:val="22"/>
        </w:rPr>
        <w:t xml:space="preserve">Pages </w:t>
      </w:r>
      <w:del w:id="424" w:author="arnoldsandjaja@gmail.com" w:date="2018-07-26T12:14:00Z">
        <w:r>
          <w:rPr>
            <w:rFonts w:ascii="Calibri" w:eastAsia="Calibri" w:hAnsi="Calibri" w:cs="Calibri"/>
            <w:sz w:val="22"/>
            <w:szCs w:val="22"/>
          </w:rPr>
          <w:delText xml:space="preserve">10 </w:delText>
        </w:r>
      </w:del>
      <w:ins w:id="425" w:author="arnoldsandjaja@gmail.com" w:date="2018-07-26T12:14:00Z">
        <w:r>
          <w:rPr>
            <w:rFonts w:ascii="Calibri" w:eastAsia="Calibri" w:hAnsi="Calibri" w:cs="Calibri"/>
            <w:sz w:val="22"/>
            <w:szCs w:val="22"/>
          </w:rPr>
          <w:t xml:space="preserve">11 </w:t>
        </w:r>
      </w:ins>
      <w:del w:id="426" w:author="arnoldsandjaja@gmail.com" w:date="2018-07-26T12:32:00Z">
        <w:r>
          <w:rPr>
            <w:rFonts w:ascii="Calibri" w:eastAsia="Calibri" w:hAnsi="Calibri" w:cs="Calibri"/>
            <w:sz w:val="22"/>
            <w:szCs w:val="22"/>
          </w:rPr>
          <w:delText xml:space="preserve">- 11 </w:delText>
        </w:r>
      </w:del>
      <w:r>
        <w:rPr>
          <w:rFonts w:ascii="Calibri" w:eastAsia="Calibri" w:hAnsi="Calibri" w:cs="Calibri"/>
          <w:sz w:val="22"/>
          <w:szCs w:val="22"/>
        </w:rPr>
        <w:t>— The Visual Elements</w:t>
      </w:r>
    </w:p>
    <w:p w14:paraId="5A130D99" w14:textId="77777777" w:rsidR="0077187A" w:rsidRDefault="000838F4">
      <w:pPr>
        <w:pStyle w:val="13Headerspacebefore"/>
        <w:spacing w:line="240" w:lineRule="auto"/>
        <w:rPr>
          <w:rFonts w:ascii="Calibri" w:eastAsia="Calibri" w:hAnsi="Calibri" w:cs="Calibri"/>
          <w:b/>
          <w:bCs/>
          <w:sz w:val="22"/>
          <w:szCs w:val="22"/>
        </w:rPr>
      </w:pPr>
      <w:r>
        <w:rPr>
          <w:rFonts w:ascii="Calibri" w:eastAsia="Calibri" w:hAnsi="Calibri" w:cs="Calibri"/>
          <w:b/>
          <w:bCs/>
          <w:sz w:val="22"/>
          <w:szCs w:val="22"/>
        </w:rPr>
        <w:t>T</w:t>
      </w:r>
      <w:ins w:id="427" w:author="Ass.Prof Supitchaya Khemthong" w:date="2018-08-04T11:22:00Z">
        <w:r>
          <w:rPr>
            <w:rFonts w:ascii="Calibri" w:eastAsia="Calibri" w:hAnsi="Calibri" w:cs="Calibri"/>
            <w:b/>
            <w:bCs/>
            <w:sz w:val="22"/>
            <w:szCs w:val="22"/>
          </w:rPr>
          <w:t>HE</w:t>
        </w:r>
      </w:ins>
      <w:del w:id="428" w:author="Ass.Prof Supitchaya Khemthong" w:date="2018-08-04T11:22:00Z">
        <w:r>
          <w:rPr>
            <w:rFonts w:ascii="Calibri" w:eastAsia="Calibri" w:hAnsi="Calibri" w:cs="Calibri"/>
            <w:b/>
            <w:bCs/>
            <w:sz w:val="22"/>
            <w:szCs w:val="22"/>
          </w:rPr>
          <w:delText>he</w:delText>
        </w:r>
      </w:del>
      <w:r>
        <w:rPr>
          <w:rFonts w:ascii="Calibri" w:eastAsia="Calibri" w:hAnsi="Calibri" w:cs="Calibri"/>
          <w:b/>
          <w:bCs/>
          <w:sz w:val="22"/>
          <w:szCs w:val="22"/>
        </w:rPr>
        <w:t xml:space="preserve"> </w:t>
      </w:r>
      <w:del w:id="429" w:author="Ass.Prof Supitchaya Khemthong" w:date="2018-08-04T11:22:00Z">
        <w:r>
          <w:rPr>
            <w:rFonts w:ascii="Calibri" w:eastAsia="Calibri" w:hAnsi="Calibri" w:cs="Calibri"/>
            <w:b/>
            <w:bCs/>
            <w:sz w:val="22"/>
            <w:szCs w:val="22"/>
          </w:rPr>
          <w:delText xml:space="preserve">Visual </w:delText>
        </w:r>
      </w:del>
      <w:ins w:id="430" w:author="Ass.Prof Supitchaya Khemthong" w:date="2018-08-04T11:22:00Z">
        <w:r>
          <w:rPr>
            <w:rFonts w:ascii="Calibri" w:eastAsia="Calibri" w:hAnsi="Calibri" w:cs="Calibri"/>
            <w:b/>
            <w:bCs/>
            <w:sz w:val="22"/>
            <w:szCs w:val="22"/>
          </w:rPr>
          <w:t xml:space="preserve">VISUAL </w:t>
        </w:r>
      </w:ins>
      <w:del w:id="431" w:author="Ass.Prof Supitchaya Khemthong" w:date="2018-08-04T11:22:00Z">
        <w:r>
          <w:rPr>
            <w:rFonts w:ascii="Calibri" w:eastAsia="Calibri" w:hAnsi="Calibri" w:cs="Calibri"/>
            <w:b/>
            <w:bCs/>
            <w:sz w:val="22"/>
            <w:szCs w:val="22"/>
          </w:rPr>
          <w:delText>Elements</w:delText>
        </w:r>
      </w:del>
      <w:ins w:id="432" w:author="Ass.Prof Supitchaya Khemthong" w:date="2018-08-04T11:22:00Z">
        <w:r>
          <w:rPr>
            <w:rFonts w:ascii="Calibri" w:eastAsia="Calibri" w:hAnsi="Calibri" w:cs="Calibri"/>
            <w:b/>
            <w:bCs/>
            <w:sz w:val="22"/>
            <w:szCs w:val="22"/>
          </w:rPr>
          <w:t>ELEMENTS</w:t>
        </w:r>
      </w:ins>
    </w:p>
    <w:p w14:paraId="27FD8BE3" w14:textId="77777777" w:rsidR="0077187A" w:rsidRDefault="000838F4">
      <w:pPr>
        <w:spacing w:line="240" w:lineRule="auto"/>
        <w:rPr>
          <w:rFonts w:ascii="Calibri" w:eastAsia="Calibri" w:hAnsi="Calibri" w:cs="Calibri"/>
          <w:sz w:val="22"/>
          <w:szCs w:val="22"/>
        </w:rPr>
      </w:pPr>
      <w:r>
        <w:rPr>
          <w:rFonts w:ascii="Calibri" w:eastAsia="Calibri" w:hAnsi="Calibri" w:cs="Calibri"/>
          <w:sz w:val="22"/>
          <w:szCs w:val="22"/>
        </w:rPr>
        <w:t xml:space="preserve">Bangkok Art Biennale 2018 </w:t>
      </w:r>
      <w:proofErr w:type="spellStart"/>
      <w:r>
        <w:rPr>
          <w:rFonts w:ascii="Calibri" w:eastAsia="Calibri" w:hAnsi="Calibri" w:cs="Calibri"/>
          <w:sz w:val="22"/>
          <w:szCs w:val="22"/>
        </w:rPr>
        <w:t>utilises</w:t>
      </w:r>
      <w:proofErr w:type="spellEnd"/>
      <w:r>
        <w:rPr>
          <w:rFonts w:ascii="Calibri" w:eastAsia="Calibri" w:hAnsi="Calibri" w:cs="Calibri"/>
          <w:sz w:val="22"/>
          <w:szCs w:val="22"/>
        </w:rPr>
        <w:t xml:space="preserve"> </w:t>
      </w:r>
      <w:ins w:id="433" w:author="Ass.Prof Supitchaya Khemthong" w:date="2018-08-04T11:24:00Z">
        <w:r>
          <w:rPr>
            <w:rFonts w:ascii="Calibri" w:eastAsia="Calibri" w:hAnsi="Calibri" w:cs="Calibri"/>
            <w:sz w:val="22"/>
            <w:szCs w:val="22"/>
          </w:rPr>
          <w:t xml:space="preserve">corporate graphic </w:t>
        </w:r>
      </w:ins>
      <w:r>
        <w:rPr>
          <w:rFonts w:ascii="Calibri" w:eastAsia="Calibri" w:hAnsi="Calibri" w:cs="Calibri"/>
          <w:sz w:val="22"/>
          <w:szCs w:val="22"/>
        </w:rPr>
        <w:t xml:space="preserve">elements </w:t>
      </w:r>
      <w:del w:id="434" w:author="Ass.Prof Supitchaya Khemthong" w:date="2018-08-04T11:24:00Z">
        <w:r>
          <w:rPr>
            <w:rFonts w:ascii="Calibri" w:eastAsia="Calibri" w:hAnsi="Calibri" w:cs="Calibri"/>
            <w:sz w:val="22"/>
            <w:szCs w:val="22"/>
          </w:rPr>
          <w:delText xml:space="preserve">and imagery </w:delText>
        </w:r>
      </w:del>
      <w:r>
        <w:rPr>
          <w:rFonts w:ascii="Calibri" w:eastAsia="Calibri" w:hAnsi="Calibri" w:cs="Calibri"/>
          <w:sz w:val="22"/>
          <w:szCs w:val="22"/>
        </w:rPr>
        <w:t xml:space="preserve">to convey </w:t>
      </w:r>
      <w:r>
        <w:rPr>
          <w:rFonts w:ascii="Calibri" w:eastAsia="Calibri" w:hAnsi="Calibri" w:cs="Calibri"/>
          <w:sz w:val="22"/>
          <w:szCs w:val="22"/>
        </w:rPr>
        <w:t>consistency and communication of the brand. These elements assist in strengthening our visual identity.</w:t>
      </w:r>
    </w:p>
    <w:p w14:paraId="44EC4D1F" w14:textId="77777777" w:rsidR="0077187A" w:rsidRDefault="000838F4">
      <w:pPr>
        <w:spacing w:after="0" w:line="240" w:lineRule="auto"/>
        <w:rPr>
          <w:del w:id="435" w:author="arnoldsandjaja@gmail.com" w:date="2018-07-26T12:36:00Z"/>
          <w:rFonts w:ascii="Calibri" w:eastAsia="Calibri" w:hAnsi="Calibri" w:cs="Calibri"/>
          <w:sz w:val="22"/>
          <w:szCs w:val="22"/>
        </w:rPr>
      </w:pPr>
      <w:del w:id="436" w:author="Ass.Prof Supitchaya Khemthong" w:date="2018-08-04T11:23:00Z">
        <w:r>
          <w:rPr>
            <w:rFonts w:ascii="Calibri" w:eastAsia="Calibri" w:hAnsi="Calibri" w:cs="Calibri"/>
            <w:color w:val="FF0000"/>
            <w:sz w:val="22"/>
            <w:szCs w:val="22"/>
            <w:u w:color="FF0000"/>
          </w:rPr>
          <w:delText xml:space="preserve">Include </w:delText>
        </w:r>
      </w:del>
      <w:ins w:id="437" w:author="Ass.Prof Supitchaya Khemthong" w:date="2018-08-04T11:23:00Z">
        <w:r>
          <w:rPr>
            <w:rFonts w:ascii="Calibri" w:eastAsia="Calibri" w:hAnsi="Calibri" w:cs="Calibri"/>
            <w:color w:val="FF0000"/>
            <w:sz w:val="22"/>
            <w:szCs w:val="22"/>
            <w:u w:color="FF0000"/>
          </w:rPr>
          <w:t xml:space="preserve">Create </w:t>
        </w:r>
      </w:ins>
      <w:r>
        <w:rPr>
          <w:rFonts w:ascii="Calibri" w:eastAsia="Calibri" w:hAnsi="Calibri" w:cs="Calibri"/>
          <w:color w:val="FF0000"/>
          <w:sz w:val="22"/>
          <w:szCs w:val="22"/>
          <w:u w:color="FF0000"/>
        </w:rPr>
        <w:t xml:space="preserve">at least </w:t>
      </w:r>
      <w:del w:id="438" w:author="Ass.Prof Supitchaya Khemthong" w:date="2018-08-04T11:23:00Z">
        <w:r>
          <w:rPr>
            <w:rFonts w:ascii="Calibri" w:eastAsia="Calibri" w:hAnsi="Calibri" w:cs="Calibri"/>
            <w:b/>
            <w:bCs/>
            <w:color w:val="FF0000"/>
            <w:sz w:val="22"/>
            <w:szCs w:val="22"/>
            <w:u w:color="FF0000"/>
          </w:rPr>
          <w:delText xml:space="preserve">two </w:delText>
        </w:r>
      </w:del>
      <w:ins w:id="439" w:author="Ass.Prof Supitchaya Khemthong" w:date="2018-08-04T11:23:00Z">
        <w:r>
          <w:rPr>
            <w:rFonts w:ascii="Calibri" w:eastAsia="Calibri" w:hAnsi="Calibri" w:cs="Calibri"/>
            <w:b/>
            <w:bCs/>
            <w:color w:val="FF0000"/>
            <w:sz w:val="22"/>
            <w:szCs w:val="22"/>
            <w:u w:color="FF0000"/>
          </w:rPr>
          <w:t xml:space="preserve">2 </w:t>
        </w:r>
      </w:ins>
      <w:r>
        <w:rPr>
          <w:rFonts w:ascii="Calibri" w:eastAsia="Calibri" w:hAnsi="Calibri" w:cs="Calibri"/>
          <w:b/>
          <w:bCs/>
          <w:color w:val="FF0000"/>
          <w:sz w:val="22"/>
          <w:szCs w:val="22"/>
          <w:u w:color="FF0000"/>
        </w:rPr>
        <w:t>vector elements</w:t>
      </w:r>
      <w:r>
        <w:rPr>
          <w:rFonts w:ascii="Calibri" w:eastAsia="Calibri" w:hAnsi="Calibri" w:cs="Calibri"/>
          <w:color w:val="FF0000"/>
          <w:sz w:val="22"/>
          <w:szCs w:val="22"/>
          <w:u w:color="FF0000"/>
        </w:rPr>
        <w:t xml:space="preserve"> that can be used to convey the visual identity</w:t>
      </w:r>
      <w:del w:id="440" w:author="Ass.Prof Supitchaya Khemthong" w:date="2018-08-04T11:32:00Z">
        <w:r>
          <w:rPr>
            <w:rFonts w:ascii="Calibri" w:eastAsia="Calibri" w:hAnsi="Calibri" w:cs="Calibri"/>
            <w:color w:val="FF0000"/>
            <w:sz w:val="22"/>
            <w:szCs w:val="22"/>
            <w:u w:color="FF0000"/>
          </w:rPr>
          <w:delText xml:space="preserve"> on </w:delText>
        </w:r>
        <w:r>
          <w:rPr>
            <w:rFonts w:ascii="Calibri" w:eastAsia="Calibri" w:hAnsi="Calibri" w:cs="Calibri"/>
            <w:b/>
            <w:bCs/>
            <w:color w:val="FF0000"/>
            <w:sz w:val="22"/>
            <w:szCs w:val="22"/>
            <w:u w:color="FF0000"/>
          </w:rPr>
          <w:delText>slide presentation templates</w:delText>
        </w:r>
      </w:del>
      <w:r>
        <w:rPr>
          <w:rFonts w:ascii="Calibri" w:eastAsia="Calibri" w:hAnsi="Calibri" w:cs="Calibri"/>
          <w:color w:val="FF0000"/>
          <w:sz w:val="22"/>
          <w:szCs w:val="22"/>
          <w:u w:color="FF0000"/>
        </w:rPr>
        <w:t xml:space="preserve">. These may include </w:t>
      </w:r>
      <w:r>
        <w:rPr>
          <w:rFonts w:ascii="Calibri" w:eastAsia="Calibri" w:hAnsi="Calibri" w:cs="Calibri"/>
          <w:color w:val="FF0000"/>
          <w:sz w:val="22"/>
          <w:szCs w:val="22"/>
          <w:u w:color="FF0000"/>
        </w:rPr>
        <w:t xml:space="preserve">individual elements, and / or repeated patterns. You may include a variety of </w:t>
      </w:r>
      <w:proofErr w:type="spellStart"/>
      <w:r>
        <w:rPr>
          <w:rFonts w:ascii="Calibri" w:eastAsia="Calibri" w:hAnsi="Calibri" w:cs="Calibri"/>
          <w:color w:val="FF0000"/>
          <w:sz w:val="22"/>
          <w:szCs w:val="22"/>
          <w:u w:color="FF0000"/>
        </w:rPr>
        <w:t>colour</w:t>
      </w:r>
      <w:proofErr w:type="spellEnd"/>
      <w:r>
        <w:rPr>
          <w:rFonts w:ascii="Calibri" w:eastAsia="Calibri" w:hAnsi="Calibri" w:cs="Calibri"/>
          <w:color w:val="FF0000"/>
          <w:sz w:val="22"/>
          <w:szCs w:val="22"/>
          <w:u w:color="FF0000"/>
        </w:rPr>
        <w:t xml:space="preserve"> combinations based on the core/secondary </w:t>
      </w:r>
      <w:proofErr w:type="spellStart"/>
      <w:r>
        <w:rPr>
          <w:rFonts w:ascii="Calibri" w:eastAsia="Calibri" w:hAnsi="Calibri" w:cs="Calibri"/>
          <w:color w:val="FF0000"/>
          <w:sz w:val="22"/>
          <w:szCs w:val="22"/>
          <w:u w:color="FF0000"/>
        </w:rPr>
        <w:t>colours</w:t>
      </w:r>
      <w:proofErr w:type="spellEnd"/>
      <w:r>
        <w:rPr>
          <w:rFonts w:ascii="Calibri" w:eastAsia="Calibri" w:hAnsi="Calibri" w:cs="Calibri"/>
          <w:color w:val="FF0000"/>
          <w:sz w:val="22"/>
          <w:szCs w:val="22"/>
          <w:u w:color="FF0000"/>
        </w:rPr>
        <w:t>.</w:t>
      </w:r>
    </w:p>
    <w:p w14:paraId="385766F1" w14:textId="77777777" w:rsidR="0077187A" w:rsidRDefault="000838F4">
      <w:pPr>
        <w:spacing w:after="0" w:line="240" w:lineRule="auto"/>
        <w:rPr>
          <w:del w:id="441" w:author="arnoldsandjaja@gmail.com" w:date="2018-07-26T12:36:00Z"/>
          <w:rFonts w:ascii="Calibri" w:eastAsia="Calibri" w:hAnsi="Calibri" w:cs="Calibri"/>
          <w:sz w:val="22"/>
          <w:szCs w:val="22"/>
        </w:rPr>
      </w:pPr>
      <w:del w:id="442" w:author="arnoldsandjaja@gmail.com" w:date="2018-07-26T12:36:00Z">
        <w:r>
          <w:rPr>
            <w:rFonts w:ascii="Calibri" w:eastAsia="Calibri" w:hAnsi="Calibri" w:cs="Calibri"/>
            <w:sz w:val="22"/>
            <w:szCs w:val="22"/>
          </w:rPr>
          <w:delText>Slide Presentation Templates:</w:delText>
        </w:r>
      </w:del>
    </w:p>
    <w:p w14:paraId="0C150CBC" w14:textId="77777777" w:rsidR="0077187A" w:rsidRDefault="000838F4">
      <w:pPr>
        <w:spacing w:after="0" w:line="240" w:lineRule="auto"/>
        <w:ind w:left="720"/>
        <w:rPr>
          <w:del w:id="443" w:author="arnoldsandjaja@gmail.com" w:date="2018-07-26T12:36:00Z"/>
          <w:rFonts w:ascii="Calibri" w:eastAsia="Calibri" w:hAnsi="Calibri" w:cs="Calibri"/>
          <w:sz w:val="22"/>
          <w:szCs w:val="22"/>
        </w:rPr>
      </w:pPr>
      <w:del w:id="444" w:author="arnoldsandjaja@gmail.com" w:date="2018-07-26T12:36:00Z">
        <w:r>
          <w:rPr>
            <w:rFonts w:ascii="Calibri" w:eastAsia="Calibri" w:hAnsi="Calibri" w:cs="Calibri"/>
            <w:sz w:val="22"/>
            <w:szCs w:val="22"/>
          </w:rPr>
          <w:delText>Title</w:delText>
        </w:r>
      </w:del>
    </w:p>
    <w:p w14:paraId="1E965254" w14:textId="77777777" w:rsidR="0077187A" w:rsidRDefault="000838F4">
      <w:pPr>
        <w:spacing w:after="0" w:line="240" w:lineRule="auto"/>
        <w:ind w:left="720"/>
        <w:rPr>
          <w:del w:id="445" w:author="arnoldsandjaja@gmail.com" w:date="2018-07-26T12:36:00Z"/>
          <w:rFonts w:ascii="Calibri" w:eastAsia="Calibri" w:hAnsi="Calibri" w:cs="Calibri"/>
          <w:sz w:val="22"/>
          <w:szCs w:val="22"/>
        </w:rPr>
      </w:pPr>
      <w:del w:id="446" w:author="arnoldsandjaja@gmail.com" w:date="2018-07-26T12:36:00Z">
        <w:r>
          <w:rPr>
            <w:rFonts w:ascii="Calibri" w:eastAsia="Calibri" w:hAnsi="Calibri" w:cs="Calibri"/>
            <w:sz w:val="22"/>
            <w:szCs w:val="22"/>
          </w:rPr>
          <w:delText>Title &amp; bullets</w:delText>
        </w:r>
      </w:del>
    </w:p>
    <w:p w14:paraId="07E125AE" w14:textId="77777777" w:rsidR="0077187A" w:rsidRDefault="000838F4">
      <w:pPr>
        <w:spacing w:after="0" w:line="240" w:lineRule="auto"/>
        <w:rPr>
          <w:del w:id="447" w:author="arnoldsandjaja@gmail.com" w:date="2018-07-26T12:36:00Z"/>
          <w:rFonts w:ascii="Calibri" w:eastAsia="Calibri" w:hAnsi="Calibri" w:cs="Calibri"/>
          <w:color w:val="FF0000"/>
          <w:sz w:val="22"/>
          <w:szCs w:val="22"/>
          <w:u w:color="FF0000"/>
        </w:rPr>
      </w:pPr>
      <w:del w:id="448" w:author="arnoldsandjaja@gmail.com" w:date="2018-07-26T12:36:00Z">
        <w:r>
          <w:rPr>
            <w:rFonts w:ascii="Calibri" w:eastAsia="Calibri" w:hAnsi="Calibri" w:cs="Calibri"/>
            <w:color w:val="FF0000"/>
            <w:sz w:val="22"/>
            <w:szCs w:val="22"/>
            <w:u w:color="FF0000"/>
          </w:rPr>
          <w:delText xml:space="preserve">Insert </w:delText>
        </w:r>
        <w:r>
          <w:rPr>
            <w:rFonts w:ascii="Calibri" w:eastAsia="Calibri" w:hAnsi="Calibri" w:cs="Calibri"/>
            <w:b/>
            <w:bCs/>
            <w:color w:val="FF0000"/>
            <w:sz w:val="22"/>
            <w:szCs w:val="22"/>
            <w:u w:color="FF0000"/>
          </w:rPr>
          <w:delText>two slide presentation templates</w:delText>
        </w:r>
        <w:r>
          <w:rPr>
            <w:rFonts w:ascii="Calibri" w:eastAsia="Calibri" w:hAnsi="Calibri" w:cs="Calibri"/>
            <w:color w:val="FF0000"/>
            <w:sz w:val="22"/>
            <w:szCs w:val="22"/>
            <w:u w:color="FF0000"/>
          </w:rPr>
          <w:delText xml:space="preserve"> at </w:delText>
        </w:r>
        <w:r>
          <w:rPr>
            <w:rFonts w:ascii="Calibri" w:eastAsia="Calibri" w:hAnsi="Calibri" w:cs="Calibri"/>
            <w:b/>
            <w:bCs/>
            <w:color w:val="FF0000"/>
            <w:sz w:val="22"/>
            <w:szCs w:val="22"/>
            <w:u w:color="FF0000"/>
          </w:rPr>
          <w:delText>100%</w:delText>
        </w:r>
        <w:r>
          <w:rPr>
            <w:rFonts w:ascii="Calibri" w:eastAsia="Calibri" w:hAnsi="Calibri" w:cs="Calibri"/>
            <w:color w:val="FF0000"/>
            <w:sz w:val="22"/>
            <w:szCs w:val="22"/>
            <w:u w:color="FF0000"/>
          </w:rPr>
          <w:delText xml:space="preserve"> size: 160 x 90 mm (Landscape). You must design your visual elements and use them in two slide templates with the following example text.</w:delText>
        </w:r>
      </w:del>
    </w:p>
    <w:p w14:paraId="636F2A6C" w14:textId="77777777" w:rsidR="0077187A" w:rsidRDefault="000838F4">
      <w:pPr>
        <w:spacing w:after="0" w:line="240" w:lineRule="auto"/>
        <w:rPr>
          <w:del w:id="449" w:author="arnoldsandjaja@gmail.com" w:date="2018-07-26T12:36:00Z"/>
          <w:rFonts w:ascii="Calibri" w:eastAsia="Calibri" w:hAnsi="Calibri" w:cs="Calibri"/>
          <w:color w:val="FF0000"/>
          <w:sz w:val="22"/>
          <w:szCs w:val="22"/>
          <w:u w:color="FF0000"/>
        </w:rPr>
      </w:pPr>
      <w:del w:id="450" w:author="arnoldsandjaja@gmail.com" w:date="2018-07-26T12:36:00Z">
        <w:r>
          <w:rPr>
            <w:rFonts w:ascii="Calibri" w:eastAsia="Calibri" w:hAnsi="Calibri" w:cs="Calibri"/>
            <w:color w:val="FF0000"/>
            <w:sz w:val="22"/>
            <w:szCs w:val="22"/>
            <w:u w:color="FF0000"/>
          </w:rPr>
          <w:delText>Two Slide Presentation Templates are:</w:delText>
        </w:r>
      </w:del>
    </w:p>
    <w:p w14:paraId="3ABB6380" w14:textId="77777777" w:rsidR="0077187A" w:rsidRDefault="000838F4">
      <w:pPr>
        <w:numPr>
          <w:ilvl w:val="0"/>
          <w:numId w:val="10"/>
        </w:numPr>
        <w:spacing w:after="0" w:line="240" w:lineRule="auto"/>
        <w:rPr>
          <w:rFonts w:ascii="Calibri" w:eastAsia="Calibri" w:hAnsi="Calibri" w:cs="Calibri"/>
          <w:color w:val="FF0000"/>
          <w:sz w:val="22"/>
          <w:szCs w:val="22"/>
        </w:rPr>
      </w:pPr>
      <w:del w:id="451" w:author="arnoldsandjaja@gmail.com" w:date="2018-07-26T12:36:00Z">
        <w:r>
          <w:rPr>
            <w:rFonts w:ascii="Calibri" w:eastAsia="Calibri" w:hAnsi="Calibri" w:cs="Calibri"/>
            <w:color w:val="FF0000"/>
            <w:sz w:val="22"/>
            <w:szCs w:val="22"/>
            <w:u w:color="FF0000"/>
          </w:rPr>
          <w:delText>Title</w:delText>
        </w:r>
        <w:r>
          <w:rPr>
            <w:rFonts w:ascii="Calibri" w:eastAsia="Calibri" w:hAnsi="Calibri" w:cs="Calibri"/>
            <w:color w:val="FF0000"/>
            <w:sz w:val="22"/>
            <w:szCs w:val="22"/>
            <w:u w:color="FF0000"/>
          </w:rPr>
          <w:tab/>
          <w:delText>- include text</w:delText>
        </w:r>
        <w:r>
          <w:rPr>
            <w:rFonts w:ascii="Calibri" w:eastAsia="Calibri" w:hAnsi="Calibri" w:cs="Calibri"/>
            <w:color w:val="FF0000"/>
            <w:sz w:val="22"/>
            <w:szCs w:val="22"/>
            <w:u w:color="FF0000"/>
          </w:rPr>
          <w:tab/>
        </w:r>
        <w:r>
          <w:rPr>
            <w:rFonts w:ascii="Calibri" w:eastAsia="Calibri" w:hAnsi="Calibri" w:cs="Calibri"/>
            <w:sz w:val="22"/>
            <w:szCs w:val="22"/>
          </w:rPr>
          <w:delText>Bangkok Art Biennale 2018</w:delText>
        </w:r>
      </w:del>
    </w:p>
    <w:p w14:paraId="41E4FF6A" w14:textId="77777777" w:rsidR="0077187A" w:rsidRDefault="000838F4">
      <w:pPr>
        <w:numPr>
          <w:ilvl w:val="0"/>
          <w:numId w:val="10"/>
        </w:numPr>
        <w:spacing w:after="0" w:line="240" w:lineRule="auto"/>
        <w:rPr>
          <w:rFonts w:ascii="Calibri" w:eastAsia="Calibri" w:hAnsi="Calibri" w:cs="Calibri"/>
          <w:color w:val="FF0000"/>
          <w:sz w:val="22"/>
          <w:szCs w:val="22"/>
        </w:rPr>
      </w:pPr>
      <w:del w:id="452" w:author="arnoldsandjaja@gmail.com" w:date="2018-07-26T12:36:00Z">
        <w:r>
          <w:rPr>
            <w:rFonts w:ascii="Calibri" w:eastAsia="Calibri" w:hAnsi="Calibri" w:cs="Calibri"/>
            <w:color w:val="FF0000"/>
            <w:sz w:val="22"/>
            <w:szCs w:val="22"/>
            <w:u w:color="FF0000"/>
          </w:rPr>
          <w:delText>Title &amp; bullets</w:delText>
        </w:r>
        <w:r>
          <w:rPr>
            <w:rFonts w:ascii="Calibri" w:eastAsia="Calibri" w:hAnsi="Calibri" w:cs="Calibri"/>
            <w:color w:val="FF0000"/>
            <w:sz w:val="22"/>
            <w:szCs w:val="22"/>
            <w:u w:color="FF0000"/>
          </w:rPr>
          <w:tab/>
          <w:delText>- include text</w:delText>
        </w:r>
        <w:r>
          <w:rPr>
            <w:rFonts w:ascii="Calibri" w:eastAsia="Calibri" w:hAnsi="Calibri" w:cs="Calibri"/>
            <w:color w:val="FF0000"/>
            <w:sz w:val="22"/>
            <w:szCs w:val="22"/>
            <w:u w:color="FF0000"/>
          </w:rPr>
          <w:tab/>
        </w:r>
        <w:r>
          <w:rPr>
            <w:rFonts w:ascii="Calibri" w:eastAsia="Calibri" w:hAnsi="Calibri" w:cs="Calibri"/>
            <w:sz w:val="22"/>
            <w:szCs w:val="22"/>
          </w:rPr>
          <w:delText>BA</w:delText>
        </w:r>
        <w:r>
          <w:rPr>
            <w:rFonts w:ascii="Calibri" w:eastAsia="Calibri" w:hAnsi="Calibri" w:cs="Calibri"/>
            <w:sz w:val="22"/>
            <w:szCs w:val="22"/>
          </w:rPr>
          <w:delText>B 2018’s Sites</w:delText>
        </w:r>
      </w:del>
    </w:p>
    <w:p w14:paraId="09275E27" w14:textId="77777777" w:rsidR="0077187A" w:rsidRDefault="000838F4">
      <w:pPr>
        <w:numPr>
          <w:ilvl w:val="0"/>
          <w:numId w:val="12"/>
        </w:numPr>
        <w:spacing w:after="0" w:line="240" w:lineRule="auto"/>
        <w:rPr>
          <w:rFonts w:ascii="Calibri" w:eastAsia="Calibri" w:hAnsi="Calibri" w:cs="Calibri"/>
          <w:sz w:val="22"/>
          <w:szCs w:val="22"/>
        </w:rPr>
      </w:pPr>
      <w:del w:id="453" w:author="arnoldsandjaja@gmail.com" w:date="2018-07-26T12:36:00Z">
        <w:r>
          <w:rPr>
            <w:rFonts w:ascii="Calibri" w:eastAsia="Calibri" w:hAnsi="Calibri" w:cs="Calibri"/>
            <w:sz w:val="22"/>
            <w:szCs w:val="22"/>
          </w:rPr>
          <w:delText>Temple of Dawn</w:delText>
        </w:r>
      </w:del>
    </w:p>
    <w:p w14:paraId="4653AD13" w14:textId="77777777" w:rsidR="0077187A" w:rsidRDefault="000838F4">
      <w:pPr>
        <w:numPr>
          <w:ilvl w:val="0"/>
          <w:numId w:val="12"/>
        </w:numPr>
        <w:spacing w:after="0" w:line="240" w:lineRule="auto"/>
        <w:rPr>
          <w:rFonts w:ascii="Calibri" w:eastAsia="Calibri" w:hAnsi="Calibri" w:cs="Calibri"/>
          <w:sz w:val="22"/>
          <w:szCs w:val="22"/>
        </w:rPr>
      </w:pPr>
      <w:del w:id="454" w:author="arnoldsandjaja@gmail.com" w:date="2018-07-26T12:36:00Z">
        <w:r>
          <w:rPr>
            <w:rFonts w:ascii="Calibri" w:eastAsia="Calibri" w:hAnsi="Calibri" w:cs="Calibri"/>
            <w:sz w:val="22"/>
            <w:szCs w:val="22"/>
          </w:rPr>
          <w:delText>Bangkok Art &amp; Culture Centre</w:delText>
        </w:r>
      </w:del>
    </w:p>
    <w:p w14:paraId="13238081" w14:textId="77777777" w:rsidR="0077187A" w:rsidRDefault="000838F4">
      <w:pPr>
        <w:spacing w:before="360" w:after="0" w:line="240" w:lineRule="auto"/>
      </w:pPr>
      <w:del w:id="455" w:author="arnoldsandjaja@gmail.com" w:date="2018-07-26T12:36:00Z">
        <w:r>
          <w:rPr>
            <w:rFonts w:ascii="Calibri" w:eastAsia="Calibri" w:hAnsi="Calibri" w:cs="Calibri"/>
            <w:sz w:val="22"/>
            <w:szCs w:val="22"/>
          </w:rPr>
          <w:br w:type="page"/>
        </w:r>
      </w:del>
    </w:p>
    <w:p w14:paraId="54059D18" w14:textId="77777777" w:rsidR="0077187A" w:rsidRDefault="000838F4">
      <w:pPr>
        <w:pStyle w:val="Heading12ptRed"/>
        <w:spacing w:before="360"/>
        <w:rPr>
          <w:rFonts w:ascii="Calibri" w:eastAsia="Calibri" w:hAnsi="Calibri" w:cs="Calibri"/>
          <w:sz w:val="22"/>
          <w:szCs w:val="22"/>
        </w:rPr>
      </w:pPr>
      <w:r>
        <w:rPr>
          <w:rFonts w:ascii="Calibri" w:eastAsia="Calibri" w:hAnsi="Calibri" w:cs="Calibri"/>
          <w:sz w:val="22"/>
          <w:szCs w:val="22"/>
        </w:rPr>
        <w:t xml:space="preserve">Page </w:t>
      </w:r>
      <w:del w:id="456" w:author="arnoldsandjaja@gmail.com" w:date="2018-07-26T12:14:00Z">
        <w:r>
          <w:rPr>
            <w:rFonts w:ascii="Calibri" w:eastAsia="Calibri" w:hAnsi="Calibri" w:cs="Calibri"/>
            <w:sz w:val="22"/>
            <w:szCs w:val="22"/>
          </w:rPr>
          <w:delText xml:space="preserve">12 </w:delText>
        </w:r>
      </w:del>
      <w:ins w:id="457" w:author="arnoldsandjaja@gmail.com" w:date="2018-07-26T12:14:00Z">
        <w:r>
          <w:rPr>
            <w:rFonts w:ascii="Calibri" w:eastAsia="Calibri" w:hAnsi="Calibri" w:cs="Calibri"/>
            <w:sz w:val="22"/>
            <w:szCs w:val="22"/>
          </w:rPr>
          <w:t xml:space="preserve">12 </w:t>
        </w:r>
      </w:ins>
      <w:r>
        <w:rPr>
          <w:rFonts w:ascii="Calibri" w:eastAsia="Calibri" w:hAnsi="Calibri" w:cs="Calibri"/>
          <w:sz w:val="22"/>
          <w:szCs w:val="22"/>
        </w:rPr>
        <w:t>— The Imagery</w:t>
      </w:r>
    </w:p>
    <w:p w14:paraId="76687F73" w14:textId="77777777" w:rsidR="0077187A" w:rsidRDefault="000838F4">
      <w:pPr>
        <w:pStyle w:val="13Headerspacebefore"/>
        <w:spacing w:line="240" w:lineRule="auto"/>
        <w:rPr>
          <w:rFonts w:ascii="Calibri" w:eastAsia="Calibri" w:hAnsi="Calibri" w:cs="Calibri"/>
          <w:b/>
          <w:bCs/>
          <w:sz w:val="22"/>
          <w:szCs w:val="22"/>
        </w:rPr>
      </w:pPr>
      <w:r>
        <w:rPr>
          <w:rFonts w:ascii="Calibri" w:eastAsia="Calibri" w:hAnsi="Calibri" w:cs="Calibri"/>
          <w:b/>
          <w:bCs/>
          <w:sz w:val="22"/>
          <w:szCs w:val="22"/>
        </w:rPr>
        <w:t>T</w:t>
      </w:r>
      <w:ins w:id="458" w:author="Ass.Prof Supitchaya Khemthong" w:date="2018-08-04T11:27:00Z">
        <w:r>
          <w:rPr>
            <w:rFonts w:ascii="Calibri" w:eastAsia="Calibri" w:hAnsi="Calibri" w:cs="Calibri"/>
            <w:b/>
            <w:bCs/>
            <w:sz w:val="22"/>
            <w:szCs w:val="22"/>
          </w:rPr>
          <w:t>HE</w:t>
        </w:r>
      </w:ins>
      <w:del w:id="459" w:author="Ass.Prof Supitchaya Khemthong" w:date="2018-08-04T11:27:00Z">
        <w:r>
          <w:rPr>
            <w:rFonts w:ascii="Calibri" w:eastAsia="Calibri" w:hAnsi="Calibri" w:cs="Calibri"/>
            <w:b/>
            <w:bCs/>
            <w:sz w:val="22"/>
            <w:szCs w:val="22"/>
          </w:rPr>
          <w:delText>he</w:delText>
        </w:r>
      </w:del>
      <w:r>
        <w:rPr>
          <w:rFonts w:ascii="Calibri" w:eastAsia="Calibri" w:hAnsi="Calibri" w:cs="Calibri"/>
          <w:b/>
          <w:bCs/>
          <w:sz w:val="22"/>
          <w:szCs w:val="22"/>
        </w:rPr>
        <w:t xml:space="preserve"> I</w:t>
      </w:r>
      <w:ins w:id="460" w:author="Ass.Prof Supitchaya Khemthong" w:date="2018-08-04T11:27:00Z">
        <w:r>
          <w:rPr>
            <w:rFonts w:ascii="Calibri" w:eastAsia="Calibri" w:hAnsi="Calibri" w:cs="Calibri"/>
            <w:b/>
            <w:bCs/>
            <w:sz w:val="22"/>
            <w:szCs w:val="22"/>
          </w:rPr>
          <w:t>MAGERY</w:t>
        </w:r>
      </w:ins>
      <w:del w:id="461" w:author="Ass.Prof Supitchaya Khemthong" w:date="2018-08-04T11:27:00Z">
        <w:r>
          <w:rPr>
            <w:rFonts w:ascii="Calibri" w:eastAsia="Calibri" w:hAnsi="Calibri" w:cs="Calibri"/>
            <w:b/>
            <w:bCs/>
            <w:sz w:val="22"/>
            <w:szCs w:val="22"/>
          </w:rPr>
          <w:delText>magery</w:delText>
        </w:r>
      </w:del>
    </w:p>
    <w:p w14:paraId="21EE67E6" w14:textId="77777777" w:rsidR="0077187A" w:rsidRDefault="000838F4">
      <w:pPr>
        <w:spacing w:line="240" w:lineRule="auto"/>
        <w:rPr>
          <w:rFonts w:ascii="Calibri" w:eastAsia="Calibri" w:hAnsi="Calibri" w:cs="Calibri"/>
          <w:sz w:val="22"/>
          <w:szCs w:val="22"/>
        </w:rPr>
      </w:pPr>
      <w:r>
        <w:rPr>
          <w:rFonts w:ascii="Calibri" w:eastAsia="Calibri" w:hAnsi="Calibri" w:cs="Calibri"/>
          <w:sz w:val="22"/>
          <w:szCs w:val="22"/>
        </w:rPr>
        <w:t xml:space="preserve">Bangkok Art Biennale 2018 </w:t>
      </w:r>
      <w:proofErr w:type="spellStart"/>
      <w:r>
        <w:rPr>
          <w:rFonts w:ascii="Calibri" w:eastAsia="Calibri" w:hAnsi="Calibri" w:cs="Calibri"/>
          <w:sz w:val="22"/>
          <w:szCs w:val="22"/>
        </w:rPr>
        <w:t>utilises</w:t>
      </w:r>
      <w:proofErr w:type="spellEnd"/>
      <w:r>
        <w:rPr>
          <w:rFonts w:ascii="Calibri" w:eastAsia="Calibri" w:hAnsi="Calibri" w:cs="Calibri"/>
          <w:sz w:val="22"/>
          <w:szCs w:val="22"/>
        </w:rPr>
        <w:t xml:space="preserve"> photography to convey our message of Thai Contemporary Life. Our images portray Bangkok Art Biennale 2018 as </w:t>
      </w:r>
      <w:r>
        <w:rPr>
          <w:rFonts w:ascii="Calibri" w:eastAsia="Calibri" w:hAnsi="Calibri" w:cs="Calibri"/>
          <w:sz w:val="22"/>
          <w:szCs w:val="22"/>
        </w:rPr>
        <w:t>Bangkok as city of art and culture is full of rich tradition, creativity and contemporary art.</w:t>
      </w:r>
    </w:p>
    <w:p w14:paraId="5214A59D" w14:textId="77777777" w:rsidR="0077187A" w:rsidRDefault="000838F4">
      <w:pPr>
        <w:spacing w:after="0" w:line="240" w:lineRule="auto"/>
        <w:rPr>
          <w:rFonts w:ascii="Calibri" w:eastAsia="Calibri" w:hAnsi="Calibri" w:cs="Calibri"/>
          <w:sz w:val="22"/>
          <w:szCs w:val="22"/>
        </w:rPr>
      </w:pPr>
      <w:r>
        <w:rPr>
          <w:rFonts w:ascii="Calibri" w:eastAsia="Calibri" w:hAnsi="Calibri" w:cs="Calibri"/>
          <w:color w:val="FF0000"/>
          <w:sz w:val="22"/>
          <w:szCs w:val="22"/>
          <w:u w:color="FF0000"/>
        </w:rPr>
        <w:t xml:space="preserve">Include at least </w:t>
      </w:r>
      <w:del w:id="462" w:author="Ass.Prof Supitchaya Khemthong" w:date="2018-08-04T11:28:00Z">
        <w:r>
          <w:rPr>
            <w:rFonts w:ascii="Calibri" w:eastAsia="Calibri" w:hAnsi="Calibri" w:cs="Calibri"/>
            <w:b/>
            <w:bCs/>
            <w:color w:val="FF0000"/>
            <w:sz w:val="22"/>
            <w:szCs w:val="22"/>
            <w:u w:color="FF0000"/>
          </w:rPr>
          <w:delText>three</w:delText>
        </w:r>
        <w:r>
          <w:rPr>
            <w:rFonts w:ascii="Calibri" w:eastAsia="Calibri" w:hAnsi="Calibri" w:cs="Calibri"/>
            <w:color w:val="FF0000"/>
            <w:sz w:val="22"/>
            <w:szCs w:val="22"/>
            <w:u w:color="FF0000"/>
          </w:rPr>
          <w:delText xml:space="preserve"> </w:delText>
        </w:r>
      </w:del>
      <w:ins w:id="463" w:author="Ass.Prof Supitchaya Khemthong" w:date="2018-08-04T11:28:00Z">
        <w:r>
          <w:rPr>
            <w:rFonts w:ascii="Calibri" w:eastAsia="Calibri" w:hAnsi="Calibri" w:cs="Calibri"/>
            <w:b/>
            <w:bCs/>
            <w:color w:val="FF0000"/>
            <w:sz w:val="22"/>
            <w:szCs w:val="22"/>
            <w:u w:color="FF0000"/>
          </w:rPr>
          <w:t>3</w:t>
        </w:r>
        <w:r>
          <w:rPr>
            <w:rFonts w:ascii="Calibri" w:eastAsia="Calibri" w:hAnsi="Calibri" w:cs="Calibri"/>
            <w:color w:val="FF0000"/>
            <w:sz w:val="22"/>
            <w:szCs w:val="22"/>
            <w:u w:color="FF0000"/>
          </w:rPr>
          <w:t xml:space="preserve"> </w:t>
        </w:r>
      </w:ins>
      <w:r>
        <w:rPr>
          <w:rFonts w:ascii="Calibri" w:eastAsia="Calibri" w:hAnsi="Calibri" w:cs="Calibri"/>
          <w:color w:val="FF0000"/>
          <w:sz w:val="22"/>
          <w:szCs w:val="22"/>
          <w:u w:color="FF0000"/>
        </w:rPr>
        <w:t xml:space="preserve">of the provided images in </w:t>
      </w:r>
      <w:ins w:id="464" w:author="Ass.Prof Supitchaya Khemthong" w:date="2018-08-04T12:54:00Z">
        <w:r>
          <w:rPr>
            <w:rFonts w:ascii="Calibri" w:eastAsia="Calibri" w:hAnsi="Calibri" w:cs="Calibri"/>
            <w:color w:val="FF0000"/>
            <w:sz w:val="22"/>
            <w:szCs w:val="22"/>
            <w:u w:color="FF0000"/>
          </w:rPr>
          <w:t>folder</w:t>
        </w:r>
        <w:r>
          <w:rPr>
            <w:rFonts w:ascii="Calibri" w:eastAsia="Calibri" w:hAnsi="Calibri" w:cs="Calibri"/>
            <w:b/>
            <w:bCs/>
            <w:color w:val="FF0000"/>
            <w:sz w:val="22"/>
            <w:szCs w:val="22"/>
            <w:u w:color="FF0000"/>
          </w:rPr>
          <w:t xml:space="preserve"> ASC2018_TP40_M1_Images</w:t>
        </w:r>
      </w:ins>
      <w:del w:id="465" w:author="Ass.Prof Supitchaya Khemthong" w:date="2018-08-04T11:29:00Z">
        <w:r>
          <w:rPr>
            <w:rFonts w:ascii="Calibri" w:eastAsia="Calibri" w:hAnsi="Calibri" w:cs="Calibri"/>
            <w:color w:val="FF0000"/>
            <w:sz w:val="22"/>
            <w:szCs w:val="22"/>
            <w:u w:color="FF0000"/>
          </w:rPr>
          <w:delText>ASC2018_TP40_Day1_APPENDIX02_EN</w:delText>
        </w:r>
      </w:del>
    </w:p>
    <w:p w14:paraId="7D2267AD" w14:textId="77777777" w:rsidR="0077187A" w:rsidRDefault="0077187A">
      <w:pPr>
        <w:spacing w:after="160"/>
        <w:rPr>
          <w:del w:id="466" w:author="Ass.Prof Supitchaya Khemthong" w:date="2018-08-04T11:33:00Z"/>
          <w:rFonts w:ascii="Calibri" w:eastAsia="Calibri" w:hAnsi="Calibri" w:cs="Calibri"/>
          <w:sz w:val="22"/>
          <w:szCs w:val="22"/>
        </w:rPr>
      </w:pPr>
    </w:p>
    <w:p w14:paraId="2BF04A6A" w14:textId="77777777" w:rsidR="0077187A" w:rsidRDefault="000838F4">
      <w:pPr>
        <w:pStyle w:val="Heading12ptRed"/>
        <w:spacing w:before="360"/>
        <w:rPr>
          <w:rFonts w:ascii="Calibri" w:eastAsia="Calibri" w:hAnsi="Calibri" w:cs="Calibri"/>
          <w:sz w:val="22"/>
          <w:szCs w:val="22"/>
        </w:rPr>
      </w:pPr>
      <w:r>
        <w:rPr>
          <w:rFonts w:ascii="Calibri" w:eastAsia="Calibri" w:hAnsi="Calibri" w:cs="Calibri"/>
          <w:sz w:val="22"/>
          <w:szCs w:val="22"/>
        </w:rPr>
        <w:t xml:space="preserve">Page </w:t>
      </w:r>
      <w:del w:id="467" w:author="arnoldsandjaja@gmail.com" w:date="2018-07-26T12:14:00Z">
        <w:r>
          <w:rPr>
            <w:rFonts w:ascii="Calibri" w:eastAsia="Calibri" w:hAnsi="Calibri" w:cs="Calibri"/>
            <w:sz w:val="22"/>
            <w:szCs w:val="22"/>
          </w:rPr>
          <w:delText xml:space="preserve">13 </w:delText>
        </w:r>
      </w:del>
      <w:ins w:id="468" w:author="arnoldsandjaja@gmail.com" w:date="2018-07-26T12:14:00Z">
        <w:r>
          <w:rPr>
            <w:rFonts w:ascii="Calibri" w:eastAsia="Calibri" w:hAnsi="Calibri" w:cs="Calibri"/>
            <w:sz w:val="22"/>
            <w:szCs w:val="22"/>
          </w:rPr>
          <w:t xml:space="preserve">13 </w:t>
        </w:r>
      </w:ins>
      <w:r>
        <w:rPr>
          <w:rFonts w:ascii="Calibri" w:eastAsia="Calibri" w:hAnsi="Calibri" w:cs="Calibri"/>
          <w:sz w:val="22"/>
          <w:szCs w:val="22"/>
        </w:rPr>
        <w:t xml:space="preserve">- </w:t>
      </w:r>
      <w:del w:id="469" w:author="arnoldsandjaja@gmail.com" w:date="2018-07-26T12:14:00Z">
        <w:r>
          <w:rPr>
            <w:rFonts w:ascii="Calibri" w:eastAsia="Calibri" w:hAnsi="Calibri" w:cs="Calibri"/>
            <w:sz w:val="22"/>
            <w:szCs w:val="22"/>
          </w:rPr>
          <w:delText xml:space="preserve">14 </w:delText>
        </w:r>
      </w:del>
      <w:ins w:id="470" w:author="arnoldsandjaja@gmail.com" w:date="2018-07-26T12:14:00Z">
        <w:r>
          <w:rPr>
            <w:rFonts w:ascii="Calibri" w:eastAsia="Calibri" w:hAnsi="Calibri" w:cs="Calibri"/>
            <w:sz w:val="22"/>
            <w:szCs w:val="22"/>
          </w:rPr>
          <w:t xml:space="preserve">15 </w:t>
        </w:r>
      </w:ins>
      <w:r>
        <w:rPr>
          <w:rFonts w:ascii="Calibri" w:eastAsia="Calibri" w:hAnsi="Calibri" w:cs="Calibri"/>
          <w:sz w:val="22"/>
          <w:szCs w:val="22"/>
        </w:rPr>
        <w:t>— Brand Implementation</w:t>
      </w:r>
    </w:p>
    <w:p w14:paraId="3C639402" w14:textId="77777777" w:rsidR="0077187A" w:rsidRDefault="000838F4">
      <w:pPr>
        <w:pStyle w:val="13Headerspacebefore"/>
        <w:spacing w:line="240" w:lineRule="auto"/>
        <w:rPr>
          <w:rFonts w:ascii="Calibri" w:eastAsia="Calibri" w:hAnsi="Calibri" w:cs="Calibri"/>
          <w:b/>
          <w:bCs/>
          <w:sz w:val="22"/>
          <w:szCs w:val="22"/>
        </w:rPr>
      </w:pPr>
      <w:r>
        <w:rPr>
          <w:rFonts w:ascii="Calibri" w:eastAsia="Calibri" w:hAnsi="Calibri" w:cs="Calibri"/>
          <w:b/>
          <w:bCs/>
          <w:sz w:val="22"/>
          <w:szCs w:val="22"/>
        </w:rPr>
        <w:t>B</w:t>
      </w:r>
      <w:ins w:id="471" w:author="Ass.Prof Supitchaya Khemthong" w:date="2018-08-04T11:46:00Z">
        <w:r>
          <w:rPr>
            <w:rFonts w:ascii="Calibri" w:eastAsia="Calibri" w:hAnsi="Calibri" w:cs="Calibri"/>
            <w:b/>
            <w:bCs/>
            <w:sz w:val="22"/>
            <w:szCs w:val="22"/>
          </w:rPr>
          <w:t>RAND</w:t>
        </w:r>
      </w:ins>
      <w:del w:id="472" w:author="Ass.Prof Supitchaya Khemthong" w:date="2018-08-04T11:46:00Z">
        <w:r>
          <w:rPr>
            <w:rFonts w:ascii="Calibri" w:eastAsia="Calibri" w:hAnsi="Calibri" w:cs="Calibri"/>
            <w:b/>
            <w:bCs/>
            <w:sz w:val="22"/>
            <w:szCs w:val="22"/>
          </w:rPr>
          <w:delText>rand</w:delText>
        </w:r>
      </w:del>
      <w:r>
        <w:rPr>
          <w:rFonts w:ascii="Calibri" w:eastAsia="Calibri" w:hAnsi="Calibri" w:cs="Calibri"/>
          <w:b/>
          <w:bCs/>
          <w:sz w:val="22"/>
          <w:szCs w:val="22"/>
        </w:rPr>
        <w:t xml:space="preserve"> </w:t>
      </w:r>
      <w:del w:id="473" w:author="Ass.Prof Supitchaya Khemthong" w:date="2018-08-04T11:47:00Z">
        <w:r>
          <w:rPr>
            <w:rFonts w:ascii="Calibri" w:eastAsia="Calibri" w:hAnsi="Calibri" w:cs="Calibri"/>
            <w:b/>
            <w:bCs/>
            <w:sz w:val="22"/>
            <w:szCs w:val="22"/>
          </w:rPr>
          <w:delText>Implementation</w:delText>
        </w:r>
      </w:del>
      <w:ins w:id="474" w:author="Ass.Prof Supitchaya Khemthong" w:date="2018-08-04T11:47:00Z">
        <w:r>
          <w:rPr>
            <w:rFonts w:ascii="Calibri" w:eastAsia="Calibri" w:hAnsi="Calibri" w:cs="Calibri"/>
            <w:b/>
            <w:bCs/>
            <w:sz w:val="22"/>
            <w:szCs w:val="22"/>
          </w:rPr>
          <w:t>IMPLEMENTATION</w:t>
        </w:r>
      </w:ins>
    </w:p>
    <w:p w14:paraId="5331DFDA" w14:textId="77777777" w:rsidR="0077187A" w:rsidRPr="00A320B0" w:rsidRDefault="000838F4">
      <w:pPr>
        <w:spacing w:before="200" w:line="240" w:lineRule="auto"/>
        <w:rPr>
          <w:rFonts w:ascii="Calibri" w:eastAsia="Calibri" w:hAnsi="Calibri" w:cs="Calibri"/>
          <w:b/>
          <w:bCs/>
          <w:sz w:val="22"/>
          <w:szCs w:val="22"/>
          <w:highlight w:val="green"/>
          <w:rPrChange w:id="475" w:author="MICHAEL KARMELIUS KRISTIANTOWI" w:date="2018-08-06T06:37:00Z">
            <w:rPr>
              <w:rFonts w:ascii="Calibri" w:eastAsia="Calibri" w:hAnsi="Calibri" w:cs="Calibri"/>
              <w:b/>
              <w:bCs/>
              <w:sz w:val="22"/>
              <w:szCs w:val="22"/>
            </w:rPr>
          </w:rPrChange>
        </w:rPr>
      </w:pPr>
      <w:del w:id="476" w:author="Ass.Prof Supitchaya Khemthong" w:date="2018-08-04T11:48:00Z">
        <w:r w:rsidRPr="00A320B0">
          <w:rPr>
            <w:rFonts w:ascii="Calibri" w:eastAsia="Calibri" w:hAnsi="Calibri" w:cs="Calibri"/>
            <w:b/>
            <w:bCs/>
            <w:sz w:val="22"/>
            <w:szCs w:val="22"/>
            <w:highlight w:val="green"/>
            <w:rPrChange w:id="477" w:author="MICHAEL KARMELIUS KRISTIANTOWI" w:date="2018-08-06T06:37:00Z">
              <w:rPr>
                <w:rFonts w:ascii="Calibri" w:eastAsia="Calibri" w:hAnsi="Calibri" w:cs="Calibri"/>
                <w:b/>
                <w:bCs/>
                <w:sz w:val="22"/>
                <w:szCs w:val="22"/>
              </w:rPr>
            </w:rPrChange>
          </w:rPr>
          <w:delText xml:space="preserve">Double Sided </w:delText>
        </w:r>
      </w:del>
      <w:r w:rsidRPr="00A320B0">
        <w:rPr>
          <w:rFonts w:ascii="Calibri" w:eastAsia="Calibri" w:hAnsi="Calibri" w:cs="Calibri"/>
          <w:b/>
          <w:bCs/>
          <w:sz w:val="22"/>
          <w:szCs w:val="22"/>
          <w:highlight w:val="green"/>
          <w:rPrChange w:id="478" w:author="MICHAEL KARMELIUS KRISTIANTOWI" w:date="2018-08-06T06:37:00Z">
            <w:rPr>
              <w:rFonts w:ascii="Calibri" w:eastAsia="Calibri" w:hAnsi="Calibri" w:cs="Calibri"/>
              <w:b/>
              <w:bCs/>
              <w:sz w:val="22"/>
              <w:szCs w:val="22"/>
            </w:rPr>
          </w:rPrChange>
        </w:rPr>
        <w:t>Business Card</w:t>
      </w:r>
    </w:p>
    <w:p w14:paraId="3B6580D8" w14:textId="77777777" w:rsidR="0077187A" w:rsidRPr="00A320B0" w:rsidRDefault="000838F4">
      <w:pPr>
        <w:numPr>
          <w:ilvl w:val="0"/>
          <w:numId w:val="14"/>
        </w:numPr>
        <w:spacing w:line="240" w:lineRule="auto"/>
        <w:rPr>
          <w:rFonts w:ascii="Calibri" w:eastAsia="Calibri" w:hAnsi="Calibri" w:cs="Calibri"/>
          <w:sz w:val="22"/>
          <w:szCs w:val="22"/>
          <w:highlight w:val="green"/>
          <w:rPrChange w:id="479" w:author="MICHAEL KARMELIUS KRISTIANTOWI" w:date="2018-08-06T06:37:00Z">
            <w:rPr>
              <w:rFonts w:ascii="Calibri" w:eastAsia="Calibri" w:hAnsi="Calibri" w:cs="Calibri"/>
              <w:sz w:val="22"/>
              <w:szCs w:val="22"/>
            </w:rPr>
          </w:rPrChange>
        </w:rPr>
      </w:pPr>
      <w:ins w:id="480" w:author="Ass.Prof Supitchaya Khemthong" w:date="2018-08-04T11:50:00Z">
        <w:r w:rsidRPr="00A320B0">
          <w:rPr>
            <w:rFonts w:ascii="Calibri" w:eastAsia="Calibri" w:hAnsi="Calibri" w:cs="Calibri"/>
            <w:sz w:val="22"/>
            <w:szCs w:val="22"/>
            <w:highlight w:val="green"/>
            <w:rPrChange w:id="481" w:author="MICHAEL KARMELIUS KRISTIANTOWI" w:date="2018-08-06T06:37:00Z">
              <w:rPr>
                <w:rFonts w:ascii="Calibri" w:eastAsia="Calibri" w:hAnsi="Calibri" w:cs="Calibri"/>
                <w:sz w:val="22"/>
                <w:szCs w:val="22"/>
              </w:rPr>
            </w:rPrChange>
          </w:rPr>
          <w:t>Front</w:t>
        </w:r>
      </w:ins>
    </w:p>
    <w:p w14:paraId="400C9F5B" w14:textId="77777777" w:rsidR="0077187A" w:rsidRPr="00A320B0" w:rsidRDefault="000838F4">
      <w:pPr>
        <w:numPr>
          <w:ilvl w:val="0"/>
          <w:numId w:val="14"/>
        </w:numPr>
        <w:spacing w:line="240" w:lineRule="auto"/>
        <w:rPr>
          <w:rFonts w:ascii="Calibri" w:eastAsia="Calibri" w:hAnsi="Calibri" w:cs="Calibri"/>
          <w:sz w:val="22"/>
          <w:szCs w:val="22"/>
          <w:highlight w:val="green"/>
          <w:rPrChange w:id="482" w:author="MICHAEL KARMELIUS KRISTIANTOWI" w:date="2018-08-06T06:37:00Z">
            <w:rPr>
              <w:rFonts w:ascii="Calibri" w:eastAsia="Calibri" w:hAnsi="Calibri" w:cs="Calibri"/>
              <w:sz w:val="22"/>
              <w:szCs w:val="22"/>
            </w:rPr>
          </w:rPrChange>
        </w:rPr>
      </w:pPr>
      <w:ins w:id="483" w:author="Ass.Prof Supitchaya Khemthong" w:date="2018-08-04T11:50:00Z">
        <w:r w:rsidRPr="00A320B0">
          <w:rPr>
            <w:rFonts w:ascii="Calibri" w:eastAsia="Calibri" w:hAnsi="Calibri" w:cs="Calibri"/>
            <w:sz w:val="22"/>
            <w:szCs w:val="22"/>
            <w:highlight w:val="green"/>
            <w:rPrChange w:id="484" w:author="MICHAEL KARMELIUS KRISTIANTOWI" w:date="2018-08-06T06:37:00Z">
              <w:rPr>
                <w:rFonts w:ascii="Calibri" w:eastAsia="Calibri" w:hAnsi="Calibri" w:cs="Calibri"/>
                <w:sz w:val="22"/>
                <w:szCs w:val="22"/>
              </w:rPr>
            </w:rPrChange>
          </w:rPr>
          <w:t>Back</w:t>
        </w:r>
      </w:ins>
    </w:p>
    <w:p w14:paraId="3F4A4B70" w14:textId="77777777" w:rsidR="0077187A" w:rsidRDefault="000838F4">
      <w:pPr>
        <w:spacing w:after="0" w:line="240" w:lineRule="auto"/>
        <w:rPr>
          <w:ins w:id="485" w:author="Ass.Prof Supitchaya Khemthong" w:date="2018-08-04T11:50:00Z"/>
          <w:rFonts w:ascii="Calibri" w:eastAsia="Calibri" w:hAnsi="Calibri" w:cs="Calibri"/>
          <w:color w:val="FF0000"/>
          <w:sz w:val="22"/>
          <w:szCs w:val="22"/>
          <w:u w:color="FF0000"/>
        </w:rPr>
      </w:pPr>
      <w:ins w:id="486" w:author="Ass.Prof Supitchaya Khemthong" w:date="2018-08-04T11:50:00Z">
        <w:r>
          <w:rPr>
            <w:rFonts w:ascii="Calibri" w:eastAsia="Calibri" w:hAnsi="Calibri" w:cs="Calibri"/>
            <w:color w:val="FF0000"/>
            <w:sz w:val="22"/>
            <w:szCs w:val="22"/>
            <w:u w:color="FF0000"/>
          </w:rPr>
          <w:t>Design double-sided</w:t>
        </w:r>
        <w:r>
          <w:rPr>
            <w:rFonts w:ascii="Calibri" w:eastAsia="Calibri" w:hAnsi="Calibri" w:cs="Calibri"/>
            <w:b/>
            <w:bCs/>
            <w:color w:val="FF0000"/>
            <w:sz w:val="22"/>
            <w:szCs w:val="22"/>
            <w:u w:color="FF0000"/>
          </w:rPr>
          <w:t xml:space="preserve"> </w:t>
        </w:r>
        <w:r>
          <w:rPr>
            <w:rFonts w:ascii="Calibri" w:eastAsia="Calibri" w:hAnsi="Calibri" w:cs="Calibri"/>
            <w:color w:val="FF0000"/>
            <w:sz w:val="22"/>
            <w:szCs w:val="22"/>
            <w:u w:color="FF0000"/>
          </w:rPr>
          <w:t xml:space="preserve">business card (front and back) at </w:t>
        </w:r>
        <w:r>
          <w:rPr>
            <w:rFonts w:ascii="Calibri" w:eastAsia="Calibri" w:hAnsi="Calibri" w:cs="Calibri"/>
            <w:b/>
            <w:bCs/>
            <w:color w:val="FF0000"/>
            <w:sz w:val="22"/>
            <w:szCs w:val="22"/>
            <w:u w:color="FF0000"/>
          </w:rPr>
          <w:t>100%</w:t>
        </w:r>
        <w:r>
          <w:rPr>
            <w:rFonts w:ascii="Calibri" w:eastAsia="Calibri" w:hAnsi="Calibri" w:cs="Calibri"/>
            <w:color w:val="FF0000"/>
            <w:sz w:val="22"/>
            <w:szCs w:val="22"/>
            <w:u w:color="FF0000"/>
          </w:rPr>
          <w:t xml:space="preserve"> size: 85 x 50 mm (Landscape or portrait)</w:t>
        </w:r>
      </w:ins>
    </w:p>
    <w:p w14:paraId="203CD850" w14:textId="77777777" w:rsidR="0077187A" w:rsidRDefault="000838F4">
      <w:pPr>
        <w:spacing w:after="0" w:line="240" w:lineRule="auto"/>
        <w:rPr>
          <w:rFonts w:ascii="Calibri" w:eastAsia="Calibri" w:hAnsi="Calibri" w:cs="Calibri"/>
          <w:color w:val="FF0000"/>
          <w:sz w:val="22"/>
          <w:szCs w:val="22"/>
          <w:u w:color="FF0000"/>
        </w:rPr>
      </w:pPr>
      <w:r>
        <w:rPr>
          <w:rFonts w:ascii="Calibri" w:eastAsia="Calibri" w:hAnsi="Calibri" w:cs="Calibri"/>
          <w:color w:val="FF0000"/>
          <w:sz w:val="22"/>
          <w:szCs w:val="22"/>
          <w:u w:color="FF0000"/>
        </w:rPr>
        <w:t xml:space="preserve">Include </w:t>
      </w:r>
      <w:ins w:id="487" w:author="Ass.Prof Supitchaya Khemthong" w:date="2018-08-04T11:53:00Z">
        <w:r>
          <w:rPr>
            <w:rFonts w:ascii="Calibri" w:eastAsia="Calibri" w:hAnsi="Calibri" w:cs="Calibri"/>
            <w:color w:val="FF0000"/>
            <w:sz w:val="22"/>
            <w:szCs w:val="22"/>
            <w:u w:color="FF0000"/>
          </w:rPr>
          <w:t xml:space="preserve">at least one </w:t>
        </w:r>
      </w:ins>
      <w:del w:id="488" w:author="Ass.Prof Supitchaya Khemthong" w:date="2018-08-04T11:53:00Z">
        <w:r>
          <w:rPr>
            <w:rFonts w:ascii="Calibri" w:eastAsia="Calibri" w:hAnsi="Calibri" w:cs="Calibri"/>
            <w:color w:val="FF0000"/>
            <w:sz w:val="22"/>
            <w:szCs w:val="22"/>
            <w:u w:color="FF0000"/>
          </w:rPr>
          <w:delText xml:space="preserve">the </w:delText>
        </w:r>
        <w:r>
          <w:rPr>
            <w:rFonts w:ascii="Calibri" w:eastAsia="Calibri" w:hAnsi="Calibri" w:cs="Calibri"/>
            <w:b/>
            <w:bCs/>
            <w:color w:val="FF0000"/>
            <w:sz w:val="22"/>
            <w:szCs w:val="22"/>
            <w:u w:color="FF0000"/>
          </w:rPr>
          <w:delText xml:space="preserve">full colour </w:delText>
        </w:r>
      </w:del>
      <w:r>
        <w:rPr>
          <w:rFonts w:ascii="Calibri" w:eastAsia="Calibri" w:hAnsi="Calibri" w:cs="Calibri"/>
          <w:b/>
          <w:bCs/>
          <w:color w:val="FF0000"/>
          <w:sz w:val="22"/>
          <w:szCs w:val="22"/>
          <w:u w:color="FF0000"/>
        </w:rPr>
        <w:t>CMYK logo</w:t>
      </w:r>
      <w:r>
        <w:rPr>
          <w:rFonts w:ascii="Calibri" w:eastAsia="Calibri" w:hAnsi="Calibri" w:cs="Calibri"/>
          <w:color w:val="FF0000"/>
          <w:sz w:val="22"/>
          <w:szCs w:val="22"/>
          <w:u w:color="FF0000"/>
        </w:rPr>
        <w:t xml:space="preserve"> </w:t>
      </w:r>
      <w:del w:id="489" w:author="Ass.Prof Supitchaya Khemthong" w:date="2018-08-04T11:53:00Z">
        <w:r>
          <w:rPr>
            <w:rFonts w:ascii="Calibri" w:eastAsia="Calibri" w:hAnsi="Calibri" w:cs="Calibri"/>
            <w:color w:val="FF0000"/>
            <w:sz w:val="22"/>
            <w:szCs w:val="22"/>
            <w:u w:color="FF0000"/>
          </w:rPr>
          <w:delText xml:space="preserve">at least once </w:delText>
        </w:r>
      </w:del>
      <w:r>
        <w:rPr>
          <w:rFonts w:ascii="Calibri" w:eastAsia="Calibri" w:hAnsi="Calibri" w:cs="Calibri"/>
          <w:color w:val="FF0000"/>
          <w:sz w:val="22"/>
          <w:szCs w:val="22"/>
          <w:u w:color="FF0000"/>
        </w:rPr>
        <w:t xml:space="preserve">on the Business Card </w:t>
      </w:r>
      <w:r>
        <w:rPr>
          <w:rFonts w:ascii="Calibri" w:eastAsia="Calibri" w:hAnsi="Calibri" w:cs="Calibri"/>
          <w:color w:val="FF0000"/>
          <w:sz w:val="22"/>
          <w:szCs w:val="22"/>
          <w:u w:color="FF0000"/>
        </w:rPr>
        <w:t>design</w:t>
      </w:r>
      <w:del w:id="490" w:author="Ass.Prof Supitchaya Khemthong" w:date="2018-08-04T11:54:00Z">
        <w:r>
          <w:rPr>
            <w:rFonts w:ascii="Calibri" w:eastAsia="Calibri" w:hAnsi="Calibri" w:cs="Calibri"/>
            <w:color w:val="FF0000"/>
            <w:sz w:val="22"/>
            <w:szCs w:val="22"/>
            <w:u w:color="FF0000"/>
          </w:rPr>
          <w:delText xml:space="preserve">. </w:delText>
        </w:r>
      </w:del>
    </w:p>
    <w:p w14:paraId="5943399F" w14:textId="77777777" w:rsidR="0077187A" w:rsidRDefault="000838F4">
      <w:pPr>
        <w:spacing w:after="0" w:line="240" w:lineRule="auto"/>
        <w:rPr>
          <w:rFonts w:ascii="Calibri" w:eastAsia="Calibri" w:hAnsi="Calibri" w:cs="Calibri"/>
          <w:sz w:val="22"/>
          <w:szCs w:val="22"/>
        </w:rPr>
      </w:pPr>
      <w:r>
        <w:rPr>
          <w:rFonts w:ascii="Calibri" w:eastAsia="Calibri" w:hAnsi="Calibri" w:cs="Calibri"/>
          <w:i/>
          <w:iCs/>
          <w:color w:val="FF0000"/>
          <w:sz w:val="22"/>
          <w:szCs w:val="22"/>
          <w:u w:color="FF0000"/>
        </w:rPr>
        <w:t>You may add text or elements</w:t>
      </w:r>
    </w:p>
    <w:p w14:paraId="03066A53" w14:textId="77777777" w:rsidR="0077187A" w:rsidRDefault="000838F4">
      <w:pPr>
        <w:spacing w:before="200" w:line="240" w:lineRule="auto"/>
      </w:pPr>
      <w:ins w:id="491" w:author="Ass.Prof Supitchaya Khemthong" w:date="2018-08-04T11:55:00Z">
        <w:r>
          <w:rPr>
            <w:rFonts w:ascii="Calibri" w:eastAsia="Calibri" w:hAnsi="Calibri" w:cs="Calibri"/>
            <w:color w:val="FF0000"/>
            <w:sz w:val="22"/>
            <w:szCs w:val="22"/>
            <w:u w:color="FF0000"/>
          </w:rPr>
          <w:br w:type="page"/>
        </w:r>
      </w:ins>
    </w:p>
    <w:p w14:paraId="2829924C" w14:textId="77777777" w:rsidR="0077187A" w:rsidRDefault="000838F4">
      <w:pPr>
        <w:spacing w:before="200" w:line="240" w:lineRule="auto"/>
        <w:rPr>
          <w:del w:id="492" w:author="Ass.Prof Supitchaya Khemthong" w:date="2018-08-04T11:49:00Z"/>
          <w:rFonts w:ascii="Calibri" w:eastAsia="Calibri" w:hAnsi="Calibri" w:cs="Calibri"/>
          <w:color w:val="FF0000"/>
          <w:sz w:val="22"/>
          <w:szCs w:val="22"/>
          <w:u w:color="FF0000"/>
        </w:rPr>
      </w:pPr>
      <w:del w:id="493" w:author="Ass.Prof Supitchaya Khemthong" w:date="2018-08-04T11:49:00Z">
        <w:r>
          <w:rPr>
            <w:rFonts w:ascii="Calibri" w:eastAsia="Calibri" w:hAnsi="Calibri" w:cs="Calibri"/>
            <w:color w:val="FF0000"/>
            <w:sz w:val="22"/>
            <w:szCs w:val="22"/>
            <w:u w:color="FF0000"/>
          </w:rPr>
          <w:lastRenderedPageBreak/>
          <w:delText xml:space="preserve">Insert business card front and back at </w:delText>
        </w:r>
        <w:r>
          <w:rPr>
            <w:rFonts w:ascii="Calibri" w:eastAsia="Calibri" w:hAnsi="Calibri" w:cs="Calibri"/>
            <w:b/>
            <w:bCs/>
            <w:color w:val="FF0000"/>
            <w:sz w:val="22"/>
            <w:szCs w:val="22"/>
            <w:u w:color="FF0000"/>
          </w:rPr>
          <w:delText>100%</w:delText>
        </w:r>
        <w:r>
          <w:rPr>
            <w:rFonts w:ascii="Calibri" w:eastAsia="Calibri" w:hAnsi="Calibri" w:cs="Calibri"/>
            <w:color w:val="FF0000"/>
            <w:sz w:val="22"/>
            <w:szCs w:val="22"/>
            <w:u w:color="FF0000"/>
          </w:rPr>
          <w:delText xml:space="preserve"> size: 85 x 50 mm (Landscape or portrait)</w:delText>
        </w:r>
      </w:del>
    </w:p>
    <w:p w14:paraId="5DDE4487" w14:textId="77777777" w:rsidR="0077187A" w:rsidRDefault="000838F4">
      <w:pPr>
        <w:spacing w:before="200" w:line="240" w:lineRule="auto"/>
        <w:rPr>
          <w:rFonts w:ascii="Calibri" w:eastAsia="Calibri" w:hAnsi="Calibri" w:cs="Calibri"/>
          <w:sz w:val="22"/>
          <w:szCs w:val="22"/>
        </w:rPr>
      </w:pPr>
      <w:r>
        <w:rPr>
          <w:rFonts w:ascii="Calibri" w:eastAsia="Calibri" w:hAnsi="Calibri" w:cs="Calibri"/>
          <w:color w:val="FF0000"/>
          <w:sz w:val="22"/>
          <w:szCs w:val="22"/>
          <w:u w:color="FF0000"/>
        </w:rPr>
        <w:t xml:space="preserve">Text for </w:t>
      </w:r>
      <w:del w:id="494" w:author="Ass.Prof Supitchaya Khemthong" w:date="2018-08-04T12:09:00Z">
        <w:r>
          <w:rPr>
            <w:rFonts w:ascii="Calibri" w:eastAsia="Calibri" w:hAnsi="Calibri" w:cs="Calibri"/>
            <w:color w:val="FF0000"/>
            <w:sz w:val="22"/>
            <w:szCs w:val="22"/>
            <w:u w:color="FF0000"/>
          </w:rPr>
          <w:delText xml:space="preserve">Business </w:delText>
        </w:r>
      </w:del>
      <w:ins w:id="495" w:author="Ass.Prof Supitchaya Khemthong" w:date="2018-08-04T12:09:00Z">
        <w:r>
          <w:rPr>
            <w:rFonts w:ascii="Calibri" w:eastAsia="Calibri" w:hAnsi="Calibri" w:cs="Calibri"/>
            <w:color w:val="FF0000"/>
            <w:sz w:val="22"/>
            <w:szCs w:val="22"/>
            <w:u w:color="FF0000"/>
          </w:rPr>
          <w:t xml:space="preserve">business </w:t>
        </w:r>
      </w:ins>
      <w:del w:id="496" w:author="Ass.Prof Supitchaya Khemthong" w:date="2018-08-04T12:09:00Z">
        <w:r>
          <w:rPr>
            <w:rFonts w:ascii="Calibri" w:eastAsia="Calibri" w:hAnsi="Calibri" w:cs="Calibri"/>
            <w:color w:val="FF0000"/>
            <w:sz w:val="22"/>
            <w:szCs w:val="22"/>
            <w:u w:color="FF0000"/>
          </w:rPr>
          <w:delText>Card</w:delText>
        </w:r>
      </w:del>
      <w:ins w:id="497" w:author="Ass.Prof Supitchaya Khemthong" w:date="2018-08-04T12:09:00Z">
        <w:r>
          <w:rPr>
            <w:rFonts w:ascii="Calibri" w:eastAsia="Calibri" w:hAnsi="Calibri" w:cs="Calibri"/>
            <w:color w:val="FF0000"/>
            <w:sz w:val="22"/>
            <w:szCs w:val="22"/>
            <w:u w:color="FF0000"/>
          </w:rPr>
          <w:t>card</w:t>
        </w:r>
      </w:ins>
      <w:r>
        <w:rPr>
          <w:rFonts w:ascii="Calibri" w:eastAsia="Calibri" w:hAnsi="Calibri" w:cs="Calibri"/>
          <w:color w:val="FF0000"/>
          <w:sz w:val="22"/>
          <w:szCs w:val="22"/>
          <w:u w:color="FF0000"/>
        </w:rPr>
        <w:t xml:space="preserve">: </w:t>
      </w:r>
    </w:p>
    <w:p w14:paraId="32F7D47F" w14:textId="77777777" w:rsidR="0077187A" w:rsidRDefault="000838F4">
      <w:pPr>
        <w:spacing w:after="0" w:line="240" w:lineRule="auto"/>
        <w:rPr>
          <w:rFonts w:ascii="Calibri" w:eastAsia="Calibri" w:hAnsi="Calibri" w:cs="Calibri"/>
          <w:sz w:val="22"/>
          <w:szCs w:val="22"/>
        </w:rPr>
      </w:pPr>
      <w:r>
        <w:rPr>
          <w:rFonts w:ascii="Calibri" w:eastAsia="Calibri" w:hAnsi="Calibri" w:cs="Calibri"/>
          <w:sz w:val="22"/>
          <w:szCs w:val="22"/>
        </w:rPr>
        <w:t>BAB Foundation</w:t>
      </w:r>
    </w:p>
    <w:p w14:paraId="689FE3BA" w14:textId="77777777" w:rsidR="0077187A" w:rsidRDefault="000838F4">
      <w:pPr>
        <w:spacing w:after="0" w:line="240" w:lineRule="auto"/>
        <w:rPr>
          <w:rFonts w:ascii="Calibri" w:eastAsia="Calibri" w:hAnsi="Calibri" w:cs="Calibri"/>
          <w:sz w:val="22"/>
          <w:szCs w:val="22"/>
        </w:rPr>
      </w:pPr>
      <w:r>
        <w:rPr>
          <w:rFonts w:ascii="Calibri" w:eastAsia="Calibri" w:hAnsi="Calibri" w:cs="Calibri"/>
          <w:sz w:val="22"/>
          <w:szCs w:val="22"/>
        </w:rPr>
        <w:t>James Smith</w:t>
      </w:r>
    </w:p>
    <w:p w14:paraId="58F03D5F" w14:textId="77777777" w:rsidR="0077187A" w:rsidRDefault="000838F4">
      <w:pPr>
        <w:spacing w:after="0" w:line="240" w:lineRule="auto"/>
        <w:rPr>
          <w:rFonts w:ascii="Calibri" w:eastAsia="Calibri" w:hAnsi="Calibri" w:cs="Calibri"/>
          <w:sz w:val="22"/>
          <w:szCs w:val="22"/>
        </w:rPr>
      </w:pPr>
      <w:r>
        <w:rPr>
          <w:rFonts w:ascii="Calibri" w:eastAsia="Calibri" w:hAnsi="Calibri" w:cs="Calibri"/>
          <w:sz w:val="22"/>
          <w:szCs w:val="22"/>
        </w:rPr>
        <w:t>Exhibition Director</w:t>
      </w:r>
    </w:p>
    <w:p w14:paraId="136F4772" w14:textId="77777777" w:rsidR="0077187A" w:rsidRDefault="000838F4">
      <w:pPr>
        <w:spacing w:after="0" w:line="240" w:lineRule="auto"/>
        <w:rPr>
          <w:rFonts w:ascii="Calibri" w:eastAsia="Calibri" w:hAnsi="Calibri" w:cs="Calibri"/>
          <w:sz w:val="22"/>
          <w:szCs w:val="22"/>
        </w:rPr>
      </w:pPr>
      <w:r>
        <w:rPr>
          <w:rFonts w:ascii="Calibri" w:eastAsia="Calibri" w:hAnsi="Calibri" w:cs="Calibri"/>
          <w:sz w:val="22"/>
          <w:szCs w:val="22"/>
        </w:rPr>
        <w:t>Phone: 1800 BAB2018 (+61 1800 737 527)</w:t>
      </w:r>
    </w:p>
    <w:p w14:paraId="2F14A367" w14:textId="77777777" w:rsidR="0077187A" w:rsidRDefault="000838F4">
      <w:pPr>
        <w:spacing w:after="0" w:line="240" w:lineRule="auto"/>
        <w:rPr>
          <w:rFonts w:ascii="Calibri" w:eastAsia="Calibri" w:hAnsi="Calibri" w:cs="Calibri"/>
          <w:sz w:val="22"/>
          <w:szCs w:val="22"/>
        </w:rPr>
      </w:pPr>
      <w:r>
        <w:rPr>
          <w:rFonts w:ascii="Calibri" w:eastAsia="Calibri" w:hAnsi="Calibri" w:cs="Calibri"/>
          <w:sz w:val="22"/>
          <w:szCs w:val="22"/>
        </w:rPr>
        <w:t>Office:</w:t>
      </w:r>
      <w:r>
        <w:rPr>
          <w:rFonts w:ascii="Calibri" w:eastAsia="Calibri" w:hAnsi="Calibri" w:cs="Calibri"/>
          <w:sz w:val="22"/>
          <w:szCs w:val="22"/>
        </w:rPr>
        <w:t xml:space="preserve"> 31 Na </w:t>
      </w:r>
      <w:proofErr w:type="spellStart"/>
      <w:r>
        <w:rPr>
          <w:rFonts w:ascii="Calibri" w:eastAsia="Calibri" w:hAnsi="Calibri" w:cs="Calibri"/>
          <w:sz w:val="22"/>
          <w:szCs w:val="22"/>
        </w:rPr>
        <w:t>Phralarn</w:t>
      </w:r>
      <w:proofErr w:type="spellEnd"/>
      <w:r>
        <w:rPr>
          <w:rFonts w:ascii="Calibri" w:eastAsia="Calibri" w:hAnsi="Calibri" w:cs="Calibri"/>
          <w:sz w:val="22"/>
          <w:szCs w:val="22"/>
        </w:rPr>
        <w:t xml:space="preserve"> Rd., Bangkok 10200</w:t>
      </w:r>
    </w:p>
    <w:p w14:paraId="45CD68BB" w14:textId="77777777" w:rsidR="0077187A" w:rsidRDefault="000838F4">
      <w:pPr>
        <w:spacing w:after="0" w:line="240" w:lineRule="auto"/>
        <w:rPr>
          <w:rFonts w:ascii="Calibri" w:eastAsia="Calibri" w:hAnsi="Calibri" w:cs="Calibri"/>
          <w:sz w:val="22"/>
          <w:szCs w:val="22"/>
        </w:rPr>
      </w:pPr>
      <w:r>
        <w:rPr>
          <w:rFonts w:ascii="Calibri" w:eastAsia="Calibri" w:hAnsi="Calibri" w:cs="Calibri"/>
          <w:sz w:val="22"/>
          <w:szCs w:val="22"/>
        </w:rPr>
        <w:t>Email: james@bab2018.co.th</w:t>
      </w:r>
    </w:p>
    <w:p w14:paraId="74379E41" w14:textId="77777777" w:rsidR="0077187A" w:rsidRDefault="000838F4">
      <w:pPr>
        <w:spacing w:after="0" w:line="240" w:lineRule="auto"/>
        <w:rPr>
          <w:rFonts w:ascii="Calibri" w:eastAsia="Calibri" w:hAnsi="Calibri" w:cs="Calibri"/>
          <w:sz w:val="22"/>
          <w:szCs w:val="22"/>
        </w:rPr>
      </w:pPr>
      <w:r>
        <w:rPr>
          <w:rFonts w:ascii="Calibri" w:eastAsia="Calibri" w:hAnsi="Calibri" w:cs="Calibri"/>
          <w:sz w:val="22"/>
          <w:szCs w:val="22"/>
        </w:rPr>
        <w:t xml:space="preserve">Facebook: bab2018 – Bangkok Art Biennale 2018 </w:t>
      </w:r>
    </w:p>
    <w:p w14:paraId="14BF1907" w14:textId="77777777" w:rsidR="0077187A" w:rsidRDefault="000838F4">
      <w:pPr>
        <w:spacing w:after="0" w:line="240" w:lineRule="auto"/>
        <w:rPr>
          <w:rFonts w:ascii="Calibri" w:eastAsia="Calibri" w:hAnsi="Calibri" w:cs="Calibri"/>
          <w:sz w:val="22"/>
          <w:szCs w:val="22"/>
        </w:rPr>
      </w:pPr>
      <w:r>
        <w:rPr>
          <w:rFonts w:ascii="Calibri" w:eastAsia="Calibri" w:hAnsi="Calibri" w:cs="Calibri"/>
          <w:sz w:val="22"/>
          <w:szCs w:val="22"/>
        </w:rPr>
        <w:t>Twitter: @bab2018</w:t>
      </w:r>
    </w:p>
    <w:p w14:paraId="022FED4D" w14:textId="77777777" w:rsidR="0077187A" w:rsidRDefault="000838F4">
      <w:pPr>
        <w:spacing w:after="0" w:line="240" w:lineRule="auto"/>
        <w:rPr>
          <w:rFonts w:ascii="Calibri" w:eastAsia="Calibri" w:hAnsi="Calibri" w:cs="Calibri"/>
          <w:sz w:val="22"/>
          <w:szCs w:val="22"/>
        </w:rPr>
      </w:pPr>
      <w:r>
        <w:rPr>
          <w:rFonts w:ascii="Calibri" w:eastAsia="Calibri" w:hAnsi="Calibri" w:cs="Calibri"/>
          <w:sz w:val="22"/>
          <w:szCs w:val="22"/>
        </w:rPr>
        <w:t>www.bangkokartbiennale.co.th</w:t>
      </w:r>
    </w:p>
    <w:p w14:paraId="03AF4897" w14:textId="77777777" w:rsidR="0077187A" w:rsidRDefault="000838F4">
      <w:pPr>
        <w:spacing w:before="200" w:line="240" w:lineRule="auto"/>
        <w:rPr>
          <w:rFonts w:ascii="Calibri" w:eastAsia="Calibri" w:hAnsi="Calibri" w:cs="Calibri"/>
          <w:color w:val="FF0000"/>
          <w:sz w:val="22"/>
          <w:szCs w:val="22"/>
          <w:u w:color="FF0000"/>
        </w:rPr>
      </w:pPr>
      <w:r w:rsidRPr="00A80455">
        <w:rPr>
          <w:rFonts w:ascii="Calibri" w:eastAsia="Calibri" w:hAnsi="Calibri" w:cs="Calibri"/>
          <w:color w:val="FF0000"/>
          <w:sz w:val="22"/>
          <w:szCs w:val="22"/>
          <w:highlight w:val="green"/>
          <w:u w:color="FF0000"/>
          <w:rPrChange w:id="498" w:author="MICHAEL KARMELIUS KRISTIANTOWI" w:date="2018-08-06T06:59:00Z">
            <w:rPr>
              <w:rFonts w:ascii="Calibri" w:eastAsia="Calibri" w:hAnsi="Calibri" w:cs="Calibri"/>
              <w:color w:val="FF0000"/>
              <w:sz w:val="22"/>
              <w:szCs w:val="22"/>
              <w:u w:color="FF0000"/>
            </w:rPr>
          </w:rPrChange>
        </w:rPr>
        <w:t>Include Font Names, Styles, Size and Leading</w:t>
      </w:r>
    </w:p>
    <w:p w14:paraId="76808360" w14:textId="77777777" w:rsidR="0077187A" w:rsidRDefault="000838F4">
      <w:pPr>
        <w:spacing w:line="240" w:lineRule="auto"/>
        <w:rPr>
          <w:rFonts w:ascii="Calibri" w:eastAsia="Calibri" w:hAnsi="Calibri" w:cs="Calibri"/>
          <w:color w:val="FF0000"/>
          <w:sz w:val="22"/>
          <w:szCs w:val="22"/>
          <w:u w:color="FF0000"/>
        </w:rPr>
      </w:pPr>
      <w:r>
        <w:rPr>
          <w:rFonts w:ascii="Calibri" w:eastAsia="Calibri" w:hAnsi="Calibri" w:cs="Calibri"/>
          <w:i/>
          <w:iCs/>
          <w:color w:val="FF0000"/>
          <w:sz w:val="22"/>
          <w:szCs w:val="22"/>
          <w:u w:color="FF0000"/>
        </w:rPr>
        <w:t>You may add text or other elements</w:t>
      </w:r>
    </w:p>
    <w:p w14:paraId="3B3CE563" w14:textId="77777777" w:rsidR="0077187A" w:rsidRDefault="0077187A">
      <w:pPr>
        <w:spacing w:before="200" w:line="240" w:lineRule="auto"/>
        <w:rPr>
          <w:ins w:id="499" w:author="arnoldsandjaja@gmail.com" w:date="2018-07-26T12:36:00Z"/>
          <w:del w:id="500" w:author="Ass.Prof Supitchaya Khemthong" w:date="2018-08-04T11:58:00Z"/>
          <w:rFonts w:ascii="Calibri" w:eastAsia="Calibri" w:hAnsi="Calibri" w:cs="Calibri"/>
          <w:b/>
          <w:bCs/>
          <w:sz w:val="22"/>
          <w:szCs w:val="22"/>
        </w:rPr>
      </w:pPr>
    </w:p>
    <w:p w14:paraId="2A38EAB2" w14:textId="77777777" w:rsidR="0077187A" w:rsidRDefault="000838F4">
      <w:pPr>
        <w:spacing w:before="200" w:line="240" w:lineRule="auto"/>
        <w:rPr>
          <w:ins w:id="501" w:author="Ass.Prof Supitchaya Khemthong" w:date="2018-08-04T11:59:00Z"/>
          <w:rFonts w:ascii="Calibri" w:eastAsia="Calibri" w:hAnsi="Calibri" w:cs="Calibri"/>
          <w:sz w:val="22"/>
          <w:szCs w:val="22"/>
        </w:rPr>
      </w:pPr>
      <w:ins w:id="502" w:author="arnoldsandjaja@gmail.com" w:date="2018-07-26T12:36:00Z">
        <w:r>
          <w:rPr>
            <w:rFonts w:ascii="Calibri" w:eastAsia="Calibri" w:hAnsi="Calibri" w:cs="Calibri"/>
            <w:b/>
            <w:bCs/>
            <w:sz w:val="22"/>
            <w:szCs w:val="22"/>
          </w:rPr>
          <w:t xml:space="preserve">Slide Presentation </w:t>
        </w:r>
      </w:ins>
      <w:ins w:id="503" w:author="Ass.Prof Supitchaya Khemthong" w:date="2018-08-04T11:59:00Z">
        <w:r>
          <w:rPr>
            <w:rFonts w:ascii="Calibri" w:eastAsia="Calibri" w:hAnsi="Calibri" w:cs="Calibri"/>
            <w:b/>
            <w:bCs/>
            <w:sz w:val="22"/>
            <w:szCs w:val="22"/>
          </w:rPr>
          <w:t>Templates</w:t>
        </w:r>
      </w:ins>
    </w:p>
    <w:p w14:paraId="64907F6F" w14:textId="77777777" w:rsidR="0077187A" w:rsidRDefault="000838F4">
      <w:pPr>
        <w:spacing w:before="200" w:line="240" w:lineRule="auto"/>
        <w:rPr>
          <w:ins w:id="504" w:author="arnoldsandjaja@gmail.com" w:date="2018-07-26T12:34:00Z"/>
          <w:rFonts w:ascii="Calibri" w:eastAsia="Calibri" w:hAnsi="Calibri" w:cs="Calibri"/>
          <w:sz w:val="22"/>
          <w:szCs w:val="22"/>
        </w:rPr>
      </w:pPr>
      <w:ins w:id="505" w:author="Ass.Prof Supitchaya Khemthong" w:date="2018-08-04T11:59:00Z">
        <w:r>
          <w:rPr>
            <w:rFonts w:ascii="Calibri" w:eastAsia="Calibri" w:hAnsi="Calibri" w:cs="Calibri"/>
            <w:color w:val="FF0000"/>
            <w:sz w:val="22"/>
            <w:szCs w:val="22"/>
            <w:u w:color="FF0000"/>
          </w:rPr>
          <w:t xml:space="preserve">Design </w:t>
        </w:r>
        <w:r>
          <w:rPr>
            <w:rFonts w:ascii="Calibri" w:eastAsia="Calibri" w:hAnsi="Calibri" w:cs="Calibri"/>
            <w:b/>
            <w:bCs/>
            <w:color w:val="FF0000"/>
            <w:sz w:val="22"/>
            <w:szCs w:val="22"/>
            <w:u w:color="FF0000"/>
          </w:rPr>
          <w:t>2 slide presentation templates</w:t>
        </w:r>
        <w:r>
          <w:rPr>
            <w:rFonts w:ascii="Calibri" w:eastAsia="Calibri" w:hAnsi="Calibri" w:cs="Calibri"/>
            <w:color w:val="FF0000"/>
            <w:sz w:val="22"/>
            <w:szCs w:val="22"/>
            <w:u w:color="FF0000"/>
          </w:rPr>
          <w:t xml:space="preserve"> at </w:t>
        </w:r>
        <w:r>
          <w:rPr>
            <w:rFonts w:ascii="Calibri" w:eastAsia="Calibri" w:hAnsi="Calibri" w:cs="Calibri"/>
            <w:b/>
            <w:bCs/>
            <w:color w:val="FF0000"/>
            <w:sz w:val="22"/>
            <w:szCs w:val="22"/>
            <w:u w:color="FF0000"/>
          </w:rPr>
          <w:t>100%</w:t>
        </w:r>
        <w:r>
          <w:rPr>
            <w:rFonts w:ascii="Calibri" w:eastAsia="Calibri" w:hAnsi="Calibri" w:cs="Calibri"/>
            <w:color w:val="FF0000"/>
            <w:sz w:val="22"/>
            <w:szCs w:val="22"/>
            <w:u w:color="FF0000"/>
          </w:rPr>
          <w:t xml:space="preserve"> size: </w:t>
        </w:r>
        <w:r w:rsidRPr="00A320B0">
          <w:rPr>
            <w:rFonts w:ascii="Calibri" w:eastAsia="Calibri" w:hAnsi="Calibri" w:cs="Calibri"/>
            <w:color w:val="FF0000"/>
            <w:sz w:val="22"/>
            <w:szCs w:val="22"/>
            <w:highlight w:val="green"/>
            <w:u w:color="FF0000"/>
            <w:shd w:val="clear" w:color="auto" w:fill="FFFF00"/>
            <w:rPrChange w:id="506" w:author="MICHAEL KARMELIUS KRISTIANTOWI" w:date="2018-08-06T06:37:00Z">
              <w:rPr>
                <w:rFonts w:ascii="Calibri" w:eastAsia="Calibri" w:hAnsi="Calibri" w:cs="Calibri"/>
                <w:color w:val="FF0000"/>
                <w:sz w:val="22"/>
                <w:szCs w:val="22"/>
                <w:u w:color="FF0000"/>
                <w:shd w:val="clear" w:color="auto" w:fill="FFFF00"/>
              </w:rPr>
            </w:rPrChange>
          </w:rPr>
          <w:t>116 x 87 mm</w:t>
        </w:r>
        <w:r>
          <w:rPr>
            <w:rFonts w:ascii="Calibri" w:eastAsia="Calibri" w:hAnsi="Calibri" w:cs="Calibri"/>
            <w:color w:val="FF0000"/>
            <w:sz w:val="22"/>
            <w:szCs w:val="22"/>
            <w:u w:color="FF0000"/>
          </w:rPr>
          <w:t xml:space="preserve"> (Landscape). You must use your </w:t>
        </w:r>
        <w:r>
          <w:rPr>
            <w:rFonts w:ascii="Calibri" w:eastAsia="Calibri" w:hAnsi="Calibri" w:cs="Calibri"/>
            <w:b/>
            <w:bCs/>
            <w:color w:val="FF0000"/>
            <w:sz w:val="22"/>
            <w:szCs w:val="22"/>
            <w:u w:color="FF0000"/>
          </w:rPr>
          <w:t>visual elements</w:t>
        </w:r>
        <w:r>
          <w:rPr>
            <w:rFonts w:ascii="Calibri" w:eastAsia="Calibri" w:hAnsi="Calibri" w:cs="Calibri"/>
            <w:color w:val="FF0000"/>
            <w:sz w:val="22"/>
            <w:szCs w:val="22"/>
            <w:u w:color="FF0000"/>
          </w:rPr>
          <w:t xml:space="preserve"> in slide templates with the following </w:t>
        </w:r>
        <w:r>
          <w:rPr>
            <w:rFonts w:ascii="Calibri" w:eastAsia="Calibri" w:hAnsi="Calibri" w:cs="Calibri"/>
            <w:b/>
            <w:bCs/>
            <w:color w:val="FF0000"/>
            <w:sz w:val="22"/>
            <w:szCs w:val="22"/>
            <w:u w:color="FF0000"/>
          </w:rPr>
          <w:t>example text</w:t>
        </w:r>
        <w:r>
          <w:rPr>
            <w:rFonts w:ascii="Calibri" w:eastAsia="Calibri" w:hAnsi="Calibri" w:cs="Calibri"/>
            <w:color w:val="FF0000"/>
            <w:sz w:val="22"/>
            <w:szCs w:val="22"/>
            <w:u w:color="FF0000"/>
          </w:rPr>
          <w:t>.</w:t>
        </w:r>
      </w:ins>
    </w:p>
    <w:p w14:paraId="1675BE30" w14:textId="77777777" w:rsidR="0077187A" w:rsidRDefault="000838F4">
      <w:pPr>
        <w:numPr>
          <w:ilvl w:val="0"/>
          <w:numId w:val="16"/>
        </w:numPr>
        <w:spacing w:before="200" w:line="240" w:lineRule="auto"/>
        <w:rPr>
          <w:rFonts w:ascii="Calibri" w:eastAsia="Calibri" w:hAnsi="Calibri" w:cs="Calibri"/>
          <w:sz w:val="22"/>
          <w:szCs w:val="22"/>
        </w:rPr>
      </w:pPr>
      <w:ins w:id="507" w:author="arnoldsandjaja@gmail.com" w:date="2018-07-26T12:34:00Z">
        <w:del w:id="508" w:author="Ass.Prof Supitchaya Khemthong" w:date="2018-08-04T12:00:00Z">
          <w:r>
            <w:rPr>
              <w:rFonts w:ascii="Calibri" w:eastAsia="Calibri" w:hAnsi="Calibri" w:cs="Calibri"/>
              <w:sz w:val="22"/>
              <w:szCs w:val="22"/>
            </w:rPr>
            <w:delText>Slide Presentation Templates:</w:delText>
          </w:r>
        </w:del>
      </w:ins>
    </w:p>
    <w:p w14:paraId="3E0DEA64" w14:textId="77777777" w:rsidR="0077187A" w:rsidRPr="004107D2" w:rsidRDefault="000838F4">
      <w:pPr>
        <w:numPr>
          <w:ilvl w:val="0"/>
          <w:numId w:val="17"/>
        </w:numPr>
        <w:spacing w:before="200" w:line="240" w:lineRule="auto"/>
        <w:rPr>
          <w:rFonts w:ascii="Calibri" w:eastAsia="Calibri" w:hAnsi="Calibri" w:cs="Calibri"/>
          <w:sz w:val="22"/>
          <w:szCs w:val="22"/>
          <w:highlight w:val="green"/>
          <w:rPrChange w:id="509" w:author="MICHAEL KARMELIUS KRISTIANTOWI" w:date="2018-08-06T07:14:00Z">
            <w:rPr>
              <w:rFonts w:ascii="Calibri" w:eastAsia="Calibri" w:hAnsi="Calibri" w:cs="Calibri"/>
              <w:sz w:val="22"/>
              <w:szCs w:val="22"/>
            </w:rPr>
          </w:rPrChange>
        </w:rPr>
      </w:pPr>
      <w:ins w:id="510" w:author="arnoldsandjaja@gmail.com" w:date="2018-07-26T12:34:00Z">
        <w:r w:rsidRPr="004107D2">
          <w:rPr>
            <w:rFonts w:ascii="Calibri" w:eastAsia="Calibri" w:hAnsi="Calibri" w:cs="Calibri"/>
            <w:sz w:val="22"/>
            <w:szCs w:val="22"/>
            <w:highlight w:val="green"/>
            <w:rPrChange w:id="511" w:author="MICHAEL KARMELIUS KRISTIANTOWI" w:date="2018-08-06T07:14:00Z">
              <w:rPr>
                <w:rFonts w:ascii="Calibri" w:eastAsia="Calibri" w:hAnsi="Calibri" w:cs="Calibri"/>
                <w:sz w:val="22"/>
                <w:szCs w:val="22"/>
              </w:rPr>
            </w:rPrChange>
          </w:rPr>
          <w:t>Title</w:t>
        </w:r>
      </w:ins>
      <w:ins w:id="512" w:author="Ass.Prof Supitchaya Khemthong" w:date="2018-08-04T12:10:00Z">
        <w:r w:rsidRPr="004107D2">
          <w:rPr>
            <w:rFonts w:ascii="Calibri" w:eastAsia="Calibri" w:hAnsi="Calibri" w:cs="Calibri"/>
            <w:color w:val="FF0000"/>
            <w:sz w:val="22"/>
            <w:szCs w:val="22"/>
            <w:highlight w:val="green"/>
            <w:u w:color="FF0000"/>
            <w:rPrChange w:id="513" w:author="MICHAEL KARMELIUS KRISTIANTOWI" w:date="2018-08-06T07:14:00Z">
              <w:rPr>
                <w:rFonts w:ascii="Calibri" w:eastAsia="Calibri" w:hAnsi="Calibri" w:cs="Calibri"/>
                <w:color w:val="FF0000"/>
                <w:sz w:val="22"/>
                <w:szCs w:val="22"/>
                <w:u w:color="FF0000"/>
              </w:rPr>
            </w:rPrChange>
          </w:rPr>
          <w:tab/>
          <w:t xml:space="preserve">include text: </w:t>
        </w:r>
        <w:r w:rsidRPr="004107D2">
          <w:rPr>
            <w:rFonts w:ascii="Calibri" w:eastAsia="Calibri" w:hAnsi="Calibri" w:cs="Calibri"/>
            <w:sz w:val="22"/>
            <w:szCs w:val="22"/>
            <w:highlight w:val="green"/>
            <w:rPrChange w:id="514" w:author="MICHAEL KARMELIUS KRISTIANTOWI" w:date="2018-08-06T07:14:00Z">
              <w:rPr>
                <w:rFonts w:ascii="Calibri" w:eastAsia="Calibri" w:hAnsi="Calibri" w:cs="Calibri"/>
                <w:sz w:val="22"/>
                <w:szCs w:val="22"/>
              </w:rPr>
            </w:rPrChange>
          </w:rPr>
          <w:t>Bangkok Art Biennale 2018</w:t>
        </w:r>
      </w:ins>
    </w:p>
    <w:p w14:paraId="36E5C596" w14:textId="77777777" w:rsidR="0077187A" w:rsidRPr="004107D2" w:rsidRDefault="0077187A">
      <w:pPr>
        <w:numPr>
          <w:ilvl w:val="0"/>
          <w:numId w:val="17"/>
        </w:numPr>
        <w:spacing w:before="200" w:line="240" w:lineRule="auto"/>
        <w:rPr>
          <w:rFonts w:ascii="Calibri" w:eastAsia="Calibri" w:hAnsi="Calibri" w:cs="Calibri"/>
          <w:sz w:val="22"/>
          <w:szCs w:val="22"/>
          <w:highlight w:val="green"/>
          <w:rPrChange w:id="515" w:author="MICHAEL KARMELIUS KRISTIANTOWI" w:date="2018-08-06T07:14:00Z">
            <w:rPr>
              <w:rFonts w:ascii="Calibri" w:eastAsia="Calibri" w:hAnsi="Calibri" w:cs="Calibri"/>
              <w:sz w:val="22"/>
              <w:szCs w:val="22"/>
            </w:rPr>
          </w:rPrChange>
        </w:rPr>
      </w:pPr>
    </w:p>
    <w:p w14:paraId="27D9DB5E" w14:textId="77777777" w:rsidR="0077187A" w:rsidRPr="004107D2" w:rsidRDefault="000838F4">
      <w:pPr>
        <w:numPr>
          <w:ilvl w:val="0"/>
          <w:numId w:val="17"/>
        </w:numPr>
        <w:rPr>
          <w:rFonts w:ascii="Calibri" w:eastAsia="Calibri" w:hAnsi="Calibri" w:cs="Calibri"/>
          <w:sz w:val="22"/>
          <w:szCs w:val="22"/>
          <w:highlight w:val="green"/>
          <w:rPrChange w:id="516" w:author="MICHAEL KARMELIUS KRISTIANTOWI" w:date="2018-08-06T07:14:00Z">
            <w:rPr>
              <w:rFonts w:ascii="Calibri" w:eastAsia="Calibri" w:hAnsi="Calibri" w:cs="Calibri"/>
              <w:sz w:val="22"/>
              <w:szCs w:val="22"/>
            </w:rPr>
          </w:rPrChange>
        </w:rPr>
      </w:pPr>
      <w:ins w:id="517" w:author="arnoldsandjaja@gmail.com" w:date="2018-07-26T12:34:00Z">
        <w:r w:rsidRPr="004107D2">
          <w:rPr>
            <w:rFonts w:ascii="Calibri" w:eastAsia="Calibri" w:hAnsi="Calibri" w:cs="Calibri"/>
            <w:sz w:val="22"/>
            <w:szCs w:val="22"/>
            <w:highlight w:val="green"/>
            <w:rPrChange w:id="518" w:author="MICHAEL KARMELIUS KRISTIANTOWI" w:date="2018-08-06T07:14:00Z">
              <w:rPr>
                <w:rFonts w:ascii="Calibri" w:eastAsia="Calibri" w:hAnsi="Calibri" w:cs="Calibri"/>
                <w:sz w:val="22"/>
                <w:szCs w:val="22"/>
              </w:rPr>
            </w:rPrChange>
          </w:rPr>
          <w:t xml:space="preserve">Title </w:t>
        </w:r>
        <w:r w:rsidRPr="004107D2">
          <w:rPr>
            <w:rFonts w:ascii="Calibri" w:eastAsia="Calibri" w:hAnsi="Calibri" w:cs="Calibri"/>
            <w:sz w:val="22"/>
            <w:szCs w:val="22"/>
            <w:highlight w:val="green"/>
            <w:rPrChange w:id="519" w:author="MICHAEL KARMELIUS KRISTIANTOWI" w:date="2018-08-06T07:14:00Z">
              <w:rPr>
                <w:rFonts w:ascii="Calibri" w:eastAsia="Calibri" w:hAnsi="Calibri" w:cs="Calibri"/>
                <w:sz w:val="22"/>
                <w:szCs w:val="22"/>
              </w:rPr>
            </w:rPrChange>
          </w:rPr>
          <w:t>&amp; bullets</w:t>
        </w:r>
      </w:ins>
      <w:ins w:id="520" w:author="Ass.Prof Supitchaya Khemthong" w:date="2018-08-04T12:11:00Z">
        <w:r w:rsidRPr="004107D2">
          <w:rPr>
            <w:rFonts w:ascii="Calibri" w:eastAsia="Calibri" w:hAnsi="Calibri" w:cs="Calibri"/>
            <w:sz w:val="22"/>
            <w:szCs w:val="22"/>
            <w:highlight w:val="green"/>
            <w:rPrChange w:id="521" w:author="MICHAEL KARMELIUS KRISTIANTOWI" w:date="2018-08-06T07:14:00Z">
              <w:rPr>
                <w:rFonts w:ascii="Calibri" w:eastAsia="Calibri" w:hAnsi="Calibri" w:cs="Calibri"/>
                <w:sz w:val="22"/>
                <w:szCs w:val="22"/>
              </w:rPr>
            </w:rPrChange>
          </w:rPr>
          <w:tab/>
        </w:r>
        <w:r w:rsidRPr="004107D2">
          <w:rPr>
            <w:rFonts w:ascii="Calibri" w:eastAsia="Calibri" w:hAnsi="Calibri" w:cs="Calibri"/>
            <w:color w:val="FF0000"/>
            <w:sz w:val="22"/>
            <w:szCs w:val="22"/>
            <w:highlight w:val="green"/>
            <w:u w:color="FF0000"/>
            <w:rPrChange w:id="522" w:author="MICHAEL KARMELIUS KRISTIANTOWI" w:date="2018-08-06T07:14:00Z">
              <w:rPr>
                <w:rFonts w:ascii="Calibri" w:eastAsia="Calibri" w:hAnsi="Calibri" w:cs="Calibri"/>
                <w:color w:val="FF0000"/>
                <w:sz w:val="22"/>
                <w:szCs w:val="22"/>
                <w:u w:color="FF0000"/>
              </w:rPr>
            </w:rPrChange>
          </w:rPr>
          <w:t xml:space="preserve">include text: </w:t>
        </w:r>
        <w:r w:rsidRPr="004107D2">
          <w:rPr>
            <w:rFonts w:ascii="Calibri" w:eastAsia="Calibri" w:hAnsi="Calibri" w:cs="Calibri"/>
            <w:sz w:val="22"/>
            <w:szCs w:val="22"/>
            <w:highlight w:val="green"/>
            <w:rPrChange w:id="523" w:author="MICHAEL KARMELIUS KRISTIANTOWI" w:date="2018-08-06T07:14:00Z">
              <w:rPr>
                <w:rFonts w:ascii="Calibri" w:eastAsia="Calibri" w:hAnsi="Calibri" w:cs="Calibri"/>
                <w:sz w:val="22"/>
                <w:szCs w:val="22"/>
              </w:rPr>
            </w:rPrChange>
          </w:rPr>
          <w:t>BAB 2018’s Sites</w:t>
        </w:r>
      </w:ins>
    </w:p>
    <w:p w14:paraId="6BC170C0" w14:textId="77777777" w:rsidR="0077187A" w:rsidRPr="004107D2" w:rsidRDefault="000838F4">
      <w:pPr>
        <w:numPr>
          <w:ilvl w:val="0"/>
          <w:numId w:val="19"/>
        </w:numPr>
        <w:spacing w:line="240" w:lineRule="auto"/>
        <w:rPr>
          <w:rFonts w:ascii="Calibri" w:eastAsia="Calibri" w:hAnsi="Calibri" w:cs="Calibri"/>
          <w:sz w:val="22"/>
          <w:szCs w:val="22"/>
          <w:highlight w:val="green"/>
          <w:rPrChange w:id="524" w:author="MICHAEL KARMELIUS KRISTIANTOWI" w:date="2018-08-06T07:14:00Z">
            <w:rPr>
              <w:rFonts w:ascii="Calibri" w:eastAsia="Calibri" w:hAnsi="Calibri" w:cs="Calibri"/>
              <w:sz w:val="22"/>
              <w:szCs w:val="22"/>
            </w:rPr>
          </w:rPrChange>
        </w:rPr>
      </w:pPr>
      <w:ins w:id="525" w:author="Ass.Prof Supitchaya Khemthong" w:date="2018-08-04T12:11:00Z">
        <w:r w:rsidRPr="004107D2">
          <w:rPr>
            <w:rFonts w:ascii="Calibri" w:eastAsia="Calibri" w:hAnsi="Calibri" w:cs="Calibri"/>
            <w:sz w:val="22"/>
            <w:szCs w:val="22"/>
            <w:highlight w:val="green"/>
            <w:rPrChange w:id="526" w:author="MICHAEL KARMELIUS KRISTIANTOWI" w:date="2018-08-06T07:14:00Z">
              <w:rPr>
                <w:rFonts w:ascii="Calibri" w:eastAsia="Calibri" w:hAnsi="Calibri" w:cs="Calibri"/>
                <w:sz w:val="22"/>
                <w:szCs w:val="22"/>
              </w:rPr>
            </w:rPrChange>
          </w:rPr>
          <w:t>Temple of Dawn</w:t>
        </w:r>
      </w:ins>
    </w:p>
    <w:p w14:paraId="770F5A27" w14:textId="77777777" w:rsidR="0077187A" w:rsidRPr="004107D2" w:rsidRDefault="000838F4">
      <w:pPr>
        <w:numPr>
          <w:ilvl w:val="0"/>
          <w:numId w:val="19"/>
        </w:numPr>
        <w:spacing w:line="240" w:lineRule="auto"/>
        <w:rPr>
          <w:rFonts w:ascii="Calibri" w:eastAsia="Calibri" w:hAnsi="Calibri" w:cs="Calibri"/>
          <w:sz w:val="22"/>
          <w:szCs w:val="22"/>
          <w:highlight w:val="green"/>
          <w:rPrChange w:id="527" w:author="MICHAEL KARMELIUS KRISTIANTOWI" w:date="2018-08-06T07:14:00Z">
            <w:rPr>
              <w:rFonts w:ascii="Calibri" w:eastAsia="Calibri" w:hAnsi="Calibri" w:cs="Calibri"/>
              <w:sz w:val="22"/>
              <w:szCs w:val="22"/>
            </w:rPr>
          </w:rPrChange>
        </w:rPr>
      </w:pPr>
      <w:ins w:id="528" w:author="Ass.Prof Supitchaya Khemthong" w:date="2018-08-04T12:11:00Z">
        <w:r w:rsidRPr="004107D2">
          <w:rPr>
            <w:rFonts w:ascii="Calibri" w:eastAsia="Calibri" w:hAnsi="Calibri" w:cs="Calibri"/>
            <w:sz w:val="22"/>
            <w:szCs w:val="22"/>
            <w:highlight w:val="green"/>
            <w:rPrChange w:id="529" w:author="MICHAEL KARMELIUS KRISTIANTOWI" w:date="2018-08-06T07:14:00Z">
              <w:rPr>
                <w:rFonts w:ascii="Calibri" w:eastAsia="Calibri" w:hAnsi="Calibri" w:cs="Calibri"/>
                <w:sz w:val="22"/>
                <w:szCs w:val="22"/>
              </w:rPr>
            </w:rPrChange>
          </w:rPr>
          <w:t>Bangkok Art &amp; Culture Centre</w:t>
        </w:r>
      </w:ins>
    </w:p>
    <w:p w14:paraId="2302734B" w14:textId="77777777" w:rsidR="0077187A" w:rsidRDefault="000838F4">
      <w:pPr>
        <w:spacing w:before="240"/>
        <w:rPr>
          <w:ins w:id="530" w:author="arnoldsandjaja@gmail.com" w:date="2018-07-26T12:34:00Z"/>
          <w:rFonts w:ascii="Calibri" w:eastAsia="Calibri" w:hAnsi="Calibri" w:cs="Calibri"/>
          <w:color w:val="FF0000"/>
          <w:sz w:val="22"/>
          <w:szCs w:val="22"/>
          <w:u w:color="FF0000"/>
        </w:rPr>
      </w:pPr>
      <w:ins w:id="531" w:author="arnoldsandjaja@gmail.com" w:date="2018-07-26T12:34:00Z">
        <w:del w:id="532" w:author="Ass.Prof Supitchaya Khemthong" w:date="2018-08-04T12:25:00Z">
          <w:r>
            <w:rPr>
              <w:rFonts w:ascii="Calibri" w:eastAsia="Calibri" w:hAnsi="Calibri" w:cs="Calibri"/>
              <w:color w:val="FF0000"/>
              <w:sz w:val="22"/>
              <w:szCs w:val="22"/>
              <w:u w:color="FF0000"/>
            </w:rPr>
            <w:delText xml:space="preserve">Insert </w:delText>
          </w:r>
          <w:r>
            <w:rPr>
              <w:rFonts w:ascii="Calibri" w:eastAsia="Calibri" w:hAnsi="Calibri" w:cs="Calibri"/>
              <w:b/>
              <w:bCs/>
              <w:color w:val="FF0000"/>
              <w:sz w:val="22"/>
              <w:szCs w:val="22"/>
              <w:u w:color="FF0000"/>
            </w:rPr>
            <w:delText>two slide presentation templates</w:delText>
          </w:r>
          <w:r>
            <w:rPr>
              <w:rFonts w:ascii="Calibri" w:eastAsia="Calibri" w:hAnsi="Calibri" w:cs="Calibri"/>
              <w:color w:val="FF0000"/>
              <w:sz w:val="22"/>
              <w:szCs w:val="22"/>
              <w:u w:color="FF0000"/>
            </w:rPr>
            <w:delText xml:space="preserve"> at </w:delText>
          </w:r>
          <w:r>
            <w:rPr>
              <w:rFonts w:ascii="Calibri" w:eastAsia="Calibri" w:hAnsi="Calibri" w:cs="Calibri"/>
              <w:b/>
              <w:bCs/>
              <w:color w:val="FF0000"/>
              <w:sz w:val="22"/>
              <w:szCs w:val="22"/>
              <w:u w:color="FF0000"/>
            </w:rPr>
            <w:delText>100%</w:delText>
          </w:r>
          <w:r>
            <w:rPr>
              <w:rFonts w:ascii="Calibri" w:eastAsia="Calibri" w:hAnsi="Calibri" w:cs="Calibri"/>
              <w:color w:val="FF0000"/>
              <w:sz w:val="22"/>
              <w:szCs w:val="22"/>
              <w:u w:color="FF0000"/>
            </w:rPr>
            <w:delText xml:space="preserve"> size: 125 x 70 mm (Landscape). You must design your visual elements and use them in two slide templates with the following example text.</w:delText>
          </w:r>
        </w:del>
      </w:ins>
      <w:ins w:id="533" w:author="Ass.Prof Supitchaya Khemthong" w:date="2018-08-04T12:25:00Z">
        <w:del w:id="534" w:author="Prasit Klongnguluerm" w:date="2411-12-31T23:59:00Z">
          <w:r>
            <w:rPr>
              <w:rFonts w:ascii="Tahoma" w:hAnsi="Tahoma"/>
              <w:color w:val="FF0000"/>
              <w:sz w:val="22"/>
              <w:szCs w:val="22"/>
              <w:u w:color="FF0000"/>
              <w:shd w:val="clear" w:color="auto" w:fill="FFFF00"/>
              <w:rtl/>
              <w:lang w:val="ar-SA"/>
            </w:rPr>
            <w:delText>ขอแก้ขนาดตาม</w:delText>
          </w:r>
          <w:r>
            <w:rPr>
              <w:rFonts w:ascii="Calibri" w:eastAsia="Calibri" w:hAnsi="Calibri" w:cs="Calibri"/>
              <w:color w:val="FF0000"/>
              <w:sz w:val="22"/>
              <w:szCs w:val="22"/>
              <w:u w:color="FF0000"/>
              <w:shd w:val="clear" w:color="auto" w:fill="FFFF00"/>
            </w:rPr>
            <w:delText xml:space="preserve"> proportion </w:delText>
          </w:r>
          <w:r>
            <w:rPr>
              <w:rFonts w:ascii="Tahoma" w:hAnsi="Tahoma"/>
              <w:color w:val="FF0000"/>
              <w:sz w:val="22"/>
              <w:szCs w:val="22"/>
              <w:u w:color="FF0000"/>
              <w:shd w:val="clear" w:color="auto" w:fill="FFFF00"/>
              <w:rtl/>
              <w:lang w:val="ar-SA"/>
            </w:rPr>
            <w:delText>ของการใช้งานจริงค่ะ คือ</w:delText>
          </w:r>
          <w:r>
            <w:rPr>
              <w:rFonts w:ascii="Calibri" w:eastAsia="Calibri" w:hAnsi="Calibri" w:cs="Calibri"/>
              <w:color w:val="FF0000"/>
              <w:sz w:val="22"/>
              <w:szCs w:val="22"/>
              <w:u w:color="FF0000"/>
              <w:shd w:val="clear" w:color="auto" w:fill="FFFF00"/>
            </w:rPr>
            <w:delText xml:space="preserve"> 4:3 </w:delText>
          </w:r>
          <w:r>
            <w:rPr>
              <w:rFonts w:ascii="Tahoma" w:hAnsi="Tahoma"/>
              <w:color w:val="FF0000"/>
              <w:sz w:val="22"/>
              <w:szCs w:val="22"/>
              <w:u w:color="FF0000"/>
              <w:shd w:val="clear" w:color="auto" w:fill="FFFF00"/>
              <w:rtl/>
              <w:lang w:val="ar-SA"/>
            </w:rPr>
            <w:delText xml:space="preserve">มีให้เลือก </w:delText>
          </w:r>
          <w:r>
            <w:rPr>
              <w:rFonts w:ascii="Calibri" w:eastAsia="Calibri" w:hAnsi="Calibri" w:cs="Calibri"/>
              <w:color w:val="FF0000"/>
              <w:sz w:val="22"/>
              <w:szCs w:val="22"/>
              <w:u w:color="FF0000"/>
              <w:shd w:val="clear" w:color="auto" w:fill="FFFF00"/>
            </w:rPr>
            <w:delText>3 size 120x90, 116x87, 112x84 (</w:delText>
          </w:r>
          <w:r>
            <w:rPr>
              <w:rFonts w:ascii="Tahoma" w:hAnsi="Tahoma"/>
              <w:color w:val="FF0000"/>
              <w:sz w:val="22"/>
              <w:szCs w:val="22"/>
              <w:u w:color="FF0000"/>
              <w:shd w:val="clear" w:color="auto" w:fill="FFFF00"/>
              <w:rtl/>
              <w:lang w:val="ar-SA"/>
            </w:rPr>
            <w:delText xml:space="preserve">ถ้าวางแนวนอนเรียงกันจะลง </w:delText>
          </w:r>
          <w:r>
            <w:rPr>
              <w:rFonts w:ascii="Calibri" w:eastAsia="Calibri" w:hAnsi="Calibri" w:cs="Calibri"/>
              <w:color w:val="FF0000"/>
              <w:sz w:val="22"/>
              <w:szCs w:val="22"/>
              <w:u w:color="FF0000"/>
              <w:shd w:val="clear" w:color="auto" w:fill="FFFF00"/>
            </w:rPr>
            <w:delText xml:space="preserve">A4 </w:delText>
          </w:r>
          <w:r>
            <w:rPr>
              <w:rFonts w:ascii="Tahoma" w:hAnsi="Tahoma"/>
              <w:color w:val="FF0000"/>
              <w:sz w:val="22"/>
              <w:szCs w:val="22"/>
              <w:u w:color="FF0000"/>
              <w:shd w:val="clear" w:color="auto" w:fill="FFFF00"/>
              <w:rtl/>
              <w:lang w:val="ar-SA"/>
            </w:rPr>
            <w:delText>ได้หมด แต่ถ้าวางแนวตั้งซ้อนกัน</w:delText>
          </w:r>
          <w:r>
            <w:rPr>
              <w:rFonts w:ascii="Calibri" w:eastAsia="Calibri" w:hAnsi="Calibri" w:cs="Calibri"/>
              <w:color w:val="FF0000"/>
              <w:sz w:val="22"/>
              <w:szCs w:val="22"/>
              <w:u w:color="FF0000"/>
              <w:shd w:val="clear" w:color="auto" w:fill="FFFF00"/>
            </w:rPr>
            <w:delText xml:space="preserve"> </w:delText>
          </w:r>
          <w:r>
            <w:rPr>
              <w:rFonts w:ascii="Tahoma" w:hAnsi="Tahoma"/>
              <w:color w:val="FF0000"/>
              <w:sz w:val="22"/>
              <w:szCs w:val="22"/>
              <w:u w:color="FF0000"/>
              <w:shd w:val="clear" w:color="auto" w:fill="FFFF00"/>
              <w:rtl/>
              <w:lang w:val="ar-SA"/>
            </w:rPr>
            <w:delText xml:space="preserve">ต้องไซส์เล็กสุดถึงจะมี </w:delText>
          </w:r>
          <w:r>
            <w:rPr>
              <w:rFonts w:ascii="Calibri" w:eastAsia="Calibri" w:hAnsi="Calibri" w:cs="Calibri"/>
              <w:color w:val="FF0000"/>
              <w:sz w:val="22"/>
              <w:szCs w:val="22"/>
              <w:u w:color="FF0000"/>
              <w:shd w:val="clear" w:color="auto" w:fill="FFFF00"/>
            </w:rPr>
            <w:delText xml:space="preserve">space </w:delText>
          </w:r>
          <w:r>
            <w:rPr>
              <w:rFonts w:ascii="Tahoma" w:hAnsi="Tahoma"/>
              <w:color w:val="FF0000"/>
              <w:sz w:val="22"/>
              <w:szCs w:val="22"/>
              <w:u w:color="FF0000"/>
              <w:shd w:val="clear" w:color="auto" w:fill="FFFF00"/>
              <w:rtl/>
              <w:lang w:val="ar-SA"/>
            </w:rPr>
            <w:delText>ค่ะ</w:delText>
          </w:r>
          <w:r>
            <w:rPr>
              <w:rFonts w:ascii="Calibri" w:eastAsia="Calibri" w:hAnsi="Calibri" w:cs="Calibri"/>
              <w:color w:val="FF0000"/>
              <w:sz w:val="22"/>
              <w:szCs w:val="22"/>
              <w:u w:color="FF0000"/>
              <w:shd w:val="clear" w:color="auto" w:fill="FFFF00"/>
            </w:rPr>
            <w:delText>)</w:delText>
          </w:r>
          <w:r>
            <w:rPr>
              <w:rFonts w:ascii="Calibri" w:eastAsia="Calibri" w:hAnsi="Calibri" w:cs="Calibri"/>
              <w:color w:val="FF0000"/>
              <w:sz w:val="22"/>
              <w:szCs w:val="22"/>
              <w:u w:color="FF0000"/>
              <w:shd w:val="clear" w:color="auto" w:fill="FFFF00"/>
            </w:rPr>
            <w:br/>
          </w:r>
          <w:r>
            <w:rPr>
              <w:rFonts w:ascii="Tahoma" w:hAnsi="Tahoma"/>
              <w:color w:val="FF0000"/>
              <w:sz w:val="22"/>
              <w:szCs w:val="22"/>
              <w:u w:color="FF0000"/>
              <w:shd w:val="clear" w:color="auto" w:fill="FFFF00"/>
              <w:rtl/>
              <w:lang w:val="ar-SA"/>
            </w:rPr>
            <w:delText xml:space="preserve">ที่ </w:delText>
          </w:r>
          <w:r>
            <w:rPr>
              <w:rFonts w:ascii="Calibri" w:eastAsia="Calibri" w:hAnsi="Calibri" w:cs="Calibri"/>
              <w:color w:val="FF0000"/>
              <w:sz w:val="22"/>
              <w:szCs w:val="22"/>
              <w:u w:color="FF0000"/>
              <w:shd w:val="clear" w:color="auto" w:fill="FFFF00"/>
            </w:rPr>
            <w:delText xml:space="preserve">bullet </w:delText>
          </w:r>
          <w:r>
            <w:rPr>
              <w:rFonts w:ascii="Tahoma" w:hAnsi="Tahoma"/>
              <w:color w:val="FF0000"/>
              <w:sz w:val="22"/>
              <w:szCs w:val="22"/>
              <w:u w:color="FF0000"/>
              <w:shd w:val="clear" w:color="auto" w:fill="FFFF00"/>
              <w:rtl/>
              <w:lang w:val="ar-SA"/>
            </w:rPr>
            <w:delText xml:space="preserve">ตรงหัวข้อย่อยเป็นสีแดง เพราะเผื่อผู้แข่งขันจะใช้ </w:delText>
          </w:r>
          <w:r>
            <w:rPr>
              <w:rFonts w:ascii="Calibri" w:eastAsia="Calibri" w:hAnsi="Calibri" w:cs="Calibri"/>
              <w:color w:val="FF0000"/>
              <w:sz w:val="22"/>
              <w:szCs w:val="22"/>
              <w:u w:color="FF0000"/>
              <w:shd w:val="clear" w:color="auto" w:fill="FFFF00"/>
            </w:rPr>
            <w:delText xml:space="preserve">visual elements </w:delText>
          </w:r>
          <w:r>
            <w:rPr>
              <w:rFonts w:ascii="Tahoma" w:hAnsi="Tahoma"/>
              <w:color w:val="FF0000"/>
              <w:sz w:val="22"/>
              <w:szCs w:val="22"/>
              <w:u w:color="FF0000"/>
              <w:shd w:val="clear" w:color="auto" w:fill="FFFF00"/>
              <w:rtl/>
              <w:lang w:val="ar-SA"/>
            </w:rPr>
            <w:delText xml:space="preserve">มาเป็น </w:delText>
          </w:r>
          <w:r>
            <w:rPr>
              <w:rFonts w:ascii="Calibri" w:eastAsia="Calibri" w:hAnsi="Calibri" w:cs="Calibri"/>
              <w:color w:val="FF0000"/>
              <w:sz w:val="22"/>
              <w:szCs w:val="22"/>
              <w:u w:color="FF0000"/>
              <w:shd w:val="clear" w:color="auto" w:fill="FFFF00"/>
            </w:rPr>
            <w:delText>bullet</w:delText>
          </w:r>
          <w:r>
            <w:rPr>
              <w:rFonts w:ascii="Tahoma" w:hAnsi="Tahoma"/>
              <w:color w:val="FF0000"/>
              <w:sz w:val="22"/>
              <w:szCs w:val="22"/>
              <w:u w:color="FF0000"/>
              <w:shd w:val="clear" w:color="auto" w:fill="FFFF00"/>
              <w:rtl/>
              <w:lang w:val="ar-SA"/>
            </w:rPr>
            <w:delText xml:space="preserve"> ค่ะ</w:delText>
          </w:r>
        </w:del>
      </w:ins>
    </w:p>
    <w:p w14:paraId="300DD818" w14:textId="77777777" w:rsidR="0077187A" w:rsidRDefault="000838F4">
      <w:pPr>
        <w:spacing w:before="200" w:line="240" w:lineRule="auto"/>
        <w:rPr>
          <w:ins w:id="535" w:author="arnoldsandjaja@gmail.com" w:date="2018-07-26T12:34:00Z"/>
          <w:del w:id="536" w:author="Ass.Prof Supitchaya Khemthong" w:date="2018-08-04T12:24:00Z"/>
          <w:rFonts w:ascii="Calibri" w:eastAsia="Calibri" w:hAnsi="Calibri" w:cs="Calibri"/>
          <w:color w:val="FF0000"/>
          <w:sz w:val="22"/>
          <w:szCs w:val="22"/>
          <w:u w:color="FF0000"/>
        </w:rPr>
      </w:pPr>
      <w:ins w:id="537" w:author="arnoldsandjaja@gmail.com" w:date="2018-07-26T12:34:00Z">
        <w:del w:id="538" w:author="Ass.Prof Supitchaya Khemthong" w:date="2018-08-04T12:24:00Z">
          <w:r>
            <w:rPr>
              <w:rFonts w:ascii="Calibri" w:eastAsia="Calibri" w:hAnsi="Calibri" w:cs="Calibri"/>
              <w:color w:val="FF0000"/>
              <w:sz w:val="22"/>
              <w:szCs w:val="22"/>
              <w:u w:color="FF0000"/>
            </w:rPr>
            <w:delText>Two Slide Presentation Templates are:</w:delText>
          </w:r>
        </w:del>
      </w:ins>
    </w:p>
    <w:p w14:paraId="1E27CE03" w14:textId="77777777" w:rsidR="0077187A" w:rsidRDefault="000838F4">
      <w:pPr>
        <w:numPr>
          <w:ilvl w:val="0"/>
          <w:numId w:val="20"/>
        </w:numPr>
        <w:spacing w:before="200" w:line="240" w:lineRule="auto"/>
        <w:rPr>
          <w:rFonts w:ascii="Calibri" w:eastAsia="Calibri" w:hAnsi="Calibri" w:cs="Calibri"/>
          <w:color w:val="FF0000"/>
          <w:sz w:val="22"/>
          <w:szCs w:val="22"/>
        </w:rPr>
      </w:pPr>
      <w:ins w:id="539" w:author="arnoldsandjaja@gmail.com" w:date="2018-07-26T12:34:00Z">
        <w:del w:id="540" w:author="Ass.Prof Supitchaya Khemthong" w:date="2018-08-04T12:24:00Z">
          <w:r>
            <w:rPr>
              <w:rFonts w:ascii="Calibri" w:eastAsia="Calibri" w:hAnsi="Calibri" w:cs="Calibri"/>
              <w:color w:val="FF0000"/>
              <w:sz w:val="22"/>
              <w:szCs w:val="22"/>
              <w:u w:color="FF0000"/>
            </w:rPr>
            <w:delText>Title</w:delText>
          </w:r>
          <w:r>
            <w:rPr>
              <w:rFonts w:ascii="Calibri" w:eastAsia="Calibri" w:hAnsi="Calibri" w:cs="Calibri"/>
              <w:color w:val="FF0000"/>
              <w:sz w:val="22"/>
              <w:szCs w:val="22"/>
              <w:u w:color="FF0000"/>
            </w:rPr>
            <w:tab/>
            <w:delText>- include text</w:delText>
          </w:r>
          <w:r>
            <w:rPr>
              <w:rFonts w:ascii="Calibri" w:eastAsia="Calibri" w:hAnsi="Calibri" w:cs="Calibri"/>
              <w:color w:val="FF0000"/>
              <w:sz w:val="22"/>
              <w:szCs w:val="22"/>
              <w:u w:color="FF0000"/>
            </w:rPr>
            <w:tab/>
          </w:r>
          <w:r>
            <w:rPr>
              <w:rFonts w:ascii="Calibri" w:eastAsia="Calibri" w:hAnsi="Calibri" w:cs="Calibri"/>
              <w:sz w:val="22"/>
              <w:szCs w:val="22"/>
            </w:rPr>
            <w:delText>Bangkok Art Biennale 2018</w:delText>
          </w:r>
        </w:del>
      </w:ins>
    </w:p>
    <w:p w14:paraId="781712E4" w14:textId="77777777" w:rsidR="0077187A" w:rsidRDefault="000838F4">
      <w:pPr>
        <w:numPr>
          <w:ilvl w:val="0"/>
          <w:numId w:val="10"/>
        </w:numPr>
        <w:spacing w:before="200" w:line="240" w:lineRule="auto"/>
        <w:rPr>
          <w:rFonts w:ascii="Calibri" w:eastAsia="Calibri" w:hAnsi="Calibri" w:cs="Calibri"/>
          <w:color w:val="FF0000"/>
          <w:sz w:val="22"/>
          <w:szCs w:val="22"/>
        </w:rPr>
      </w:pPr>
      <w:ins w:id="541" w:author="arnoldsandjaja@gmail.com" w:date="2018-07-26T12:34:00Z">
        <w:del w:id="542" w:author="Ass.Prof Supitchaya Khemthong" w:date="2018-08-04T12:24:00Z">
          <w:r>
            <w:rPr>
              <w:rFonts w:ascii="Calibri" w:eastAsia="Calibri" w:hAnsi="Calibri" w:cs="Calibri"/>
              <w:color w:val="FF0000"/>
              <w:sz w:val="22"/>
              <w:szCs w:val="22"/>
              <w:u w:color="FF0000"/>
            </w:rPr>
            <w:delText xml:space="preserve">Title &amp; </w:delText>
          </w:r>
          <w:r>
            <w:rPr>
              <w:rFonts w:ascii="Calibri" w:eastAsia="Calibri" w:hAnsi="Calibri" w:cs="Calibri"/>
              <w:color w:val="FF0000"/>
              <w:sz w:val="22"/>
              <w:szCs w:val="22"/>
              <w:u w:color="FF0000"/>
            </w:rPr>
            <w:delText>bullets</w:delText>
          </w:r>
          <w:r>
            <w:rPr>
              <w:rFonts w:ascii="Calibri" w:eastAsia="Calibri" w:hAnsi="Calibri" w:cs="Calibri"/>
              <w:color w:val="FF0000"/>
              <w:sz w:val="22"/>
              <w:szCs w:val="22"/>
              <w:u w:color="FF0000"/>
            </w:rPr>
            <w:tab/>
            <w:delText>- include text</w:delText>
          </w:r>
          <w:r>
            <w:rPr>
              <w:rFonts w:ascii="Calibri" w:eastAsia="Calibri" w:hAnsi="Calibri" w:cs="Calibri"/>
              <w:color w:val="FF0000"/>
              <w:sz w:val="22"/>
              <w:szCs w:val="22"/>
              <w:u w:color="FF0000"/>
            </w:rPr>
            <w:tab/>
          </w:r>
          <w:r>
            <w:rPr>
              <w:rFonts w:ascii="Calibri" w:eastAsia="Calibri" w:hAnsi="Calibri" w:cs="Calibri"/>
              <w:sz w:val="22"/>
              <w:szCs w:val="22"/>
            </w:rPr>
            <w:delText>BAB 2018’s Sites</w:delText>
          </w:r>
        </w:del>
      </w:ins>
    </w:p>
    <w:p w14:paraId="283CB1CF" w14:textId="77777777" w:rsidR="0077187A" w:rsidRDefault="000838F4">
      <w:pPr>
        <w:numPr>
          <w:ilvl w:val="0"/>
          <w:numId w:val="12"/>
        </w:numPr>
        <w:spacing w:before="200" w:line="240" w:lineRule="auto"/>
        <w:rPr>
          <w:rFonts w:ascii="Calibri" w:eastAsia="Calibri" w:hAnsi="Calibri" w:cs="Calibri"/>
          <w:sz w:val="22"/>
          <w:szCs w:val="22"/>
        </w:rPr>
      </w:pPr>
      <w:ins w:id="543" w:author="arnoldsandjaja@gmail.com" w:date="2018-07-26T12:34:00Z">
        <w:del w:id="544" w:author="Ass.Prof Supitchaya Khemthong" w:date="2018-08-04T12:24:00Z">
          <w:r>
            <w:rPr>
              <w:rFonts w:ascii="Calibri" w:eastAsia="Calibri" w:hAnsi="Calibri" w:cs="Calibri"/>
              <w:sz w:val="22"/>
              <w:szCs w:val="22"/>
            </w:rPr>
            <w:delText>Temple of Dawn</w:delText>
          </w:r>
        </w:del>
      </w:ins>
    </w:p>
    <w:p w14:paraId="3B7E2B24" w14:textId="77777777" w:rsidR="0077187A" w:rsidRDefault="000838F4">
      <w:pPr>
        <w:numPr>
          <w:ilvl w:val="0"/>
          <w:numId w:val="12"/>
        </w:numPr>
        <w:spacing w:before="200" w:line="240" w:lineRule="auto"/>
        <w:rPr>
          <w:rFonts w:ascii="Calibri" w:eastAsia="Calibri" w:hAnsi="Calibri" w:cs="Calibri"/>
          <w:sz w:val="22"/>
          <w:szCs w:val="22"/>
        </w:rPr>
      </w:pPr>
      <w:ins w:id="545" w:author="arnoldsandjaja@gmail.com" w:date="2018-07-26T12:34:00Z">
        <w:del w:id="546" w:author="Ass.Prof Supitchaya Khemthong" w:date="2018-08-04T12:24:00Z">
          <w:r>
            <w:rPr>
              <w:rFonts w:ascii="Calibri" w:eastAsia="Calibri" w:hAnsi="Calibri" w:cs="Calibri"/>
              <w:sz w:val="22"/>
              <w:szCs w:val="22"/>
            </w:rPr>
            <w:delText>Bangkok Art &amp; Culture Centre</w:delText>
          </w:r>
        </w:del>
      </w:ins>
    </w:p>
    <w:p w14:paraId="7249CEDB" w14:textId="77777777" w:rsidR="0077187A" w:rsidRDefault="000838F4">
      <w:pPr>
        <w:widowControl w:val="0"/>
        <w:spacing w:before="200" w:line="240" w:lineRule="auto"/>
        <w:rPr>
          <w:rFonts w:ascii="Calibri" w:eastAsia="Calibri" w:hAnsi="Calibri" w:cs="Calibri"/>
          <w:b/>
          <w:bCs/>
          <w:sz w:val="22"/>
          <w:szCs w:val="22"/>
        </w:rPr>
      </w:pPr>
      <w:ins w:id="547" w:author="Ass.Prof Supitchaya Khemthong" w:date="2018-08-04T12:35:00Z">
        <w:r>
          <w:rPr>
            <w:rFonts w:ascii="Calibri" w:eastAsia="Calibri" w:hAnsi="Calibri" w:cs="Calibri"/>
            <w:b/>
            <w:bCs/>
            <w:sz w:val="22"/>
            <w:szCs w:val="22"/>
          </w:rPr>
          <w:t>Accreditation</w:t>
        </w:r>
        <w:r>
          <w:rPr>
            <w:rFonts w:ascii="Calibri" w:eastAsia="Calibri" w:hAnsi="Calibri" w:cs="Calibri"/>
            <w:b/>
            <w:bCs/>
            <w:color w:val="1D2129"/>
            <w:sz w:val="22"/>
            <w:szCs w:val="22"/>
            <w:u w:color="1D2129"/>
          </w:rPr>
          <w:t xml:space="preserve"> </w:t>
        </w:r>
        <w:r>
          <w:rPr>
            <w:rFonts w:ascii="Calibri" w:eastAsia="Calibri" w:hAnsi="Calibri" w:cs="Calibri"/>
            <w:b/>
            <w:bCs/>
            <w:sz w:val="22"/>
            <w:szCs w:val="22"/>
          </w:rPr>
          <w:t>Badges</w:t>
        </w:r>
      </w:ins>
      <w:del w:id="548" w:author="Ass.Prof Supitchaya Khemthong" w:date="2018-08-04T12:35:00Z">
        <w:r>
          <w:rPr>
            <w:rFonts w:ascii="Calibri" w:eastAsia="Calibri" w:hAnsi="Calibri" w:cs="Calibri"/>
            <w:sz w:val="22"/>
            <w:szCs w:val="22"/>
          </w:rPr>
          <w:delText>Accreditation</w:delText>
        </w:r>
        <w:r>
          <w:rPr>
            <w:rFonts w:ascii="Calibri" w:eastAsia="Calibri" w:hAnsi="Calibri" w:cs="Calibri"/>
            <w:color w:val="1D2129"/>
            <w:sz w:val="22"/>
            <w:szCs w:val="22"/>
            <w:u w:color="1D2129"/>
          </w:rPr>
          <w:delText xml:space="preserve"> </w:delText>
        </w:r>
        <w:r>
          <w:rPr>
            <w:rFonts w:ascii="Calibri" w:eastAsia="Calibri" w:hAnsi="Calibri" w:cs="Calibri"/>
            <w:sz w:val="22"/>
            <w:szCs w:val="22"/>
          </w:rPr>
          <w:delText>Badges</w:delText>
        </w:r>
      </w:del>
    </w:p>
    <w:p w14:paraId="14918C0A" w14:textId="77777777" w:rsidR="0077187A" w:rsidRDefault="000838F4">
      <w:pPr>
        <w:spacing w:before="200" w:line="240" w:lineRule="auto"/>
        <w:rPr>
          <w:rFonts w:ascii="Calibri" w:eastAsia="Calibri" w:hAnsi="Calibri" w:cs="Calibri"/>
          <w:color w:val="FF0000"/>
          <w:sz w:val="22"/>
          <w:szCs w:val="22"/>
          <w:u w:color="FF0000"/>
        </w:rPr>
      </w:pPr>
      <w:r>
        <w:rPr>
          <w:rFonts w:ascii="Calibri" w:eastAsia="Calibri" w:hAnsi="Calibri" w:cs="Calibri"/>
          <w:color w:val="FF0000"/>
          <w:sz w:val="22"/>
          <w:szCs w:val="22"/>
          <w:u w:color="FF0000"/>
        </w:rPr>
        <w:t xml:space="preserve">Insert </w:t>
      </w:r>
      <w:ins w:id="549" w:author="Ass.Prof Supitchaya Khemthong" w:date="2018-08-04T12:40:00Z">
        <w:r>
          <w:rPr>
            <w:rFonts w:ascii="Calibri" w:eastAsia="Calibri" w:hAnsi="Calibri" w:cs="Calibri"/>
            <w:color w:val="FF0000"/>
            <w:sz w:val="22"/>
            <w:szCs w:val="22"/>
            <w:u w:color="FF0000"/>
          </w:rPr>
          <w:t xml:space="preserve">the series of </w:t>
        </w:r>
      </w:ins>
      <w:del w:id="550" w:author="Ass.Prof Supitchaya Khemthong" w:date="2018-08-04T12:38:00Z">
        <w:r>
          <w:rPr>
            <w:rFonts w:ascii="Calibri" w:eastAsia="Calibri" w:hAnsi="Calibri" w:cs="Calibri"/>
            <w:color w:val="FF0000"/>
            <w:sz w:val="22"/>
            <w:szCs w:val="22"/>
            <w:u w:color="FF0000"/>
          </w:rPr>
          <w:delText xml:space="preserve">the series of three </w:delText>
        </w:r>
      </w:del>
      <w:ins w:id="551" w:author="Ass.Prof Supitchaya Khemthong" w:date="2018-08-04T12:36:00Z">
        <w:r>
          <w:rPr>
            <w:rFonts w:ascii="Calibri" w:eastAsia="Calibri" w:hAnsi="Calibri" w:cs="Calibri"/>
            <w:color w:val="FF0000"/>
            <w:sz w:val="22"/>
            <w:szCs w:val="22"/>
            <w:u w:color="FF0000"/>
          </w:rPr>
          <w:t xml:space="preserve">3 </w:t>
        </w:r>
      </w:ins>
      <w:r>
        <w:rPr>
          <w:rFonts w:ascii="Calibri" w:eastAsia="Calibri" w:hAnsi="Calibri" w:cs="Calibri"/>
          <w:color w:val="FF0000"/>
          <w:sz w:val="22"/>
          <w:szCs w:val="22"/>
          <w:u w:color="FF0000"/>
        </w:rPr>
        <w:t xml:space="preserve">badges </w:t>
      </w:r>
      <w:ins w:id="552" w:author="Ass.Prof Supitchaya Khemthong" w:date="2018-08-04T12:36:00Z">
        <w:r>
          <w:rPr>
            <w:rFonts w:ascii="Calibri" w:eastAsia="Calibri" w:hAnsi="Calibri" w:cs="Calibri"/>
            <w:color w:val="FF0000"/>
            <w:sz w:val="22"/>
            <w:szCs w:val="22"/>
            <w:u w:color="FF0000"/>
          </w:rPr>
          <w:t>(</w:t>
        </w:r>
      </w:ins>
      <w:r>
        <w:rPr>
          <w:rFonts w:ascii="Calibri" w:eastAsia="Calibri" w:hAnsi="Calibri" w:cs="Calibri"/>
          <w:color w:val="FF0000"/>
          <w:sz w:val="22"/>
          <w:szCs w:val="22"/>
          <w:u w:color="FF0000"/>
        </w:rPr>
        <w:t>from Task 3</w:t>
      </w:r>
      <w:ins w:id="553" w:author="Ass.Prof Supitchaya Khemthong" w:date="2018-08-04T12:36:00Z">
        <w:r>
          <w:rPr>
            <w:rFonts w:ascii="Calibri" w:eastAsia="Calibri" w:hAnsi="Calibri" w:cs="Calibri"/>
            <w:color w:val="FF0000"/>
            <w:sz w:val="22"/>
            <w:szCs w:val="22"/>
            <w:u w:color="FF0000"/>
          </w:rPr>
          <w:t>)</w:t>
        </w:r>
      </w:ins>
      <w:r>
        <w:rPr>
          <w:rFonts w:ascii="Calibri" w:eastAsia="Calibri" w:hAnsi="Calibri" w:cs="Calibri"/>
          <w:color w:val="FF0000"/>
          <w:sz w:val="22"/>
          <w:szCs w:val="22"/>
          <w:u w:color="FF0000"/>
        </w:rPr>
        <w:t xml:space="preserve"> at your choosing size</w:t>
      </w:r>
    </w:p>
    <w:p w14:paraId="2EB62570" w14:textId="77777777" w:rsidR="0077187A" w:rsidRPr="00A320B0" w:rsidRDefault="000838F4">
      <w:pPr>
        <w:spacing w:line="240" w:lineRule="auto"/>
        <w:rPr>
          <w:rFonts w:ascii="Calibri" w:eastAsia="Calibri" w:hAnsi="Calibri" w:cs="Calibri"/>
          <w:sz w:val="22"/>
          <w:szCs w:val="22"/>
          <w:highlight w:val="green"/>
          <w:rPrChange w:id="554" w:author="MICHAEL KARMELIUS KRISTIANTOWI" w:date="2018-08-06T06:38:00Z">
            <w:rPr>
              <w:rFonts w:ascii="Calibri" w:eastAsia="Calibri" w:hAnsi="Calibri" w:cs="Calibri"/>
              <w:sz w:val="22"/>
              <w:szCs w:val="22"/>
            </w:rPr>
          </w:rPrChange>
        </w:rPr>
      </w:pPr>
      <w:r w:rsidRPr="00A320B0">
        <w:rPr>
          <w:rFonts w:ascii="Calibri" w:eastAsia="Calibri" w:hAnsi="Calibri" w:cs="Calibri"/>
          <w:sz w:val="22"/>
          <w:szCs w:val="22"/>
          <w:highlight w:val="green"/>
          <w:rPrChange w:id="555" w:author="MICHAEL KARMELIUS KRISTIANTOWI" w:date="2018-08-06T06:38:00Z">
            <w:rPr>
              <w:rFonts w:ascii="Calibri" w:eastAsia="Calibri" w:hAnsi="Calibri" w:cs="Calibri"/>
              <w:sz w:val="22"/>
              <w:szCs w:val="22"/>
            </w:rPr>
          </w:rPrChange>
        </w:rPr>
        <w:t xml:space="preserve">Badge </w:t>
      </w:r>
      <w:proofErr w:type="gramStart"/>
      <w:r w:rsidRPr="00A320B0">
        <w:rPr>
          <w:rFonts w:ascii="Calibri" w:eastAsia="Calibri" w:hAnsi="Calibri" w:cs="Calibri"/>
          <w:sz w:val="22"/>
          <w:szCs w:val="22"/>
          <w:highlight w:val="green"/>
          <w:rPrChange w:id="556" w:author="MICHAEL KARMELIUS KRISTIANTOWI" w:date="2018-08-06T06:38:00Z">
            <w:rPr>
              <w:rFonts w:ascii="Calibri" w:eastAsia="Calibri" w:hAnsi="Calibri" w:cs="Calibri"/>
              <w:sz w:val="22"/>
              <w:szCs w:val="22"/>
            </w:rPr>
          </w:rPrChange>
        </w:rPr>
        <w:t>1 :</w:t>
      </w:r>
      <w:proofErr w:type="gramEnd"/>
      <w:r w:rsidRPr="00A320B0">
        <w:rPr>
          <w:rFonts w:ascii="Calibri" w:eastAsia="Calibri" w:hAnsi="Calibri" w:cs="Calibri"/>
          <w:sz w:val="22"/>
          <w:szCs w:val="22"/>
          <w:highlight w:val="green"/>
          <w:rPrChange w:id="557" w:author="MICHAEL KARMELIUS KRISTIANTOWI" w:date="2018-08-06T06:38:00Z">
            <w:rPr>
              <w:rFonts w:ascii="Calibri" w:eastAsia="Calibri" w:hAnsi="Calibri" w:cs="Calibri"/>
              <w:sz w:val="22"/>
              <w:szCs w:val="22"/>
            </w:rPr>
          </w:rPrChange>
        </w:rPr>
        <w:t xml:space="preserve"> Staff</w:t>
      </w:r>
    </w:p>
    <w:p w14:paraId="1CC7104F" w14:textId="77777777" w:rsidR="0077187A" w:rsidRPr="00A320B0" w:rsidRDefault="000838F4">
      <w:pPr>
        <w:spacing w:line="240" w:lineRule="auto"/>
        <w:rPr>
          <w:rFonts w:ascii="Calibri" w:eastAsia="Calibri" w:hAnsi="Calibri" w:cs="Calibri"/>
          <w:sz w:val="22"/>
          <w:szCs w:val="22"/>
          <w:highlight w:val="green"/>
          <w:rPrChange w:id="558" w:author="MICHAEL KARMELIUS KRISTIANTOWI" w:date="2018-08-06T06:38:00Z">
            <w:rPr>
              <w:rFonts w:ascii="Calibri" w:eastAsia="Calibri" w:hAnsi="Calibri" w:cs="Calibri"/>
              <w:sz w:val="22"/>
              <w:szCs w:val="22"/>
            </w:rPr>
          </w:rPrChange>
        </w:rPr>
      </w:pPr>
      <w:r w:rsidRPr="00A320B0">
        <w:rPr>
          <w:rFonts w:ascii="Calibri" w:eastAsia="Calibri" w:hAnsi="Calibri" w:cs="Calibri"/>
          <w:sz w:val="22"/>
          <w:szCs w:val="22"/>
          <w:highlight w:val="green"/>
          <w:rPrChange w:id="559" w:author="MICHAEL KARMELIUS KRISTIANTOWI" w:date="2018-08-06T06:38:00Z">
            <w:rPr>
              <w:rFonts w:ascii="Calibri" w:eastAsia="Calibri" w:hAnsi="Calibri" w:cs="Calibri"/>
              <w:sz w:val="22"/>
              <w:szCs w:val="22"/>
            </w:rPr>
          </w:rPrChange>
        </w:rPr>
        <w:t xml:space="preserve">Badge </w:t>
      </w:r>
      <w:proofErr w:type="gramStart"/>
      <w:r w:rsidRPr="00A320B0">
        <w:rPr>
          <w:rFonts w:ascii="Calibri" w:eastAsia="Calibri" w:hAnsi="Calibri" w:cs="Calibri"/>
          <w:sz w:val="22"/>
          <w:szCs w:val="22"/>
          <w:highlight w:val="green"/>
          <w:rPrChange w:id="560" w:author="MICHAEL KARMELIUS KRISTIANTOWI" w:date="2018-08-06T06:38:00Z">
            <w:rPr>
              <w:rFonts w:ascii="Calibri" w:eastAsia="Calibri" w:hAnsi="Calibri" w:cs="Calibri"/>
              <w:sz w:val="22"/>
              <w:szCs w:val="22"/>
            </w:rPr>
          </w:rPrChange>
        </w:rPr>
        <w:t>2 :</w:t>
      </w:r>
      <w:proofErr w:type="gramEnd"/>
      <w:r w:rsidRPr="00A320B0">
        <w:rPr>
          <w:rFonts w:ascii="Calibri" w:eastAsia="Calibri" w:hAnsi="Calibri" w:cs="Calibri"/>
          <w:sz w:val="22"/>
          <w:szCs w:val="22"/>
          <w:highlight w:val="green"/>
          <w:rPrChange w:id="561" w:author="MICHAEL KARMELIUS KRISTIANTOWI" w:date="2018-08-06T06:38:00Z">
            <w:rPr>
              <w:rFonts w:ascii="Calibri" w:eastAsia="Calibri" w:hAnsi="Calibri" w:cs="Calibri"/>
              <w:sz w:val="22"/>
              <w:szCs w:val="22"/>
            </w:rPr>
          </w:rPrChange>
        </w:rPr>
        <w:t xml:space="preserve"> Artist</w:t>
      </w:r>
    </w:p>
    <w:p w14:paraId="1BC95947" w14:textId="77777777" w:rsidR="0077187A" w:rsidRPr="00A320B0" w:rsidRDefault="000838F4">
      <w:pPr>
        <w:spacing w:line="240" w:lineRule="auto"/>
        <w:rPr>
          <w:del w:id="562" w:author="Ass.Prof Supitchaya Khemthong" w:date="2018-08-04T12:39:00Z"/>
          <w:rFonts w:ascii="Calibri" w:eastAsia="Calibri" w:hAnsi="Calibri" w:cs="Calibri"/>
          <w:sz w:val="22"/>
          <w:szCs w:val="22"/>
          <w:highlight w:val="green"/>
          <w:rPrChange w:id="563" w:author="MICHAEL KARMELIUS KRISTIANTOWI" w:date="2018-08-06T06:38:00Z">
            <w:rPr>
              <w:del w:id="564" w:author="Ass.Prof Supitchaya Khemthong" w:date="2018-08-04T12:39:00Z"/>
              <w:rFonts w:ascii="Calibri" w:eastAsia="Calibri" w:hAnsi="Calibri" w:cs="Calibri"/>
              <w:sz w:val="22"/>
              <w:szCs w:val="22"/>
            </w:rPr>
          </w:rPrChange>
        </w:rPr>
      </w:pPr>
      <w:r w:rsidRPr="00A320B0">
        <w:rPr>
          <w:rFonts w:ascii="Calibri" w:eastAsia="Calibri" w:hAnsi="Calibri" w:cs="Calibri"/>
          <w:sz w:val="22"/>
          <w:szCs w:val="22"/>
          <w:highlight w:val="green"/>
          <w:rPrChange w:id="565" w:author="MICHAEL KARMELIUS KRISTIANTOWI" w:date="2018-08-06T06:38:00Z">
            <w:rPr>
              <w:rFonts w:ascii="Calibri" w:eastAsia="Calibri" w:hAnsi="Calibri" w:cs="Calibri"/>
              <w:sz w:val="22"/>
              <w:szCs w:val="22"/>
            </w:rPr>
          </w:rPrChange>
        </w:rPr>
        <w:t xml:space="preserve">Badge 3 : </w:t>
      </w:r>
      <w:r w:rsidRPr="00A320B0">
        <w:rPr>
          <w:rFonts w:ascii="Calibri" w:eastAsia="Calibri" w:hAnsi="Calibri" w:cs="Calibri"/>
          <w:sz w:val="22"/>
          <w:szCs w:val="22"/>
          <w:highlight w:val="green"/>
          <w:rPrChange w:id="566" w:author="MICHAEL KARMELIUS KRISTIANTOWI" w:date="2018-08-06T06:38:00Z">
            <w:rPr>
              <w:rFonts w:ascii="Calibri" w:eastAsia="Calibri" w:hAnsi="Calibri" w:cs="Calibri"/>
              <w:sz w:val="22"/>
              <w:szCs w:val="22"/>
            </w:rPr>
          </w:rPrChange>
        </w:rPr>
        <w:t>Audience</w:t>
      </w:r>
    </w:p>
    <w:p w14:paraId="1672C393" w14:textId="77777777" w:rsidR="0077187A" w:rsidRDefault="000838F4">
      <w:pPr>
        <w:tabs>
          <w:tab w:val="left" w:pos="2268"/>
        </w:tabs>
        <w:spacing w:before="240" w:line="240" w:lineRule="auto"/>
        <w:rPr>
          <w:del w:id="567" w:author="Ass.Prof Supitchaya Khemthong" w:date="2018-08-04T12:39:00Z"/>
          <w:rFonts w:ascii="Calibri" w:eastAsia="Calibri" w:hAnsi="Calibri" w:cs="Calibri"/>
          <w:i/>
          <w:iCs/>
          <w:color w:val="FF0000"/>
          <w:sz w:val="22"/>
          <w:szCs w:val="22"/>
          <w:u w:color="FF0000"/>
        </w:rPr>
      </w:pPr>
      <w:del w:id="568" w:author="Ass.Prof Supitchaya Khemthong" w:date="2018-08-04T12:39:00Z">
        <w:r w:rsidRPr="00A320B0">
          <w:rPr>
            <w:rFonts w:ascii="Calibri" w:eastAsia="Calibri" w:hAnsi="Calibri" w:cs="Calibri"/>
            <w:i/>
            <w:iCs/>
            <w:color w:val="FF0000"/>
            <w:sz w:val="22"/>
            <w:szCs w:val="22"/>
            <w:highlight w:val="green"/>
            <w:u w:color="FF0000"/>
            <w:rPrChange w:id="569" w:author="MICHAEL KARMELIUS KRISTIANTOWI" w:date="2018-08-06T06:38:00Z">
              <w:rPr>
                <w:rFonts w:ascii="Calibri" w:eastAsia="Calibri" w:hAnsi="Calibri" w:cs="Calibri"/>
                <w:i/>
                <w:iCs/>
                <w:color w:val="FF0000"/>
                <w:sz w:val="22"/>
                <w:szCs w:val="22"/>
                <w:u w:color="FF0000"/>
              </w:rPr>
            </w:rPrChange>
          </w:rPr>
          <w:delText>You may include additional design examples</w:delText>
        </w:r>
        <w:r>
          <w:rPr>
            <w:rFonts w:ascii="Calibri" w:eastAsia="Calibri" w:hAnsi="Calibri" w:cs="Calibri"/>
            <w:i/>
            <w:iCs/>
            <w:color w:val="FF0000"/>
            <w:sz w:val="22"/>
            <w:szCs w:val="22"/>
            <w:u w:color="FF0000"/>
          </w:rPr>
          <w:delText xml:space="preserve"> </w:delText>
        </w:r>
      </w:del>
    </w:p>
    <w:p w14:paraId="4BC59C84" w14:textId="77777777" w:rsidR="0077187A" w:rsidRDefault="0077187A">
      <w:pPr>
        <w:spacing w:after="160" w:line="240" w:lineRule="auto"/>
        <w:rPr>
          <w:del w:id="570" w:author="arnoldsandjaja@gmail.com" w:date="2018-07-26T12:36:00Z"/>
          <w:rFonts w:ascii="Calibri" w:eastAsia="Calibri" w:hAnsi="Calibri" w:cs="Calibri"/>
          <w:sz w:val="22"/>
          <w:szCs w:val="22"/>
        </w:rPr>
      </w:pPr>
    </w:p>
    <w:p w14:paraId="7712640B" w14:textId="77777777" w:rsidR="0077187A" w:rsidRDefault="000838F4">
      <w:pPr>
        <w:tabs>
          <w:tab w:val="left" w:pos="2268"/>
        </w:tabs>
        <w:spacing w:before="240" w:line="240" w:lineRule="auto"/>
      </w:pPr>
      <w:del w:id="571" w:author="arnoldsandjaja@gmail.com" w:date="2018-07-26T12:36:00Z">
        <w:r>
          <w:rPr>
            <w:rFonts w:ascii="Calibri" w:eastAsia="Calibri" w:hAnsi="Calibri" w:cs="Calibri"/>
            <w:b/>
            <w:bCs/>
            <w:color w:val="FF0000"/>
            <w:sz w:val="22"/>
            <w:szCs w:val="22"/>
            <w:u w:color="FF0000"/>
          </w:rPr>
          <w:br w:type="page"/>
        </w:r>
      </w:del>
    </w:p>
    <w:p w14:paraId="1794F003" w14:textId="77777777" w:rsidR="0077187A" w:rsidRDefault="000838F4">
      <w:pPr>
        <w:tabs>
          <w:tab w:val="left" w:pos="2268"/>
        </w:tabs>
        <w:spacing w:before="240" w:line="240" w:lineRule="auto"/>
        <w:rPr>
          <w:del w:id="572" w:author="arnoldsandjaja@gmail.com" w:date="2018-07-26T12:36:00Z"/>
          <w:rFonts w:ascii="Calibri" w:eastAsia="Calibri" w:hAnsi="Calibri" w:cs="Calibri"/>
          <w:b/>
          <w:bCs/>
          <w:color w:val="FF0000"/>
          <w:sz w:val="22"/>
          <w:szCs w:val="22"/>
          <w:u w:color="FF0000"/>
        </w:rPr>
      </w:pPr>
      <w:del w:id="573" w:author="arnoldsandjaja@gmail.com" w:date="2018-07-26T12:36:00Z">
        <w:r>
          <w:rPr>
            <w:rFonts w:ascii="Calibri" w:eastAsia="Calibri" w:hAnsi="Calibri" w:cs="Calibri"/>
            <w:b/>
            <w:bCs/>
            <w:color w:val="FF0000"/>
            <w:sz w:val="22"/>
            <w:szCs w:val="22"/>
            <w:u w:color="FF0000"/>
          </w:rPr>
          <w:delText>Pages 15 — Unacceptable Logo Usage</w:delText>
        </w:r>
      </w:del>
    </w:p>
    <w:p w14:paraId="47C859DD" w14:textId="77777777" w:rsidR="0077187A" w:rsidRDefault="000838F4">
      <w:pPr>
        <w:spacing w:line="240" w:lineRule="auto"/>
        <w:rPr>
          <w:del w:id="574" w:author="arnoldsandjaja@gmail.com" w:date="2018-07-26T12:36:00Z"/>
          <w:rFonts w:ascii="Calibri" w:eastAsia="Calibri" w:hAnsi="Calibri" w:cs="Calibri"/>
          <w:sz w:val="22"/>
          <w:szCs w:val="22"/>
        </w:rPr>
      </w:pPr>
      <w:del w:id="575" w:author="arnoldsandjaja@gmail.com" w:date="2018-07-26T12:36:00Z">
        <w:r>
          <w:rPr>
            <w:rFonts w:ascii="Calibri" w:eastAsia="Calibri" w:hAnsi="Calibri" w:cs="Calibri"/>
            <w:sz w:val="22"/>
            <w:szCs w:val="22"/>
          </w:rPr>
          <w:delText>Unacceptable Logo Usage</w:delText>
        </w:r>
      </w:del>
    </w:p>
    <w:p w14:paraId="6C2C44A8" w14:textId="77777777" w:rsidR="0077187A" w:rsidRDefault="000838F4">
      <w:pPr>
        <w:spacing w:line="240" w:lineRule="auto"/>
        <w:rPr>
          <w:del w:id="576" w:author="arnoldsandjaja@gmail.com" w:date="2018-07-26T12:36:00Z"/>
          <w:rFonts w:ascii="Calibri" w:eastAsia="Calibri" w:hAnsi="Calibri" w:cs="Calibri"/>
          <w:sz w:val="22"/>
          <w:szCs w:val="22"/>
        </w:rPr>
      </w:pPr>
      <w:del w:id="577" w:author="arnoldsandjaja@gmail.com" w:date="2018-07-26T12:36:00Z">
        <w:r>
          <w:rPr>
            <w:rFonts w:ascii="Calibri" w:eastAsia="Calibri" w:hAnsi="Calibri" w:cs="Calibri"/>
            <w:sz w:val="22"/>
            <w:szCs w:val="22"/>
          </w:rPr>
          <w:delText xml:space="preserve">To maintain its integrity, none of the elements within the logo brand signature should be altered in any way. The correct proportions, colours, the relationship between the symbol and logotype should be maintain at all times. </w:delText>
        </w:r>
      </w:del>
    </w:p>
    <w:p w14:paraId="7952C4E8" w14:textId="77777777" w:rsidR="0077187A" w:rsidRDefault="000838F4">
      <w:pPr>
        <w:spacing w:line="240" w:lineRule="auto"/>
        <w:rPr>
          <w:del w:id="578" w:author="arnoldsandjaja@gmail.com" w:date="2018-07-26T12:36:00Z"/>
          <w:rFonts w:ascii="Calibri" w:eastAsia="Calibri" w:hAnsi="Calibri" w:cs="Calibri"/>
          <w:sz w:val="22"/>
          <w:szCs w:val="22"/>
        </w:rPr>
      </w:pPr>
      <w:del w:id="579" w:author="arnoldsandjaja@gmail.com" w:date="2018-07-26T12:36:00Z">
        <w:r>
          <w:rPr>
            <w:rFonts w:ascii="Calibri" w:eastAsia="Calibri" w:hAnsi="Calibri" w:cs="Calibri"/>
            <w:color w:val="FF0000"/>
            <w:sz w:val="22"/>
            <w:szCs w:val="22"/>
            <w:u w:color="FF0000"/>
          </w:rPr>
          <w:delText>You must create example pictu</w:delText>
        </w:r>
        <w:r>
          <w:rPr>
            <w:rFonts w:ascii="Calibri" w:eastAsia="Calibri" w:hAnsi="Calibri" w:cs="Calibri"/>
            <w:color w:val="FF0000"/>
            <w:sz w:val="22"/>
            <w:szCs w:val="22"/>
            <w:u w:color="FF0000"/>
          </w:rPr>
          <w:delText>res present all cases of unacceptable logo usage. Each case must include prohibited symbol (\) on example pictures.</w:delText>
        </w:r>
      </w:del>
    </w:p>
    <w:p w14:paraId="7758FD6D" w14:textId="77777777" w:rsidR="0077187A" w:rsidRDefault="000838F4">
      <w:pPr>
        <w:spacing w:line="240" w:lineRule="auto"/>
        <w:rPr>
          <w:del w:id="580" w:author="arnoldsandjaja@gmail.com" w:date="2018-07-26T12:36:00Z"/>
          <w:rFonts w:ascii="Calibri" w:eastAsia="Calibri" w:hAnsi="Calibri" w:cs="Calibri"/>
          <w:sz w:val="22"/>
          <w:szCs w:val="22"/>
        </w:rPr>
      </w:pPr>
      <w:del w:id="581" w:author="arnoldsandjaja@gmail.com" w:date="2018-07-26T12:36:00Z">
        <w:r>
          <w:rPr>
            <w:rFonts w:ascii="Calibri" w:eastAsia="Calibri" w:hAnsi="Calibri" w:cs="Calibri"/>
            <w:color w:val="FF0000"/>
            <w:sz w:val="22"/>
            <w:szCs w:val="22"/>
            <w:u w:color="FF0000"/>
          </w:rPr>
          <w:delText xml:space="preserve">Include six cases of unacceptable logo usage: </w:delText>
        </w:r>
      </w:del>
    </w:p>
    <w:p w14:paraId="2BFF3642" w14:textId="77777777" w:rsidR="0077187A" w:rsidRDefault="000838F4">
      <w:pPr>
        <w:spacing w:line="240" w:lineRule="auto"/>
        <w:rPr>
          <w:del w:id="582" w:author="arnoldsandjaja@gmail.com" w:date="2018-07-26T12:36:00Z"/>
          <w:rFonts w:ascii="Calibri" w:eastAsia="Calibri" w:hAnsi="Calibri" w:cs="Calibri"/>
          <w:sz w:val="22"/>
          <w:szCs w:val="22"/>
        </w:rPr>
      </w:pPr>
      <w:del w:id="583" w:author="arnoldsandjaja@gmail.com" w:date="2018-07-26T12:36:00Z">
        <w:r>
          <w:rPr>
            <w:rFonts w:ascii="Calibri" w:eastAsia="Calibri" w:hAnsi="Calibri" w:cs="Calibri"/>
            <w:sz w:val="22"/>
            <w:szCs w:val="22"/>
          </w:rPr>
          <w:delText>- Symbol repositioned</w:delText>
        </w:r>
      </w:del>
    </w:p>
    <w:p w14:paraId="78D15EF6" w14:textId="77777777" w:rsidR="0077187A" w:rsidRDefault="000838F4">
      <w:pPr>
        <w:spacing w:line="240" w:lineRule="auto"/>
        <w:rPr>
          <w:del w:id="584" w:author="arnoldsandjaja@gmail.com" w:date="2018-07-26T12:36:00Z"/>
          <w:rFonts w:ascii="Calibri" w:eastAsia="Calibri" w:hAnsi="Calibri" w:cs="Calibri"/>
          <w:sz w:val="22"/>
          <w:szCs w:val="22"/>
        </w:rPr>
      </w:pPr>
      <w:del w:id="585" w:author="arnoldsandjaja@gmail.com" w:date="2018-07-26T12:36:00Z">
        <w:r>
          <w:rPr>
            <w:rFonts w:ascii="Calibri" w:eastAsia="Calibri" w:hAnsi="Calibri" w:cs="Calibri"/>
            <w:sz w:val="22"/>
            <w:szCs w:val="22"/>
          </w:rPr>
          <w:delText>- Symbol repositioned in wrong order</w:delText>
        </w:r>
      </w:del>
    </w:p>
    <w:p w14:paraId="1334ED2B" w14:textId="77777777" w:rsidR="0077187A" w:rsidRDefault="000838F4">
      <w:pPr>
        <w:spacing w:line="240" w:lineRule="auto"/>
        <w:rPr>
          <w:del w:id="586" w:author="arnoldsandjaja@gmail.com" w:date="2018-07-26T12:36:00Z"/>
          <w:rFonts w:ascii="Calibri" w:eastAsia="Calibri" w:hAnsi="Calibri" w:cs="Calibri"/>
          <w:sz w:val="22"/>
          <w:szCs w:val="22"/>
        </w:rPr>
      </w:pPr>
      <w:del w:id="587" w:author="arnoldsandjaja@gmail.com" w:date="2018-07-26T12:36:00Z">
        <w:r>
          <w:rPr>
            <w:rFonts w:ascii="Calibri" w:eastAsia="Calibri" w:hAnsi="Calibri" w:cs="Calibri"/>
            <w:sz w:val="22"/>
            <w:szCs w:val="22"/>
          </w:rPr>
          <w:delText xml:space="preserve">- Symbol rotated in wrong </w:delText>
        </w:r>
        <w:r>
          <w:rPr>
            <w:rFonts w:ascii="Calibri" w:eastAsia="Calibri" w:hAnsi="Calibri" w:cs="Calibri"/>
            <w:sz w:val="22"/>
            <w:szCs w:val="22"/>
          </w:rPr>
          <w:delText>direction</w:delText>
        </w:r>
      </w:del>
    </w:p>
    <w:p w14:paraId="707B5060" w14:textId="77777777" w:rsidR="0077187A" w:rsidRDefault="000838F4">
      <w:pPr>
        <w:spacing w:line="240" w:lineRule="auto"/>
        <w:rPr>
          <w:del w:id="588" w:author="arnoldsandjaja@gmail.com" w:date="2018-07-26T12:36:00Z"/>
          <w:rFonts w:ascii="Calibri" w:eastAsia="Calibri" w:hAnsi="Calibri" w:cs="Calibri"/>
          <w:sz w:val="22"/>
          <w:szCs w:val="22"/>
        </w:rPr>
      </w:pPr>
      <w:del w:id="589" w:author="arnoldsandjaja@gmail.com" w:date="2018-07-26T12:36:00Z">
        <w:r>
          <w:rPr>
            <w:rFonts w:ascii="Calibri" w:eastAsia="Calibri" w:hAnsi="Calibri" w:cs="Calibri"/>
            <w:sz w:val="22"/>
            <w:szCs w:val="22"/>
          </w:rPr>
          <w:delText>- Changing of proportions of symbol &amp; wordmark</w:delText>
        </w:r>
      </w:del>
    </w:p>
    <w:p w14:paraId="45C77733" w14:textId="77777777" w:rsidR="0077187A" w:rsidRDefault="000838F4">
      <w:pPr>
        <w:spacing w:line="240" w:lineRule="auto"/>
        <w:rPr>
          <w:del w:id="590" w:author="arnoldsandjaja@gmail.com" w:date="2018-07-26T12:36:00Z"/>
          <w:rFonts w:ascii="Calibri" w:eastAsia="Calibri" w:hAnsi="Calibri" w:cs="Calibri"/>
          <w:sz w:val="22"/>
          <w:szCs w:val="22"/>
        </w:rPr>
      </w:pPr>
      <w:del w:id="591" w:author="arnoldsandjaja@gmail.com" w:date="2018-07-26T12:36:00Z">
        <w:r>
          <w:rPr>
            <w:rFonts w:ascii="Calibri" w:eastAsia="Calibri" w:hAnsi="Calibri" w:cs="Calibri"/>
            <w:sz w:val="22"/>
            <w:szCs w:val="22"/>
          </w:rPr>
          <w:delText>- Wrong use of corporate colours</w:delText>
        </w:r>
      </w:del>
    </w:p>
    <w:p w14:paraId="1034B0FA" w14:textId="77777777" w:rsidR="0077187A" w:rsidRDefault="000838F4">
      <w:pPr>
        <w:spacing w:line="240" w:lineRule="auto"/>
        <w:rPr>
          <w:rFonts w:ascii="Calibri" w:eastAsia="Calibri" w:hAnsi="Calibri" w:cs="Calibri"/>
          <w:sz w:val="22"/>
          <w:szCs w:val="22"/>
        </w:rPr>
      </w:pPr>
      <w:del w:id="592" w:author="arnoldsandjaja@gmail.com" w:date="2018-07-26T12:36:00Z">
        <w:r>
          <w:rPr>
            <w:rFonts w:ascii="Calibri" w:eastAsia="Calibri" w:hAnsi="Calibri" w:cs="Calibri"/>
            <w:sz w:val="22"/>
            <w:szCs w:val="22"/>
          </w:rPr>
          <w:delText>- Distortion</w:delText>
        </w:r>
      </w:del>
    </w:p>
    <w:p w14:paraId="50762B4E" w14:textId="77777777" w:rsidR="0077187A" w:rsidRDefault="000838F4">
      <w:pPr>
        <w:pStyle w:val="Heading5"/>
        <w:spacing w:before="360"/>
        <w:rPr>
          <w:rFonts w:ascii="Calibri" w:eastAsia="Calibri" w:hAnsi="Calibri" w:cs="Calibri"/>
          <w:sz w:val="22"/>
          <w:szCs w:val="22"/>
        </w:rPr>
      </w:pPr>
      <w:r>
        <w:rPr>
          <w:rFonts w:ascii="Calibri" w:eastAsia="Calibri" w:hAnsi="Calibri" w:cs="Calibri"/>
          <w:sz w:val="22"/>
          <w:szCs w:val="22"/>
        </w:rPr>
        <w:t xml:space="preserve">Page 16 — Back Cover </w:t>
      </w:r>
    </w:p>
    <w:p w14:paraId="606829EC" w14:textId="77777777" w:rsidR="0077187A" w:rsidRDefault="000838F4">
      <w:pPr>
        <w:spacing w:before="200" w:line="240" w:lineRule="auto"/>
        <w:rPr>
          <w:rFonts w:ascii="Calibri" w:eastAsia="Calibri" w:hAnsi="Calibri" w:cs="Calibri"/>
          <w:sz w:val="22"/>
          <w:szCs w:val="22"/>
        </w:rPr>
      </w:pPr>
      <w:r>
        <w:rPr>
          <w:rFonts w:ascii="Calibri" w:eastAsia="Calibri" w:hAnsi="Calibri" w:cs="Calibri"/>
          <w:color w:val="FF0000"/>
          <w:sz w:val="22"/>
          <w:szCs w:val="22"/>
          <w:u w:color="FF0000"/>
        </w:rPr>
        <w:t>Include</w:t>
      </w:r>
      <w:r>
        <w:rPr>
          <w:rFonts w:ascii="Calibri" w:eastAsia="Calibri" w:hAnsi="Calibri" w:cs="Calibri"/>
          <w:sz w:val="22"/>
          <w:szCs w:val="22"/>
        </w:rPr>
        <w:t xml:space="preserve"> </w:t>
      </w:r>
      <w:del w:id="593" w:author="Ass.Prof Supitchaya Khemthong" w:date="2018-08-04T12:46:00Z">
        <w:r>
          <w:rPr>
            <w:rFonts w:ascii="Calibri" w:eastAsia="Calibri" w:hAnsi="Calibri" w:cs="Calibri"/>
            <w:b/>
            <w:bCs/>
            <w:color w:val="FF0000"/>
            <w:sz w:val="22"/>
            <w:szCs w:val="22"/>
            <w:u w:color="FF0000"/>
          </w:rPr>
          <w:delText xml:space="preserve">2 </w:delText>
        </w:r>
      </w:del>
      <w:r>
        <w:rPr>
          <w:rFonts w:ascii="Calibri" w:eastAsia="Calibri" w:hAnsi="Calibri" w:cs="Calibri"/>
          <w:b/>
          <w:bCs/>
          <w:color w:val="FF0000"/>
          <w:sz w:val="22"/>
          <w:szCs w:val="22"/>
          <w:u w:color="FF0000"/>
        </w:rPr>
        <w:t>PMS</w:t>
      </w:r>
      <w:r>
        <w:rPr>
          <w:rFonts w:ascii="Calibri" w:eastAsia="Calibri" w:hAnsi="Calibri" w:cs="Calibri"/>
          <w:color w:val="FF0000"/>
          <w:sz w:val="22"/>
          <w:szCs w:val="22"/>
          <w:u w:color="FF0000"/>
        </w:rPr>
        <w:t xml:space="preserve"> </w:t>
      </w:r>
      <w:r>
        <w:rPr>
          <w:rFonts w:ascii="Calibri" w:eastAsia="Calibri" w:hAnsi="Calibri" w:cs="Calibri"/>
          <w:b/>
          <w:bCs/>
          <w:color w:val="FF0000"/>
          <w:sz w:val="22"/>
          <w:szCs w:val="22"/>
          <w:u w:color="FF0000"/>
        </w:rPr>
        <w:t>logo</w:t>
      </w:r>
      <w:r>
        <w:rPr>
          <w:rFonts w:ascii="Calibri" w:eastAsia="Calibri" w:hAnsi="Calibri" w:cs="Calibri"/>
          <w:color w:val="FF0000"/>
          <w:sz w:val="22"/>
          <w:szCs w:val="22"/>
          <w:u w:color="FF0000"/>
        </w:rPr>
        <w:t xml:space="preserve"> (from Task 1)</w:t>
      </w:r>
      <w:ins w:id="594" w:author="Ass.Prof Supitchaya Khemthong" w:date="2018-08-04T12:47:00Z">
        <w:r>
          <w:rPr>
            <w:rFonts w:ascii="Calibri" w:eastAsia="Calibri" w:hAnsi="Calibri" w:cs="Calibri"/>
            <w:color w:val="FF0000"/>
            <w:sz w:val="22"/>
            <w:szCs w:val="22"/>
            <w:u w:color="FF0000"/>
          </w:rPr>
          <w:t xml:space="preserve"> </w:t>
        </w:r>
      </w:ins>
    </w:p>
    <w:p w14:paraId="171D33BB" w14:textId="77777777" w:rsidR="0077187A" w:rsidRDefault="000838F4">
      <w:pPr>
        <w:spacing w:line="240" w:lineRule="auto"/>
        <w:rPr>
          <w:rFonts w:ascii="Calibri" w:eastAsia="Calibri" w:hAnsi="Calibri" w:cs="Calibri"/>
          <w:sz w:val="22"/>
          <w:szCs w:val="22"/>
        </w:rPr>
      </w:pPr>
      <w:r>
        <w:rPr>
          <w:rFonts w:ascii="Calibri" w:eastAsia="Calibri" w:hAnsi="Calibri" w:cs="Calibri"/>
          <w:sz w:val="22"/>
          <w:szCs w:val="22"/>
        </w:rPr>
        <w:t>Bangkok Art Biennale 2018</w:t>
      </w:r>
    </w:p>
    <w:p w14:paraId="56563D1D" w14:textId="77777777" w:rsidR="0077187A" w:rsidRDefault="000838F4">
      <w:pPr>
        <w:widowControl w:val="0"/>
        <w:spacing w:line="240" w:lineRule="auto"/>
        <w:rPr>
          <w:ins w:id="595" w:author="Ass.Prof Supitchaya Khemthong" w:date="2018-08-04T12:48:00Z"/>
          <w:rFonts w:ascii="Calibri" w:eastAsia="Calibri" w:hAnsi="Calibri" w:cs="Calibri"/>
          <w:color w:val="FF0000"/>
          <w:sz w:val="22"/>
          <w:szCs w:val="22"/>
          <w:u w:color="FF0000"/>
        </w:rPr>
      </w:pPr>
      <w:ins w:id="596" w:author="Ass.Prof Supitchaya Khemthong" w:date="2018-08-04T12:48:00Z">
        <w:r w:rsidRPr="00A320B0">
          <w:rPr>
            <w:rFonts w:ascii="Calibri" w:eastAsia="Calibri" w:hAnsi="Calibri" w:cs="Calibri"/>
            <w:sz w:val="22"/>
            <w:szCs w:val="22"/>
            <w:highlight w:val="green"/>
            <w:rPrChange w:id="597" w:author="MICHAEL KARMELIUS KRISTIANTOWI" w:date="2018-08-06T06:52:00Z">
              <w:rPr>
                <w:rFonts w:ascii="Calibri" w:eastAsia="Calibri" w:hAnsi="Calibri" w:cs="Calibri"/>
                <w:sz w:val="22"/>
                <w:szCs w:val="22"/>
              </w:rPr>
            </w:rPrChange>
          </w:rPr>
          <w:t>www.bangkokartbiennale.co.th</w:t>
        </w:r>
      </w:ins>
    </w:p>
    <w:p w14:paraId="45735382" w14:textId="77777777" w:rsidR="0077187A" w:rsidRDefault="000838F4">
      <w:pPr>
        <w:widowControl w:val="0"/>
        <w:spacing w:line="240" w:lineRule="auto"/>
      </w:pPr>
      <w:ins w:id="598" w:author="Ass.Prof Supitchaya Khemthong" w:date="2018-08-04T12:48:00Z">
        <w:r>
          <w:rPr>
            <w:rFonts w:ascii="Calibri" w:eastAsia="Calibri" w:hAnsi="Calibri" w:cs="Calibri"/>
            <w:color w:val="FF0000"/>
            <w:sz w:val="22"/>
            <w:szCs w:val="22"/>
            <w:u w:color="FF0000"/>
          </w:rPr>
          <w:t xml:space="preserve">Insert QR Code at 25 mm provided in folder </w:t>
        </w:r>
        <w:r>
          <w:rPr>
            <w:rFonts w:ascii="Calibri" w:eastAsia="Calibri" w:hAnsi="Calibri" w:cs="Calibri"/>
            <w:b/>
            <w:bCs/>
            <w:color w:val="FF0000"/>
            <w:sz w:val="22"/>
            <w:szCs w:val="22"/>
            <w:u w:color="FF0000"/>
          </w:rPr>
          <w:t>ASC2018_TP40_M1_Sources</w:t>
        </w:r>
      </w:ins>
    </w:p>
    <w:sectPr w:rsidR="0077187A">
      <w:headerReference w:type="default" r:id="rId7"/>
      <w:footerReference w:type="default" r:id="rId8"/>
      <w:pgSz w:w="11900" w:h="16840"/>
      <w:pgMar w:top="1296" w:right="1411" w:bottom="720" w:left="1411" w:header="0" w:footer="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31998F" w14:textId="77777777" w:rsidR="000838F4" w:rsidRDefault="000838F4">
      <w:pPr>
        <w:spacing w:after="0" w:line="240" w:lineRule="auto"/>
      </w:pPr>
      <w:r>
        <w:separator/>
      </w:r>
    </w:p>
  </w:endnote>
  <w:endnote w:type="continuationSeparator" w:id="0">
    <w:p w14:paraId="5C2B9640" w14:textId="77777777" w:rsidR="000838F4" w:rsidRDefault="00083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Trebuchet MS">
    <w:panose1 w:val="020B0603020202020204"/>
    <w:charset w:val="00"/>
    <w:family w:val="auto"/>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B14CF4" w14:textId="77777777" w:rsidR="0077187A" w:rsidRDefault="0077187A">
    <w:pPr>
      <w:pStyle w:val="Header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2EC725" w14:textId="77777777" w:rsidR="000838F4" w:rsidRDefault="000838F4">
      <w:pPr>
        <w:spacing w:after="0" w:line="240" w:lineRule="auto"/>
      </w:pPr>
      <w:r>
        <w:separator/>
      </w:r>
    </w:p>
  </w:footnote>
  <w:footnote w:type="continuationSeparator" w:id="0">
    <w:p w14:paraId="1538AE08" w14:textId="77777777" w:rsidR="000838F4" w:rsidRDefault="000838F4">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4675B3" w14:textId="77777777" w:rsidR="0077187A" w:rsidRDefault="0077187A">
    <w:pPr>
      <w:pStyle w:val="HeaderFoo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667A1"/>
    <w:multiLevelType w:val="hybridMultilevel"/>
    <w:tmpl w:val="D5C4817C"/>
    <w:styleLink w:val="ImportedStyle5"/>
    <w:lvl w:ilvl="0" w:tplc="FBFA6B70">
      <w:start w:val="1"/>
      <w:numFmt w:val="decimal"/>
      <w:lvlText w:val="%1."/>
      <w:lvlJc w:val="left"/>
      <w:pPr>
        <w:tabs>
          <w:tab w:val="left" w:pos="2430"/>
          <w:tab w:val="left" w:pos="378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3D8B42C">
      <w:start w:val="1"/>
      <w:numFmt w:val="lowerLetter"/>
      <w:lvlText w:val="%2."/>
      <w:lvlJc w:val="left"/>
      <w:pPr>
        <w:tabs>
          <w:tab w:val="left" w:pos="2430"/>
          <w:tab w:val="left" w:pos="3780"/>
        </w:tabs>
        <w:ind w:left="1440" w:hanging="1350"/>
      </w:pPr>
      <w:rPr>
        <w:rFonts w:hAnsi="Arial Unicode MS"/>
        <w:caps w:val="0"/>
        <w:smallCaps w:val="0"/>
        <w:strike w:val="0"/>
        <w:dstrike w:val="0"/>
        <w:outline w:val="0"/>
        <w:emboss w:val="0"/>
        <w:imprint w:val="0"/>
        <w:spacing w:val="0"/>
        <w:w w:val="100"/>
        <w:kern w:val="0"/>
        <w:position w:val="0"/>
        <w:highlight w:val="none"/>
        <w:vertAlign w:val="baseline"/>
      </w:rPr>
    </w:lvl>
    <w:lvl w:ilvl="2" w:tplc="8C72908A">
      <w:start w:val="1"/>
      <w:numFmt w:val="lowerRoman"/>
      <w:lvlText w:val="%3."/>
      <w:lvlJc w:val="left"/>
      <w:pPr>
        <w:tabs>
          <w:tab w:val="left" w:pos="720"/>
          <w:tab w:val="left" w:pos="2430"/>
          <w:tab w:val="left" w:pos="3780"/>
        </w:tabs>
        <w:ind w:left="2160" w:hanging="565"/>
      </w:pPr>
      <w:rPr>
        <w:rFonts w:hAnsi="Arial Unicode MS"/>
        <w:caps w:val="0"/>
        <w:smallCaps w:val="0"/>
        <w:strike w:val="0"/>
        <w:dstrike w:val="0"/>
        <w:outline w:val="0"/>
        <w:emboss w:val="0"/>
        <w:imprint w:val="0"/>
        <w:spacing w:val="0"/>
        <w:w w:val="100"/>
        <w:kern w:val="0"/>
        <w:position w:val="0"/>
        <w:highlight w:val="none"/>
        <w:vertAlign w:val="baseline"/>
      </w:rPr>
    </w:lvl>
    <w:lvl w:ilvl="3" w:tplc="8B90BA0C">
      <w:start w:val="1"/>
      <w:numFmt w:val="decimal"/>
      <w:lvlText w:val="%4."/>
      <w:lvlJc w:val="left"/>
      <w:pPr>
        <w:tabs>
          <w:tab w:val="left" w:pos="720"/>
          <w:tab w:val="left" w:pos="3780"/>
        </w:tabs>
        <w:ind w:left="2880" w:hanging="1260"/>
      </w:pPr>
      <w:rPr>
        <w:rFonts w:hAnsi="Arial Unicode MS"/>
        <w:caps w:val="0"/>
        <w:smallCaps w:val="0"/>
        <w:strike w:val="0"/>
        <w:dstrike w:val="0"/>
        <w:outline w:val="0"/>
        <w:emboss w:val="0"/>
        <w:imprint w:val="0"/>
        <w:spacing w:val="0"/>
        <w:w w:val="100"/>
        <w:kern w:val="0"/>
        <w:position w:val="0"/>
        <w:highlight w:val="none"/>
        <w:vertAlign w:val="baseline"/>
      </w:rPr>
    </w:lvl>
    <w:lvl w:ilvl="4" w:tplc="002032EE">
      <w:start w:val="1"/>
      <w:numFmt w:val="lowerLetter"/>
      <w:lvlText w:val="%5."/>
      <w:lvlJc w:val="left"/>
      <w:pPr>
        <w:tabs>
          <w:tab w:val="left" w:pos="720"/>
          <w:tab w:val="left" w:pos="2430"/>
          <w:tab w:val="left" w:pos="3780"/>
        </w:tabs>
        <w:ind w:left="3600" w:hanging="540"/>
      </w:pPr>
      <w:rPr>
        <w:rFonts w:hAnsi="Arial Unicode MS"/>
        <w:caps w:val="0"/>
        <w:smallCaps w:val="0"/>
        <w:strike w:val="0"/>
        <w:dstrike w:val="0"/>
        <w:outline w:val="0"/>
        <w:emboss w:val="0"/>
        <w:imprint w:val="0"/>
        <w:spacing w:val="0"/>
        <w:w w:val="100"/>
        <w:kern w:val="0"/>
        <w:position w:val="0"/>
        <w:highlight w:val="none"/>
        <w:vertAlign w:val="baseline"/>
      </w:rPr>
    </w:lvl>
    <w:lvl w:ilvl="5" w:tplc="490CC20C">
      <w:start w:val="1"/>
      <w:numFmt w:val="lowerRoman"/>
      <w:lvlText w:val="%6."/>
      <w:lvlJc w:val="left"/>
      <w:pPr>
        <w:tabs>
          <w:tab w:val="left" w:pos="720"/>
          <w:tab w:val="left" w:pos="2430"/>
          <w:tab w:val="left" w:pos="3780"/>
        </w:tabs>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BCB889B6">
      <w:start w:val="1"/>
      <w:numFmt w:val="decimal"/>
      <w:lvlText w:val="%7."/>
      <w:lvlJc w:val="left"/>
      <w:pPr>
        <w:tabs>
          <w:tab w:val="left" w:pos="720"/>
          <w:tab w:val="left" w:pos="2430"/>
          <w:tab w:val="left" w:pos="378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E90CA78">
      <w:start w:val="1"/>
      <w:numFmt w:val="lowerLetter"/>
      <w:lvlText w:val="%8."/>
      <w:lvlJc w:val="left"/>
      <w:pPr>
        <w:tabs>
          <w:tab w:val="left" w:pos="720"/>
          <w:tab w:val="left" w:pos="2430"/>
          <w:tab w:val="left" w:pos="378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38C5A5C">
      <w:start w:val="1"/>
      <w:numFmt w:val="lowerRoman"/>
      <w:lvlText w:val="%9."/>
      <w:lvlJc w:val="left"/>
      <w:pPr>
        <w:tabs>
          <w:tab w:val="left" w:pos="720"/>
          <w:tab w:val="left" w:pos="2430"/>
          <w:tab w:val="left" w:pos="3780"/>
        </w:tabs>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15452997"/>
    <w:multiLevelType w:val="hybridMultilevel"/>
    <w:tmpl w:val="6AE0991C"/>
    <w:styleLink w:val="ImportedStyle4"/>
    <w:lvl w:ilvl="0" w:tplc="2C76F2B0">
      <w:start w:val="1"/>
      <w:numFmt w:val="bullet"/>
      <w:lvlText w:val="-"/>
      <w:lvlJc w:val="left"/>
      <w:pPr>
        <w:ind w:left="36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1" w:tplc="F90C041A">
      <w:start w:val="1"/>
      <w:numFmt w:val="bullet"/>
      <w:lvlText w:val="o"/>
      <w:lvlJc w:val="left"/>
      <w:pPr>
        <w:ind w:left="108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2" w:tplc="C01ECD6E">
      <w:start w:val="1"/>
      <w:numFmt w:val="bullet"/>
      <w:lvlText w:val="▪"/>
      <w:lvlJc w:val="left"/>
      <w:pPr>
        <w:ind w:left="180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3" w:tplc="A69EA520">
      <w:start w:val="1"/>
      <w:numFmt w:val="bullet"/>
      <w:lvlText w:val="•"/>
      <w:lvlJc w:val="left"/>
      <w:pPr>
        <w:ind w:left="252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4" w:tplc="5438534E">
      <w:start w:val="1"/>
      <w:numFmt w:val="bullet"/>
      <w:lvlText w:val="o"/>
      <w:lvlJc w:val="left"/>
      <w:pPr>
        <w:ind w:left="324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5" w:tplc="288852D4">
      <w:start w:val="1"/>
      <w:numFmt w:val="bullet"/>
      <w:lvlText w:val="▪"/>
      <w:lvlJc w:val="left"/>
      <w:pPr>
        <w:ind w:left="396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6" w:tplc="181894DC">
      <w:start w:val="1"/>
      <w:numFmt w:val="bullet"/>
      <w:lvlText w:val="•"/>
      <w:lvlJc w:val="left"/>
      <w:pPr>
        <w:ind w:left="468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7" w:tplc="2208CFFE">
      <w:start w:val="1"/>
      <w:numFmt w:val="bullet"/>
      <w:lvlText w:val="o"/>
      <w:lvlJc w:val="left"/>
      <w:pPr>
        <w:ind w:left="540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8" w:tplc="C298DFC2">
      <w:start w:val="1"/>
      <w:numFmt w:val="bullet"/>
      <w:lvlText w:val="▪"/>
      <w:lvlJc w:val="left"/>
      <w:pPr>
        <w:ind w:left="612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abstractNum>
  <w:abstractNum w:abstractNumId="2">
    <w:nsid w:val="1D8A5B84"/>
    <w:multiLevelType w:val="hybridMultilevel"/>
    <w:tmpl w:val="5EFC6808"/>
    <w:styleLink w:val="ImportedStyle6"/>
    <w:lvl w:ilvl="0" w:tplc="8E62E84E">
      <w:start w:val="1"/>
      <w:numFmt w:val="bullet"/>
      <w:lvlText w:val="·"/>
      <w:lvlJc w:val="left"/>
      <w:pPr>
        <w:ind w:left="4140" w:hanging="360"/>
      </w:pPr>
      <w:rPr>
        <w:rFonts w:ascii="Symbol" w:eastAsia="Symbol" w:hAnsi="Symbol" w:cs="Symbo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1" w:tplc="77381B9E">
      <w:start w:val="1"/>
      <w:numFmt w:val="bullet"/>
      <w:lvlText w:val="o"/>
      <w:lvlJc w:val="left"/>
      <w:pPr>
        <w:ind w:left="5040" w:hanging="540"/>
      </w:pPr>
      <w:rPr>
        <w:rFonts w:ascii="Arial Unicode MS" w:eastAsia="Arial Unicode MS" w:hAnsi="Arial Unicode MS" w:cs="Arial Unicode MS"/>
        <w:b w:val="0"/>
        <w:bCs w:val="0"/>
        <w:i w:val="0"/>
        <w:iCs w:val="0"/>
        <w:caps w:val="0"/>
        <w:smallCaps w:val="0"/>
        <w:strike w:val="0"/>
        <w:dstrike w:val="0"/>
        <w:outline w:val="0"/>
        <w:emboss w:val="0"/>
        <w:imprint w:val="0"/>
        <w:color w:val="FF0000"/>
        <w:spacing w:val="0"/>
        <w:w w:val="100"/>
        <w:kern w:val="0"/>
        <w:position w:val="0"/>
        <w:highlight w:val="none"/>
        <w:vertAlign w:val="baseline"/>
      </w:rPr>
    </w:lvl>
    <w:lvl w:ilvl="2" w:tplc="C88C5D70">
      <w:start w:val="1"/>
      <w:numFmt w:val="bullet"/>
      <w:lvlText w:val="▪"/>
      <w:lvlJc w:val="left"/>
      <w:pPr>
        <w:ind w:left="5760" w:hanging="540"/>
      </w:pPr>
      <w:rPr>
        <w:rFonts w:ascii="Arial Unicode MS" w:eastAsia="Arial Unicode MS" w:hAnsi="Arial Unicode MS" w:cs="Arial Unicode MS"/>
        <w:b w:val="0"/>
        <w:bCs w:val="0"/>
        <w:i w:val="0"/>
        <w:iCs w:val="0"/>
        <w:caps w:val="0"/>
        <w:smallCaps w:val="0"/>
        <w:strike w:val="0"/>
        <w:dstrike w:val="0"/>
        <w:outline w:val="0"/>
        <w:emboss w:val="0"/>
        <w:imprint w:val="0"/>
        <w:color w:val="FF0000"/>
        <w:spacing w:val="0"/>
        <w:w w:val="100"/>
        <w:kern w:val="0"/>
        <w:position w:val="0"/>
        <w:highlight w:val="none"/>
        <w:vertAlign w:val="baseline"/>
      </w:rPr>
    </w:lvl>
    <w:lvl w:ilvl="3" w:tplc="146CCACE">
      <w:start w:val="1"/>
      <w:numFmt w:val="bullet"/>
      <w:lvlText w:val="·"/>
      <w:lvlJc w:val="left"/>
      <w:pPr>
        <w:ind w:left="6480" w:hanging="540"/>
      </w:pPr>
      <w:rPr>
        <w:rFonts w:ascii="Symbol" w:eastAsia="Symbol" w:hAnsi="Symbol" w:cs="Symbo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4" w:tplc="E5EE5A9A">
      <w:start w:val="1"/>
      <w:numFmt w:val="bullet"/>
      <w:lvlText w:val="o"/>
      <w:lvlJc w:val="left"/>
      <w:pPr>
        <w:ind w:left="7200" w:hanging="540"/>
      </w:pPr>
      <w:rPr>
        <w:rFonts w:ascii="Arial Unicode MS" w:eastAsia="Arial Unicode MS" w:hAnsi="Arial Unicode MS" w:cs="Arial Unicode MS"/>
        <w:b w:val="0"/>
        <w:bCs w:val="0"/>
        <w:i w:val="0"/>
        <w:iCs w:val="0"/>
        <w:caps w:val="0"/>
        <w:smallCaps w:val="0"/>
        <w:strike w:val="0"/>
        <w:dstrike w:val="0"/>
        <w:outline w:val="0"/>
        <w:emboss w:val="0"/>
        <w:imprint w:val="0"/>
        <w:color w:val="FF0000"/>
        <w:spacing w:val="0"/>
        <w:w w:val="100"/>
        <w:kern w:val="0"/>
        <w:position w:val="0"/>
        <w:highlight w:val="none"/>
        <w:vertAlign w:val="baseline"/>
      </w:rPr>
    </w:lvl>
    <w:lvl w:ilvl="5" w:tplc="192619EC">
      <w:start w:val="1"/>
      <w:numFmt w:val="bullet"/>
      <w:lvlText w:val="▪"/>
      <w:lvlJc w:val="left"/>
      <w:pPr>
        <w:ind w:left="7920" w:hanging="540"/>
      </w:pPr>
      <w:rPr>
        <w:rFonts w:ascii="Arial Unicode MS" w:eastAsia="Arial Unicode MS" w:hAnsi="Arial Unicode MS" w:cs="Arial Unicode MS"/>
        <w:b w:val="0"/>
        <w:bCs w:val="0"/>
        <w:i w:val="0"/>
        <w:iCs w:val="0"/>
        <w:caps w:val="0"/>
        <w:smallCaps w:val="0"/>
        <w:strike w:val="0"/>
        <w:dstrike w:val="0"/>
        <w:outline w:val="0"/>
        <w:emboss w:val="0"/>
        <w:imprint w:val="0"/>
        <w:color w:val="FF0000"/>
        <w:spacing w:val="0"/>
        <w:w w:val="100"/>
        <w:kern w:val="0"/>
        <w:position w:val="0"/>
        <w:highlight w:val="none"/>
        <w:vertAlign w:val="baseline"/>
      </w:rPr>
    </w:lvl>
    <w:lvl w:ilvl="6" w:tplc="EC2620B8">
      <w:start w:val="1"/>
      <w:numFmt w:val="bullet"/>
      <w:lvlText w:val="·"/>
      <w:lvlJc w:val="left"/>
      <w:pPr>
        <w:ind w:left="8640" w:hanging="540"/>
      </w:pPr>
      <w:rPr>
        <w:rFonts w:ascii="Symbol" w:eastAsia="Symbol" w:hAnsi="Symbol" w:cs="Symbo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7" w:tplc="993CFAD4">
      <w:start w:val="1"/>
      <w:numFmt w:val="bullet"/>
      <w:lvlText w:val="o"/>
      <w:lvlJc w:val="left"/>
      <w:pPr>
        <w:ind w:left="9360" w:hanging="540"/>
      </w:pPr>
      <w:rPr>
        <w:rFonts w:ascii="Arial Unicode MS" w:eastAsia="Arial Unicode MS" w:hAnsi="Arial Unicode MS" w:cs="Arial Unicode MS"/>
        <w:b w:val="0"/>
        <w:bCs w:val="0"/>
        <w:i w:val="0"/>
        <w:iCs w:val="0"/>
        <w:caps w:val="0"/>
        <w:smallCaps w:val="0"/>
        <w:strike w:val="0"/>
        <w:dstrike w:val="0"/>
        <w:outline w:val="0"/>
        <w:emboss w:val="0"/>
        <w:imprint w:val="0"/>
        <w:color w:val="FF0000"/>
        <w:spacing w:val="0"/>
        <w:w w:val="100"/>
        <w:kern w:val="0"/>
        <w:position w:val="0"/>
        <w:highlight w:val="none"/>
        <w:vertAlign w:val="baseline"/>
      </w:rPr>
    </w:lvl>
    <w:lvl w:ilvl="8" w:tplc="48D22C3C">
      <w:start w:val="1"/>
      <w:numFmt w:val="bullet"/>
      <w:lvlText w:val="▪"/>
      <w:lvlJc w:val="left"/>
      <w:pPr>
        <w:ind w:left="10080" w:hanging="540"/>
      </w:pPr>
      <w:rPr>
        <w:rFonts w:ascii="Arial Unicode MS" w:eastAsia="Arial Unicode MS" w:hAnsi="Arial Unicode MS" w:cs="Arial Unicode MS"/>
        <w:b w:val="0"/>
        <w:bCs w:val="0"/>
        <w:i w:val="0"/>
        <w:iCs w:val="0"/>
        <w:caps w:val="0"/>
        <w:smallCaps w:val="0"/>
        <w:strike w:val="0"/>
        <w:dstrike w:val="0"/>
        <w:outline w:val="0"/>
        <w:emboss w:val="0"/>
        <w:imprint w:val="0"/>
        <w:color w:val="FF0000"/>
        <w:spacing w:val="0"/>
        <w:w w:val="100"/>
        <w:kern w:val="0"/>
        <w:position w:val="0"/>
        <w:highlight w:val="none"/>
        <w:vertAlign w:val="baseline"/>
      </w:rPr>
    </w:lvl>
  </w:abstractNum>
  <w:abstractNum w:abstractNumId="3">
    <w:nsid w:val="2BFA5FDD"/>
    <w:multiLevelType w:val="hybridMultilevel"/>
    <w:tmpl w:val="6BEE1A2A"/>
    <w:numStyleLink w:val="ImportedStyle7"/>
  </w:abstractNum>
  <w:abstractNum w:abstractNumId="4">
    <w:nsid w:val="32E65BB8"/>
    <w:multiLevelType w:val="hybridMultilevel"/>
    <w:tmpl w:val="EF3440D6"/>
    <w:styleLink w:val="ImportedStyle1"/>
    <w:lvl w:ilvl="0" w:tplc="C5A61346">
      <w:start w:val="1"/>
      <w:numFmt w:val="bullet"/>
      <w:lvlText w:val="•"/>
      <w:lvlJc w:val="left"/>
      <w:pPr>
        <w:ind w:left="3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A13AD8C2">
      <w:start w:val="1"/>
      <w:numFmt w:val="bullet"/>
      <w:lvlText w:val="o"/>
      <w:lvlJc w:val="left"/>
      <w:pPr>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4B988F5C">
      <w:start w:val="1"/>
      <w:numFmt w:val="bullet"/>
      <w:lvlText w:val="▪"/>
      <w:lvlJc w:val="left"/>
      <w:pPr>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498E19C4">
      <w:start w:val="1"/>
      <w:numFmt w:val="bullet"/>
      <w:lvlText w:val="•"/>
      <w:lvlJc w:val="left"/>
      <w:pPr>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C784B1CE">
      <w:start w:val="1"/>
      <w:numFmt w:val="bullet"/>
      <w:lvlText w:val="o"/>
      <w:lvlJc w:val="left"/>
      <w:pPr>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CC2E764E">
      <w:start w:val="1"/>
      <w:numFmt w:val="bullet"/>
      <w:lvlText w:val="▪"/>
      <w:lvlJc w:val="left"/>
      <w:pPr>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FDE8626E">
      <w:start w:val="1"/>
      <w:numFmt w:val="bullet"/>
      <w:lvlText w:val="•"/>
      <w:lvlJc w:val="left"/>
      <w:pPr>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6F383548">
      <w:start w:val="1"/>
      <w:numFmt w:val="bullet"/>
      <w:lvlText w:val="o"/>
      <w:lvlJc w:val="left"/>
      <w:pPr>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7C2AE47C">
      <w:start w:val="1"/>
      <w:numFmt w:val="bullet"/>
      <w:lvlText w:val="▪"/>
      <w:lvlJc w:val="left"/>
      <w:pPr>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nsid w:val="32F77AF7"/>
    <w:multiLevelType w:val="hybridMultilevel"/>
    <w:tmpl w:val="3BBE68B8"/>
    <w:styleLink w:val="ImportedStyle8"/>
    <w:lvl w:ilvl="0" w:tplc="C27CC72E">
      <w:start w:val="1"/>
      <w:numFmt w:val="decimal"/>
      <w:lvlText w:val="%1."/>
      <w:lvlJc w:val="left"/>
      <w:pPr>
        <w:ind w:left="72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 w:ilvl="1" w:tplc="EE1437DC">
      <w:start w:val="1"/>
      <w:numFmt w:val="decimal"/>
      <w:lvlText w:val="%2."/>
      <w:lvlJc w:val="left"/>
      <w:pPr>
        <w:ind w:left="108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 w:ilvl="2" w:tplc="770C799E">
      <w:start w:val="1"/>
      <w:numFmt w:val="decimal"/>
      <w:lvlText w:val="%3."/>
      <w:lvlJc w:val="left"/>
      <w:pPr>
        <w:ind w:left="180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 w:ilvl="3" w:tplc="119AB398">
      <w:start w:val="1"/>
      <w:numFmt w:val="decimal"/>
      <w:lvlText w:val="%4."/>
      <w:lvlJc w:val="left"/>
      <w:pPr>
        <w:ind w:left="252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 w:ilvl="4" w:tplc="86D03CD2">
      <w:start w:val="1"/>
      <w:numFmt w:val="decimal"/>
      <w:lvlText w:val="%5."/>
      <w:lvlJc w:val="left"/>
      <w:pPr>
        <w:ind w:left="324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 w:ilvl="5" w:tplc="B78C010C">
      <w:start w:val="1"/>
      <w:numFmt w:val="decimal"/>
      <w:lvlText w:val="%6."/>
      <w:lvlJc w:val="left"/>
      <w:pPr>
        <w:ind w:left="396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 w:ilvl="6" w:tplc="A13C0C70">
      <w:start w:val="1"/>
      <w:numFmt w:val="decimal"/>
      <w:lvlText w:val="%7."/>
      <w:lvlJc w:val="left"/>
      <w:pPr>
        <w:ind w:left="468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 w:ilvl="7" w:tplc="7966C912">
      <w:start w:val="1"/>
      <w:numFmt w:val="decimal"/>
      <w:lvlText w:val="%8."/>
      <w:lvlJc w:val="left"/>
      <w:pPr>
        <w:ind w:left="540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 w:ilvl="8" w:tplc="30FE0372">
      <w:start w:val="1"/>
      <w:numFmt w:val="decimal"/>
      <w:lvlText w:val="%9."/>
      <w:lvlJc w:val="left"/>
      <w:pPr>
        <w:ind w:left="612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abstractNum>
  <w:abstractNum w:abstractNumId="6">
    <w:nsid w:val="39AD6B3B"/>
    <w:multiLevelType w:val="hybridMultilevel"/>
    <w:tmpl w:val="EF3440D6"/>
    <w:numStyleLink w:val="ImportedStyle1"/>
  </w:abstractNum>
  <w:abstractNum w:abstractNumId="7">
    <w:nsid w:val="42755312"/>
    <w:multiLevelType w:val="hybridMultilevel"/>
    <w:tmpl w:val="B4EAEA40"/>
    <w:numStyleLink w:val="ImportedStyle9"/>
  </w:abstractNum>
  <w:abstractNum w:abstractNumId="8">
    <w:nsid w:val="46520A18"/>
    <w:multiLevelType w:val="hybridMultilevel"/>
    <w:tmpl w:val="B4EAEA40"/>
    <w:styleLink w:val="ImportedStyle9"/>
    <w:lvl w:ilvl="0" w:tplc="55749DD4">
      <w:start w:val="1"/>
      <w:numFmt w:val="bullet"/>
      <w:lvlText w:val="·"/>
      <w:lvlJc w:val="left"/>
      <w:pPr>
        <w:ind w:left="4050" w:hanging="360"/>
      </w:pPr>
      <w:rPr>
        <w:rFonts w:ascii="Symbol" w:eastAsia="Symbol" w:hAnsi="Symbol" w:cs="Symbo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1" w:tplc="7D5CB904">
      <w:start w:val="1"/>
      <w:numFmt w:val="bullet"/>
      <w:lvlText w:val="o"/>
      <w:lvlJc w:val="left"/>
      <w:pPr>
        <w:ind w:left="4770" w:hanging="360"/>
      </w:pPr>
      <w:rPr>
        <w:rFonts w:ascii="Arial Unicode MS" w:eastAsia="Arial Unicode MS" w:hAnsi="Arial Unicode MS" w:cs="Arial Unicode MS"/>
        <w:b w:val="0"/>
        <w:bCs w:val="0"/>
        <w:i w:val="0"/>
        <w:iCs w:val="0"/>
        <w:caps w:val="0"/>
        <w:smallCaps w:val="0"/>
        <w:strike w:val="0"/>
        <w:dstrike w:val="0"/>
        <w:outline w:val="0"/>
        <w:emboss w:val="0"/>
        <w:imprint w:val="0"/>
        <w:color w:val="FF0000"/>
        <w:spacing w:val="0"/>
        <w:w w:val="100"/>
        <w:kern w:val="0"/>
        <w:position w:val="0"/>
        <w:highlight w:val="none"/>
        <w:vertAlign w:val="baseline"/>
      </w:rPr>
    </w:lvl>
    <w:lvl w:ilvl="2" w:tplc="87684926">
      <w:start w:val="1"/>
      <w:numFmt w:val="bullet"/>
      <w:lvlText w:val="▪"/>
      <w:lvlJc w:val="left"/>
      <w:pPr>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color w:val="FF0000"/>
        <w:spacing w:val="0"/>
        <w:w w:val="100"/>
        <w:kern w:val="0"/>
        <w:position w:val="0"/>
        <w:highlight w:val="none"/>
        <w:vertAlign w:val="baseline"/>
      </w:rPr>
    </w:lvl>
    <w:lvl w:ilvl="3" w:tplc="A446B784">
      <w:start w:val="1"/>
      <w:numFmt w:val="bullet"/>
      <w:lvlText w:val="·"/>
      <w:lvlJc w:val="left"/>
      <w:pPr>
        <w:ind w:left="6210" w:hanging="360"/>
      </w:pPr>
      <w:rPr>
        <w:rFonts w:ascii="Symbol" w:eastAsia="Symbol" w:hAnsi="Symbol" w:cs="Symbo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4" w:tplc="CCA8F734">
      <w:start w:val="1"/>
      <w:numFmt w:val="bullet"/>
      <w:lvlText w:val="o"/>
      <w:lvlJc w:val="left"/>
      <w:pPr>
        <w:ind w:left="6930" w:hanging="360"/>
      </w:pPr>
      <w:rPr>
        <w:rFonts w:ascii="Arial Unicode MS" w:eastAsia="Arial Unicode MS" w:hAnsi="Arial Unicode MS" w:cs="Arial Unicode MS"/>
        <w:b w:val="0"/>
        <w:bCs w:val="0"/>
        <w:i w:val="0"/>
        <w:iCs w:val="0"/>
        <w:caps w:val="0"/>
        <w:smallCaps w:val="0"/>
        <w:strike w:val="0"/>
        <w:dstrike w:val="0"/>
        <w:outline w:val="0"/>
        <w:emboss w:val="0"/>
        <w:imprint w:val="0"/>
        <w:color w:val="FF0000"/>
        <w:spacing w:val="0"/>
        <w:w w:val="100"/>
        <w:kern w:val="0"/>
        <w:position w:val="0"/>
        <w:highlight w:val="none"/>
        <w:vertAlign w:val="baseline"/>
      </w:rPr>
    </w:lvl>
    <w:lvl w:ilvl="5" w:tplc="4E962C6C">
      <w:start w:val="1"/>
      <w:numFmt w:val="bullet"/>
      <w:lvlText w:val="▪"/>
      <w:lvlJc w:val="left"/>
      <w:pPr>
        <w:ind w:left="7650" w:hanging="360"/>
      </w:pPr>
      <w:rPr>
        <w:rFonts w:ascii="Arial Unicode MS" w:eastAsia="Arial Unicode MS" w:hAnsi="Arial Unicode MS" w:cs="Arial Unicode MS"/>
        <w:b w:val="0"/>
        <w:bCs w:val="0"/>
        <w:i w:val="0"/>
        <w:iCs w:val="0"/>
        <w:caps w:val="0"/>
        <w:smallCaps w:val="0"/>
        <w:strike w:val="0"/>
        <w:dstrike w:val="0"/>
        <w:outline w:val="0"/>
        <w:emboss w:val="0"/>
        <w:imprint w:val="0"/>
        <w:color w:val="FF0000"/>
        <w:spacing w:val="0"/>
        <w:w w:val="100"/>
        <w:kern w:val="0"/>
        <w:position w:val="0"/>
        <w:highlight w:val="none"/>
        <w:vertAlign w:val="baseline"/>
      </w:rPr>
    </w:lvl>
    <w:lvl w:ilvl="6" w:tplc="9F9248E0">
      <w:start w:val="1"/>
      <w:numFmt w:val="bullet"/>
      <w:lvlText w:val="·"/>
      <w:lvlJc w:val="left"/>
      <w:pPr>
        <w:ind w:left="8370" w:hanging="360"/>
      </w:pPr>
      <w:rPr>
        <w:rFonts w:ascii="Symbol" w:eastAsia="Symbol" w:hAnsi="Symbol" w:cs="Symbo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7" w:tplc="39BEABD0">
      <w:start w:val="1"/>
      <w:numFmt w:val="bullet"/>
      <w:lvlText w:val="o"/>
      <w:lvlJc w:val="left"/>
      <w:pPr>
        <w:ind w:left="9090" w:hanging="360"/>
      </w:pPr>
      <w:rPr>
        <w:rFonts w:ascii="Arial Unicode MS" w:eastAsia="Arial Unicode MS" w:hAnsi="Arial Unicode MS" w:cs="Arial Unicode MS"/>
        <w:b w:val="0"/>
        <w:bCs w:val="0"/>
        <w:i w:val="0"/>
        <w:iCs w:val="0"/>
        <w:caps w:val="0"/>
        <w:smallCaps w:val="0"/>
        <w:strike w:val="0"/>
        <w:dstrike w:val="0"/>
        <w:outline w:val="0"/>
        <w:emboss w:val="0"/>
        <w:imprint w:val="0"/>
        <w:color w:val="FF0000"/>
        <w:spacing w:val="0"/>
        <w:w w:val="100"/>
        <w:kern w:val="0"/>
        <w:position w:val="0"/>
        <w:highlight w:val="none"/>
        <w:vertAlign w:val="baseline"/>
      </w:rPr>
    </w:lvl>
    <w:lvl w:ilvl="8" w:tplc="F89E5620">
      <w:start w:val="1"/>
      <w:numFmt w:val="bullet"/>
      <w:lvlText w:val="▪"/>
      <w:lvlJc w:val="left"/>
      <w:pPr>
        <w:ind w:left="9810" w:hanging="360"/>
      </w:pPr>
      <w:rPr>
        <w:rFonts w:ascii="Arial Unicode MS" w:eastAsia="Arial Unicode MS" w:hAnsi="Arial Unicode MS" w:cs="Arial Unicode MS"/>
        <w:b w:val="0"/>
        <w:bCs w:val="0"/>
        <w:i w:val="0"/>
        <w:iCs w:val="0"/>
        <w:caps w:val="0"/>
        <w:smallCaps w:val="0"/>
        <w:strike w:val="0"/>
        <w:dstrike w:val="0"/>
        <w:outline w:val="0"/>
        <w:emboss w:val="0"/>
        <w:imprint w:val="0"/>
        <w:color w:val="FF0000"/>
        <w:spacing w:val="0"/>
        <w:w w:val="100"/>
        <w:kern w:val="0"/>
        <w:position w:val="0"/>
        <w:highlight w:val="none"/>
        <w:vertAlign w:val="baseline"/>
      </w:rPr>
    </w:lvl>
  </w:abstractNum>
  <w:abstractNum w:abstractNumId="9">
    <w:nsid w:val="48B3519F"/>
    <w:multiLevelType w:val="hybridMultilevel"/>
    <w:tmpl w:val="3BBE68B8"/>
    <w:numStyleLink w:val="ImportedStyle8"/>
  </w:abstractNum>
  <w:abstractNum w:abstractNumId="10">
    <w:nsid w:val="4F1E6EA7"/>
    <w:multiLevelType w:val="hybridMultilevel"/>
    <w:tmpl w:val="8536F886"/>
    <w:styleLink w:val="ImportedStyle2"/>
    <w:lvl w:ilvl="0" w:tplc="CD70BCA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7C4C918">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BFAF1C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104B96">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538589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082F11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6084B7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1762DD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31CFE2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nsid w:val="562928D1"/>
    <w:multiLevelType w:val="hybridMultilevel"/>
    <w:tmpl w:val="399A1D8A"/>
    <w:styleLink w:val="ImportedStyle3"/>
    <w:lvl w:ilvl="0" w:tplc="B2A0564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A3A8A6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780D2B2">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7DBE89A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4361DC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1D2CBD8">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B4BE4CD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17825E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DEA5054">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nsid w:val="69A35A84"/>
    <w:multiLevelType w:val="hybridMultilevel"/>
    <w:tmpl w:val="399A1D8A"/>
    <w:numStyleLink w:val="ImportedStyle3"/>
  </w:abstractNum>
  <w:abstractNum w:abstractNumId="13">
    <w:nsid w:val="6A4C2236"/>
    <w:multiLevelType w:val="hybridMultilevel"/>
    <w:tmpl w:val="6BEE1A2A"/>
    <w:styleLink w:val="ImportedStyle7"/>
    <w:lvl w:ilvl="0" w:tplc="3E546A4C">
      <w:start w:val="1"/>
      <w:numFmt w:val="bullet"/>
      <w:lvlText w:val="-"/>
      <w:lvlJc w:val="left"/>
      <w:pPr>
        <w:ind w:left="72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1" w:tplc="5964E60C">
      <w:start w:val="1"/>
      <w:numFmt w:val="bullet"/>
      <w:lvlText w:val="o"/>
      <w:lvlJc w:val="left"/>
      <w:pPr>
        <w:ind w:left="144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2" w:tplc="20667334">
      <w:start w:val="1"/>
      <w:numFmt w:val="bullet"/>
      <w:lvlText w:val="▪"/>
      <w:lvlJc w:val="left"/>
      <w:pPr>
        <w:ind w:left="216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3" w:tplc="09EC1BBC">
      <w:start w:val="1"/>
      <w:numFmt w:val="bullet"/>
      <w:lvlText w:val="•"/>
      <w:lvlJc w:val="left"/>
      <w:pPr>
        <w:ind w:left="288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4" w:tplc="829877A2">
      <w:start w:val="1"/>
      <w:numFmt w:val="bullet"/>
      <w:lvlText w:val="o"/>
      <w:lvlJc w:val="left"/>
      <w:pPr>
        <w:ind w:left="360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5" w:tplc="19843B4E">
      <w:start w:val="1"/>
      <w:numFmt w:val="bullet"/>
      <w:lvlText w:val="▪"/>
      <w:lvlJc w:val="left"/>
      <w:pPr>
        <w:ind w:left="432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6" w:tplc="83AE52FA">
      <w:start w:val="1"/>
      <w:numFmt w:val="bullet"/>
      <w:lvlText w:val="•"/>
      <w:lvlJc w:val="left"/>
      <w:pPr>
        <w:ind w:left="504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7" w:tplc="AFDAB940">
      <w:start w:val="1"/>
      <w:numFmt w:val="bullet"/>
      <w:lvlText w:val="o"/>
      <w:lvlJc w:val="left"/>
      <w:pPr>
        <w:ind w:left="576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lvl w:ilvl="8" w:tplc="6A969CB6">
      <w:start w:val="1"/>
      <w:numFmt w:val="bullet"/>
      <w:lvlText w:val="▪"/>
      <w:lvlJc w:val="left"/>
      <w:pPr>
        <w:ind w:left="6480" w:hanging="360"/>
      </w:pPr>
      <w:rPr>
        <w:rFonts w:ascii="Arial" w:eastAsia="Arial" w:hAnsi="Arial" w:cs="Arial"/>
        <w:b w:val="0"/>
        <w:bCs w:val="0"/>
        <w:i w:val="0"/>
        <w:iCs w:val="0"/>
        <w:caps w:val="0"/>
        <w:smallCaps w:val="0"/>
        <w:strike w:val="0"/>
        <w:dstrike w:val="0"/>
        <w:outline w:val="0"/>
        <w:emboss w:val="0"/>
        <w:imprint w:val="0"/>
        <w:color w:val="FF0000"/>
        <w:spacing w:val="0"/>
        <w:w w:val="100"/>
        <w:kern w:val="0"/>
        <w:position w:val="0"/>
        <w:highlight w:val="none"/>
        <w:vertAlign w:val="baseline"/>
      </w:rPr>
    </w:lvl>
  </w:abstractNum>
  <w:abstractNum w:abstractNumId="14">
    <w:nsid w:val="6D2567A7"/>
    <w:multiLevelType w:val="hybridMultilevel"/>
    <w:tmpl w:val="D5C4817C"/>
    <w:numStyleLink w:val="ImportedStyle5"/>
  </w:abstractNum>
  <w:abstractNum w:abstractNumId="15">
    <w:nsid w:val="78A06E31"/>
    <w:multiLevelType w:val="hybridMultilevel"/>
    <w:tmpl w:val="5EFC6808"/>
    <w:numStyleLink w:val="ImportedStyle6"/>
  </w:abstractNum>
  <w:abstractNum w:abstractNumId="16">
    <w:nsid w:val="7B9D08F6"/>
    <w:multiLevelType w:val="hybridMultilevel"/>
    <w:tmpl w:val="8536F886"/>
    <w:numStyleLink w:val="ImportedStyle2"/>
  </w:abstractNum>
  <w:abstractNum w:abstractNumId="17">
    <w:nsid w:val="7F842D98"/>
    <w:multiLevelType w:val="hybridMultilevel"/>
    <w:tmpl w:val="6AE0991C"/>
    <w:numStyleLink w:val="ImportedStyle4"/>
  </w:abstractNum>
  <w:num w:numId="1">
    <w:abstractNumId w:val="4"/>
  </w:num>
  <w:num w:numId="2">
    <w:abstractNumId w:val="6"/>
  </w:num>
  <w:num w:numId="3">
    <w:abstractNumId w:val="10"/>
  </w:num>
  <w:num w:numId="4">
    <w:abstractNumId w:val="16"/>
  </w:num>
  <w:num w:numId="5">
    <w:abstractNumId w:val="11"/>
  </w:num>
  <w:num w:numId="6">
    <w:abstractNumId w:val="12"/>
  </w:num>
  <w:num w:numId="7">
    <w:abstractNumId w:val="1"/>
  </w:num>
  <w:num w:numId="8">
    <w:abstractNumId w:val="17"/>
  </w:num>
  <w:num w:numId="9">
    <w:abstractNumId w:val="0"/>
  </w:num>
  <w:num w:numId="10">
    <w:abstractNumId w:val="14"/>
  </w:num>
  <w:num w:numId="11">
    <w:abstractNumId w:val="2"/>
  </w:num>
  <w:num w:numId="12">
    <w:abstractNumId w:val="15"/>
  </w:num>
  <w:num w:numId="13">
    <w:abstractNumId w:val="13"/>
  </w:num>
  <w:num w:numId="14">
    <w:abstractNumId w:val="3"/>
  </w:num>
  <w:num w:numId="15">
    <w:abstractNumId w:val="5"/>
  </w:num>
  <w:num w:numId="16">
    <w:abstractNumId w:val="9"/>
  </w:num>
  <w:num w:numId="17">
    <w:abstractNumId w:val="9"/>
    <w:lvlOverride w:ilvl="0">
      <w:lvl w:ilvl="0" w:tplc="E2CAE8F0">
        <w:start w:val="1"/>
        <w:numFmt w:val="decimal"/>
        <w:lvlText w:val="%1."/>
        <w:lvlJc w:val="left"/>
        <w:pPr>
          <w:tabs>
            <w:tab w:val="left" w:pos="2520"/>
          </w:tabs>
          <w:ind w:left="72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Override>
    <w:lvlOverride w:ilvl="1">
      <w:lvl w:ilvl="1" w:tplc="CDDE4D08">
        <w:start w:val="1"/>
        <w:numFmt w:val="decimal"/>
        <w:lvlText w:val="%2."/>
        <w:lvlJc w:val="left"/>
        <w:pPr>
          <w:tabs>
            <w:tab w:val="left" w:pos="720"/>
            <w:tab w:val="left" w:pos="2520"/>
          </w:tabs>
          <w:ind w:left="108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Override>
    <w:lvlOverride w:ilvl="2">
      <w:lvl w:ilvl="2" w:tplc="9D0ED3B2">
        <w:start w:val="1"/>
        <w:numFmt w:val="decimal"/>
        <w:lvlText w:val="%3."/>
        <w:lvlJc w:val="left"/>
        <w:pPr>
          <w:tabs>
            <w:tab w:val="left" w:pos="720"/>
            <w:tab w:val="left" w:pos="2520"/>
          </w:tabs>
          <w:ind w:left="180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Override>
    <w:lvlOverride w:ilvl="3">
      <w:lvl w:ilvl="3" w:tplc="F4260F12">
        <w:start w:val="1"/>
        <w:numFmt w:val="decimal"/>
        <w:lvlText w:val="%4."/>
        <w:lvlJc w:val="left"/>
        <w:pPr>
          <w:tabs>
            <w:tab w:val="left" w:pos="720"/>
          </w:tabs>
          <w:ind w:left="252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Override>
    <w:lvlOverride w:ilvl="4">
      <w:lvl w:ilvl="4" w:tplc="67D6077E">
        <w:start w:val="1"/>
        <w:numFmt w:val="decimal"/>
        <w:lvlText w:val="%5."/>
        <w:lvlJc w:val="left"/>
        <w:pPr>
          <w:tabs>
            <w:tab w:val="left" w:pos="720"/>
            <w:tab w:val="left" w:pos="2520"/>
          </w:tabs>
          <w:ind w:left="324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Override>
    <w:lvlOverride w:ilvl="5">
      <w:lvl w:ilvl="5" w:tplc="C3DA1ED8">
        <w:start w:val="1"/>
        <w:numFmt w:val="decimal"/>
        <w:lvlText w:val="%6."/>
        <w:lvlJc w:val="left"/>
        <w:pPr>
          <w:tabs>
            <w:tab w:val="left" w:pos="720"/>
            <w:tab w:val="left" w:pos="2520"/>
          </w:tabs>
          <w:ind w:left="396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Override>
    <w:lvlOverride w:ilvl="6">
      <w:lvl w:ilvl="6" w:tplc="AAE0FB84">
        <w:start w:val="1"/>
        <w:numFmt w:val="decimal"/>
        <w:lvlText w:val="%7."/>
        <w:lvlJc w:val="left"/>
        <w:pPr>
          <w:tabs>
            <w:tab w:val="left" w:pos="720"/>
            <w:tab w:val="left" w:pos="2520"/>
          </w:tabs>
          <w:ind w:left="468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Override>
    <w:lvlOverride w:ilvl="7">
      <w:lvl w:ilvl="7" w:tplc="B0E02452">
        <w:start w:val="1"/>
        <w:numFmt w:val="decimal"/>
        <w:lvlText w:val="%8."/>
        <w:lvlJc w:val="left"/>
        <w:pPr>
          <w:tabs>
            <w:tab w:val="left" w:pos="720"/>
            <w:tab w:val="left" w:pos="2520"/>
          </w:tabs>
          <w:ind w:left="540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Override>
    <w:lvlOverride w:ilvl="8">
      <w:lvl w:ilvl="8" w:tplc="C9404CC4">
        <w:start w:val="1"/>
        <w:numFmt w:val="decimal"/>
        <w:lvlText w:val="%9."/>
        <w:lvlJc w:val="left"/>
        <w:pPr>
          <w:tabs>
            <w:tab w:val="left" w:pos="720"/>
            <w:tab w:val="left" w:pos="2520"/>
          </w:tabs>
          <w:ind w:left="6120" w:hanging="360"/>
        </w:pPr>
        <w:rPr>
          <w:rFonts w:hAnsi="Arial Unicode MS"/>
          <w:caps w:val="0"/>
          <w:smallCaps w:val="0"/>
          <w:strike w:val="0"/>
          <w:dstrike w:val="0"/>
          <w:outline w:val="0"/>
          <w:emboss w:val="0"/>
          <w:imprint w:val="0"/>
          <w:color w:val="FF0000"/>
          <w:spacing w:val="0"/>
          <w:w w:val="100"/>
          <w:kern w:val="0"/>
          <w:position w:val="0"/>
          <w:highlight w:val="none"/>
          <w:vertAlign w:val="baseline"/>
        </w:rPr>
      </w:lvl>
    </w:lvlOverride>
  </w:num>
  <w:num w:numId="18">
    <w:abstractNumId w:val="8"/>
  </w:num>
  <w:num w:numId="19">
    <w:abstractNumId w:val="7"/>
  </w:num>
  <w:num w:numId="20">
    <w:abstractNumId w:val="14"/>
    <w:lvlOverride w:ilvl="0">
      <w:startOverride w:val="3"/>
    </w:lvlOverride>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HAEL KARMELIUS KRISTIANTOWI">
    <w15:presenceInfo w15:providerId="None" w15:userId="MICHAEL KARMELIUS KRISTIANTOW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proofState w:spelling="clean" w:grammar="clean"/>
  <w:revisionView w:markup="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87A"/>
    <w:rsid w:val="000838F4"/>
    <w:rsid w:val="004107D2"/>
    <w:rsid w:val="0077187A"/>
    <w:rsid w:val="00A320B0"/>
    <w:rsid w:val="00A80455"/>
    <w:rsid w:val="00BD6CF0"/>
    <w:rsid w:val="00CE13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2489B6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80" w:line="259" w:lineRule="auto"/>
    </w:pPr>
    <w:rPr>
      <w:rFonts w:ascii="Arial" w:hAnsi="Arial" w:cs="Arial Unicode MS"/>
      <w:color w:val="000000"/>
      <w:u w:color="000000"/>
      <w:lang w:val="en-US"/>
    </w:rPr>
  </w:style>
  <w:style w:type="paragraph" w:styleId="Heading2">
    <w:name w:val="heading 2"/>
    <w:next w:val="Normal"/>
    <w:pPr>
      <w:keepNext/>
      <w:keepLines/>
      <w:spacing w:before="400" w:after="80"/>
      <w:outlineLvl w:val="1"/>
    </w:pPr>
    <w:rPr>
      <w:rFonts w:ascii="Arial" w:hAnsi="Arial" w:cs="Arial Unicode MS"/>
      <w:b/>
      <w:bCs/>
      <w:caps/>
      <w:color w:val="000000"/>
      <w:sz w:val="32"/>
      <w:szCs w:val="32"/>
      <w:u w:color="000000"/>
      <w:lang w:val="en-US"/>
    </w:rPr>
  </w:style>
  <w:style w:type="paragraph" w:styleId="Heading5">
    <w:name w:val="heading 5"/>
    <w:next w:val="Normal"/>
    <w:pPr>
      <w:keepNext/>
      <w:keepLines/>
      <w:spacing w:before="200" w:after="80"/>
      <w:outlineLvl w:val="4"/>
    </w:pPr>
    <w:rPr>
      <w:rFonts w:ascii="Arial" w:hAnsi="Arial" w:cs="Arial Unicode MS"/>
      <w:b/>
      <w:bCs/>
      <w:color w:val="FF0000"/>
      <w:u w:color="FF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13Headerspacebefore">
    <w:name w:val="13 Header space before"/>
    <w:pPr>
      <w:spacing w:before="200" w:after="80" w:line="259" w:lineRule="auto"/>
    </w:pPr>
    <w:rPr>
      <w:rFonts w:ascii="Arial" w:hAnsi="Arial" w:cs="Arial Unicode MS"/>
      <w:color w:val="000000"/>
      <w:sz w:val="26"/>
      <w:szCs w:val="26"/>
      <w:u w:color="000000"/>
      <w:lang w:val="en-US"/>
    </w:rPr>
  </w:style>
  <w:style w:type="paragraph" w:customStyle="1" w:styleId="Heading12ptRed">
    <w:name w:val="Heading 12pt Red"/>
    <w:pPr>
      <w:keepNext/>
      <w:keepLines/>
      <w:spacing w:before="200" w:after="80"/>
      <w:outlineLvl w:val="4"/>
    </w:pPr>
    <w:rPr>
      <w:rFonts w:ascii="Arial" w:hAnsi="Arial" w:cs="Arial Unicode MS"/>
      <w:b/>
      <w:bCs/>
      <w:color w:val="FF0000"/>
      <w:sz w:val="24"/>
      <w:szCs w:val="24"/>
      <w:u w:color="FF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11pt4ptspacebefore">
    <w:name w:val="11pt 4pt space before"/>
    <w:pPr>
      <w:spacing w:before="280" w:after="80" w:line="259" w:lineRule="auto"/>
    </w:pPr>
    <w:rPr>
      <w:rFonts w:ascii="Arial" w:hAnsi="Arial" w:cs="Arial Unicode MS"/>
      <w:color w:val="000000"/>
      <w:sz w:val="22"/>
      <w:szCs w:val="22"/>
      <w:u w:color="000000"/>
      <w:lang w:val="en-US"/>
    </w:r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8"/>
      </w:numPr>
    </w:pPr>
  </w:style>
  <w:style w:type="paragraph" w:styleId="BalloonText">
    <w:name w:val="Balloon Text"/>
    <w:basedOn w:val="Normal"/>
    <w:link w:val="BalloonTextChar"/>
    <w:uiPriority w:val="99"/>
    <w:semiHidden/>
    <w:unhideWhenUsed/>
    <w:rsid w:val="00A320B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320B0"/>
    <w:rPr>
      <w:color w:val="000000"/>
      <w:sz w:val="18"/>
      <w:szCs w:val="18"/>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microsoft.com/office/2011/relationships/people" Target="peop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1938</Words>
  <Characters>11050</Characters>
  <Application>Microsoft Macintosh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KARMELIUS KRISTIANTOWI</cp:lastModifiedBy>
  <cp:revision>2</cp:revision>
  <dcterms:created xsi:type="dcterms:W3CDTF">2018-08-05T23:33:00Z</dcterms:created>
  <dcterms:modified xsi:type="dcterms:W3CDTF">2018-08-06T00:26:00Z</dcterms:modified>
</cp:coreProperties>
</file>