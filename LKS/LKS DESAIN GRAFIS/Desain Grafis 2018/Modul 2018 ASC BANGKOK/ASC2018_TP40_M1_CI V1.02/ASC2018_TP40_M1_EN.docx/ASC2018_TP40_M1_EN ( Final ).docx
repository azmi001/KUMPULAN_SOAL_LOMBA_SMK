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0D6B" w:rsidRPr="005B7277" w:rsidRDefault="00140D6B">
      <w:pPr>
        <w:pStyle w:val="Body"/>
        <w:tabs>
          <w:tab w:val="left" w:pos="1843"/>
        </w:tabs>
        <w:rPr>
          <w:ins w:id="0" w:author="arnoldsandjaja@gmail.com" w:date="2018-06-29T22:56:00Z"/>
          <w:rFonts w:ascii="Calibri" w:eastAsia="Calibri" w:hAnsi="Calibri" w:cs="Calibri"/>
          <w:color w:val="00A2FF"/>
          <w:sz w:val="52"/>
          <w:szCs w:val="52"/>
          <w:u w:color="00A2FF"/>
        </w:rPr>
      </w:pPr>
    </w:p>
    <w:p w:rsidR="00140D6B" w:rsidRPr="005B7277" w:rsidRDefault="00140D6B">
      <w:pPr>
        <w:pStyle w:val="Body"/>
        <w:rPr>
          <w:ins w:id="1" w:author="arnoldsandjaja@gmail.com" w:date="2018-06-29T22:56:00Z"/>
          <w:rFonts w:ascii="Calibri" w:eastAsia="Calibri" w:hAnsi="Calibri" w:cs="Calibri"/>
          <w:sz w:val="52"/>
          <w:szCs w:val="52"/>
        </w:rPr>
      </w:pPr>
    </w:p>
    <w:p w:rsidR="00140D6B" w:rsidRPr="005B7277" w:rsidRDefault="00FB003A">
      <w:pPr>
        <w:pStyle w:val="a6"/>
        <w:rPr>
          <w:ins w:id="2" w:author="arnoldsandjaja@gmail.com" w:date="2018-06-29T22:56:00Z"/>
          <w:rFonts w:ascii="Calibri" w:eastAsia="Calibri" w:hAnsi="Calibri" w:cs="Calibri"/>
          <w:caps w:val="0"/>
          <w:color w:val="000000"/>
          <w:sz w:val="56"/>
          <w:szCs w:val="56"/>
          <w:u w:color="000000"/>
        </w:rPr>
      </w:pPr>
      <w:ins w:id="3" w:author="arnoldsandjaja@gmail.com" w:date="2018-06-29T22:56:00Z">
        <w:r w:rsidRPr="005B7277">
          <w:rPr>
            <w:rFonts w:ascii="Calibri" w:eastAsia="Calibri" w:hAnsi="Calibri" w:cs="Calibri"/>
            <w:color w:val="000000"/>
            <w:sz w:val="56"/>
            <w:szCs w:val="56"/>
            <w:u w:color="000000"/>
          </w:rPr>
          <w:t>Graphic Design Technology</w:t>
        </w:r>
      </w:ins>
    </w:p>
    <w:p w:rsidR="00140D6B" w:rsidRPr="005B7277" w:rsidRDefault="00FB003A">
      <w:pPr>
        <w:pStyle w:val="a6"/>
        <w:rPr>
          <w:ins w:id="4" w:author="arnoldsandjaja@gmail.com" w:date="2018-06-29T22:56:00Z"/>
          <w:rFonts w:ascii="Calibri" w:eastAsia="Calibri" w:hAnsi="Calibri" w:cs="Calibri"/>
          <w:caps w:val="0"/>
          <w:color w:val="000000"/>
          <w:spacing w:val="15"/>
          <w:sz w:val="56"/>
          <w:szCs w:val="56"/>
          <w:u w:color="000000"/>
        </w:rPr>
      </w:pPr>
      <w:ins w:id="5" w:author="arnoldsandjaja@gmail.com" w:date="2018-06-29T22:56:00Z">
        <w:r w:rsidRPr="005B7277">
          <w:rPr>
            <w:rFonts w:ascii="Calibri" w:eastAsia="Calibri" w:hAnsi="Calibri" w:cs="Calibri"/>
            <w:color w:val="000000"/>
            <w:u w:color="000000"/>
          </w:rPr>
          <w:t>Test Project Module</w:t>
        </w:r>
        <w:r w:rsidRPr="005B7277">
          <w:rPr>
            <w:rFonts w:ascii="Calibri" w:eastAsia="Calibri" w:hAnsi="Calibri" w:cs="Angsana New"/>
            <w:caps w:val="0"/>
            <w:color w:val="000000"/>
            <w:spacing w:val="15"/>
            <w:u w:color="000000"/>
            <w:cs/>
          </w:rPr>
          <w:t xml:space="preserve"> </w:t>
        </w:r>
        <w:del w:id="6" w:author="Ass.Prof Supitchaya Khemthong" w:date="2018-07-13T15:20:00Z">
          <w:r w:rsidRPr="005B7277">
            <w:rPr>
              <w:rFonts w:ascii="Calibri" w:eastAsia="Calibri" w:hAnsi="Calibri" w:cs="Calibri"/>
              <w:color w:val="000000"/>
              <w:u w:color="000000"/>
            </w:rPr>
            <w:delText>2</w:delText>
          </w:r>
        </w:del>
      </w:ins>
      <w:ins w:id="7" w:author="Ass.Prof Supitchaya Khemthong" w:date="2018-07-13T15:20:00Z">
        <w:r w:rsidRPr="005B7277">
          <w:rPr>
            <w:rFonts w:ascii="Calibri" w:eastAsia="Calibri" w:hAnsi="Calibri" w:cs="Calibri"/>
            <w:color w:val="000000"/>
            <w:u w:color="000000"/>
          </w:rPr>
          <w:t>1</w:t>
        </w:r>
      </w:ins>
      <w:ins w:id="8" w:author="arnoldsandjaja@gmail.com" w:date="2018-06-29T22:56:00Z">
        <w:r w:rsidRPr="005B7277">
          <w:rPr>
            <w:rFonts w:ascii="Calibri" w:eastAsia="Calibri" w:hAnsi="Calibri" w:cs="Angsana New"/>
            <w:caps w:val="0"/>
            <w:color w:val="000000"/>
            <w:spacing w:val="15"/>
            <w:sz w:val="200"/>
            <w:szCs w:val="200"/>
            <w:u w:color="000000"/>
            <w:cs/>
          </w:rPr>
          <w:t xml:space="preserve">  </w:t>
        </w:r>
      </w:ins>
    </w:p>
    <w:p w:rsidR="00140D6B" w:rsidRPr="005B7277" w:rsidRDefault="00FB003A">
      <w:pPr>
        <w:pStyle w:val="a8"/>
        <w:spacing w:after="0"/>
        <w:rPr>
          <w:ins w:id="9" w:author="arnoldsandjaja@gmail.com" w:date="2018-06-29T22:56:00Z"/>
          <w:rFonts w:ascii="Calibri" w:eastAsia="Calibri" w:hAnsi="Calibri" w:cs="Calibri"/>
          <w:color w:val="000000"/>
          <w:sz w:val="36"/>
          <w:szCs w:val="36"/>
          <w:u w:color="000000"/>
        </w:rPr>
      </w:pPr>
      <w:ins w:id="10" w:author="arnoldsandjaja@gmail.com" w:date="2018-06-29T22:56:00Z">
        <w:del w:id="11" w:author="Ass.Prof Supitchaya Khemthong" w:date="2018-07-13T15:20:00Z">
          <w:r w:rsidRPr="005B7277">
            <w:rPr>
              <w:rFonts w:ascii="Calibri" w:eastAsia="Calibri" w:hAnsi="Calibri" w:cs="Calibri"/>
              <w:b/>
              <w:bCs/>
              <w:color w:val="000000"/>
              <w:sz w:val="56"/>
              <w:szCs w:val="56"/>
              <w:u w:color="000000"/>
            </w:rPr>
            <w:delText>Editorial</w:delText>
          </w:r>
        </w:del>
      </w:ins>
      <w:ins w:id="12" w:author="Ass.Prof Supitchaya Khemthong" w:date="2018-07-13T15:20:00Z">
        <w:r w:rsidRPr="005B7277">
          <w:rPr>
            <w:rFonts w:ascii="Calibri" w:eastAsia="Calibri" w:hAnsi="Calibri" w:cs="Calibri"/>
            <w:b/>
            <w:bCs/>
            <w:color w:val="000000"/>
            <w:sz w:val="56"/>
            <w:szCs w:val="56"/>
            <w:u w:color="000000"/>
          </w:rPr>
          <w:t>Corporate</w:t>
        </w:r>
      </w:ins>
      <w:ins w:id="13" w:author="arnoldsandjaja@gmail.com" w:date="2018-06-29T22:56:00Z">
        <w:r w:rsidRPr="005B7277">
          <w:rPr>
            <w:rFonts w:ascii="Calibri" w:eastAsia="Calibri" w:hAnsi="Calibri" w:cs="Calibri"/>
            <w:b/>
            <w:bCs/>
            <w:color w:val="000000"/>
            <w:sz w:val="56"/>
            <w:szCs w:val="56"/>
            <w:u w:color="000000"/>
          </w:rPr>
          <w:t xml:space="preserve"> Design </w:t>
        </w:r>
        <w:r w:rsidRPr="005B7277">
          <w:rPr>
            <w:rFonts w:ascii="Calibri" w:eastAsia="Calibri" w:hAnsi="Calibri" w:cs="Calibri"/>
            <w:color w:val="000000"/>
            <w:sz w:val="36"/>
            <w:szCs w:val="36"/>
            <w:u w:color="000000"/>
          </w:rPr>
          <w:t>ASC2018_TP_GraphicDesign_M</w:t>
        </w:r>
        <w:del w:id="14" w:author="Ass.Prof Supitchaya Khemthong" w:date="2018-07-13T15:21:00Z">
          <w:r w:rsidRPr="005B7277">
            <w:rPr>
              <w:rFonts w:ascii="Calibri" w:eastAsia="Calibri" w:hAnsi="Calibri" w:cs="Calibri"/>
              <w:color w:val="000000"/>
              <w:sz w:val="36"/>
              <w:szCs w:val="36"/>
              <w:u w:color="000000"/>
            </w:rPr>
            <w:delText>2</w:delText>
          </w:r>
        </w:del>
      </w:ins>
      <w:ins w:id="15" w:author="Ass.Prof Supitchaya Khemthong" w:date="2018-07-13T15:21:00Z">
        <w:r w:rsidRPr="005B7277">
          <w:rPr>
            <w:rFonts w:ascii="Calibri" w:eastAsia="Calibri" w:hAnsi="Calibri" w:cs="Calibri"/>
            <w:color w:val="000000"/>
            <w:sz w:val="36"/>
            <w:szCs w:val="36"/>
            <w:u w:color="000000"/>
          </w:rPr>
          <w:t>1</w:t>
        </w:r>
      </w:ins>
      <w:ins w:id="16" w:author="arnoldsandjaja@gmail.com" w:date="2018-06-29T22:56:00Z">
        <w:r w:rsidRPr="005B7277">
          <w:rPr>
            <w:rFonts w:ascii="Calibri" w:eastAsia="Calibri" w:hAnsi="Calibri" w:cs="Calibri"/>
            <w:color w:val="000000"/>
            <w:sz w:val="36"/>
            <w:szCs w:val="36"/>
            <w:u w:color="000000"/>
          </w:rPr>
          <w:t xml:space="preserve">_PRE_EN </w:t>
        </w:r>
      </w:ins>
    </w:p>
    <w:p w:rsidR="00140D6B" w:rsidRPr="005B7277" w:rsidRDefault="00140D6B">
      <w:pPr>
        <w:pStyle w:val="Body"/>
        <w:rPr>
          <w:ins w:id="17" w:author="arnoldsandjaja@gmail.com" w:date="2018-06-29T22:56:00Z"/>
          <w:rFonts w:ascii="Calibri" w:eastAsia="Calibri" w:hAnsi="Calibri" w:cs="Calibri"/>
          <w:sz w:val="52"/>
          <w:szCs w:val="52"/>
        </w:rPr>
      </w:pPr>
    </w:p>
    <w:p w:rsidR="00140D6B" w:rsidRPr="005B7277" w:rsidRDefault="00140D6B">
      <w:pPr>
        <w:pStyle w:val="Body"/>
        <w:rPr>
          <w:ins w:id="18" w:author="arnoldsandjaja@gmail.com" w:date="2018-06-29T22:56:00Z"/>
          <w:rFonts w:ascii="Calibri" w:eastAsia="Calibri" w:hAnsi="Calibri" w:cs="Calibri"/>
          <w:sz w:val="52"/>
          <w:szCs w:val="52"/>
        </w:rPr>
      </w:pPr>
    </w:p>
    <w:p w:rsidR="00140D6B" w:rsidRPr="005B7277" w:rsidRDefault="00140D6B">
      <w:pPr>
        <w:pStyle w:val="Body"/>
        <w:rPr>
          <w:ins w:id="19" w:author="arnoldsandjaja@gmail.com" w:date="2018-06-29T22:56:00Z"/>
          <w:rFonts w:ascii="Calibri" w:eastAsia="Calibri" w:hAnsi="Calibri" w:cs="Calibri"/>
          <w:sz w:val="52"/>
          <w:szCs w:val="52"/>
        </w:rPr>
      </w:pPr>
    </w:p>
    <w:p w:rsidR="00140D6B" w:rsidRPr="005B7277" w:rsidRDefault="00140D6B">
      <w:pPr>
        <w:pStyle w:val="Body"/>
        <w:rPr>
          <w:ins w:id="20" w:author="arnoldsandjaja@gmail.com" w:date="2018-06-29T22:56:00Z"/>
          <w:rFonts w:ascii="Calibri" w:eastAsia="Calibri" w:hAnsi="Calibri" w:cs="Calibri"/>
          <w:sz w:val="52"/>
          <w:szCs w:val="52"/>
        </w:rPr>
      </w:pPr>
    </w:p>
    <w:p w:rsidR="00140D6B" w:rsidRPr="005B7277" w:rsidRDefault="00FB003A">
      <w:pPr>
        <w:pStyle w:val="Body"/>
        <w:ind w:left="3330"/>
        <w:rPr>
          <w:del w:id="21" w:author="Ass.Prof Supitchaya Khemthong" w:date="2018-07-16T12:12:00Z"/>
          <w:rFonts w:ascii="Calibri" w:eastAsia="Calibri" w:hAnsi="Calibri" w:cs="Calibri"/>
          <w:sz w:val="28"/>
          <w:szCs w:val="28"/>
        </w:rPr>
      </w:pPr>
      <w:bookmarkStart w:id="22" w:name="_GoBack"/>
      <w:ins w:id="23" w:author="arnoldsandjaja@gmail.com" w:date="2018-06-29T22:56:00Z">
        <w:r w:rsidRPr="005B7277">
          <w:rPr>
            <w:rFonts w:ascii="Calibri" w:eastAsia="Calibri" w:hAnsi="Calibri" w:cs="Calibri"/>
            <w:sz w:val="28"/>
            <w:szCs w:val="28"/>
          </w:rPr>
          <w:t>Submitted by</w:t>
        </w:r>
        <w:r w:rsidRPr="005B7277">
          <w:rPr>
            <w:rFonts w:ascii="Calibri" w:hAnsi="Calibri" w:cs="Angsana New"/>
            <w:rtl/>
            <w:cs/>
            <w:lang w:val="ar-SA"/>
          </w:rPr>
          <w:t>:</w:t>
        </w:r>
      </w:ins>
    </w:p>
    <w:p w:rsidR="00140D6B" w:rsidRPr="005B7277" w:rsidRDefault="00140D6B">
      <w:pPr>
        <w:pStyle w:val="Body"/>
        <w:ind w:left="3330"/>
        <w:rPr>
          <w:ins w:id="24" w:author="Ass.Prof Supitchaya Khemthong" w:date="2018-07-16T12:12:00Z"/>
          <w:rFonts w:ascii="Calibri" w:eastAsia="Calibri" w:hAnsi="Calibri" w:cs="Calibri"/>
          <w:sz w:val="28"/>
          <w:szCs w:val="28"/>
        </w:rPr>
      </w:pPr>
    </w:p>
    <w:p w:rsidR="00140D6B" w:rsidRPr="005B7277" w:rsidRDefault="00140D6B">
      <w:pPr>
        <w:pStyle w:val="Body"/>
        <w:ind w:left="3240" w:firstLine="720"/>
        <w:rPr>
          <w:ins w:id="25" w:author="Ass.Prof Supitchaya Khemthong" w:date="2018-07-16T12:12:00Z"/>
          <w:rFonts w:ascii="Calibri" w:eastAsia="Calibri" w:hAnsi="Calibri" w:cs="Calibri"/>
          <w:sz w:val="28"/>
          <w:szCs w:val="28"/>
        </w:rPr>
      </w:pPr>
    </w:p>
    <w:p w:rsidR="00662245" w:rsidRPr="00662245" w:rsidRDefault="00662245" w:rsidP="00662245">
      <w:pPr>
        <w:pStyle w:val="Body"/>
        <w:ind w:left="2610" w:firstLine="720"/>
        <w:rPr>
          <w:rFonts w:ascii="Calibri" w:hAnsi="Calibri" w:cs="Calibri"/>
          <w:sz w:val="28"/>
          <w:szCs w:val="28"/>
        </w:rPr>
      </w:pPr>
      <w:r w:rsidRPr="00662245">
        <w:rPr>
          <w:rFonts w:ascii="Calibri" w:hAnsi="Calibri" w:cs="Calibri"/>
          <w:sz w:val="28"/>
          <w:szCs w:val="28"/>
          <w:lang w:val="es-ES_tradnl"/>
        </w:rPr>
        <w:t>Mr</w:t>
      </w:r>
      <w:r w:rsidRPr="00662245">
        <w:rPr>
          <w:rFonts w:ascii="Calibri" w:hAnsi="Calibri" w:cs="Calibri"/>
          <w:sz w:val="28"/>
          <w:szCs w:val="28"/>
          <w:cs/>
          <w:lang w:val="es-ES_tradnl"/>
        </w:rPr>
        <w:t xml:space="preserve">. </w:t>
      </w:r>
      <w:r w:rsidRPr="00662245">
        <w:rPr>
          <w:rFonts w:ascii="Calibri" w:hAnsi="Calibri" w:cs="Calibri"/>
          <w:sz w:val="28"/>
          <w:szCs w:val="28"/>
          <w:lang w:val="es-ES_tradnl"/>
        </w:rPr>
        <w:t>Sin Sothona</w:t>
      </w:r>
      <w:r w:rsidRPr="00662245">
        <w:rPr>
          <w:rFonts w:ascii="Calibri" w:hAnsi="Calibri" w:cs="Calibri"/>
          <w:sz w:val="28"/>
          <w:szCs w:val="28"/>
          <w:lang w:val="es-ES_tradnl"/>
        </w:rPr>
        <w:tab/>
      </w:r>
      <w:r w:rsidRPr="00662245">
        <w:rPr>
          <w:rFonts w:ascii="Calibri" w:hAnsi="Calibri" w:cs="Calibri"/>
          <w:sz w:val="28"/>
          <w:szCs w:val="28"/>
          <w:lang w:val="es-ES_tradnl"/>
        </w:rPr>
        <w:tab/>
      </w:r>
      <w:r w:rsidRPr="00662245">
        <w:rPr>
          <w:rFonts w:ascii="Calibri" w:hAnsi="Calibri" w:cs="Calibri"/>
          <w:sz w:val="28"/>
          <w:szCs w:val="28"/>
          <w:cs/>
          <w:lang w:val="es-ES_tradnl"/>
        </w:rPr>
        <w:t xml:space="preserve">  </w:t>
      </w:r>
      <w:r w:rsidRPr="00662245">
        <w:rPr>
          <w:rFonts w:ascii="Calibri" w:hAnsi="Calibri" w:cs="Calibri"/>
          <w:sz w:val="28"/>
          <w:szCs w:val="28"/>
          <w:lang w:val="es-ES_tradnl"/>
        </w:rPr>
        <w:tab/>
      </w:r>
      <w:r w:rsidRPr="00662245">
        <w:rPr>
          <w:rFonts w:ascii="Calibri" w:hAnsi="Calibri" w:cs="Calibri"/>
          <w:sz w:val="28"/>
          <w:szCs w:val="28"/>
          <w:lang w:val="es-ES_tradnl"/>
        </w:rPr>
        <w:t>CAM</w:t>
      </w:r>
    </w:p>
    <w:p w:rsidR="00662245" w:rsidRPr="00662245" w:rsidRDefault="00662245" w:rsidP="00662245">
      <w:pPr>
        <w:pStyle w:val="Body"/>
        <w:ind w:left="2610" w:firstLine="720"/>
        <w:rPr>
          <w:rFonts w:ascii="Calibri" w:hAnsi="Calibri" w:cs="Calibri"/>
          <w:sz w:val="28"/>
          <w:szCs w:val="28"/>
        </w:rPr>
      </w:pPr>
      <w:r w:rsidRPr="00662245">
        <w:rPr>
          <w:rFonts w:ascii="Calibri" w:hAnsi="Calibri" w:cs="Calibri"/>
          <w:sz w:val="28"/>
          <w:szCs w:val="28"/>
        </w:rPr>
        <w:t>Mr</w:t>
      </w:r>
      <w:r w:rsidRPr="00662245">
        <w:rPr>
          <w:rFonts w:ascii="Calibri" w:hAnsi="Calibri" w:cs="Calibri"/>
          <w:sz w:val="28"/>
          <w:szCs w:val="28"/>
          <w:cs/>
        </w:rPr>
        <w:t xml:space="preserve">. </w:t>
      </w:r>
      <w:r w:rsidRPr="00662245">
        <w:rPr>
          <w:rFonts w:ascii="Calibri" w:hAnsi="Calibri" w:cs="Calibri"/>
          <w:sz w:val="28"/>
          <w:szCs w:val="28"/>
          <w:lang w:val="nl-NL"/>
        </w:rPr>
        <w:t>Arnold Sandjaja</w:t>
      </w:r>
      <w:r w:rsidRPr="00662245">
        <w:rPr>
          <w:rFonts w:ascii="Calibri" w:hAnsi="Calibri" w:cs="Calibri"/>
          <w:sz w:val="28"/>
          <w:szCs w:val="28"/>
          <w:lang w:val="nl-NL"/>
        </w:rPr>
        <w:tab/>
      </w:r>
      <w:r w:rsidRPr="00662245">
        <w:rPr>
          <w:rFonts w:ascii="Calibri" w:hAnsi="Calibri" w:cs="Calibri"/>
          <w:sz w:val="28"/>
          <w:szCs w:val="28"/>
        </w:rPr>
        <w:tab/>
      </w:r>
      <w:r w:rsidRPr="00662245">
        <w:rPr>
          <w:rFonts w:ascii="Calibri" w:hAnsi="Calibri" w:cs="Calibri"/>
          <w:sz w:val="28"/>
          <w:szCs w:val="28"/>
          <w:cs/>
        </w:rPr>
        <w:t xml:space="preserve">  </w:t>
      </w:r>
      <w:r w:rsidRPr="00662245">
        <w:rPr>
          <w:rFonts w:ascii="Calibri" w:hAnsi="Calibri" w:cstheme="minorBidi"/>
          <w:sz w:val="28"/>
          <w:szCs w:val="28"/>
          <w:cs/>
        </w:rPr>
        <w:tab/>
      </w:r>
      <w:r w:rsidRPr="00662245">
        <w:rPr>
          <w:rFonts w:ascii="Calibri" w:hAnsi="Calibri" w:cs="Calibri"/>
          <w:sz w:val="28"/>
          <w:szCs w:val="28"/>
        </w:rPr>
        <w:t>ID</w:t>
      </w:r>
    </w:p>
    <w:p w:rsidR="00662245" w:rsidRPr="00662245" w:rsidRDefault="00662245" w:rsidP="00662245">
      <w:pPr>
        <w:pStyle w:val="Body"/>
        <w:ind w:left="2610" w:firstLine="720"/>
        <w:rPr>
          <w:rFonts w:ascii="Calibri" w:hAnsi="Calibri" w:cs="Calibri"/>
          <w:sz w:val="28"/>
          <w:szCs w:val="28"/>
        </w:rPr>
      </w:pPr>
      <w:r w:rsidRPr="00662245">
        <w:rPr>
          <w:rFonts w:ascii="Calibri" w:hAnsi="Calibri" w:cs="Calibri"/>
          <w:sz w:val="28"/>
          <w:szCs w:val="28"/>
        </w:rPr>
        <w:t>Mr</w:t>
      </w:r>
      <w:r w:rsidRPr="00662245">
        <w:rPr>
          <w:rFonts w:ascii="Calibri" w:hAnsi="Calibri" w:cs="Calibri"/>
          <w:sz w:val="28"/>
          <w:szCs w:val="28"/>
          <w:cs/>
        </w:rPr>
        <w:t xml:space="preserve">. </w:t>
      </w:r>
      <w:r w:rsidRPr="00662245">
        <w:rPr>
          <w:rFonts w:ascii="Calibri" w:hAnsi="Calibri" w:cs="Calibri"/>
          <w:sz w:val="28"/>
          <w:szCs w:val="28"/>
        </w:rPr>
        <w:t>Soksavanh Phetrasy</w:t>
      </w:r>
      <w:r w:rsidRPr="00662245">
        <w:rPr>
          <w:rFonts w:ascii="Calibri" w:hAnsi="Calibri" w:cs="Calibri"/>
          <w:sz w:val="28"/>
          <w:szCs w:val="28"/>
        </w:rPr>
        <w:tab/>
      </w:r>
      <w:r w:rsidRPr="00662245">
        <w:rPr>
          <w:rFonts w:ascii="Calibri" w:hAnsi="Calibri" w:cs="Calibri"/>
          <w:sz w:val="28"/>
          <w:szCs w:val="28"/>
          <w:cs/>
        </w:rPr>
        <w:t xml:space="preserve">  </w:t>
      </w:r>
      <w:r w:rsidRPr="00662245">
        <w:rPr>
          <w:rFonts w:ascii="Calibri" w:hAnsi="Calibri" w:cstheme="minorBidi"/>
          <w:sz w:val="28"/>
          <w:szCs w:val="28"/>
          <w:cs/>
        </w:rPr>
        <w:tab/>
      </w:r>
      <w:r w:rsidRPr="00662245">
        <w:rPr>
          <w:rFonts w:ascii="Calibri" w:hAnsi="Calibri" w:cs="Calibri"/>
          <w:sz w:val="28"/>
          <w:szCs w:val="28"/>
        </w:rPr>
        <w:t>LA</w:t>
      </w:r>
    </w:p>
    <w:p w:rsidR="00662245" w:rsidRPr="00662245" w:rsidRDefault="00662245" w:rsidP="00662245">
      <w:pPr>
        <w:pStyle w:val="Body"/>
        <w:ind w:left="2610" w:firstLine="720"/>
        <w:rPr>
          <w:rFonts w:ascii="Calibri" w:hAnsi="Calibri" w:cs="Calibri"/>
          <w:sz w:val="28"/>
          <w:szCs w:val="28"/>
        </w:rPr>
      </w:pPr>
      <w:r w:rsidRPr="00662245">
        <w:rPr>
          <w:rFonts w:ascii="Calibri" w:hAnsi="Calibri" w:cs="Calibri"/>
          <w:sz w:val="28"/>
          <w:szCs w:val="28"/>
        </w:rPr>
        <w:t>Mr</w:t>
      </w:r>
      <w:r w:rsidRPr="00662245">
        <w:rPr>
          <w:rFonts w:ascii="Calibri" w:hAnsi="Calibri" w:cs="Calibri"/>
          <w:sz w:val="28"/>
          <w:szCs w:val="28"/>
          <w:cs/>
        </w:rPr>
        <w:t xml:space="preserve">. </w:t>
      </w:r>
      <w:r w:rsidRPr="00662245">
        <w:rPr>
          <w:rFonts w:ascii="Calibri" w:hAnsi="Calibri" w:cs="Calibri"/>
          <w:sz w:val="28"/>
          <w:szCs w:val="28"/>
        </w:rPr>
        <w:t>Azizul  Mohamad Sam</w:t>
      </w:r>
      <w:r w:rsidRPr="00662245">
        <w:rPr>
          <w:rFonts w:ascii="Calibri" w:hAnsi="Calibri" w:cs="Calibri"/>
          <w:sz w:val="28"/>
          <w:szCs w:val="28"/>
          <w:lang w:val="de-DE"/>
        </w:rPr>
        <w:tab/>
      </w:r>
      <w:r w:rsidRPr="00662245">
        <w:rPr>
          <w:rFonts w:ascii="Calibri" w:hAnsi="Calibri" w:cs="Calibri"/>
          <w:sz w:val="28"/>
          <w:szCs w:val="28"/>
          <w:cs/>
          <w:lang w:val="de-DE"/>
        </w:rPr>
        <w:t xml:space="preserve">  </w:t>
      </w:r>
      <w:r w:rsidRPr="00662245">
        <w:rPr>
          <w:rFonts w:ascii="Calibri" w:hAnsi="Calibri" w:cstheme="minorBidi"/>
          <w:sz w:val="28"/>
          <w:szCs w:val="28"/>
          <w:cs/>
          <w:lang w:val="de-DE"/>
        </w:rPr>
        <w:tab/>
      </w:r>
      <w:r w:rsidRPr="00662245">
        <w:rPr>
          <w:rFonts w:ascii="Calibri" w:hAnsi="Calibri" w:cs="Calibri"/>
          <w:sz w:val="28"/>
          <w:szCs w:val="28"/>
          <w:lang w:val="de-DE"/>
        </w:rPr>
        <w:t xml:space="preserve">MY </w:t>
      </w:r>
    </w:p>
    <w:p w:rsidR="00662245" w:rsidRPr="00662245" w:rsidRDefault="00662245" w:rsidP="00662245">
      <w:pPr>
        <w:pStyle w:val="Body"/>
        <w:ind w:left="2610" w:firstLine="720"/>
        <w:rPr>
          <w:rFonts w:ascii="Calibri" w:hAnsi="Calibri" w:cs="Calibri"/>
          <w:sz w:val="28"/>
          <w:szCs w:val="28"/>
        </w:rPr>
      </w:pPr>
      <w:r w:rsidRPr="00662245">
        <w:rPr>
          <w:rFonts w:ascii="Calibri" w:hAnsi="Calibri" w:cs="Calibri"/>
          <w:sz w:val="28"/>
          <w:szCs w:val="28"/>
        </w:rPr>
        <w:t>Mr</w:t>
      </w:r>
      <w:r w:rsidRPr="00662245">
        <w:rPr>
          <w:rFonts w:ascii="Calibri" w:hAnsi="Calibri" w:cs="Calibri"/>
          <w:sz w:val="28"/>
          <w:szCs w:val="28"/>
          <w:cs/>
        </w:rPr>
        <w:t xml:space="preserve">. </w:t>
      </w:r>
      <w:r w:rsidRPr="00662245">
        <w:rPr>
          <w:rFonts w:ascii="Calibri" w:hAnsi="Calibri" w:cs="Calibri"/>
          <w:sz w:val="28"/>
          <w:szCs w:val="28"/>
          <w:lang w:val="pt-PT"/>
        </w:rPr>
        <w:t>Ronald P</w:t>
      </w:r>
      <w:r w:rsidRPr="00662245">
        <w:rPr>
          <w:rFonts w:ascii="Calibri" w:hAnsi="Calibri" w:cs="Calibri"/>
          <w:sz w:val="28"/>
          <w:szCs w:val="28"/>
          <w:cs/>
          <w:lang w:val="pt-PT"/>
        </w:rPr>
        <w:t xml:space="preserve">. </w:t>
      </w:r>
      <w:r w:rsidRPr="00662245">
        <w:rPr>
          <w:rFonts w:ascii="Calibri" w:hAnsi="Calibri" w:cs="Calibri"/>
          <w:sz w:val="28"/>
          <w:szCs w:val="28"/>
          <w:lang w:val="pt-PT"/>
        </w:rPr>
        <w:t>Alvarez</w:t>
      </w:r>
      <w:r>
        <w:rPr>
          <w:rFonts w:ascii="Calibri" w:hAnsi="Calibri" w:cs="Calibri"/>
          <w:sz w:val="28"/>
          <w:szCs w:val="28"/>
        </w:rPr>
        <w:tab/>
      </w:r>
      <w:r>
        <w:rPr>
          <w:rFonts w:ascii="Calibri" w:hAnsi="Calibri" w:cs="Calibri"/>
          <w:sz w:val="28"/>
          <w:szCs w:val="28"/>
        </w:rPr>
        <w:tab/>
      </w:r>
      <w:r w:rsidRPr="00662245">
        <w:rPr>
          <w:rFonts w:ascii="Calibri" w:hAnsi="Calibri" w:cs="Calibri"/>
          <w:sz w:val="28"/>
          <w:szCs w:val="28"/>
        </w:rPr>
        <w:t>PH</w:t>
      </w:r>
    </w:p>
    <w:p w:rsidR="00662245" w:rsidRPr="00662245" w:rsidRDefault="00662245" w:rsidP="00662245">
      <w:pPr>
        <w:pStyle w:val="Body"/>
        <w:ind w:left="2610" w:firstLine="720"/>
        <w:rPr>
          <w:rFonts w:ascii="Calibri" w:hAnsi="Calibri" w:cs="Calibri"/>
          <w:sz w:val="28"/>
          <w:szCs w:val="28"/>
        </w:rPr>
      </w:pPr>
      <w:r w:rsidRPr="00662245">
        <w:rPr>
          <w:rFonts w:ascii="Calibri" w:hAnsi="Calibri" w:cs="Calibri"/>
          <w:sz w:val="28"/>
          <w:szCs w:val="28"/>
        </w:rPr>
        <w:t>Ms</w:t>
      </w:r>
      <w:r w:rsidRPr="00662245">
        <w:rPr>
          <w:rFonts w:ascii="Calibri" w:hAnsi="Calibri" w:cs="Calibri"/>
          <w:sz w:val="28"/>
          <w:szCs w:val="28"/>
          <w:cs/>
        </w:rPr>
        <w:t xml:space="preserve">.  </w:t>
      </w:r>
      <w:r w:rsidRPr="00662245">
        <w:rPr>
          <w:rFonts w:ascii="Calibri" w:hAnsi="Calibri" w:cs="Calibri"/>
          <w:sz w:val="28"/>
          <w:szCs w:val="28"/>
        </w:rPr>
        <w:t xml:space="preserve">Amy Soon Chieu Gwat        </w:t>
      </w:r>
      <w:r w:rsidRPr="00662245">
        <w:rPr>
          <w:rFonts w:ascii="Calibri" w:hAnsi="Calibri" w:cs="Calibri"/>
          <w:sz w:val="28"/>
          <w:szCs w:val="28"/>
        </w:rPr>
        <w:tab/>
      </w:r>
      <w:r w:rsidRPr="00662245">
        <w:rPr>
          <w:rFonts w:ascii="Calibri" w:hAnsi="Calibri" w:cs="Calibri"/>
          <w:sz w:val="28"/>
          <w:szCs w:val="28"/>
        </w:rPr>
        <w:t>SG</w:t>
      </w:r>
    </w:p>
    <w:p w:rsidR="00662245" w:rsidRPr="00662245" w:rsidRDefault="00662245" w:rsidP="00662245">
      <w:pPr>
        <w:pStyle w:val="Body"/>
        <w:ind w:left="2610" w:firstLine="720"/>
        <w:rPr>
          <w:rFonts w:ascii="Calibri" w:hAnsi="Calibri" w:cs="Calibri"/>
          <w:sz w:val="28"/>
          <w:szCs w:val="28"/>
        </w:rPr>
      </w:pPr>
      <w:r w:rsidRPr="00662245">
        <w:rPr>
          <w:rFonts w:ascii="Calibri" w:hAnsi="Calibri" w:cs="Calibri"/>
          <w:sz w:val="28"/>
          <w:szCs w:val="28"/>
        </w:rPr>
        <w:t>Mr</w:t>
      </w:r>
      <w:r w:rsidRPr="00662245">
        <w:rPr>
          <w:rFonts w:ascii="Calibri" w:hAnsi="Calibri" w:cs="Calibri"/>
          <w:sz w:val="28"/>
          <w:szCs w:val="28"/>
          <w:cs/>
        </w:rPr>
        <w:t xml:space="preserve">. </w:t>
      </w:r>
      <w:r w:rsidRPr="00662245">
        <w:rPr>
          <w:rFonts w:ascii="Calibri" w:hAnsi="Calibri" w:cs="Calibri"/>
          <w:sz w:val="28"/>
          <w:szCs w:val="28"/>
        </w:rPr>
        <w:t>Prasit Kongngooluame</w:t>
      </w:r>
      <w:r w:rsidRPr="00662245">
        <w:rPr>
          <w:rFonts w:ascii="Calibri" w:hAnsi="Calibri" w:cs="Calibri"/>
          <w:sz w:val="28"/>
          <w:szCs w:val="28"/>
        </w:rPr>
        <w:tab/>
      </w:r>
      <w:r w:rsidRPr="00662245">
        <w:rPr>
          <w:rFonts w:ascii="Calibri" w:hAnsi="Calibri" w:cs="Calibri"/>
          <w:sz w:val="28"/>
          <w:szCs w:val="28"/>
          <w:cs/>
        </w:rPr>
        <w:t xml:space="preserve">  </w:t>
      </w:r>
      <w:r w:rsidRPr="00662245">
        <w:rPr>
          <w:rFonts w:ascii="Calibri" w:hAnsi="Calibri" w:cs="Calibri"/>
          <w:sz w:val="28"/>
          <w:szCs w:val="28"/>
        </w:rPr>
        <w:tab/>
      </w:r>
      <w:r w:rsidRPr="00662245">
        <w:rPr>
          <w:rFonts w:ascii="Calibri" w:hAnsi="Calibri" w:cs="Calibri"/>
          <w:sz w:val="28"/>
          <w:szCs w:val="28"/>
        </w:rPr>
        <w:t>TH</w:t>
      </w:r>
    </w:p>
    <w:p w:rsidR="00662245" w:rsidRPr="00662245" w:rsidRDefault="00662245" w:rsidP="00662245">
      <w:pPr>
        <w:pStyle w:val="Body"/>
        <w:tabs>
          <w:tab w:val="left" w:pos="6930"/>
        </w:tabs>
        <w:ind w:left="3330"/>
        <w:rPr>
          <w:rFonts w:ascii="Calibri" w:eastAsia="Calibri" w:hAnsi="Calibri" w:cs="Calibri"/>
          <w:sz w:val="28"/>
          <w:szCs w:val="28"/>
        </w:rPr>
      </w:pPr>
      <w:ins w:id="26" w:author="Ass.Prof Supitchaya Khemthong" w:date="2018-07-16T12:11:00Z">
        <w:r w:rsidRPr="00662245">
          <w:rPr>
            <w:rFonts w:ascii="Calibri" w:eastAsia="Calibri" w:hAnsi="Calibri" w:cs="Calibri"/>
            <w:sz w:val="28"/>
            <w:szCs w:val="28"/>
            <w:lang w:val="de-DE"/>
          </w:rPr>
          <w:t>Miss Supitchaya  Khemthong</w:t>
        </w:r>
        <w:r w:rsidRPr="00662245">
          <w:rPr>
            <w:rFonts w:ascii="Calibri" w:eastAsia="Calibri" w:hAnsi="Calibri" w:cs="Calibri"/>
            <w:sz w:val="28"/>
            <w:szCs w:val="28"/>
            <w:lang w:val="de-DE"/>
          </w:rPr>
          <w:tab/>
        </w:r>
      </w:ins>
      <w:r w:rsidRPr="00662245">
        <w:rPr>
          <w:rFonts w:ascii="Calibri" w:eastAsia="Calibri" w:hAnsi="Calibri" w:cs="Calibri"/>
          <w:sz w:val="28"/>
          <w:szCs w:val="28"/>
          <w:lang w:val="de-DE"/>
        </w:rPr>
        <w:tab/>
      </w:r>
      <w:ins w:id="27" w:author="Ass.Prof Supitchaya Khemthong" w:date="2018-07-16T12:11:00Z">
        <w:r w:rsidRPr="00662245">
          <w:rPr>
            <w:rFonts w:ascii="Calibri" w:eastAsia="Calibri" w:hAnsi="Calibri" w:cs="Calibri"/>
            <w:sz w:val="28"/>
            <w:szCs w:val="28"/>
            <w:lang w:val="de-DE"/>
          </w:rPr>
          <w:t>TH</w:t>
        </w:r>
      </w:ins>
    </w:p>
    <w:p w:rsidR="00662245" w:rsidRPr="00662245" w:rsidRDefault="00662245" w:rsidP="00662245">
      <w:pPr>
        <w:pStyle w:val="Body"/>
        <w:ind w:left="2610" w:firstLine="720"/>
        <w:rPr>
          <w:rFonts w:ascii="Calibri" w:hAnsi="Calibri" w:cs="Calibri"/>
          <w:sz w:val="28"/>
          <w:szCs w:val="28"/>
        </w:rPr>
      </w:pPr>
      <w:r w:rsidRPr="00662245">
        <w:rPr>
          <w:rFonts w:ascii="Calibri" w:hAnsi="Calibri" w:cs="Calibri"/>
          <w:sz w:val="28"/>
          <w:szCs w:val="28"/>
        </w:rPr>
        <w:t>Mr</w:t>
      </w:r>
      <w:r w:rsidRPr="00662245">
        <w:rPr>
          <w:rFonts w:ascii="Calibri" w:hAnsi="Calibri" w:cs="Calibri"/>
          <w:sz w:val="28"/>
          <w:szCs w:val="28"/>
          <w:cs/>
        </w:rPr>
        <w:t xml:space="preserve">. </w:t>
      </w:r>
      <w:r w:rsidRPr="00662245">
        <w:rPr>
          <w:rFonts w:ascii="Calibri" w:hAnsi="Calibri" w:cs="Calibri"/>
          <w:sz w:val="28"/>
          <w:szCs w:val="28"/>
        </w:rPr>
        <w:t>Giang Thanh Tron</w:t>
      </w:r>
      <w:r w:rsidRPr="00662245">
        <w:rPr>
          <w:rFonts w:ascii="Calibri" w:hAnsi="Calibri" w:cs="Calibri"/>
          <w:sz w:val="28"/>
          <w:szCs w:val="28"/>
          <w:lang w:val="nl-NL"/>
        </w:rPr>
        <w:tab/>
      </w:r>
      <w:r w:rsidRPr="00662245">
        <w:rPr>
          <w:rFonts w:ascii="Calibri" w:hAnsi="Calibri" w:cs="Calibri"/>
          <w:sz w:val="28"/>
          <w:szCs w:val="28"/>
          <w:lang w:val="nl-NL"/>
        </w:rPr>
        <w:tab/>
      </w:r>
      <w:r>
        <w:rPr>
          <w:rFonts w:ascii="Calibri" w:hAnsi="Calibri" w:cs="Calibri"/>
          <w:sz w:val="28"/>
          <w:szCs w:val="28"/>
          <w:cs/>
          <w:lang w:val="nl-NL"/>
        </w:rPr>
        <w:t xml:space="preserve"> </w:t>
      </w:r>
      <w:r w:rsidRPr="00662245">
        <w:rPr>
          <w:rFonts w:ascii="Calibri" w:hAnsi="Calibri" w:cs="Calibri"/>
          <w:sz w:val="28"/>
          <w:szCs w:val="28"/>
          <w:lang w:val="nl-NL"/>
        </w:rPr>
        <w:t xml:space="preserve">VN </w:t>
      </w:r>
    </w:p>
    <w:bookmarkEnd w:id="22"/>
    <w:p w:rsidR="00140D6B" w:rsidRPr="005B7277" w:rsidRDefault="00140D6B">
      <w:pPr>
        <w:pStyle w:val="Body"/>
        <w:rPr>
          <w:rFonts w:ascii="Calibri" w:hAnsi="Calibri" w:cs="Angsana New"/>
          <w:cs/>
        </w:rPr>
        <w:sectPr w:rsidR="00140D6B" w:rsidRPr="005B7277">
          <w:headerReference w:type="default" r:id="rId7"/>
          <w:footerReference w:type="default" r:id="rId8"/>
          <w:headerReference w:type="first" r:id="rId9"/>
          <w:pgSz w:w="11900" w:h="16840"/>
          <w:pgMar w:top="1440" w:right="1440" w:bottom="1440" w:left="1440" w:header="0" w:footer="0" w:gutter="0"/>
          <w:cols w:space="720"/>
          <w:titlePg/>
        </w:sectPr>
      </w:pPr>
    </w:p>
    <w:p w:rsidR="00140D6B" w:rsidRPr="005B7277" w:rsidRDefault="00FB003A">
      <w:pPr>
        <w:pStyle w:val="Body"/>
        <w:keepNext/>
        <w:outlineLvl w:val="0"/>
        <w:rPr>
          <w:ins w:id="28" w:author="arnoldsandjaja@gmail.com" w:date="2018-06-29T22:56:00Z"/>
          <w:rFonts w:ascii="Calibri" w:eastAsia="Calibri" w:hAnsi="Calibri" w:cs="Calibri"/>
          <w:b/>
          <w:bCs/>
          <w:color w:val="2948A1"/>
          <w:kern w:val="32"/>
          <w:sz w:val="52"/>
          <w:szCs w:val="52"/>
          <w:u w:color="2948A1"/>
        </w:rPr>
      </w:pPr>
      <w:ins w:id="29" w:author="arnoldsandjaja@gmail.com" w:date="2018-06-29T22:56:00Z">
        <w:r w:rsidRPr="005B7277">
          <w:rPr>
            <w:rFonts w:ascii="Calibri" w:eastAsia="Calibri" w:hAnsi="Calibri" w:cs="Calibri"/>
            <w:b/>
            <w:bCs/>
            <w:color w:val="2948A1"/>
            <w:kern w:val="32"/>
            <w:sz w:val="52"/>
            <w:szCs w:val="52"/>
            <w:u w:color="2948A1"/>
            <w:lang w:val="de-DE"/>
          </w:rPr>
          <w:lastRenderedPageBreak/>
          <w:t>CONTENTS</w:t>
        </w:r>
      </w:ins>
    </w:p>
    <w:p w:rsidR="00140D6B" w:rsidRPr="005B7277" w:rsidRDefault="00FB003A">
      <w:pPr>
        <w:pStyle w:val="Default"/>
        <w:rPr>
          <w:del w:id="30" w:author="arnoldsandjaja@gmail.com" w:date="2018-06-29T22:57:00Z"/>
          <w:rFonts w:ascii="Calibri" w:eastAsia="Calibri" w:hAnsi="Calibri" w:cs="Calibri"/>
          <w:b/>
          <w:bCs/>
          <w:color w:val="1D2028"/>
          <w:sz w:val="28"/>
          <w:szCs w:val="28"/>
          <w:u w:val="single" w:color="1D2028"/>
          <w:shd w:val="clear" w:color="auto" w:fill="FFFFFF"/>
        </w:rPr>
      </w:pPr>
      <w:del w:id="31" w:author="arnoldsandjaja@gmail.com" w:date="2018-06-29T22:57:00Z">
        <w:r w:rsidRPr="005B7277">
          <w:rPr>
            <w:rFonts w:ascii="Calibri" w:eastAsia="Calibri" w:hAnsi="Calibri" w:cs="Calibri"/>
            <w:b/>
            <w:bCs/>
            <w:color w:val="1D2028"/>
            <w:sz w:val="28"/>
            <w:szCs w:val="28"/>
            <w:u w:val="single" w:color="1D2028"/>
            <w:shd w:val="clear" w:color="auto" w:fill="FFFFFF"/>
          </w:rPr>
          <w:delText xml:space="preserve">Test Project </w:delText>
        </w:r>
        <w:r w:rsidRPr="005B7277">
          <w:rPr>
            <w:rFonts w:ascii="Calibri" w:eastAsia="Calibri" w:hAnsi="Calibri" w:cs="Angsana New"/>
            <w:b/>
            <w:bCs/>
            <w:color w:val="1D2028"/>
            <w:sz w:val="28"/>
            <w:szCs w:val="28"/>
            <w:u w:val="single" w:color="1D2028"/>
            <w:shd w:val="clear" w:color="auto" w:fill="FFFFFF"/>
            <w:cs/>
          </w:rPr>
          <w:delText xml:space="preserve">: </w:delText>
        </w:r>
        <w:r w:rsidRPr="005B7277">
          <w:rPr>
            <w:rFonts w:ascii="Calibri" w:eastAsia="Calibri" w:hAnsi="Calibri" w:cs="Calibri"/>
            <w:b/>
            <w:bCs/>
            <w:color w:val="1D2028"/>
            <w:sz w:val="28"/>
            <w:szCs w:val="28"/>
            <w:u w:val="single" w:color="1D2028"/>
            <w:shd w:val="clear" w:color="auto" w:fill="FFFFFF"/>
          </w:rPr>
          <w:delText>A</w:delText>
        </w:r>
        <w:r w:rsidRPr="005B7277">
          <w:rPr>
            <w:rFonts w:ascii="Calibri" w:eastAsia="Calibri" w:hAnsi="Calibri" w:cs="Calibri"/>
            <w:b/>
            <w:bCs/>
            <w:color w:val="1D2028"/>
            <w:sz w:val="28"/>
            <w:szCs w:val="28"/>
            <w:u w:val="single" w:color="1D2028"/>
            <w:shd w:val="clear" w:color="auto" w:fill="FFFFFF"/>
            <w:lang w:val="de-DE"/>
          </w:rPr>
          <w:delText>SC201</w:delText>
        </w:r>
        <w:r w:rsidRPr="005B7277">
          <w:rPr>
            <w:rFonts w:ascii="Calibri" w:eastAsia="Calibri" w:hAnsi="Calibri" w:cs="Calibri"/>
            <w:b/>
            <w:bCs/>
            <w:color w:val="1D2028"/>
            <w:sz w:val="28"/>
            <w:szCs w:val="28"/>
            <w:u w:val="single" w:color="1D2028"/>
            <w:shd w:val="clear" w:color="auto" w:fill="FFFFFF"/>
          </w:rPr>
          <w:delText>8_CI_Day1_EN</w:delText>
        </w:r>
      </w:del>
    </w:p>
    <w:p w:rsidR="00140D6B" w:rsidRPr="005B7277" w:rsidRDefault="00140D6B">
      <w:pPr>
        <w:pStyle w:val="Default"/>
        <w:rPr>
          <w:del w:id="32" w:author="arnoldsandjaja@gmail.com" w:date="2018-06-29T22:57:00Z"/>
          <w:rFonts w:ascii="Calibri" w:eastAsia="Calibri" w:hAnsi="Calibri" w:cs="Calibri"/>
          <w:color w:val="1D2028"/>
          <w:sz w:val="24"/>
          <w:szCs w:val="24"/>
          <w:u w:color="1D2028"/>
          <w:shd w:val="clear" w:color="auto" w:fill="FFFFFF"/>
        </w:rPr>
      </w:pPr>
    </w:p>
    <w:p w:rsidR="00140D6B" w:rsidRPr="005B7277" w:rsidRDefault="00FB003A">
      <w:pPr>
        <w:pStyle w:val="Default"/>
        <w:spacing w:line="360" w:lineRule="auto"/>
        <w:rPr>
          <w:del w:id="33" w:author="arnoldsandjaja@gmail.com" w:date="2018-06-29T22:57:00Z"/>
          <w:rFonts w:ascii="Calibri" w:eastAsia="Calibri" w:hAnsi="Calibri" w:cs="Calibri"/>
          <w:b/>
          <w:bCs/>
          <w:color w:val="1D2028"/>
          <w:sz w:val="24"/>
          <w:szCs w:val="24"/>
          <w:u w:color="1D2028"/>
          <w:shd w:val="clear" w:color="auto" w:fill="FFFFFF"/>
          <w:lang w:val="fr-FR"/>
        </w:rPr>
      </w:pPr>
      <w:del w:id="34" w:author="arnoldsandjaja@gmail.com" w:date="2018-06-29T22:57:00Z">
        <w:r w:rsidRPr="005B7277">
          <w:rPr>
            <w:rFonts w:ascii="Calibri" w:eastAsia="Calibri" w:hAnsi="Calibri" w:cs="Calibri"/>
            <w:b/>
            <w:bCs/>
            <w:color w:val="1D2028"/>
            <w:u w:color="1D2028"/>
            <w:shd w:val="clear" w:color="auto" w:fill="FFFFFF"/>
            <w:lang w:val="fr-FR"/>
          </w:rPr>
          <w:delText>Contents</w:delText>
        </w:r>
      </w:del>
    </w:p>
    <w:p w:rsidR="00140D6B" w:rsidRPr="005B7277" w:rsidRDefault="00140D6B">
      <w:pPr>
        <w:pStyle w:val="Default"/>
        <w:rPr>
          <w:ins w:id="35" w:author="arnoldsandjaja@gmail.com" w:date="2018-06-29T22:57:00Z"/>
          <w:rFonts w:ascii="Calibri" w:eastAsia="Calibri" w:hAnsi="Calibri" w:cs="Calibri"/>
          <w:b/>
          <w:bCs/>
          <w:color w:val="1D2028"/>
          <w:sz w:val="28"/>
          <w:szCs w:val="28"/>
          <w:u w:val="single" w:color="1D2028"/>
          <w:shd w:val="clear" w:color="auto" w:fill="FFFFFF"/>
        </w:rPr>
      </w:pPr>
    </w:p>
    <w:p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This Test Project proposal consists of the following documentation</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files</w:t>
      </w:r>
      <w:r w:rsidRPr="005B7277">
        <w:rPr>
          <w:rFonts w:ascii="Calibri" w:eastAsia="Calibri" w:hAnsi="Calibri" w:cs="Angsana New"/>
          <w:color w:val="1D2028"/>
          <w:sz w:val="24"/>
          <w:szCs w:val="24"/>
          <w:u w:color="1D2028"/>
          <w:shd w:val="clear" w:color="auto" w:fill="FFFFFF"/>
          <w:cs/>
        </w:rPr>
        <w:t>:</w:t>
      </w:r>
    </w:p>
    <w:p w:rsidR="00140D6B" w:rsidRPr="000A7D67" w:rsidRDefault="00FB003A">
      <w:pPr>
        <w:pStyle w:val="Default"/>
      </w:pPr>
      <w:r w:rsidRPr="005B7277">
        <w:rPr>
          <w:rFonts w:ascii="Calibri" w:eastAsia="Calibri" w:hAnsi="Calibri" w:cs="Calibri"/>
          <w:color w:val="ED220B"/>
          <w:sz w:val="24"/>
          <w:szCs w:val="24"/>
          <w:u w:color="ED220B"/>
          <w:shd w:val="clear" w:color="auto" w:fill="FFFFFF"/>
        </w:rPr>
        <w:t>A</w:t>
      </w:r>
      <w:r w:rsidRPr="005B7277">
        <w:rPr>
          <w:rFonts w:ascii="Calibri" w:eastAsia="Calibri" w:hAnsi="Calibri" w:cs="Calibri"/>
          <w:color w:val="ED220B"/>
          <w:sz w:val="24"/>
          <w:szCs w:val="24"/>
          <w:u w:color="ED220B"/>
          <w:shd w:val="clear" w:color="auto" w:fill="FFFFFF"/>
          <w:lang w:val="de-DE"/>
        </w:rPr>
        <w:t>SC201</w:t>
      </w:r>
      <w:r w:rsidRPr="005B7277">
        <w:rPr>
          <w:rFonts w:ascii="Calibri" w:eastAsia="Calibri" w:hAnsi="Calibri" w:cs="Calibri"/>
          <w:color w:val="ED220B"/>
          <w:sz w:val="24"/>
          <w:szCs w:val="24"/>
          <w:u w:color="ED220B"/>
          <w:shd w:val="clear" w:color="auto" w:fill="FFFFFF"/>
        </w:rPr>
        <w:t>8_TP40_Day1_CI_EN</w:t>
      </w:r>
      <w:r w:rsidRPr="005B7277">
        <w:rPr>
          <w:rFonts w:ascii="Calibri" w:eastAsia="Calibri" w:hAnsi="Calibri" w:cs="Angsana New"/>
          <w:color w:val="ED220B"/>
          <w:sz w:val="24"/>
          <w:szCs w:val="24"/>
          <w:u w:color="ED220B"/>
          <w:shd w:val="clear" w:color="auto" w:fill="FFFFFF"/>
          <w:cs/>
        </w:rPr>
        <w:t>.</w:t>
      </w:r>
      <w:r w:rsidRPr="005B7277">
        <w:rPr>
          <w:rFonts w:ascii="Calibri" w:eastAsia="Calibri" w:hAnsi="Calibri" w:cs="Calibri"/>
          <w:color w:val="ED220B"/>
          <w:sz w:val="24"/>
          <w:szCs w:val="24"/>
          <w:u w:color="ED220B"/>
          <w:shd w:val="clear" w:color="auto" w:fill="FFFFFF"/>
        </w:rPr>
        <w:t>doc</w:t>
      </w:r>
      <w:r w:rsidRPr="005B7277">
        <w:rPr>
          <w:rFonts w:ascii="Calibri" w:eastAsia="Calibri" w:hAnsi="Calibri" w:cs="Calibri"/>
          <w:color w:val="ED220B"/>
          <w:sz w:val="24"/>
          <w:szCs w:val="24"/>
          <w:u w:color="ED220B"/>
          <w:shd w:val="clear" w:color="auto" w:fill="FFFFFF"/>
        </w:rPr>
        <w:tab/>
      </w:r>
      <w:r w:rsidR="00982980">
        <w:tab/>
      </w:r>
      <w:r w:rsidR="00982980" w:rsidRPr="00982980">
        <w:rPr>
          <w:rFonts w:ascii="Calibri" w:hAnsi="Calibri" w:cs="Calibri"/>
          <w:color w:val="FF0000"/>
        </w:rPr>
        <w:tab/>
      </w:r>
      <w:r w:rsidR="00982980" w:rsidRPr="00982980">
        <w:rPr>
          <w:rFonts w:ascii="Calibri" w:hAnsi="Calibri" w:cs="Angsana New"/>
          <w:color w:val="FF0000"/>
          <w:cs/>
        </w:rPr>
        <w:t>(</w:t>
      </w:r>
      <w:r w:rsidR="00982980" w:rsidRPr="00982980">
        <w:rPr>
          <w:rFonts w:ascii="Calibri" w:hAnsi="Calibri" w:cs="Calibri"/>
          <w:color w:val="FF0000"/>
        </w:rPr>
        <w:t>Test Project file</w:t>
      </w:r>
      <w:r w:rsidR="00982980" w:rsidRPr="00982980">
        <w:rPr>
          <w:rFonts w:ascii="Calibri" w:hAnsi="Calibri" w:cs="Angsana New"/>
          <w:color w:val="FF0000"/>
          <w:cs/>
        </w:rPr>
        <w:t>)</w:t>
      </w:r>
    </w:p>
    <w:p w:rsidR="00140D6B" w:rsidRPr="005B7277" w:rsidRDefault="00FB003A">
      <w:pPr>
        <w:pStyle w:val="Default"/>
        <w:rPr>
          <w:rFonts w:ascii="Calibri" w:eastAsia="Calibri" w:hAnsi="Calibri" w:cs="Calibri"/>
          <w:color w:val="ED220B"/>
          <w:sz w:val="24"/>
          <w:szCs w:val="24"/>
          <w:u w:color="ED220B"/>
          <w:shd w:val="clear" w:color="auto" w:fill="FFFFFF"/>
        </w:rPr>
      </w:pPr>
      <w:r w:rsidRPr="005B7277">
        <w:rPr>
          <w:rFonts w:ascii="Calibri" w:eastAsia="Calibri" w:hAnsi="Calibri" w:cs="Calibri"/>
          <w:color w:val="ED220B"/>
          <w:sz w:val="24"/>
          <w:szCs w:val="24"/>
          <w:u w:color="ED220B"/>
          <w:shd w:val="clear" w:color="auto" w:fill="FFFFFF"/>
        </w:rPr>
        <w:t>ASC2018_TP40_Day1_APPENDIX01_EN</w:t>
      </w:r>
      <w:r w:rsidRPr="005B7277">
        <w:rPr>
          <w:rFonts w:ascii="Calibri" w:eastAsia="Calibri" w:hAnsi="Calibri" w:cs="Angsana New"/>
          <w:color w:val="ED220B"/>
          <w:sz w:val="24"/>
          <w:szCs w:val="24"/>
          <w:u w:color="ED220B"/>
          <w:shd w:val="clear" w:color="auto" w:fill="FFFFFF"/>
          <w:cs/>
        </w:rPr>
        <w:t>.</w:t>
      </w:r>
      <w:r w:rsidRPr="005B7277">
        <w:rPr>
          <w:rFonts w:ascii="Calibri" w:eastAsia="Calibri" w:hAnsi="Calibri" w:cs="Calibri"/>
          <w:color w:val="ED220B"/>
          <w:sz w:val="24"/>
          <w:szCs w:val="24"/>
          <w:u w:color="ED220B"/>
          <w:shd w:val="clear" w:color="auto" w:fill="FFFFFF"/>
        </w:rPr>
        <w:t xml:space="preserve">txt </w:t>
      </w:r>
      <w:r w:rsidRPr="005B7277">
        <w:rPr>
          <w:rFonts w:ascii="Calibri" w:eastAsia="Calibri" w:hAnsi="Calibri" w:cs="Calibri"/>
          <w:color w:val="ED220B"/>
          <w:sz w:val="24"/>
          <w:szCs w:val="24"/>
          <w:u w:color="ED220B"/>
          <w:shd w:val="clear" w:color="auto" w:fill="FFFFFF"/>
        </w:rPr>
        <w:tab/>
      </w:r>
      <w:r w:rsidRPr="005B7277">
        <w:rPr>
          <w:rFonts w:ascii="Calibri" w:eastAsia="Calibri" w:hAnsi="Calibri" w:cs="Calibri"/>
          <w:color w:val="ED220B"/>
          <w:sz w:val="24"/>
          <w:szCs w:val="24"/>
          <w:u w:color="ED220B"/>
          <w:shd w:val="clear" w:color="auto" w:fill="FFFFFF"/>
        </w:rPr>
        <w:tab/>
      </w:r>
      <w:r w:rsidRPr="005B7277">
        <w:rPr>
          <w:rFonts w:ascii="Calibri" w:eastAsia="Calibri" w:hAnsi="Calibri" w:cs="Angsana New"/>
          <w:color w:val="ED220B"/>
          <w:sz w:val="24"/>
          <w:szCs w:val="24"/>
          <w:u w:color="ED220B"/>
          <w:shd w:val="clear" w:color="auto" w:fill="FFFFFF"/>
          <w:cs/>
        </w:rPr>
        <w:t>(</w:t>
      </w:r>
      <w:r w:rsidRPr="005B7277">
        <w:rPr>
          <w:rFonts w:ascii="Calibri" w:eastAsia="Calibri" w:hAnsi="Calibri" w:cs="Calibri"/>
          <w:color w:val="ED220B"/>
          <w:sz w:val="24"/>
          <w:szCs w:val="24"/>
          <w:u w:color="ED220B"/>
          <w:shd w:val="clear" w:color="auto" w:fill="FFFFFF"/>
        </w:rPr>
        <w:t>text file</w:t>
      </w:r>
      <w:r w:rsidRPr="005B7277">
        <w:rPr>
          <w:rFonts w:ascii="Calibri" w:eastAsia="Calibri" w:hAnsi="Calibri" w:cs="Angsana New"/>
          <w:color w:val="ED220B"/>
          <w:sz w:val="24"/>
          <w:szCs w:val="24"/>
          <w:u w:color="ED220B"/>
          <w:shd w:val="clear" w:color="auto" w:fill="FFFFFF"/>
          <w:cs/>
        </w:rPr>
        <w:t>)</w:t>
      </w:r>
    </w:p>
    <w:p w:rsidR="00140D6B" w:rsidRPr="005B7277" w:rsidRDefault="00FB003A">
      <w:pPr>
        <w:pStyle w:val="Default"/>
        <w:rPr>
          <w:rFonts w:ascii="Calibri" w:eastAsia="Calibri" w:hAnsi="Calibri" w:cs="Calibri"/>
          <w:color w:val="ED220B"/>
          <w:sz w:val="24"/>
          <w:szCs w:val="24"/>
          <w:u w:color="ED220B"/>
          <w:shd w:val="clear" w:color="auto" w:fill="FFFFFF"/>
        </w:rPr>
      </w:pPr>
      <w:r w:rsidRPr="005B7277">
        <w:rPr>
          <w:rFonts w:ascii="Calibri" w:eastAsia="Calibri" w:hAnsi="Calibri" w:cs="Calibri"/>
          <w:color w:val="ED220B"/>
          <w:sz w:val="24"/>
          <w:szCs w:val="24"/>
          <w:u w:color="ED220B"/>
          <w:shd w:val="clear" w:color="auto" w:fill="FFFFFF"/>
        </w:rPr>
        <w:t>ASC2018_TP40_Day1_APPENDIX02_EN</w:t>
      </w:r>
      <w:r w:rsidRPr="005B7277">
        <w:rPr>
          <w:rFonts w:ascii="Calibri" w:eastAsia="Calibri" w:hAnsi="Calibri" w:cs="Calibri"/>
          <w:color w:val="ED220B"/>
          <w:sz w:val="24"/>
          <w:szCs w:val="24"/>
          <w:u w:color="ED220B"/>
          <w:shd w:val="clear" w:color="auto" w:fill="FFFFFF"/>
        </w:rPr>
        <w:tab/>
      </w:r>
      <w:r w:rsidRPr="005B7277">
        <w:rPr>
          <w:rFonts w:ascii="Calibri" w:eastAsia="Calibri" w:hAnsi="Calibri" w:cs="Calibri"/>
          <w:color w:val="ED220B"/>
          <w:sz w:val="24"/>
          <w:szCs w:val="24"/>
          <w:u w:color="ED220B"/>
          <w:shd w:val="clear" w:color="auto" w:fill="FFFFFF"/>
        </w:rPr>
        <w:tab/>
      </w:r>
      <w:r w:rsidRPr="005B7277">
        <w:rPr>
          <w:rFonts w:ascii="Calibri" w:eastAsia="Calibri" w:hAnsi="Calibri" w:cs="Angsana New"/>
          <w:color w:val="ED220B"/>
          <w:sz w:val="24"/>
          <w:szCs w:val="24"/>
          <w:u w:color="ED220B"/>
          <w:shd w:val="clear" w:color="auto" w:fill="FFFFFF"/>
          <w:cs/>
        </w:rPr>
        <w:t>(</w:t>
      </w:r>
      <w:r w:rsidRPr="005B7277">
        <w:rPr>
          <w:rFonts w:ascii="Calibri" w:eastAsia="Calibri" w:hAnsi="Calibri" w:cs="Calibri"/>
          <w:color w:val="ED220B"/>
          <w:sz w:val="24"/>
          <w:szCs w:val="24"/>
          <w:u w:color="ED220B"/>
          <w:shd w:val="clear" w:color="auto" w:fill="FFFFFF"/>
        </w:rPr>
        <w:t>image folder</w:t>
      </w:r>
      <w:r w:rsidRPr="005B7277">
        <w:rPr>
          <w:rFonts w:ascii="Calibri" w:eastAsia="Calibri" w:hAnsi="Calibri" w:cs="Angsana New"/>
          <w:color w:val="ED220B"/>
          <w:sz w:val="24"/>
          <w:szCs w:val="24"/>
          <w:u w:color="ED220B"/>
          <w:shd w:val="clear" w:color="auto" w:fill="FFFFFF"/>
          <w:cs/>
        </w:rPr>
        <w:t>)</w:t>
      </w:r>
    </w:p>
    <w:p w:rsidR="00140D6B" w:rsidRPr="005B7277" w:rsidRDefault="00140D6B">
      <w:pPr>
        <w:pStyle w:val="Default"/>
        <w:rPr>
          <w:rFonts w:ascii="Calibri" w:eastAsia="Calibri" w:hAnsi="Calibri" w:cs="Calibri"/>
          <w:color w:val="1D2028"/>
          <w:sz w:val="24"/>
          <w:szCs w:val="24"/>
          <w:u w:color="1D2028"/>
          <w:shd w:val="clear" w:color="auto" w:fill="FFFFFF"/>
        </w:rPr>
      </w:pPr>
    </w:p>
    <w:p w:rsidR="00140D6B" w:rsidRPr="005B7277" w:rsidRDefault="00FB003A">
      <w:pPr>
        <w:pStyle w:val="Body"/>
        <w:keepNext/>
        <w:outlineLvl w:val="0"/>
        <w:rPr>
          <w:ins w:id="36" w:author="arnoldsandjaja@gmail.com" w:date="2018-06-29T22:57:00Z"/>
          <w:rFonts w:ascii="Calibri" w:eastAsia="Calibri" w:hAnsi="Calibri" w:cs="Calibri"/>
          <w:b/>
          <w:bCs/>
          <w:color w:val="2948A1"/>
          <w:kern w:val="32"/>
          <w:sz w:val="52"/>
          <w:szCs w:val="52"/>
          <w:u w:color="2948A1"/>
        </w:rPr>
      </w:pPr>
      <w:ins w:id="37" w:author="arnoldsandjaja@gmail.com" w:date="2018-06-29T22:57:00Z">
        <w:r w:rsidRPr="005B7277">
          <w:rPr>
            <w:rFonts w:ascii="Calibri" w:eastAsia="Calibri" w:hAnsi="Calibri" w:cs="Calibri"/>
            <w:b/>
            <w:bCs/>
            <w:color w:val="2948A1"/>
            <w:kern w:val="32"/>
            <w:sz w:val="52"/>
            <w:szCs w:val="52"/>
            <w:u w:color="2948A1"/>
          </w:rPr>
          <w:t>INTRODUCTION</w:t>
        </w:r>
      </w:ins>
    </w:p>
    <w:p w:rsidR="00140D6B" w:rsidRPr="005B7277" w:rsidRDefault="00140D6B">
      <w:pPr>
        <w:pStyle w:val="Default"/>
        <w:rPr>
          <w:ins w:id="38" w:author="arnoldsandjaja@gmail.com" w:date="2018-06-29T22:57:00Z"/>
          <w:rFonts w:ascii="Calibri" w:eastAsia="Calibri" w:hAnsi="Calibri" w:cs="Calibri"/>
          <w:b/>
          <w:bCs/>
          <w:color w:val="1D2028"/>
          <w:sz w:val="24"/>
          <w:szCs w:val="24"/>
          <w:u w:color="1D2028"/>
          <w:shd w:val="clear" w:color="auto" w:fill="FFFFFF"/>
          <w:lang w:val="fr-FR"/>
        </w:rPr>
      </w:pPr>
    </w:p>
    <w:p w:rsidR="00140D6B" w:rsidRPr="005B7277" w:rsidRDefault="00FB003A">
      <w:pPr>
        <w:pStyle w:val="Default"/>
        <w:spacing w:line="360" w:lineRule="auto"/>
        <w:rPr>
          <w:del w:id="39" w:author="arnoldsandjaja@gmail.com" w:date="2018-06-29T22:57:00Z"/>
          <w:rFonts w:ascii="Calibri" w:eastAsia="Calibri" w:hAnsi="Calibri" w:cs="Calibri"/>
          <w:b/>
          <w:bCs/>
          <w:color w:val="1D2028"/>
          <w:sz w:val="24"/>
          <w:szCs w:val="24"/>
          <w:u w:color="1D2028"/>
          <w:shd w:val="clear" w:color="auto" w:fill="FFFFFF"/>
          <w:lang w:val="fr-FR"/>
        </w:rPr>
      </w:pPr>
      <w:del w:id="40" w:author="arnoldsandjaja@gmail.com" w:date="2018-06-29T22:57:00Z">
        <w:r w:rsidRPr="005B7277">
          <w:rPr>
            <w:rFonts w:ascii="Calibri" w:eastAsia="Calibri" w:hAnsi="Calibri" w:cs="Calibri"/>
            <w:b/>
            <w:bCs/>
            <w:color w:val="1D2028"/>
            <w:u w:color="1D2028"/>
            <w:shd w:val="clear" w:color="auto" w:fill="FFFFFF"/>
            <w:lang w:val="fr-FR"/>
          </w:rPr>
          <w:delText>Introduction</w:delText>
        </w:r>
      </w:del>
    </w:p>
    <w:p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Bangkok, one of the world's most attractive tourist destinations comprises of complex</w:t>
      </w:r>
      <w:r w:rsidRPr="005B7277">
        <w:rPr>
          <w:rFonts w:ascii="Calibri" w:eastAsia="Calibri" w:hAnsi="Calibri" w:cs="Calibri"/>
          <w:color w:val="1D2028"/>
          <w:sz w:val="24"/>
          <w:szCs w:val="24"/>
          <w:u w:color="1D2028"/>
          <w:shd w:val="clear" w:color="auto" w:fill="FFFFFF"/>
        </w:rPr>
        <w:br/>
        <w:t>multi</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layers of heritage, traditions, religions and ethnicities</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In the past, Bangkok thrived with travelers and traders from China, India and Europe who witnessed life on Chao Phraya River and canals with riverboats, rafts and rice barges</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Missionaries, diplomats and artists recorded their experience of Bangkok with overwhelming joy and delight</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Comparison between Bangkok and Venice became popular as visitors frequently viewed Bangkok as Venice of the East</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Visitors are attracted to Bangkok for leisure, warm climate, business, hospitality, cuisine, entertainment and spiritual enlightenment</w:t>
      </w:r>
      <w:r w:rsidRPr="005B7277">
        <w:rPr>
          <w:rFonts w:ascii="Calibri" w:eastAsia="Calibri" w:hAnsi="Calibri" w:cs="Angsana New"/>
          <w:color w:val="1D2028"/>
          <w:sz w:val="24"/>
          <w:szCs w:val="24"/>
          <w:u w:color="1D2028"/>
          <w:shd w:val="clear" w:color="auto" w:fill="FFFFFF"/>
          <w:cs/>
        </w:rPr>
        <w:t xml:space="preserve">. </w:t>
      </w:r>
    </w:p>
    <w:p w:rsidR="00140D6B" w:rsidRPr="005B7277" w:rsidRDefault="00140D6B">
      <w:pPr>
        <w:pStyle w:val="Default"/>
        <w:rPr>
          <w:rFonts w:ascii="Calibri" w:eastAsia="Calibri" w:hAnsi="Calibri" w:cs="Calibri"/>
          <w:color w:val="1D2028"/>
          <w:sz w:val="24"/>
          <w:szCs w:val="24"/>
          <w:u w:color="1D2028"/>
          <w:shd w:val="clear" w:color="auto" w:fill="FFFFFF"/>
        </w:rPr>
      </w:pPr>
    </w:p>
    <w:p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Bangkok as city of art and culture is full of rich tradition, creativity and contemporary art</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 xml:space="preserve">Renowned for heritage, hospitality, entertainment and gastronomy, Bangkok will serve as a grandiose venue for a new international contemporary art </w:t>
      </w:r>
      <w:r w:rsidRPr="005B7277">
        <w:rPr>
          <w:rFonts w:ascii="Calibri" w:eastAsia="Calibri" w:hAnsi="Calibri" w:cs="Calibri"/>
          <w:color w:val="1D2028"/>
          <w:sz w:val="24"/>
          <w:szCs w:val="24"/>
          <w:u w:color="1D2028"/>
          <w:shd w:val="clear" w:color="auto" w:fill="FFFFFF"/>
          <w:lang w:val="it-IT"/>
        </w:rPr>
        <w:t>festival</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b/>
          <w:bCs/>
          <w:color w:val="1D2028"/>
          <w:sz w:val="24"/>
          <w:szCs w:val="24"/>
          <w:u w:color="1D2028"/>
          <w:shd w:val="clear" w:color="auto" w:fill="FFFFFF"/>
          <w:lang w:val="it-IT"/>
        </w:rPr>
        <w:t>Bangkok Art Biennale 2018</w:t>
      </w:r>
      <w:r w:rsidRPr="005B7277">
        <w:rPr>
          <w:rFonts w:ascii="Calibri" w:eastAsia="Calibri" w:hAnsi="Calibri" w:cs="Angsana New"/>
          <w:b/>
          <w:bCs/>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 xml:space="preserve">and will take place on world famous sites along Chao Phraya River, ancient temples Wat Pho </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Temple of Reclining Buddha</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 xml:space="preserve">, Wat Arun </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Temple of Dawn</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 xml:space="preserve">, Wat Prayoon </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Temple of Iron Fence</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will be sites for cultural encounters</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Along with historic East Asiatic Company building, Bangkok Art and Culture Center and Suan Lumpini Park</w:t>
      </w:r>
      <w:r w:rsidRPr="005B7277">
        <w:rPr>
          <w:rFonts w:ascii="Calibri" w:eastAsia="Calibri" w:hAnsi="Calibri" w:cs="Angsana New"/>
          <w:color w:val="1D2028"/>
          <w:sz w:val="24"/>
          <w:szCs w:val="24"/>
          <w:u w:color="1D2028"/>
          <w:shd w:val="clear" w:color="auto" w:fill="FFFFFF"/>
          <w:cs/>
        </w:rPr>
        <w:t>.</w:t>
      </w:r>
    </w:p>
    <w:p w:rsidR="00140D6B" w:rsidRPr="005B7277" w:rsidRDefault="00140D6B">
      <w:pPr>
        <w:pStyle w:val="Default"/>
        <w:rPr>
          <w:rFonts w:ascii="Calibri" w:eastAsia="Calibri" w:hAnsi="Calibri" w:cs="Calibri"/>
          <w:color w:val="1D2028"/>
          <w:sz w:val="24"/>
          <w:szCs w:val="24"/>
          <w:u w:color="1D2028"/>
          <w:shd w:val="clear" w:color="auto" w:fill="FFFFFF"/>
        </w:rPr>
      </w:pPr>
    </w:p>
    <w:p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The Bangkok Art Biennale has met a great international echo</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This is reflected in the support of foreign embassies and their cultural institutions in Bangkok</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The ambassador of Japan has pledged important support, particularly through the Japan Foundation</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The Italian, Russian and Turkish ambassadors are very pleased that we will host this contemporary art event</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Australia, as part of its Asian policy, will also contribute and support</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France, with the Institute</w:t>
      </w:r>
      <w:r w:rsidRPr="005B7277">
        <w:rPr>
          <w:rFonts w:ascii="Calibri" w:eastAsia="Calibri" w:hAnsi="Calibri" w:cs="Calibri"/>
          <w:color w:val="1D2028"/>
          <w:sz w:val="24"/>
          <w:szCs w:val="24"/>
          <w:u w:color="1D2028"/>
          <w:shd w:val="clear" w:color="auto" w:fill="FFFFFF"/>
          <w:lang w:val="fr-FR"/>
        </w:rPr>
        <w:t xml:space="preserve"> Fran</w:t>
      </w:r>
      <w:r w:rsidRPr="005B7277">
        <w:rPr>
          <w:rFonts w:ascii="Calibri" w:eastAsia="Calibri" w:hAnsi="Calibri" w:cs="Calibri"/>
          <w:color w:val="1D2028"/>
          <w:sz w:val="24"/>
          <w:szCs w:val="24"/>
          <w:u w:color="1D2028"/>
          <w:shd w:val="clear" w:color="auto" w:fill="FFFFFF"/>
          <w:lang w:val="pt-PT"/>
        </w:rPr>
        <w:t>ç</w:t>
      </w:r>
      <w:r w:rsidRPr="005B7277">
        <w:rPr>
          <w:rFonts w:ascii="Calibri" w:eastAsia="Calibri" w:hAnsi="Calibri" w:cs="Calibri"/>
          <w:color w:val="1D2028"/>
          <w:sz w:val="24"/>
          <w:szCs w:val="24"/>
          <w:u w:color="1D2028"/>
          <w:shd w:val="clear" w:color="auto" w:fill="FFFFFF"/>
        </w:rPr>
        <w:t>ais de Paris and the Alliance Françoise de Bangkok, like Germany with the Goethe Institute will be involved</w:t>
      </w:r>
      <w:r w:rsidRPr="005B7277">
        <w:rPr>
          <w:rFonts w:ascii="Calibri" w:eastAsia="Calibri" w:hAnsi="Calibri" w:cs="Angsana New"/>
          <w:color w:val="1D2028"/>
          <w:sz w:val="24"/>
          <w:szCs w:val="24"/>
          <w:u w:color="1D2028"/>
          <w:shd w:val="clear" w:color="auto" w:fill="FFFFFF"/>
          <w:cs/>
        </w:rPr>
        <w:t>.</w:t>
      </w:r>
    </w:p>
    <w:p w:rsidR="00140D6B" w:rsidRPr="005B7277" w:rsidRDefault="00140D6B">
      <w:pPr>
        <w:pStyle w:val="Default"/>
        <w:rPr>
          <w:ins w:id="41" w:author="arnoldsandjaja@gmail.com" w:date="2018-06-29T22:57:00Z"/>
          <w:rFonts w:ascii="Calibri" w:eastAsia="Calibri" w:hAnsi="Calibri" w:cs="Calibri"/>
          <w:color w:val="1D2028"/>
          <w:sz w:val="24"/>
          <w:szCs w:val="24"/>
          <w:u w:color="1D2028"/>
          <w:shd w:val="clear" w:color="auto" w:fill="FFFFFF"/>
        </w:rPr>
      </w:pPr>
    </w:p>
    <w:p w:rsidR="00140D6B" w:rsidRPr="005B7277" w:rsidRDefault="00140D6B">
      <w:pPr>
        <w:pStyle w:val="Default"/>
        <w:rPr>
          <w:ins w:id="42" w:author="arnoldsandjaja@gmail.com" w:date="2018-06-29T22:57:00Z"/>
          <w:rFonts w:ascii="Calibri" w:eastAsia="Calibri" w:hAnsi="Calibri" w:cs="Calibri"/>
          <w:color w:val="1D2028"/>
          <w:sz w:val="24"/>
          <w:szCs w:val="24"/>
          <w:u w:color="1D2028"/>
          <w:shd w:val="clear" w:color="auto" w:fill="FFFFFF"/>
        </w:rPr>
      </w:pPr>
    </w:p>
    <w:p w:rsidR="00140D6B" w:rsidRPr="005B7277" w:rsidRDefault="00FB003A">
      <w:pPr>
        <w:pStyle w:val="Body"/>
        <w:rPr>
          <w:rFonts w:ascii="Calibri" w:hAnsi="Calibri"/>
        </w:rPr>
      </w:pPr>
      <w:ins w:id="43" w:author="Ass.Prof Supitchaya Khemthong" w:date="2411-12-31T23:59:00Z">
        <w:r w:rsidRPr="005B7277">
          <w:rPr>
            <w:rFonts w:ascii="Calibri" w:eastAsia="Calibri" w:hAnsi="Calibri" w:cs="Angsana New"/>
            <w:color w:val="1D2028"/>
            <w:u w:color="1D2028"/>
            <w:shd w:val="clear" w:color="auto" w:fill="FFFFFF"/>
            <w:cs/>
          </w:rPr>
          <w:br w:type="page"/>
        </w:r>
      </w:ins>
    </w:p>
    <w:p w:rsidR="00140D6B" w:rsidRPr="005B7277" w:rsidRDefault="00140D6B">
      <w:pPr>
        <w:pStyle w:val="Default"/>
        <w:rPr>
          <w:rFonts w:ascii="Calibri" w:eastAsia="Calibri" w:hAnsi="Calibri" w:cs="Calibri"/>
          <w:color w:val="1D2028"/>
          <w:sz w:val="24"/>
          <w:szCs w:val="24"/>
          <w:u w:color="1D2028"/>
          <w:shd w:val="clear" w:color="auto" w:fill="FFFFFF"/>
        </w:rPr>
      </w:pPr>
    </w:p>
    <w:p w:rsidR="00140D6B" w:rsidRPr="005B7277" w:rsidRDefault="00FB003A">
      <w:pPr>
        <w:pStyle w:val="Body"/>
        <w:keepNext/>
        <w:outlineLvl w:val="0"/>
        <w:rPr>
          <w:ins w:id="44" w:author="arnoldsandjaja@gmail.com" w:date="2018-06-29T22:57:00Z"/>
          <w:rFonts w:ascii="Calibri" w:eastAsia="Calibri" w:hAnsi="Calibri" w:cs="Calibri"/>
          <w:b/>
          <w:bCs/>
          <w:color w:val="2948A1"/>
          <w:kern w:val="32"/>
          <w:sz w:val="52"/>
          <w:szCs w:val="52"/>
          <w:u w:color="2948A1"/>
        </w:rPr>
      </w:pPr>
      <w:ins w:id="45" w:author="arnoldsandjaja@gmail.com" w:date="2018-06-29T22:57:00Z">
        <w:r w:rsidRPr="005B7277">
          <w:rPr>
            <w:rFonts w:ascii="Calibri" w:eastAsia="Calibri" w:hAnsi="Calibri" w:cs="Calibri"/>
            <w:b/>
            <w:bCs/>
            <w:color w:val="2948A1"/>
            <w:kern w:val="32"/>
            <w:sz w:val="52"/>
            <w:szCs w:val="52"/>
            <w:u w:color="2948A1"/>
          </w:rPr>
          <w:t>DESCRIPTION OF PROJECT AND TASKS</w:t>
        </w:r>
      </w:ins>
    </w:p>
    <w:p w:rsidR="00140D6B" w:rsidRPr="005B7277" w:rsidRDefault="00140D6B">
      <w:pPr>
        <w:pStyle w:val="Default"/>
        <w:rPr>
          <w:ins w:id="46" w:author="arnoldsandjaja@gmail.com" w:date="2018-06-29T22:57:00Z"/>
          <w:rFonts w:ascii="Calibri" w:eastAsia="Calibri" w:hAnsi="Calibri" w:cs="Calibri"/>
          <w:b/>
          <w:bCs/>
          <w:color w:val="1D2028"/>
          <w:sz w:val="24"/>
          <w:szCs w:val="24"/>
          <w:u w:color="1D2028"/>
          <w:shd w:val="clear" w:color="auto" w:fill="FFFFFF"/>
        </w:rPr>
      </w:pPr>
    </w:p>
    <w:p w:rsidR="00140D6B" w:rsidRPr="005B7277" w:rsidRDefault="00FB003A">
      <w:pPr>
        <w:pStyle w:val="Default"/>
        <w:spacing w:line="360" w:lineRule="auto"/>
        <w:rPr>
          <w:del w:id="47" w:author="arnoldsandjaja@gmail.com" w:date="2018-06-29T22:57:00Z"/>
          <w:rFonts w:ascii="Calibri" w:eastAsia="Calibri" w:hAnsi="Calibri" w:cs="Calibri"/>
          <w:color w:val="1D2028"/>
          <w:sz w:val="24"/>
          <w:szCs w:val="24"/>
          <w:u w:color="1D2028"/>
          <w:shd w:val="clear" w:color="auto" w:fill="FFFFFF"/>
        </w:rPr>
      </w:pPr>
      <w:del w:id="48" w:author="arnoldsandjaja@gmail.com" w:date="2018-06-29T22:57:00Z">
        <w:r w:rsidRPr="005B7277">
          <w:rPr>
            <w:rFonts w:ascii="Calibri" w:eastAsia="Calibri" w:hAnsi="Calibri" w:cs="Calibri"/>
            <w:b/>
            <w:bCs/>
            <w:color w:val="1D2028"/>
            <w:u w:color="1D2028"/>
            <w:shd w:val="clear" w:color="auto" w:fill="FFFFFF"/>
          </w:rPr>
          <w:delText>Description of project and tasks</w:delText>
        </w:r>
      </w:del>
    </w:p>
    <w:p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An international contemporary art festival</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b/>
          <w:bCs/>
          <w:color w:val="1D2028"/>
          <w:sz w:val="24"/>
          <w:szCs w:val="24"/>
          <w:u w:color="1D2028"/>
          <w:shd w:val="clear" w:color="auto" w:fill="FFFFFF"/>
          <w:lang w:val="it-IT"/>
        </w:rPr>
        <w:t>Bangkok Art Biennale 2018</w:t>
      </w:r>
      <w:r w:rsidRPr="005B7277">
        <w:rPr>
          <w:rFonts w:ascii="Calibri" w:eastAsia="Calibri" w:hAnsi="Calibri" w:cs="Calibri"/>
          <w:color w:val="1D2028"/>
          <w:sz w:val="24"/>
          <w:szCs w:val="24"/>
          <w:u w:color="1D2028"/>
          <w:shd w:val="clear" w:color="auto" w:fill="FFFFFF"/>
        </w:rPr>
        <w:t xml:space="preserve"> will be the first biennale in Bangkok and a new alluring destination for international art scene</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Artists, art enthusiasts, writers and media converge in Bangkok for creative encounters that will be held from 19 October 2018 to 3</w:t>
      </w:r>
      <w:r w:rsidRPr="005B7277">
        <w:rPr>
          <w:rFonts w:ascii="Calibri" w:eastAsia="Calibri" w:hAnsi="Calibri" w:cs="Angsana New"/>
          <w:b/>
          <w:bCs/>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February 2019 in cooperation with international advisers and artists</w:t>
      </w:r>
      <w:r w:rsidRPr="005B7277">
        <w:rPr>
          <w:rFonts w:ascii="Calibri" w:eastAsia="Calibri" w:hAnsi="Calibri" w:cs="Angsana New"/>
          <w:color w:val="1D2028"/>
          <w:sz w:val="24"/>
          <w:szCs w:val="24"/>
          <w:u w:color="1D2028"/>
          <w:shd w:val="clear" w:color="auto" w:fill="FFFFFF"/>
          <w:cs/>
        </w:rPr>
        <w:t>.</w:t>
      </w:r>
    </w:p>
    <w:p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 xml:space="preserve">This event is arranged by </w:t>
      </w:r>
      <w:r w:rsidRPr="005B7277">
        <w:rPr>
          <w:rFonts w:ascii="Calibri" w:eastAsia="Calibri" w:hAnsi="Calibri" w:cs="Calibri"/>
          <w:color w:val="1D2028"/>
          <w:sz w:val="24"/>
          <w:szCs w:val="24"/>
          <w:u w:color="1D2028"/>
          <w:shd w:val="clear" w:color="auto" w:fill="FFFFFF"/>
          <w:lang w:val="it-IT"/>
        </w:rPr>
        <w:t>Bangkok Art Biennale Foundation</w:t>
      </w:r>
      <w:r w:rsidRPr="005B7277">
        <w:rPr>
          <w:rFonts w:ascii="Calibri" w:eastAsia="Calibri" w:hAnsi="Calibri" w:cs="Calibri"/>
          <w:color w:val="1D2028"/>
          <w:sz w:val="24"/>
          <w:szCs w:val="24"/>
          <w:u w:color="1D2028"/>
          <w:shd w:val="clear" w:color="auto" w:fill="FFFFFF"/>
        </w:rPr>
        <w:t xml:space="preserve">, known as </w:t>
      </w:r>
      <w:r w:rsidRPr="005B7277">
        <w:rPr>
          <w:rFonts w:ascii="Calibri" w:eastAsia="Calibri" w:hAnsi="Calibri" w:cs="Calibri"/>
          <w:b/>
          <w:bCs/>
          <w:color w:val="1D2028"/>
          <w:sz w:val="24"/>
          <w:szCs w:val="24"/>
          <w:u w:color="1D2028"/>
          <w:shd w:val="clear" w:color="auto" w:fill="FFFFFF"/>
        </w:rPr>
        <w:t>BAB</w:t>
      </w:r>
      <w:r w:rsidRPr="005B7277">
        <w:rPr>
          <w:rFonts w:ascii="Calibri" w:eastAsia="Calibri" w:hAnsi="Calibri" w:cs="Calibri"/>
          <w:color w:val="1D2028"/>
          <w:sz w:val="24"/>
          <w:szCs w:val="24"/>
          <w:u w:color="1D2028"/>
          <w:shd w:val="clear" w:color="auto" w:fill="FFFFFF"/>
        </w:rPr>
        <w:t>, is a non</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profit foundation that has mission to engage and inspire diverse Thai, ASEAN and international audiences by</w:t>
      </w:r>
    </w:p>
    <w:p w:rsidR="00140D6B" w:rsidRPr="005B7277" w:rsidRDefault="00FB003A">
      <w:pPr>
        <w:pStyle w:val="Default"/>
        <w:numPr>
          <w:ilvl w:val="0"/>
          <w:numId w:val="2"/>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Organizes and contributes to contemporary art experiences for diverse audiences such as conferences, workshop, guided visits and publication</w:t>
      </w:r>
      <w:r w:rsidRPr="005B7277">
        <w:rPr>
          <w:rFonts w:ascii="Calibri" w:eastAsia="Calibri" w:hAnsi="Calibri" w:cs="Angsana New"/>
          <w:color w:val="1D2028"/>
          <w:sz w:val="24"/>
          <w:szCs w:val="24"/>
          <w:u w:color="1D2028"/>
          <w:shd w:val="clear" w:color="auto" w:fill="FFFFFF"/>
          <w:cs/>
        </w:rPr>
        <w:t>.</w:t>
      </w:r>
    </w:p>
    <w:p w:rsidR="00140D6B" w:rsidRPr="005B7277" w:rsidRDefault="00FB003A">
      <w:pPr>
        <w:pStyle w:val="Default"/>
        <w:numPr>
          <w:ilvl w:val="0"/>
          <w:numId w:val="2"/>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Develops and maintains high</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profile art activities that promote Bangkok as leading contemporary art destination</w:t>
      </w:r>
      <w:r w:rsidRPr="005B7277">
        <w:rPr>
          <w:rFonts w:ascii="Calibri" w:eastAsia="Calibri" w:hAnsi="Calibri" w:cs="Angsana New"/>
          <w:color w:val="1D2028"/>
          <w:sz w:val="24"/>
          <w:szCs w:val="24"/>
          <w:u w:color="1D2028"/>
          <w:shd w:val="clear" w:color="auto" w:fill="FFFFFF"/>
          <w:cs/>
        </w:rPr>
        <w:t>.</w:t>
      </w:r>
    </w:p>
    <w:p w:rsidR="00140D6B" w:rsidRPr="005B7277" w:rsidRDefault="00FB003A">
      <w:pPr>
        <w:pStyle w:val="Default"/>
        <w:numPr>
          <w:ilvl w:val="0"/>
          <w:numId w:val="2"/>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Provide training, art programs and human resource development for students and volunteers</w:t>
      </w:r>
      <w:r w:rsidRPr="005B7277">
        <w:rPr>
          <w:rFonts w:ascii="Calibri" w:eastAsia="Calibri" w:hAnsi="Calibri" w:cs="Angsana New"/>
          <w:color w:val="1D2028"/>
          <w:sz w:val="24"/>
          <w:szCs w:val="24"/>
          <w:u w:color="1D2028"/>
          <w:shd w:val="clear" w:color="auto" w:fill="FFFFFF"/>
          <w:cs/>
        </w:rPr>
        <w:t>.</w:t>
      </w:r>
    </w:p>
    <w:p w:rsidR="00140D6B" w:rsidRPr="005B7277" w:rsidRDefault="00FB003A">
      <w:pPr>
        <w:pStyle w:val="Default"/>
        <w:numPr>
          <w:ilvl w:val="0"/>
          <w:numId w:val="2"/>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Supports and produces relevant artistic and creative projects by Thai</w:t>
      </w:r>
      <w:r w:rsidRPr="005B7277">
        <w:rPr>
          <w:rFonts w:ascii="Calibri" w:eastAsia="Calibri" w:hAnsi="Calibri" w:cs="Angsana New"/>
          <w:color w:val="1D2028"/>
          <w:sz w:val="24"/>
          <w:szCs w:val="24"/>
          <w:u w:color="1D2028"/>
          <w:shd w:val="clear" w:color="auto" w:fill="FFFFFF"/>
          <w:cs/>
        </w:rPr>
        <w:t>.</w:t>
      </w:r>
    </w:p>
    <w:p w:rsidR="00140D6B" w:rsidRPr="005B7277" w:rsidRDefault="00FB003A">
      <w:pPr>
        <w:pStyle w:val="Default"/>
        <w:numPr>
          <w:ilvl w:val="0"/>
          <w:numId w:val="2"/>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Support for Thai talent in contemporary art to participate in biennales</w:t>
      </w:r>
      <w:r w:rsidRPr="005B7277">
        <w:rPr>
          <w:rFonts w:ascii="Calibri" w:eastAsia="Calibri" w:hAnsi="Calibri" w:cs="Angsana New"/>
          <w:color w:val="1D2028"/>
          <w:sz w:val="24"/>
          <w:szCs w:val="24"/>
          <w:u w:color="1D2028"/>
          <w:shd w:val="clear" w:color="auto" w:fill="FFFFFF"/>
          <w:cs/>
        </w:rPr>
        <w:t>.</w:t>
      </w:r>
    </w:p>
    <w:p w:rsidR="00140D6B" w:rsidRPr="005B7277" w:rsidRDefault="00140D6B">
      <w:pPr>
        <w:pStyle w:val="Default"/>
        <w:rPr>
          <w:rFonts w:ascii="Calibri" w:eastAsia="Calibri" w:hAnsi="Calibri" w:cs="Calibri"/>
          <w:color w:val="1D2028"/>
          <w:sz w:val="24"/>
          <w:szCs w:val="24"/>
          <w:u w:color="1D2028"/>
          <w:shd w:val="clear" w:color="auto" w:fill="FFFFFF"/>
        </w:rPr>
      </w:pPr>
    </w:p>
    <w:p w:rsidR="00140D6B" w:rsidRPr="005B7277" w:rsidRDefault="00FB003A">
      <w:pPr>
        <w:pStyle w:val="Body"/>
        <w:keepNext/>
        <w:outlineLvl w:val="2"/>
        <w:rPr>
          <w:ins w:id="49" w:author="arnoldsandjaja@gmail.com" w:date="2018-06-29T22:58:00Z"/>
          <w:rFonts w:ascii="Calibri" w:eastAsia="Calibri" w:hAnsi="Calibri" w:cs="Calibri"/>
          <w:b/>
          <w:bCs/>
          <w:sz w:val="40"/>
          <w:szCs w:val="40"/>
        </w:rPr>
      </w:pPr>
      <w:ins w:id="50" w:author="arnoldsandjaja@gmail.com" w:date="2018-06-29T22:58:00Z">
        <w:r w:rsidRPr="005B7277">
          <w:rPr>
            <w:rFonts w:ascii="Calibri" w:eastAsia="Calibri" w:hAnsi="Calibri" w:cs="Calibri"/>
            <w:b/>
            <w:bCs/>
            <w:sz w:val="40"/>
            <w:szCs w:val="40"/>
          </w:rPr>
          <w:t>Project</w:t>
        </w:r>
        <w:r w:rsidRPr="005B7277">
          <w:rPr>
            <w:rFonts w:ascii="Calibri" w:eastAsia="Calibri" w:hAnsi="Calibri" w:cs="Angsana New"/>
            <w:b/>
            <w:bCs/>
            <w:sz w:val="40"/>
            <w:szCs w:val="40"/>
            <w:cs/>
          </w:rPr>
          <w:t>:</w:t>
        </w:r>
      </w:ins>
    </w:p>
    <w:p w:rsidR="00140D6B" w:rsidRPr="005B7277" w:rsidRDefault="00140D6B">
      <w:pPr>
        <w:pStyle w:val="Default"/>
        <w:rPr>
          <w:ins w:id="51" w:author="arnoldsandjaja@gmail.com" w:date="2018-06-29T22:58:00Z"/>
          <w:rFonts w:ascii="Calibri" w:eastAsia="Calibri" w:hAnsi="Calibri" w:cs="Calibri"/>
          <w:color w:val="1D2028"/>
          <w:sz w:val="24"/>
          <w:szCs w:val="24"/>
          <w:u w:color="1D2028"/>
          <w:shd w:val="clear" w:color="auto" w:fill="FFFFFF"/>
        </w:rPr>
      </w:pPr>
    </w:p>
    <w:p w:rsidR="00140D6B" w:rsidRPr="005B7277" w:rsidRDefault="00FB003A">
      <w:pPr>
        <w:pStyle w:val="Default"/>
        <w:rPr>
          <w:del w:id="52" w:author="arnoldsandjaja@gmail.com" w:date="2018-06-29T22:58:00Z"/>
          <w:rFonts w:ascii="Calibri" w:eastAsia="Calibri" w:hAnsi="Calibri" w:cs="Calibri"/>
          <w:color w:val="1D2028"/>
          <w:sz w:val="24"/>
          <w:szCs w:val="24"/>
          <w:u w:color="1D2028"/>
          <w:shd w:val="clear" w:color="auto" w:fill="FFFFFF"/>
        </w:rPr>
      </w:pPr>
      <w:del w:id="53" w:author="arnoldsandjaja@gmail.com" w:date="2018-06-29T22:58:00Z">
        <w:r w:rsidRPr="005B7277">
          <w:rPr>
            <w:rFonts w:ascii="Calibri" w:eastAsia="Calibri" w:hAnsi="Calibri" w:cs="Calibri"/>
            <w:color w:val="1D2028"/>
            <w:u w:color="1D2028"/>
            <w:shd w:val="clear" w:color="auto" w:fill="FFFFFF"/>
          </w:rPr>
          <w:delText>Tasks</w:delText>
        </w:r>
        <w:r w:rsidRPr="005B7277">
          <w:rPr>
            <w:rFonts w:ascii="Calibri" w:eastAsia="Calibri" w:hAnsi="Calibri" w:cs="Angsana New"/>
            <w:color w:val="1D2028"/>
            <w:u w:color="1D2028"/>
            <w:shd w:val="clear" w:color="auto" w:fill="FFFFFF"/>
            <w:cs/>
          </w:rPr>
          <w:delText>:</w:delText>
        </w:r>
      </w:del>
    </w:p>
    <w:p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ab/>
        <w:t>1</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Create a logo</w:t>
      </w:r>
    </w:p>
    <w:p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ab/>
        <w:t>2</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 xml:space="preserve">Create a 16 pages style guide </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 xml:space="preserve">Corporate </w:t>
      </w:r>
      <w:del w:id="54" w:author="Ass.Prof Supitchaya Khemthong" w:date="2018-07-13T15:21:00Z">
        <w:r w:rsidRPr="005B7277">
          <w:rPr>
            <w:rFonts w:ascii="Calibri" w:eastAsia="Calibri" w:hAnsi="Calibri" w:cs="Calibri"/>
            <w:color w:val="1D2028"/>
            <w:sz w:val="24"/>
            <w:szCs w:val="24"/>
            <w:u w:color="1D2028"/>
            <w:shd w:val="clear" w:color="auto" w:fill="FFFFFF"/>
          </w:rPr>
          <w:delText xml:space="preserve">Identity </w:delText>
        </w:r>
      </w:del>
      <w:r w:rsidRPr="005B7277">
        <w:rPr>
          <w:rFonts w:ascii="Calibri" w:eastAsia="Calibri" w:hAnsi="Calibri" w:cs="Calibri"/>
          <w:color w:val="1D2028"/>
          <w:sz w:val="24"/>
          <w:szCs w:val="24"/>
          <w:u w:color="1D2028"/>
          <w:shd w:val="clear" w:color="auto" w:fill="FFFFFF"/>
        </w:rPr>
        <w:t>Manual</w:t>
      </w:r>
      <w:r w:rsidRPr="005B7277">
        <w:rPr>
          <w:rFonts w:ascii="Calibri" w:eastAsia="Calibri" w:hAnsi="Calibri" w:cs="Angsana New"/>
          <w:color w:val="1D2028"/>
          <w:sz w:val="24"/>
          <w:szCs w:val="24"/>
          <w:u w:color="1D2028"/>
          <w:shd w:val="clear" w:color="auto" w:fill="FFFFFF"/>
          <w:cs/>
        </w:rPr>
        <w:t>)</w:t>
      </w:r>
    </w:p>
    <w:p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ab/>
        <w:t>3</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Create a series of 3 accreditation badges</w:t>
      </w:r>
    </w:p>
    <w:p w:rsidR="00140D6B" w:rsidRPr="005B7277" w:rsidRDefault="00140D6B">
      <w:pPr>
        <w:pStyle w:val="Default"/>
        <w:rPr>
          <w:ins w:id="55" w:author="arnoldsandjaja@gmail.com" w:date="2018-06-29T22:58:00Z"/>
          <w:rFonts w:ascii="Calibri" w:eastAsia="Calibri" w:hAnsi="Calibri" w:cs="Calibri"/>
          <w:color w:val="1D2028"/>
          <w:sz w:val="24"/>
          <w:szCs w:val="24"/>
          <w:u w:color="1D2028"/>
          <w:shd w:val="clear" w:color="auto" w:fill="FFFFFF"/>
        </w:rPr>
      </w:pPr>
    </w:p>
    <w:p w:rsidR="00140D6B" w:rsidRPr="005B7277" w:rsidRDefault="00FB003A">
      <w:pPr>
        <w:pStyle w:val="Body"/>
        <w:keepNext/>
        <w:outlineLvl w:val="2"/>
        <w:rPr>
          <w:ins w:id="56" w:author="arnoldsandjaja@gmail.com" w:date="2018-06-29T22:58:00Z"/>
          <w:rFonts w:ascii="Calibri" w:eastAsia="Calibri" w:hAnsi="Calibri" w:cs="Calibri"/>
          <w:b/>
          <w:bCs/>
          <w:sz w:val="40"/>
          <w:szCs w:val="40"/>
        </w:rPr>
      </w:pPr>
      <w:ins w:id="57" w:author="arnoldsandjaja@gmail.com" w:date="2018-06-29T22:58:00Z">
        <w:r w:rsidRPr="005B7277">
          <w:rPr>
            <w:rFonts w:ascii="Calibri" w:eastAsia="Calibri" w:hAnsi="Calibri" w:cs="Calibri"/>
            <w:b/>
            <w:bCs/>
            <w:sz w:val="40"/>
            <w:szCs w:val="40"/>
          </w:rPr>
          <w:t>Target group</w:t>
        </w:r>
        <w:r w:rsidRPr="005B7277">
          <w:rPr>
            <w:rFonts w:ascii="Calibri" w:hAnsi="Calibri" w:cs="Angsana New"/>
            <w:b/>
            <w:bCs/>
            <w:sz w:val="40"/>
            <w:szCs w:val="40"/>
            <w:rtl/>
            <w:cs/>
            <w:lang w:val="ar-SA"/>
          </w:rPr>
          <w:t>:</w:t>
        </w:r>
      </w:ins>
    </w:p>
    <w:p w:rsidR="00140D6B" w:rsidRPr="005B7277" w:rsidRDefault="00FB003A" w:rsidP="008E6CAC">
      <w:pPr>
        <w:rPr>
          <w:rFonts w:ascii="Calibri" w:hAnsi="Calibri"/>
          <w:sz w:val="24"/>
        </w:rPr>
      </w:pPr>
      <w:ins w:id="58" w:author="arnoldsandjaja@gmail.com" w:date="2018-06-29T22:58:00Z">
        <w:del w:id="59" w:author="Ass.Prof Supitchaya Khemthong" w:date="2018-07-13T15:21:00Z">
          <w:r w:rsidRPr="005B7277">
            <w:rPr>
              <w:rFonts w:ascii="Calibri" w:hAnsi="Calibri"/>
              <w:sz w:val="24"/>
            </w:rPr>
            <w:delText>Target audience</w:delText>
          </w:r>
          <w:r w:rsidRPr="005B7277">
            <w:rPr>
              <w:rFonts w:ascii="Calibri" w:hAnsi="Calibri" w:cs="Angsana New"/>
              <w:sz w:val="24"/>
              <w:cs/>
            </w:rPr>
            <w:delText xml:space="preserve">: </w:delText>
          </w:r>
        </w:del>
        <w:r w:rsidRPr="005B7277">
          <w:rPr>
            <w:rFonts w:ascii="Calibri" w:hAnsi="Calibri"/>
            <w:sz w:val="24"/>
          </w:rPr>
          <w:t>People who interested in contemporary art, artists, columnists and tourists</w:t>
        </w:r>
        <w:r w:rsidRPr="005B7277">
          <w:rPr>
            <w:rFonts w:ascii="Calibri" w:hAnsi="Calibri" w:cs="Angsana New"/>
            <w:sz w:val="24"/>
            <w:cs/>
          </w:rPr>
          <w:t>.</w:t>
        </w:r>
      </w:ins>
    </w:p>
    <w:p w:rsidR="00140D6B" w:rsidRPr="005B7277" w:rsidRDefault="00FB003A" w:rsidP="00FB003A">
      <w:pPr>
        <w:rPr>
          <w:rFonts w:ascii="Calibri" w:hAnsi="Calibri"/>
        </w:rPr>
      </w:pPr>
      <w:ins w:id="60" w:author="arnoldsandjaja@gmail.com" w:date="2018-06-29T22:58:00Z">
        <w:r w:rsidRPr="005B7277">
          <w:rPr>
            <w:rFonts w:ascii="Calibri" w:eastAsia="Calibri" w:hAnsi="Calibri" w:cs="Angsana New"/>
            <w:b/>
            <w:bCs/>
            <w:color w:val="FF0000"/>
            <w:kern w:val="32"/>
            <w:sz w:val="36"/>
            <w:szCs w:val="36"/>
            <w:u w:color="FF0000"/>
            <w:cs/>
          </w:rPr>
          <w:br w:type="page"/>
        </w:r>
      </w:ins>
    </w:p>
    <w:p w:rsidR="00140D6B" w:rsidRPr="005B7277" w:rsidRDefault="00FB003A">
      <w:pPr>
        <w:pStyle w:val="Body"/>
        <w:keepNext/>
        <w:outlineLvl w:val="0"/>
        <w:rPr>
          <w:ins w:id="61" w:author="arnoldsandjaja@gmail.com" w:date="2018-06-29T22:58:00Z"/>
          <w:rFonts w:ascii="Calibri" w:eastAsia="Calibri" w:hAnsi="Calibri" w:cs="Calibri"/>
          <w:b/>
          <w:bCs/>
          <w:kern w:val="32"/>
          <w:sz w:val="36"/>
          <w:szCs w:val="36"/>
        </w:rPr>
      </w:pPr>
      <w:ins w:id="62" w:author="arnoldsandjaja@gmail.com" w:date="2018-06-29T22:58:00Z">
        <w:r w:rsidRPr="005B7277">
          <w:rPr>
            <w:rFonts w:ascii="Calibri" w:eastAsia="Calibri" w:hAnsi="Calibri" w:cs="Calibri"/>
            <w:b/>
            <w:bCs/>
            <w:color w:val="2948A1"/>
            <w:kern w:val="32"/>
            <w:sz w:val="36"/>
            <w:szCs w:val="36"/>
            <w:u w:color="2948A1"/>
          </w:rPr>
          <w:lastRenderedPageBreak/>
          <w:t>INSTRUCTIONS TO THE COMPETITOR</w:t>
        </w:r>
      </w:ins>
    </w:p>
    <w:p w:rsidR="00140D6B" w:rsidRPr="005B7277" w:rsidRDefault="00140D6B">
      <w:pPr>
        <w:pStyle w:val="Default"/>
        <w:rPr>
          <w:del w:id="63" w:author="arnoldsandjaja@gmail.com" w:date="2018-06-29T22:58:00Z"/>
          <w:rFonts w:ascii="Calibri" w:eastAsia="Calibri" w:hAnsi="Calibri" w:cs="Calibri"/>
          <w:color w:val="1D2028"/>
          <w:sz w:val="24"/>
          <w:szCs w:val="24"/>
          <w:u w:color="1D2028"/>
          <w:shd w:val="clear" w:color="auto" w:fill="FFFFFF"/>
        </w:rPr>
      </w:pPr>
    </w:p>
    <w:p w:rsidR="00140D6B" w:rsidRPr="005B7277" w:rsidRDefault="00140D6B">
      <w:pPr>
        <w:pStyle w:val="Default"/>
        <w:rPr>
          <w:ins w:id="64" w:author="arnoldsandjaja@gmail.com" w:date="2018-06-29T22:58:00Z"/>
          <w:rFonts w:ascii="Calibri" w:eastAsia="Calibri" w:hAnsi="Calibri" w:cs="Calibri"/>
          <w:color w:val="1D2028"/>
          <w:sz w:val="24"/>
          <w:szCs w:val="24"/>
          <w:u w:color="1D2028"/>
          <w:shd w:val="clear" w:color="auto" w:fill="FFFFFF"/>
        </w:rPr>
      </w:pPr>
    </w:p>
    <w:p w:rsidR="00140D6B" w:rsidRPr="005B7277" w:rsidRDefault="00FB003A">
      <w:pPr>
        <w:pStyle w:val="Default"/>
        <w:spacing w:line="360" w:lineRule="auto"/>
        <w:rPr>
          <w:del w:id="65" w:author="arnoldsandjaja@gmail.com" w:date="2018-06-29T22:58:00Z"/>
          <w:rFonts w:ascii="Calibri" w:eastAsia="Calibri" w:hAnsi="Calibri" w:cs="Calibri"/>
          <w:b/>
          <w:bCs/>
          <w:color w:val="1D2028"/>
          <w:sz w:val="24"/>
          <w:szCs w:val="24"/>
          <w:u w:color="1D2028"/>
          <w:shd w:val="clear" w:color="auto" w:fill="FFFFFF"/>
        </w:rPr>
      </w:pPr>
      <w:del w:id="66" w:author="arnoldsandjaja@gmail.com" w:date="2018-06-29T22:58:00Z">
        <w:r w:rsidRPr="005B7277">
          <w:rPr>
            <w:rFonts w:ascii="Calibri" w:eastAsia="Calibri" w:hAnsi="Calibri" w:cs="Calibri"/>
            <w:b/>
            <w:bCs/>
            <w:color w:val="1D2028"/>
            <w:u w:color="1D2028"/>
            <w:shd w:val="clear" w:color="auto" w:fill="FFFFFF"/>
          </w:rPr>
          <w:delText>Instructions to the Competitor</w:delText>
        </w:r>
      </w:del>
    </w:p>
    <w:p w:rsidR="00140D6B" w:rsidRPr="005B7277" w:rsidRDefault="00FB003A" w:rsidP="00DB1464">
      <w:pPr>
        <w:pStyle w:val="Default"/>
        <w:numPr>
          <w:ilvl w:val="0"/>
          <w:numId w:val="5"/>
        </w:numPr>
        <w:rPr>
          <w:rFonts w:ascii="Calibri" w:eastAsia="Calibri" w:hAnsi="Calibri" w:cs="Calibri"/>
          <w:sz w:val="24"/>
          <w:szCs w:val="24"/>
        </w:rPr>
      </w:pPr>
      <w:r w:rsidRPr="005B7277">
        <w:rPr>
          <w:rFonts w:ascii="Calibri" w:eastAsia="Calibri" w:hAnsi="Calibri" w:cs="Calibri"/>
          <w:sz w:val="24"/>
          <w:szCs w:val="24"/>
          <w:shd w:val="clear" w:color="auto" w:fill="FFFFFF"/>
        </w:rPr>
        <w:t xml:space="preserve">Create a folder on your Desktop called </w:t>
      </w:r>
      <w:r w:rsidRPr="002D3290">
        <w:rPr>
          <w:rFonts w:ascii="Calibri" w:eastAsia="Calibri" w:hAnsi="Calibri" w:cs="Calibri"/>
          <w:b/>
          <w:bCs/>
          <w:sz w:val="24"/>
          <w:szCs w:val="24"/>
          <w:shd w:val="clear" w:color="auto" w:fill="FFFFFF"/>
        </w:rPr>
        <w:t>YY_MOD</w:t>
      </w:r>
      <w:ins w:id="67" w:author="Prasit Klongnguluerm" w:date="2411-12-31T23:59:00Z">
        <w:r w:rsidRPr="002D3290">
          <w:rPr>
            <w:rFonts w:ascii="Calibri" w:eastAsia="Calibri" w:hAnsi="Calibri" w:cs="Calibri"/>
            <w:b/>
            <w:bCs/>
            <w:sz w:val="24"/>
            <w:szCs w:val="24"/>
            <w:shd w:val="clear" w:color="auto" w:fill="FFFFFF"/>
          </w:rPr>
          <w:t>_Day</w:t>
        </w:r>
      </w:ins>
      <w:del w:id="68" w:author="Prasit Klongnguluerm" w:date="2411-12-31T23:59:00Z">
        <w:r w:rsidRPr="002D3290">
          <w:rPr>
            <w:rFonts w:ascii="Calibri" w:eastAsia="Calibri" w:hAnsi="Calibri" w:cs="Calibri"/>
            <w:b/>
            <w:bCs/>
            <w:sz w:val="24"/>
            <w:szCs w:val="24"/>
            <w:shd w:val="clear" w:color="auto" w:fill="FFFFFF"/>
          </w:rPr>
          <w:delText>_Day</w:delText>
        </w:r>
      </w:del>
      <w:r w:rsidRPr="002D3290">
        <w:rPr>
          <w:rFonts w:ascii="Calibri" w:eastAsia="Calibri" w:hAnsi="Calibri" w:cs="Calibri"/>
          <w:b/>
          <w:bCs/>
          <w:sz w:val="24"/>
          <w:szCs w:val="24"/>
          <w:shd w:val="clear" w:color="auto" w:fill="FFFFFF"/>
        </w:rPr>
        <w:t>1</w:t>
      </w:r>
      <w:ins w:id="69" w:author="Ass.Prof Supitchaya Khemthong" w:date="2018-07-15T13:10:00Z">
        <w:r w:rsidRPr="005B7277">
          <w:rPr>
            <w:rFonts w:ascii="Calibri" w:eastAsia="Calibri" w:hAnsi="Calibri" w:cs="Calibri"/>
            <w:sz w:val="24"/>
            <w:szCs w:val="24"/>
            <w:shd w:val="clear" w:color="auto" w:fill="FFFFFF"/>
          </w:rPr>
          <w:br/>
        </w:r>
      </w:ins>
      <w:del w:id="70" w:author="Ass.Prof Supitchaya Khemthong" w:date="2018-07-15T13:10:00Z">
        <w:r w:rsidRPr="005B7277">
          <w:rPr>
            <w:rFonts w:ascii="Calibri" w:eastAsia="Calibri" w:hAnsi="Calibri" w:cs="Angsana New"/>
            <w:sz w:val="24"/>
            <w:szCs w:val="24"/>
            <w:shd w:val="clear" w:color="auto" w:fill="FFFFFF"/>
            <w:cs/>
          </w:rPr>
          <w:delText xml:space="preserve"> </w:delText>
        </w:r>
      </w:del>
      <w:r w:rsidRPr="005B7277">
        <w:rPr>
          <w:rFonts w:ascii="Calibri" w:eastAsia="Calibri" w:hAnsi="Calibri" w:cs="Angsana New"/>
          <w:sz w:val="24"/>
          <w:szCs w:val="24"/>
          <w:shd w:val="clear" w:color="auto" w:fill="FFFFFF"/>
          <w:cs/>
        </w:rPr>
        <w:t>(</w:t>
      </w:r>
      <w:r w:rsidRPr="005B7277">
        <w:rPr>
          <w:rFonts w:ascii="Calibri" w:eastAsia="Calibri" w:hAnsi="Calibri" w:cs="Calibri"/>
          <w:sz w:val="24"/>
          <w:szCs w:val="24"/>
          <w:shd w:val="clear" w:color="auto" w:fill="FFFFFF"/>
        </w:rPr>
        <w:t>YY represents the number of your workstation</w:t>
      </w:r>
      <w:r w:rsidRPr="005B7277">
        <w:rPr>
          <w:rFonts w:ascii="Calibri" w:eastAsia="Calibri" w:hAnsi="Calibri" w:cs="Angsana New"/>
          <w:sz w:val="24"/>
          <w:szCs w:val="24"/>
          <w:shd w:val="clear" w:color="auto" w:fill="FFFFFF"/>
          <w:cs/>
        </w:rPr>
        <w:t xml:space="preserve">). </w:t>
      </w:r>
    </w:p>
    <w:p w:rsidR="00140D6B" w:rsidRPr="00A21434" w:rsidRDefault="00FB003A" w:rsidP="00DB1464">
      <w:pPr>
        <w:pStyle w:val="Body"/>
        <w:numPr>
          <w:ilvl w:val="0"/>
          <w:numId w:val="6"/>
        </w:numPr>
        <w:rPr>
          <w:rFonts w:ascii="Calibri" w:eastAsia="Calibri" w:hAnsi="Calibri" w:cs="Calibri"/>
        </w:rPr>
      </w:pPr>
      <w:ins w:id="71" w:author="arnoldsandjaja@gmail.com" w:date="2018-06-29T22:59:00Z">
        <w:r w:rsidRPr="005B7277">
          <w:rPr>
            <w:rFonts w:ascii="Calibri" w:eastAsia="Calibri" w:hAnsi="Calibri" w:cs="Calibri"/>
          </w:rPr>
          <w:t xml:space="preserve">This </w:t>
        </w:r>
        <w:r w:rsidRPr="00A21434">
          <w:rPr>
            <w:rFonts w:ascii="Calibri" w:eastAsia="Calibri" w:hAnsi="Calibri" w:cs="Calibri"/>
          </w:rPr>
          <w:t>folder must include the following</w:t>
        </w:r>
      </w:ins>
      <w:ins w:id="72" w:author="Ass.Prof Supitchaya Khemthong" w:date="2018-07-15T13:08:00Z">
        <w:r w:rsidRPr="00A21434">
          <w:rPr>
            <w:rFonts w:ascii="Calibri" w:eastAsia="Calibri" w:hAnsi="Calibri" w:cs="Calibri"/>
          </w:rPr>
          <w:t xml:space="preserve"> 2 subfolders</w:t>
        </w:r>
        <w:r w:rsidRPr="00A21434">
          <w:rPr>
            <w:rFonts w:ascii="Calibri" w:eastAsia="Calibri" w:hAnsi="Calibri" w:cs="Angsana New"/>
            <w:cs/>
          </w:rPr>
          <w:t>:</w:t>
        </w:r>
      </w:ins>
      <w:ins w:id="73" w:author="arnoldsandjaja@gmail.com" w:date="2018-06-29T22:59:00Z">
        <w:r w:rsidRPr="00A21434">
          <w:rPr>
            <w:rFonts w:ascii="Calibri" w:eastAsia="Calibri" w:hAnsi="Calibri" w:cs="Angsana New"/>
            <w:cs/>
          </w:rPr>
          <w:t xml:space="preserve"> </w:t>
        </w:r>
        <w:del w:id="74" w:author="Ass.Prof Supitchaya Khemthong" w:date="2018-07-15T13:05:00Z">
          <w:r w:rsidRPr="00A21434">
            <w:rPr>
              <w:rFonts w:ascii="Calibri" w:eastAsia="Calibri" w:hAnsi="Calibri" w:cs="Calibri"/>
              <w:lang w:val="da-DK"/>
            </w:rPr>
            <w:delText xml:space="preserve">subfolders </w:delText>
          </w:r>
          <w:r w:rsidRPr="00A21434">
            <w:rPr>
              <w:rFonts w:ascii="Calibri" w:eastAsia="Calibri" w:hAnsi="Calibri" w:cs="Calibri"/>
              <w:b/>
              <w:bCs/>
            </w:rPr>
            <w:delText xml:space="preserve">Task 1, Task 2, Task 3 and </w:delText>
          </w:r>
          <w:r w:rsidRPr="00A21434">
            <w:rPr>
              <w:rFonts w:ascii="Calibri" w:eastAsia="Calibri" w:hAnsi="Calibri" w:cs="Calibri"/>
              <w:b/>
              <w:bCs/>
            </w:rPr>
            <w:br/>
            <w:delText>Task 4</w:delText>
          </w:r>
          <w:r w:rsidRPr="00A21434">
            <w:rPr>
              <w:rFonts w:ascii="Calibri" w:eastAsia="Calibri" w:hAnsi="Calibri" w:cs="Angsana New"/>
              <w:rtl/>
              <w:cs/>
              <w:lang w:val="ar-SA"/>
            </w:rPr>
            <w:delText xml:space="preserve"> </w:delText>
          </w:r>
          <w:r w:rsidRPr="00A21434">
            <w:rPr>
              <w:rFonts w:ascii="Calibri" w:eastAsia="Calibri" w:hAnsi="Calibri" w:cs="Calibri"/>
            </w:rPr>
            <w:br/>
            <w:delText>The subfolders are to contain two folders</w:delText>
          </w:r>
          <w:r w:rsidRPr="00A21434">
            <w:rPr>
              <w:rFonts w:ascii="Calibri" w:eastAsia="Calibri" w:hAnsi="Calibri" w:cs="Angsana New"/>
              <w:rtl/>
              <w:cs/>
              <w:lang w:val="ar-SA"/>
            </w:rPr>
            <w:delText xml:space="preserve">: </w:delText>
          </w:r>
        </w:del>
      </w:ins>
    </w:p>
    <w:p w:rsidR="005B7277" w:rsidRPr="00A21434" w:rsidRDefault="00FB003A" w:rsidP="00DB1464">
      <w:pPr>
        <w:pStyle w:val="Body"/>
        <w:numPr>
          <w:ilvl w:val="0"/>
          <w:numId w:val="20"/>
        </w:numPr>
        <w:rPr>
          <w:rFonts w:ascii="Calibri" w:eastAsia="Calibri" w:hAnsi="Calibri" w:cs="Calibri"/>
        </w:rPr>
      </w:pPr>
      <w:ins w:id="75" w:author="Ass.Prof Supitchaya Khemthong" w:date="2018-07-15T13:09:00Z">
        <w:r w:rsidRPr="00A21434">
          <w:rPr>
            <w:rFonts w:ascii="Calibri" w:eastAsia="Calibri" w:hAnsi="Calibri" w:cs="Calibri"/>
          </w:rPr>
          <w:t xml:space="preserve">A folder named </w:t>
        </w:r>
        <w:r w:rsidRPr="00A21434">
          <w:rPr>
            <w:rFonts w:ascii="Calibri" w:eastAsia="Calibri" w:hAnsi="Calibri" w:cs="Angsana New"/>
            <w:cs/>
          </w:rPr>
          <w:t>“</w:t>
        </w:r>
        <w:r w:rsidRPr="00A21434">
          <w:rPr>
            <w:rFonts w:ascii="Calibri" w:eastAsia="Calibri" w:hAnsi="Calibri" w:cs="Calibri"/>
            <w:b/>
            <w:bCs/>
            <w:lang w:val="de-DE"/>
          </w:rPr>
          <w:t>Final</w:t>
        </w:r>
        <w:r w:rsidRPr="00A21434">
          <w:rPr>
            <w:rFonts w:ascii="Calibri" w:eastAsia="Calibri" w:hAnsi="Calibri" w:cs="Angsana New"/>
            <w:b/>
            <w:bCs/>
            <w:cs/>
          </w:rPr>
          <w:t>”:</w:t>
        </w:r>
        <w:r w:rsidRPr="00A21434">
          <w:rPr>
            <w:rFonts w:ascii="Calibri" w:eastAsia="Calibri" w:hAnsi="Calibri" w:cs="Angsana New"/>
            <w:rtl/>
            <w:cs/>
            <w:lang w:val="ar-SA"/>
          </w:rPr>
          <w:t xml:space="preserve"> </w:t>
        </w:r>
        <w:r w:rsidRPr="00A21434">
          <w:rPr>
            <w:rFonts w:ascii="Calibri" w:eastAsia="Calibri" w:hAnsi="Calibri" w:cs="Calibri"/>
          </w:rPr>
          <w:t xml:space="preserve">it should contain all of the final files in subfolders </w:t>
        </w:r>
        <w:r w:rsidRPr="00A21434">
          <w:rPr>
            <w:rFonts w:ascii="Calibri" w:eastAsia="Calibri" w:hAnsi="Calibri" w:cs="Calibri"/>
            <w:b/>
            <w:bCs/>
          </w:rPr>
          <w:t>Task 1, Task 2 and Task 3</w:t>
        </w:r>
        <w:r w:rsidRPr="00A21434">
          <w:rPr>
            <w:rFonts w:ascii="Calibri" w:eastAsia="Calibri" w:hAnsi="Calibri" w:cs="Calibri"/>
          </w:rPr>
          <w:t xml:space="preserve"> with PDF, ICC profile, native files, fonts and linked images</w:t>
        </w:r>
        <w:r w:rsidRPr="00A21434">
          <w:rPr>
            <w:rFonts w:ascii="Calibri" w:eastAsia="Calibri" w:hAnsi="Calibri" w:cs="Angsana New"/>
            <w:cs/>
          </w:rPr>
          <w:t>.</w:t>
        </w:r>
      </w:ins>
    </w:p>
    <w:p w:rsidR="00140D6B" w:rsidRPr="00A21434" w:rsidRDefault="00FB003A" w:rsidP="00DB1464">
      <w:pPr>
        <w:pStyle w:val="Body"/>
        <w:numPr>
          <w:ilvl w:val="0"/>
          <w:numId w:val="20"/>
        </w:numPr>
        <w:rPr>
          <w:del w:id="76" w:author="arnoldsandjaja@gmail.com" w:date="2018-06-29T23:00:00Z"/>
          <w:rFonts w:ascii="Calibri" w:eastAsia="Calibri" w:hAnsi="Calibri" w:cs="Calibri"/>
        </w:rPr>
      </w:pPr>
      <w:ins w:id="77" w:author="arnoldsandjaja@gmail.com" w:date="2018-06-29T22:59:00Z">
        <w:r w:rsidRPr="00A21434">
          <w:rPr>
            <w:rFonts w:ascii="Calibri" w:eastAsia="Calibri" w:hAnsi="Calibri" w:cs="Calibri"/>
          </w:rPr>
          <w:t xml:space="preserve">A folder named </w:t>
        </w:r>
        <w:r w:rsidRPr="00A21434">
          <w:rPr>
            <w:rFonts w:ascii="Calibri" w:eastAsia="Calibri" w:hAnsi="Calibri" w:cs="Angsana New"/>
            <w:cs/>
          </w:rPr>
          <w:t>“</w:t>
        </w:r>
        <w:r w:rsidRPr="00A21434">
          <w:rPr>
            <w:rFonts w:ascii="Calibri" w:eastAsia="Calibri" w:hAnsi="Calibri" w:cs="Calibri"/>
            <w:b/>
            <w:bCs/>
            <w:lang w:val="it-IT"/>
          </w:rPr>
          <w:t>Original</w:t>
        </w:r>
        <w:r w:rsidRPr="00A21434">
          <w:rPr>
            <w:rFonts w:ascii="Calibri" w:eastAsia="Calibri" w:hAnsi="Calibri" w:cs="Angsana New"/>
            <w:b/>
            <w:bCs/>
            <w:cs/>
          </w:rPr>
          <w:t>”:</w:t>
        </w:r>
        <w:r w:rsidRPr="00A21434">
          <w:rPr>
            <w:rFonts w:ascii="Calibri" w:eastAsia="Calibri" w:hAnsi="Calibri" w:cs="Calibri"/>
          </w:rPr>
          <w:t xml:space="preserve"> it should contain </w:t>
        </w:r>
        <w:del w:id="78" w:author="Ass.Prof Supitchaya Khemthong" w:date="2018-07-15T13:10:00Z">
          <w:r w:rsidRPr="00A21434">
            <w:rPr>
              <w:rFonts w:ascii="Calibri" w:eastAsia="Calibri" w:hAnsi="Calibri" w:cs="Calibri"/>
            </w:rPr>
            <w:delText>all the</w:delText>
          </w:r>
        </w:del>
      </w:ins>
      <w:ins w:id="79" w:author="Ass.Prof Supitchaya Khemthong" w:date="2018-07-15T13:10:00Z">
        <w:r w:rsidRPr="00A21434">
          <w:rPr>
            <w:rFonts w:ascii="Calibri" w:eastAsia="Calibri" w:hAnsi="Calibri" w:cs="Calibri"/>
          </w:rPr>
          <w:t>other</w:t>
        </w:r>
      </w:ins>
      <w:ins w:id="80" w:author="arnoldsandjaja@gmail.com" w:date="2018-06-29T22:59:00Z">
        <w:r w:rsidRPr="00A21434">
          <w:rPr>
            <w:rFonts w:ascii="Calibri" w:eastAsia="Calibri" w:hAnsi="Calibri" w:cs="Calibri"/>
            <w:lang w:val="fr-FR"/>
          </w:rPr>
          <w:t xml:space="preserve"> files </w:t>
        </w:r>
      </w:ins>
      <w:ins w:id="81" w:author="Ass.Prof Supitchaya Khemthong" w:date="2018-07-15T13:12:00Z">
        <w:r w:rsidRPr="00A21434">
          <w:rPr>
            <w:rFonts w:ascii="Calibri" w:eastAsia="Calibri" w:hAnsi="Calibri" w:cs="Calibri"/>
          </w:rPr>
          <w:t xml:space="preserve">that are not final files </w:t>
        </w:r>
      </w:ins>
      <w:ins w:id="82" w:author="arnoldsandjaja@gmail.com" w:date="2018-06-29T22:59:00Z">
        <w:r w:rsidRPr="00A21434">
          <w:rPr>
            <w:rFonts w:ascii="Calibri" w:eastAsia="Calibri" w:hAnsi="Calibri" w:cs="Calibri"/>
          </w:rPr>
          <w:t xml:space="preserve">used for </w:t>
        </w:r>
      </w:ins>
      <w:ins w:id="83" w:author="Ass.Prof Supitchaya Khemthong" w:date="2018-07-15T13:11:00Z">
        <w:r w:rsidRPr="00A21434">
          <w:rPr>
            <w:rFonts w:ascii="Calibri" w:eastAsia="Calibri" w:hAnsi="Calibri" w:cs="Calibri"/>
          </w:rPr>
          <w:t>creating your design</w:t>
        </w:r>
        <w:r w:rsidRPr="00A21434">
          <w:rPr>
            <w:rFonts w:ascii="Calibri" w:eastAsia="Calibri" w:hAnsi="Calibri" w:cs="Angsana New"/>
            <w:cs/>
          </w:rPr>
          <w:t>.</w:t>
        </w:r>
      </w:ins>
      <w:del w:id="84" w:author="arnoldsandjaja@gmail.com" w:date="2018-06-29T23:00:00Z">
        <w:r w:rsidRPr="00A21434">
          <w:rPr>
            <w:rFonts w:ascii="Calibri" w:eastAsia="Calibri" w:hAnsi="Calibri" w:cs="Calibri"/>
            <w:shd w:val="clear" w:color="auto" w:fill="FFFFFF"/>
          </w:rPr>
          <w:delText>You must include your workstation number on the presentation board and printouts for marking and delivery to your workstation</w:delText>
        </w:r>
        <w:r w:rsidRPr="00A21434">
          <w:rPr>
            <w:rFonts w:ascii="Calibri" w:eastAsia="Calibri" w:hAnsi="Calibri" w:cs="Angsana New"/>
            <w:shd w:val="clear" w:color="auto" w:fill="FFFFFF"/>
            <w:cs/>
          </w:rPr>
          <w:delText>.</w:delText>
        </w:r>
      </w:del>
    </w:p>
    <w:p w:rsidR="00140D6B" w:rsidRPr="005B7277" w:rsidRDefault="00FB003A" w:rsidP="00DB1464">
      <w:pPr>
        <w:pStyle w:val="Body"/>
        <w:numPr>
          <w:ilvl w:val="0"/>
          <w:numId w:val="20"/>
        </w:numPr>
        <w:rPr>
          <w:del w:id="85" w:author="arnoldsandjaja@gmail.com" w:date="2018-06-29T23:00:00Z"/>
          <w:rFonts w:ascii="Calibri" w:eastAsia="Calibri" w:hAnsi="Calibri"/>
          <w:color w:val="1D2028"/>
          <w:u w:color="1D2028"/>
          <w:shd w:val="clear" w:color="auto" w:fill="FFFFFF"/>
        </w:rPr>
      </w:pPr>
      <w:del w:id="86" w:author="arnoldsandjaja@gmail.com" w:date="2018-06-29T23:00:00Z">
        <w:r w:rsidRPr="005B7277">
          <w:rPr>
            <w:rFonts w:ascii="Calibri" w:eastAsia="Calibri" w:hAnsi="Calibri"/>
            <w:color w:val="1D2028"/>
            <w:u w:color="1D2028"/>
            <w:shd w:val="clear" w:color="auto" w:fill="FFFFFF"/>
          </w:rPr>
          <w:delText>This folder structure will be as follows</w:delText>
        </w:r>
        <w:r w:rsidRPr="005B7277">
          <w:rPr>
            <w:rFonts w:ascii="Calibri" w:eastAsia="Calibri" w:hAnsi="Calibri" w:cs="Angsana New"/>
            <w:color w:val="1D2028"/>
            <w:u w:color="1D2028"/>
            <w:shd w:val="clear" w:color="auto" w:fill="FFFFFF"/>
            <w:cs/>
          </w:rPr>
          <w:delText>:</w:delText>
        </w:r>
      </w:del>
    </w:p>
    <w:p w:rsidR="00140D6B" w:rsidRPr="005B7277" w:rsidRDefault="00140D6B" w:rsidP="00DB1464">
      <w:pPr>
        <w:pStyle w:val="Body"/>
        <w:numPr>
          <w:ilvl w:val="0"/>
          <w:numId w:val="20"/>
        </w:numPr>
        <w:rPr>
          <w:ins w:id="87" w:author="arnoldsandjaja@gmail.com" w:date="2411-12-31T23:59:00Z"/>
          <w:rFonts w:ascii="Calibri" w:hAnsi="Calibri"/>
          <w:color w:val="1D2028"/>
          <w:u w:color="1D2028"/>
          <w:shd w:val="clear" w:color="auto" w:fill="FFFFFF"/>
        </w:rPr>
      </w:pPr>
    </w:p>
    <w:p w:rsidR="00140D6B" w:rsidRPr="005B7277" w:rsidRDefault="00FB003A" w:rsidP="00DB1464">
      <w:pPr>
        <w:pStyle w:val="Body"/>
        <w:numPr>
          <w:ilvl w:val="0"/>
          <w:numId w:val="9"/>
        </w:numPr>
        <w:rPr>
          <w:rFonts w:ascii="Calibri" w:eastAsia="Calibri" w:hAnsi="Calibri" w:cs="Calibri"/>
        </w:rPr>
      </w:pPr>
      <w:ins w:id="88" w:author="arnoldsandjaja@gmail.com" w:date="2411-12-31T23:59:00Z">
        <w:r w:rsidRPr="005B7277">
          <w:rPr>
            <w:rFonts w:ascii="Calibri" w:eastAsia="Calibri" w:hAnsi="Calibri" w:cs="Calibri"/>
          </w:rPr>
          <w:t>Regarding image assessment for the tasks</w:t>
        </w:r>
        <w:r w:rsidRPr="005B7277">
          <w:rPr>
            <w:rFonts w:ascii="Calibri" w:eastAsia="Calibri" w:hAnsi="Calibri" w:cs="Angsana New"/>
            <w:cs/>
          </w:rPr>
          <w:t xml:space="preserve">: </w:t>
        </w:r>
        <w:r w:rsidRPr="005B7277">
          <w:rPr>
            <w:rFonts w:ascii="Calibri" w:eastAsia="Calibri" w:hAnsi="Calibri" w:cs="Calibri"/>
          </w:rPr>
          <w:br/>
          <w:t>The color mode of your images will be evaluated in the PDF files</w:t>
        </w:r>
        <w:r w:rsidRPr="005B7277">
          <w:rPr>
            <w:rFonts w:ascii="Calibri" w:eastAsia="Calibri" w:hAnsi="Calibri" w:cs="Angsana New"/>
            <w:rtl/>
            <w:cs/>
            <w:lang w:val="ar-SA"/>
          </w:rPr>
          <w:t xml:space="preserve">. </w:t>
        </w:r>
        <w:r w:rsidRPr="005B7277">
          <w:rPr>
            <w:rFonts w:ascii="Calibri" w:eastAsia="Calibri" w:hAnsi="Calibri" w:cs="Calibri"/>
          </w:rPr>
          <w:t>The final resolution and file formats will be assessed in the InDesign files</w:t>
        </w:r>
        <w:r w:rsidRPr="005B7277">
          <w:rPr>
            <w:rFonts w:ascii="Calibri" w:eastAsia="Calibri" w:hAnsi="Calibri" w:cs="Angsana New"/>
            <w:rtl/>
            <w:cs/>
            <w:lang w:val="ar-SA"/>
          </w:rPr>
          <w:t>.</w:t>
        </w:r>
      </w:ins>
      <w:r w:rsidRPr="005B7277">
        <w:rPr>
          <w:rFonts w:ascii="Calibri" w:eastAsia="Angsana New" w:hAnsi="Calibri" w:cs="Angsana New"/>
          <w:noProof/>
          <w:rtl/>
        </w:rPr>
        <w:drawing>
          <wp:anchor distT="0" distB="0" distL="0" distR="0" simplePos="0" relativeHeight="251659264" behindDoc="0" locked="0" layoutInCell="1" allowOverlap="1">
            <wp:simplePos x="0" y="0"/>
            <wp:positionH relativeFrom="margin">
              <wp:posOffset>1323340</wp:posOffset>
            </wp:positionH>
            <wp:positionV relativeFrom="line">
              <wp:posOffset>340295</wp:posOffset>
            </wp:positionV>
            <wp:extent cx="3834765" cy="2199005"/>
            <wp:effectExtent l="0" t="0" r="0" b="0"/>
            <wp:wrapTopAndBottom distT="0" distB="0"/>
            <wp:docPr id="1073741828" name="officeArt object" descr="instruction.jpg"/>
            <wp:cNvGraphicFramePr/>
            <a:graphic xmlns:a="http://schemas.openxmlformats.org/drawingml/2006/main">
              <a:graphicData uri="http://schemas.openxmlformats.org/drawingml/2006/picture">
                <pic:pic xmlns:pic="http://schemas.openxmlformats.org/drawingml/2006/picture">
                  <pic:nvPicPr>
                    <pic:cNvPr id="1073741828" name="instruction.jpg" descr="instruction.jpg"/>
                    <pic:cNvPicPr>
                      <a:picLocks noChangeAspect="1"/>
                    </pic:cNvPicPr>
                  </pic:nvPicPr>
                  <pic:blipFill>
                    <a:blip r:embed="rId10">
                      <a:extLst/>
                    </a:blip>
                    <a:stretch>
                      <a:fillRect/>
                    </a:stretch>
                  </pic:blipFill>
                  <pic:spPr>
                    <a:xfrm>
                      <a:off x="0" y="0"/>
                      <a:ext cx="3834765" cy="2199005"/>
                    </a:xfrm>
                    <a:prstGeom prst="rect">
                      <a:avLst/>
                    </a:prstGeom>
                    <a:ln w="12700" cap="flat">
                      <a:noFill/>
                      <a:miter lim="400000"/>
                    </a:ln>
                    <a:effectLst/>
                  </pic:spPr>
                </pic:pic>
              </a:graphicData>
            </a:graphic>
          </wp:anchor>
        </w:drawing>
      </w:r>
      <w:ins w:id="89" w:author="arnoldsandjaja@gmail.com" w:date="2411-12-31T23:59:00Z">
        <w:r w:rsidRPr="005B7277">
          <w:rPr>
            <w:rFonts w:ascii="Calibri" w:eastAsia="Calibri" w:hAnsi="Calibri" w:cs="Angsana New"/>
            <w:rtl/>
            <w:cs/>
            <w:lang w:val="ar-SA"/>
          </w:rPr>
          <w:t xml:space="preserve"> </w:t>
        </w:r>
      </w:ins>
    </w:p>
    <w:p w:rsidR="00140D6B" w:rsidRPr="005B7277" w:rsidRDefault="00140D6B">
      <w:pPr>
        <w:pStyle w:val="Body"/>
        <w:rPr>
          <w:ins w:id="90" w:author="arnoldsandjaja@gmail.com" w:date="2411-12-31T23:59:00Z"/>
          <w:rFonts w:ascii="Calibri" w:eastAsia="Calibri" w:hAnsi="Calibri" w:cs="Calibri"/>
        </w:rPr>
      </w:pPr>
    </w:p>
    <w:p w:rsidR="00140D6B" w:rsidRPr="005B7277" w:rsidRDefault="00FB003A" w:rsidP="00DB1464">
      <w:pPr>
        <w:pStyle w:val="Body"/>
        <w:numPr>
          <w:ilvl w:val="0"/>
          <w:numId w:val="9"/>
        </w:numPr>
        <w:rPr>
          <w:rFonts w:ascii="Calibri" w:eastAsia="Calibri" w:hAnsi="Calibri" w:cs="Calibri"/>
        </w:rPr>
      </w:pPr>
      <w:ins w:id="91" w:author="arnoldsandjaja@gmail.com" w:date="2411-12-31T23:59:00Z">
        <w:r w:rsidRPr="005B7277">
          <w:rPr>
            <w:rFonts w:ascii="Calibri" w:eastAsia="Calibri" w:hAnsi="Calibri" w:cs="Calibri"/>
          </w:rPr>
          <w:t xml:space="preserve">The JPG file format is NOT ACCEPTED for images; Only the following file formats are acceptable </w:t>
        </w:r>
        <w:r w:rsidRPr="005B7277">
          <w:rPr>
            <w:rFonts w:ascii="Calibri" w:eastAsia="Calibri" w:hAnsi="Calibri" w:cs="Angsana New"/>
            <w:rtl/>
            <w:cs/>
            <w:lang w:val="ar-SA"/>
          </w:rPr>
          <w:t>.</w:t>
        </w:r>
        <w:r w:rsidRPr="005B7277">
          <w:rPr>
            <w:rFonts w:ascii="Calibri" w:eastAsia="Calibri" w:hAnsi="Calibri" w:cs="Calibri"/>
          </w:rPr>
          <w:t xml:space="preserve">TIF </w:t>
        </w:r>
        <w:r w:rsidRPr="005B7277">
          <w:rPr>
            <w:rFonts w:ascii="Calibri" w:eastAsia="Calibri" w:hAnsi="Calibri" w:cs="Angsana New"/>
            <w:rtl/>
            <w:cs/>
            <w:lang w:val="ar-SA"/>
          </w:rPr>
          <w:t>/ .</w:t>
        </w:r>
        <w:r w:rsidRPr="005B7277">
          <w:rPr>
            <w:rFonts w:ascii="Calibri" w:eastAsia="Calibri" w:hAnsi="Calibri" w:cs="Calibri"/>
          </w:rPr>
          <w:t xml:space="preserve">AI </w:t>
        </w:r>
        <w:r w:rsidRPr="005B7277">
          <w:rPr>
            <w:rFonts w:ascii="Calibri" w:eastAsia="Calibri" w:hAnsi="Calibri" w:cs="Angsana New"/>
            <w:rtl/>
            <w:cs/>
            <w:lang w:val="ar-SA"/>
          </w:rPr>
          <w:t>/ .</w:t>
        </w:r>
        <w:r w:rsidRPr="005B7277">
          <w:rPr>
            <w:rFonts w:ascii="Calibri" w:eastAsia="Calibri" w:hAnsi="Calibri" w:cs="Calibri"/>
            <w:lang w:val="pt-PT"/>
          </w:rPr>
          <w:t>PSD</w:t>
        </w:r>
        <w:r w:rsidRPr="005B7277">
          <w:rPr>
            <w:rFonts w:ascii="Calibri" w:eastAsia="Calibri" w:hAnsi="Calibri" w:cs="Angsana New"/>
            <w:cs/>
            <w:lang w:val="pt-PT"/>
          </w:rPr>
          <w:t>.</w:t>
        </w:r>
      </w:ins>
    </w:p>
    <w:p w:rsidR="00140D6B" w:rsidRPr="005B7277" w:rsidRDefault="00FB003A" w:rsidP="00DB1464">
      <w:pPr>
        <w:pStyle w:val="Body"/>
        <w:numPr>
          <w:ilvl w:val="0"/>
          <w:numId w:val="9"/>
        </w:numPr>
        <w:rPr>
          <w:rFonts w:ascii="Calibri" w:eastAsia="Calibri" w:hAnsi="Calibri" w:cs="Calibri"/>
        </w:rPr>
      </w:pPr>
      <w:ins w:id="92" w:author="arnoldsandjaja@gmail.com" w:date="2411-12-31T23:59:00Z">
        <w:r w:rsidRPr="005B7277">
          <w:rPr>
            <w:rFonts w:ascii="Calibri" w:eastAsia="Calibri" w:hAnsi="Calibri" w:cs="Calibri"/>
          </w:rPr>
          <w:t>Images must not be embedded or placed in Adobe Illustrator, or embedded in InDesign</w:t>
        </w:r>
      </w:ins>
    </w:p>
    <w:p w:rsidR="00140D6B" w:rsidRPr="005B7277" w:rsidRDefault="00FB003A" w:rsidP="00DB1464">
      <w:pPr>
        <w:pStyle w:val="Body"/>
        <w:numPr>
          <w:ilvl w:val="0"/>
          <w:numId w:val="9"/>
        </w:numPr>
        <w:rPr>
          <w:rFonts w:ascii="Calibri" w:eastAsia="Calibri" w:hAnsi="Calibri" w:cs="Calibri"/>
        </w:rPr>
      </w:pPr>
      <w:ins w:id="93" w:author="arnoldsandjaja@gmail.com" w:date="2411-12-31T23:59:00Z">
        <w:r w:rsidRPr="005B7277">
          <w:rPr>
            <w:rFonts w:ascii="Calibri" w:eastAsia="Calibri" w:hAnsi="Calibri" w:cs="Calibri"/>
          </w:rPr>
          <w:t>You must use ALL of the text provided for each task as specified</w:t>
        </w:r>
        <w:r w:rsidRPr="005B7277">
          <w:rPr>
            <w:rFonts w:ascii="Calibri" w:eastAsia="Calibri" w:hAnsi="Calibri" w:cs="Angsana New"/>
            <w:cs/>
          </w:rPr>
          <w:t>.</w:t>
        </w:r>
      </w:ins>
    </w:p>
    <w:p w:rsidR="00140D6B" w:rsidRPr="005B7277" w:rsidRDefault="00FB003A" w:rsidP="00DB1464">
      <w:pPr>
        <w:pStyle w:val="Body"/>
        <w:numPr>
          <w:ilvl w:val="0"/>
          <w:numId w:val="9"/>
        </w:numPr>
        <w:rPr>
          <w:rFonts w:ascii="Calibri" w:eastAsia="Calibri" w:hAnsi="Calibri" w:cs="Calibri"/>
        </w:rPr>
      </w:pPr>
      <w:ins w:id="94" w:author="arnoldsandjaja@gmail.com" w:date="2411-12-31T23:59:00Z">
        <w:r w:rsidRPr="005B7277">
          <w:rPr>
            <w:rFonts w:ascii="Calibri" w:eastAsia="Calibri" w:hAnsi="Calibri" w:cs="Calibri"/>
          </w:rPr>
          <w:t>You must use ALL of the images specified as per the tasks, and you may create any additional raster or vector elements</w:t>
        </w:r>
        <w:r w:rsidRPr="005B7277">
          <w:rPr>
            <w:rFonts w:ascii="Calibri" w:eastAsia="Calibri" w:hAnsi="Calibri" w:cs="Angsana New"/>
            <w:rtl/>
            <w:cs/>
            <w:lang w:val="ar-SA"/>
          </w:rPr>
          <w:t>.</w:t>
        </w:r>
      </w:ins>
    </w:p>
    <w:p w:rsidR="00140D6B" w:rsidRPr="005B7277" w:rsidRDefault="00140D6B">
      <w:pPr>
        <w:pStyle w:val="Body"/>
        <w:tabs>
          <w:tab w:val="left" w:pos="720"/>
        </w:tabs>
        <w:ind w:left="720" w:firstLine="720"/>
        <w:rPr>
          <w:ins w:id="95" w:author="arnoldsandjaja@gmail.com" w:date="2411-12-31T23:59:00Z"/>
          <w:rFonts w:ascii="Calibri" w:eastAsia="Calibri" w:hAnsi="Calibri" w:cs="Calibri"/>
        </w:rPr>
      </w:pPr>
    </w:p>
    <w:p w:rsidR="00140D6B" w:rsidRPr="005B7277" w:rsidRDefault="00FB003A" w:rsidP="005B7277">
      <w:pPr>
        <w:rPr>
          <w:del w:id="96" w:author="arnoldsandjaja@gmail.com" w:date="2018-06-29T22:23:00Z"/>
          <w:rFonts w:ascii="Calibri" w:eastAsia="Calibri" w:hAnsi="Calibri"/>
          <w:color w:val="1D2028"/>
          <w:sz w:val="24"/>
          <w:u w:color="1D2028"/>
          <w:shd w:val="clear" w:color="auto" w:fill="FFFFFF"/>
        </w:rPr>
      </w:pPr>
      <w:del w:id="97" w:author="arnoldsandjaja@gmail.com" w:date="2018-06-29T22:23:00Z">
        <w:r w:rsidRPr="005B7277">
          <w:rPr>
            <w:rFonts w:ascii="Calibri" w:eastAsia="Calibri" w:hAnsi="Calibri"/>
            <w:color w:val="1D2028"/>
            <w:u w:color="1D2028"/>
            <w:shd w:val="clear" w:color="auto" w:fill="FFFFFF"/>
          </w:rPr>
          <w:delText xml:space="preserve">YY_MOD_Day1 </w:delText>
        </w:r>
        <w:r w:rsidRPr="005B7277">
          <w:rPr>
            <w:rFonts w:ascii="Calibri" w:eastAsia="Calibri" w:hAnsi="Calibri" w:cs="Angsana New"/>
            <w:color w:val="1D2028"/>
            <w:u w:color="1D2028"/>
            <w:shd w:val="clear" w:color="auto" w:fill="FFFFFF"/>
            <w:cs/>
          </w:rPr>
          <w:delText>—</w:delText>
        </w:r>
        <w:r w:rsidRPr="005B7277">
          <w:rPr>
            <w:rFonts w:ascii="Calibri" w:eastAsia="Calibri" w:hAnsi="Calibri"/>
            <w:color w:val="1D2028"/>
            <w:u w:color="1D2028"/>
            <w:shd w:val="clear" w:color="auto" w:fill="FFFFFF"/>
          </w:rPr>
          <w:delText>&gt; Task 1</w:delText>
        </w:r>
        <w:r w:rsidRPr="005B7277">
          <w:rPr>
            <w:rFonts w:ascii="Calibri" w:eastAsia="Calibri" w:hAnsi="Calibri" w:cs="Angsana New"/>
            <w:color w:val="1D2028"/>
            <w:u w:color="1D2028"/>
            <w:shd w:val="clear" w:color="auto" w:fill="FFFFFF"/>
            <w:cs/>
          </w:rPr>
          <w:delText xml:space="preserve">- </w:delText>
        </w:r>
        <w:r w:rsidRPr="005B7277">
          <w:rPr>
            <w:rFonts w:ascii="Calibri" w:eastAsia="Calibri" w:hAnsi="Calibri"/>
            <w:color w:val="1D2028"/>
            <w:u w:color="1D2028"/>
            <w:shd w:val="clear" w:color="auto" w:fill="FFFFFF"/>
          </w:rPr>
          <w:delText xml:space="preserve">logo </w:delText>
        </w:r>
        <w:r w:rsidRPr="005B7277">
          <w:rPr>
            <w:rFonts w:ascii="Calibri" w:eastAsia="Calibri" w:hAnsi="Calibri" w:cs="Angsana New"/>
            <w:color w:val="1D2028"/>
            <w:u w:color="1D2028"/>
            <w:shd w:val="clear" w:color="auto" w:fill="FFFFFF"/>
            <w:cs/>
          </w:rPr>
          <w:delText>—</w:delText>
        </w:r>
        <w:r w:rsidRPr="005B7277">
          <w:rPr>
            <w:rFonts w:ascii="Calibri" w:eastAsia="Calibri" w:hAnsi="Calibri"/>
            <w:color w:val="1D2028"/>
            <w:u w:color="1D2028"/>
            <w:shd w:val="clear" w:color="auto" w:fill="FFFFFF"/>
          </w:rPr>
          <w:delText>&gt; Logo CMYK</w:delText>
        </w:r>
      </w:del>
    </w:p>
    <w:p w:rsidR="00140D6B" w:rsidRPr="005B7277" w:rsidRDefault="00FB003A" w:rsidP="005B7277">
      <w:pPr>
        <w:rPr>
          <w:del w:id="98" w:author="arnoldsandjaja@gmail.com" w:date="2018-06-29T22:23:00Z"/>
          <w:rFonts w:ascii="Calibri" w:eastAsia="Calibri" w:hAnsi="Calibri"/>
          <w:sz w:val="24"/>
          <w:u w:color="1D2028"/>
          <w:shd w:val="clear" w:color="auto" w:fill="FFFFFF"/>
        </w:rPr>
      </w:pPr>
      <w:del w:id="99" w:author="arnoldsandjaja@gmail.com" w:date="2018-06-29T22:23:00Z">
        <w:r w:rsidRPr="005B7277">
          <w:rPr>
            <w:rFonts w:ascii="Calibri" w:eastAsia="Calibri" w:hAnsi="Calibri"/>
            <w:u w:color="1D2028"/>
            <w:shd w:val="clear" w:color="auto" w:fill="FFFFFF"/>
          </w:rPr>
          <w:tab/>
        </w:r>
        <w:r w:rsidRPr="005B7277">
          <w:rPr>
            <w:rFonts w:ascii="Calibri" w:eastAsia="Calibri" w:hAnsi="Calibri" w:cs="Angsana New"/>
            <w:u w:color="1D2028"/>
            <w:shd w:val="clear" w:color="auto" w:fill="FFFFFF"/>
            <w:cs/>
          </w:rPr>
          <w:delText>—</w:delText>
        </w:r>
        <w:r w:rsidRPr="005B7277">
          <w:rPr>
            <w:rFonts w:ascii="Calibri" w:eastAsia="Calibri" w:hAnsi="Calibri"/>
            <w:u w:color="1D2028"/>
            <w:shd w:val="clear" w:color="auto" w:fill="FFFFFF"/>
          </w:rPr>
          <w:delText>&gt; Logo 2 Colors</w:delText>
        </w:r>
      </w:del>
    </w:p>
    <w:p w:rsidR="00140D6B" w:rsidRPr="005B7277" w:rsidRDefault="00140D6B" w:rsidP="005B7277">
      <w:pPr>
        <w:rPr>
          <w:del w:id="100" w:author="arnoldsandjaja@gmail.com" w:date="2018-06-29T22:23:00Z"/>
          <w:rFonts w:ascii="Calibri" w:eastAsia="Calibri" w:hAnsi="Calibri"/>
          <w:sz w:val="24"/>
          <w:u w:color="1D2028"/>
          <w:shd w:val="clear" w:color="auto" w:fill="FFFFFF"/>
        </w:rPr>
      </w:pPr>
    </w:p>
    <w:p w:rsidR="00140D6B" w:rsidRPr="005B7277" w:rsidRDefault="00FB003A" w:rsidP="005B7277">
      <w:pPr>
        <w:rPr>
          <w:del w:id="101" w:author="arnoldsandjaja@gmail.com" w:date="2018-06-29T22:23:00Z"/>
          <w:rFonts w:ascii="Calibri" w:eastAsia="Calibri" w:hAnsi="Calibri"/>
          <w:sz w:val="24"/>
          <w:u w:color="1D2028"/>
          <w:shd w:val="clear" w:color="auto" w:fill="FFFFFF"/>
        </w:rPr>
      </w:pPr>
      <w:del w:id="102" w:author="arnoldsandjaja@gmail.com" w:date="2018-06-29T22:23:00Z">
        <w:r w:rsidRPr="005B7277">
          <w:rPr>
            <w:rFonts w:ascii="Calibri" w:eastAsia="Calibri" w:hAnsi="Calibri"/>
            <w:u w:color="1D2028"/>
            <w:shd w:val="clear" w:color="auto" w:fill="FFFFFF"/>
          </w:rPr>
          <w:tab/>
        </w:r>
        <w:r w:rsidRPr="005B7277">
          <w:rPr>
            <w:rFonts w:ascii="Calibri" w:eastAsia="Calibri" w:hAnsi="Calibri" w:cs="Angsana New"/>
            <w:u w:color="1D2028"/>
            <w:shd w:val="clear" w:color="auto" w:fill="FFFFFF"/>
            <w:cs/>
          </w:rPr>
          <w:delText>—</w:delText>
        </w:r>
        <w:r w:rsidRPr="005B7277">
          <w:rPr>
            <w:rFonts w:ascii="Calibri" w:eastAsia="Calibri" w:hAnsi="Calibri"/>
            <w:u w:color="1D2028"/>
            <w:shd w:val="clear" w:color="auto" w:fill="FFFFFF"/>
          </w:rPr>
          <w:delText>&gt; Task 2</w:delText>
        </w:r>
        <w:r w:rsidRPr="005B7277">
          <w:rPr>
            <w:rFonts w:ascii="Calibri" w:eastAsia="Calibri" w:hAnsi="Calibri" w:cs="Angsana New"/>
            <w:u w:color="1D2028"/>
            <w:shd w:val="clear" w:color="auto" w:fill="FFFFFF"/>
            <w:cs/>
          </w:rPr>
          <w:delText xml:space="preserve">- </w:delText>
        </w:r>
        <w:r w:rsidRPr="005B7277">
          <w:rPr>
            <w:rFonts w:ascii="Calibri" w:eastAsia="Calibri" w:hAnsi="Calibri"/>
            <w:u w:color="1D2028"/>
            <w:shd w:val="clear" w:color="auto" w:fill="FFFFFF"/>
          </w:rPr>
          <w:delText xml:space="preserve">Style Guide </w:delText>
        </w:r>
        <w:r w:rsidRPr="005B7277">
          <w:rPr>
            <w:rFonts w:ascii="Calibri" w:eastAsia="Calibri" w:hAnsi="Calibri" w:cs="Angsana New"/>
            <w:color w:val="0075B9"/>
            <w:u w:color="0075B9"/>
            <w:shd w:val="clear" w:color="auto" w:fill="FFFFFF"/>
            <w:cs/>
          </w:rPr>
          <w:delText>—</w:delText>
        </w:r>
        <w:r w:rsidRPr="005B7277">
          <w:rPr>
            <w:rFonts w:ascii="Calibri" w:eastAsia="Calibri" w:hAnsi="Calibri"/>
            <w:color w:val="0075B9"/>
            <w:u w:color="0075B9"/>
            <w:shd w:val="clear" w:color="auto" w:fill="FFFFFF"/>
          </w:rPr>
          <w:delText>&gt; InDesign file</w:delText>
        </w:r>
        <w:r w:rsidRPr="005B7277">
          <w:rPr>
            <w:rFonts w:ascii="Calibri" w:eastAsia="Calibri" w:hAnsi="Calibri" w:cs="Angsana New"/>
            <w:color w:val="0075B9"/>
            <w:u w:color="0075B9"/>
            <w:shd w:val="clear" w:color="auto" w:fill="FFFFFF"/>
            <w:cs/>
          </w:rPr>
          <w:delText>(</w:delText>
        </w:r>
        <w:r w:rsidRPr="005B7277">
          <w:rPr>
            <w:rFonts w:ascii="Calibri" w:eastAsia="Calibri" w:hAnsi="Calibri"/>
            <w:color w:val="0075B9"/>
            <w:u w:color="0075B9"/>
            <w:shd w:val="clear" w:color="auto" w:fill="FFFFFF"/>
          </w:rPr>
          <w:delText>s</w:delText>
        </w:r>
        <w:r w:rsidRPr="005B7277">
          <w:rPr>
            <w:rFonts w:ascii="Calibri" w:eastAsia="Calibri" w:hAnsi="Calibri" w:cs="Angsana New"/>
            <w:color w:val="0075B9"/>
            <w:u w:color="0075B9"/>
            <w:shd w:val="clear" w:color="auto" w:fill="FFFFFF"/>
            <w:cs/>
          </w:rPr>
          <w:delText>)</w:delText>
        </w:r>
        <w:r w:rsidRPr="005B7277">
          <w:rPr>
            <w:rFonts w:ascii="Calibri" w:eastAsia="Calibri" w:hAnsi="Calibri"/>
            <w:color w:val="0075B9"/>
            <w:u w:color="0075B9"/>
            <w:shd w:val="clear" w:color="auto" w:fill="FFFFFF"/>
          </w:rPr>
          <w:delText>, links, fonts and pdf</w:delText>
        </w:r>
      </w:del>
    </w:p>
    <w:p w:rsidR="00140D6B" w:rsidRPr="005B7277" w:rsidRDefault="00140D6B" w:rsidP="005B7277">
      <w:pPr>
        <w:rPr>
          <w:del w:id="103" w:author="arnoldsandjaja@gmail.com" w:date="2018-06-29T22:23:00Z"/>
          <w:rFonts w:ascii="Calibri" w:eastAsia="Calibri" w:hAnsi="Calibri"/>
          <w:sz w:val="24"/>
          <w:u w:color="1D2028"/>
          <w:shd w:val="clear" w:color="auto" w:fill="FFFFFF"/>
        </w:rPr>
      </w:pPr>
    </w:p>
    <w:p w:rsidR="00140D6B" w:rsidRPr="005B7277" w:rsidRDefault="00FB003A" w:rsidP="005B7277">
      <w:pPr>
        <w:rPr>
          <w:del w:id="104" w:author="arnoldsandjaja@gmail.com" w:date="2018-06-29T22:23:00Z"/>
          <w:rFonts w:ascii="Calibri" w:eastAsia="Calibri" w:hAnsi="Calibri"/>
          <w:sz w:val="24"/>
          <w:u w:color="1D2028"/>
          <w:shd w:val="clear" w:color="auto" w:fill="FFFFFF"/>
        </w:rPr>
      </w:pPr>
      <w:del w:id="105" w:author="arnoldsandjaja@gmail.com" w:date="2018-06-29T22:23:00Z">
        <w:r w:rsidRPr="005B7277">
          <w:rPr>
            <w:rFonts w:ascii="Calibri" w:eastAsia="Calibri" w:hAnsi="Calibri"/>
            <w:u w:color="1D2028"/>
            <w:shd w:val="clear" w:color="auto" w:fill="FFFFFF"/>
          </w:rPr>
          <w:tab/>
        </w:r>
        <w:r w:rsidRPr="005B7277">
          <w:rPr>
            <w:rFonts w:ascii="Calibri" w:eastAsia="Calibri" w:hAnsi="Calibri" w:cs="Angsana New"/>
            <w:u w:color="1D2028"/>
            <w:shd w:val="clear" w:color="auto" w:fill="FFFFFF"/>
            <w:cs/>
          </w:rPr>
          <w:delText>—</w:delText>
        </w:r>
        <w:r w:rsidRPr="005B7277">
          <w:rPr>
            <w:rFonts w:ascii="Calibri" w:eastAsia="Calibri" w:hAnsi="Calibri"/>
            <w:u w:color="1D2028"/>
            <w:shd w:val="clear" w:color="auto" w:fill="FFFFFF"/>
          </w:rPr>
          <w:delText>&gt; Task 3</w:delText>
        </w:r>
        <w:r w:rsidRPr="005B7277">
          <w:rPr>
            <w:rFonts w:ascii="Calibri" w:eastAsia="Calibri" w:hAnsi="Calibri" w:cs="Angsana New"/>
            <w:u w:color="1D2028"/>
            <w:shd w:val="clear" w:color="auto" w:fill="FFFFFF"/>
            <w:cs/>
          </w:rPr>
          <w:delText xml:space="preserve">- </w:delText>
        </w:r>
        <w:r w:rsidRPr="005B7277">
          <w:rPr>
            <w:rFonts w:ascii="Calibri" w:eastAsia="Calibri" w:hAnsi="Calibri"/>
            <w:u w:color="1D2028"/>
            <w:shd w:val="clear" w:color="auto" w:fill="FFFFFF"/>
          </w:rPr>
          <w:delText xml:space="preserve">Badges </w:delText>
        </w:r>
        <w:r w:rsidRPr="005B7277">
          <w:rPr>
            <w:rFonts w:ascii="Calibri" w:eastAsia="Calibri" w:hAnsi="Calibri" w:cs="Angsana New"/>
            <w:color w:val="0075B9"/>
            <w:u w:color="0075B9"/>
            <w:shd w:val="clear" w:color="auto" w:fill="FFFFFF"/>
            <w:cs/>
          </w:rPr>
          <w:delText>—</w:delText>
        </w:r>
        <w:r w:rsidRPr="005B7277">
          <w:rPr>
            <w:rFonts w:ascii="Calibri" w:eastAsia="Calibri" w:hAnsi="Calibri"/>
            <w:color w:val="0075B9"/>
            <w:u w:color="0075B9"/>
            <w:shd w:val="clear" w:color="auto" w:fill="FFFFFF"/>
          </w:rPr>
          <w:delText>&gt; Illustrator file</w:delText>
        </w:r>
        <w:r w:rsidRPr="005B7277">
          <w:rPr>
            <w:rFonts w:ascii="Calibri" w:eastAsia="Calibri" w:hAnsi="Calibri" w:cs="Angsana New"/>
            <w:color w:val="0075B9"/>
            <w:u w:color="0075B9"/>
            <w:shd w:val="clear" w:color="auto" w:fill="FFFFFF"/>
            <w:cs/>
          </w:rPr>
          <w:delText>(</w:delText>
        </w:r>
        <w:r w:rsidRPr="005B7277">
          <w:rPr>
            <w:rFonts w:ascii="Calibri" w:eastAsia="Calibri" w:hAnsi="Calibri"/>
            <w:color w:val="0075B9"/>
            <w:u w:color="0075B9"/>
            <w:shd w:val="clear" w:color="auto" w:fill="FFFFFF"/>
          </w:rPr>
          <w:delText>s</w:delText>
        </w:r>
        <w:r w:rsidRPr="005B7277">
          <w:rPr>
            <w:rFonts w:ascii="Calibri" w:eastAsia="Calibri" w:hAnsi="Calibri" w:cs="Angsana New"/>
            <w:color w:val="0075B9"/>
            <w:u w:color="0075B9"/>
            <w:shd w:val="clear" w:color="auto" w:fill="FFFFFF"/>
            <w:cs/>
          </w:rPr>
          <w:delText>)</w:delText>
        </w:r>
        <w:r w:rsidRPr="005B7277">
          <w:rPr>
            <w:rFonts w:ascii="Calibri" w:eastAsia="Calibri" w:hAnsi="Calibri"/>
            <w:color w:val="0075B9"/>
            <w:u w:color="0075B9"/>
            <w:shd w:val="clear" w:color="auto" w:fill="FFFFFF"/>
          </w:rPr>
          <w:delText>, links, fonts and pdf</w:delText>
        </w:r>
      </w:del>
    </w:p>
    <w:p w:rsidR="00140D6B" w:rsidRPr="005B7277" w:rsidRDefault="00140D6B" w:rsidP="005B7277">
      <w:pPr>
        <w:rPr>
          <w:del w:id="106" w:author="arnoldsandjaja@gmail.com" w:date="2018-06-29T22:23:00Z"/>
          <w:rFonts w:ascii="Calibri" w:eastAsia="Calibri" w:hAnsi="Calibri"/>
          <w:sz w:val="24"/>
          <w:u w:color="1D2028"/>
          <w:shd w:val="clear" w:color="auto" w:fill="FFFFFF"/>
        </w:rPr>
      </w:pPr>
    </w:p>
    <w:p w:rsidR="00140D6B" w:rsidRPr="005B7277" w:rsidRDefault="00FB003A" w:rsidP="005B7277">
      <w:pPr>
        <w:rPr>
          <w:del w:id="107" w:author="arnoldsandjaja@gmail.com" w:date="2018-06-29T22:23:00Z"/>
          <w:rFonts w:ascii="Calibri" w:eastAsia="Calibri" w:hAnsi="Calibri"/>
          <w:sz w:val="24"/>
          <w:u w:color="1D2028"/>
          <w:shd w:val="clear" w:color="auto" w:fill="FFFFFF"/>
        </w:rPr>
      </w:pPr>
      <w:del w:id="108" w:author="arnoldsandjaja@gmail.com" w:date="2018-06-29T22:23:00Z">
        <w:r w:rsidRPr="005B7277">
          <w:rPr>
            <w:rFonts w:ascii="Calibri" w:eastAsia="Calibri" w:hAnsi="Calibri"/>
            <w:u w:color="1D2028"/>
            <w:shd w:val="clear" w:color="auto" w:fill="FFFFFF"/>
          </w:rPr>
          <w:tab/>
        </w:r>
        <w:r w:rsidRPr="005B7277">
          <w:rPr>
            <w:rFonts w:ascii="Calibri" w:eastAsia="Calibri" w:hAnsi="Calibri" w:cs="Angsana New"/>
            <w:u w:color="1D2028"/>
            <w:shd w:val="clear" w:color="auto" w:fill="FFFFFF"/>
            <w:cs/>
          </w:rPr>
          <w:delText>—</w:delText>
        </w:r>
        <w:r w:rsidRPr="005B7277">
          <w:rPr>
            <w:rFonts w:ascii="Calibri" w:eastAsia="Calibri" w:hAnsi="Calibri"/>
            <w:u w:color="1D2028"/>
            <w:shd w:val="clear" w:color="auto" w:fill="FFFFFF"/>
          </w:rPr>
          <w:delText xml:space="preserve">&gt; Working Files </w:delText>
        </w:r>
        <w:r w:rsidRPr="005B7277">
          <w:rPr>
            <w:rFonts w:ascii="Calibri" w:eastAsia="Calibri" w:hAnsi="Calibri" w:cs="Angsana New"/>
            <w:color w:val="0075B9"/>
            <w:u w:color="0075B9"/>
            <w:shd w:val="clear" w:color="auto" w:fill="FFFFFF"/>
            <w:cs/>
          </w:rPr>
          <w:delText>—</w:delText>
        </w:r>
        <w:r w:rsidRPr="005B7277">
          <w:rPr>
            <w:rFonts w:ascii="Calibri" w:eastAsia="Calibri" w:hAnsi="Calibri"/>
            <w:color w:val="0075B9"/>
            <w:u w:color="0075B9"/>
            <w:shd w:val="clear" w:color="auto" w:fill="FFFFFF"/>
          </w:rPr>
          <w:delText xml:space="preserve">&gt; Include other files that are not final files used for </w:delText>
        </w:r>
        <w:r w:rsidRPr="005B7277">
          <w:rPr>
            <w:rFonts w:ascii="Calibri" w:eastAsia="Calibri" w:hAnsi="Calibri"/>
            <w:color w:val="0075B9"/>
            <w:u w:color="0075B9"/>
            <w:shd w:val="clear" w:color="auto" w:fill="FFFFFF"/>
          </w:rPr>
          <w:br/>
        </w:r>
        <w:r w:rsidRPr="005B7277">
          <w:rPr>
            <w:rFonts w:ascii="Calibri" w:eastAsia="Calibri" w:hAnsi="Calibri"/>
            <w:color w:val="0075B9"/>
            <w:u w:color="0075B9"/>
            <w:shd w:val="clear" w:color="auto" w:fill="FFFFFF"/>
          </w:rPr>
          <w:tab/>
        </w:r>
        <w:r w:rsidRPr="005B7277">
          <w:rPr>
            <w:rFonts w:ascii="Calibri" w:eastAsia="Calibri" w:hAnsi="Calibri"/>
            <w:color w:val="0075B9"/>
            <w:u w:color="0075B9"/>
            <w:shd w:val="clear" w:color="auto" w:fill="FFFFFF"/>
          </w:rPr>
          <w:tab/>
        </w:r>
        <w:r w:rsidRPr="005B7277">
          <w:rPr>
            <w:rFonts w:ascii="Calibri" w:eastAsia="Calibri" w:hAnsi="Calibri"/>
            <w:color w:val="0075B9"/>
            <w:u w:color="0075B9"/>
            <w:shd w:val="clear" w:color="auto" w:fill="FFFFFF"/>
          </w:rPr>
          <w:tab/>
        </w:r>
        <w:r w:rsidRPr="005B7277">
          <w:rPr>
            <w:rFonts w:ascii="Calibri" w:eastAsia="Calibri" w:hAnsi="Calibri"/>
            <w:color w:val="0075B9"/>
            <w:u w:color="0075B9"/>
            <w:shd w:val="clear" w:color="auto" w:fill="FFFFFF"/>
          </w:rPr>
          <w:tab/>
        </w:r>
        <w:r w:rsidRPr="005B7277">
          <w:rPr>
            <w:rFonts w:ascii="Calibri" w:eastAsia="Calibri" w:hAnsi="Calibri" w:cs="Angsana New"/>
            <w:color w:val="0075B9"/>
            <w:u w:color="0075B9"/>
            <w:shd w:val="clear" w:color="auto" w:fill="FFFFFF"/>
            <w:cs/>
          </w:rPr>
          <w:delText xml:space="preserve">         </w:delText>
        </w:r>
        <w:r w:rsidRPr="005B7277">
          <w:rPr>
            <w:rFonts w:ascii="Calibri" w:eastAsia="Calibri" w:hAnsi="Calibri"/>
            <w:color w:val="0075B9"/>
            <w:u w:color="0075B9"/>
            <w:shd w:val="clear" w:color="auto" w:fill="FFFFFF"/>
          </w:rPr>
          <w:delText>creating your design</w:delText>
        </w:r>
      </w:del>
    </w:p>
    <w:p w:rsidR="00140D6B" w:rsidRPr="005B7277" w:rsidRDefault="00140D6B" w:rsidP="005B7277">
      <w:pPr>
        <w:rPr>
          <w:del w:id="109" w:author="arnoldsandjaja@gmail.com" w:date="2018-06-29T22:23:00Z"/>
          <w:rFonts w:ascii="Calibri" w:eastAsia="Calibri" w:hAnsi="Calibri"/>
          <w:sz w:val="24"/>
          <w:u w:color="1D2028"/>
          <w:shd w:val="clear" w:color="auto" w:fill="FFFFFF"/>
        </w:rPr>
      </w:pPr>
    </w:p>
    <w:p w:rsidR="00140D6B" w:rsidRPr="005B7277" w:rsidRDefault="00FB003A" w:rsidP="005B7277">
      <w:pPr>
        <w:rPr>
          <w:del w:id="110" w:author="arnoldsandjaja@gmail.com" w:date="2018-06-29T22:23:00Z"/>
          <w:rFonts w:ascii="Calibri" w:eastAsia="Calibri" w:hAnsi="Calibri"/>
          <w:color w:val="0075B9"/>
          <w:sz w:val="24"/>
          <w:u w:color="0075B9"/>
          <w:shd w:val="clear" w:color="auto" w:fill="FFFFFF"/>
        </w:rPr>
      </w:pPr>
      <w:del w:id="111" w:author="arnoldsandjaja@gmail.com" w:date="2018-06-29T22:23:00Z">
        <w:r w:rsidRPr="005B7277">
          <w:rPr>
            <w:rFonts w:ascii="Calibri" w:eastAsia="Calibri" w:hAnsi="Calibri" w:cs="Angsana New"/>
            <w:color w:val="0075B9"/>
            <w:u w:color="0075B9"/>
            <w:shd w:val="clear" w:color="auto" w:fill="FFFFFF"/>
            <w:cs/>
          </w:rPr>
          <w:delText>*</w:delText>
        </w:r>
        <w:r w:rsidRPr="005B7277">
          <w:rPr>
            <w:rFonts w:ascii="Calibri" w:eastAsia="Calibri" w:hAnsi="Calibri"/>
            <w:color w:val="0075B9"/>
            <w:u w:color="0075B9"/>
            <w:shd w:val="clear" w:color="auto" w:fill="FFFFFF"/>
          </w:rPr>
          <w:delText>The blue texts are instructions only</w:delText>
        </w:r>
      </w:del>
    </w:p>
    <w:p w:rsidR="00140D6B" w:rsidRPr="005B7277" w:rsidRDefault="00140D6B" w:rsidP="005B7277">
      <w:pPr>
        <w:rPr>
          <w:del w:id="112" w:author="arnoldsandjaja@gmail.com" w:date="2018-06-29T22:23:00Z"/>
          <w:rFonts w:ascii="Calibri" w:eastAsia="Calibri" w:hAnsi="Calibri"/>
          <w:color w:val="ED220B"/>
          <w:sz w:val="24"/>
          <w:u w:color="ED220B"/>
          <w:shd w:val="clear" w:color="auto" w:fill="FFFFFF"/>
        </w:rPr>
      </w:pPr>
    </w:p>
    <w:p w:rsidR="00140D6B" w:rsidRPr="005B7277" w:rsidRDefault="00FB003A" w:rsidP="005B7277">
      <w:pPr>
        <w:rPr>
          <w:ins w:id="113" w:author="arnoldsandjaja@gmail.com" w:date="2411-12-31T23:59:00Z"/>
          <w:rFonts w:ascii="Calibri" w:eastAsia="Calibri" w:hAnsi="Calibri"/>
          <w:b/>
          <w:bCs/>
          <w:kern w:val="32"/>
          <w:sz w:val="32"/>
          <w:szCs w:val="32"/>
        </w:rPr>
      </w:pPr>
      <w:ins w:id="114" w:author="arnoldsandjaja@gmail.com" w:date="2411-12-31T23:59:00Z">
        <w:r w:rsidRPr="005B7277">
          <w:rPr>
            <w:rFonts w:ascii="Calibri" w:eastAsia="Calibri" w:hAnsi="Calibri"/>
            <w:b/>
            <w:bCs/>
            <w:kern w:val="32"/>
            <w:sz w:val="32"/>
            <w:szCs w:val="32"/>
          </w:rPr>
          <w:t>Time limit for this test project</w:t>
        </w:r>
      </w:ins>
    </w:p>
    <w:p w:rsidR="00140D6B" w:rsidRPr="005B7277" w:rsidRDefault="00FB003A">
      <w:pPr>
        <w:pStyle w:val="aa"/>
        <w:spacing w:after="0"/>
        <w:ind w:left="360"/>
        <w:rPr>
          <w:ins w:id="115" w:author="arnoldsandjaja@gmail.com" w:date="2411-12-31T23:59:00Z"/>
          <w:rFonts w:ascii="Calibri" w:eastAsia="Calibri" w:hAnsi="Calibri" w:cs="Calibri"/>
        </w:rPr>
      </w:pPr>
      <w:ins w:id="116" w:author="arnoldsandjaja@gmail.com" w:date="2411-12-31T23:59:00Z">
        <w:r w:rsidRPr="005B7277">
          <w:rPr>
            <w:rFonts w:ascii="Calibri" w:eastAsia="Calibri" w:hAnsi="Calibri" w:cs="Calibri"/>
          </w:rPr>
          <w:t>The Test Project must be completed in</w:t>
        </w:r>
        <w:r w:rsidRPr="005B7277">
          <w:rPr>
            <w:rFonts w:ascii="Calibri" w:hAnsi="Calibri" w:cs="Angsana New"/>
            <w:sz w:val="32"/>
            <w:szCs w:val="32"/>
            <w:rtl/>
            <w:cs/>
            <w:lang w:val="ar-SA"/>
          </w:rPr>
          <w:t xml:space="preserve"> </w:t>
        </w:r>
        <w:r w:rsidRPr="005B7277">
          <w:rPr>
            <w:rFonts w:ascii="Calibri" w:eastAsia="Calibri" w:hAnsi="Calibri" w:cs="Calibri"/>
          </w:rPr>
          <w:t>6 hours</w:t>
        </w:r>
      </w:ins>
    </w:p>
    <w:p w:rsidR="00140D6B" w:rsidRPr="005B7277" w:rsidRDefault="00FB003A">
      <w:pPr>
        <w:pStyle w:val="Body"/>
        <w:rPr>
          <w:rFonts w:ascii="Calibri" w:hAnsi="Calibri"/>
        </w:rPr>
      </w:pPr>
      <w:ins w:id="117" w:author="arnoldsandjaja@gmail.com" w:date="2411-12-31T23:59:00Z">
        <w:r w:rsidRPr="005B7277">
          <w:rPr>
            <w:rFonts w:ascii="Calibri" w:eastAsia="Calibri" w:hAnsi="Calibri" w:cs="Angsana New"/>
            <w:cs/>
          </w:rPr>
          <w:br w:type="page"/>
        </w:r>
      </w:ins>
    </w:p>
    <w:p w:rsidR="00140D6B" w:rsidRPr="005B7277" w:rsidRDefault="00140D6B">
      <w:pPr>
        <w:pStyle w:val="aa"/>
        <w:spacing w:after="0"/>
        <w:ind w:left="360"/>
        <w:rPr>
          <w:del w:id="118" w:author="arnoldsandjaja@gmail.com" w:date="2018-06-29T23:02:00Z"/>
          <w:rFonts w:ascii="Calibri" w:eastAsia="Calibri" w:hAnsi="Calibri" w:cs="Calibri"/>
          <w:color w:val="1D2028"/>
          <w:sz w:val="24"/>
          <w:szCs w:val="24"/>
          <w:u w:color="1D2028"/>
          <w:shd w:val="clear" w:color="auto" w:fill="FFFFFF"/>
        </w:rPr>
      </w:pPr>
    </w:p>
    <w:p w:rsidR="00140D6B" w:rsidRPr="005B7277" w:rsidRDefault="00FB003A">
      <w:pPr>
        <w:pStyle w:val="aa"/>
        <w:spacing w:after="0"/>
        <w:ind w:left="360"/>
        <w:rPr>
          <w:rFonts w:ascii="Calibri" w:hAnsi="Calibri"/>
        </w:rPr>
      </w:pPr>
      <w:del w:id="119" w:author="arnoldsandjaja@gmail.com" w:date="2018-06-29T23:02:00Z">
        <w:r w:rsidRPr="005B7277">
          <w:rPr>
            <w:rFonts w:ascii="Calibri" w:eastAsia="Calibri" w:hAnsi="Calibri" w:cs="Angsana New"/>
            <w:color w:val="1D2028"/>
            <w:sz w:val="24"/>
            <w:szCs w:val="24"/>
            <w:u w:color="1D2028"/>
            <w:shd w:val="clear" w:color="auto" w:fill="FFFFFF"/>
            <w:cs/>
          </w:rPr>
          <w:br w:type="page"/>
        </w:r>
      </w:del>
    </w:p>
    <w:p w:rsidR="00140D6B" w:rsidRPr="005B7277" w:rsidRDefault="00FB003A">
      <w:pPr>
        <w:pStyle w:val="Heading"/>
        <w:rPr>
          <w:rFonts w:ascii="Calibri" w:hAnsi="Calibri"/>
        </w:rPr>
      </w:pPr>
      <w:ins w:id="120" w:author="arnoldsandjaja@gmail.com" w:date="2018-06-29T23:02:00Z">
        <w:r w:rsidRPr="005B7277">
          <w:rPr>
            <w:rFonts w:ascii="Calibri" w:hAnsi="Calibri"/>
          </w:rPr>
          <w:t>TASK 1</w:t>
        </w:r>
        <w:r w:rsidRPr="005B7277">
          <w:rPr>
            <w:rFonts w:ascii="Calibri" w:hAnsi="Calibri" w:cs="Angsana New"/>
            <w:cs/>
          </w:rPr>
          <w:t xml:space="preserve">:  </w:t>
        </w:r>
      </w:ins>
      <w:del w:id="121" w:author="arnoldsandjaja@gmail.com" w:date="2018-06-29T23:02:00Z">
        <w:r w:rsidRPr="005B7277">
          <w:rPr>
            <w:rFonts w:ascii="Calibri" w:hAnsi="Calibri"/>
          </w:rPr>
          <w:delText>Task 1</w:delText>
        </w:r>
        <w:r w:rsidRPr="005B7277">
          <w:rPr>
            <w:rFonts w:ascii="Calibri" w:hAnsi="Calibri" w:cs="Angsana New"/>
            <w:cs/>
          </w:rPr>
          <w:delText xml:space="preserve">: </w:delText>
        </w:r>
      </w:del>
      <w:r w:rsidRPr="005B7277">
        <w:rPr>
          <w:rFonts w:ascii="Calibri" w:hAnsi="Calibri"/>
          <w:lang w:val="it-IT"/>
        </w:rPr>
        <w:t>Create a logo for Bangkok Art Biennale 2018</w:t>
      </w:r>
    </w:p>
    <w:p w:rsidR="00140D6B" w:rsidRPr="005B7277" w:rsidRDefault="00140D6B">
      <w:pPr>
        <w:pStyle w:val="Default"/>
        <w:rPr>
          <w:rFonts w:ascii="Calibri" w:eastAsia="Calibri" w:hAnsi="Calibri" w:cs="Calibri"/>
          <w:b/>
          <w:bCs/>
          <w:sz w:val="32"/>
          <w:szCs w:val="32"/>
        </w:rPr>
      </w:pPr>
    </w:p>
    <w:p w:rsidR="00140D6B" w:rsidRPr="0075478D" w:rsidRDefault="00FB003A">
      <w:pPr>
        <w:pStyle w:val="2"/>
        <w:rPr>
          <w:rFonts w:ascii="Calibri" w:hAnsi="Calibri"/>
          <w:b/>
          <w:bCs/>
        </w:rPr>
      </w:pPr>
      <w:r w:rsidRPr="0075478D">
        <w:rPr>
          <w:rFonts w:ascii="Calibri" w:hAnsi="Calibri"/>
          <w:b/>
          <w:bCs/>
        </w:rPr>
        <w:t>Target audience</w:t>
      </w:r>
    </w:p>
    <w:p w:rsidR="00140D6B" w:rsidRPr="005B7277" w:rsidRDefault="00FB003A">
      <w:pPr>
        <w:pStyle w:val="Body"/>
        <w:rPr>
          <w:ins w:id="122" w:author="Ass.Prof Supitchaya Khemthong" w:date="2018-07-13T15:23:00Z"/>
          <w:rFonts w:ascii="Calibri" w:eastAsia="Calibri" w:hAnsi="Calibri" w:cs="Calibri"/>
        </w:rPr>
      </w:pPr>
      <w:ins w:id="123" w:author="Ass.Prof Supitchaya Khemthong" w:date="2018-07-13T15:23:00Z">
        <w:r w:rsidRPr="005B7277">
          <w:rPr>
            <w:rFonts w:ascii="Calibri" w:eastAsia="Calibri" w:hAnsi="Calibri" w:cs="Calibri"/>
            <w:color w:val="1D2028"/>
            <w:u w:color="1D2028"/>
            <w:shd w:val="clear" w:color="auto" w:fill="FFFFFF"/>
          </w:rPr>
          <w:t xml:space="preserve">Government departments and private organizations </w:t>
        </w:r>
        <w:r w:rsidRPr="005B7277">
          <w:rPr>
            <w:rFonts w:ascii="Calibri" w:eastAsia="Calibri" w:hAnsi="Calibri" w:cs="Angsana New"/>
            <w:color w:val="1D2028"/>
            <w:u w:color="1D2028"/>
            <w:shd w:val="clear" w:color="auto" w:fill="FFFFFF"/>
            <w:cs/>
          </w:rPr>
          <w:t xml:space="preserve">— </w:t>
        </w:r>
        <w:r w:rsidRPr="005B7277">
          <w:rPr>
            <w:rFonts w:ascii="Calibri" w:eastAsia="Calibri" w:hAnsi="Calibri" w:cs="Calibri"/>
            <w:color w:val="1D2028"/>
            <w:u w:color="1D2028"/>
            <w:shd w:val="clear" w:color="auto" w:fill="FFFFFF"/>
          </w:rPr>
          <w:t>both nationally and internationally</w:t>
        </w:r>
        <w:r w:rsidRPr="005B7277">
          <w:rPr>
            <w:rFonts w:ascii="Calibri" w:eastAsia="Calibri" w:hAnsi="Calibri" w:cs="Angsana New"/>
            <w:color w:val="1D2028"/>
            <w:u w:color="1D2028"/>
            <w:shd w:val="clear" w:color="auto" w:fill="FFFFFF"/>
            <w:cs/>
          </w:rPr>
          <w:t>.</w:t>
        </w:r>
      </w:ins>
    </w:p>
    <w:p w:rsidR="00140D6B" w:rsidRPr="005B7277" w:rsidRDefault="00FB003A">
      <w:pPr>
        <w:pStyle w:val="Body"/>
        <w:rPr>
          <w:ins w:id="124" w:author="Ass.Prof Supitchaya Khemthong" w:date="2018-07-13T15:23:00Z"/>
          <w:rFonts w:ascii="Calibri" w:eastAsia="Calibri" w:hAnsi="Calibri" w:cs="Calibri"/>
        </w:rPr>
      </w:pPr>
      <w:ins w:id="125" w:author="Ass.Prof Supitchaya Khemthong" w:date="2018-07-13T15:23:00Z">
        <w:r w:rsidRPr="005B7277">
          <w:rPr>
            <w:rFonts w:ascii="Calibri" w:eastAsia="Calibri" w:hAnsi="Calibri" w:cs="Calibri"/>
          </w:rPr>
          <w:t>People who interested in contemporary art, artists, columnists and tourists</w:t>
        </w:r>
        <w:r w:rsidRPr="005B7277">
          <w:rPr>
            <w:rFonts w:ascii="Calibri" w:eastAsia="Calibri" w:hAnsi="Calibri" w:cs="Angsana New"/>
            <w:cs/>
          </w:rPr>
          <w:t>.</w:t>
        </w:r>
      </w:ins>
    </w:p>
    <w:p w:rsidR="00140D6B" w:rsidRPr="005B7277" w:rsidRDefault="00140D6B">
      <w:pPr>
        <w:pStyle w:val="Body"/>
        <w:rPr>
          <w:ins w:id="126" w:author="Ass.Prof Supitchaya Khemthong" w:date="2018-07-13T15:23:00Z"/>
          <w:rFonts w:ascii="Calibri" w:eastAsia="Calibri" w:hAnsi="Calibri" w:cs="Calibri"/>
        </w:rPr>
      </w:pPr>
    </w:p>
    <w:p w:rsidR="00140D6B" w:rsidRPr="005B7277" w:rsidRDefault="00FB003A">
      <w:pPr>
        <w:pStyle w:val="Body"/>
        <w:rPr>
          <w:ins w:id="127" w:author="Ass.Prof Supitchaya Khemthong" w:date="2018-07-13T15:23:00Z"/>
          <w:rFonts w:ascii="Calibri" w:eastAsia="Calibri" w:hAnsi="Calibri" w:cs="Calibri"/>
        </w:rPr>
      </w:pPr>
      <w:ins w:id="128" w:author="Ass.Prof Supitchaya Khemthong" w:date="2018-07-13T15:23:00Z">
        <w:r w:rsidRPr="005B7277">
          <w:rPr>
            <w:rFonts w:ascii="Calibri" w:eastAsia="Calibri" w:hAnsi="Calibri" w:cs="Calibri"/>
            <w:b/>
            <w:bCs/>
            <w:sz w:val="32"/>
            <w:szCs w:val="32"/>
          </w:rPr>
          <w:t>Concept</w:t>
        </w:r>
      </w:ins>
    </w:p>
    <w:p w:rsidR="00140D6B" w:rsidRPr="005B7277" w:rsidRDefault="00FB003A">
      <w:pPr>
        <w:pStyle w:val="Body"/>
        <w:rPr>
          <w:ins w:id="129" w:author="arnoldsandjaja@gmail.com" w:date="2018-06-29T23:18:00Z"/>
          <w:rFonts w:ascii="Calibri" w:eastAsia="Calibri" w:hAnsi="Calibri" w:cs="Calibri"/>
        </w:rPr>
      </w:pPr>
      <w:ins w:id="130" w:author="arnoldsandjaja@gmail.com" w:date="2018-06-29T23:18:00Z">
        <w:del w:id="131" w:author="Ass.Prof Supitchaya Khemthong" w:date="2018-07-13T15:25:00Z">
          <w:r w:rsidRPr="005B7277">
            <w:rPr>
              <w:rFonts w:ascii="Calibri" w:eastAsia="Calibri" w:hAnsi="Calibri" w:cs="Calibri"/>
            </w:rPr>
            <w:delText>Personal Attributes</w:delText>
          </w:r>
          <w:r w:rsidRPr="005B7277">
            <w:rPr>
              <w:rFonts w:ascii="Calibri" w:eastAsia="Calibri" w:hAnsi="Calibri" w:cs="Angsana New"/>
              <w:cs/>
            </w:rPr>
            <w:delText xml:space="preserve">: </w:delText>
          </w:r>
        </w:del>
        <w:r w:rsidRPr="005B7277">
          <w:rPr>
            <w:rFonts w:ascii="Calibri" w:eastAsia="Calibri" w:hAnsi="Calibri" w:cs="Calibri"/>
            <w:color w:val="1D2028"/>
            <w:u w:color="1D2028"/>
            <w:shd w:val="clear" w:color="auto" w:fill="FFFFFF"/>
          </w:rPr>
          <w:t>Thai Contemporary Life</w:t>
        </w:r>
        <w:r w:rsidRPr="005B7277">
          <w:rPr>
            <w:rFonts w:ascii="Calibri" w:eastAsia="Calibri" w:hAnsi="Calibri" w:cs="Angsana New"/>
            <w:color w:val="1D2028"/>
            <w:u w:color="1D2028"/>
            <w:shd w:val="clear" w:color="auto" w:fill="FFFFFF"/>
            <w:cs/>
          </w:rPr>
          <w:t>.</w:t>
        </w:r>
      </w:ins>
    </w:p>
    <w:p w:rsidR="00140D6B" w:rsidRPr="005B7277" w:rsidRDefault="00140D6B">
      <w:pPr>
        <w:pStyle w:val="Default"/>
        <w:rPr>
          <w:del w:id="132" w:author="arnoldsandjaja@gmail.com" w:date="2018-06-29T23:17:00Z"/>
          <w:rFonts w:ascii="Calibri" w:eastAsia="Calibri" w:hAnsi="Calibri" w:cs="Calibri"/>
          <w:color w:val="1D2028"/>
          <w:sz w:val="24"/>
          <w:szCs w:val="24"/>
          <w:u w:color="1D2028"/>
          <w:shd w:val="clear" w:color="auto" w:fill="FFFFFF"/>
        </w:rPr>
      </w:pPr>
    </w:p>
    <w:p w:rsidR="00140D6B" w:rsidRPr="005B7277" w:rsidRDefault="00FB003A">
      <w:pPr>
        <w:pStyle w:val="Default"/>
        <w:rPr>
          <w:del w:id="133" w:author="arnoldsandjaja@gmail.com" w:date="2018-06-29T23:17:00Z"/>
          <w:rFonts w:ascii="Calibri" w:eastAsia="Calibri" w:hAnsi="Calibri" w:cs="Calibri"/>
          <w:b/>
          <w:bCs/>
          <w:color w:val="1D2028"/>
          <w:sz w:val="24"/>
          <w:szCs w:val="24"/>
          <w:u w:color="1D2028"/>
          <w:shd w:val="clear" w:color="auto" w:fill="FFFFFF"/>
          <w:lang w:val="fr-FR"/>
        </w:rPr>
      </w:pPr>
      <w:del w:id="134" w:author="arnoldsandjaja@gmail.com" w:date="2018-06-29T23:17:00Z">
        <w:r w:rsidRPr="005B7277">
          <w:rPr>
            <w:rFonts w:ascii="Calibri" w:eastAsia="Calibri" w:hAnsi="Calibri" w:cs="Calibri"/>
            <w:b/>
            <w:bCs/>
            <w:color w:val="1D2028"/>
            <w:u w:color="1D2028"/>
            <w:shd w:val="clear" w:color="auto" w:fill="FFFFFF"/>
            <w:lang w:val="fr-FR"/>
          </w:rPr>
          <w:delText>Target audience</w:delText>
        </w:r>
      </w:del>
    </w:p>
    <w:p w:rsidR="00140D6B" w:rsidRPr="005B7277" w:rsidRDefault="00FB003A">
      <w:pPr>
        <w:pStyle w:val="Default"/>
        <w:rPr>
          <w:del w:id="135" w:author="arnoldsandjaja@gmail.com" w:date="2018-06-29T23:17:00Z"/>
          <w:rFonts w:ascii="Calibri" w:eastAsia="Calibri" w:hAnsi="Calibri" w:cs="Calibri"/>
          <w:color w:val="1D2028"/>
          <w:sz w:val="24"/>
          <w:szCs w:val="24"/>
          <w:u w:color="1D2028"/>
          <w:shd w:val="clear" w:color="auto" w:fill="FFFFFF"/>
        </w:rPr>
      </w:pPr>
      <w:del w:id="136" w:author="arnoldsandjaja@gmail.com" w:date="2018-06-29T23:17:00Z">
        <w:r w:rsidRPr="005B7277">
          <w:rPr>
            <w:rFonts w:ascii="Calibri" w:eastAsia="Calibri" w:hAnsi="Calibri" w:cs="Calibri"/>
            <w:color w:val="1D2028"/>
            <w:u w:color="1D2028"/>
            <w:shd w:val="clear" w:color="auto" w:fill="FFFFFF"/>
          </w:rPr>
          <w:delText>People who interested in contemporary art, artists, columnists and t</w:delText>
        </w:r>
        <w:r w:rsidRPr="005B7277">
          <w:rPr>
            <w:rFonts w:ascii="Calibri" w:eastAsia="Calibri" w:hAnsi="Calibri" w:cs="Calibri"/>
            <w:color w:val="1D2028"/>
            <w:u w:color="1D2028"/>
            <w:shd w:val="clear" w:color="auto" w:fill="FFFFFF"/>
            <w:lang w:val="fr-FR"/>
          </w:rPr>
          <w:delText>ourist</w:delText>
        </w:r>
        <w:r w:rsidRPr="005B7277">
          <w:rPr>
            <w:rFonts w:ascii="Calibri" w:eastAsia="Calibri" w:hAnsi="Calibri" w:cs="Calibri"/>
            <w:color w:val="1D2028"/>
            <w:u w:color="1D2028"/>
            <w:shd w:val="clear" w:color="auto" w:fill="FFFFFF"/>
          </w:rPr>
          <w:delText>s</w:delText>
        </w:r>
        <w:r w:rsidRPr="005B7277">
          <w:rPr>
            <w:rFonts w:ascii="Calibri" w:eastAsia="Calibri" w:hAnsi="Calibri" w:cs="Angsana New"/>
            <w:color w:val="1D2028"/>
            <w:u w:color="1D2028"/>
            <w:shd w:val="clear" w:color="auto" w:fill="FFFFFF"/>
            <w:cs/>
          </w:rPr>
          <w:delText>.</w:delText>
        </w:r>
      </w:del>
    </w:p>
    <w:p w:rsidR="00140D6B" w:rsidRPr="005B7277" w:rsidRDefault="00140D6B">
      <w:pPr>
        <w:pStyle w:val="Default"/>
        <w:rPr>
          <w:rFonts w:ascii="Calibri" w:eastAsia="Calibri" w:hAnsi="Calibri" w:cs="Calibri"/>
          <w:color w:val="1D2028"/>
          <w:sz w:val="24"/>
          <w:szCs w:val="24"/>
          <w:u w:color="1D2028"/>
          <w:shd w:val="clear" w:color="auto" w:fill="FFFFFF"/>
        </w:rPr>
      </w:pPr>
    </w:p>
    <w:p w:rsidR="00140D6B" w:rsidRPr="0075478D" w:rsidRDefault="00FB003A">
      <w:pPr>
        <w:pStyle w:val="2"/>
        <w:rPr>
          <w:rFonts w:ascii="Calibri" w:hAnsi="Calibri"/>
          <w:b/>
          <w:bCs/>
        </w:rPr>
      </w:pPr>
      <w:r w:rsidRPr="0075478D">
        <w:rPr>
          <w:rFonts w:ascii="Calibri" w:hAnsi="Calibri"/>
          <w:b/>
          <w:bCs/>
        </w:rPr>
        <w:t xml:space="preserve">Requirements </w:t>
      </w:r>
      <w:ins w:id="137" w:author="arnoldsandjaja@gmail.com" w:date="2018-06-29T23:08:00Z">
        <w:del w:id="138" w:author="Ass.Prof Supitchaya Khemthong" w:date="2018-07-16T02:24:00Z">
          <w:r w:rsidRPr="0075478D">
            <w:rPr>
              <w:rFonts w:ascii="Calibri" w:hAnsi="Calibri"/>
              <w:b/>
              <w:bCs/>
            </w:rPr>
            <w:delText>elements</w:delText>
          </w:r>
        </w:del>
      </w:ins>
      <w:ins w:id="139" w:author="Ass.Prof Supitchaya Khemthong" w:date="2018-07-16T02:25:00Z">
        <w:r w:rsidRPr="0075478D">
          <w:rPr>
            <w:rFonts w:ascii="Calibri" w:hAnsi="Calibri"/>
            <w:b/>
            <w:bCs/>
          </w:rPr>
          <w:t>for logo</w:t>
        </w:r>
      </w:ins>
      <w:ins w:id="140" w:author="arnoldsandjaja@gmail.com" w:date="2018-06-29T23:08:00Z">
        <w:del w:id="141" w:author="Ass.Prof Supitchaya Khemthong" w:date="2018-07-16T02:20:00Z">
          <w:r w:rsidRPr="0075478D">
            <w:rPr>
              <w:rFonts w:ascii="Calibri" w:hAnsi="Calibri" w:cs="Angsana New"/>
              <w:b/>
              <w:bCs/>
              <w:cs/>
            </w:rPr>
            <w:delText>:</w:delText>
          </w:r>
        </w:del>
      </w:ins>
      <w:del w:id="142" w:author="arnoldsandjaja@gmail.com" w:date="2018-06-29T23:08:00Z">
        <w:r w:rsidRPr="0075478D">
          <w:rPr>
            <w:rFonts w:ascii="Calibri" w:hAnsi="Calibri"/>
            <w:b/>
            <w:bCs/>
            <w:lang w:val="da-DK"/>
          </w:rPr>
          <w:delText>for Logo</w:delText>
        </w:r>
      </w:del>
    </w:p>
    <w:p w:rsidR="00140D6B" w:rsidRPr="005B7277" w:rsidRDefault="00FB003A" w:rsidP="00DB1464">
      <w:pPr>
        <w:pStyle w:val="Default"/>
        <w:numPr>
          <w:ilvl w:val="0"/>
          <w:numId w:val="11"/>
        </w:numPr>
        <w:spacing w:line="288" w:lineRule="auto"/>
        <w:rPr>
          <w:rFonts w:ascii="Calibri" w:eastAsia="Calibri" w:hAnsi="Calibri" w:cs="Calibri"/>
          <w:color w:val="1D2028"/>
          <w:sz w:val="24"/>
          <w:szCs w:val="24"/>
          <w:lang w:val="it-IT"/>
        </w:rPr>
      </w:pPr>
      <w:ins w:id="143" w:author="Ass.Prof Supitchaya Khemthong" w:date="2018-07-13T15:30:00Z">
        <w:r w:rsidRPr="005B7277">
          <w:rPr>
            <w:rFonts w:ascii="Calibri" w:eastAsia="Calibri" w:hAnsi="Calibri" w:cs="Calibri"/>
            <w:color w:val="1D2028"/>
            <w:sz w:val="24"/>
            <w:szCs w:val="24"/>
            <w:u w:color="1D2028"/>
            <w:shd w:val="clear" w:color="auto" w:fill="FFFFFF"/>
            <w:lang w:val="it-IT"/>
          </w:rPr>
          <w:t xml:space="preserve">The Logo </w:t>
        </w:r>
        <w:r w:rsidRPr="005B7277">
          <w:rPr>
            <w:rFonts w:ascii="Calibri" w:eastAsia="Calibri" w:hAnsi="Calibri" w:cs="Calibri"/>
            <w:color w:val="1D2028"/>
            <w:sz w:val="24"/>
            <w:szCs w:val="24"/>
            <w:u w:color="1D2028"/>
            <w:shd w:val="clear" w:color="auto" w:fill="FFFFFF"/>
          </w:rPr>
          <w:t>should be in Vector</w:t>
        </w:r>
        <w:r w:rsidRPr="005B7277">
          <w:rPr>
            <w:rFonts w:ascii="Calibri" w:eastAsia="Calibri" w:hAnsi="Calibri" w:cs="Angsana New"/>
            <w:color w:val="1D2028"/>
            <w:u w:color="1D2028"/>
            <w:shd w:val="clear" w:color="auto" w:fill="FFFFFF"/>
            <w:cs/>
          </w:rPr>
          <w:t xml:space="preserve"> </w:t>
        </w:r>
      </w:ins>
    </w:p>
    <w:p w:rsidR="00140D6B" w:rsidRPr="005B7277" w:rsidRDefault="00FB003A">
      <w:pPr>
        <w:pStyle w:val="Default"/>
        <w:rPr>
          <w:del w:id="144" w:author="arnoldsandjaja@gmail.com" w:date="2018-06-29T23:06:00Z"/>
          <w:rFonts w:ascii="Calibri" w:eastAsia="Calibri" w:hAnsi="Calibri" w:cs="Calibri"/>
          <w:color w:val="1D2028"/>
          <w:sz w:val="24"/>
          <w:szCs w:val="24"/>
          <w:u w:color="1D2028"/>
          <w:shd w:val="clear" w:color="auto" w:fill="FFFFFF"/>
        </w:rPr>
      </w:pPr>
      <w:del w:id="145" w:author="arnoldsandjaja@gmail.com" w:date="2018-06-29T23:06:00Z">
        <w:r w:rsidRPr="005B7277">
          <w:rPr>
            <w:rFonts w:ascii="Calibri" w:eastAsia="Calibri" w:hAnsi="Calibri" w:cs="Calibri"/>
            <w:color w:val="1D2028"/>
            <w:u w:color="1D2028"/>
            <w:shd w:val="clear" w:color="auto" w:fill="FFFFFF"/>
          </w:rPr>
          <w:delText>Concept</w:delText>
        </w:r>
        <w:r w:rsidRPr="005B7277">
          <w:rPr>
            <w:rFonts w:ascii="Calibri" w:eastAsia="Calibri" w:hAnsi="Calibri" w:cs="Angsana New"/>
            <w:color w:val="1D2028"/>
            <w:u w:val="single" w:color="1D2028"/>
            <w:shd w:val="clear" w:color="auto" w:fill="FFFFFF"/>
            <w:cs/>
          </w:rPr>
          <w:delText>:</w:delText>
        </w:r>
        <w:r w:rsidRPr="005B7277">
          <w:rPr>
            <w:rFonts w:ascii="Calibri" w:eastAsia="Calibri" w:hAnsi="Calibri" w:cs="Calibri"/>
            <w:color w:val="1D2028"/>
            <w:u w:color="1D2028"/>
            <w:shd w:val="clear" w:color="auto" w:fill="FFFFFF"/>
          </w:rPr>
          <w:delText xml:space="preserve"> Thai Contemporary Life</w:delText>
        </w:r>
        <w:r w:rsidRPr="005B7277">
          <w:rPr>
            <w:rFonts w:ascii="Calibri" w:eastAsia="Calibri" w:hAnsi="Calibri" w:cs="Angsana New"/>
            <w:color w:val="1D2028"/>
            <w:u w:color="1D2028"/>
            <w:shd w:val="clear" w:color="auto" w:fill="FFFFFF"/>
            <w:cs/>
          </w:rPr>
          <w:delText>.</w:delText>
        </w:r>
      </w:del>
    </w:p>
    <w:p w:rsidR="00140D6B" w:rsidRPr="005B7277" w:rsidRDefault="00140D6B">
      <w:pPr>
        <w:pStyle w:val="Default"/>
        <w:rPr>
          <w:del w:id="146" w:author="arnoldsandjaja@gmail.com" w:date="2018-06-29T23:06:00Z"/>
          <w:rFonts w:ascii="Calibri" w:eastAsia="Calibri" w:hAnsi="Calibri" w:cs="Calibri"/>
          <w:b/>
          <w:bCs/>
          <w:color w:val="1D2028"/>
          <w:sz w:val="24"/>
          <w:szCs w:val="24"/>
          <w:u w:color="1D2028"/>
          <w:shd w:val="clear" w:color="auto" w:fill="FFFFFF"/>
        </w:rPr>
      </w:pPr>
    </w:p>
    <w:p w:rsidR="00140D6B" w:rsidRPr="005B7277" w:rsidRDefault="00FB003A" w:rsidP="00DB1464">
      <w:pPr>
        <w:pStyle w:val="Default"/>
        <w:numPr>
          <w:ilvl w:val="0"/>
          <w:numId w:val="11"/>
        </w:numPr>
        <w:spacing w:line="288" w:lineRule="auto"/>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The logo must be combination mark</w:t>
      </w:r>
      <w:ins w:id="147" w:author="Ass.Prof Supitchaya Khemthong" w:date="2018-07-13T15:29:00Z">
        <w:r w:rsidRPr="005B7277">
          <w:rPr>
            <w:rFonts w:ascii="Calibri" w:eastAsia="Calibri" w:hAnsi="Calibri" w:cs="Angsana New"/>
            <w:color w:val="1D2028"/>
            <w:sz w:val="24"/>
            <w:szCs w:val="24"/>
            <w:u w:color="1D2028"/>
            <w:shd w:val="clear" w:color="auto" w:fill="FFFFFF"/>
            <w:cs/>
          </w:rPr>
          <w:t>.</w:t>
        </w:r>
      </w:ins>
    </w:p>
    <w:p w:rsidR="00140D6B" w:rsidRPr="005B7277" w:rsidRDefault="00FB003A" w:rsidP="00DB1464">
      <w:pPr>
        <w:pStyle w:val="Default"/>
        <w:numPr>
          <w:ilvl w:val="0"/>
          <w:numId w:val="11"/>
        </w:numPr>
        <w:spacing w:line="288" w:lineRule="auto"/>
        <w:rPr>
          <w:rFonts w:ascii="Calibri" w:eastAsia="Calibri" w:hAnsi="Calibri" w:cs="Calibri"/>
          <w:color w:val="1D2028"/>
          <w:sz w:val="24"/>
          <w:szCs w:val="24"/>
        </w:rPr>
      </w:pPr>
      <w:ins w:id="148" w:author="arnoldsandjaja@gmail.com" w:date="2018-06-29T22:26:00Z">
        <w:r w:rsidRPr="005B7277">
          <w:rPr>
            <w:rFonts w:ascii="Calibri" w:eastAsia="Calibri" w:hAnsi="Calibri" w:cs="Calibri"/>
            <w:color w:val="1D2028"/>
            <w:sz w:val="24"/>
            <w:szCs w:val="24"/>
            <w:u w:color="1D2028"/>
            <w:shd w:val="clear" w:color="auto" w:fill="FFFFFF"/>
          </w:rPr>
          <w:t xml:space="preserve">The logo </w:t>
        </w:r>
        <w:del w:id="149" w:author="Ass.Prof Supitchaya Khemthong" w:date="2018-07-13T15:29:00Z">
          <w:r w:rsidRPr="005B7277">
            <w:rPr>
              <w:rFonts w:ascii="Calibri" w:eastAsia="Calibri" w:hAnsi="Calibri" w:cs="Calibri"/>
              <w:color w:val="1D2028"/>
              <w:sz w:val="24"/>
              <w:szCs w:val="24"/>
              <w:u w:color="1D2028"/>
              <w:shd w:val="clear" w:color="auto" w:fill="FFFFFF"/>
            </w:rPr>
            <w:delText>should only include</w:delText>
          </w:r>
        </w:del>
      </w:ins>
      <w:ins w:id="150" w:author="Ass.Prof Supitchaya Khemthong" w:date="2018-07-13T15:29:00Z">
        <w:r w:rsidRPr="005B7277">
          <w:rPr>
            <w:rFonts w:ascii="Calibri" w:eastAsia="Calibri" w:hAnsi="Calibri" w:cs="Calibri"/>
            <w:color w:val="1D2028"/>
            <w:sz w:val="24"/>
            <w:szCs w:val="24"/>
            <w:u w:color="1D2028"/>
            <w:shd w:val="clear" w:color="auto" w:fill="FFFFFF"/>
          </w:rPr>
          <w:t>must have</w:t>
        </w:r>
      </w:ins>
      <w:ins w:id="151" w:author="arnoldsandjaja@gmail.com" w:date="2018-06-29T22:26:00Z">
        <w:r w:rsidRPr="005B7277">
          <w:rPr>
            <w:rFonts w:ascii="Calibri" w:eastAsia="Calibri" w:hAnsi="Calibri" w:cs="Calibri"/>
            <w:color w:val="1D2028"/>
            <w:sz w:val="24"/>
            <w:szCs w:val="24"/>
            <w:u w:color="1D2028"/>
            <w:shd w:val="clear" w:color="auto" w:fill="FFFFFF"/>
          </w:rPr>
          <w:t xml:space="preserve"> the word</w:t>
        </w:r>
        <w:r w:rsidRPr="005B7277">
          <w:rPr>
            <w:rFonts w:ascii="Calibri" w:eastAsia="Calibri" w:hAnsi="Calibri" w:cs="Angsana New"/>
            <w:color w:val="1D2028"/>
            <w:sz w:val="24"/>
            <w:szCs w:val="24"/>
            <w:u w:color="1D2028"/>
            <w:shd w:val="clear" w:color="auto" w:fill="FFFFFF"/>
            <w:cs/>
          </w:rPr>
          <w:t>:</w:t>
        </w:r>
      </w:ins>
      <w:del w:id="152" w:author="arnoldsandjaja@gmail.com" w:date="2018-06-29T22:26:00Z">
        <w:r w:rsidRPr="005B7277">
          <w:rPr>
            <w:rFonts w:ascii="Calibri" w:eastAsia="Calibri" w:hAnsi="Calibri" w:cs="Calibri"/>
            <w:color w:val="1D2028"/>
            <w:sz w:val="24"/>
            <w:szCs w:val="24"/>
            <w:u w:color="1D2028"/>
            <w:shd w:val="clear" w:color="auto" w:fill="FFFFFF"/>
          </w:rPr>
          <w:delText>, so it has to consist of</w:delText>
        </w:r>
        <w:r w:rsidRPr="005B7277">
          <w:rPr>
            <w:rFonts w:ascii="Calibri" w:eastAsia="Calibri" w:hAnsi="Calibri" w:cs="Calibri"/>
            <w:color w:val="1D2028"/>
            <w:sz w:val="24"/>
            <w:szCs w:val="24"/>
            <w:u w:color="1D2028"/>
            <w:shd w:val="clear" w:color="auto" w:fill="FFFFFF"/>
          </w:rPr>
          <w:br/>
          <w:delText>1</w:delText>
        </w:r>
        <w:r w:rsidRPr="005B7277">
          <w:rPr>
            <w:rFonts w:ascii="Calibri" w:eastAsia="Calibri" w:hAnsi="Calibri" w:cs="Angsana New"/>
            <w:color w:val="1D2028"/>
            <w:sz w:val="24"/>
            <w:szCs w:val="24"/>
            <w:u w:color="1D2028"/>
            <w:shd w:val="clear" w:color="auto" w:fill="FFFFFF"/>
            <w:cs/>
          </w:rPr>
          <w:delText xml:space="preserve">) </w:delText>
        </w:r>
        <w:r w:rsidRPr="005B7277">
          <w:rPr>
            <w:rFonts w:ascii="Calibri" w:eastAsia="Calibri" w:hAnsi="Calibri" w:cs="Calibri"/>
            <w:color w:val="1D2028"/>
            <w:sz w:val="24"/>
            <w:szCs w:val="24"/>
            <w:u w:color="1D2028"/>
            <w:shd w:val="clear" w:color="auto" w:fill="FFFFFF"/>
          </w:rPr>
          <w:delText>the word</w:delText>
        </w:r>
        <w:r w:rsidRPr="005B7277">
          <w:rPr>
            <w:rFonts w:ascii="Calibri" w:eastAsia="Calibri" w:hAnsi="Calibri" w:cs="Angsana New"/>
            <w:color w:val="1D2028"/>
            <w:sz w:val="24"/>
            <w:szCs w:val="24"/>
            <w:u w:color="1D2028"/>
            <w:shd w:val="clear" w:color="auto" w:fill="FFFFFF"/>
            <w:cs/>
          </w:rPr>
          <w:delText>:</w:delText>
        </w:r>
      </w:del>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b/>
          <w:bCs/>
          <w:color w:val="1D2028"/>
          <w:sz w:val="24"/>
          <w:szCs w:val="24"/>
          <w:u w:color="1D2028"/>
          <w:shd w:val="clear" w:color="auto" w:fill="FFFFFF"/>
          <w:lang w:val="it-IT"/>
        </w:rPr>
        <w:t>Bangkok Art Biennale 2018</w:t>
      </w:r>
    </w:p>
    <w:p w:rsidR="00140D6B" w:rsidRPr="005B7277" w:rsidRDefault="00FB003A" w:rsidP="00DB1464">
      <w:pPr>
        <w:pStyle w:val="Default"/>
        <w:numPr>
          <w:ilvl w:val="0"/>
          <w:numId w:val="11"/>
        </w:numPr>
        <w:spacing w:line="288" w:lineRule="auto"/>
        <w:rPr>
          <w:rFonts w:ascii="Calibri" w:eastAsia="Calibri" w:hAnsi="Calibri" w:cs="Calibri"/>
          <w:color w:val="1D2028"/>
          <w:sz w:val="24"/>
          <w:szCs w:val="24"/>
        </w:rPr>
      </w:pPr>
      <w:ins w:id="153" w:author="Ass.Prof Supitchaya Khemthong" w:date="2018-07-13T15:26:00Z">
        <w:r w:rsidRPr="005B7277">
          <w:rPr>
            <w:rFonts w:ascii="Calibri" w:eastAsia="Calibri" w:hAnsi="Calibri" w:cs="Calibri"/>
            <w:color w:val="1D2028"/>
            <w:sz w:val="24"/>
            <w:szCs w:val="24"/>
            <w:u w:color="1D2028"/>
            <w:shd w:val="clear" w:color="auto" w:fill="FFFFFF"/>
          </w:rPr>
          <w:t xml:space="preserve">The logo must have a yellow circle </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Pantone 1345 C</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which is this festival</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 xml:space="preserve">s </w:t>
        </w:r>
      </w:ins>
      <w:r w:rsidR="005B7277">
        <w:rPr>
          <w:rFonts w:ascii="Calibri" w:eastAsia="Calibri" w:hAnsi="Calibri" w:cs="Calibri"/>
          <w:color w:val="1D2028"/>
          <w:sz w:val="24"/>
          <w:szCs w:val="24"/>
          <w:u w:color="1D2028"/>
          <w:shd w:val="clear" w:color="auto" w:fill="FFFFFF"/>
        </w:rPr>
        <w:br/>
      </w:r>
      <w:ins w:id="154" w:author="Ass.Prof Supitchaya Khemthong" w:date="2018-07-13T15:26:00Z">
        <w:r w:rsidRPr="005B7277">
          <w:rPr>
            <w:rFonts w:ascii="Calibri" w:eastAsia="Calibri" w:hAnsi="Calibri" w:cs="Calibri"/>
            <w:color w:val="1D2028"/>
            <w:sz w:val="24"/>
            <w:szCs w:val="24"/>
            <w:u w:color="1D2028"/>
            <w:shd w:val="clear" w:color="auto" w:fill="FFFFFF"/>
          </w:rPr>
          <w:t>corporate graphic</w:t>
        </w:r>
      </w:ins>
    </w:p>
    <w:p w:rsidR="00140D6B" w:rsidRPr="005B7277" w:rsidRDefault="00FB003A" w:rsidP="00DB1464">
      <w:pPr>
        <w:pStyle w:val="Default"/>
        <w:numPr>
          <w:ilvl w:val="0"/>
          <w:numId w:val="11"/>
        </w:numPr>
        <w:spacing w:line="288" w:lineRule="auto"/>
        <w:rPr>
          <w:rFonts w:ascii="Calibri" w:eastAsia="Calibri" w:hAnsi="Calibri" w:cs="Calibri"/>
          <w:color w:val="1D2028"/>
          <w:sz w:val="24"/>
          <w:szCs w:val="24"/>
        </w:rPr>
      </w:pPr>
      <w:ins w:id="155" w:author="Ass.Prof Supitchaya Khemthong" w:date="2018-07-13T15:47:00Z">
        <w:r w:rsidRPr="005B7277">
          <w:rPr>
            <w:rFonts w:ascii="Calibri" w:eastAsia="Calibri" w:hAnsi="Calibri" w:cs="Calibri"/>
            <w:color w:val="1D2028"/>
            <w:sz w:val="24"/>
            <w:szCs w:val="24"/>
            <w:u w:color="1D2028"/>
            <w:shd w:val="clear" w:color="auto" w:fill="FFFFFF"/>
          </w:rPr>
          <w:t>You must create at least 1 more vector element</w:t>
        </w:r>
        <w:r w:rsidRPr="005B7277">
          <w:rPr>
            <w:rFonts w:ascii="Calibri" w:eastAsia="Calibri" w:hAnsi="Calibri" w:cs="Angsana New"/>
            <w:color w:val="1D2028"/>
            <w:sz w:val="24"/>
            <w:szCs w:val="24"/>
            <w:u w:color="1D2028"/>
            <w:shd w:val="clear" w:color="auto" w:fill="FFFFFF"/>
            <w:cs/>
          </w:rPr>
          <w:t>.</w:t>
        </w:r>
      </w:ins>
      <w:ins w:id="156" w:author="arnoldsandjaja@gmail.com" w:date="2018-06-30T06:10:00Z">
        <w:del w:id="157" w:author="Ass.Prof Supitchaya Khemthong" w:date="2018-07-13T15:30:00Z">
          <w:r w:rsidRPr="005B7277">
            <w:rPr>
              <w:rFonts w:ascii="Calibri" w:eastAsia="Calibri" w:hAnsi="Calibri" w:cs="Calibri"/>
              <w:color w:val="1D2028"/>
              <w:sz w:val="24"/>
              <w:szCs w:val="24"/>
              <w:u w:color="1D2028"/>
              <w:shd w:val="clear" w:color="auto" w:fill="FFFFFF"/>
              <w:lang w:val="it-IT"/>
            </w:rPr>
            <w:delText xml:space="preserve">The Logo </w:delText>
          </w:r>
          <w:r w:rsidRPr="005B7277">
            <w:rPr>
              <w:rFonts w:ascii="Calibri" w:eastAsia="Calibri" w:hAnsi="Calibri" w:cs="Calibri"/>
              <w:color w:val="1D2028"/>
              <w:sz w:val="24"/>
              <w:szCs w:val="24"/>
              <w:u w:color="1D2028"/>
              <w:shd w:val="clear" w:color="auto" w:fill="FFFFFF"/>
            </w:rPr>
            <w:delText>should be in Vector</w:delText>
          </w:r>
        </w:del>
        <w:del w:id="158" w:author="Ass.Prof Supitchaya Khemthong" w:date="2018-07-13T15:28:00Z">
          <w:r w:rsidRPr="005B7277">
            <w:rPr>
              <w:rFonts w:ascii="Calibri" w:eastAsia="Calibri" w:hAnsi="Calibri" w:cs="Calibri"/>
              <w:color w:val="1D2028"/>
              <w:u w:color="1D2028"/>
              <w:shd w:val="clear" w:color="auto" w:fill="FFFFFF"/>
            </w:rPr>
            <w:delText xml:space="preserve">Should have </w:delText>
          </w:r>
        </w:del>
      </w:ins>
      <w:del w:id="159" w:author="Ass.Prof Supitchaya Khemthong" w:date="2018-07-13T15:28:00Z">
        <w:r w:rsidRPr="005B7277">
          <w:rPr>
            <w:rFonts w:ascii="Calibri" w:eastAsia="Calibri" w:hAnsi="Calibri" w:cs="Calibri"/>
            <w:color w:val="1D2028"/>
            <w:u w:color="1D2028"/>
            <w:shd w:val="clear" w:color="auto" w:fill="FFFFFF"/>
          </w:rPr>
          <w:delText xml:space="preserve"> and</w:delText>
        </w:r>
        <w:r w:rsidRPr="005B7277">
          <w:rPr>
            <w:rFonts w:ascii="Calibri" w:eastAsia="Calibri" w:hAnsi="Calibri" w:cs="Calibri"/>
            <w:color w:val="1D2028"/>
            <w:u w:color="1D2028"/>
            <w:shd w:val="clear" w:color="auto" w:fill="FFFFFF"/>
          </w:rPr>
          <w:br/>
          <w:delText>2</w:delText>
        </w:r>
        <w:r w:rsidRPr="005B7277">
          <w:rPr>
            <w:rFonts w:ascii="Calibri" w:eastAsia="Calibri" w:hAnsi="Calibri" w:cs="Angsana New"/>
            <w:color w:val="1D2028"/>
            <w:u w:color="1D2028"/>
            <w:shd w:val="clear" w:color="auto" w:fill="FFFFFF"/>
            <w:cs/>
          </w:rPr>
          <w:delText xml:space="preserve">) </w:delText>
        </w:r>
        <w:r w:rsidRPr="005B7277">
          <w:rPr>
            <w:rFonts w:ascii="Calibri" w:eastAsia="Calibri" w:hAnsi="Calibri" w:cs="Calibri"/>
            <w:color w:val="1D2028"/>
            <w:u w:color="1D2028"/>
            <w:shd w:val="clear" w:color="auto" w:fill="FFFFFF"/>
          </w:rPr>
          <w:delText>at least 1 vecto</w:delText>
        </w:r>
        <w:r w:rsidRPr="005B7277">
          <w:rPr>
            <w:rFonts w:ascii="Calibri" w:eastAsia="Calibri" w:hAnsi="Calibri" w:cs="Angsana New"/>
            <w:color w:val="1D2028"/>
            <w:u w:color="1D2028"/>
            <w:shd w:val="clear" w:color="auto" w:fill="FFFFFF"/>
            <w:cs/>
          </w:rPr>
          <w:delText xml:space="preserve"> (</w:delText>
        </w:r>
        <w:r w:rsidRPr="005B7277">
          <w:rPr>
            <w:rFonts w:ascii="Calibri" w:eastAsia="Calibri" w:hAnsi="Calibri" w:cs="Calibri"/>
            <w:color w:val="1D2028"/>
            <w:u w:color="1D2028"/>
            <w:shd w:val="clear" w:color="auto" w:fill="FFFFFF"/>
          </w:rPr>
          <w:delText>exclude a yellow circle which is this festival</w:delText>
        </w:r>
        <w:r w:rsidRPr="005B7277">
          <w:rPr>
            <w:rFonts w:ascii="Calibri" w:eastAsia="Calibri" w:hAnsi="Calibri" w:cs="Angsana New"/>
            <w:color w:val="1D2028"/>
            <w:u w:color="1D2028"/>
            <w:shd w:val="clear" w:color="auto" w:fill="FFFFFF"/>
            <w:cs/>
          </w:rPr>
          <w:delText>’</w:delText>
        </w:r>
        <w:r w:rsidRPr="005B7277">
          <w:rPr>
            <w:rFonts w:ascii="Calibri" w:eastAsia="Calibri" w:hAnsi="Calibri" w:cs="Calibri"/>
            <w:color w:val="1D2028"/>
            <w:u w:color="1D2028"/>
            <w:shd w:val="clear" w:color="auto" w:fill="FFFFFF"/>
          </w:rPr>
          <w:delText>s</w:delText>
        </w:r>
      </w:del>
      <w:ins w:id="160" w:author="arnoldsandjaja@gmail.com" w:date="2018-06-29T22:28:00Z">
        <w:del w:id="161" w:author="Ass.Prof Supitchaya Khemthong" w:date="2018-07-13T15:28:00Z">
          <w:r w:rsidRPr="005B7277">
            <w:rPr>
              <w:rFonts w:ascii="Calibri" w:eastAsia="Calibri" w:hAnsi="Calibri" w:cs="Angsana New"/>
              <w:color w:val="1D2028"/>
              <w:u w:color="1D2028"/>
              <w:shd w:val="clear" w:color="auto" w:fill="FFFFFF"/>
              <w:cs/>
            </w:rPr>
            <w:delText xml:space="preserve"> </w:delText>
          </w:r>
        </w:del>
      </w:ins>
      <w:del w:id="162" w:author="Ass.Prof Supitchaya Khemthong" w:date="2018-07-13T15:28:00Z">
        <w:r w:rsidRPr="005B7277">
          <w:rPr>
            <w:rFonts w:ascii="Calibri" w:eastAsia="Calibri" w:hAnsi="Calibri" w:cs="Angsana New"/>
            <w:color w:val="1D2028"/>
            <w:u w:color="1D2028"/>
            <w:shd w:val="clear" w:color="auto" w:fill="FFFFFF"/>
            <w:cs/>
          </w:rPr>
          <w:delText xml:space="preserve"> </w:delText>
        </w:r>
        <w:r w:rsidRPr="005B7277">
          <w:rPr>
            <w:rFonts w:ascii="Calibri" w:eastAsia="Calibri" w:hAnsi="Calibri" w:cs="Calibri"/>
            <w:color w:val="1D2028"/>
            <w:u w:color="1D2028"/>
            <w:shd w:val="clear" w:color="auto" w:fill="FFFFFF"/>
          </w:rPr>
          <w:br/>
        </w:r>
        <w:r w:rsidRPr="005B7277">
          <w:rPr>
            <w:rFonts w:ascii="Calibri" w:eastAsia="Calibri" w:hAnsi="Calibri" w:cs="Angsana New"/>
            <w:color w:val="1D2028"/>
            <w:u w:color="1D2028"/>
            <w:shd w:val="clear" w:color="auto" w:fill="FFFFFF"/>
            <w:cs/>
          </w:rPr>
          <w:delText xml:space="preserve">    </w:delText>
        </w:r>
        <w:r w:rsidRPr="005B7277">
          <w:rPr>
            <w:rFonts w:ascii="Calibri" w:eastAsia="Calibri" w:hAnsi="Calibri" w:cs="Calibri"/>
            <w:color w:val="1D2028"/>
            <w:u w:color="1D2028"/>
            <w:shd w:val="clear" w:color="auto" w:fill="FFFFFF"/>
          </w:rPr>
          <w:delText>corporate graphic</w:delText>
        </w:r>
        <w:r w:rsidRPr="005B7277">
          <w:rPr>
            <w:rFonts w:ascii="Calibri" w:eastAsia="Calibri" w:hAnsi="Calibri" w:cs="Angsana New"/>
            <w:color w:val="1D2028"/>
            <w:u w:color="1D2028"/>
            <w:shd w:val="clear" w:color="auto" w:fill="FFFFFF"/>
            <w:cs/>
          </w:rPr>
          <w:delText>)</w:delText>
        </w:r>
      </w:del>
    </w:p>
    <w:p w:rsidR="00140D6B" w:rsidRPr="005B7277" w:rsidRDefault="00FB003A" w:rsidP="00DB1464">
      <w:pPr>
        <w:pStyle w:val="Default"/>
        <w:numPr>
          <w:ilvl w:val="0"/>
          <w:numId w:val="11"/>
        </w:numPr>
        <w:spacing w:line="288" w:lineRule="auto"/>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The logo should NOT include any gradients</w:t>
      </w:r>
      <w:r w:rsidRPr="005B7277">
        <w:rPr>
          <w:rFonts w:ascii="Calibri" w:eastAsia="Calibri" w:hAnsi="Calibri" w:cs="Angsana New"/>
          <w:color w:val="1D2028"/>
          <w:sz w:val="24"/>
          <w:szCs w:val="24"/>
          <w:u w:color="1D2028"/>
          <w:shd w:val="clear" w:color="auto" w:fill="FFFFFF"/>
          <w:cs/>
        </w:rPr>
        <w:t>.</w:t>
      </w:r>
    </w:p>
    <w:p w:rsidR="00140D6B" w:rsidRPr="005B7277" w:rsidRDefault="00140D6B">
      <w:pPr>
        <w:pStyle w:val="Default"/>
        <w:rPr>
          <w:rFonts w:ascii="Calibri" w:eastAsia="Calibri" w:hAnsi="Calibri" w:cs="Calibri"/>
          <w:color w:val="1D2028"/>
          <w:sz w:val="24"/>
          <w:szCs w:val="24"/>
          <w:u w:color="1D2028"/>
          <w:shd w:val="clear" w:color="auto" w:fill="FFFFFF"/>
        </w:rPr>
      </w:pPr>
    </w:p>
    <w:p w:rsidR="00140D6B" w:rsidRPr="005B7277" w:rsidRDefault="00FB003A">
      <w:pPr>
        <w:pStyle w:val="Default"/>
        <w:spacing w:line="276" w:lineRule="auto"/>
        <w:rPr>
          <w:rFonts w:ascii="Calibri" w:eastAsia="Calibri" w:hAnsi="Calibri" w:cs="Calibri"/>
          <w:b/>
          <w:bCs/>
          <w:color w:val="1D2028"/>
          <w:sz w:val="32"/>
          <w:szCs w:val="32"/>
          <w:u w:color="1D2028"/>
          <w:shd w:val="clear" w:color="auto" w:fill="FFFFFF"/>
          <w:lang w:val="fr-FR"/>
        </w:rPr>
      </w:pPr>
      <w:r w:rsidRPr="005B7277">
        <w:rPr>
          <w:rFonts w:ascii="Calibri" w:eastAsia="Calibri" w:hAnsi="Calibri" w:cs="Calibri"/>
          <w:b/>
          <w:bCs/>
          <w:color w:val="1D2028"/>
          <w:sz w:val="32"/>
          <w:szCs w:val="32"/>
          <w:u w:color="1D2028"/>
          <w:shd w:val="clear" w:color="auto" w:fill="FFFFFF"/>
          <w:lang w:val="fr-FR"/>
        </w:rPr>
        <w:t xml:space="preserve">Logo </w:t>
      </w:r>
      <w:del w:id="163" w:author="Ass.Prof Supitchaya Khemthong" w:date="2018-07-15T13:26:00Z">
        <w:r w:rsidRPr="005B7277">
          <w:rPr>
            <w:rFonts w:ascii="Calibri" w:eastAsia="Calibri" w:hAnsi="Calibri" w:cs="Calibri"/>
            <w:b/>
            <w:bCs/>
            <w:color w:val="1D2028"/>
            <w:sz w:val="32"/>
            <w:szCs w:val="32"/>
            <w:u w:color="1D2028"/>
            <w:shd w:val="clear" w:color="auto" w:fill="FFFFFF"/>
            <w:lang w:val="fr-FR"/>
          </w:rPr>
          <w:delText>Variations</w:delText>
        </w:r>
      </w:del>
      <w:ins w:id="164" w:author="Ass.Prof Supitchaya Khemthong" w:date="2018-07-15T13:26:00Z">
        <w:r w:rsidRPr="005B7277">
          <w:rPr>
            <w:rFonts w:ascii="Calibri" w:eastAsia="Calibri" w:hAnsi="Calibri" w:cs="Calibri"/>
            <w:b/>
            <w:bCs/>
            <w:color w:val="1D2028"/>
            <w:sz w:val="32"/>
            <w:szCs w:val="32"/>
            <w:u w:color="1D2028"/>
            <w:shd w:val="clear" w:color="auto" w:fill="FFFFFF"/>
            <w:lang w:val="fr-FR"/>
          </w:rPr>
          <w:t>variations</w:t>
        </w:r>
      </w:ins>
      <w:del w:id="165" w:author="Ass.Prof Supitchaya Khemthong" w:date="2018-07-16T02:20:00Z">
        <w:r w:rsidRPr="005B7277">
          <w:rPr>
            <w:rFonts w:ascii="Calibri" w:eastAsia="Calibri" w:hAnsi="Calibri" w:cs="Angsana New"/>
            <w:b/>
            <w:bCs/>
            <w:color w:val="1D2028"/>
            <w:sz w:val="32"/>
            <w:szCs w:val="32"/>
            <w:u w:color="1D2028"/>
            <w:shd w:val="clear" w:color="auto" w:fill="FFFFFF"/>
            <w:cs/>
            <w:lang w:val="fr-FR"/>
          </w:rPr>
          <w:delText>:</w:delText>
        </w:r>
      </w:del>
    </w:p>
    <w:p w:rsidR="00140D6B" w:rsidRPr="0075478D" w:rsidRDefault="00FB003A" w:rsidP="00DB1464">
      <w:pPr>
        <w:pStyle w:val="Default"/>
        <w:numPr>
          <w:ilvl w:val="0"/>
          <w:numId w:val="22"/>
        </w:numPr>
        <w:spacing w:line="276" w:lineRule="auto"/>
        <w:rPr>
          <w:rFonts w:ascii="Calibri" w:eastAsia="Calibri" w:hAnsi="Calibri" w:cs="Calibri"/>
          <w:color w:val="1D2028"/>
          <w:sz w:val="24"/>
          <w:szCs w:val="24"/>
        </w:rPr>
      </w:pPr>
      <w:r w:rsidRPr="0075478D">
        <w:rPr>
          <w:rFonts w:ascii="Calibri" w:eastAsia="Calibri" w:hAnsi="Calibri" w:cs="Calibri"/>
          <w:color w:val="1D2028"/>
          <w:sz w:val="24"/>
          <w:szCs w:val="24"/>
          <w:u w:color="1D2028"/>
          <w:shd w:val="clear" w:color="auto" w:fill="FFFFFF"/>
        </w:rPr>
        <w:t>CMYK Full Color</w:t>
      </w:r>
    </w:p>
    <w:p w:rsidR="00140D6B" w:rsidRPr="0075478D" w:rsidRDefault="00FB003A" w:rsidP="00DB1464">
      <w:pPr>
        <w:pStyle w:val="Default"/>
        <w:numPr>
          <w:ilvl w:val="0"/>
          <w:numId w:val="22"/>
        </w:numPr>
        <w:spacing w:line="276" w:lineRule="auto"/>
        <w:rPr>
          <w:rFonts w:ascii="Calibri" w:eastAsia="Calibri" w:hAnsi="Calibri" w:cs="Calibri"/>
          <w:color w:val="1D2028"/>
          <w:sz w:val="24"/>
          <w:szCs w:val="24"/>
        </w:rPr>
      </w:pPr>
      <w:r w:rsidRPr="0075478D">
        <w:rPr>
          <w:rFonts w:ascii="Calibri" w:eastAsia="Calibri" w:hAnsi="Calibri" w:cs="Calibri"/>
          <w:color w:val="1D2028"/>
          <w:sz w:val="24"/>
          <w:szCs w:val="24"/>
          <w:u w:color="1D2028"/>
          <w:shd w:val="clear" w:color="auto" w:fill="FFFFFF"/>
        </w:rPr>
        <w:t xml:space="preserve">2 </w:t>
      </w:r>
      <w:del w:id="166" w:author="Ass.Prof Supitchaya Khemthong" w:date="2018-07-13T16:09:00Z">
        <w:r w:rsidRPr="0075478D">
          <w:rPr>
            <w:rFonts w:ascii="Calibri" w:eastAsia="Calibri" w:hAnsi="Calibri" w:cs="Calibri"/>
            <w:color w:val="1D2028"/>
            <w:sz w:val="24"/>
            <w:szCs w:val="24"/>
            <w:u w:color="1D2028"/>
            <w:shd w:val="clear" w:color="auto" w:fill="FFFFFF"/>
          </w:rPr>
          <w:delText>Spot Colors</w:delText>
        </w:r>
      </w:del>
      <w:ins w:id="167" w:author="Ass.Prof Supitchaya Khemthong" w:date="2018-07-13T16:09:00Z">
        <w:r w:rsidRPr="0075478D">
          <w:rPr>
            <w:rFonts w:ascii="Calibri" w:eastAsia="Calibri" w:hAnsi="Calibri" w:cs="Calibri"/>
            <w:color w:val="1D2028"/>
            <w:sz w:val="24"/>
            <w:szCs w:val="24"/>
            <w:u w:color="1D2028"/>
            <w:shd w:val="clear" w:color="auto" w:fill="FFFFFF"/>
          </w:rPr>
          <w:t>PMS</w:t>
        </w:r>
      </w:ins>
      <w:r w:rsidRPr="0075478D">
        <w:rPr>
          <w:rFonts w:ascii="Calibri" w:eastAsia="Calibri" w:hAnsi="Calibri" w:cs="Calibri"/>
          <w:color w:val="1D2028"/>
          <w:sz w:val="24"/>
          <w:szCs w:val="24"/>
          <w:u w:color="1D2028"/>
          <w:shd w:val="clear" w:color="auto" w:fill="FFFFFF"/>
        </w:rPr>
        <w:t xml:space="preserve"> of Pantone Solid Coated and one of them must be Pantone 1345 </w:t>
      </w:r>
      <w:ins w:id="168" w:author="arnoldsandjaja@gmail.com" w:date="2018-06-30T00:04:00Z">
        <w:r w:rsidRPr="0075478D">
          <w:rPr>
            <w:rFonts w:ascii="Calibri" w:eastAsia="Calibri" w:hAnsi="Calibri" w:cs="Calibri"/>
            <w:color w:val="1D2028"/>
            <w:sz w:val="24"/>
            <w:szCs w:val="24"/>
            <w:u w:color="1D2028"/>
            <w:shd w:val="clear" w:color="auto" w:fill="FFFFFF"/>
          </w:rPr>
          <w:t>C</w:t>
        </w:r>
      </w:ins>
      <w:del w:id="169" w:author="arnoldsandjaja@gmail.com" w:date="2018-06-30T00:04:00Z">
        <w:r w:rsidRPr="0075478D">
          <w:rPr>
            <w:rFonts w:ascii="Calibri" w:eastAsia="Calibri" w:hAnsi="Calibri" w:cs="Calibri"/>
            <w:color w:val="1D2028"/>
            <w:sz w:val="24"/>
            <w:szCs w:val="24"/>
            <w:u w:color="1D2028"/>
            <w:shd w:val="clear" w:color="auto" w:fill="FFFFFF"/>
          </w:rPr>
          <w:delText>C</w:delText>
        </w:r>
      </w:del>
    </w:p>
    <w:p w:rsidR="00140D6B" w:rsidRPr="0075478D" w:rsidRDefault="00FB003A" w:rsidP="00DB1464">
      <w:pPr>
        <w:pStyle w:val="Default"/>
        <w:numPr>
          <w:ilvl w:val="0"/>
          <w:numId w:val="22"/>
        </w:numPr>
        <w:spacing w:line="276" w:lineRule="auto"/>
        <w:rPr>
          <w:rFonts w:ascii="Calibri" w:eastAsia="Calibri" w:hAnsi="Calibri" w:cs="Calibri"/>
          <w:color w:val="1D2028"/>
          <w:sz w:val="24"/>
          <w:szCs w:val="24"/>
        </w:rPr>
      </w:pPr>
      <w:ins w:id="170" w:author="arnoldsandjaja@gmail.com" w:date="2018-06-29T22:22:00Z">
        <w:r w:rsidRPr="0075478D">
          <w:rPr>
            <w:rFonts w:ascii="Calibri" w:eastAsia="Calibri" w:hAnsi="Calibri" w:cs="Calibri"/>
            <w:color w:val="1D2028"/>
            <w:sz w:val="24"/>
            <w:szCs w:val="24"/>
            <w:u w:color="1D2028"/>
            <w:shd w:val="clear" w:color="auto" w:fill="FFFFFF"/>
          </w:rPr>
          <w:t>Greyscale OR Black and White</w:t>
        </w:r>
      </w:ins>
    </w:p>
    <w:p w:rsidR="00140D6B" w:rsidRPr="0075478D" w:rsidRDefault="00FB003A" w:rsidP="00DB1464">
      <w:pPr>
        <w:pStyle w:val="Default"/>
        <w:numPr>
          <w:ilvl w:val="3"/>
          <w:numId w:val="11"/>
        </w:numPr>
        <w:rPr>
          <w:rFonts w:ascii="Calibri" w:hAnsi="Calibri" w:cs="Calibri"/>
          <w:sz w:val="24"/>
          <w:szCs w:val="24"/>
        </w:rPr>
      </w:pPr>
      <w:ins w:id="171" w:author="arnoldsandjaja@gmail.com" w:date="2018-06-29T22:22:00Z">
        <w:r w:rsidRPr="0075478D">
          <w:rPr>
            <w:rFonts w:ascii="Calibri" w:hAnsi="Calibri" w:cs="Calibri"/>
            <w:sz w:val="24"/>
            <w:szCs w:val="24"/>
          </w:rPr>
          <w:t xml:space="preserve">The Pantone Solid Coated, CMYK and </w:t>
        </w:r>
      </w:ins>
      <w:ins w:id="172" w:author="Ass.Prof Supitchaya Khemthong" w:date="2018-07-13T15:36:00Z">
        <w:r w:rsidRPr="0075478D">
          <w:rPr>
            <w:rFonts w:ascii="Calibri" w:hAnsi="Calibri" w:cs="Calibri"/>
            <w:sz w:val="24"/>
            <w:szCs w:val="24"/>
          </w:rPr>
          <w:t>Greyscale</w:t>
        </w:r>
        <w:r w:rsidRPr="0075478D">
          <w:rPr>
            <w:rFonts w:ascii="Calibri" w:hAnsi="Calibri" w:cs="Angsana New"/>
            <w:sz w:val="24"/>
            <w:szCs w:val="24"/>
            <w:cs/>
          </w:rPr>
          <w:t>/</w:t>
        </w:r>
      </w:ins>
      <w:ins w:id="173" w:author="arnoldsandjaja@gmail.com" w:date="2018-06-30T06:18:00Z">
        <w:r w:rsidRPr="0075478D">
          <w:rPr>
            <w:rFonts w:ascii="Calibri" w:hAnsi="Calibri" w:cs="Calibri"/>
            <w:sz w:val="24"/>
            <w:szCs w:val="24"/>
          </w:rPr>
          <w:t>B&amp;W</w:t>
        </w:r>
        <w:del w:id="174" w:author="Ass.Prof Supitchaya Khemthong" w:date="2018-07-13T15:36:00Z">
          <w:r w:rsidRPr="0075478D">
            <w:rPr>
              <w:rFonts w:ascii="Calibri" w:hAnsi="Calibri" w:cs="Angsana New"/>
              <w:sz w:val="24"/>
              <w:szCs w:val="24"/>
              <w:cs/>
            </w:rPr>
            <w:delText>/</w:delText>
          </w:r>
          <w:r w:rsidRPr="0075478D">
            <w:rPr>
              <w:rFonts w:ascii="Calibri" w:hAnsi="Calibri" w:cs="Calibri"/>
              <w:sz w:val="24"/>
              <w:szCs w:val="24"/>
            </w:rPr>
            <w:delText>Greyscale</w:delText>
          </w:r>
        </w:del>
        <w:r w:rsidRPr="0075478D">
          <w:rPr>
            <w:rFonts w:ascii="Calibri" w:hAnsi="Calibri" w:cs="Calibri"/>
            <w:sz w:val="24"/>
            <w:szCs w:val="24"/>
          </w:rPr>
          <w:t xml:space="preserve"> version should replicate the colors as closely as possible to each other, you should not use colors that cannot be reproduced by another color gamut </w:t>
        </w:r>
        <w:r w:rsidRPr="0075478D">
          <w:rPr>
            <w:rFonts w:ascii="Calibri" w:hAnsi="Calibri" w:cs="Angsana New"/>
            <w:sz w:val="24"/>
            <w:szCs w:val="24"/>
            <w:cs/>
          </w:rPr>
          <w:t>(</w:t>
        </w:r>
        <w:r w:rsidRPr="0075478D">
          <w:rPr>
            <w:rFonts w:ascii="Calibri" w:hAnsi="Calibri" w:cs="Calibri"/>
            <w:sz w:val="24"/>
            <w:szCs w:val="24"/>
          </w:rPr>
          <w:t>eg</w:t>
        </w:r>
        <w:r w:rsidRPr="0075478D">
          <w:rPr>
            <w:rFonts w:ascii="Calibri" w:hAnsi="Calibri" w:cs="Angsana New"/>
            <w:sz w:val="24"/>
            <w:szCs w:val="24"/>
            <w:cs/>
          </w:rPr>
          <w:t xml:space="preserve">: </w:t>
        </w:r>
        <w:r w:rsidRPr="0075478D">
          <w:rPr>
            <w:rFonts w:ascii="Calibri" w:hAnsi="Calibri" w:cs="Calibri"/>
            <w:sz w:val="24"/>
            <w:szCs w:val="24"/>
          </w:rPr>
          <w:t>do not choose a fluorescent or metallic Pantone Solid Coated color</w:t>
        </w:r>
        <w:r w:rsidRPr="0075478D">
          <w:rPr>
            <w:rFonts w:ascii="Calibri" w:hAnsi="Calibri" w:cs="Angsana New"/>
            <w:sz w:val="24"/>
            <w:szCs w:val="24"/>
            <w:cs/>
          </w:rPr>
          <w:t>).</w:t>
        </w:r>
      </w:ins>
    </w:p>
    <w:p w:rsidR="00140D6B" w:rsidRPr="0075478D" w:rsidRDefault="00FB003A" w:rsidP="00DB1464">
      <w:pPr>
        <w:pStyle w:val="Default"/>
        <w:numPr>
          <w:ilvl w:val="3"/>
          <w:numId w:val="11"/>
        </w:numPr>
        <w:rPr>
          <w:rFonts w:ascii="Calibri" w:hAnsi="Calibri" w:cs="Calibri"/>
          <w:sz w:val="24"/>
          <w:szCs w:val="24"/>
        </w:rPr>
      </w:pPr>
      <w:ins w:id="175" w:author="arnoldsandjaja@gmail.com" w:date="2018-06-30T06:18:00Z">
        <w:r w:rsidRPr="0075478D">
          <w:rPr>
            <w:rFonts w:ascii="Calibri" w:hAnsi="Calibri" w:cs="Calibri"/>
            <w:sz w:val="24"/>
            <w:szCs w:val="24"/>
          </w:rPr>
          <w:t>Include color swatches in each in the logo versions including the color specifications of each color</w:t>
        </w:r>
        <w:r w:rsidRPr="0075478D">
          <w:rPr>
            <w:rFonts w:ascii="Calibri" w:hAnsi="Calibri" w:cs="Angsana New"/>
            <w:sz w:val="24"/>
            <w:szCs w:val="24"/>
            <w:cs/>
          </w:rPr>
          <w:t>.</w:t>
        </w:r>
      </w:ins>
    </w:p>
    <w:p w:rsidR="00140D6B" w:rsidRPr="0075478D" w:rsidRDefault="00FB003A" w:rsidP="00DB1464">
      <w:pPr>
        <w:pStyle w:val="Default"/>
        <w:numPr>
          <w:ilvl w:val="3"/>
          <w:numId w:val="11"/>
        </w:numPr>
        <w:rPr>
          <w:rFonts w:ascii="Calibri" w:hAnsi="Calibri" w:cs="Calibri"/>
          <w:sz w:val="24"/>
          <w:szCs w:val="24"/>
        </w:rPr>
      </w:pPr>
      <w:ins w:id="176" w:author="arnoldsandjaja@gmail.com" w:date="2018-06-30T06:18:00Z">
        <w:r w:rsidRPr="0075478D">
          <w:rPr>
            <w:rFonts w:ascii="Calibri" w:hAnsi="Calibri" w:cs="Calibri"/>
            <w:sz w:val="24"/>
            <w:szCs w:val="24"/>
          </w:rPr>
          <w:t>CMYK &amp; Greyscale</w:t>
        </w:r>
        <w:r w:rsidRPr="0075478D">
          <w:rPr>
            <w:rFonts w:ascii="Calibri" w:hAnsi="Calibri" w:cs="Angsana New"/>
            <w:sz w:val="24"/>
            <w:szCs w:val="24"/>
            <w:cs/>
          </w:rPr>
          <w:t>/</w:t>
        </w:r>
        <w:r w:rsidRPr="0075478D">
          <w:rPr>
            <w:rFonts w:ascii="Calibri" w:hAnsi="Calibri" w:cs="Calibri"/>
            <w:sz w:val="24"/>
            <w:szCs w:val="24"/>
          </w:rPr>
          <w:t xml:space="preserve">B&amp;W color values should NOT have decimals </w:t>
        </w:r>
      </w:ins>
      <w:r w:rsidR="0029394C" w:rsidRPr="0075478D">
        <w:rPr>
          <w:rFonts w:ascii="Calibri" w:hAnsi="Calibri" w:cs="Calibri"/>
          <w:sz w:val="24"/>
          <w:szCs w:val="24"/>
          <w:cs/>
        </w:rPr>
        <w:br/>
      </w:r>
      <w:ins w:id="177" w:author="arnoldsandjaja@gmail.com" w:date="2018-06-30T06:18:00Z">
        <w:r w:rsidRPr="0075478D">
          <w:rPr>
            <w:rFonts w:ascii="Calibri" w:hAnsi="Calibri" w:cs="Angsana New"/>
            <w:sz w:val="24"/>
            <w:szCs w:val="24"/>
            <w:cs/>
          </w:rPr>
          <w:t>(</w:t>
        </w:r>
        <w:r w:rsidRPr="0075478D">
          <w:rPr>
            <w:rFonts w:ascii="Calibri" w:hAnsi="Calibri" w:cs="Calibri"/>
            <w:sz w:val="24"/>
            <w:szCs w:val="24"/>
          </w:rPr>
          <w:t>e</w:t>
        </w:r>
        <w:r w:rsidRPr="0075478D">
          <w:rPr>
            <w:rFonts w:ascii="Calibri" w:hAnsi="Calibri" w:cs="Angsana New"/>
            <w:sz w:val="24"/>
            <w:szCs w:val="24"/>
            <w:cs/>
          </w:rPr>
          <w:t>.</w:t>
        </w:r>
        <w:r w:rsidRPr="0075478D">
          <w:rPr>
            <w:rFonts w:ascii="Calibri" w:hAnsi="Calibri" w:cs="Calibri"/>
            <w:sz w:val="24"/>
            <w:szCs w:val="24"/>
          </w:rPr>
          <w:t>g</w:t>
        </w:r>
        <w:r w:rsidRPr="0075478D">
          <w:rPr>
            <w:rFonts w:ascii="Calibri" w:hAnsi="Calibri" w:cs="Angsana New"/>
            <w:sz w:val="24"/>
            <w:szCs w:val="24"/>
            <w:cs/>
          </w:rPr>
          <w:t xml:space="preserve">. </w:t>
        </w:r>
        <w:r w:rsidRPr="0075478D">
          <w:rPr>
            <w:rFonts w:ascii="Calibri" w:hAnsi="Calibri" w:cs="Calibri"/>
            <w:sz w:val="24"/>
            <w:szCs w:val="24"/>
          </w:rPr>
          <w:t>2</w:t>
        </w:r>
        <w:r w:rsidRPr="0075478D">
          <w:rPr>
            <w:rFonts w:ascii="Calibri" w:hAnsi="Calibri" w:cs="Angsana New"/>
            <w:sz w:val="24"/>
            <w:szCs w:val="24"/>
            <w:cs/>
          </w:rPr>
          <w:t>.</w:t>
        </w:r>
        <w:r w:rsidRPr="0075478D">
          <w:rPr>
            <w:rFonts w:ascii="Calibri" w:hAnsi="Calibri" w:cs="Calibri"/>
            <w:sz w:val="24"/>
            <w:szCs w:val="24"/>
          </w:rPr>
          <w:t>73</w:t>
        </w:r>
        <w:r w:rsidRPr="0075478D">
          <w:rPr>
            <w:rFonts w:ascii="Calibri" w:hAnsi="Calibri" w:cs="Angsana New"/>
            <w:sz w:val="24"/>
            <w:szCs w:val="24"/>
            <w:cs/>
          </w:rPr>
          <w:t>%</w:t>
        </w:r>
        <w:r w:rsidRPr="0075478D">
          <w:rPr>
            <w:rFonts w:ascii="Calibri" w:hAnsi="Calibri" w:cs="Calibri"/>
            <w:sz w:val="24"/>
            <w:szCs w:val="24"/>
          </w:rPr>
          <w:t>, change to 3</w:t>
        </w:r>
        <w:r w:rsidRPr="0075478D">
          <w:rPr>
            <w:rFonts w:ascii="Calibri" w:hAnsi="Calibri" w:cs="Angsana New"/>
            <w:sz w:val="24"/>
            <w:szCs w:val="24"/>
            <w:cs/>
          </w:rPr>
          <w:t>%).</w:t>
        </w:r>
      </w:ins>
    </w:p>
    <w:p w:rsidR="00140D6B" w:rsidRPr="005B7277" w:rsidRDefault="00140D6B" w:rsidP="005B7277">
      <w:pPr>
        <w:pStyle w:val="Default"/>
        <w:ind w:left="720"/>
        <w:rPr>
          <w:rFonts w:ascii="Calibri" w:hAnsi="Calibri"/>
          <w:sz w:val="24"/>
          <w:szCs w:val="24"/>
        </w:rPr>
      </w:pPr>
    </w:p>
    <w:p w:rsidR="00140D6B" w:rsidRPr="005B7277" w:rsidRDefault="00140D6B">
      <w:pPr>
        <w:pStyle w:val="Default"/>
        <w:rPr>
          <w:rFonts w:ascii="Calibri" w:eastAsia="Calibri" w:hAnsi="Calibri" w:cs="Calibri"/>
          <w:color w:val="1D2028"/>
          <w:sz w:val="24"/>
          <w:szCs w:val="24"/>
          <w:u w:color="1D2028"/>
          <w:shd w:val="clear" w:color="auto" w:fill="FFFFFF"/>
        </w:rPr>
      </w:pPr>
    </w:p>
    <w:p w:rsidR="00140D6B" w:rsidRPr="00645405" w:rsidRDefault="00FB003A">
      <w:pPr>
        <w:pStyle w:val="Body"/>
        <w:keepNext/>
        <w:spacing w:line="276" w:lineRule="auto"/>
        <w:outlineLvl w:val="1"/>
        <w:rPr>
          <w:ins w:id="178" w:author="arnoldsandjaja@gmail.com" w:date="2018-06-29T23:09:00Z"/>
          <w:rFonts w:ascii="Calibri" w:eastAsia="Calibri" w:hAnsi="Calibri" w:cs="Calibri"/>
          <w:b/>
          <w:bCs/>
          <w:sz w:val="32"/>
          <w:szCs w:val="32"/>
        </w:rPr>
      </w:pPr>
      <w:ins w:id="179" w:author="arnoldsandjaja@gmail.com" w:date="2018-06-29T23:09:00Z">
        <w:r w:rsidRPr="00645405">
          <w:rPr>
            <w:rFonts w:ascii="Calibri" w:eastAsia="Calibri" w:hAnsi="Calibri" w:cs="Calibri"/>
            <w:b/>
            <w:bCs/>
            <w:sz w:val="32"/>
            <w:szCs w:val="32"/>
          </w:rPr>
          <w:t>Technical specifications</w:t>
        </w:r>
        <w:del w:id="180" w:author="Ass.Prof Supitchaya Khemthong" w:date="2018-07-16T02:20:00Z">
          <w:r w:rsidRPr="00645405">
            <w:rPr>
              <w:rFonts w:ascii="Calibri" w:hAnsi="Calibri" w:cs="Angsana New"/>
              <w:b/>
              <w:bCs/>
              <w:sz w:val="32"/>
              <w:szCs w:val="32"/>
              <w:rtl/>
              <w:cs/>
              <w:lang w:val="ar-SA"/>
            </w:rPr>
            <w:delText>:</w:delText>
          </w:r>
        </w:del>
      </w:ins>
    </w:p>
    <w:p w:rsidR="00140D6B" w:rsidRPr="00DA32C4" w:rsidRDefault="00FB003A">
      <w:pPr>
        <w:pStyle w:val="Default"/>
        <w:rPr>
          <w:del w:id="181" w:author="arnoldsandjaja@gmail.com" w:date="2018-06-29T23:09:00Z"/>
          <w:rFonts w:ascii="Calibri" w:eastAsia="Calibri" w:hAnsi="Calibri" w:cs="Calibri"/>
          <w:b/>
          <w:bCs/>
          <w:color w:val="1D2028"/>
          <w:sz w:val="24"/>
          <w:szCs w:val="24"/>
          <w:u w:color="1D2028"/>
          <w:shd w:val="clear" w:color="auto" w:fill="FFFFFF"/>
        </w:rPr>
      </w:pPr>
      <w:del w:id="182" w:author="arnoldsandjaja@gmail.com" w:date="2018-06-29T23:09:00Z">
        <w:r w:rsidRPr="00DA32C4">
          <w:rPr>
            <w:rFonts w:ascii="Calibri" w:eastAsia="Calibri" w:hAnsi="Calibri" w:cs="Calibri"/>
            <w:b/>
            <w:bCs/>
            <w:color w:val="1D2028"/>
            <w:sz w:val="24"/>
            <w:szCs w:val="24"/>
            <w:u w:color="1D2028"/>
            <w:shd w:val="clear" w:color="auto" w:fill="FFFFFF"/>
          </w:rPr>
          <w:delText>File Type</w:delText>
        </w:r>
        <w:r w:rsidRPr="00DA32C4">
          <w:rPr>
            <w:rFonts w:ascii="Calibri" w:eastAsia="Calibri" w:hAnsi="Calibri" w:cs="Angsana New"/>
            <w:b/>
            <w:bCs/>
            <w:color w:val="1D2028"/>
            <w:sz w:val="24"/>
            <w:szCs w:val="24"/>
            <w:u w:color="1D2028"/>
            <w:shd w:val="clear" w:color="auto" w:fill="FFFFFF"/>
            <w:cs/>
          </w:rPr>
          <w:delText>:</w:delText>
        </w:r>
      </w:del>
    </w:p>
    <w:p w:rsidR="00140D6B" w:rsidRPr="00DA32C4" w:rsidRDefault="00FB003A">
      <w:pPr>
        <w:pStyle w:val="Default"/>
        <w:tabs>
          <w:tab w:val="left" w:pos="1764"/>
        </w:tabs>
        <w:rPr>
          <w:del w:id="183" w:author="arnoldsandjaja@gmail.com" w:date="2018-06-29T23:09:00Z"/>
          <w:rFonts w:ascii="Calibri" w:eastAsia="Calibri" w:hAnsi="Calibri" w:cs="Calibri"/>
          <w:b/>
          <w:bCs/>
          <w:color w:val="1D2028"/>
          <w:sz w:val="24"/>
          <w:szCs w:val="24"/>
          <w:u w:color="1D2028"/>
          <w:shd w:val="clear" w:color="auto" w:fill="FFFFFF"/>
        </w:rPr>
      </w:pPr>
      <w:del w:id="184" w:author="arnoldsandjaja@gmail.com" w:date="2018-06-29T23:09:00Z">
        <w:r w:rsidRPr="00DA32C4">
          <w:rPr>
            <w:rFonts w:ascii="Calibri" w:eastAsia="Calibri" w:hAnsi="Calibri" w:cs="Calibri"/>
            <w:b/>
            <w:bCs/>
            <w:color w:val="1D2028"/>
            <w:sz w:val="24"/>
            <w:szCs w:val="24"/>
            <w:u w:color="1D2028"/>
            <w:shd w:val="clear" w:color="auto" w:fill="FFFFFF"/>
          </w:rPr>
          <w:delText>Working File</w:delText>
        </w:r>
        <w:r w:rsidRPr="00DA32C4">
          <w:rPr>
            <w:rFonts w:ascii="Calibri" w:eastAsia="Calibri" w:hAnsi="Calibri" w:cs="Angsana New"/>
            <w:b/>
            <w:bCs/>
            <w:color w:val="1D2028"/>
            <w:sz w:val="24"/>
            <w:szCs w:val="24"/>
            <w:u w:color="1D2028"/>
            <w:shd w:val="clear" w:color="auto" w:fill="FFFFFF"/>
            <w:cs/>
          </w:rPr>
          <w:delText>:</w:delText>
        </w:r>
        <w:r w:rsidRPr="00DA32C4">
          <w:rPr>
            <w:rFonts w:ascii="Calibri" w:eastAsia="Calibri" w:hAnsi="Calibri" w:cs="Calibri"/>
            <w:b/>
            <w:bCs/>
            <w:color w:val="1D2028"/>
            <w:sz w:val="24"/>
            <w:szCs w:val="24"/>
            <w:u w:color="1D2028"/>
            <w:shd w:val="clear" w:color="auto" w:fill="FFFFFF"/>
          </w:rPr>
          <w:tab/>
          <w:delText>Illustrator</w:delText>
        </w:r>
      </w:del>
    </w:p>
    <w:p w:rsidR="00140D6B" w:rsidRPr="005B7277" w:rsidRDefault="00FB003A">
      <w:pPr>
        <w:pStyle w:val="Default"/>
        <w:tabs>
          <w:tab w:val="left" w:pos="1764"/>
        </w:tabs>
        <w:rPr>
          <w:del w:id="185" w:author="arnoldsandjaja@gmail.com" w:date="2018-06-29T23:10:00Z"/>
          <w:rFonts w:ascii="Calibri" w:eastAsia="Calibri" w:hAnsi="Calibri" w:cs="Calibri"/>
          <w:color w:val="1D2028"/>
          <w:sz w:val="24"/>
          <w:szCs w:val="24"/>
          <w:u w:color="1D2028"/>
          <w:shd w:val="clear" w:color="auto" w:fill="FFFFFF"/>
        </w:rPr>
      </w:pPr>
      <w:del w:id="186" w:author="arnoldsandjaja@gmail.com" w:date="2018-06-29T23:09:00Z">
        <w:r w:rsidRPr="00DA32C4">
          <w:rPr>
            <w:rFonts w:ascii="Calibri" w:eastAsia="Calibri" w:hAnsi="Calibri" w:cs="Calibri"/>
            <w:b/>
            <w:bCs/>
            <w:color w:val="1D2028"/>
            <w:sz w:val="24"/>
            <w:szCs w:val="24"/>
            <w:u w:color="1D2028"/>
            <w:shd w:val="clear" w:color="auto" w:fill="FFFFFF"/>
          </w:rPr>
          <w:delText>Final File</w:delText>
        </w:r>
        <w:r w:rsidRPr="00DA32C4">
          <w:rPr>
            <w:rFonts w:ascii="Calibri" w:eastAsia="Calibri" w:hAnsi="Calibri" w:cs="Angsana New"/>
            <w:b/>
            <w:bCs/>
            <w:color w:val="1D2028"/>
            <w:sz w:val="24"/>
            <w:szCs w:val="24"/>
            <w:u w:color="1D2028"/>
            <w:shd w:val="clear" w:color="auto" w:fill="FFFFFF"/>
            <w:cs/>
          </w:rPr>
          <w:delText>:</w:delText>
        </w:r>
        <w:r w:rsidRPr="00DA32C4">
          <w:rPr>
            <w:rFonts w:ascii="Calibri" w:eastAsia="Calibri" w:hAnsi="Calibri" w:cs="Calibri"/>
            <w:b/>
            <w:bCs/>
            <w:color w:val="1D2028"/>
            <w:sz w:val="24"/>
            <w:szCs w:val="24"/>
            <w:u w:color="1D2028"/>
            <w:shd w:val="clear" w:color="auto" w:fill="FFFFFF"/>
          </w:rPr>
          <w:tab/>
          <w:delText xml:space="preserve">PDF </w:delText>
        </w:r>
        <w:r w:rsidRPr="00DA32C4">
          <w:rPr>
            <w:rFonts w:ascii="Calibri" w:eastAsia="Calibri" w:hAnsi="Calibri" w:cs="Angsana New"/>
            <w:b/>
            <w:bCs/>
            <w:color w:val="1D2028"/>
            <w:sz w:val="24"/>
            <w:szCs w:val="24"/>
            <w:u w:color="1D2028"/>
            <w:shd w:val="clear" w:color="auto" w:fill="FFFFFF"/>
            <w:cs/>
          </w:rPr>
          <w:delText>(</w:delText>
        </w:r>
        <w:r w:rsidRPr="00DA32C4">
          <w:rPr>
            <w:rFonts w:ascii="Calibri" w:eastAsia="Calibri" w:hAnsi="Calibri" w:cs="Calibri"/>
            <w:b/>
            <w:bCs/>
            <w:color w:val="1D2028"/>
            <w:sz w:val="24"/>
            <w:szCs w:val="24"/>
            <w:u w:color="1D2028"/>
            <w:shd w:val="clear" w:color="auto" w:fill="FFFFFF"/>
          </w:rPr>
          <w:delText>Preserve Illustrating Editing Capabilities</w:delText>
        </w:r>
        <w:r w:rsidRPr="00DA32C4">
          <w:rPr>
            <w:rFonts w:ascii="Calibri" w:eastAsia="Calibri" w:hAnsi="Calibri" w:cs="Angsana New"/>
            <w:b/>
            <w:bCs/>
            <w:color w:val="1D2028"/>
            <w:sz w:val="24"/>
            <w:szCs w:val="24"/>
            <w:u w:color="1D2028"/>
            <w:shd w:val="clear" w:color="auto" w:fill="FFFFFF"/>
            <w:cs/>
          </w:rPr>
          <w:delText>)</w:delText>
        </w:r>
      </w:del>
      <w:ins w:id="187" w:author="arnoldsandjaja@gmail.com" w:date="2018-06-29T23:10:00Z">
        <w:r w:rsidRPr="00DA32C4">
          <w:rPr>
            <w:rFonts w:ascii="Calibri" w:eastAsia="Calibri" w:hAnsi="Calibri" w:cs="Calibri"/>
            <w:b/>
            <w:bCs/>
            <w:color w:val="1D2028"/>
            <w:sz w:val="24"/>
            <w:szCs w:val="24"/>
            <w:u w:color="1D2028"/>
            <w:shd w:val="clear" w:color="auto" w:fill="FFFFFF"/>
          </w:rPr>
          <w:t>Text</w:t>
        </w:r>
        <w:r w:rsidRPr="005B7277">
          <w:rPr>
            <w:rFonts w:ascii="Calibri" w:eastAsia="Calibri" w:hAnsi="Calibri" w:cs="Calibri"/>
            <w:color w:val="1D2028"/>
            <w:sz w:val="24"/>
            <w:szCs w:val="24"/>
            <w:u w:color="1D2028"/>
            <w:shd w:val="clear" w:color="auto" w:fill="FFFFFF"/>
          </w:rPr>
          <w:tab/>
        </w:r>
        <w:r w:rsidRPr="009D02A0">
          <w:rPr>
            <w:rFonts w:ascii="Calibri" w:eastAsia="Calibri" w:hAnsi="Calibri" w:cs="Angsana New"/>
            <w:color w:val="1D2028"/>
            <w:sz w:val="24"/>
            <w:szCs w:val="24"/>
            <w:u w:color="1D2028"/>
            <w:shd w:val="clear" w:color="auto" w:fill="FFFFFF"/>
            <w:cs/>
          </w:rPr>
          <w:t>:</w:t>
        </w:r>
      </w:ins>
    </w:p>
    <w:p w:rsidR="00140D6B" w:rsidRPr="005B7277" w:rsidRDefault="00FB003A">
      <w:pPr>
        <w:pStyle w:val="Default"/>
        <w:tabs>
          <w:tab w:val="left" w:pos="1764"/>
        </w:tabs>
        <w:rPr>
          <w:ins w:id="188" w:author="Ass.Prof Supitchaya Khemthong" w:date="2018-07-13T15:42:00Z"/>
          <w:rFonts w:ascii="Calibri" w:eastAsia="Calibri" w:hAnsi="Calibri" w:cs="Calibri"/>
          <w:color w:val="1D2028"/>
          <w:sz w:val="24"/>
          <w:szCs w:val="24"/>
          <w:u w:color="1D2028"/>
          <w:shd w:val="clear" w:color="auto" w:fill="FFFFFF"/>
        </w:rPr>
      </w:pPr>
      <w:ins w:id="189" w:author="arnoldsandjaja@gmail.com" w:date="2018-06-29T23:10:00Z">
        <w:r w:rsidRPr="005B7277">
          <w:rPr>
            <w:rFonts w:ascii="Calibri" w:eastAsia="Calibri" w:hAnsi="Calibri" w:cs="Angsana New"/>
            <w:color w:val="1D2028"/>
            <w:sz w:val="24"/>
            <w:szCs w:val="24"/>
            <w:u w:color="1D2028"/>
            <w:shd w:val="clear" w:color="auto" w:fill="FFFFFF"/>
            <w:cs/>
          </w:rPr>
          <w:t xml:space="preserve"> </w:t>
        </w:r>
      </w:ins>
      <w:del w:id="190" w:author="arnoldsandjaja@gmail.com" w:date="2018-06-29T23:10:00Z">
        <w:r w:rsidRPr="005B7277">
          <w:rPr>
            <w:rFonts w:ascii="Calibri" w:eastAsia="Calibri" w:hAnsi="Calibri" w:cs="Calibri"/>
            <w:color w:val="1D2028"/>
            <w:sz w:val="24"/>
            <w:szCs w:val="24"/>
            <w:u w:color="1D2028"/>
            <w:shd w:val="clear" w:color="auto" w:fill="FFFFFF"/>
          </w:rPr>
          <w:tab/>
        </w:r>
      </w:del>
      <w:r w:rsidRPr="005B7277">
        <w:rPr>
          <w:rFonts w:ascii="Calibri" w:eastAsia="Calibri" w:hAnsi="Calibri" w:cs="Calibri"/>
          <w:color w:val="1D2028"/>
          <w:sz w:val="24"/>
          <w:szCs w:val="24"/>
          <w:u w:color="1D2028"/>
          <w:shd w:val="clear" w:color="auto" w:fill="FFFFFF"/>
        </w:rPr>
        <w:t>All text must be converted to outlines</w:t>
      </w:r>
      <w:r w:rsidRPr="005B7277">
        <w:rPr>
          <w:rFonts w:ascii="Calibri" w:eastAsia="Calibri" w:hAnsi="Calibri" w:cs="Angsana New"/>
          <w:color w:val="1D2028"/>
          <w:sz w:val="24"/>
          <w:szCs w:val="24"/>
          <w:u w:color="1D2028"/>
          <w:shd w:val="clear" w:color="auto" w:fill="FFFFFF"/>
          <w:cs/>
        </w:rPr>
        <w:t xml:space="preserve">. </w:t>
      </w:r>
      <w:del w:id="191" w:author="Ass.Prof Supitchaya Khemthong" w:date="2018-07-13T15:42:00Z">
        <w:r w:rsidRPr="005B7277">
          <w:rPr>
            <w:rFonts w:ascii="Calibri" w:eastAsia="Calibri" w:hAnsi="Calibri" w:cs="Calibri"/>
            <w:color w:val="1D2028"/>
            <w:sz w:val="24"/>
            <w:szCs w:val="24"/>
            <w:u w:color="1D2028"/>
            <w:shd w:val="clear" w:color="auto" w:fill="FFFFFF"/>
          </w:rPr>
          <w:br/>
        </w:r>
      </w:del>
    </w:p>
    <w:p w:rsidR="00140D6B" w:rsidRPr="005B7277" w:rsidRDefault="00FB003A">
      <w:pPr>
        <w:pStyle w:val="Default"/>
        <w:tabs>
          <w:tab w:val="left" w:pos="1764"/>
        </w:tabs>
        <w:rPr>
          <w:ins w:id="192" w:author="Ass.Prof Supitchaya Khemthong" w:date="2018-07-13T16:00:00Z"/>
          <w:rFonts w:ascii="Calibri" w:eastAsia="Calibri" w:hAnsi="Calibri" w:cs="Calibri"/>
          <w:color w:val="1D2028"/>
          <w:sz w:val="24"/>
          <w:szCs w:val="24"/>
          <w:u w:color="1D2028"/>
          <w:shd w:val="clear" w:color="auto" w:fill="FFFFFF"/>
        </w:rPr>
      </w:pPr>
      <w:ins w:id="193" w:author="arnoldsandjaja@gmail.com" w:date="2018-06-29T23:10:00Z">
        <w:del w:id="194" w:author="Ass.Prof Supitchaya Khemthong" w:date="2018-07-13T15:42:00Z">
          <w:r w:rsidRPr="00DA32C4">
            <w:rPr>
              <w:rFonts w:ascii="Calibri" w:eastAsia="Calibri" w:hAnsi="Calibri" w:cs="Calibri"/>
              <w:b/>
              <w:bCs/>
              <w:color w:val="1D2028"/>
              <w:sz w:val="24"/>
              <w:szCs w:val="24"/>
              <w:u w:color="1D2028"/>
              <w:shd w:val="clear" w:color="auto" w:fill="FFFFFF"/>
            </w:rPr>
            <w:delText xml:space="preserve">Final </w:delText>
          </w:r>
        </w:del>
        <w:r w:rsidRPr="00DA32C4">
          <w:rPr>
            <w:rFonts w:ascii="Calibri" w:eastAsia="Calibri" w:hAnsi="Calibri" w:cs="Calibri"/>
            <w:b/>
            <w:bCs/>
            <w:color w:val="1D2028"/>
            <w:sz w:val="24"/>
            <w:szCs w:val="24"/>
            <w:u w:color="1D2028"/>
            <w:shd w:val="clear" w:color="auto" w:fill="FFFFFF"/>
          </w:rPr>
          <w:t>File</w:t>
        </w:r>
      </w:ins>
      <w:ins w:id="195" w:author="Ass.Prof Supitchaya Khemthong" w:date="2018-07-13T15:42:00Z">
        <w:r w:rsidRPr="00DA32C4">
          <w:rPr>
            <w:rFonts w:ascii="Calibri" w:eastAsia="Calibri" w:hAnsi="Calibri" w:cs="Calibri"/>
            <w:b/>
            <w:bCs/>
            <w:color w:val="1D2028"/>
            <w:sz w:val="24"/>
            <w:szCs w:val="24"/>
            <w:u w:color="1D2028"/>
            <w:shd w:val="clear" w:color="auto" w:fill="FFFFFF"/>
          </w:rPr>
          <w:t xml:space="preserve"> Type</w:t>
        </w:r>
      </w:ins>
      <w:ins w:id="196" w:author="arnoldsandjaja@gmail.com" w:date="2018-06-29T23:10:00Z">
        <w:r w:rsidRPr="00DA32C4">
          <w:rPr>
            <w:rFonts w:ascii="Calibri" w:eastAsia="Calibri" w:hAnsi="Calibri" w:cs="Calibri"/>
            <w:b/>
            <w:bCs/>
            <w:color w:val="1D2028"/>
            <w:sz w:val="24"/>
            <w:szCs w:val="24"/>
            <w:u w:color="1D2028"/>
            <w:shd w:val="clear" w:color="auto" w:fill="FFFFFF"/>
          </w:rPr>
          <w:t>s</w:t>
        </w:r>
        <w:r w:rsidRPr="005B7277">
          <w:rPr>
            <w:rFonts w:ascii="Calibri" w:eastAsia="Calibri" w:hAnsi="Calibri" w:cs="Calibri"/>
            <w:color w:val="1D2028"/>
            <w:sz w:val="24"/>
            <w:szCs w:val="24"/>
            <w:u w:color="1D2028"/>
            <w:shd w:val="clear" w:color="auto" w:fill="FFFFFF"/>
          </w:rPr>
          <w:tab/>
        </w:r>
        <w:r w:rsidRPr="009D02A0">
          <w:rPr>
            <w:rFonts w:ascii="Calibri" w:eastAsia="Calibri" w:hAnsi="Calibri" w:cs="Angsana New"/>
            <w:color w:val="1D2028"/>
            <w:sz w:val="24"/>
            <w:szCs w:val="24"/>
            <w:u w:color="1D2028"/>
            <w:shd w:val="clear" w:color="auto" w:fill="FFFFFF"/>
            <w:cs/>
          </w:rPr>
          <w:t>:</w:t>
        </w:r>
      </w:ins>
      <w:del w:id="197" w:author="arnoldsandjaja@gmail.com" w:date="2018-06-29T23:10:00Z">
        <w:r w:rsidRPr="009D02A0">
          <w:rPr>
            <w:rFonts w:ascii="Calibri" w:eastAsia="Calibri" w:hAnsi="Calibri" w:cs="Calibri"/>
            <w:color w:val="1D2028"/>
            <w:sz w:val="24"/>
            <w:szCs w:val="24"/>
            <w:u w:color="1D2028"/>
            <w:shd w:val="clear" w:color="auto" w:fill="FFFFFF"/>
          </w:rPr>
          <w:tab/>
        </w:r>
      </w:del>
      <w:ins w:id="198" w:author="arnoldsandjaja@gmail.com" w:date="2018-06-29T23:10:00Z">
        <w:r w:rsidRPr="009D02A0">
          <w:rPr>
            <w:rFonts w:ascii="Calibri" w:eastAsia="Calibri" w:hAnsi="Calibri" w:cs="Angsana New"/>
            <w:color w:val="1D2028"/>
            <w:sz w:val="24"/>
            <w:szCs w:val="24"/>
            <w:u w:color="1D2028"/>
            <w:shd w:val="clear" w:color="auto" w:fill="FFFFFF"/>
            <w:cs/>
          </w:rPr>
          <w:t xml:space="preserve"> </w:t>
        </w:r>
      </w:ins>
      <w:del w:id="199" w:author="Ass.Prof Supitchaya Khemthong" w:date="2018-07-13T16:00:00Z">
        <w:r w:rsidRPr="005B7277">
          <w:rPr>
            <w:rFonts w:ascii="Calibri" w:eastAsia="Calibri" w:hAnsi="Calibri" w:cs="Calibri"/>
            <w:color w:val="1D2028"/>
            <w:sz w:val="24"/>
            <w:szCs w:val="24"/>
            <w:u w:color="1D2028"/>
            <w:shd w:val="clear" w:color="auto" w:fill="FFFFFF"/>
          </w:rPr>
          <w:delText xml:space="preserve">There should be </w:delText>
        </w:r>
      </w:del>
      <w:ins w:id="200" w:author="arnoldsandjaja@gmail.com" w:date="2018-06-29T22:30:00Z">
        <w:del w:id="201" w:author="Ass.Prof Supitchaya Khemthong" w:date="2018-07-13T16:00:00Z">
          <w:r w:rsidRPr="005B7277">
            <w:rPr>
              <w:rFonts w:ascii="Calibri" w:eastAsia="Calibri" w:hAnsi="Calibri" w:cs="Calibri"/>
              <w:color w:val="1D2028"/>
              <w:sz w:val="24"/>
              <w:szCs w:val="24"/>
              <w:u w:color="1D2028"/>
              <w:shd w:val="clear" w:color="auto" w:fill="FFFFFF"/>
            </w:rPr>
            <w:delText>3</w:delText>
          </w:r>
        </w:del>
      </w:ins>
      <w:del w:id="202" w:author="Ass.Prof Supitchaya Khemthong" w:date="2018-07-13T16:00:00Z">
        <w:r w:rsidRPr="005B7277">
          <w:rPr>
            <w:rFonts w:ascii="Calibri" w:eastAsia="Calibri" w:hAnsi="Calibri" w:cs="Calibri"/>
            <w:color w:val="1D2028"/>
            <w:sz w:val="24"/>
            <w:szCs w:val="24"/>
            <w:u w:color="1D2028"/>
            <w:shd w:val="clear" w:color="auto" w:fill="FFFFFF"/>
          </w:rPr>
          <w:delText>2 files in total</w:delText>
        </w:r>
      </w:del>
      <w:ins w:id="203" w:author="Ass.Prof Supitchaya Khemthong" w:date="2018-07-13T16:00:00Z">
        <w:r w:rsidRPr="005B7277">
          <w:rPr>
            <w:rFonts w:ascii="Calibri" w:eastAsia="Calibri" w:hAnsi="Calibri" w:cs="Calibri"/>
            <w:color w:val="1D2028"/>
            <w:sz w:val="24"/>
            <w:szCs w:val="24"/>
            <w:u w:color="1D2028"/>
            <w:shd w:val="clear" w:color="auto" w:fill="FFFFFF"/>
          </w:rPr>
          <w:t xml:space="preserve">Illustrator </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Working File</w:t>
        </w:r>
        <w:r w:rsidRPr="005B7277">
          <w:rPr>
            <w:rFonts w:ascii="Calibri" w:eastAsia="Calibri" w:hAnsi="Calibri" w:cs="Angsana New"/>
            <w:color w:val="1D2028"/>
            <w:sz w:val="24"/>
            <w:szCs w:val="24"/>
            <w:u w:color="1D2028"/>
            <w:shd w:val="clear" w:color="auto" w:fill="FFFFFF"/>
            <w:cs/>
          </w:rPr>
          <w:t>)</w:t>
        </w:r>
      </w:ins>
    </w:p>
    <w:p w:rsidR="00140D6B" w:rsidRPr="005B7277" w:rsidRDefault="00FB003A">
      <w:pPr>
        <w:pStyle w:val="Default"/>
        <w:tabs>
          <w:tab w:val="left" w:pos="1764"/>
        </w:tabs>
        <w:rPr>
          <w:rFonts w:ascii="Calibri" w:eastAsia="Calibri" w:hAnsi="Calibri" w:cs="Calibri"/>
          <w:color w:val="1D2028"/>
          <w:sz w:val="24"/>
          <w:szCs w:val="24"/>
          <w:u w:color="1D2028"/>
          <w:shd w:val="clear" w:color="auto" w:fill="FFFFFF"/>
        </w:rPr>
      </w:pPr>
      <w:ins w:id="204" w:author="Ass.Prof Supitchaya Khemthong" w:date="2018-07-13T16:00:00Z">
        <w:r w:rsidRPr="005B7277">
          <w:rPr>
            <w:rFonts w:ascii="Calibri" w:eastAsia="Calibri" w:hAnsi="Calibri" w:cs="Calibri"/>
            <w:color w:val="1D2028"/>
            <w:sz w:val="24"/>
            <w:szCs w:val="24"/>
            <w:u w:color="1D2028"/>
            <w:shd w:val="clear" w:color="auto" w:fill="FFFFFF"/>
          </w:rPr>
          <w:tab/>
        </w:r>
        <w:r w:rsidRPr="009D02A0">
          <w:rPr>
            <w:rFonts w:ascii="Calibri" w:eastAsia="Calibri" w:hAnsi="Calibri" w:cs="Angsana New"/>
            <w:color w:val="1D2028"/>
            <w:sz w:val="24"/>
            <w:szCs w:val="24"/>
            <w:u w:color="1D2028"/>
            <w:shd w:val="clear" w:color="auto" w:fill="FFFFFF"/>
            <w:cs/>
          </w:rPr>
          <w:t>:</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PDF</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X</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4</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 xml:space="preserve">2010 </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Final File</w:t>
        </w:r>
        <w:r w:rsidRPr="005B7277">
          <w:rPr>
            <w:rFonts w:ascii="Calibri" w:eastAsia="Calibri" w:hAnsi="Calibri" w:cs="Angsana New"/>
            <w:color w:val="1D2028"/>
            <w:sz w:val="24"/>
            <w:szCs w:val="24"/>
            <w:u w:color="1D2028"/>
            <w:shd w:val="clear" w:color="auto" w:fill="FFFFFF"/>
            <w:cs/>
          </w:rPr>
          <w:t>)</w:t>
        </w:r>
      </w:ins>
    </w:p>
    <w:p w:rsidR="00140D6B" w:rsidRPr="005B7277" w:rsidRDefault="00FB003A">
      <w:pPr>
        <w:pStyle w:val="Default"/>
        <w:tabs>
          <w:tab w:val="left" w:pos="1764"/>
        </w:tabs>
        <w:rPr>
          <w:del w:id="205" w:author="arnoldsandjaja@gmail.com" w:date="2018-06-30T06:19:00Z"/>
          <w:rFonts w:ascii="Calibri" w:eastAsia="Calibri" w:hAnsi="Calibri" w:cs="Calibri"/>
          <w:color w:val="1D2028"/>
          <w:sz w:val="24"/>
          <w:szCs w:val="24"/>
          <w:u w:color="1D2028"/>
          <w:shd w:val="clear" w:color="auto" w:fill="FFFFFF"/>
        </w:rPr>
      </w:pPr>
      <w:ins w:id="206" w:author="arnoldsandjaja@gmail.com" w:date="2018-06-29T23:10:00Z">
        <w:r w:rsidRPr="00DA32C4">
          <w:rPr>
            <w:rFonts w:ascii="Calibri" w:eastAsia="Calibri" w:hAnsi="Calibri" w:cs="Calibri"/>
            <w:b/>
            <w:bCs/>
            <w:color w:val="1D2028"/>
            <w:sz w:val="24"/>
            <w:szCs w:val="24"/>
            <w:u w:color="1D2028"/>
            <w:shd w:val="clear" w:color="auto" w:fill="FFFFFF"/>
          </w:rPr>
          <w:t>Trapping</w:t>
        </w:r>
        <w:r w:rsidRPr="005B7277">
          <w:rPr>
            <w:rFonts w:ascii="Calibri" w:eastAsia="Calibri" w:hAnsi="Calibri" w:cs="Calibri"/>
            <w:color w:val="1D2028"/>
            <w:sz w:val="24"/>
            <w:szCs w:val="24"/>
            <w:u w:color="1D2028"/>
            <w:shd w:val="clear" w:color="auto" w:fill="FFFFFF"/>
          </w:rPr>
          <w:tab/>
        </w:r>
      </w:ins>
      <w:r w:rsidR="00C62A6C">
        <w:rPr>
          <w:rFonts w:ascii="Calibri" w:eastAsia="Calibri" w:hAnsi="Calibri" w:cs="Angsana New"/>
          <w:color w:val="1D2028"/>
          <w:u w:color="1D2028"/>
          <w:shd w:val="clear" w:color="auto" w:fill="FFFFFF"/>
          <w:cs/>
        </w:rPr>
        <w:t xml:space="preserve">      </w:t>
      </w:r>
      <w:ins w:id="207" w:author="arnoldsandjaja@gmail.com" w:date="2018-06-29T23:10:00Z">
        <w:r w:rsidRPr="009D02A0">
          <w:rPr>
            <w:rFonts w:ascii="Calibri" w:eastAsia="Calibri" w:hAnsi="Calibri" w:cs="Angsana New"/>
            <w:color w:val="1D2028"/>
            <w:sz w:val="24"/>
            <w:szCs w:val="24"/>
            <w:u w:color="1D2028"/>
            <w:shd w:val="clear" w:color="auto" w:fill="FFFFFF"/>
            <w:cs/>
          </w:rPr>
          <w:t>:</w:t>
        </w:r>
        <w:r w:rsidRPr="005B7277">
          <w:rPr>
            <w:rFonts w:ascii="Calibri" w:eastAsia="Calibri" w:hAnsi="Calibri" w:cs="Angsana New"/>
            <w:color w:val="1D2028"/>
            <w:sz w:val="24"/>
            <w:szCs w:val="24"/>
            <w:u w:color="1D2028"/>
            <w:shd w:val="clear" w:color="auto" w:fill="FFFFFF"/>
            <w:cs/>
          </w:rPr>
          <w:t xml:space="preserve"> </w:t>
        </w:r>
      </w:ins>
      <w:del w:id="208" w:author="arnoldsandjaja@gmail.com" w:date="2018-06-29T23:10:00Z">
        <w:r w:rsidRPr="005B7277">
          <w:rPr>
            <w:rFonts w:ascii="Calibri" w:eastAsia="Calibri" w:hAnsi="Calibri" w:cs="Calibri"/>
            <w:color w:val="1D2028"/>
            <w:sz w:val="24"/>
            <w:szCs w:val="24"/>
            <w:u w:color="1D2028"/>
            <w:shd w:val="clear" w:color="auto" w:fill="FFFFFF"/>
          </w:rPr>
          <w:tab/>
        </w:r>
      </w:del>
      <w:del w:id="209" w:author="Ass.Prof Supitchaya Khemthong" w:date="2018-07-16T02:16:00Z">
        <w:r w:rsidRPr="005B7277">
          <w:rPr>
            <w:rFonts w:ascii="Calibri" w:eastAsia="Calibri" w:hAnsi="Calibri" w:cs="Calibri"/>
            <w:color w:val="1D2028"/>
            <w:sz w:val="24"/>
            <w:szCs w:val="24"/>
            <w:u w:color="1D2028"/>
            <w:shd w:val="clear" w:color="auto" w:fill="FFFFFF"/>
          </w:rPr>
          <w:delText>Trapping</w:delText>
        </w:r>
        <w:r w:rsidRPr="005B7277">
          <w:rPr>
            <w:rFonts w:ascii="Calibri" w:eastAsia="Calibri" w:hAnsi="Calibri" w:cs="Angsana New"/>
            <w:color w:val="1D2028"/>
            <w:sz w:val="24"/>
            <w:szCs w:val="24"/>
            <w:u w:color="1D2028"/>
            <w:shd w:val="clear" w:color="auto" w:fill="FFFFFF"/>
            <w:cs/>
          </w:rPr>
          <w:delText xml:space="preserve">: </w:delText>
        </w:r>
      </w:del>
      <w:r w:rsidRPr="005B7277">
        <w:rPr>
          <w:rFonts w:ascii="Calibri" w:eastAsia="Calibri" w:hAnsi="Calibri" w:cs="Calibri"/>
          <w:color w:val="1D2028"/>
          <w:sz w:val="24"/>
          <w:szCs w:val="24"/>
          <w:u w:color="1D2028"/>
          <w:shd w:val="clear" w:color="auto" w:fill="FFFFFF"/>
        </w:rPr>
        <w:t>0</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 xml:space="preserve">30 pt in CMYK and 2 </w:t>
      </w:r>
      <w:del w:id="210" w:author="arnoldsandjaja@gmail.com" w:date="2018-06-29T22:31:00Z">
        <w:r w:rsidRPr="005B7277">
          <w:rPr>
            <w:rFonts w:ascii="Calibri" w:eastAsia="Calibri" w:hAnsi="Calibri" w:cs="Calibri"/>
            <w:color w:val="1D2028"/>
            <w:sz w:val="24"/>
            <w:szCs w:val="24"/>
            <w:u w:color="1D2028"/>
            <w:shd w:val="clear" w:color="auto" w:fill="FFFFFF"/>
          </w:rPr>
          <w:delText>Colors version</w:delText>
        </w:r>
      </w:del>
      <w:ins w:id="211" w:author="arnoldsandjaja@gmail.com" w:date="2018-06-29T22:31:00Z">
        <w:r w:rsidRPr="005B7277">
          <w:rPr>
            <w:rFonts w:ascii="Calibri" w:eastAsia="Calibri" w:hAnsi="Calibri" w:cs="Calibri"/>
            <w:color w:val="1D2028"/>
            <w:sz w:val="24"/>
            <w:szCs w:val="24"/>
            <w:u w:color="1D2028"/>
            <w:shd w:val="clear" w:color="auto" w:fill="FFFFFF"/>
          </w:rPr>
          <w:t>PMS version</w:t>
        </w:r>
      </w:ins>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if needed</w:t>
      </w:r>
      <w:r w:rsidRPr="005B7277">
        <w:rPr>
          <w:rFonts w:ascii="Calibri" w:eastAsia="Calibri" w:hAnsi="Calibri" w:cs="Angsana New"/>
          <w:color w:val="1D2028"/>
          <w:sz w:val="24"/>
          <w:szCs w:val="24"/>
          <w:u w:color="1D2028"/>
          <w:shd w:val="clear" w:color="auto" w:fill="FFFFFF"/>
          <w:cs/>
        </w:rPr>
        <w:t>)</w:t>
      </w:r>
    </w:p>
    <w:p w:rsidR="00140D6B" w:rsidRPr="005B7277" w:rsidRDefault="00FB003A">
      <w:pPr>
        <w:pStyle w:val="Body"/>
        <w:rPr>
          <w:rFonts w:ascii="Calibri" w:hAnsi="Calibri"/>
        </w:rPr>
      </w:pPr>
      <w:ins w:id="212" w:author="Ass.Prof Supitchaya Khemthong" w:date="2411-12-31T23:59:00Z">
        <w:r w:rsidRPr="005B7277">
          <w:rPr>
            <w:rFonts w:ascii="Calibri" w:eastAsia="Calibri" w:hAnsi="Calibri" w:cs="Angsana New"/>
            <w:color w:val="1D2028"/>
            <w:u w:color="1D2028"/>
            <w:shd w:val="clear" w:color="auto" w:fill="FFFFFF"/>
            <w:cs/>
          </w:rPr>
          <w:br w:type="page"/>
        </w:r>
      </w:ins>
    </w:p>
    <w:p w:rsidR="00140D6B" w:rsidRPr="00DA32C4" w:rsidRDefault="00140D6B">
      <w:pPr>
        <w:pStyle w:val="Default"/>
        <w:tabs>
          <w:tab w:val="left" w:pos="1803"/>
        </w:tabs>
        <w:rPr>
          <w:ins w:id="213" w:author="arnoldsandjaja@gmail.com" w:date="2018-06-30T06:19:00Z"/>
          <w:del w:id="214" w:author="Ass.Prof Supitchaya Khemthong" w:date="2018-07-16T02:16:00Z"/>
          <w:rFonts w:ascii="Calibri" w:eastAsia="Calibri" w:hAnsi="Calibri" w:cs="Calibri"/>
          <w:b/>
          <w:bCs/>
          <w:color w:val="1D2028"/>
          <w:sz w:val="24"/>
          <w:szCs w:val="24"/>
          <w:u w:color="1D2028"/>
          <w:shd w:val="clear" w:color="auto" w:fill="FFFFFF"/>
        </w:rPr>
      </w:pPr>
    </w:p>
    <w:p w:rsidR="00140D6B" w:rsidRPr="00163838" w:rsidRDefault="00FB003A">
      <w:pPr>
        <w:pStyle w:val="Default"/>
        <w:tabs>
          <w:tab w:val="left" w:pos="1803"/>
        </w:tabs>
        <w:rPr>
          <w:del w:id="215" w:author="arnoldsandjaja@gmail.com" w:date="2018-06-29T23:11:00Z"/>
          <w:rFonts w:ascii="Calibri" w:eastAsia="Calibri" w:hAnsi="Calibri" w:cs="Calibri"/>
          <w:color w:val="auto"/>
          <w:sz w:val="24"/>
          <w:szCs w:val="24"/>
          <w:u w:color="1D2028"/>
          <w:shd w:val="clear" w:color="auto" w:fill="FFFFFF"/>
        </w:rPr>
      </w:pPr>
      <w:r w:rsidRPr="00DA32C4">
        <w:rPr>
          <w:rFonts w:ascii="Calibri" w:eastAsia="Calibri" w:hAnsi="Calibri" w:cs="Calibri"/>
          <w:b/>
          <w:bCs/>
          <w:color w:val="1D2028"/>
          <w:sz w:val="24"/>
          <w:szCs w:val="24"/>
          <w:u w:color="1D2028"/>
          <w:shd w:val="clear" w:color="auto" w:fill="FFFFFF"/>
        </w:rPr>
        <w:t>Naming</w:t>
      </w:r>
      <w:r w:rsidRPr="00DA32C4">
        <w:rPr>
          <w:rFonts w:ascii="Calibri" w:eastAsia="Calibri" w:hAnsi="Calibri" w:cs="Angsana New"/>
          <w:b/>
          <w:bCs/>
          <w:color w:val="1D2028"/>
          <w:sz w:val="24"/>
          <w:szCs w:val="24"/>
          <w:u w:color="1D2028"/>
          <w:shd w:val="clear" w:color="auto" w:fill="FFFFFF"/>
          <w:cs/>
        </w:rPr>
        <w:t>:</w:t>
      </w:r>
      <w:ins w:id="216" w:author="arnoldsandjaja@gmail.com" w:date="2018-06-29T23:11:00Z">
        <w:r w:rsidRPr="005B7277">
          <w:rPr>
            <w:rFonts w:ascii="Calibri" w:eastAsia="Calibri" w:hAnsi="Calibri" w:cs="Calibri"/>
            <w:color w:val="0075B9"/>
            <w:sz w:val="24"/>
            <w:szCs w:val="24"/>
            <w:u w:color="0075B9"/>
            <w:shd w:val="clear" w:color="auto" w:fill="FFFFFF"/>
          </w:rPr>
          <w:tab/>
        </w:r>
      </w:ins>
    </w:p>
    <w:p w:rsidR="00140D6B" w:rsidRPr="00163838" w:rsidRDefault="00FB003A">
      <w:pPr>
        <w:pStyle w:val="Default"/>
        <w:tabs>
          <w:tab w:val="left" w:pos="1803"/>
        </w:tabs>
        <w:rPr>
          <w:del w:id="217" w:author="Ass.Prof Supitchaya Khemthong" w:date="2018-07-15T13:57:00Z"/>
          <w:rFonts w:ascii="Calibri" w:eastAsia="Calibri" w:hAnsi="Calibri" w:cs="Calibri"/>
          <w:color w:val="auto"/>
          <w:sz w:val="24"/>
          <w:szCs w:val="24"/>
          <w:u w:color="0075B9"/>
          <w:shd w:val="clear" w:color="auto" w:fill="FFFFFF"/>
        </w:rPr>
      </w:pPr>
      <w:del w:id="218" w:author="Ass.Prof Supitchaya Khemthong" w:date="2018-07-15T13:57:00Z">
        <w:r w:rsidRPr="00163838">
          <w:rPr>
            <w:rFonts w:ascii="Calibri" w:eastAsia="Calibri" w:hAnsi="Calibri" w:cs="Calibri"/>
            <w:color w:val="auto"/>
            <w:u w:color="0075B9"/>
            <w:shd w:val="clear" w:color="auto" w:fill="FFFFFF"/>
          </w:rPr>
          <w:delText>Note</w:delText>
        </w:r>
        <w:r w:rsidRPr="00163838">
          <w:rPr>
            <w:rFonts w:ascii="Calibri" w:eastAsia="Calibri" w:hAnsi="Calibri" w:cs="Angsana New"/>
            <w:color w:val="auto"/>
            <w:u w:color="0075B9"/>
            <w:shd w:val="clear" w:color="auto" w:fill="FFFFFF"/>
            <w:cs/>
          </w:rPr>
          <w:delText xml:space="preserve">: </w:delText>
        </w:r>
        <w:r w:rsidRPr="00163838">
          <w:rPr>
            <w:rFonts w:ascii="Calibri" w:eastAsia="Calibri" w:hAnsi="Calibri" w:cs="Calibri"/>
            <w:color w:val="auto"/>
            <w:u w:color="0075B9"/>
            <w:shd w:val="clear" w:color="auto" w:fill="FFFFFF"/>
          </w:rPr>
          <w:delText>YY represents your competitor number</w:delText>
        </w:r>
      </w:del>
    </w:p>
    <w:p w:rsidR="00140D6B" w:rsidRPr="00163838" w:rsidRDefault="00FB003A">
      <w:pPr>
        <w:pStyle w:val="Default"/>
        <w:tabs>
          <w:tab w:val="left" w:pos="1803"/>
        </w:tabs>
        <w:rPr>
          <w:rFonts w:ascii="Calibri" w:eastAsia="Calibri" w:hAnsi="Calibri" w:cstheme="minorBidi"/>
          <w:color w:val="auto"/>
          <w:sz w:val="24"/>
          <w:szCs w:val="24"/>
          <w:u w:color="FF0000"/>
          <w:shd w:val="clear" w:color="auto" w:fill="FFFFFF"/>
          <w:cs/>
        </w:rPr>
      </w:pPr>
      <w:ins w:id="219" w:author="arnoldsandjaja@gmail.com" w:date="2018-06-29T23:13:00Z">
        <w:del w:id="220" w:author="Ass.Prof Supitchaya Khemthong" w:date="2018-07-15T13:57:00Z">
          <w:r w:rsidRPr="00163838">
            <w:rPr>
              <w:rFonts w:ascii="Calibri" w:eastAsia="Calibri" w:hAnsi="Calibri" w:cs="Calibri"/>
              <w:color w:val="auto"/>
              <w:sz w:val="24"/>
              <w:szCs w:val="24"/>
              <w:u w:color="FF0000"/>
              <w:shd w:val="clear" w:color="auto" w:fill="FFFFFF"/>
              <w:lang w:val="da-DK"/>
            </w:rPr>
            <w:tab/>
          </w:r>
        </w:del>
      </w:ins>
      <w:r w:rsidRPr="00163838">
        <w:rPr>
          <w:rFonts w:ascii="Calibri" w:eastAsia="Calibri" w:hAnsi="Calibri" w:cs="Calibri"/>
          <w:color w:val="auto"/>
          <w:sz w:val="24"/>
          <w:szCs w:val="24"/>
          <w:u w:color="FF0000"/>
          <w:shd w:val="clear" w:color="auto" w:fill="FFFFFF"/>
          <w:lang w:val="da-DK"/>
        </w:rPr>
        <w:t>Folder</w:t>
      </w:r>
      <w:ins w:id="221" w:author="arnoldsandjaja@gmail.com" w:date="2018-06-29T22:33:00Z">
        <w:r w:rsidRPr="00163838">
          <w:rPr>
            <w:rFonts w:ascii="Calibri" w:eastAsia="Calibri" w:hAnsi="Calibri" w:cs="Calibri"/>
            <w:color w:val="auto"/>
            <w:sz w:val="24"/>
            <w:szCs w:val="24"/>
            <w:u w:color="FF0000"/>
            <w:shd w:val="clear" w:color="auto" w:fill="FFFFFF"/>
            <w:lang w:val="da-DK"/>
          </w:rPr>
          <w:tab/>
        </w:r>
      </w:ins>
      <w:del w:id="222" w:author="Ass.Prof Supitchaya Khemthong" w:date="2018-07-16T02:26:00Z">
        <w:r w:rsidRPr="00163838">
          <w:rPr>
            <w:rFonts w:ascii="Calibri" w:eastAsia="Calibri" w:hAnsi="Calibri" w:cs="Angsana New"/>
            <w:color w:val="auto"/>
            <w:sz w:val="24"/>
            <w:szCs w:val="24"/>
            <w:u w:color="FF0000"/>
            <w:shd w:val="clear" w:color="auto" w:fill="FFFFFF"/>
            <w:cs/>
            <w:lang w:val="da-DK"/>
          </w:rPr>
          <w:delText>:</w:delText>
        </w:r>
      </w:del>
      <w:ins w:id="223" w:author="arnoldsandjaja@gmail.com" w:date="2018-06-29T22:33:00Z">
        <w:del w:id="224" w:author="Ass.Prof Supitchaya Khemthong" w:date="2018-07-16T02:26:00Z">
          <w:r w:rsidRPr="00163838">
            <w:rPr>
              <w:rFonts w:ascii="Calibri" w:eastAsia="Calibri" w:hAnsi="Calibri" w:cs="Angsana New"/>
              <w:color w:val="auto"/>
              <w:sz w:val="24"/>
              <w:szCs w:val="24"/>
              <w:u w:color="FF0000"/>
              <w:shd w:val="clear" w:color="auto" w:fill="FFFFFF"/>
              <w:cs/>
            </w:rPr>
            <w:delText xml:space="preserve"> </w:delText>
          </w:r>
        </w:del>
      </w:ins>
      <w:del w:id="225" w:author="arnoldsandjaja@gmail.com" w:date="2018-06-29T22:33:00Z">
        <w:r w:rsidRPr="00163838">
          <w:rPr>
            <w:rFonts w:ascii="Calibri" w:eastAsia="Calibri" w:hAnsi="Calibri" w:cs="Calibri"/>
            <w:color w:val="auto"/>
            <w:sz w:val="24"/>
            <w:szCs w:val="24"/>
            <w:u w:color="FF0000"/>
            <w:shd w:val="clear" w:color="auto" w:fill="FFFFFF"/>
          </w:rPr>
          <w:tab/>
        </w:r>
      </w:del>
      <w:r w:rsidRPr="00163838">
        <w:rPr>
          <w:rFonts w:ascii="Calibri" w:eastAsia="Calibri" w:hAnsi="Calibri" w:cs="Calibri"/>
          <w:color w:val="auto"/>
          <w:sz w:val="24"/>
          <w:szCs w:val="24"/>
          <w:u w:color="FF0000"/>
          <w:shd w:val="clear" w:color="auto" w:fill="FFFFFF"/>
          <w:lang w:val="pt-PT"/>
        </w:rPr>
        <w:t>Logo CMYK</w:t>
      </w:r>
    </w:p>
    <w:p w:rsidR="00140D6B" w:rsidRPr="005B7277" w:rsidRDefault="00FB003A">
      <w:pPr>
        <w:pStyle w:val="Default"/>
        <w:tabs>
          <w:tab w:val="left" w:pos="954"/>
          <w:tab w:val="left" w:pos="1803"/>
        </w:tabs>
        <w:ind w:left="1803" w:hanging="363"/>
        <w:rPr>
          <w:ins w:id="226" w:author="Ass.Prof Supitchaya Khemthong" w:date="2018-07-15T14:14:00Z"/>
          <w:rFonts w:ascii="Calibri" w:eastAsia="Calibri" w:hAnsi="Calibri" w:cs="Calibri"/>
          <w:color w:val="1D2028"/>
          <w:sz w:val="24"/>
          <w:szCs w:val="24"/>
          <w:u w:color="1D2028"/>
          <w:shd w:val="clear" w:color="auto" w:fill="FFFFFF"/>
        </w:rPr>
      </w:pPr>
      <w:ins w:id="227" w:author="arnoldsandjaja@gmail.com" w:date="2018-06-29T23:13:00Z">
        <w:r w:rsidRPr="005B7277">
          <w:rPr>
            <w:rFonts w:ascii="Calibri" w:eastAsia="Calibri" w:hAnsi="Calibri" w:cs="Calibri"/>
            <w:color w:val="1D2028"/>
            <w:sz w:val="24"/>
            <w:szCs w:val="24"/>
            <w:u w:color="1D2028"/>
            <w:shd w:val="clear" w:color="auto" w:fill="FFFFFF"/>
            <w:lang w:val="it-IT"/>
          </w:rPr>
          <w:tab/>
        </w:r>
      </w:ins>
      <w:r w:rsidRPr="005B7277">
        <w:rPr>
          <w:rFonts w:ascii="Calibri" w:eastAsia="Calibri" w:hAnsi="Calibri" w:cs="Calibri"/>
          <w:color w:val="1D2028"/>
          <w:sz w:val="24"/>
          <w:szCs w:val="24"/>
          <w:u w:color="1D2028"/>
          <w:shd w:val="clear" w:color="auto" w:fill="FFFFFF"/>
          <w:lang w:val="it-IT"/>
        </w:rPr>
        <w:t>File</w:t>
      </w:r>
      <w:ins w:id="228" w:author="arnoldsandjaja@gmail.com" w:date="2018-06-29T22:33:00Z">
        <w:r w:rsidRPr="005B7277">
          <w:rPr>
            <w:rFonts w:ascii="Calibri" w:eastAsia="Calibri" w:hAnsi="Calibri" w:cs="Calibri"/>
            <w:color w:val="1D2028"/>
            <w:sz w:val="24"/>
            <w:szCs w:val="24"/>
            <w:u w:color="1D2028"/>
            <w:shd w:val="clear" w:color="auto" w:fill="FFFFFF"/>
            <w:lang w:val="it-IT"/>
          </w:rPr>
          <w:tab/>
        </w:r>
        <w:r w:rsidRPr="005B7277">
          <w:rPr>
            <w:rFonts w:ascii="Calibri" w:eastAsia="Calibri" w:hAnsi="Calibri" w:cs="Calibri"/>
            <w:color w:val="1D2028"/>
            <w:sz w:val="24"/>
            <w:szCs w:val="24"/>
            <w:u w:color="1D2028"/>
            <w:shd w:val="clear" w:color="auto" w:fill="FFFFFF"/>
            <w:lang w:val="it-IT"/>
          </w:rPr>
          <w:tab/>
        </w:r>
      </w:ins>
      <w:del w:id="229" w:author="Ass.Prof Supitchaya Khemthong" w:date="2018-07-16T02:26:00Z">
        <w:r w:rsidRPr="005B7277">
          <w:rPr>
            <w:rFonts w:ascii="Calibri" w:eastAsia="Calibri" w:hAnsi="Calibri" w:cs="Angsana New"/>
            <w:color w:val="1D2028"/>
            <w:sz w:val="24"/>
            <w:szCs w:val="24"/>
            <w:u w:color="1D2028"/>
            <w:shd w:val="clear" w:color="auto" w:fill="FFFFFF"/>
            <w:cs/>
            <w:lang w:val="it-IT"/>
          </w:rPr>
          <w:delText>:</w:delText>
        </w:r>
      </w:del>
      <w:ins w:id="230" w:author="arnoldsandjaja@gmail.com" w:date="2018-06-29T22:33:00Z">
        <w:del w:id="231" w:author="Ass.Prof Supitchaya Khemthong" w:date="2018-07-16T02:26:00Z">
          <w:r w:rsidRPr="005B7277">
            <w:rPr>
              <w:rFonts w:ascii="Calibri" w:eastAsia="Calibri" w:hAnsi="Calibri" w:cs="Angsana New"/>
              <w:color w:val="1D2028"/>
              <w:sz w:val="24"/>
              <w:szCs w:val="24"/>
              <w:u w:color="1D2028"/>
              <w:shd w:val="clear" w:color="auto" w:fill="FFFFFF"/>
              <w:cs/>
            </w:rPr>
            <w:delText xml:space="preserve"> </w:delText>
          </w:r>
        </w:del>
      </w:ins>
      <w:del w:id="232" w:author="arnoldsandjaja@gmail.com" w:date="2018-06-29T22:33:00Z">
        <w:r w:rsidRPr="005B7277">
          <w:rPr>
            <w:rFonts w:ascii="Calibri" w:eastAsia="Calibri" w:hAnsi="Calibri" w:cs="Calibri"/>
            <w:color w:val="1D2028"/>
            <w:sz w:val="24"/>
            <w:szCs w:val="24"/>
            <w:u w:color="1D2028"/>
            <w:shd w:val="clear" w:color="auto" w:fill="FFFFFF"/>
          </w:rPr>
          <w:tab/>
        </w:r>
      </w:del>
      <w:r w:rsidRPr="005B7277">
        <w:rPr>
          <w:rFonts w:ascii="Calibri" w:eastAsia="Calibri" w:hAnsi="Calibri" w:cs="Calibri"/>
          <w:color w:val="1D2028"/>
          <w:sz w:val="24"/>
          <w:szCs w:val="24"/>
          <w:u w:color="1D2028"/>
          <w:shd w:val="clear" w:color="auto" w:fill="FFFFFF"/>
        </w:rPr>
        <w:t>YY_BAB_Logo_</w:t>
      </w:r>
      <w:del w:id="233" w:author="arnoldsandjaja@gmail.com" w:date="2018-06-29T22:33:00Z">
        <w:r w:rsidRPr="005B7277">
          <w:rPr>
            <w:rFonts w:ascii="Calibri" w:eastAsia="Calibri" w:hAnsi="Calibri" w:cs="Calibri"/>
            <w:color w:val="1D2028"/>
            <w:sz w:val="24"/>
            <w:szCs w:val="24"/>
            <w:u w:color="1D2028"/>
            <w:shd w:val="clear" w:color="auto" w:fill="FFFFFF"/>
          </w:rPr>
          <w:delText>FullColor_</w:delText>
        </w:r>
      </w:del>
      <w:r w:rsidRPr="005B7277">
        <w:rPr>
          <w:rFonts w:ascii="Calibri" w:eastAsia="Calibri" w:hAnsi="Calibri" w:cs="Calibri"/>
          <w:color w:val="1D2028"/>
          <w:sz w:val="24"/>
          <w:szCs w:val="24"/>
          <w:u w:color="1D2028"/>
          <w:shd w:val="clear" w:color="auto" w:fill="FFFFFF"/>
        </w:rPr>
        <w:t>CMYK</w:t>
      </w:r>
      <w:r w:rsidRPr="005B7277">
        <w:rPr>
          <w:rFonts w:ascii="Calibri" w:eastAsia="Calibri" w:hAnsi="Calibri" w:cs="Angsana New"/>
          <w:color w:val="1D2028"/>
          <w:sz w:val="24"/>
          <w:szCs w:val="24"/>
          <w:u w:color="1D2028"/>
          <w:shd w:val="clear" w:color="auto" w:fill="FFFFFF"/>
          <w:cs/>
        </w:rPr>
        <w:t>.</w:t>
      </w:r>
      <w:del w:id="234" w:author="Ass.Prof Supitchaya Khemthong" w:date="2018-07-15T14:14:00Z">
        <w:r w:rsidRPr="005B7277">
          <w:rPr>
            <w:rFonts w:ascii="Calibri" w:eastAsia="Calibri" w:hAnsi="Calibri" w:cs="Calibri"/>
            <w:color w:val="1D2028"/>
            <w:sz w:val="24"/>
            <w:szCs w:val="24"/>
            <w:u w:color="1D2028"/>
            <w:shd w:val="clear" w:color="auto" w:fill="FFFFFF"/>
          </w:rPr>
          <w:delText>pdf</w:delText>
        </w:r>
      </w:del>
      <w:ins w:id="235" w:author="Ass.Prof Supitchaya Khemthong" w:date="2018-07-15T14:14:00Z">
        <w:r w:rsidRPr="005B7277">
          <w:rPr>
            <w:rFonts w:ascii="Calibri" w:eastAsia="Calibri" w:hAnsi="Calibri" w:cs="Calibri"/>
            <w:color w:val="1D2028"/>
            <w:sz w:val="24"/>
            <w:szCs w:val="24"/>
            <w:u w:color="1D2028"/>
            <w:shd w:val="clear" w:color="auto" w:fill="FFFFFF"/>
          </w:rPr>
          <w:t>ai</w:t>
        </w:r>
      </w:ins>
    </w:p>
    <w:p w:rsidR="00140D6B" w:rsidRPr="005B7277" w:rsidRDefault="00FB003A">
      <w:pPr>
        <w:pStyle w:val="Default"/>
        <w:tabs>
          <w:tab w:val="left" w:pos="2880"/>
        </w:tabs>
        <w:ind w:left="1803" w:hanging="363"/>
        <w:rPr>
          <w:rFonts w:ascii="Calibri" w:eastAsia="Calibri" w:hAnsi="Calibri" w:cs="Calibri"/>
          <w:color w:val="1D2028"/>
          <w:sz w:val="24"/>
          <w:szCs w:val="24"/>
          <w:u w:color="1D2028"/>
          <w:shd w:val="clear" w:color="auto" w:fill="FFFFFF"/>
        </w:rPr>
      </w:pPr>
      <w:ins w:id="236" w:author="Ass.Prof Supitchaya Khemthong" w:date="2018-07-15T14:14:00Z">
        <w:r w:rsidRPr="005B7277">
          <w:rPr>
            <w:rFonts w:ascii="Calibri" w:eastAsia="Calibri" w:hAnsi="Calibri" w:cs="Calibri"/>
            <w:color w:val="1D2028"/>
            <w:sz w:val="24"/>
            <w:szCs w:val="24"/>
            <w:u w:color="1D2028"/>
            <w:shd w:val="clear" w:color="auto" w:fill="FFFFFF"/>
            <w:lang w:val="it-IT"/>
          </w:rPr>
          <w:tab/>
        </w:r>
        <w:r w:rsidRPr="005B7277">
          <w:rPr>
            <w:rFonts w:ascii="Calibri" w:eastAsia="Calibri" w:hAnsi="Calibri" w:cs="Calibri"/>
            <w:color w:val="1D2028"/>
            <w:sz w:val="24"/>
            <w:szCs w:val="24"/>
            <w:u w:color="1D2028"/>
            <w:shd w:val="clear" w:color="auto" w:fill="FFFFFF"/>
            <w:lang w:val="it-IT"/>
          </w:rPr>
          <w:tab/>
        </w:r>
        <w:r w:rsidRPr="005B7277">
          <w:rPr>
            <w:rFonts w:ascii="Calibri" w:eastAsia="Calibri" w:hAnsi="Calibri" w:cs="Calibri"/>
            <w:color w:val="1D2028"/>
            <w:sz w:val="24"/>
            <w:szCs w:val="24"/>
            <w:u w:color="1D2028"/>
            <w:shd w:val="clear" w:color="auto" w:fill="FFFFFF"/>
          </w:rPr>
          <w:t>YY_BAB_Logo_CMYK</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pdf</w:t>
        </w:r>
      </w:ins>
    </w:p>
    <w:p w:rsidR="00140D6B" w:rsidRPr="005B7277" w:rsidRDefault="00FB003A">
      <w:pPr>
        <w:pStyle w:val="Default"/>
        <w:tabs>
          <w:tab w:val="left" w:pos="954"/>
          <w:tab w:val="left" w:pos="1803"/>
        </w:tabs>
        <w:ind w:left="1440"/>
        <w:rPr>
          <w:rFonts w:ascii="Calibri" w:eastAsia="Calibri" w:hAnsi="Calibri" w:cs="Calibri"/>
          <w:color w:val="FF0000"/>
          <w:sz w:val="24"/>
          <w:szCs w:val="24"/>
          <w:u w:color="FF0000"/>
          <w:shd w:val="clear" w:color="auto" w:fill="FFFFFF"/>
        </w:rPr>
      </w:pPr>
      <w:ins w:id="237" w:author="arnoldsandjaja@gmail.com" w:date="2018-06-29T23:13:00Z">
        <w:r w:rsidRPr="005B7277">
          <w:rPr>
            <w:rFonts w:ascii="Calibri" w:eastAsia="Calibri" w:hAnsi="Calibri" w:cs="Calibri"/>
            <w:color w:val="FF0000"/>
            <w:sz w:val="24"/>
            <w:szCs w:val="24"/>
            <w:u w:color="FF0000"/>
            <w:shd w:val="clear" w:color="auto" w:fill="FFFFFF"/>
            <w:lang w:val="da-DK"/>
          </w:rPr>
          <w:tab/>
        </w:r>
      </w:ins>
      <w:r w:rsidRPr="00163838">
        <w:rPr>
          <w:rFonts w:ascii="Calibri" w:eastAsia="Calibri" w:hAnsi="Calibri" w:cs="Calibri"/>
          <w:color w:val="auto"/>
          <w:sz w:val="24"/>
          <w:szCs w:val="24"/>
          <w:u w:color="FF0000"/>
          <w:shd w:val="clear" w:color="auto" w:fill="FFFFFF"/>
          <w:lang w:val="da-DK"/>
        </w:rPr>
        <w:t>Folder</w:t>
      </w:r>
      <w:ins w:id="238" w:author="arnoldsandjaja@gmail.com" w:date="2018-06-29T22:33:00Z">
        <w:r w:rsidRPr="00163838">
          <w:rPr>
            <w:rFonts w:ascii="Calibri" w:eastAsia="Calibri" w:hAnsi="Calibri" w:cs="Calibri"/>
            <w:color w:val="auto"/>
            <w:sz w:val="24"/>
            <w:szCs w:val="24"/>
            <w:u w:color="FF0000"/>
            <w:shd w:val="clear" w:color="auto" w:fill="FFFFFF"/>
            <w:lang w:val="da-DK"/>
          </w:rPr>
          <w:tab/>
        </w:r>
      </w:ins>
      <w:del w:id="239" w:author="Ass.Prof Supitchaya Khemthong" w:date="2018-07-16T02:26:00Z">
        <w:r w:rsidRPr="00163838">
          <w:rPr>
            <w:rFonts w:ascii="Calibri" w:eastAsia="Calibri" w:hAnsi="Calibri" w:cs="Angsana New"/>
            <w:color w:val="auto"/>
            <w:sz w:val="24"/>
            <w:szCs w:val="24"/>
            <w:u w:color="FF0000"/>
            <w:shd w:val="clear" w:color="auto" w:fill="FFFFFF"/>
            <w:cs/>
            <w:lang w:val="da-DK"/>
          </w:rPr>
          <w:delText>:</w:delText>
        </w:r>
      </w:del>
      <w:ins w:id="240" w:author="arnoldsandjaja@gmail.com" w:date="2018-06-29T22:33:00Z">
        <w:del w:id="241" w:author="Ass.Prof Supitchaya Khemthong" w:date="2018-07-16T02:26:00Z">
          <w:r w:rsidRPr="00163838">
            <w:rPr>
              <w:rFonts w:ascii="Calibri" w:eastAsia="Calibri" w:hAnsi="Calibri" w:cs="Angsana New"/>
              <w:color w:val="auto"/>
              <w:sz w:val="24"/>
              <w:szCs w:val="24"/>
              <w:u w:color="FF0000"/>
              <w:shd w:val="clear" w:color="auto" w:fill="FFFFFF"/>
              <w:cs/>
            </w:rPr>
            <w:delText xml:space="preserve"> </w:delText>
          </w:r>
        </w:del>
      </w:ins>
      <w:del w:id="242" w:author="arnoldsandjaja@gmail.com" w:date="2018-06-29T22:33:00Z">
        <w:r w:rsidRPr="00163838">
          <w:rPr>
            <w:rFonts w:ascii="Calibri" w:eastAsia="Calibri" w:hAnsi="Calibri" w:cs="Calibri"/>
            <w:color w:val="auto"/>
            <w:sz w:val="24"/>
            <w:szCs w:val="24"/>
            <w:u w:color="FF0000"/>
            <w:shd w:val="clear" w:color="auto" w:fill="FFFFFF"/>
          </w:rPr>
          <w:tab/>
        </w:r>
      </w:del>
      <w:r w:rsidRPr="00163838">
        <w:rPr>
          <w:rFonts w:ascii="Calibri" w:eastAsia="Calibri" w:hAnsi="Calibri" w:cs="Calibri"/>
          <w:color w:val="auto"/>
          <w:sz w:val="24"/>
          <w:szCs w:val="24"/>
          <w:u w:color="FF0000"/>
          <w:shd w:val="clear" w:color="auto" w:fill="FFFFFF"/>
          <w:lang w:val="pt-PT"/>
        </w:rPr>
        <w:t xml:space="preserve">Logo </w:t>
      </w:r>
      <w:del w:id="243" w:author="arnoldsandjaja@gmail.com" w:date="2018-06-29T22:33:00Z">
        <w:r w:rsidRPr="00163838">
          <w:rPr>
            <w:rFonts w:ascii="Calibri" w:eastAsia="Calibri" w:hAnsi="Calibri" w:cs="Calibri"/>
            <w:color w:val="auto"/>
            <w:sz w:val="24"/>
            <w:szCs w:val="24"/>
            <w:u w:color="FF0000"/>
            <w:shd w:val="clear" w:color="auto" w:fill="FFFFFF"/>
          </w:rPr>
          <w:delText>2 Colors</w:delText>
        </w:r>
      </w:del>
      <w:ins w:id="244" w:author="arnoldsandjaja@gmail.com" w:date="2018-06-29T22:33:00Z">
        <w:r w:rsidRPr="00163838">
          <w:rPr>
            <w:rFonts w:ascii="Calibri" w:eastAsia="Calibri" w:hAnsi="Calibri" w:cs="Calibri"/>
            <w:color w:val="auto"/>
            <w:sz w:val="24"/>
            <w:szCs w:val="24"/>
            <w:u w:color="FF0000"/>
            <w:shd w:val="clear" w:color="auto" w:fill="FFFFFF"/>
          </w:rPr>
          <w:t>PMS</w:t>
        </w:r>
      </w:ins>
    </w:p>
    <w:p w:rsidR="00140D6B" w:rsidRPr="005B7277" w:rsidRDefault="00FB003A">
      <w:pPr>
        <w:pStyle w:val="Default"/>
        <w:tabs>
          <w:tab w:val="left" w:pos="954"/>
          <w:tab w:val="left" w:pos="1803"/>
        </w:tabs>
        <w:rPr>
          <w:del w:id="245" w:author="arnoldsandjaja@gmail.com" w:date="2018-06-29T23:14:00Z"/>
          <w:rFonts w:ascii="Calibri" w:eastAsia="Calibri" w:hAnsi="Calibri" w:cs="Calibri"/>
          <w:color w:val="1D2028"/>
          <w:sz w:val="24"/>
          <w:szCs w:val="24"/>
          <w:u w:color="1D2028"/>
          <w:shd w:val="clear" w:color="auto" w:fill="FFFFFF"/>
        </w:rPr>
      </w:pPr>
      <w:ins w:id="246" w:author="arnoldsandjaja@gmail.com" w:date="2018-06-29T23:13:00Z">
        <w:r w:rsidRPr="005B7277">
          <w:rPr>
            <w:rFonts w:ascii="Calibri" w:eastAsia="Calibri" w:hAnsi="Calibri" w:cs="Calibri"/>
            <w:color w:val="1D2028"/>
            <w:sz w:val="24"/>
            <w:szCs w:val="24"/>
            <w:u w:color="1D2028"/>
            <w:shd w:val="clear" w:color="auto" w:fill="FFFFFF"/>
            <w:lang w:val="it-IT"/>
          </w:rPr>
          <w:tab/>
        </w:r>
        <w:del w:id="247" w:author="Ass.Prof Supitchaya Khemthong" w:date="2018-07-15T14:15:00Z">
          <w:r w:rsidRPr="005B7277">
            <w:rPr>
              <w:rFonts w:ascii="Calibri" w:eastAsia="Calibri" w:hAnsi="Calibri" w:cs="Calibri"/>
              <w:color w:val="1D2028"/>
              <w:sz w:val="24"/>
              <w:szCs w:val="24"/>
              <w:u w:color="1D2028"/>
              <w:shd w:val="clear" w:color="auto" w:fill="FFFFFF"/>
              <w:lang w:val="it-IT"/>
            </w:rPr>
            <w:tab/>
          </w:r>
        </w:del>
      </w:ins>
      <w:r w:rsidRPr="005B7277">
        <w:rPr>
          <w:rFonts w:ascii="Calibri" w:eastAsia="Calibri" w:hAnsi="Calibri" w:cs="Calibri"/>
          <w:color w:val="1D2028"/>
          <w:sz w:val="24"/>
          <w:szCs w:val="24"/>
          <w:u w:color="1D2028"/>
          <w:shd w:val="clear" w:color="auto" w:fill="FFFFFF"/>
          <w:lang w:val="it-IT"/>
        </w:rPr>
        <w:t>File</w:t>
      </w:r>
      <w:ins w:id="248" w:author="arnoldsandjaja@gmail.com" w:date="2018-06-29T22:33:00Z">
        <w:r w:rsidRPr="005B7277">
          <w:rPr>
            <w:rFonts w:ascii="Calibri" w:eastAsia="Calibri" w:hAnsi="Calibri" w:cs="Calibri"/>
            <w:color w:val="1D2028"/>
            <w:sz w:val="24"/>
            <w:szCs w:val="24"/>
            <w:u w:color="1D2028"/>
            <w:shd w:val="clear" w:color="auto" w:fill="FFFFFF"/>
            <w:lang w:val="it-IT"/>
          </w:rPr>
          <w:tab/>
        </w:r>
        <w:r w:rsidRPr="005B7277">
          <w:rPr>
            <w:rFonts w:ascii="Calibri" w:eastAsia="Calibri" w:hAnsi="Calibri" w:cs="Calibri"/>
            <w:color w:val="1D2028"/>
            <w:sz w:val="24"/>
            <w:szCs w:val="24"/>
            <w:u w:color="1D2028"/>
            <w:shd w:val="clear" w:color="auto" w:fill="FFFFFF"/>
            <w:lang w:val="it-IT"/>
          </w:rPr>
          <w:tab/>
        </w:r>
      </w:ins>
      <w:del w:id="249" w:author="Ass.Prof Supitchaya Khemthong" w:date="2018-07-16T02:26:00Z">
        <w:r w:rsidRPr="005B7277">
          <w:rPr>
            <w:rFonts w:ascii="Calibri" w:eastAsia="Calibri" w:hAnsi="Calibri" w:cs="Angsana New"/>
            <w:color w:val="1D2028"/>
            <w:sz w:val="24"/>
            <w:szCs w:val="24"/>
            <w:u w:color="1D2028"/>
            <w:shd w:val="clear" w:color="auto" w:fill="FFFFFF"/>
            <w:cs/>
            <w:lang w:val="it-IT"/>
          </w:rPr>
          <w:delText>:</w:delText>
        </w:r>
      </w:del>
      <w:ins w:id="250" w:author="arnoldsandjaja@gmail.com" w:date="2018-06-29T22:33:00Z">
        <w:del w:id="251" w:author="Ass.Prof Supitchaya Khemthong" w:date="2018-07-16T02:26:00Z">
          <w:r w:rsidRPr="005B7277">
            <w:rPr>
              <w:rFonts w:ascii="Calibri" w:eastAsia="Calibri" w:hAnsi="Calibri" w:cs="Angsana New"/>
              <w:color w:val="1D2028"/>
              <w:sz w:val="24"/>
              <w:szCs w:val="24"/>
              <w:u w:color="1D2028"/>
              <w:shd w:val="clear" w:color="auto" w:fill="FFFFFF"/>
              <w:cs/>
            </w:rPr>
            <w:delText xml:space="preserve"> </w:delText>
          </w:r>
        </w:del>
      </w:ins>
      <w:del w:id="252" w:author="arnoldsandjaja@gmail.com" w:date="2018-06-29T22:33:00Z">
        <w:r w:rsidRPr="005B7277">
          <w:rPr>
            <w:rFonts w:ascii="Calibri" w:eastAsia="Calibri" w:hAnsi="Calibri" w:cs="Calibri"/>
            <w:color w:val="1D2028"/>
            <w:sz w:val="24"/>
            <w:szCs w:val="24"/>
            <w:u w:color="1D2028"/>
            <w:shd w:val="clear" w:color="auto" w:fill="FFFFFF"/>
          </w:rPr>
          <w:tab/>
        </w:r>
      </w:del>
      <w:r w:rsidRPr="005B7277">
        <w:rPr>
          <w:rFonts w:ascii="Calibri" w:eastAsia="Calibri" w:hAnsi="Calibri" w:cs="Calibri"/>
          <w:color w:val="1D2028"/>
          <w:sz w:val="24"/>
          <w:szCs w:val="24"/>
          <w:u w:color="1D2028"/>
          <w:shd w:val="clear" w:color="auto" w:fill="FFFFFF"/>
        </w:rPr>
        <w:t>YY_BAB_Logo_</w:t>
      </w:r>
      <w:ins w:id="253" w:author="arnoldsandjaja@gmail.com" w:date="2018-06-29T22:33:00Z">
        <w:r w:rsidRPr="005B7277">
          <w:rPr>
            <w:rFonts w:ascii="Calibri" w:eastAsia="Calibri" w:hAnsi="Calibri" w:cs="Calibri"/>
            <w:color w:val="1D2028"/>
            <w:sz w:val="24"/>
            <w:szCs w:val="24"/>
            <w:u w:color="1D2028"/>
            <w:shd w:val="clear" w:color="auto" w:fill="FFFFFF"/>
          </w:rPr>
          <w:t>PMS</w:t>
        </w:r>
      </w:ins>
      <w:del w:id="254" w:author="arnoldsandjaja@gmail.com" w:date="2018-06-29T22:32:00Z">
        <w:r w:rsidRPr="005B7277">
          <w:rPr>
            <w:rFonts w:ascii="Calibri" w:eastAsia="Calibri" w:hAnsi="Calibri" w:cs="Calibri"/>
            <w:color w:val="1D2028"/>
            <w:sz w:val="24"/>
            <w:szCs w:val="24"/>
            <w:u w:color="1D2028"/>
            <w:shd w:val="clear" w:color="auto" w:fill="FFFFFF"/>
          </w:rPr>
          <w:delText>2Color_</w:delText>
        </w:r>
      </w:del>
      <w:r w:rsidRPr="005B7277">
        <w:rPr>
          <w:rFonts w:ascii="Calibri" w:eastAsia="Calibri" w:hAnsi="Calibri" w:cs="Angsana New"/>
          <w:color w:val="1D2028"/>
          <w:sz w:val="24"/>
          <w:szCs w:val="24"/>
          <w:u w:color="1D2028"/>
          <w:shd w:val="clear" w:color="auto" w:fill="FFFFFF"/>
          <w:cs/>
        </w:rPr>
        <w:t>.</w:t>
      </w:r>
      <w:del w:id="255" w:author="Ass.Prof Supitchaya Khemthong" w:date="2018-07-15T14:16:00Z">
        <w:r w:rsidRPr="005B7277">
          <w:rPr>
            <w:rFonts w:ascii="Calibri" w:eastAsia="Calibri" w:hAnsi="Calibri" w:cs="Calibri"/>
            <w:color w:val="1D2028"/>
            <w:sz w:val="24"/>
            <w:szCs w:val="24"/>
            <w:u w:color="1D2028"/>
            <w:shd w:val="clear" w:color="auto" w:fill="FFFFFF"/>
          </w:rPr>
          <w:delText>pdf</w:delText>
        </w:r>
      </w:del>
      <w:ins w:id="256" w:author="Ass.Prof Supitchaya Khemthong" w:date="2018-07-15T14:16:00Z">
        <w:r w:rsidRPr="005B7277">
          <w:rPr>
            <w:rFonts w:ascii="Calibri" w:eastAsia="Calibri" w:hAnsi="Calibri" w:cs="Calibri"/>
            <w:color w:val="1D2028"/>
            <w:sz w:val="24"/>
            <w:szCs w:val="24"/>
            <w:u w:color="1D2028"/>
            <w:shd w:val="clear" w:color="auto" w:fill="FFFFFF"/>
          </w:rPr>
          <w:t>ai</w:t>
        </w:r>
      </w:ins>
    </w:p>
    <w:p w:rsidR="00140D6B" w:rsidRPr="005B7277" w:rsidRDefault="00140D6B">
      <w:pPr>
        <w:pStyle w:val="Default"/>
        <w:tabs>
          <w:tab w:val="left" w:pos="954"/>
          <w:tab w:val="left" w:pos="1803"/>
        </w:tabs>
        <w:ind w:left="1440"/>
        <w:rPr>
          <w:ins w:id="257" w:author="Ass.Prof Supitchaya Khemthong" w:date="2018-07-15T14:15:00Z"/>
          <w:rFonts w:ascii="Calibri" w:eastAsia="Calibri" w:hAnsi="Calibri" w:cs="Calibri"/>
          <w:color w:val="1D2028"/>
          <w:sz w:val="24"/>
          <w:szCs w:val="24"/>
          <w:u w:color="1D2028"/>
          <w:shd w:val="clear" w:color="auto" w:fill="FFFFFF"/>
        </w:rPr>
      </w:pPr>
    </w:p>
    <w:p w:rsidR="00140D6B" w:rsidRPr="005B7277" w:rsidRDefault="00FB003A">
      <w:pPr>
        <w:pStyle w:val="Default"/>
        <w:tabs>
          <w:tab w:val="left" w:pos="2880"/>
        </w:tabs>
        <w:ind w:left="1803" w:hanging="363"/>
        <w:rPr>
          <w:ins w:id="258" w:author="arnoldsandjaja@gmail.com" w:date="2018-06-29T22:32:00Z"/>
          <w:rFonts w:ascii="Calibri" w:eastAsia="Calibri" w:hAnsi="Calibri" w:cs="Calibri"/>
          <w:color w:val="1D2028"/>
          <w:sz w:val="24"/>
          <w:szCs w:val="24"/>
          <w:u w:color="1D2028"/>
          <w:shd w:val="clear" w:color="auto" w:fill="FFFFFF"/>
        </w:rPr>
      </w:pPr>
      <w:ins w:id="259" w:author="Ass.Prof Supitchaya Khemthong" w:date="2018-07-15T14:15:00Z">
        <w:r w:rsidRPr="005B7277">
          <w:rPr>
            <w:rFonts w:ascii="Calibri" w:eastAsia="Calibri" w:hAnsi="Calibri" w:cs="Calibri"/>
            <w:color w:val="1D2028"/>
            <w:sz w:val="24"/>
            <w:szCs w:val="24"/>
            <w:u w:color="1D2028"/>
            <w:shd w:val="clear" w:color="auto" w:fill="FFFFFF"/>
            <w:lang w:val="it-IT"/>
          </w:rPr>
          <w:tab/>
        </w:r>
        <w:r w:rsidRPr="005B7277">
          <w:rPr>
            <w:rFonts w:ascii="Calibri" w:eastAsia="Calibri" w:hAnsi="Calibri" w:cs="Calibri"/>
            <w:color w:val="1D2028"/>
            <w:sz w:val="24"/>
            <w:szCs w:val="24"/>
            <w:u w:color="1D2028"/>
            <w:shd w:val="clear" w:color="auto" w:fill="FFFFFF"/>
            <w:lang w:val="it-IT"/>
          </w:rPr>
          <w:tab/>
        </w:r>
        <w:r w:rsidRPr="005B7277">
          <w:rPr>
            <w:rFonts w:ascii="Calibri" w:eastAsia="Calibri" w:hAnsi="Calibri" w:cs="Calibri"/>
            <w:color w:val="1D2028"/>
            <w:sz w:val="24"/>
            <w:szCs w:val="24"/>
            <w:u w:color="1D2028"/>
            <w:shd w:val="clear" w:color="auto" w:fill="FFFFFF"/>
          </w:rPr>
          <w:t>YY_BAB_Logo_PMS</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pdf</w:t>
        </w:r>
      </w:ins>
    </w:p>
    <w:p w:rsidR="00140D6B" w:rsidRPr="005B7277" w:rsidRDefault="00FB003A">
      <w:pPr>
        <w:pStyle w:val="Default"/>
        <w:tabs>
          <w:tab w:val="left" w:pos="954"/>
          <w:tab w:val="left" w:pos="1803"/>
        </w:tabs>
        <w:ind w:left="1440"/>
        <w:rPr>
          <w:ins w:id="260" w:author="arnoldsandjaja@gmail.com" w:date="2018-06-29T22:34:00Z"/>
          <w:rFonts w:ascii="Calibri" w:eastAsia="Calibri" w:hAnsi="Calibri" w:cs="Calibri"/>
          <w:color w:val="FF0000"/>
          <w:sz w:val="24"/>
          <w:szCs w:val="24"/>
          <w:u w:color="FF0000"/>
          <w:shd w:val="clear" w:color="auto" w:fill="FFFFFF"/>
        </w:rPr>
      </w:pPr>
      <w:ins w:id="261" w:author="arnoldsandjaja@gmail.com" w:date="2018-06-29T22:32:00Z">
        <w:r w:rsidRPr="005B7277">
          <w:rPr>
            <w:rFonts w:ascii="Calibri" w:eastAsia="Calibri" w:hAnsi="Calibri" w:cs="Calibri"/>
            <w:color w:val="FF0000"/>
            <w:sz w:val="24"/>
            <w:szCs w:val="24"/>
            <w:u w:color="FF0000"/>
            <w:shd w:val="clear" w:color="auto" w:fill="FFFFFF"/>
            <w:lang w:val="da-DK"/>
          </w:rPr>
          <w:tab/>
        </w:r>
        <w:r w:rsidRPr="00163838">
          <w:rPr>
            <w:rFonts w:ascii="Calibri" w:eastAsia="Calibri" w:hAnsi="Calibri" w:cs="Calibri"/>
            <w:color w:val="auto"/>
            <w:sz w:val="24"/>
            <w:szCs w:val="24"/>
            <w:u w:color="FF0000"/>
            <w:shd w:val="clear" w:color="auto" w:fill="FFFFFF"/>
            <w:lang w:val="da-DK"/>
          </w:rPr>
          <w:t>Folder</w:t>
        </w:r>
        <w:r w:rsidRPr="00163838">
          <w:rPr>
            <w:rFonts w:ascii="Calibri" w:eastAsia="Calibri" w:hAnsi="Calibri" w:cs="Calibri"/>
            <w:color w:val="auto"/>
            <w:sz w:val="24"/>
            <w:szCs w:val="24"/>
            <w:u w:color="FF0000"/>
            <w:shd w:val="clear" w:color="auto" w:fill="FFFFFF"/>
            <w:lang w:val="da-DK"/>
          </w:rPr>
          <w:tab/>
        </w:r>
        <w:del w:id="262" w:author="Ass.Prof Supitchaya Khemthong" w:date="2018-07-16T02:26:00Z">
          <w:r w:rsidRPr="00163838">
            <w:rPr>
              <w:rFonts w:ascii="Calibri" w:eastAsia="Calibri" w:hAnsi="Calibri" w:cs="Angsana New"/>
              <w:color w:val="auto"/>
              <w:sz w:val="24"/>
              <w:szCs w:val="24"/>
              <w:u w:color="FF0000"/>
              <w:shd w:val="clear" w:color="auto" w:fill="FFFFFF"/>
              <w:cs/>
              <w:lang w:val="da-DK"/>
            </w:rPr>
            <w:delText>:</w:delText>
          </w:r>
          <w:r w:rsidRPr="00163838">
            <w:rPr>
              <w:rFonts w:ascii="Calibri" w:eastAsia="Calibri" w:hAnsi="Calibri" w:cs="Angsana New"/>
              <w:color w:val="auto"/>
              <w:sz w:val="24"/>
              <w:szCs w:val="24"/>
              <w:u w:color="FF0000"/>
              <w:shd w:val="clear" w:color="auto" w:fill="FFFFFF"/>
              <w:cs/>
            </w:rPr>
            <w:delText xml:space="preserve"> </w:delText>
          </w:r>
        </w:del>
        <w:r w:rsidRPr="00163838">
          <w:rPr>
            <w:rFonts w:ascii="Calibri" w:eastAsia="Calibri" w:hAnsi="Calibri" w:cs="Calibri"/>
            <w:color w:val="auto"/>
            <w:sz w:val="24"/>
            <w:szCs w:val="24"/>
            <w:u w:color="FF0000"/>
            <w:shd w:val="clear" w:color="auto" w:fill="FFFFFF"/>
            <w:lang w:val="pt-PT"/>
          </w:rPr>
          <w:t xml:space="preserve">Logo </w:t>
        </w:r>
        <w:del w:id="263" w:author="Ass.Prof Supitchaya Khemthong" w:date="2018-07-13T16:11:00Z">
          <w:r w:rsidRPr="00163838">
            <w:rPr>
              <w:rFonts w:ascii="Calibri" w:eastAsia="Calibri" w:hAnsi="Calibri" w:cs="Calibri"/>
              <w:color w:val="auto"/>
              <w:sz w:val="24"/>
              <w:szCs w:val="24"/>
              <w:u w:color="FF0000"/>
              <w:shd w:val="clear" w:color="auto" w:fill="FFFFFF"/>
            </w:rPr>
            <w:delText>g</w:delText>
          </w:r>
        </w:del>
      </w:ins>
      <w:ins w:id="264" w:author="Ass.Prof Supitchaya Khemthong" w:date="2018-07-13T16:11:00Z">
        <w:r w:rsidRPr="00163838">
          <w:rPr>
            <w:rFonts w:ascii="Calibri" w:eastAsia="Calibri" w:hAnsi="Calibri" w:cs="Calibri"/>
            <w:color w:val="auto"/>
            <w:sz w:val="24"/>
            <w:szCs w:val="24"/>
            <w:u w:color="FF0000"/>
            <w:shd w:val="clear" w:color="auto" w:fill="FFFFFF"/>
          </w:rPr>
          <w:t>G</w:t>
        </w:r>
      </w:ins>
      <w:ins w:id="265" w:author="arnoldsandjaja@gmail.com" w:date="2018-06-29T22:34:00Z">
        <w:r w:rsidRPr="00163838">
          <w:rPr>
            <w:rFonts w:ascii="Calibri" w:eastAsia="Calibri" w:hAnsi="Calibri" w:cs="Calibri"/>
            <w:color w:val="auto"/>
            <w:sz w:val="24"/>
            <w:szCs w:val="24"/>
            <w:u w:color="FF0000"/>
            <w:shd w:val="clear" w:color="auto" w:fill="FFFFFF"/>
          </w:rPr>
          <w:t xml:space="preserve">reyscale </w:t>
        </w:r>
        <w:r w:rsidRPr="00163838">
          <w:rPr>
            <w:rFonts w:ascii="Calibri" w:eastAsia="Calibri" w:hAnsi="Calibri" w:cs="Calibri"/>
            <w:color w:val="auto"/>
            <w:sz w:val="24"/>
            <w:szCs w:val="24"/>
            <w:u w:color="FF0000"/>
            <w:shd w:val="clear" w:color="auto" w:fill="FFFFFF"/>
            <w:lang w:val="da-DK"/>
          </w:rPr>
          <w:t>OR B</w:t>
        </w:r>
        <w:del w:id="266" w:author="Ass.Prof Supitchaya Khemthong" w:date="2018-07-13T16:12:00Z">
          <w:r w:rsidRPr="00163838">
            <w:rPr>
              <w:rFonts w:ascii="Calibri" w:eastAsia="Calibri" w:hAnsi="Calibri" w:cs="Calibri"/>
              <w:color w:val="auto"/>
              <w:sz w:val="24"/>
              <w:szCs w:val="24"/>
              <w:u w:color="FF0000"/>
              <w:shd w:val="clear" w:color="auto" w:fill="FFFFFF"/>
              <w:lang w:val="da-DK"/>
            </w:rPr>
            <w:delText xml:space="preserve">lack </w:delText>
          </w:r>
        </w:del>
        <w:r w:rsidRPr="00163838">
          <w:rPr>
            <w:rFonts w:ascii="Calibri" w:eastAsia="Calibri" w:hAnsi="Calibri" w:cs="Calibri"/>
            <w:color w:val="auto"/>
            <w:sz w:val="24"/>
            <w:szCs w:val="24"/>
            <w:u w:color="FF0000"/>
            <w:shd w:val="clear" w:color="auto" w:fill="FFFFFF"/>
            <w:lang w:val="da-DK"/>
          </w:rPr>
          <w:t>&amp;</w:t>
        </w:r>
        <w:del w:id="267" w:author="Ass.Prof Supitchaya Khemthong" w:date="2018-07-13T16:12:00Z">
          <w:r w:rsidRPr="00163838">
            <w:rPr>
              <w:rFonts w:ascii="Calibri" w:eastAsia="Calibri" w:hAnsi="Calibri" w:cs="Angsana New"/>
              <w:color w:val="auto"/>
              <w:sz w:val="24"/>
              <w:szCs w:val="24"/>
              <w:u w:color="FF0000"/>
              <w:shd w:val="clear" w:color="auto" w:fill="FFFFFF"/>
              <w:cs/>
              <w:lang w:val="da-DK"/>
            </w:rPr>
            <w:delText xml:space="preserve"> </w:delText>
          </w:r>
        </w:del>
        <w:r w:rsidRPr="00163838">
          <w:rPr>
            <w:rFonts w:ascii="Calibri" w:eastAsia="Calibri" w:hAnsi="Calibri" w:cs="Calibri"/>
            <w:color w:val="auto"/>
            <w:sz w:val="24"/>
            <w:szCs w:val="24"/>
            <w:u w:color="FF0000"/>
            <w:shd w:val="clear" w:color="auto" w:fill="FFFFFF"/>
            <w:lang w:val="da-DK"/>
          </w:rPr>
          <w:t>W</w:t>
        </w:r>
        <w:del w:id="268" w:author="Ass.Prof Supitchaya Khemthong" w:date="2018-07-13T16:12:00Z">
          <w:r w:rsidRPr="005B7277">
            <w:rPr>
              <w:rFonts w:ascii="Calibri" w:eastAsia="Calibri" w:hAnsi="Calibri" w:cs="Calibri"/>
              <w:color w:val="FF0000"/>
              <w:sz w:val="24"/>
              <w:szCs w:val="24"/>
              <w:u w:color="FF0000"/>
              <w:shd w:val="clear" w:color="auto" w:fill="FFFFFF"/>
              <w:lang w:val="da-DK"/>
            </w:rPr>
            <w:delText>hite</w:delText>
          </w:r>
        </w:del>
      </w:ins>
    </w:p>
    <w:p w:rsidR="00140D6B" w:rsidRPr="005B7277" w:rsidRDefault="00FB003A">
      <w:pPr>
        <w:pStyle w:val="Default"/>
        <w:tabs>
          <w:tab w:val="left" w:pos="954"/>
          <w:tab w:val="left" w:pos="1803"/>
        </w:tabs>
        <w:ind w:left="1440"/>
        <w:rPr>
          <w:ins w:id="269" w:author="Ass.Prof Supitchaya Khemthong" w:date="2018-07-15T14:17:00Z"/>
          <w:rFonts w:ascii="Calibri" w:eastAsia="Calibri" w:hAnsi="Calibri" w:cs="Calibri"/>
          <w:color w:val="1D2028"/>
          <w:sz w:val="24"/>
          <w:szCs w:val="24"/>
          <w:u w:color="1D2028"/>
          <w:shd w:val="clear" w:color="auto" w:fill="FFFFFF"/>
          <w:lang w:val="it-IT"/>
        </w:rPr>
      </w:pPr>
      <w:ins w:id="270" w:author="arnoldsandjaja@gmail.com" w:date="2018-06-29T22:34:00Z">
        <w:r w:rsidRPr="005B7277">
          <w:rPr>
            <w:rFonts w:ascii="Calibri" w:eastAsia="Calibri" w:hAnsi="Calibri" w:cs="Calibri"/>
            <w:color w:val="1D2028"/>
            <w:sz w:val="24"/>
            <w:szCs w:val="24"/>
            <w:u w:color="1D2028"/>
            <w:shd w:val="clear" w:color="auto" w:fill="FFFFFF"/>
            <w:lang w:val="it-IT"/>
          </w:rPr>
          <w:tab/>
          <w:t>File</w:t>
        </w:r>
        <w:r w:rsidRPr="005B7277">
          <w:rPr>
            <w:rFonts w:ascii="Calibri" w:eastAsia="Calibri" w:hAnsi="Calibri" w:cs="Calibri"/>
            <w:color w:val="1D2028"/>
            <w:sz w:val="24"/>
            <w:szCs w:val="24"/>
            <w:u w:color="1D2028"/>
            <w:shd w:val="clear" w:color="auto" w:fill="FFFFFF"/>
            <w:lang w:val="it-IT"/>
          </w:rPr>
          <w:tab/>
        </w:r>
        <w:r w:rsidRPr="005B7277">
          <w:rPr>
            <w:rFonts w:ascii="Calibri" w:eastAsia="Calibri" w:hAnsi="Calibri" w:cs="Calibri"/>
            <w:color w:val="1D2028"/>
            <w:sz w:val="24"/>
            <w:szCs w:val="24"/>
            <w:u w:color="1D2028"/>
            <w:shd w:val="clear" w:color="auto" w:fill="FFFFFF"/>
            <w:lang w:val="it-IT"/>
          </w:rPr>
          <w:tab/>
        </w:r>
        <w:del w:id="271" w:author="Ass.Prof Supitchaya Khemthong" w:date="2018-07-16T02:26:00Z">
          <w:r w:rsidRPr="005B7277">
            <w:rPr>
              <w:rFonts w:ascii="Calibri" w:eastAsia="Calibri" w:hAnsi="Calibri" w:cs="Angsana New"/>
              <w:color w:val="1D2028"/>
              <w:sz w:val="24"/>
              <w:szCs w:val="24"/>
              <w:u w:color="1D2028"/>
              <w:shd w:val="clear" w:color="auto" w:fill="FFFFFF"/>
              <w:cs/>
              <w:lang w:val="it-IT"/>
            </w:rPr>
            <w:delText xml:space="preserve">: </w:delText>
          </w:r>
        </w:del>
        <w:r w:rsidRPr="005B7277">
          <w:rPr>
            <w:rFonts w:ascii="Calibri" w:eastAsia="Calibri" w:hAnsi="Calibri" w:cs="Calibri"/>
            <w:color w:val="1D2028"/>
            <w:sz w:val="24"/>
            <w:szCs w:val="24"/>
            <w:u w:color="1D2028"/>
            <w:shd w:val="clear" w:color="auto" w:fill="FFFFFF"/>
            <w:lang w:val="it-IT"/>
          </w:rPr>
          <w:t>YY_BAB_</w:t>
        </w:r>
      </w:ins>
      <w:ins w:id="272" w:author="Ass.Prof Supitchaya Khemthong" w:date="2018-07-15T14:17:00Z">
        <w:r w:rsidRPr="005B7277">
          <w:rPr>
            <w:rFonts w:ascii="Calibri" w:eastAsia="Calibri" w:hAnsi="Calibri" w:cs="Calibri"/>
            <w:color w:val="1D2028"/>
            <w:sz w:val="24"/>
            <w:szCs w:val="24"/>
            <w:u w:color="1D2028"/>
            <w:shd w:val="clear" w:color="auto" w:fill="FFFFFF"/>
            <w:lang w:val="it-IT"/>
          </w:rPr>
          <w:t>Logo_</w:t>
        </w:r>
      </w:ins>
      <w:ins w:id="273" w:author="arnoldsandjaja@gmail.com" w:date="2018-06-29T22:32:00Z">
        <w:r w:rsidRPr="005B7277">
          <w:rPr>
            <w:rFonts w:ascii="Calibri" w:eastAsia="Calibri" w:hAnsi="Calibri" w:cs="Calibri"/>
            <w:color w:val="1D2028"/>
            <w:sz w:val="24"/>
            <w:szCs w:val="24"/>
            <w:u w:color="1D2028"/>
            <w:shd w:val="clear" w:color="auto" w:fill="FFFFFF"/>
            <w:lang w:val="it-IT"/>
          </w:rPr>
          <w:t>Greyscale</w:t>
        </w:r>
        <w:r w:rsidRPr="005B7277">
          <w:rPr>
            <w:rFonts w:ascii="Calibri" w:eastAsia="Calibri" w:hAnsi="Calibri" w:cs="Angsana New"/>
            <w:color w:val="1D2028"/>
            <w:sz w:val="24"/>
            <w:szCs w:val="24"/>
            <w:u w:color="1D2028"/>
            <w:shd w:val="clear" w:color="auto" w:fill="FFFFFF"/>
            <w:cs/>
            <w:lang w:val="it-IT"/>
          </w:rPr>
          <w:t>.</w:t>
        </w:r>
        <w:del w:id="274" w:author="Ass.Prof Supitchaya Khemthong" w:date="2018-07-15T14:17:00Z">
          <w:r w:rsidRPr="005B7277">
            <w:rPr>
              <w:rFonts w:ascii="Calibri" w:eastAsia="Calibri" w:hAnsi="Calibri" w:cs="Calibri"/>
              <w:color w:val="1D2028"/>
              <w:sz w:val="24"/>
              <w:szCs w:val="24"/>
              <w:u w:color="1D2028"/>
              <w:shd w:val="clear" w:color="auto" w:fill="FFFFFF"/>
              <w:lang w:val="it-IT"/>
            </w:rPr>
            <w:delText>pdf</w:delText>
          </w:r>
        </w:del>
      </w:ins>
      <w:ins w:id="275" w:author="Ass.Prof Supitchaya Khemthong" w:date="2018-07-15T14:17:00Z">
        <w:r w:rsidRPr="005B7277">
          <w:rPr>
            <w:rFonts w:ascii="Calibri" w:eastAsia="Calibri" w:hAnsi="Calibri" w:cs="Calibri"/>
            <w:color w:val="1D2028"/>
            <w:sz w:val="24"/>
            <w:szCs w:val="24"/>
            <w:u w:color="1D2028"/>
            <w:shd w:val="clear" w:color="auto" w:fill="FFFFFF"/>
            <w:lang w:val="it-IT"/>
          </w:rPr>
          <w:t>ai</w:t>
        </w:r>
      </w:ins>
      <w:ins w:id="276" w:author="arnoldsandjaja@gmail.com" w:date="2018-06-29T22:32:00Z">
        <w:r w:rsidRPr="005B7277">
          <w:rPr>
            <w:rFonts w:ascii="Calibri" w:eastAsia="Calibri" w:hAnsi="Calibri" w:cs="Calibri"/>
            <w:color w:val="1D2028"/>
            <w:sz w:val="24"/>
            <w:szCs w:val="24"/>
            <w:u w:color="1D2028"/>
            <w:shd w:val="clear" w:color="auto" w:fill="FFFFFF"/>
            <w:lang w:val="it-IT"/>
          </w:rPr>
          <w:t xml:space="preserve"> or YY_BAB_B&amp;W</w:t>
        </w:r>
        <w:r w:rsidRPr="005B7277">
          <w:rPr>
            <w:rFonts w:ascii="Calibri" w:eastAsia="Calibri" w:hAnsi="Calibri" w:cs="Angsana New"/>
            <w:color w:val="1D2028"/>
            <w:sz w:val="24"/>
            <w:szCs w:val="24"/>
            <w:u w:color="1D2028"/>
            <w:shd w:val="clear" w:color="auto" w:fill="FFFFFF"/>
            <w:cs/>
            <w:lang w:val="it-IT"/>
          </w:rPr>
          <w:t>.</w:t>
        </w:r>
        <w:del w:id="277" w:author="Ass.Prof Supitchaya Khemthong" w:date="2018-07-15T14:17:00Z">
          <w:r w:rsidRPr="005B7277">
            <w:rPr>
              <w:rFonts w:ascii="Calibri" w:eastAsia="Calibri" w:hAnsi="Calibri" w:cs="Calibri"/>
              <w:color w:val="1D2028"/>
              <w:sz w:val="24"/>
              <w:szCs w:val="24"/>
              <w:u w:color="1D2028"/>
              <w:shd w:val="clear" w:color="auto" w:fill="FFFFFF"/>
              <w:lang w:val="it-IT"/>
            </w:rPr>
            <w:delText>pdf</w:delText>
          </w:r>
        </w:del>
      </w:ins>
      <w:ins w:id="278" w:author="Ass.Prof Supitchaya Khemthong" w:date="2018-07-15T14:17:00Z">
        <w:r w:rsidRPr="005B7277">
          <w:rPr>
            <w:rFonts w:ascii="Calibri" w:eastAsia="Calibri" w:hAnsi="Calibri" w:cs="Calibri"/>
            <w:color w:val="1D2028"/>
            <w:sz w:val="24"/>
            <w:szCs w:val="24"/>
            <w:u w:color="1D2028"/>
            <w:shd w:val="clear" w:color="auto" w:fill="FFFFFF"/>
            <w:lang w:val="it-IT"/>
          </w:rPr>
          <w:t>ai</w:t>
        </w:r>
      </w:ins>
    </w:p>
    <w:p w:rsidR="00140D6B" w:rsidRPr="005B7277" w:rsidRDefault="00FB003A">
      <w:pPr>
        <w:pStyle w:val="Default"/>
        <w:tabs>
          <w:tab w:val="left" w:pos="2880"/>
        </w:tabs>
        <w:ind w:left="1803" w:hanging="363"/>
        <w:rPr>
          <w:ins w:id="279" w:author="arnoldsandjaja@gmail.com" w:date="2018-06-29T22:32:00Z"/>
          <w:rFonts w:ascii="Calibri" w:eastAsia="Calibri" w:hAnsi="Calibri" w:cs="Calibri"/>
          <w:color w:val="1D2028"/>
          <w:sz w:val="24"/>
          <w:szCs w:val="24"/>
          <w:u w:color="1D2028"/>
          <w:shd w:val="clear" w:color="auto" w:fill="FFFFFF"/>
        </w:rPr>
      </w:pPr>
      <w:ins w:id="280" w:author="Ass.Prof Supitchaya Khemthong" w:date="2018-07-15T14:17:00Z">
        <w:r w:rsidRPr="005B7277">
          <w:rPr>
            <w:rFonts w:ascii="Calibri" w:eastAsia="Calibri" w:hAnsi="Calibri" w:cs="Calibri"/>
            <w:color w:val="1D2028"/>
            <w:sz w:val="24"/>
            <w:szCs w:val="24"/>
            <w:u w:color="1D2028"/>
            <w:shd w:val="clear" w:color="auto" w:fill="FFFFFF"/>
            <w:lang w:val="it-IT"/>
          </w:rPr>
          <w:tab/>
        </w:r>
        <w:r w:rsidRPr="005B7277">
          <w:rPr>
            <w:rFonts w:ascii="Calibri" w:eastAsia="Calibri" w:hAnsi="Calibri" w:cs="Calibri"/>
            <w:color w:val="1D2028"/>
            <w:sz w:val="24"/>
            <w:szCs w:val="24"/>
            <w:u w:color="1D2028"/>
            <w:shd w:val="clear" w:color="auto" w:fill="FFFFFF"/>
            <w:lang w:val="it-IT"/>
          </w:rPr>
          <w:tab/>
        </w:r>
        <w:r w:rsidRPr="005B7277">
          <w:rPr>
            <w:rFonts w:ascii="Calibri" w:eastAsia="Calibri" w:hAnsi="Calibri" w:cs="Calibri"/>
            <w:color w:val="1D2028"/>
            <w:sz w:val="24"/>
            <w:szCs w:val="24"/>
            <w:u w:color="1D2028"/>
            <w:shd w:val="clear" w:color="auto" w:fill="FFFFFF"/>
          </w:rPr>
          <w:t>YY_BAB_Logo_</w:t>
        </w:r>
        <w:r w:rsidRPr="005B7277">
          <w:rPr>
            <w:rFonts w:ascii="Calibri" w:eastAsia="Calibri" w:hAnsi="Calibri" w:cs="Calibri"/>
            <w:color w:val="1D2028"/>
            <w:sz w:val="24"/>
            <w:szCs w:val="24"/>
            <w:u w:color="1D2028"/>
            <w:shd w:val="clear" w:color="auto" w:fill="FFFFFF"/>
            <w:lang w:val="it-IT"/>
          </w:rPr>
          <w:t>Greyscale</w:t>
        </w:r>
        <w:r w:rsidRPr="005B7277">
          <w:rPr>
            <w:rFonts w:ascii="Calibri" w:eastAsia="Calibri" w:hAnsi="Calibri" w:cs="Angsana New"/>
            <w:color w:val="1D2028"/>
            <w:sz w:val="24"/>
            <w:szCs w:val="24"/>
            <w:u w:color="1D2028"/>
            <w:shd w:val="clear" w:color="auto" w:fill="FFFFFF"/>
            <w:cs/>
            <w:lang w:val="it-IT"/>
          </w:rPr>
          <w:t>.</w:t>
        </w:r>
        <w:r w:rsidRPr="005B7277">
          <w:rPr>
            <w:rFonts w:ascii="Calibri" w:eastAsia="Calibri" w:hAnsi="Calibri" w:cs="Calibri"/>
            <w:color w:val="1D2028"/>
            <w:sz w:val="24"/>
            <w:szCs w:val="24"/>
            <w:u w:color="1D2028"/>
            <w:shd w:val="clear" w:color="auto" w:fill="FFFFFF"/>
            <w:lang w:val="it-IT"/>
          </w:rPr>
          <w:t>pdf or YY_BAB_B&amp;W</w:t>
        </w:r>
        <w:r w:rsidRPr="005B7277">
          <w:rPr>
            <w:rFonts w:ascii="Calibri" w:eastAsia="Calibri" w:hAnsi="Calibri" w:cs="Angsana New"/>
            <w:color w:val="1D2028"/>
            <w:sz w:val="24"/>
            <w:szCs w:val="24"/>
            <w:u w:color="1D2028"/>
            <w:shd w:val="clear" w:color="auto" w:fill="FFFFFF"/>
            <w:cs/>
            <w:lang w:val="it-IT"/>
          </w:rPr>
          <w:t>.</w:t>
        </w:r>
        <w:r w:rsidRPr="005B7277">
          <w:rPr>
            <w:rFonts w:ascii="Calibri" w:eastAsia="Calibri" w:hAnsi="Calibri" w:cs="Calibri"/>
            <w:color w:val="1D2028"/>
            <w:sz w:val="24"/>
            <w:szCs w:val="24"/>
            <w:u w:color="1D2028"/>
            <w:shd w:val="clear" w:color="auto" w:fill="FFFFFF"/>
            <w:lang w:val="it-IT"/>
          </w:rPr>
          <w:t>pdf</w:t>
        </w:r>
      </w:ins>
    </w:p>
    <w:p w:rsidR="00140D6B" w:rsidRPr="005B7277" w:rsidRDefault="00FB003A">
      <w:pPr>
        <w:pStyle w:val="Default"/>
        <w:tabs>
          <w:tab w:val="left" w:pos="1803"/>
        </w:tabs>
        <w:rPr>
          <w:ins w:id="281" w:author="Ass.Prof Supitchaya Khemthong" w:date="2018-07-15T13:57:00Z"/>
          <w:rFonts w:ascii="Calibri" w:eastAsia="Calibri" w:hAnsi="Calibri" w:cs="Calibri"/>
          <w:sz w:val="24"/>
          <w:szCs w:val="24"/>
          <w:shd w:val="clear" w:color="auto" w:fill="FFFFFF"/>
        </w:rPr>
      </w:pPr>
      <w:ins w:id="282" w:author="Ass.Prof Supitchaya Khemthong" w:date="2018-07-15T13:57:00Z">
        <w:r w:rsidRPr="005B7277">
          <w:rPr>
            <w:rFonts w:ascii="Calibri" w:eastAsia="Calibri" w:hAnsi="Calibri" w:cs="Calibri"/>
            <w:sz w:val="24"/>
            <w:szCs w:val="24"/>
            <w:shd w:val="clear" w:color="auto" w:fill="FFFFFF"/>
          </w:rPr>
          <w:tab/>
        </w:r>
      </w:ins>
      <w:r w:rsidR="00E117A4">
        <w:rPr>
          <w:rFonts w:ascii="Calibri" w:eastAsia="Calibri" w:hAnsi="Calibri" w:cs="Angsana New"/>
          <w:sz w:val="24"/>
          <w:szCs w:val="24"/>
          <w:shd w:val="clear" w:color="auto" w:fill="FFFFFF"/>
          <w:cs/>
        </w:rPr>
        <w:t xml:space="preserve">                   </w:t>
      </w:r>
      <w:ins w:id="283" w:author="Ass.Prof Supitchaya Khemthong" w:date="2018-07-15T13:57:00Z">
        <w:r w:rsidRPr="005B7277">
          <w:rPr>
            <w:rFonts w:ascii="Calibri" w:eastAsia="Calibri" w:hAnsi="Calibri" w:cs="Angsana New"/>
            <w:sz w:val="24"/>
            <w:szCs w:val="24"/>
            <w:shd w:val="clear" w:color="auto" w:fill="FFFFFF"/>
            <w:cs/>
          </w:rPr>
          <w:t>(</w:t>
        </w:r>
        <w:r w:rsidRPr="005B7277">
          <w:rPr>
            <w:rFonts w:ascii="Calibri" w:eastAsia="Calibri" w:hAnsi="Calibri" w:cs="Calibri"/>
            <w:sz w:val="24"/>
            <w:szCs w:val="24"/>
            <w:shd w:val="clear" w:color="auto" w:fill="FFFFFF"/>
          </w:rPr>
          <w:t>Note</w:t>
        </w:r>
        <w:r w:rsidRPr="005B7277">
          <w:rPr>
            <w:rFonts w:ascii="Calibri" w:eastAsia="Calibri" w:hAnsi="Calibri" w:cs="Angsana New"/>
            <w:sz w:val="24"/>
            <w:szCs w:val="24"/>
            <w:shd w:val="clear" w:color="auto" w:fill="FFFFFF"/>
            <w:cs/>
          </w:rPr>
          <w:t xml:space="preserve">: </w:t>
        </w:r>
        <w:r w:rsidRPr="005B7277">
          <w:rPr>
            <w:rFonts w:ascii="Calibri" w:eastAsia="Calibri" w:hAnsi="Calibri" w:cs="Calibri"/>
            <w:sz w:val="24"/>
            <w:szCs w:val="24"/>
            <w:shd w:val="clear" w:color="auto" w:fill="FFFFFF"/>
          </w:rPr>
          <w:t>YY represents your competitor number</w:t>
        </w:r>
        <w:r w:rsidRPr="005B7277">
          <w:rPr>
            <w:rFonts w:ascii="Calibri" w:eastAsia="Calibri" w:hAnsi="Calibri" w:cs="Angsana New"/>
            <w:sz w:val="24"/>
            <w:szCs w:val="24"/>
            <w:shd w:val="clear" w:color="auto" w:fill="FFFFFF"/>
            <w:cs/>
          </w:rPr>
          <w:t>)</w:t>
        </w:r>
      </w:ins>
    </w:p>
    <w:p w:rsidR="00140D6B" w:rsidRDefault="00140D6B">
      <w:pPr>
        <w:pStyle w:val="Default"/>
        <w:rPr>
          <w:rFonts w:ascii="Calibri" w:eastAsia="Calibri" w:hAnsi="Calibri" w:cs="Calibri"/>
          <w:color w:val="1D2028"/>
          <w:sz w:val="24"/>
          <w:szCs w:val="24"/>
          <w:u w:color="1D2028"/>
          <w:shd w:val="clear" w:color="auto" w:fill="FFFFFF"/>
        </w:rPr>
      </w:pPr>
    </w:p>
    <w:p w:rsidR="00E117A4" w:rsidRPr="005B7277" w:rsidRDefault="00E117A4">
      <w:pPr>
        <w:pStyle w:val="Default"/>
        <w:rPr>
          <w:del w:id="284" w:author="Ass.Prof Supitchaya Khemthong" w:date="2018-07-16T02:18:00Z"/>
          <w:rFonts w:ascii="Calibri" w:eastAsia="Calibri" w:hAnsi="Calibri" w:cs="Calibri"/>
          <w:color w:val="1D2028"/>
          <w:sz w:val="24"/>
          <w:szCs w:val="24"/>
          <w:u w:color="1D2028"/>
          <w:shd w:val="clear" w:color="auto" w:fill="FFFFFF"/>
        </w:rPr>
      </w:pPr>
    </w:p>
    <w:p w:rsidR="00140D6B" w:rsidRPr="005B7277" w:rsidRDefault="00140D6B">
      <w:pPr>
        <w:pStyle w:val="Default"/>
        <w:rPr>
          <w:ins w:id="285" w:author="arnoldsandjaja@gmail.com" w:date="2018-06-29T23:14:00Z"/>
          <w:rFonts w:ascii="Calibri" w:eastAsia="Calibri" w:hAnsi="Calibri" w:cs="Calibri"/>
          <w:color w:val="1D2028"/>
          <w:sz w:val="24"/>
          <w:szCs w:val="24"/>
          <w:u w:val="single" w:color="1D2028"/>
          <w:shd w:val="clear" w:color="auto" w:fill="FFFFFF"/>
        </w:rPr>
      </w:pPr>
    </w:p>
    <w:p w:rsidR="00140D6B" w:rsidRPr="00163838" w:rsidRDefault="00FB003A" w:rsidP="00163838">
      <w:pPr>
        <w:rPr>
          <w:rFonts w:ascii="Calibri" w:hAnsi="Calibri"/>
          <w:b/>
          <w:bCs/>
          <w:sz w:val="36"/>
          <w:szCs w:val="36"/>
        </w:rPr>
      </w:pPr>
      <w:r w:rsidRPr="00163838">
        <w:rPr>
          <w:rFonts w:ascii="Calibri" w:hAnsi="Calibri"/>
          <w:b/>
          <w:bCs/>
          <w:sz w:val="36"/>
          <w:szCs w:val="36"/>
        </w:rPr>
        <w:t>You must deliver</w:t>
      </w:r>
      <w:del w:id="286" w:author="Ass.Prof Supitchaya Khemthong" w:date="2018-07-16T02:20:00Z">
        <w:r w:rsidRPr="00163838">
          <w:rPr>
            <w:rFonts w:ascii="Calibri" w:hAnsi="Calibri" w:cs="Angsana New"/>
            <w:b/>
            <w:bCs/>
            <w:sz w:val="36"/>
            <w:szCs w:val="36"/>
            <w:cs/>
          </w:rPr>
          <w:delText>:</w:delText>
        </w:r>
      </w:del>
    </w:p>
    <w:p w:rsidR="00140D6B" w:rsidRPr="005B7277" w:rsidRDefault="00FB003A" w:rsidP="00645405">
      <w:pPr>
        <w:pStyle w:val="Default"/>
        <w:rPr>
          <w:rFonts w:ascii="Calibri" w:eastAsia="Calibri" w:hAnsi="Calibri" w:cs="Calibri"/>
          <w:color w:val="1D2028"/>
          <w:sz w:val="24"/>
          <w:szCs w:val="24"/>
        </w:rPr>
      </w:pPr>
      <w:ins w:id="287" w:author="Ass.Prof Supitchaya Khemthong" w:date="2018-07-15T14:05:00Z">
        <w:r w:rsidRPr="005B7277">
          <w:rPr>
            <w:rFonts w:ascii="Calibri" w:eastAsia="Calibri" w:hAnsi="Calibri" w:cs="Calibri"/>
            <w:sz w:val="24"/>
            <w:szCs w:val="24"/>
          </w:rPr>
          <w:t xml:space="preserve">Folders as specified in </w:t>
        </w:r>
        <w:r w:rsidRPr="005B7277">
          <w:rPr>
            <w:rFonts w:ascii="Calibri" w:eastAsia="Calibri" w:hAnsi="Calibri" w:cs="Angsana New"/>
            <w:b/>
            <w:bCs/>
            <w:sz w:val="24"/>
            <w:szCs w:val="24"/>
            <w:cs/>
          </w:rPr>
          <w:t>“</w:t>
        </w:r>
        <w:r w:rsidRPr="005B7277">
          <w:rPr>
            <w:rFonts w:ascii="Calibri" w:eastAsia="Calibri" w:hAnsi="Calibri" w:cs="Calibri"/>
            <w:b/>
            <w:bCs/>
            <w:sz w:val="24"/>
            <w:szCs w:val="24"/>
          </w:rPr>
          <w:t>Instructions to the Competition</w:t>
        </w:r>
        <w:r w:rsidRPr="005B7277">
          <w:rPr>
            <w:rFonts w:ascii="Calibri" w:eastAsia="Calibri" w:hAnsi="Calibri" w:cs="Angsana New"/>
            <w:b/>
            <w:bCs/>
            <w:sz w:val="24"/>
            <w:szCs w:val="24"/>
            <w:cs/>
          </w:rPr>
          <w:t>”</w:t>
        </w:r>
        <w:r w:rsidRPr="005B7277">
          <w:rPr>
            <w:rFonts w:ascii="Calibri" w:eastAsia="Calibri" w:hAnsi="Calibri" w:cs="Angsana New"/>
            <w:sz w:val="24"/>
            <w:szCs w:val="24"/>
            <w:rtl/>
            <w:cs/>
            <w:lang w:val="ar-SA"/>
          </w:rPr>
          <w:t xml:space="preserve"> </w:t>
        </w:r>
        <w:r w:rsidRPr="005B7277">
          <w:rPr>
            <w:rFonts w:ascii="Calibri" w:eastAsia="Calibri" w:hAnsi="Calibri" w:cs="Calibri"/>
            <w:sz w:val="24"/>
            <w:szCs w:val="24"/>
          </w:rPr>
          <w:t>on page 4</w:t>
        </w:r>
        <w:r w:rsidRPr="005B7277">
          <w:rPr>
            <w:rFonts w:ascii="Calibri" w:eastAsia="Calibri" w:hAnsi="Calibri" w:cs="Angsana New"/>
            <w:sz w:val="24"/>
            <w:szCs w:val="24"/>
            <w:cs/>
          </w:rPr>
          <w:t xml:space="preserve">. </w:t>
        </w:r>
        <w:r w:rsidRPr="005B7277">
          <w:rPr>
            <w:rFonts w:ascii="Calibri" w:eastAsia="Calibri" w:hAnsi="Calibri" w:cs="Calibri"/>
            <w:b/>
            <w:bCs/>
            <w:sz w:val="24"/>
            <w:szCs w:val="24"/>
          </w:rPr>
          <w:t>Only files from these folders will be assessed</w:t>
        </w:r>
        <w:r w:rsidRPr="005B7277">
          <w:rPr>
            <w:rFonts w:ascii="Calibri" w:eastAsia="Calibri" w:hAnsi="Calibri" w:cs="Angsana New"/>
            <w:b/>
            <w:bCs/>
            <w:sz w:val="24"/>
            <w:szCs w:val="24"/>
            <w:cs/>
          </w:rPr>
          <w:t>.</w:t>
        </w:r>
      </w:ins>
    </w:p>
    <w:p w:rsidR="00140D6B" w:rsidRPr="005B7277" w:rsidRDefault="00FB003A" w:rsidP="00DB1464">
      <w:pPr>
        <w:pStyle w:val="Default"/>
        <w:numPr>
          <w:ilvl w:val="0"/>
          <w:numId w:val="24"/>
        </w:numPr>
        <w:rPr>
          <w:rFonts w:ascii="Calibri" w:eastAsia="Calibri" w:hAnsi="Calibri" w:cs="Calibri"/>
          <w:color w:val="1D2028"/>
          <w:sz w:val="24"/>
          <w:szCs w:val="24"/>
        </w:rPr>
      </w:pPr>
      <w:ins w:id="288" w:author="Ass.Prof Supitchaya Khemthong" w:date="2018-07-15T14:05:00Z">
        <w:r w:rsidRPr="005B7277">
          <w:rPr>
            <w:rFonts w:ascii="Calibri" w:eastAsia="Calibri" w:hAnsi="Calibri" w:cs="Calibri"/>
            <w:color w:val="1D2028"/>
            <w:sz w:val="24"/>
            <w:szCs w:val="24"/>
            <w:u w:color="1D2028"/>
            <w:shd w:val="clear" w:color="auto" w:fill="FFFFFF"/>
          </w:rPr>
          <w:t>3</w:t>
        </w:r>
        <w:r w:rsidRPr="005B7277">
          <w:rPr>
            <w:rFonts w:ascii="Calibri" w:eastAsia="Calibri" w:hAnsi="Calibri" w:cs="Calibri"/>
            <w:color w:val="1D2028"/>
            <w:sz w:val="24"/>
            <w:szCs w:val="24"/>
            <w:u w:color="1D2028"/>
            <w:shd w:val="clear" w:color="auto" w:fill="FFFFFF"/>
            <w:lang w:val="fr-FR"/>
          </w:rPr>
          <w:t xml:space="preserve"> PDF files</w:t>
        </w:r>
        <w:r w:rsidRPr="005B7277">
          <w:rPr>
            <w:rFonts w:ascii="Calibri" w:eastAsia="Calibri" w:hAnsi="Calibri" w:cs="Angsana New"/>
            <w:color w:val="1D2028"/>
            <w:sz w:val="24"/>
            <w:szCs w:val="24"/>
            <w:u w:color="1D2028"/>
            <w:shd w:val="clear" w:color="auto" w:fill="FFFFFF"/>
            <w:cs/>
            <w:lang w:val="fr-FR"/>
          </w:rPr>
          <w:t>. (</w:t>
        </w:r>
        <w:r w:rsidRPr="005B7277">
          <w:rPr>
            <w:rFonts w:ascii="Calibri" w:eastAsia="Calibri" w:hAnsi="Calibri" w:cs="Calibri"/>
            <w:color w:val="1D2028"/>
            <w:sz w:val="24"/>
            <w:szCs w:val="24"/>
            <w:u w:color="1D2028"/>
            <w:shd w:val="clear" w:color="auto" w:fill="FFFFFF"/>
            <w:lang w:val="fr-FR"/>
          </w:rPr>
          <w:t>PDF</w:t>
        </w:r>
        <w:r w:rsidRPr="005B7277">
          <w:rPr>
            <w:rFonts w:ascii="Calibri" w:eastAsia="Calibri" w:hAnsi="Calibri" w:cs="Angsana New"/>
            <w:color w:val="1D2028"/>
            <w:sz w:val="24"/>
            <w:szCs w:val="24"/>
            <w:u w:color="1D2028"/>
            <w:shd w:val="clear" w:color="auto" w:fill="FFFFFF"/>
            <w:cs/>
            <w:lang w:val="fr-FR"/>
          </w:rPr>
          <w:t>/</w:t>
        </w:r>
        <w:r w:rsidRPr="005B7277">
          <w:rPr>
            <w:rFonts w:ascii="Calibri" w:eastAsia="Calibri" w:hAnsi="Calibri" w:cs="Calibri"/>
            <w:color w:val="1D2028"/>
            <w:sz w:val="24"/>
            <w:szCs w:val="24"/>
            <w:u w:color="1D2028"/>
            <w:shd w:val="clear" w:color="auto" w:fill="FFFFFF"/>
            <w:lang w:val="fr-FR"/>
          </w:rPr>
          <w:t>X</w:t>
        </w:r>
        <w:r w:rsidRPr="005B7277">
          <w:rPr>
            <w:rFonts w:ascii="Calibri" w:eastAsia="Calibri" w:hAnsi="Calibri" w:cs="Angsana New"/>
            <w:color w:val="1D2028"/>
            <w:sz w:val="24"/>
            <w:szCs w:val="24"/>
            <w:u w:color="1D2028"/>
            <w:shd w:val="clear" w:color="auto" w:fill="FFFFFF"/>
            <w:cs/>
            <w:lang w:val="fr-FR"/>
          </w:rPr>
          <w:t>-</w:t>
        </w:r>
        <w:r w:rsidRPr="005B7277">
          <w:rPr>
            <w:rFonts w:ascii="Calibri" w:eastAsia="Calibri" w:hAnsi="Calibri" w:cs="Calibri"/>
            <w:color w:val="1D2028"/>
            <w:sz w:val="24"/>
            <w:szCs w:val="24"/>
            <w:u w:color="1D2028"/>
            <w:shd w:val="clear" w:color="auto" w:fill="FFFFFF"/>
            <w:lang w:val="fr-FR"/>
          </w:rPr>
          <w:t>4</w:t>
        </w:r>
        <w:r w:rsidRPr="005B7277">
          <w:rPr>
            <w:rFonts w:ascii="Calibri" w:eastAsia="Calibri" w:hAnsi="Calibri" w:cs="Angsana New"/>
            <w:color w:val="1D2028"/>
            <w:sz w:val="24"/>
            <w:szCs w:val="24"/>
            <w:u w:color="1D2028"/>
            <w:shd w:val="clear" w:color="auto" w:fill="FFFFFF"/>
            <w:cs/>
            <w:lang w:val="fr-FR"/>
          </w:rPr>
          <w:t>:</w:t>
        </w:r>
        <w:r w:rsidRPr="005B7277">
          <w:rPr>
            <w:rFonts w:ascii="Calibri" w:eastAsia="Calibri" w:hAnsi="Calibri" w:cs="Calibri"/>
            <w:color w:val="1D2028"/>
            <w:sz w:val="24"/>
            <w:szCs w:val="24"/>
            <w:u w:color="1D2028"/>
            <w:shd w:val="clear" w:color="auto" w:fill="FFFFFF"/>
            <w:lang w:val="fr-FR"/>
          </w:rPr>
          <w:t>2010</w:t>
        </w:r>
        <w:r w:rsidRPr="005B7277">
          <w:rPr>
            <w:rFonts w:ascii="Calibri" w:eastAsia="Calibri" w:hAnsi="Calibri" w:cs="Angsana New"/>
            <w:color w:val="1D2028"/>
            <w:sz w:val="24"/>
            <w:szCs w:val="24"/>
            <w:u w:color="1D2028"/>
            <w:shd w:val="clear" w:color="auto" w:fill="FFFFFF"/>
            <w:cs/>
            <w:lang w:val="fr-FR"/>
          </w:rPr>
          <w:t>)</w:t>
        </w:r>
      </w:ins>
    </w:p>
    <w:p w:rsidR="00140D6B" w:rsidRPr="005B7277" w:rsidRDefault="00FB003A" w:rsidP="00DB1464">
      <w:pPr>
        <w:pStyle w:val="Default"/>
        <w:numPr>
          <w:ilvl w:val="0"/>
          <w:numId w:val="24"/>
        </w:numPr>
        <w:rPr>
          <w:rFonts w:ascii="Calibri" w:eastAsia="Calibri" w:hAnsi="Calibri" w:cs="Calibri"/>
          <w:color w:val="1D2028"/>
          <w:sz w:val="24"/>
          <w:szCs w:val="24"/>
        </w:rPr>
      </w:pPr>
      <w:ins w:id="289" w:author="Ass.Prof Supitchaya Khemthong" w:date="2018-07-15T14:05:00Z">
        <w:r w:rsidRPr="005B7277">
          <w:rPr>
            <w:rFonts w:ascii="Calibri" w:eastAsia="Calibri" w:hAnsi="Calibri" w:cs="Calibri"/>
            <w:color w:val="1D2028"/>
            <w:sz w:val="24"/>
            <w:szCs w:val="24"/>
            <w:u w:color="1D2028"/>
            <w:shd w:val="clear" w:color="auto" w:fill="FFFFFF"/>
          </w:rPr>
          <w:t>3 Illustrator files</w:t>
        </w:r>
      </w:ins>
      <w:ins w:id="290" w:author="arnoldsandjaja@gmail.com" w:date="2018-07-24T13:50:00Z">
        <w:r w:rsidRPr="005B7277">
          <w:rPr>
            <w:rFonts w:ascii="Calibri" w:eastAsia="Calibri" w:hAnsi="Calibri" w:cs="Calibri"/>
            <w:color w:val="1D2028"/>
            <w:sz w:val="24"/>
            <w:szCs w:val="24"/>
            <w:u w:color="1D2028"/>
            <w:shd w:val="clear" w:color="auto" w:fill="FFFFFF"/>
          </w:rPr>
          <w:t>, 1</w:t>
        </w:r>
      </w:ins>
      <w:ins w:id="291" w:author="Ass.Prof Supitchaya Khemthong" w:date="2018-07-15T14:08:00Z">
        <w:r w:rsidRPr="005B7277">
          <w:rPr>
            <w:rFonts w:ascii="Calibri" w:eastAsia="Calibri" w:hAnsi="Calibri" w:cs="Calibri"/>
            <w:color w:val="1D2028"/>
            <w:sz w:val="24"/>
            <w:szCs w:val="24"/>
            <w:u w:color="1D2028"/>
            <w:shd w:val="clear" w:color="auto" w:fill="FFFFFF"/>
          </w:rPr>
          <w:t xml:space="preserve"> for each version</w:t>
        </w:r>
        <w:r w:rsidRPr="005B7277">
          <w:rPr>
            <w:rFonts w:ascii="Calibri" w:eastAsia="Calibri" w:hAnsi="Calibri" w:cs="Angsana New"/>
            <w:color w:val="1D2028"/>
            <w:sz w:val="24"/>
            <w:szCs w:val="24"/>
            <w:u w:color="1D2028"/>
            <w:shd w:val="clear" w:color="auto" w:fill="FFFFFF"/>
            <w:cs/>
          </w:rPr>
          <w:t>.</w:t>
        </w:r>
      </w:ins>
    </w:p>
    <w:p w:rsidR="00140D6B" w:rsidRPr="005B7277" w:rsidRDefault="00FB003A" w:rsidP="00DB1464">
      <w:pPr>
        <w:pStyle w:val="Default"/>
        <w:numPr>
          <w:ilvl w:val="0"/>
          <w:numId w:val="24"/>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 xml:space="preserve">1 x </w:t>
      </w:r>
      <w:del w:id="292" w:author="Ass.Prof Supitchaya Khemthong" w:date="2018-07-15T14:40:00Z">
        <w:r w:rsidRPr="005B7277">
          <w:rPr>
            <w:rFonts w:ascii="Calibri" w:eastAsia="Calibri" w:hAnsi="Calibri" w:cs="Calibri"/>
            <w:color w:val="1D2028"/>
            <w:sz w:val="24"/>
            <w:szCs w:val="24"/>
            <w:u w:color="1D2028"/>
            <w:shd w:val="clear" w:color="auto" w:fill="FFFFFF"/>
          </w:rPr>
          <w:delText xml:space="preserve">A4 </w:delText>
        </w:r>
      </w:del>
      <w:ins w:id="293" w:author="Ass.Prof Supitchaya Khemthong" w:date="2018-07-15T14:40:00Z">
        <w:r w:rsidRPr="005B7277">
          <w:rPr>
            <w:rFonts w:ascii="Calibri" w:eastAsia="Calibri" w:hAnsi="Calibri" w:cs="Calibri"/>
            <w:color w:val="1D2028"/>
            <w:sz w:val="24"/>
            <w:szCs w:val="24"/>
            <w:u w:color="1D2028"/>
            <w:shd w:val="clear" w:color="auto" w:fill="FFFFFF"/>
          </w:rPr>
          <w:t xml:space="preserve">A4 </w:t>
        </w:r>
      </w:ins>
      <w:r w:rsidRPr="005B7277">
        <w:rPr>
          <w:rFonts w:ascii="Calibri" w:eastAsia="Calibri" w:hAnsi="Calibri" w:cs="Calibri"/>
          <w:color w:val="1D2028"/>
          <w:sz w:val="24"/>
          <w:szCs w:val="24"/>
          <w:u w:color="1D2028"/>
          <w:shd w:val="clear" w:color="auto" w:fill="FFFFFF"/>
        </w:rPr>
        <w:t>printout of the CMYK Logo</w:t>
      </w:r>
      <w:ins w:id="294" w:author="Ass.Prof Supitchaya Khemthong" w:date="2018-07-13T16:16:00Z">
        <w:r w:rsidRPr="005B7277">
          <w:rPr>
            <w:rFonts w:ascii="Calibri" w:eastAsia="Calibri" w:hAnsi="Calibri" w:cs="Calibri"/>
            <w:color w:val="1D2028"/>
            <w:sz w:val="24"/>
            <w:szCs w:val="24"/>
            <w:u w:color="1D2028"/>
            <w:shd w:val="clear" w:color="auto" w:fill="FFFFFF"/>
          </w:rPr>
          <w:t>, PMS Logo</w:t>
        </w:r>
      </w:ins>
      <w:r w:rsidRPr="005B7277">
        <w:rPr>
          <w:rFonts w:ascii="Calibri" w:eastAsia="Calibri" w:hAnsi="Calibri" w:cs="Angsana New"/>
          <w:color w:val="1D2028"/>
          <w:sz w:val="24"/>
          <w:szCs w:val="24"/>
          <w:u w:color="1D2028"/>
          <w:shd w:val="clear" w:color="auto" w:fill="FFFFFF"/>
          <w:cs/>
        </w:rPr>
        <w:t xml:space="preserve"> </w:t>
      </w:r>
      <w:ins w:id="295" w:author="Ass.Prof Supitchaya Khemthong" w:date="2018-07-13T16:20:00Z">
        <w:del w:id="296" w:author="arnoldsandjaja@gmail.com" w:date="2018-07-19T11:05:00Z">
          <w:r w:rsidRPr="005B7277">
            <w:rPr>
              <w:rFonts w:ascii="Calibri" w:eastAsia="Calibri" w:hAnsi="Calibri" w:cs="Angsana New"/>
              <w:color w:val="1D2028"/>
              <w:sz w:val="24"/>
              <w:szCs w:val="24"/>
              <w:u w:color="1D2028"/>
              <w:shd w:val="clear" w:color="auto" w:fill="FFFFFF"/>
              <w:cs/>
            </w:rPr>
            <w:delText>(</w:delText>
          </w:r>
          <w:r w:rsidRPr="005B7277">
            <w:rPr>
              <w:rFonts w:ascii="Calibri" w:eastAsia="Calibri" w:hAnsi="Calibri" w:cs="Calibri"/>
              <w:color w:val="1D2028"/>
              <w:sz w:val="24"/>
              <w:szCs w:val="24"/>
              <w:u w:color="1D2028"/>
              <w:shd w:val="clear" w:color="auto" w:fill="FFFFFF"/>
            </w:rPr>
            <w:delText>with color specifications of each color</w:delText>
          </w:r>
          <w:r w:rsidRPr="005B7277">
            <w:rPr>
              <w:rFonts w:ascii="Calibri" w:eastAsia="Calibri" w:hAnsi="Calibri" w:cs="Angsana New"/>
              <w:color w:val="1D2028"/>
              <w:sz w:val="24"/>
              <w:szCs w:val="24"/>
              <w:u w:color="1D2028"/>
              <w:shd w:val="clear" w:color="auto" w:fill="FFFFFF"/>
              <w:cs/>
            </w:rPr>
            <w:delText xml:space="preserve">) </w:delText>
          </w:r>
        </w:del>
      </w:ins>
      <w:r w:rsidRPr="005B7277">
        <w:rPr>
          <w:rFonts w:ascii="Calibri" w:eastAsia="Calibri" w:hAnsi="Calibri" w:cs="Calibri"/>
          <w:color w:val="1D2028"/>
          <w:sz w:val="24"/>
          <w:szCs w:val="24"/>
          <w:u w:color="1D2028"/>
          <w:shd w:val="clear" w:color="auto" w:fill="FFFFFF"/>
        </w:rPr>
        <w:t xml:space="preserve">and </w:t>
      </w:r>
      <w:ins w:id="297" w:author="arnoldsandjaja@gmail.com" w:date="2018-06-29T22:46:00Z">
        <w:del w:id="298" w:author="Ass.Prof Supitchaya Khemthong" w:date="2018-07-13T16:13:00Z">
          <w:r w:rsidRPr="005B7277">
            <w:rPr>
              <w:rFonts w:ascii="Calibri" w:eastAsia="Calibri" w:hAnsi="Calibri" w:cs="Calibri"/>
              <w:color w:val="1D2028"/>
              <w:sz w:val="24"/>
              <w:szCs w:val="24"/>
              <w:u w:color="1D2028"/>
              <w:shd w:val="clear" w:color="auto" w:fill="FFFFFF"/>
            </w:rPr>
            <w:delText>B&amp;W</w:delText>
          </w:r>
          <w:r w:rsidRPr="005B7277">
            <w:rPr>
              <w:rFonts w:ascii="Calibri" w:eastAsia="Calibri" w:hAnsi="Calibri" w:cs="Angsana New"/>
              <w:color w:val="1D2028"/>
              <w:sz w:val="24"/>
              <w:szCs w:val="24"/>
              <w:u w:color="1D2028"/>
              <w:shd w:val="clear" w:color="auto" w:fill="FFFFFF"/>
              <w:cs/>
            </w:rPr>
            <w:delText>/</w:delText>
          </w:r>
        </w:del>
        <w:r w:rsidRPr="005B7277">
          <w:rPr>
            <w:rFonts w:ascii="Calibri" w:eastAsia="Calibri" w:hAnsi="Calibri" w:cs="Calibri"/>
            <w:color w:val="1D2028"/>
            <w:sz w:val="24"/>
            <w:szCs w:val="24"/>
            <w:u w:color="1D2028"/>
            <w:shd w:val="clear" w:color="auto" w:fill="FFFFFF"/>
          </w:rPr>
          <w:t>Greyscale</w:t>
        </w:r>
      </w:ins>
      <w:ins w:id="299" w:author="Ass.Prof Supitchaya Khemthong" w:date="2018-07-13T16:13:00Z">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B&amp;W</w:t>
        </w:r>
      </w:ins>
      <w:ins w:id="300" w:author="arnoldsandjaja@gmail.com" w:date="2018-06-29T22:46:00Z">
        <w:r w:rsidRPr="005B7277">
          <w:rPr>
            <w:rFonts w:ascii="Calibri" w:eastAsia="Calibri" w:hAnsi="Calibri" w:cs="Calibri"/>
            <w:color w:val="1D2028"/>
            <w:sz w:val="24"/>
            <w:szCs w:val="24"/>
            <w:u w:color="1D2028"/>
            <w:shd w:val="clear" w:color="auto" w:fill="FFFFFF"/>
          </w:rPr>
          <w:t xml:space="preserve"> version </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with color specifications of each color</w:t>
        </w:r>
        <w:r w:rsidRPr="005B7277">
          <w:rPr>
            <w:rFonts w:ascii="Calibri" w:eastAsia="Calibri" w:hAnsi="Calibri" w:cs="Angsana New"/>
            <w:color w:val="1D2028"/>
            <w:sz w:val="24"/>
            <w:szCs w:val="24"/>
            <w:u w:color="1D2028"/>
            <w:shd w:val="clear" w:color="auto" w:fill="FFFFFF"/>
            <w:cs/>
          </w:rPr>
          <w:t>)</w:t>
        </w:r>
        <w:del w:id="301" w:author="Ass.Prof Supitchaya Khemthong" w:date="2018-07-13T16:20:00Z">
          <w:r w:rsidRPr="005B7277">
            <w:rPr>
              <w:rFonts w:ascii="Calibri" w:eastAsia="Calibri" w:hAnsi="Calibri" w:cs="Calibri"/>
              <w:color w:val="1D2028"/>
              <w:sz w:val="24"/>
              <w:szCs w:val="24"/>
              <w:u w:color="1D2028"/>
              <w:shd w:val="clear" w:color="auto" w:fill="FFFFFF"/>
            </w:rPr>
            <w:delText xml:space="preserve"> with color swatches specifications of each color</w:delText>
          </w:r>
        </w:del>
      </w:ins>
      <w:del w:id="302" w:author="arnoldsandjaja@gmail.com" w:date="2018-06-29T22:46:00Z">
        <w:r w:rsidRPr="005B7277">
          <w:rPr>
            <w:rFonts w:ascii="Calibri" w:eastAsia="Calibri" w:hAnsi="Calibri" w:cs="Calibri"/>
            <w:color w:val="1D2028"/>
            <w:sz w:val="24"/>
            <w:szCs w:val="24"/>
            <w:u w:color="1D2028"/>
            <w:shd w:val="clear" w:color="auto" w:fill="FFFFFF"/>
          </w:rPr>
          <w:delText>2 Colors version</w:delText>
        </w:r>
      </w:del>
      <w:r w:rsidRPr="005B7277">
        <w:rPr>
          <w:rFonts w:ascii="Calibri" w:eastAsia="Calibri" w:hAnsi="Calibri" w:cs="Calibri"/>
          <w:color w:val="1D2028"/>
          <w:sz w:val="24"/>
          <w:szCs w:val="24"/>
          <w:u w:color="1D2028"/>
          <w:shd w:val="clear" w:color="auto" w:fill="FFFFFF"/>
        </w:rPr>
        <w:t>, mounted on mounting board</w:t>
      </w:r>
      <w:del w:id="303" w:author="arnoldsandjaja@gmail.com" w:date="2018-06-29T23:16:00Z">
        <w:r w:rsidRPr="005B7277">
          <w:rPr>
            <w:rFonts w:ascii="Calibri" w:eastAsia="Calibri" w:hAnsi="Calibri" w:cs="Angsana New"/>
            <w:color w:val="1D2028"/>
            <w:sz w:val="24"/>
            <w:szCs w:val="24"/>
            <w:u w:color="1D2028"/>
            <w:shd w:val="clear" w:color="auto" w:fill="FFFFFF"/>
            <w:cs/>
          </w:rPr>
          <w:delText xml:space="preserve">. </w:delText>
        </w:r>
        <w:r w:rsidRPr="005B7277">
          <w:rPr>
            <w:rFonts w:ascii="Calibri" w:eastAsia="Calibri" w:hAnsi="Calibri" w:cs="Calibri"/>
            <w:color w:val="1D2028"/>
            <w:sz w:val="24"/>
            <w:szCs w:val="24"/>
            <w:u w:color="1D2028"/>
            <w:shd w:val="clear" w:color="auto" w:fill="FFFFFF"/>
          </w:rPr>
          <w:br/>
          <w:delText>Size of mounting board max A3</w:delText>
        </w:r>
      </w:del>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Ensure that you include your competitor number o</w:t>
      </w:r>
      <w:ins w:id="304" w:author="Ass.Prof Supitchaya Khemthong" w:date="2018-07-13T16:14:00Z">
        <w:r w:rsidRPr="005B7277">
          <w:rPr>
            <w:rFonts w:ascii="Calibri" w:eastAsia="Calibri" w:hAnsi="Calibri" w:cs="Calibri"/>
            <w:color w:val="1D2028"/>
            <w:sz w:val="24"/>
            <w:szCs w:val="24"/>
            <w:u w:color="1D2028"/>
            <w:shd w:val="clear" w:color="auto" w:fill="FFFFFF"/>
          </w:rPr>
          <w:t>n</w:t>
        </w:r>
      </w:ins>
      <w:del w:id="305" w:author="Ass.Prof Supitchaya Khemthong" w:date="2018-07-13T16:14:00Z">
        <w:r w:rsidRPr="005B7277">
          <w:rPr>
            <w:rFonts w:ascii="Calibri" w:eastAsia="Calibri" w:hAnsi="Calibri" w:cs="Calibri"/>
            <w:color w:val="1D2028"/>
            <w:sz w:val="24"/>
            <w:szCs w:val="24"/>
            <w:u w:color="1D2028"/>
            <w:shd w:val="clear" w:color="auto" w:fill="FFFFFF"/>
          </w:rPr>
          <w:delText>f</w:delText>
        </w:r>
      </w:del>
      <w:r w:rsidRPr="005B7277">
        <w:rPr>
          <w:rFonts w:ascii="Calibri" w:eastAsia="Calibri" w:hAnsi="Calibri" w:cs="Calibri"/>
          <w:color w:val="1D2028"/>
          <w:sz w:val="24"/>
          <w:szCs w:val="24"/>
          <w:u w:color="1D2028"/>
          <w:shd w:val="clear" w:color="auto" w:fill="FFFFFF"/>
        </w:rPr>
        <w:t xml:space="preserve"> the front of the board</w:t>
      </w:r>
      <w:r w:rsidRPr="005B7277">
        <w:rPr>
          <w:rFonts w:ascii="Calibri" w:eastAsia="Calibri" w:hAnsi="Calibri" w:cs="Angsana New"/>
          <w:color w:val="1D2028"/>
          <w:sz w:val="24"/>
          <w:szCs w:val="24"/>
          <w:u w:color="1D2028"/>
          <w:shd w:val="clear" w:color="auto" w:fill="FFFFFF"/>
          <w:cs/>
        </w:rPr>
        <w:t>.</w:t>
      </w:r>
    </w:p>
    <w:p w:rsidR="00140D6B" w:rsidRPr="005B7277" w:rsidRDefault="00FB003A" w:rsidP="00645405">
      <w:pPr>
        <w:pStyle w:val="Default"/>
        <w:rPr>
          <w:rFonts w:ascii="Calibri" w:eastAsia="Calibri" w:hAnsi="Calibri" w:cs="Calibri"/>
          <w:color w:val="1D2028"/>
        </w:rPr>
      </w:pPr>
      <w:del w:id="306" w:author="Ass.Prof Supitchaya Khemthong" w:date="2018-07-15T14:09:00Z">
        <w:r w:rsidRPr="005B7277">
          <w:rPr>
            <w:rFonts w:ascii="Calibri" w:eastAsia="Calibri" w:hAnsi="Calibri" w:cs="Calibri"/>
            <w:color w:val="1D2028"/>
            <w:u w:color="1D2028"/>
            <w:shd w:val="clear" w:color="auto" w:fill="FFFFFF"/>
          </w:rPr>
          <w:delText>2</w:delText>
        </w:r>
        <w:r w:rsidRPr="005B7277">
          <w:rPr>
            <w:rFonts w:ascii="Calibri" w:eastAsia="Calibri" w:hAnsi="Calibri" w:cs="Angsana New"/>
            <w:color w:val="1D2028"/>
            <w:u w:color="1D2028"/>
            <w:shd w:val="clear" w:color="auto" w:fill="FFFFFF"/>
            <w:cs/>
            <w:lang w:val="fr-FR"/>
          </w:rPr>
          <w:delText xml:space="preserve"> </w:delText>
        </w:r>
      </w:del>
      <w:ins w:id="307" w:author="arnoldsandjaja@gmail.com" w:date="2018-06-29T22:35:00Z">
        <w:del w:id="308" w:author="Ass.Prof Supitchaya Khemthong" w:date="2018-07-15T14:09:00Z">
          <w:r w:rsidRPr="005B7277">
            <w:rPr>
              <w:rFonts w:ascii="Calibri" w:eastAsia="Calibri" w:hAnsi="Calibri" w:cs="Calibri"/>
              <w:color w:val="1D2028"/>
              <w:u w:color="1D2028"/>
              <w:shd w:val="clear" w:color="auto" w:fill="FFFFFF"/>
            </w:rPr>
            <w:delText>3</w:delText>
          </w:r>
          <w:r w:rsidRPr="005B7277">
            <w:rPr>
              <w:rFonts w:ascii="Calibri" w:eastAsia="Calibri" w:hAnsi="Calibri" w:cs="Calibri"/>
              <w:color w:val="1D2028"/>
              <w:u w:color="1D2028"/>
              <w:shd w:val="clear" w:color="auto" w:fill="FFFFFF"/>
              <w:lang w:val="fr-FR"/>
            </w:rPr>
            <w:delText xml:space="preserve"> Final </w:delText>
          </w:r>
        </w:del>
      </w:ins>
      <w:del w:id="309" w:author="Ass.Prof Supitchaya Khemthong" w:date="2018-07-15T14:09:00Z">
        <w:r w:rsidRPr="005B7277">
          <w:rPr>
            <w:rFonts w:ascii="Calibri" w:eastAsia="Calibri" w:hAnsi="Calibri" w:cs="Calibri"/>
            <w:color w:val="1D2028"/>
            <w:u w:color="1D2028"/>
            <w:shd w:val="clear" w:color="auto" w:fill="FFFFFF"/>
            <w:lang w:val="fr-FR"/>
          </w:rPr>
          <w:delText>x PDF files</w:delText>
        </w:r>
      </w:del>
      <w:ins w:id="310" w:author="arnoldsandjaja@gmail.com" w:date="2018-06-29T22:36:00Z">
        <w:del w:id="311" w:author="Ass.Prof Supitchaya Khemthong" w:date="2018-07-15T14:09:00Z">
          <w:r w:rsidRPr="005B7277">
            <w:rPr>
              <w:rFonts w:ascii="Calibri" w:eastAsia="Calibri" w:hAnsi="Calibri" w:cs="Calibri"/>
              <w:color w:val="1D2028"/>
              <w:u w:color="1D2028"/>
              <w:shd w:val="clear" w:color="auto" w:fill="FFFFFF"/>
              <w:lang w:val="fr-FR"/>
            </w:rPr>
            <w:delText xml:space="preserve"> PDF</w:delText>
          </w:r>
          <w:r w:rsidRPr="005B7277">
            <w:rPr>
              <w:rFonts w:ascii="Calibri" w:eastAsia="Calibri" w:hAnsi="Calibri" w:cs="Angsana New"/>
              <w:color w:val="1D2028"/>
              <w:u w:color="1D2028"/>
              <w:shd w:val="clear" w:color="auto" w:fill="FFFFFF"/>
              <w:cs/>
              <w:lang w:val="fr-FR"/>
            </w:rPr>
            <w:delText>/</w:delText>
          </w:r>
          <w:r w:rsidRPr="005B7277">
            <w:rPr>
              <w:rFonts w:ascii="Calibri" w:eastAsia="Calibri" w:hAnsi="Calibri" w:cs="Calibri"/>
              <w:color w:val="1D2028"/>
              <w:u w:color="1D2028"/>
              <w:shd w:val="clear" w:color="auto" w:fill="FFFFFF"/>
              <w:lang w:val="fr-FR"/>
            </w:rPr>
            <w:delText>X</w:delText>
          </w:r>
          <w:r w:rsidRPr="005B7277">
            <w:rPr>
              <w:rFonts w:ascii="Calibri" w:eastAsia="Calibri" w:hAnsi="Calibri" w:cs="Angsana New"/>
              <w:color w:val="1D2028"/>
              <w:u w:color="1D2028"/>
              <w:shd w:val="clear" w:color="auto" w:fill="FFFFFF"/>
              <w:cs/>
              <w:lang w:val="fr-FR"/>
            </w:rPr>
            <w:delText>-</w:delText>
          </w:r>
          <w:r w:rsidRPr="005B7277">
            <w:rPr>
              <w:rFonts w:ascii="Calibri" w:eastAsia="Calibri" w:hAnsi="Calibri" w:cs="Calibri"/>
              <w:color w:val="1D2028"/>
              <w:u w:color="1D2028"/>
              <w:shd w:val="clear" w:color="auto" w:fill="FFFFFF"/>
              <w:lang w:val="fr-FR"/>
            </w:rPr>
            <w:delText>4</w:delText>
          </w:r>
          <w:r w:rsidRPr="005B7277">
            <w:rPr>
              <w:rFonts w:ascii="Calibri" w:eastAsia="Calibri" w:hAnsi="Calibri" w:cs="Angsana New"/>
              <w:color w:val="1D2028"/>
              <w:u w:color="1D2028"/>
              <w:shd w:val="clear" w:color="auto" w:fill="FFFFFF"/>
              <w:cs/>
              <w:lang w:val="fr-FR"/>
            </w:rPr>
            <w:delText>:</w:delText>
          </w:r>
          <w:r w:rsidRPr="005B7277">
            <w:rPr>
              <w:rFonts w:ascii="Calibri" w:eastAsia="Calibri" w:hAnsi="Calibri" w:cs="Calibri"/>
              <w:color w:val="1D2028"/>
              <w:u w:color="1D2028"/>
              <w:shd w:val="clear" w:color="auto" w:fill="FFFFFF"/>
              <w:lang w:val="fr-FR"/>
            </w:rPr>
            <w:delText>2008</w:delText>
          </w:r>
        </w:del>
      </w:ins>
    </w:p>
    <w:p w:rsidR="00140D6B" w:rsidRPr="005B7277" w:rsidRDefault="00FB003A" w:rsidP="00645405">
      <w:pPr>
        <w:pStyle w:val="Default"/>
        <w:rPr>
          <w:rFonts w:ascii="Calibri" w:eastAsia="Calibri" w:hAnsi="Calibri" w:cs="Calibri"/>
          <w:color w:val="1D2028"/>
          <w:sz w:val="24"/>
          <w:szCs w:val="24"/>
        </w:rPr>
      </w:pPr>
      <w:ins w:id="312" w:author="arnoldsandjaja@gmail.com" w:date="2018-06-29T22:36:00Z">
        <w:del w:id="313" w:author="Ass.Prof Supitchaya Khemthong" w:date="2018-07-15T14:09:00Z">
          <w:r w:rsidRPr="005B7277">
            <w:rPr>
              <w:rFonts w:ascii="Calibri" w:eastAsia="Calibri" w:hAnsi="Calibri" w:cs="Calibri"/>
              <w:color w:val="1D2028"/>
              <w:sz w:val="24"/>
              <w:szCs w:val="24"/>
              <w:u w:color="1D2028"/>
              <w:shd w:val="clear" w:color="auto" w:fill="FFFFFF"/>
            </w:rPr>
            <w:delText>3 Illustrator files for each version</w:delText>
          </w:r>
          <w:r w:rsidRPr="005B7277">
            <w:rPr>
              <w:rFonts w:ascii="Calibri" w:eastAsia="Calibri" w:hAnsi="Calibri" w:cs="Angsana New"/>
              <w:color w:val="1D2028"/>
              <w:sz w:val="24"/>
              <w:szCs w:val="24"/>
              <w:u w:color="1D2028"/>
              <w:shd w:val="clear" w:color="auto" w:fill="FFFFFF"/>
              <w:cs/>
            </w:rPr>
            <w:delText>.</w:delText>
          </w:r>
        </w:del>
      </w:ins>
    </w:p>
    <w:p w:rsidR="00140D6B" w:rsidRPr="005B7277" w:rsidRDefault="00FB003A">
      <w:pPr>
        <w:pStyle w:val="Default"/>
        <w:rPr>
          <w:rFonts w:ascii="Calibri" w:hAnsi="Calibri"/>
        </w:rPr>
      </w:pPr>
      <w:r w:rsidRPr="005B7277">
        <w:rPr>
          <w:rFonts w:ascii="Calibri" w:eastAsia="Calibri" w:hAnsi="Calibri" w:cs="Angsana New"/>
          <w:color w:val="1D2028"/>
          <w:sz w:val="24"/>
          <w:szCs w:val="24"/>
          <w:u w:color="1D2028"/>
          <w:shd w:val="clear" w:color="auto" w:fill="FFFFFF"/>
          <w:cs/>
        </w:rPr>
        <w:br w:type="page"/>
      </w:r>
    </w:p>
    <w:p w:rsidR="00E117A4" w:rsidRDefault="00E117A4" w:rsidP="00645405">
      <w:pPr>
        <w:rPr>
          <w:rFonts w:ascii="Calibri" w:hAnsi="Calibri"/>
          <w:b/>
          <w:bCs/>
          <w:sz w:val="40"/>
          <w:szCs w:val="40"/>
        </w:rPr>
      </w:pPr>
    </w:p>
    <w:p w:rsidR="00140D6B" w:rsidRPr="00645405" w:rsidRDefault="00FB003A" w:rsidP="00645405">
      <w:pPr>
        <w:rPr>
          <w:rFonts w:ascii="Calibri" w:hAnsi="Calibri"/>
          <w:b/>
          <w:bCs/>
          <w:sz w:val="40"/>
          <w:szCs w:val="40"/>
        </w:rPr>
      </w:pPr>
      <w:r w:rsidRPr="00645405">
        <w:rPr>
          <w:rFonts w:ascii="Calibri" w:hAnsi="Calibri"/>
          <w:b/>
          <w:bCs/>
          <w:sz w:val="40"/>
          <w:szCs w:val="40"/>
        </w:rPr>
        <w:t>Task 2</w:t>
      </w:r>
      <w:r w:rsidRPr="00645405">
        <w:rPr>
          <w:rFonts w:ascii="Calibri" w:hAnsi="Calibri" w:cs="Angsana New"/>
          <w:b/>
          <w:bCs/>
          <w:sz w:val="40"/>
          <w:szCs w:val="40"/>
          <w:cs/>
        </w:rPr>
        <w:t xml:space="preserve">: </w:t>
      </w:r>
      <w:r w:rsidRPr="00645405">
        <w:rPr>
          <w:rFonts w:ascii="Calibri" w:hAnsi="Calibri"/>
          <w:b/>
          <w:bCs/>
          <w:sz w:val="40"/>
          <w:szCs w:val="40"/>
        </w:rPr>
        <w:t xml:space="preserve">Create a style guide </w:t>
      </w:r>
      <w:r w:rsidRPr="00645405">
        <w:rPr>
          <w:rFonts w:ascii="Calibri" w:hAnsi="Calibri" w:cs="Angsana New"/>
          <w:b/>
          <w:bCs/>
          <w:sz w:val="40"/>
          <w:szCs w:val="40"/>
          <w:cs/>
        </w:rPr>
        <w:t>(</w:t>
      </w:r>
      <w:r w:rsidRPr="00645405">
        <w:rPr>
          <w:rFonts w:ascii="Calibri" w:hAnsi="Calibri"/>
          <w:b/>
          <w:bCs/>
          <w:sz w:val="40"/>
          <w:szCs w:val="40"/>
        </w:rPr>
        <w:t xml:space="preserve">Corporate </w:t>
      </w:r>
      <w:del w:id="314" w:author="Ass.Prof Supitchaya Khemthong" w:date="2018-07-15T13:18:00Z">
        <w:r w:rsidRPr="00645405">
          <w:rPr>
            <w:rFonts w:ascii="Calibri" w:hAnsi="Calibri"/>
            <w:b/>
            <w:bCs/>
            <w:sz w:val="40"/>
            <w:szCs w:val="40"/>
          </w:rPr>
          <w:delText xml:space="preserve">Identity </w:delText>
        </w:r>
      </w:del>
      <w:r w:rsidRPr="00645405">
        <w:rPr>
          <w:rFonts w:ascii="Calibri" w:hAnsi="Calibri"/>
          <w:b/>
          <w:bCs/>
          <w:sz w:val="40"/>
          <w:szCs w:val="40"/>
        </w:rPr>
        <w:t>Manual</w:t>
      </w:r>
      <w:r w:rsidRPr="00645405">
        <w:rPr>
          <w:rFonts w:ascii="Calibri" w:hAnsi="Calibri" w:cs="Angsana New"/>
          <w:b/>
          <w:bCs/>
          <w:sz w:val="40"/>
          <w:szCs w:val="40"/>
          <w:cs/>
        </w:rPr>
        <w:t>)</w:t>
      </w:r>
    </w:p>
    <w:p w:rsidR="00140D6B" w:rsidRPr="005B7277" w:rsidRDefault="00140D6B">
      <w:pPr>
        <w:pStyle w:val="Default"/>
        <w:rPr>
          <w:rFonts w:ascii="Calibri" w:eastAsia="Calibri" w:hAnsi="Calibri" w:cs="Calibri"/>
          <w:color w:val="1D2028"/>
          <w:sz w:val="24"/>
          <w:szCs w:val="24"/>
          <w:u w:color="1D2028"/>
          <w:shd w:val="clear" w:color="auto" w:fill="FFFFFF"/>
        </w:rPr>
      </w:pPr>
    </w:p>
    <w:p w:rsidR="00140D6B" w:rsidRPr="00645405" w:rsidRDefault="00FB003A" w:rsidP="00645405">
      <w:pPr>
        <w:rPr>
          <w:rFonts w:ascii="Calibri" w:hAnsi="Calibri"/>
          <w:b/>
          <w:bCs/>
          <w:sz w:val="32"/>
          <w:szCs w:val="32"/>
        </w:rPr>
      </w:pPr>
      <w:r w:rsidRPr="00645405">
        <w:rPr>
          <w:rFonts w:ascii="Calibri" w:hAnsi="Calibri"/>
          <w:b/>
          <w:bCs/>
          <w:sz w:val="32"/>
          <w:szCs w:val="32"/>
        </w:rPr>
        <w:t>Target audience</w:t>
      </w:r>
    </w:p>
    <w:p w:rsidR="00140D6B" w:rsidRPr="005B7277" w:rsidRDefault="00FB003A" w:rsidP="00DB1464">
      <w:pPr>
        <w:pStyle w:val="Default"/>
        <w:numPr>
          <w:ilvl w:val="0"/>
          <w:numId w:val="14"/>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 xml:space="preserve">BAB Foundation and Government departments </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 xml:space="preserve">both nationally and internationally </w:t>
      </w:r>
    </w:p>
    <w:p w:rsidR="00140D6B" w:rsidRPr="005B7277" w:rsidRDefault="00FB003A" w:rsidP="00DB1464">
      <w:pPr>
        <w:pStyle w:val="Default"/>
        <w:numPr>
          <w:ilvl w:val="0"/>
          <w:numId w:val="14"/>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 xml:space="preserve">Anyone who may need to refer to the style guide </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e</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g</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external or internal designer</w:t>
      </w:r>
      <w:r w:rsidRPr="005B7277">
        <w:rPr>
          <w:rFonts w:ascii="Calibri" w:eastAsia="Calibri" w:hAnsi="Calibri" w:cs="Angsana New"/>
          <w:color w:val="1D2028"/>
          <w:sz w:val="24"/>
          <w:szCs w:val="24"/>
          <w:u w:color="1D2028"/>
          <w:shd w:val="clear" w:color="auto" w:fill="FFFFFF"/>
          <w:cs/>
        </w:rPr>
        <w:t>)</w:t>
      </w:r>
    </w:p>
    <w:p w:rsidR="00140D6B" w:rsidRPr="00645405" w:rsidRDefault="00140D6B">
      <w:pPr>
        <w:pStyle w:val="Default"/>
        <w:ind w:left="594"/>
        <w:rPr>
          <w:rFonts w:ascii="Calibri" w:eastAsia="Calibri" w:hAnsi="Calibri" w:cs="Calibri"/>
          <w:color w:val="1D2028"/>
          <w:sz w:val="36"/>
          <w:szCs w:val="36"/>
          <w:u w:val="single" w:color="1D2028"/>
          <w:shd w:val="clear" w:color="auto" w:fill="FFFFFF"/>
        </w:rPr>
      </w:pPr>
    </w:p>
    <w:p w:rsidR="00140D6B" w:rsidRPr="00645405" w:rsidRDefault="00FB003A" w:rsidP="00645405">
      <w:pPr>
        <w:rPr>
          <w:rFonts w:ascii="Calibri" w:hAnsi="Calibri"/>
          <w:b/>
          <w:bCs/>
          <w:sz w:val="32"/>
          <w:szCs w:val="32"/>
        </w:rPr>
      </w:pPr>
      <w:r w:rsidRPr="00645405">
        <w:rPr>
          <w:rFonts w:ascii="Calibri" w:hAnsi="Calibri"/>
          <w:b/>
          <w:bCs/>
          <w:sz w:val="32"/>
          <w:szCs w:val="32"/>
        </w:rPr>
        <w:t xml:space="preserve">Requirements for </w:t>
      </w:r>
      <w:del w:id="315" w:author="Ass.Prof Supitchaya Khemthong" w:date="2018-07-15T13:28:00Z">
        <w:r w:rsidRPr="00645405">
          <w:rPr>
            <w:rFonts w:ascii="Calibri" w:hAnsi="Calibri"/>
            <w:b/>
            <w:bCs/>
            <w:sz w:val="32"/>
            <w:szCs w:val="32"/>
          </w:rPr>
          <w:delText xml:space="preserve">Style </w:delText>
        </w:r>
      </w:del>
      <w:ins w:id="316" w:author="Ass.Prof Supitchaya Khemthong" w:date="2018-07-15T13:28:00Z">
        <w:r w:rsidRPr="00645405">
          <w:rPr>
            <w:rFonts w:ascii="Calibri" w:hAnsi="Calibri"/>
            <w:b/>
            <w:bCs/>
            <w:sz w:val="32"/>
            <w:szCs w:val="32"/>
          </w:rPr>
          <w:t xml:space="preserve">style </w:t>
        </w:r>
      </w:ins>
      <w:r w:rsidRPr="00645405">
        <w:rPr>
          <w:rFonts w:ascii="Calibri" w:hAnsi="Calibri"/>
          <w:b/>
          <w:bCs/>
          <w:sz w:val="32"/>
          <w:szCs w:val="32"/>
        </w:rPr>
        <w:t>guide</w:t>
      </w:r>
    </w:p>
    <w:p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The Style guide must include the following pages</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br/>
      </w:r>
    </w:p>
    <w:p w:rsidR="00140D6B" w:rsidRPr="005B7277" w:rsidRDefault="00FB003A">
      <w:pPr>
        <w:pStyle w:val="Default"/>
        <w:tabs>
          <w:tab w:val="left" w:pos="3024"/>
        </w:tabs>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lang w:val="fr-FR"/>
        </w:rPr>
        <w:t>Front Cover</w:t>
      </w:r>
      <w:r w:rsidRPr="005B7277">
        <w:rPr>
          <w:rFonts w:ascii="Calibri" w:eastAsia="Calibri" w:hAnsi="Calibri" w:cs="Calibri"/>
          <w:color w:val="1D2028"/>
          <w:sz w:val="24"/>
          <w:szCs w:val="24"/>
          <w:u w:color="1D2028"/>
          <w:shd w:val="clear" w:color="auto" w:fill="FFFFFF"/>
        </w:rPr>
        <w:tab/>
        <w:t>1</w:t>
      </w:r>
    </w:p>
    <w:p w:rsidR="00140D6B" w:rsidRPr="005B7277" w:rsidRDefault="00FB003A">
      <w:pPr>
        <w:pStyle w:val="Default"/>
        <w:tabs>
          <w:tab w:val="left" w:pos="3024"/>
        </w:tabs>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Contents Page</w:t>
      </w:r>
      <w:r w:rsidRPr="005B7277">
        <w:rPr>
          <w:rFonts w:ascii="Calibri" w:eastAsia="Calibri" w:hAnsi="Calibri" w:cs="Calibri"/>
          <w:color w:val="1D2028"/>
          <w:sz w:val="24"/>
          <w:szCs w:val="24"/>
          <w:u w:color="1D2028"/>
          <w:shd w:val="clear" w:color="auto" w:fill="FFFFFF"/>
        </w:rPr>
        <w:tab/>
        <w:t>2</w:t>
      </w:r>
    </w:p>
    <w:p w:rsidR="00140D6B" w:rsidRPr="005B7277" w:rsidRDefault="00FB003A">
      <w:pPr>
        <w:pStyle w:val="Default"/>
        <w:tabs>
          <w:tab w:val="left" w:pos="3024"/>
        </w:tabs>
        <w:rPr>
          <w:ins w:id="317" w:author="Ass.Prof Supitchaya Khemthong" w:date="2018-07-15T13:34:00Z"/>
          <w:rFonts w:ascii="Calibri" w:eastAsia="Calibri" w:hAnsi="Calibri" w:cs="Calibri"/>
          <w:color w:val="1D2028"/>
          <w:sz w:val="24"/>
          <w:szCs w:val="24"/>
          <w:u w:color="1D2028"/>
          <w:shd w:val="clear" w:color="auto" w:fill="FFFFFF"/>
        </w:rPr>
      </w:pPr>
      <w:ins w:id="318" w:author="Ass.Prof Supitchaya Khemthong" w:date="2018-07-15T13:34:00Z">
        <w:r w:rsidRPr="005B7277">
          <w:rPr>
            <w:rFonts w:ascii="Calibri" w:eastAsia="Calibri" w:hAnsi="Calibri" w:cs="Calibri"/>
            <w:color w:val="1D2028"/>
            <w:sz w:val="24"/>
            <w:szCs w:val="24"/>
            <w:u w:color="1D2028"/>
            <w:shd w:val="clear" w:color="auto" w:fill="FFFFFF"/>
          </w:rPr>
          <w:t>Introduction</w:t>
        </w:r>
        <w:r w:rsidRPr="005B7277">
          <w:rPr>
            <w:rFonts w:ascii="Calibri" w:eastAsia="Calibri" w:hAnsi="Calibri" w:cs="Calibri"/>
            <w:color w:val="1D2028"/>
            <w:sz w:val="24"/>
            <w:szCs w:val="24"/>
            <w:u w:color="1D2028"/>
            <w:shd w:val="clear" w:color="auto" w:fill="FFFFFF"/>
          </w:rPr>
          <w:tab/>
          <w:t>3</w:t>
        </w:r>
      </w:ins>
    </w:p>
    <w:p w:rsidR="00140D6B" w:rsidRPr="005B7277" w:rsidRDefault="00FB003A">
      <w:pPr>
        <w:pStyle w:val="Default"/>
        <w:tabs>
          <w:tab w:val="left" w:pos="3024"/>
        </w:tabs>
        <w:rPr>
          <w:ins w:id="319" w:author="Ass.Prof Supitchaya Khemthong" w:date="2018-07-15T13:34:00Z"/>
          <w:rFonts w:ascii="Calibri" w:eastAsia="Calibri" w:hAnsi="Calibri" w:cs="Calibri"/>
          <w:color w:val="1D2028"/>
          <w:sz w:val="24"/>
          <w:szCs w:val="24"/>
          <w:u w:color="1D2028"/>
          <w:shd w:val="clear" w:color="auto" w:fill="FFFFFF"/>
        </w:rPr>
      </w:pPr>
      <w:ins w:id="320" w:author="Ass.Prof Supitchaya Khemthong" w:date="2018-07-15T13:34:00Z">
        <w:r w:rsidRPr="005B7277">
          <w:rPr>
            <w:rFonts w:ascii="Calibri" w:eastAsia="Calibri" w:hAnsi="Calibri" w:cs="Calibri"/>
            <w:color w:val="1D2028"/>
            <w:sz w:val="24"/>
            <w:szCs w:val="24"/>
            <w:u w:color="1D2028"/>
            <w:shd w:val="clear" w:color="auto" w:fill="FFFFFF"/>
          </w:rPr>
          <w:t>The Logo</w:t>
        </w:r>
        <w:r w:rsidRPr="005B7277">
          <w:rPr>
            <w:rFonts w:ascii="Calibri" w:eastAsia="Calibri" w:hAnsi="Calibri" w:cs="Calibri"/>
            <w:color w:val="1D2028"/>
            <w:sz w:val="24"/>
            <w:szCs w:val="24"/>
            <w:u w:color="1D2028"/>
            <w:shd w:val="clear" w:color="auto" w:fill="FFFFFF"/>
          </w:rPr>
          <w:tab/>
          <w:t xml:space="preserve">4 </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5</w:t>
        </w:r>
      </w:ins>
    </w:p>
    <w:p w:rsidR="00140D6B" w:rsidRPr="005B7277" w:rsidRDefault="00FB003A">
      <w:pPr>
        <w:pStyle w:val="Default"/>
        <w:tabs>
          <w:tab w:val="left" w:pos="3024"/>
        </w:tabs>
        <w:rPr>
          <w:ins w:id="321" w:author="Ass.Prof Supitchaya Khemthong" w:date="2018-07-15T13:34:00Z"/>
          <w:rFonts w:ascii="Calibri" w:eastAsia="Calibri" w:hAnsi="Calibri" w:cs="Calibri"/>
          <w:color w:val="1D2028"/>
          <w:sz w:val="24"/>
          <w:szCs w:val="24"/>
          <w:u w:color="1D2028"/>
          <w:shd w:val="clear" w:color="auto" w:fill="FFFFFF"/>
        </w:rPr>
      </w:pPr>
      <w:ins w:id="322" w:author="Ass.Prof Supitchaya Khemthong" w:date="2018-07-15T13:34:00Z">
        <w:r w:rsidRPr="005B7277">
          <w:rPr>
            <w:rFonts w:ascii="Calibri" w:eastAsia="Calibri" w:hAnsi="Calibri" w:cs="Calibri"/>
            <w:color w:val="1D2028"/>
            <w:sz w:val="24"/>
            <w:szCs w:val="24"/>
            <w:u w:color="1D2028"/>
            <w:shd w:val="clear" w:color="auto" w:fill="FFFFFF"/>
          </w:rPr>
          <w:t>The Colours</w:t>
        </w:r>
        <w:r w:rsidRPr="005B7277">
          <w:rPr>
            <w:rFonts w:ascii="Calibri" w:eastAsia="Calibri" w:hAnsi="Calibri" w:cs="Calibri"/>
            <w:color w:val="1D2028"/>
            <w:sz w:val="24"/>
            <w:szCs w:val="24"/>
            <w:u w:color="1D2028"/>
            <w:shd w:val="clear" w:color="auto" w:fill="FFFFFF"/>
          </w:rPr>
          <w:tab/>
          <w:t xml:space="preserve">6 </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7</w:t>
        </w:r>
      </w:ins>
    </w:p>
    <w:p w:rsidR="00140D6B" w:rsidRPr="005B7277" w:rsidRDefault="00FB003A">
      <w:pPr>
        <w:pStyle w:val="Default"/>
        <w:tabs>
          <w:tab w:val="left" w:pos="3024"/>
        </w:tabs>
        <w:rPr>
          <w:ins w:id="323" w:author="Ass.Prof Supitchaya Khemthong" w:date="2018-07-15T13:34:00Z"/>
          <w:rFonts w:ascii="Calibri" w:eastAsia="Calibri" w:hAnsi="Calibri" w:cs="Calibri"/>
          <w:color w:val="1D2028"/>
          <w:sz w:val="24"/>
          <w:szCs w:val="24"/>
          <w:u w:color="1D2028"/>
          <w:shd w:val="clear" w:color="auto" w:fill="FFFFFF"/>
        </w:rPr>
      </w:pPr>
      <w:ins w:id="324" w:author="Ass.Prof Supitchaya Khemthong" w:date="2018-07-15T13:34:00Z">
        <w:r w:rsidRPr="005B7277">
          <w:rPr>
            <w:rFonts w:ascii="Calibri" w:eastAsia="Calibri" w:hAnsi="Calibri" w:cs="Calibri"/>
            <w:color w:val="1D2028"/>
            <w:sz w:val="24"/>
            <w:szCs w:val="24"/>
            <w:u w:color="1D2028"/>
            <w:shd w:val="clear" w:color="auto" w:fill="FFFFFF"/>
          </w:rPr>
          <w:t>The Fonts</w:t>
        </w:r>
        <w:r w:rsidRPr="005B7277">
          <w:rPr>
            <w:rFonts w:ascii="Calibri" w:eastAsia="Calibri" w:hAnsi="Calibri" w:cs="Calibri"/>
            <w:color w:val="1D2028"/>
            <w:sz w:val="24"/>
            <w:szCs w:val="24"/>
            <w:u w:color="1D2028"/>
            <w:shd w:val="clear" w:color="auto" w:fill="FFFFFF"/>
          </w:rPr>
          <w:tab/>
          <w:t xml:space="preserve">8 </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9</w:t>
        </w:r>
      </w:ins>
    </w:p>
    <w:p w:rsidR="00140D6B" w:rsidRPr="005B7277" w:rsidRDefault="00FB003A">
      <w:pPr>
        <w:pStyle w:val="Default"/>
        <w:tabs>
          <w:tab w:val="left" w:pos="3024"/>
        </w:tabs>
        <w:rPr>
          <w:rFonts w:ascii="Calibri" w:eastAsia="Calibri" w:hAnsi="Calibri" w:cs="Calibri"/>
          <w:color w:val="1D2028"/>
          <w:sz w:val="24"/>
          <w:szCs w:val="24"/>
          <w:u w:color="1D2028"/>
          <w:shd w:val="clear" w:color="auto" w:fill="FFFFFF"/>
        </w:rPr>
      </w:pPr>
      <w:ins w:id="325" w:author="arnoldsandjaja@gmail.com" w:date="2411-12-31T23:59:00Z">
        <w:r w:rsidRPr="005B7277">
          <w:rPr>
            <w:rFonts w:ascii="Calibri" w:eastAsia="Calibri" w:hAnsi="Calibri" w:cs="Calibri"/>
            <w:color w:val="1D2028"/>
            <w:sz w:val="24"/>
            <w:szCs w:val="24"/>
            <w:u w:color="1D2028"/>
            <w:shd w:val="clear" w:color="auto" w:fill="FFFFFF"/>
          </w:rPr>
          <w:t>Unacceptable Logo Usage</w:t>
        </w:r>
        <w:r w:rsidRPr="005B7277">
          <w:rPr>
            <w:rFonts w:ascii="Calibri" w:eastAsia="Calibri" w:hAnsi="Calibri" w:cs="Calibri"/>
            <w:color w:val="1D2028"/>
            <w:sz w:val="24"/>
            <w:szCs w:val="24"/>
            <w:u w:color="1D2028"/>
            <w:shd w:val="clear" w:color="auto" w:fill="FFFFFF"/>
          </w:rPr>
          <w:tab/>
          <w:t>10</w:t>
        </w:r>
      </w:ins>
    </w:p>
    <w:p w:rsidR="00140D6B" w:rsidRPr="005B7277" w:rsidRDefault="00FB003A">
      <w:pPr>
        <w:pStyle w:val="Default"/>
        <w:tabs>
          <w:tab w:val="left" w:pos="3024"/>
        </w:tabs>
        <w:rPr>
          <w:ins w:id="326" w:author="Ass.Prof Supitchaya Khemthong" w:date="2018-07-15T13:34:00Z"/>
          <w:rFonts w:ascii="Calibri" w:eastAsia="Calibri" w:hAnsi="Calibri" w:cs="Calibri"/>
          <w:color w:val="1D2028"/>
          <w:sz w:val="24"/>
          <w:szCs w:val="24"/>
          <w:u w:color="1D2028"/>
          <w:shd w:val="clear" w:color="auto" w:fill="FFFFFF"/>
        </w:rPr>
      </w:pPr>
      <w:ins w:id="327" w:author="Ass.Prof Supitchaya Khemthong" w:date="2018-07-15T13:34:00Z">
        <w:r w:rsidRPr="005B7277">
          <w:rPr>
            <w:rFonts w:ascii="Calibri" w:eastAsia="Calibri" w:hAnsi="Calibri" w:cs="Calibri"/>
            <w:color w:val="1D2028"/>
            <w:sz w:val="24"/>
            <w:szCs w:val="24"/>
            <w:u w:color="1D2028"/>
            <w:shd w:val="clear" w:color="auto" w:fill="FFFFFF"/>
          </w:rPr>
          <w:t>The Visual Elements</w:t>
        </w:r>
        <w:r w:rsidRPr="005B7277">
          <w:rPr>
            <w:rFonts w:ascii="Calibri" w:eastAsia="Calibri" w:hAnsi="Calibri" w:cs="Calibri"/>
            <w:color w:val="1D2028"/>
            <w:sz w:val="24"/>
            <w:szCs w:val="24"/>
            <w:u w:color="1D2028"/>
            <w:shd w:val="clear" w:color="auto" w:fill="FFFFFF"/>
          </w:rPr>
          <w:tab/>
          <w:t>1</w:t>
        </w:r>
      </w:ins>
      <w:ins w:id="328" w:author="arnoldsandjaja@gmail.com" w:date="2018-07-27T17:27:00Z">
        <w:r w:rsidRPr="005B7277">
          <w:rPr>
            <w:rFonts w:ascii="Calibri" w:eastAsia="Calibri" w:hAnsi="Calibri" w:cs="Calibri"/>
            <w:color w:val="1D2028"/>
            <w:sz w:val="24"/>
            <w:szCs w:val="24"/>
            <w:u w:color="1D2028"/>
            <w:shd w:val="clear" w:color="auto" w:fill="FFFFFF"/>
          </w:rPr>
          <w:t>1</w:t>
        </w:r>
      </w:ins>
      <w:ins w:id="329" w:author="Ass.Prof Supitchaya Khemthong" w:date="2018-07-15T13:34:00Z">
        <w:del w:id="330" w:author="arnoldsandjaja@gmail.com" w:date="2018-07-27T17:27:00Z">
          <w:r w:rsidRPr="005B7277">
            <w:rPr>
              <w:rFonts w:ascii="Calibri" w:eastAsia="Calibri" w:hAnsi="Calibri" w:cs="Calibri"/>
              <w:color w:val="1D2028"/>
              <w:sz w:val="24"/>
              <w:szCs w:val="24"/>
              <w:u w:color="1D2028"/>
              <w:shd w:val="clear" w:color="auto" w:fill="FFFFFF"/>
            </w:rPr>
            <w:delText xml:space="preserve">0 </w:delText>
          </w:r>
          <w:r w:rsidRPr="005B7277">
            <w:rPr>
              <w:rFonts w:ascii="Calibri" w:eastAsia="Calibri" w:hAnsi="Calibri" w:cs="Angsana New"/>
              <w:color w:val="1D2028"/>
              <w:sz w:val="24"/>
              <w:szCs w:val="24"/>
              <w:u w:color="1D2028"/>
              <w:shd w:val="clear" w:color="auto" w:fill="FFFFFF"/>
              <w:cs/>
            </w:rPr>
            <w:delText xml:space="preserve">- </w:delText>
          </w:r>
          <w:r w:rsidRPr="005B7277">
            <w:rPr>
              <w:rFonts w:ascii="Calibri" w:eastAsia="Calibri" w:hAnsi="Calibri" w:cs="Calibri"/>
              <w:color w:val="1D2028"/>
              <w:sz w:val="24"/>
              <w:szCs w:val="24"/>
              <w:u w:color="1D2028"/>
              <w:shd w:val="clear" w:color="auto" w:fill="FFFFFF"/>
            </w:rPr>
            <w:delText>11</w:delText>
          </w:r>
        </w:del>
      </w:ins>
    </w:p>
    <w:p w:rsidR="00140D6B" w:rsidRPr="005B7277" w:rsidRDefault="00FB003A">
      <w:pPr>
        <w:pStyle w:val="Default"/>
        <w:tabs>
          <w:tab w:val="left" w:pos="3024"/>
        </w:tabs>
        <w:rPr>
          <w:ins w:id="331" w:author="Ass.Prof Supitchaya Khemthong" w:date="2018-07-15T13:34:00Z"/>
          <w:rFonts w:ascii="Calibri" w:eastAsia="Calibri" w:hAnsi="Calibri" w:cs="Calibri"/>
          <w:color w:val="1D2028"/>
          <w:sz w:val="24"/>
          <w:szCs w:val="24"/>
          <w:u w:color="1D2028"/>
          <w:shd w:val="clear" w:color="auto" w:fill="FFFFFF"/>
        </w:rPr>
      </w:pPr>
      <w:ins w:id="332" w:author="Ass.Prof Supitchaya Khemthong" w:date="2018-07-15T13:34:00Z">
        <w:r w:rsidRPr="005B7277">
          <w:rPr>
            <w:rFonts w:ascii="Calibri" w:eastAsia="Calibri" w:hAnsi="Calibri" w:cs="Calibri"/>
            <w:color w:val="1D2028"/>
            <w:sz w:val="24"/>
            <w:szCs w:val="24"/>
            <w:u w:color="1D2028"/>
            <w:shd w:val="clear" w:color="auto" w:fill="FFFFFF"/>
          </w:rPr>
          <w:t>The Imagery</w:t>
        </w:r>
        <w:r w:rsidRPr="005B7277">
          <w:rPr>
            <w:rFonts w:ascii="Calibri" w:eastAsia="Calibri" w:hAnsi="Calibri" w:cs="Calibri"/>
            <w:color w:val="1D2028"/>
            <w:sz w:val="24"/>
            <w:szCs w:val="24"/>
            <w:u w:color="1D2028"/>
            <w:shd w:val="clear" w:color="auto" w:fill="FFFFFF"/>
          </w:rPr>
          <w:tab/>
          <w:t>12</w:t>
        </w:r>
      </w:ins>
    </w:p>
    <w:p w:rsidR="00140D6B" w:rsidRPr="005B7277" w:rsidRDefault="00FB003A">
      <w:pPr>
        <w:pStyle w:val="Default"/>
        <w:tabs>
          <w:tab w:val="left" w:pos="3024"/>
        </w:tabs>
        <w:rPr>
          <w:ins w:id="333" w:author="Ass.Prof Supitchaya Khemthong" w:date="2018-07-15T13:34:00Z"/>
          <w:rFonts w:ascii="Calibri" w:eastAsia="Calibri" w:hAnsi="Calibri" w:cs="Calibri"/>
          <w:color w:val="1D2028"/>
          <w:sz w:val="24"/>
          <w:szCs w:val="24"/>
          <w:u w:color="1D2028"/>
          <w:shd w:val="clear" w:color="auto" w:fill="FFFFFF"/>
        </w:rPr>
      </w:pPr>
      <w:ins w:id="334" w:author="Ass.Prof Supitchaya Khemthong" w:date="2018-07-15T13:34:00Z">
        <w:r w:rsidRPr="005B7277">
          <w:rPr>
            <w:rFonts w:ascii="Calibri" w:eastAsia="Calibri" w:hAnsi="Calibri" w:cs="Calibri"/>
            <w:color w:val="1D2028"/>
            <w:sz w:val="24"/>
            <w:szCs w:val="24"/>
            <w:u w:color="1D2028"/>
            <w:shd w:val="clear" w:color="auto" w:fill="FFFFFF"/>
          </w:rPr>
          <w:t>Brand Implementation</w:t>
        </w:r>
        <w:r w:rsidRPr="005B7277">
          <w:rPr>
            <w:rFonts w:ascii="Calibri" w:eastAsia="Calibri" w:hAnsi="Calibri" w:cs="Calibri"/>
            <w:color w:val="1D2028"/>
            <w:sz w:val="24"/>
            <w:szCs w:val="24"/>
            <w:u w:color="1D2028"/>
            <w:shd w:val="clear" w:color="auto" w:fill="FFFFFF"/>
          </w:rPr>
          <w:tab/>
          <w:t xml:space="preserve">13 </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1</w:t>
        </w:r>
      </w:ins>
      <w:ins w:id="335" w:author="arnoldsandjaja@gmail.com" w:date="2018-07-27T17:27:00Z">
        <w:r w:rsidRPr="005B7277">
          <w:rPr>
            <w:rFonts w:ascii="Calibri" w:eastAsia="Calibri" w:hAnsi="Calibri" w:cs="Calibri"/>
            <w:color w:val="1D2028"/>
            <w:sz w:val="24"/>
            <w:szCs w:val="24"/>
            <w:u w:color="1D2028"/>
            <w:shd w:val="clear" w:color="auto" w:fill="FFFFFF"/>
          </w:rPr>
          <w:t>5</w:t>
        </w:r>
      </w:ins>
      <w:ins w:id="336" w:author="Ass.Prof Supitchaya Khemthong" w:date="2018-07-15T13:34:00Z">
        <w:del w:id="337" w:author="arnoldsandjaja@gmail.com" w:date="2018-07-27T17:27:00Z">
          <w:r w:rsidRPr="005B7277">
            <w:rPr>
              <w:rFonts w:ascii="Calibri" w:eastAsia="Calibri" w:hAnsi="Calibri" w:cs="Calibri"/>
              <w:color w:val="1D2028"/>
              <w:sz w:val="24"/>
              <w:szCs w:val="24"/>
              <w:u w:color="1D2028"/>
              <w:shd w:val="clear" w:color="auto" w:fill="FFFFFF"/>
            </w:rPr>
            <w:delText>4Unacceptable Logo Usage</w:delText>
          </w:r>
          <w:r w:rsidRPr="005B7277">
            <w:rPr>
              <w:rFonts w:ascii="Calibri" w:eastAsia="Calibri" w:hAnsi="Calibri" w:cs="Calibri"/>
              <w:color w:val="1D2028"/>
              <w:sz w:val="24"/>
              <w:szCs w:val="24"/>
              <w:u w:color="1D2028"/>
              <w:shd w:val="clear" w:color="auto" w:fill="FFFFFF"/>
            </w:rPr>
            <w:tab/>
            <w:delText>15</w:delText>
          </w:r>
        </w:del>
      </w:ins>
    </w:p>
    <w:p w:rsidR="00140D6B" w:rsidRPr="005B7277" w:rsidRDefault="00FB003A">
      <w:pPr>
        <w:pStyle w:val="Default"/>
        <w:tabs>
          <w:tab w:val="left" w:pos="3024"/>
        </w:tabs>
        <w:rPr>
          <w:ins w:id="338" w:author="Ass.Prof Supitchaya Khemthong" w:date="2018-07-15T13:34:00Z"/>
          <w:rFonts w:ascii="Calibri" w:eastAsia="Calibri" w:hAnsi="Calibri" w:cs="Calibri"/>
          <w:color w:val="1D2028"/>
          <w:sz w:val="24"/>
          <w:szCs w:val="24"/>
          <w:u w:color="1D2028"/>
          <w:shd w:val="clear" w:color="auto" w:fill="FFFFFF"/>
        </w:rPr>
      </w:pPr>
      <w:ins w:id="339" w:author="Ass.Prof Supitchaya Khemthong" w:date="2018-07-15T13:34:00Z">
        <w:r w:rsidRPr="005B7277">
          <w:rPr>
            <w:rFonts w:ascii="Calibri" w:eastAsia="Calibri" w:hAnsi="Calibri" w:cs="Calibri"/>
            <w:color w:val="1D2028"/>
            <w:sz w:val="24"/>
            <w:szCs w:val="24"/>
            <w:u w:color="1D2028"/>
            <w:shd w:val="clear" w:color="auto" w:fill="FFFFFF"/>
          </w:rPr>
          <w:t>Back Cover</w:t>
        </w:r>
        <w:r w:rsidRPr="005B7277">
          <w:rPr>
            <w:rFonts w:ascii="Calibri" w:eastAsia="Calibri" w:hAnsi="Calibri" w:cs="Calibri"/>
            <w:color w:val="1D2028"/>
            <w:sz w:val="24"/>
            <w:szCs w:val="24"/>
            <w:u w:color="1D2028"/>
            <w:shd w:val="clear" w:color="auto" w:fill="FFFFFF"/>
          </w:rPr>
          <w:tab/>
          <w:t>16</w:t>
        </w:r>
      </w:ins>
    </w:p>
    <w:p w:rsidR="00140D6B" w:rsidRPr="005B7277" w:rsidRDefault="00FB003A">
      <w:pPr>
        <w:pStyle w:val="Default"/>
        <w:tabs>
          <w:tab w:val="left" w:pos="3024"/>
        </w:tabs>
        <w:rPr>
          <w:del w:id="340" w:author="Ass.Prof Supitchaya Khemthong" w:date="2018-07-15T13:34:00Z"/>
          <w:rFonts w:ascii="Calibri" w:eastAsia="Calibri" w:hAnsi="Calibri" w:cs="Calibri"/>
          <w:color w:val="1D2028"/>
          <w:sz w:val="24"/>
          <w:szCs w:val="24"/>
          <w:u w:color="1D2028"/>
          <w:shd w:val="clear" w:color="auto" w:fill="FFFFFF"/>
        </w:rPr>
      </w:pPr>
      <w:del w:id="341" w:author="Ass.Prof Supitchaya Khemthong" w:date="2018-07-15T13:34:00Z">
        <w:r w:rsidRPr="005B7277">
          <w:rPr>
            <w:rFonts w:ascii="Calibri" w:eastAsia="Calibri" w:hAnsi="Calibri" w:cs="Calibri"/>
            <w:color w:val="1D2028"/>
            <w:u w:color="1D2028"/>
            <w:shd w:val="clear" w:color="auto" w:fill="FFFFFF"/>
            <w:lang w:val="fr-FR"/>
          </w:rPr>
          <w:delText>Introduction</w:delText>
        </w:r>
        <w:r w:rsidRPr="005B7277">
          <w:rPr>
            <w:rFonts w:ascii="Calibri" w:eastAsia="Calibri" w:hAnsi="Calibri" w:cs="Calibri"/>
            <w:color w:val="1D2028"/>
            <w:u w:color="1D2028"/>
            <w:shd w:val="clear" w:color="auto" w:fill="FFFFFF"/>
          </w:rPr>
          <w:tab/>
          <w:delText>3</w:delText>
        </w:r>
      </w:del>
    </w:p>
    <w:p w:rsidR="00140D6B" w:rsidRPr="005B7277" w:rsidRDefault="00FB003A">
      <w:pPr>
        <w:pStyle w:val="Default"/>
        <w:tabs>
          <w:tab w:val="left" w:pos="3024"/>
        </w:tabs>
        <w:rPr>
          <w:del w:id="342" w:author="Ass.Prof Supitchaya Khemthong" w:date="2018-07-15T13:34:00Z"/>
          <w:rFonts w:ascii="Calibri" w:eastAsia="Calibri" w:hAnsi="Calibri" w:cs="Calibri"/>
          <w:color w:val="1D2028"/>
          <w:sz w:val="24"/>
          <w:szCs w:val="24"/>
          <w:u w:color="1D2028"/>
          <w:shd w:val="clear" w:color="auto" w:fill="FFFFFF"/>
        </w:rPr>
      </w:pPr>
      <w:del w:id="343" w:author="Ass.Prof Supitchaya Khemthong" w:date="2018-07-15T13:34:00Z">
        <w:r w:rsidRPr="005B7277">
          <w:rPr>
            <w:rFonts w:ascii="Calibri" w:eastAsia="Calibri" w:hAnsi="Calibri" w:cs="Calibri"/>
            <w:color w:val="1D2028"/>
            <w:u w:color="1D2028"/>
            <w:shd w:val="clear" w:color="auto" w:fill="FFFFFF"/>
          </w:rPr>
          <w:delText>The Logo</w:delText>
        </w:r>
        <w:r w:rsidRPr="005B7277">
          <w:rPr>
            <w:rFonts w:ascii="Calibri" w:eastAsia="Calibri" w:hAnsi="Calibri" w:cs="Calibri"/>
            <w:color w:val="1D2028"/>
            <w:u w:color="1D2028"/>
            <w:shd w:val="clear" w:color="auto" w:fill="FFFFFF"/>
          </w:rPr>
          <w:tab/>
          <w:delText>4</w:delText>
        </w:r>
        <w:r w:rsidRPr="005B7277">
          <w:rPr>
            <w:rFonts w:ascii="Calibri" w:eastAsia="Calibri" w:hAnsi="Calibri" w:cs="Angsana New"/>
            <w:color w:val="1D2028"/>
            <w:u w:color="1D2028"/>
            <w:shd w:val="clear" w:color="auto" w:fill="FFFFFF"/>
            <w:cs/>
          </w:rPr>
          <w:delText>–</w:delText>
        </w:r>
        <w:r w:rsidRPr="005B7277">
          <w:rPr>
            <w:rFonts w:ascii="Calibri" w:eastAsia="Calibri" w:hAnsi="Calibri" w:cs="Calibri"/>
            <w:color w:val="1D2028"/>
            <w:u w:color="1D2028"/>
            <w:shd w:val="clear" w:color="auto" w:fill="FFFFFF"/>
          </w:rPr>
          <w:delText>5</w:delText>
        </w:r>
      </w:del>
    </w:p>
    <w:p w:rsidR="00140D6B" w:rsidRPr="005B7277" w:rsidRDefault="00FB003A">
      <w:pPr>
        <w:pStyle w:val="Default"/>
        <w:tabs>
          <w:tab w:val="left" w:pos="3024"/>
        </w:tabs>
        <w:rPr>
          <w:del w:id="344" w:author="Ass.Prof Supitchaya Khemthong" w:date="2018-07-15T13:34:00Z"/>
          <w:rFonts w:ascii="Calibri" w:eastAsia="Calibri" w:hAnsi="Calibri" w:cs="Calibri"/>
          <w:color w:val="1D2028"/>
          <w:sz w:val="24"/>
          <w:szCs w:val="24"/>
          <w:u w:color="1D2028"/>
          <w:shd w:val="clear" w:color="auto" w:fill="FFFFFF"/>
        </w:rPr>
      </w:pPr>
      <w:del w:id="345" w:author="Ass.Prof Supitchaya Khemthong" w:date="2018-07-15T13:34:00Z">
        <w:r w:rsidRPr="005B7277">
          <w:rPr>
            <w:rFonts w:ascii="Calibri" w:eastAsia="Calibri" w:hAnsi="Calibri" w:cs="Calibri"/>
            <w:color w:val="1D2028"/>
            <w:u w:color="1D2028"/>
            <w:shd w:val="clear" w:color="auto" w:fill="FFFFFF"/>
          </w:rPr>
          <w:delText>The Colors</w:delText>
        </w:r>
        <w:r w:rsidRPr="005B7277">
          <w:rPr>
            <w:rFonts w:ascii="Calibri" w:eastAsia="Calibri" w:hAnsi="Calibri" w:cs="Calibri"/>
            <w:color w:val="1D2028"/>
            <w:u w:color="1D2028"/>
            <w:shd w:val="clear" w:color="auto" w:fill="FFFFFF"/>
          </w:rPr>
          <w:tab/>
          <w:delText>6</w:delText>
        </w:r>
        <w:r w:rsidRPr="005B7277">
          <w:rPr>
            <w:rFonts w:ascii="Calibri" w:eastAsia="Calibri" w:hAnsi="Calibri" w:cs="Angsana New"/>
            <w:color w:val="1D2028"/>
            <w:u w:color="1D2028"/>
            <w:shd w:val="clear" w:color="auto" w:fill="FFFFFF"/>
            <w:cs/>
          </w:rPr>
          <w:delText>–</w:delText>
        </w:r>
        <w:r w:rsidRPr="005B7277">
          <w:rPr>
            <w:rFonts w:ascii="Calibri" w:eastAsia="Calibri" w:hAnsi="Calibri" w:cs="Calibri"/>
            <w:color w:val="1D2028"/>
            <w:u w:color="1D2028"/>
            <w:shd w:val="clear" w:color="auto" w:fill="FFFFFF"/>
          </w:rPr>
          <w:delText>7</w:delText>
        </w:r>
      </w:del>
    </w:p>
    <w:p w:rsidR="00140D6B" w:rsidRPr="005B7277" w:rsidRDefault="00FB003A">
      <w:pPr>
        <w:pStyle w:val="Default"/>
        <w:tabs>
          <w:tab w:val="left" w:pos="3024"/>
        </w:tabs>
        <w:rPr>
          <w:del w:id="346" w:author="Ass.Prof Supitchaya Khemthong" w:date="2018-07-15T13:34:00Z"/>
          <w:rFonts w:ascii="Calibri" w:eastAsia="Calibri" w:hAnsi="Calibri" w:cs="Calibri"/>
          <w:color w:val="1D2028"/>
          <w:sz w:val="24"/>
          <w:szCs w:val="24"/>
          <w:u w:color="1D2028"/>
          <w:shd w:val="clear" w:color="auto" w:fill="FFFFFF"/>
        </w:rPr>
      </w:pPr>
      <w:del w:id="347" w:author="Ass.Prof Supitchaya Khemthong" w:date="2018-07-15T13:34:00Z">
        <w:r w:rsidRPr="005B7277">
          <w:rPr>
            <w:rFonts w:ascii="Calibri" w:eastAsia="Calibri" w:hAnsi="Calibri" w:cs="Calibri"/>
            <w:color w:val="1D2028"/>
            <w:u w:color="1D2028"/>
            <w:shd w:val="clear" w:color="auto" w:fill="FFFFFF"/>
          </w:rPr>
          <w:delText>The Fonts</w:delText>
        </w:r>
        <w:r w:rsidRPr="005B7277">
          <w:rPr>
            <w:rFonts w:ascii="Calibri" w:eastAsia="Calibri" w:hAnsi="Calibri" w:cs="Calibri"/>
            <w:color w:val="1D2028"/>
            <w:u w:color="1D2028"/>
            <w:shd w:val="clear" w:color="auto" w:fill="FFFFFF"/>
          </w:rPr>
          <w:tab/>
          <w:delText>8</w:delText>
        </w:r>
        <w:r w:rsidRPr="005B7277">
          <w:rPr>
            <w:rFonts w:ascii="Calibri" w:eastAsia="Calibri" w:hAnsi="Calibri" w:cs="Angsana New"/>
            <w:color w:val="1D2028"/>
            <w:u w:color="1D2028"/>
            <w:shd w:val="clear" w:color="auto" w:fill="FFFFFF"/>
            <w:cs/>
          </w:rPr>
          <w:delText>–</w:delText>
        </w:r>
        <w:r w:rsidRPr="005B7277">
          <w:rPr>
            <w:rFonts w:ascii="Calibri" w:eastAsia="Calibri" w:hAnsi="Calibri" w:cs="Calibri"/>
            <w:color w:val="1D2028"/>
            <w:u w:color="1D2028"/>
            <w:shd w:val="clear" w:color="auto" w:fill="FFFFFF"/>
          </w:rPr>
          <w:delText>9</w:delText>
        </w:r>
      </w:del>
    </w:p>
    <w:p w:rsidR="00140D6B" w:rsidRPr="005B7277" w:rsidRDefault="00FB003A">
      <w:pPr>
        <w:pStyle w:val="Default"/>
        <w:tabs>
          <w:tab w:val="left" w:pos="3024"/>
        </w:tabs>
        <w:rPr>
          <w:del w:id="348" w:author="Ass.Prof Supitchaya Khemthong" w:date="2018-07-15T13:34:00Z"/>
          <w:rFonts w:ascii="Calibri" w:eastAsia="Calibri" w:hAnsi="Calibri" w:cs="Calibri"/>
          <w:color w:val="1D2028"/>
          <w:sz w:val="24"/>
          <w:szCs w:val="24"/>
          <w:u w:color="1D2028"/>
          <w:shd w:val="clear" w:color="auto" w:fill="FFFFFF"/>
        </w:rPr>
      </w:pPr>
      <w:del w:id="349" w:author="Ass.Prof Supitchaya Khemthong" w:date="2018-07-15T13:34:00Z">
        <w:r w:rsidRPr="005B7277">
          <w:rPr>
            <w:rFonts w:ascii="Calibri" w:eastAsia="Calibri" w:hAnsi="Calibri" w:cs="Calibri"/>
            <w:color w:val="1D2028"/>
            <w:u w:color="1D2028"/>
            <w:shd w:val="clear" w:color="auto" w:fill="FFFFFF"/>
          </w:rPr>
          <w:delText>The Visual Elements</w:delText>
        </w:r>
        <w:r w:rsidRPr="005B7277">
          <w:rPr>
            <w:rFonts w:ascii="Calibri" w:eastAsia="Calibri" w:hAnsi="Calibri" w:cs="Calibri"/>
            <w:color w:val="1D2028"/>
            <w:u w:color="1D2028"/>
            <w:shd w:val="clear" w:color="auto" w:fill="FFFFFF"/>
          </w:rPr>
          <w:tab/>
          <w:delText>10</w:delText>
        </w:r>
        <w:r w:rsidRPr="005B7277">
          <w:rPr>
            <w:rFonts w:ascii="Calibri" w:eastAsia="Calibri" w:hAnsi="Calibri" w:cs="Angsana New"/>
            <w:color w:val="1D2028"/>
            <w:u w:color="1D2028"/>
            <w:shd w:val="clear" w:color="auto" w:fill="FFFFFF"/>
            <w:cs/>
          </w:rPr>
          <w:delText>–</w:delText>
        </w:r>
        <w:r w:rsidRPr="005B7277">
          <w:rPr>
            <w:rFonts w:ascii="Calibri" w:eastAsia="Calibri" w:hAnsi="Calibri" w:cs="Calibri"/>
            <w:color w:val="1D2028"/>
            <w:u w:color="1D2028"/>
            <w:shd w:val="clear" w:color="auto" w:fill="FFFFFF"/>
          </w:rPr>
          <w:delText>11</w:delText>
        </w:r>
      </w:del>
    </w:p>
    <w:p w:rsidR="00140D6B" w:rsidRPr="005B7277" w:rsidRDefault="00FB003A">
      <w:pPr>
        <w:pStyle w:val="Default"/>
        <w:tabs>
          <w:tab w:val="left" w:pos="3024"/>
        </w:tabs>
        <w:rPr>
          <w:del w:id="350" w:author="Ass.Prof Supitchaya Khemthong" w:date="2018-07-15T13:34:00Z"/>
          <w:rFonts w:ascii="Calibri" w:eastAsia="Calibri" w:hAnsi="Calibri" w:cs="Calibri"/>
          <w:color w:val="1D2028"/>
          <w:sz w:val="24"/>
          <w:szCs w:val="24"/>
          <w:u w:color="1D2028"/>
          <w:shd w:val="clear" w:color="auto" w:fill="FFFFFF"/>
        </w:rPr>
      </w:pPr>
      <w:del w:id="351" w:author="Ass.Prof Supitchaya Khemthong" w:date="2018-07-15T13:34:00Z">
        <w:r w:rsidRPr="005B7277">
          <w:rPr>
            <w:rFonts w:ascii="Calibri" w:eastAsia="Calibri" w:hAnsi="Calibri" w:cs="Calibri"/>
            <w:color w:val="1D2028"/>
            <w:u w:color="1D2028"/>
            <w:shd w:val="clear" w:color="auto" w:fill="FFFFFF"/>
          </w:rPr>
          <w:delText>The Imagery</w:delText>
        </w:r>
        <w:r w:rsidRPr="005B7277">
          <w:rPr>
            <w:rFonts w:ascii="Calibri" w:eastAsia="Calibri" w:hAnsi="Calibri" w:cs="Calibri"/>
            <w:color w:val="1D2028"/>
            <w:u w:color="1D2028"/>
            <w:shd w:val="clear" w:color="auto" w:fill="FFFFFF"/>
          </w:rPr>
          <w:tab/>
          <w:delText>12</w:delText>
        </w:r>
      </w:del>
    </w:p>
    <w:p w:rsidR="00140D6B" w:rsidRPr="005B7277" w:rsidRDefault="00FB003A">
      <w:pPr>
        <w:pStyle w:val="Default"/>
        <w:tabs>
          <w:tab w:val="left" w:pos="3024"/>
        </w:tabs>
        <w:rPr>
          <w:del w:id="352" w:author="Ass.Prof Supitchaya Khemthong" w:date="2018-07-15T13:34:00Z"/>
          <w:rFonts w:ascii="Calibri" w:eastAsia="Calibri" w:hAnsi="Calibri" w:cs="Calibri"/>
          <w:color w:val="1D2028"/>
          <w:sz w:val="24"/>
          <w:szCs w:val="24"/>
          <w:u w:color="1D2028"/>
          <w:shd w:val="clear" w:color="auto" w:fill="FFFFFF"/>
        </w:rPr>
      </w:pPr>
      <w:del w:id="353" w:author="Ass.Prof Supitchaya Khemthong" w:date="2018-07-15T13:34:00Z">
        <w:r w:rsidRPr="005B7277">
          <w:rPr>
            <w:rFonts w:ascii="Calibri" w:eastAsia="Calibri" w:hAnsi="Calibri" w:cs="Calibri"/>
            <w:color w:val="1D2028"/>
            <w:u w:color="1D2028"/>
            <w:shd w:val="clear" w:color="auto" w:fill="FFFFFF"/>
          </w:rPr>
          <w:delText>Brand Implementation</w:delText>
        </w:r>
        <w:r w:rsidRPr="005B7277">
          <w:rPr>
            <w:rFonts w:ascii="Calibri" w:eastAsia="Calibri" w:hAnsi="Calibri" w:cs="Calibri"/>
            <w:color w:val="1D2028"/>
            <w:u w:color="1D2028"/>
            <w:shd w:val="clear" w:color="auto" w:fill="FFFFFF"/>
          </w:rPr>
          <w:tab/>
          <w:delText>13</w:delText>
        </w:r>
        <w:r w:rsidRPr="005B7277">
          <w:rPr>
            <w:rFonts w:ascii="Calibri" w:eastAsia="Calibri" w:hAnsi="Calibri" w:cs="Angsana New"/>
            <w:color w:val="1D2028"/>
            <w:u w:color="1D2028"/>
            <w:shd w:val="clear" w:color="auto" w:fill="FFFFFF"/>
            <w:cs/>
          </w:rPr>
          <w:delText>–</w:delText>
        </w:r>
        <w:r w:rsidRPr="005B7277">
          <w:rPr>
            <w:rFonts w:ascii="Calibri" w:eastAsia="Calibri" w:hAnsi="Calibri" w:cs="Calibri"/>
            <w:color w:val="1D2028"/>
            <w:u w:color="1D2028"/>
            <w:shd w:val="clear" w:color="auto" w:fill="FFFFFF"/>
          </w:rPr>
          <w:delText>14</w:delText>
        </w:r>
      </w:del>
    </w:p>
    <w:p w:rsidR="00140D6B" w:rsidRPr="005B7277" w:rsidRDefault="00FB003A">
      <w:pPr>
        <w:pStyle w:val="Default"/>
        <w:tabs>
          <w:tab w:val="left" w:pos="3024"/>
        </w:tabs>
        <w:rPr>
          <w:del w:id="354" w:author="Ass.Prof Supitchaya Khemthong" w:date="2018-07-15T13:34:00Z"/>
          <w:rFonts w:ascii="Calibri" w:eastAsia="Calibri" w:hAnsi="Calibri" w:cs="Calibri"/>
          <w:color w:val="1D2028"/>
          <w:sz w:val="24"/>
          <w:szCs w:val="24"/>
          <w:u w:color="1D2028"/>
          <w:shd w:val="clear" w:color="auto" w:fill="FFFFFF"/>
        </w:rPr>
      </w:pPr>
      <w:del w:id="355" w:author="Ass.Prof Supitchaya Khemthong" w:date="2018-07-15T13:34:00Z">
        <w:r w:rsidRPr="005B7277">
          <w:rPr>
            <w:rFonts w:ascii="Calibri" w:eastAsia="Calibri" w:hAnsi="Calibri" w:cs="Calibri"/>
            <w:color w:val="1D2028"/>
            <w:u w:color="1D2028"/>
            <w:shd w:val="clear" w:color="auto" w:fill="FFFFFF"/>
          </w:rPr>
          <w:delText>Back Cover</w:delText>
        </w:r>
        <w:r w:rsidRPr="005B7277">
          <w:rPr>
            <w:rFonts w:ascii="Calibri" w:eastAsia="Calibri" w:hAnsi="Calibri" w:cs="Calibri"/>
            <w:color w:val="1D2028"/>
            <w:u w:color="1D2028"/>
            <w:shd w:val="clear" w:color="auto" w:fill="FFFFFF"/>
          </w:rPr>
          <w:tab/>
          <w:delText>16</w:delText>
        </w:r>
      </w:del>
    </w:p>
    <w:p w:rsidR="00140D6B" w:rsidRPr="005B7277" w:rsidRDefault="00140D6B">
      <w:pPr>
        <w:pStyle w:val="Default"/>
        <w:rPr>
          <w:rFonts w:ascii="Calibri" w:eastAsia="Calibri" w:hAnsi="Calibri" w:cs="Calibri"/>
          <w:color w:val="1D2028"/>
          <w:sz w:val="24"/>
          <w:szCs w:val="24"/>
          <w:u w:color="1D2028"/>
          <w:shd w:val="clear" w:color="auto" w:fill="FFFFFF"/>
        </w:rPr>
      </w:pPr>
    </w:p>
    <w:p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 xml:space="preserve">further information, refer to the appendix file </w:t>
      </w:r>
      <w:r w:rsidRPr="005B7277">
        <w:rPr>
          <w:rFonts w:ascii="Calibri" w:eastAsia="Calibri" w:hAnsi="Calibri" w:cs="Calibri"/>
          <w:sz w:val="24"/>
          <w:szCs w:val="24"/>
          <w:shd w:val="clear" w:color="auto" w:fill="FFFFFF"/>
        </w:rPr>
        <w:t>ASC2018_TP40_Day1_APPENDIX01_EN</w:t>
      </w:r>
      <w:r w:rsidRPr="005B7277">
        <w:rPr>
          <w:rFonts w:ascii="Calibri" w:eastAsia="Calibri" w:hAnsi="Calibri" w:cs="Angsana New"/>
          <w:sz w:val="24"/>
          <w:szCs w:val="24"/>
          <w:shd w:val="clear" w:color="auto" w:fill="FFFFFF"/>
          <w:cs/>
        </w:rPr>
        <w:t>.</w:t>
      </w:r>
      <w:r w:rsidRPr="005B7277">
        <w:rPr>
          <w:rFonts w:ascii="Calibri" w:eastAsia="Calibri" w:hAnsi="Calibri" w:cs="Calibri"/>
          <w:sz w:val="24"/>
          <w:szCs w:val="24"/>
          <w:shd w:val="clear" w:color="auto" w:fill="FFFFFF"/>
        </w:rPr>
        <w:t>txt</w:t>
      </w:r>
      <w:r w:rsidRPr="005B7277">
        <w:rPr>
          <w:rFonts w:ascii="Calibri" w:eastAsia="Calibri" w:hAnsi="Calibri" w:cs="Angsana New"/>
          <w:color w:val="1D2028"/>
          <w:sz w:val="24"/>
          <w:szCs w:val="24"/>
          <w:u w:color="1D2028"/>
          <w:shd w:val="clear" w:color="auto" w:fill="FFFFFF"/>
          <w:cs/>
        </w:rPr>
        <w:t>)</w:t>
      </w:r>
    </w:p>
    <w:p w:rsidR="00140D6B" w:rsidRPr="005B7277" w:rsidRDefault="00140D6B">
      <w:pPr>
        <w:pStyle w:val="Default"/>
        <w:rPr>
          <w:rFonts w:ascii="Calibri" w:eastAsia="Calibri" w:hAnsi="Calibri" w:cs="Calibri"/>
          <w:color w:val="1D2028"/>
          <w:sz w:val="24"/>
          <w:szCs w:val="24"/>
          <w:u w:color="1D2028"/>
          <w:shd w:val="clear" w:color="auto" w:fill="FFFFFF"/>
        </w:rPr>
      </w:pPr>
    </w:p>
    <w:p w:rsidR="00140D6B" w:rsidRPr="005B7277" w:rsidRDefault="00FB003A">
      <w:pPr>
        <w:pStyle w:val="Default"/>
        <w:keepNext/>
        <w:spacing w:line="276" w:lineRule="auto"/>
        <w:outlineLvl w:val="1"/>
        <w:rPr>
          <w:del w:id="356" w:author="arnoldsandjaja@gmail.com" w:date="2018-06-29T23:34:00Z"/>
          <w:rFonts w:ascii="Calibri" w:eastAsia="Calibri" w:hAnsi="Calibri" w:cs="Calibri"/>
          <w:b/>
          <w:bCs/>
          <w:color w:val="FFFFFF"/>
          <w:sz w:val="32"/>
          <w:szCs w:val="32"/>
          <w:u w:color="FFFFFF"/>
          <w:shd w:val="clear" w:color="auto" w:fill="000000"/>
        </w:rPr>
      </w:pPr>
      <w:ins w:id="357" w:author="arnoldsandjaja@gmail.com" w:date="2018-06-29T23:22:00Z">
        <w:r w:rsidRPr="005B7277">
          <w:rPr>
            <w:rFonts w:ascii="Calibri" w:eastAsia="Calibri" w:hAnsi="Calibri" w:cs="Calibri"/>
            <w:b/>
            <w:bCs/>
            <w:sz w:val="32"/>
            <w:szCs w:val="32"/>
          </w:rPr>
          <w:t>Technical specifications</w:t>
        </w:r>
        <w:del w:id="358" w:author="Ass.Prof Supitchaya Khemthong" w:date="2018-07-16T02:20:00Z">
          <w:r w:rsidRPr="005B7277">
            <w:rPr>
              <w:rFonts w:ascii="Calibri" w:hAnsi="Calibri" w:cs="Angsana New"/>
              <w:b/>
              <w:bCs/>
              <w:sz w:val="32"/>
              <w:szCs w:val="32"/>
              <w:cs/>
            </w:rPr>
            <w:delText>:</w:delText>
          </w:r>
        </w:del>
      </w:ins>
      <w:del w:id="359" w:author="arnoldsandjaja@gmail.com" w:date="2018-06-29T23:34:00Z">
        <w:r w:rsidRPr="005B7277">
          <w:rPr>
            <w:rFonts w:ascii="Calibri" w:eastAsia="Calibri" w:hAnsi="Calibri" w:cs="Calibri"/>
            <w:color w:val="1D2028"/>
            <w:u w:color="1D2028"/>
            <w:shd w:val="clear" w:color="auto" w:fill="FFFFFF"/>
          </w:rPr>
          <w:delText>Color Specifications</w:delText>
        </w:r>
        <w:r w:rsidRPr="005B7277">
          <w:rPr>
            <w:rFonts w:ascii="Calibri" w:eastAsia="Calibri" w:hAnsi="Calibri" w:cs="Angsana New"/>
            <w:color w:val="1D2028"/>
            <w:u w:color="1D2028"/>
            <w:shd w:val="clear" w:color="auto" w:fill="FFFFFF"/>
            <w:cs/>
          </w:rPr>
          <w:delText>:</w:delText>
        </w:r>
      </w:del>
    </w:p>
    <w:p w:rsidR="00140D6B" w:rsidRPr="005B7277" w:rsidRDefault="00FB003A">
      <w:pPr>
        <w:pStyle w:val="Default"/>
        <w:spacing w:line="276" w:lineRule="auto"/>
        <w:rPr>
          <w:del w:id="360" w:author="arnoldsandjaja@gmail.com" w:date="2018-06-29T23:34:00Z"/>
          <w:rFonts w:ascii="Calibri" w:eastAsia="Calibri" w:hAnsi="Calibri" w:cs="Calibri"/>
          <w:color w:val="1D2028"/>
          <w:sz w:val="24"/>
          <w:szCs w:val="24"/>
          <w:u w:color="1D2028"/>
          <w:shd w:val="clear" w:color="auto" w:fill="FFFFFF"/>
        </w:rPr>
      </w:pPr>
      <w:del w:id="361" w:author="arnoldsandjaja@gmail.com" w:date="2018-06-29T23:34:00Z">
        <w:r w:rsidRPr="005B7277">
          <w:rPr>
            <w:rFonts w:ascii="Calibri" w:eastAsia="Calibri" w:hAnsi="Calibri" w:cs="Calibri"/>
            <w:color w:val="1D2028"/>
            <w:u w:color="1D2028"/>
            <w:shd w:val="clear" w:color="auto" w:fill="FFFFFF"/>
          </w:rPr>
          <w:delText>CMYK</w:delText>
        </w:r>
      </w:del>
    </w:p>
    <w:p w:rsidR="00140D6B" w:rsidRPr="005B7277" w:rsidRDefault="00140D6B">
      <w:pPr>
        <w:pStyle w:val="Default"/>
        <w:spacing w:line="276" w:lineRule="auto"/>
        <w:rPr>
          <w:rFonts w:ascii="Calibri" w:eastAsia="Calibri" w:hAnsi="Calibri" w:cs="Calibri"/>
          <w:color w:val="1D2028"/>
          <w:sz w:val="24"/>
          <w:szCs w:val="24"/>
          <w:u w:color="1D2028"/>
          <w:shd w:val="clear" w:color="auto" w:fill="FFFFFF"/>
        </w:rPr>
      </w:pPr>
    </w:p>
    <w:p w:rsidR="00140D6B" w:rsidRPr="00645405" w:rsidRDefault="00FB003A">
      <w:pPr>
        <w:pStyle w:val="Default"/>
        <w:rPr>
          <w:del w:id="362" w:author="arnoldsandjaja@gmail.com" w:date="2018-06-29T23:22:00Z"/>
          <w:rFonts w:ascii="Calibri" w:eastAsia="Calibri" w:hAnsi="Calibri" w:cs="Calibri"/>
          <w:color w:val="1D2028"/>
          <w:sz w:val="24"/>
          <w:szCs w:val="24"/>
          <w:u w:color="1D2028"/>
          <w:shd w:val="clear" w:color="auto" w:fill="FFFFFF"/>
        </w:rPr>
      </w:pPr>
      <w:r w:rsidRPr="006C22CE">
        <w:rPr>
          <w:rFonts w:ascii="Calibri" w:eastAsia="Calibri" w:hAnsi="Calibri" w:cs="Calibri"/>
          <w:b/>
          <w:bCs/>
          <w:color w:val="1D2028"/>
          <w:sz w:val="24"/>
          <w:szCs w:val="24"/>
          <w:u w:color="1D2028"/>
          <w:shd w:val="clear" w:color="auto" w:fill="FFFFFF"/>
        </w:rPr>
        <w:t>Size &amp; Page Specifications</w:t>
      </w:r>
      <w:ins w:id="363" w:author="arnoldsandjaja@gmail.com" w:date="2018-06-29T23:22:00Z">
        <w:r w:rsidRPr="006C22CE">
          <w:rPr>
            <w:rFonts w:ascii="Calibri" w:eastAsia="Calibri" w:hAnsi="Calibri" w:cs="Calibri"/>
            <w:b/>
            <w:bCs/>
            <w:color w:val="1D2028"/>
            <w:sz w:val="24"/>
            <w:szCs w:val="24"/>
            <w:u w:color="1D2028"/>
            <w:shd w:val="clear" w:color="auto" w:fill="FFFFFF"/>
          </w:rPr>
          <w:tab/>
        </w:r>
        <w:r w:rsidRPr="00645405">
          <w:rPr>
            <w:rFonts w:ascii="Calibri" w:eastAsia="Calibri" w:hAnsi="Calibri" w:cs="Angsana New"/>
            <w:color w:val="1D2028"/>
            <w:sz w:val="24"/>
            <w:szCs w:val="24"/>
            <w:u w:color="1D2028"/>
            <w:shd w:val="clear" w:color="auto" w:fill="FFFFFF"/>
            <w:cs/>
          </w:rPr>
          <w:t xml:space="preserve">: </w:t>
        </w:r>
      </w:ins>
      <w:del w:id="364" w:author="arnoldsandjaja@gmail.com" w:date="2018-06-29T23:22:00Z">
        <w:r w:rsidRPr="00645405">
          <w:rPr>
            <w:rFonts w:ascii="Calibri" w:eastAsia="Calibri" w:hAnsi="Calibri" w:cs="Angsana New"/>
            <w:color w:val="1D2028"/>
            <w:sz w:val="24"/>
            <w:szCs w:val="24"/>
            <w:u w:color="1D2028"/>
            <w:shd w:val="clear" w:color="auto" w:fill="FFFFFF"/>
            <w:cs/>
          </w:rPr>
          <w:delText>:</w:delText>
        </w:r>
      </w:del>
    </w:p>
    <w:p w:rsidR="00140D6B" w:rsidRPr="00645405" w:rsidRDefault="00FB003A">
      <w:pPr>
        <w:pStyle w:val="Default"/>
        <w:rPr>
          <w:rFonts w:ascii="Calibri" w:eastAsia="Calibri" w:hAnsi="Calibri" w:cs="Calibri"/>
          <w:color w:val="1D2028"/>
          <w:sz w:val="24"/>
          <w:szCs w:val="24"/>
          <w:u w:color="1D2028"/>
          <w:shd w:val="clear" w:color="auto" w:fill="FFFFFF"/>
        </w:rPr>
      </w:pPr>
      <w:r w:rsidRPr="00645405">
        <w:rPr>
          <w:rFonts w:ascii="Calibri" w:eastAsia="Calibri" w:hAnsi="Calibri" w:cs="Calibri"/>
          <w:color w:val="1D2028"/>
          <w:sz w:val="24"/>
          <w:szCs w:val="24"/>
          <w:u w:color="1D2028"/>
          <w:shd w:val="clear" w:color="auto" w:fill="FFFFFF"/>
        </w:rPr>
        <w:t xml:space="preserve">297mm wide x 210 mm high </w:t>
      </w:r>
      <w:r w:rsidRPr="00645405">
        <w:rPr>
          <w:rFonts w:ascii="Calibri" w:eastAsia="Calibri" w:hAnsi="Calibri" w:cs="Angsana New"/>
          <w:color w:val="1D2028"/>
          <w:sz w:val="24"/>
          <w:szCs w:val="24"/>
          <w:u w:color="1D2028"/>
          <w:shd w:val="clear" w:color="auto" w:fill="FFFFFF"/>
          <w:cs/>
        </w:rPr>
        <w:t>(</w:t>
      </w:r>
      <w:r w:rsidRPr="00645405">
        <w:rPr>
          <w:rFonts w:ascii="Calibri" w:eastAsia="Calibri" w:hAnsi="Calibri" w:cs="Calibri"/>
          <w:color w:val="1D2028"/>
          <w:sz w:val="24"/>
          <w:szCs w:val="24"/>
          <w:u w:color="1D2028"/>
          <w:shd w:val="clear" w:color="auto" w:fill="FFFFFF"/>
        </w:rPr>
        <w:t>A4 Landscape</w:t>
      </w:r>
      <w:r w:rsidRPr="00645405">
        <w:rPr>
          <w:rFonts w:ascii="Calibri" w:eastAsia="Calibri" w:hAnsi="Calibri" w:cs="Angsana New"/>
          <w:color w:val="1D2028"/>
          <w:sz w:val="24"/>
          <w:szCs w:val="24"/>
          <w:u w:color="1D2028"/>
          <w:shd w:val="clear" w:color="auto" w:fill="FFFFFF"/>
          <w:cs/>
        </w:rPr>
        <w:t>)</w:t>
      </w:r>
      <w:r w:rsidRPr="00645405">
        <w:rPr>
          <w:rFonts w:ascii="Calibri" w:eastAsia="Calibri" w:hAnsi="Calibri" w:cs="Calibri"/>
          <w:color w:val="1D2028"/>
          <w:sz w:val="24"/>
          <w:szCs w:val="24"/>
          <w:u w:color="1D2028"/>
          <w:shd w:val="clear" w:color="auto" w:fill="FFFFFF"/>
        </w:rPr>
        <w:tab/>
      </w:r>
      <w:r w:rsidRPr="00645405">
        <w:rPr>
          <w:rFonts w:ascii="Calibri" w:eastAsia="Calibri" w:hAnsi="Calibri" w:cs="Calibri"/>
          <w:color w:val="1D2028"/>
          <w:sz w:val="24"/>
          <w:szCs w:val="24"/>
          <w:u w:color="1D2028"/>
          <w:shd w:val="clear" w:color="auto" w:fill="FFFFFF"/>
        </w:rPr>
        <w:tab/>
      </w:r>
    </w:p>
    <w:p w:rsidR="00140D6B" w:rsidRPr="00645405" w:rsidRDefault="00FB003A">
      <w:pPr>
        <w:pStyle w:val="Default"/>
        <w:ind w:left="2160" w:firstLine="720"/>
        <w:rPr>
          <w:rFonts w:ascii="Calibri" w:eastAsia="Calibri" w:hAnsi="Calibri" w:cs="Calibri"/>
          <w:color w:val="1D2028"/>
          <w:sz w:val="24"/>
          <w:szCs w:val="24"/>
          <w:u w:color="1D2028"/>
          <w:shd w:val="clear" w:color="auto" w:fill="FFFFFF"/>
        </w:rPr>
      </w:pPr>
      <w:ins w:id="365" w:author="arnoldsandjaja@gmail.com" w:date="2018-06-29T23:23:00Z">
        <w:r w:rsidRPr="00645405">
          <w:rPr>
            <w:rFonts w:ascii="Calibri" w:eastAsia="Calibri" w:hAnsi="Calibri" w:cs="Angsana New"/>
            <w:color w:val="1D2028"/>
            <w:sz w:val="24"/>
            <w:szCs w:val="24"/>
            <w:u w:color="1D2028"/>
            <w:shd w:val="clear" w:color="auto" w:fill="FFFFFF"/>
            <w:cs/>
          </w:rPr>
          <w:t xml:space="preserve">  </w:t>
        </w:r>
      </w:ins>
      <w:r w:rsidRPr="00645405">
        <w:rPr>
          <w:rFonts w:ascii="Calibri" w:eastAsia="Calibri" w:hAnsi="Calibri" w:cs="Calibri"/>
          <w:color w:val="1D2028"/>
          <w:sz w:val="24"/>
          <w:szCs w:val="24"/>
          <w:u w:color="1D2028"/>
          <w:shd w:val="clear" w:color="auto" w:fill="FFFFFF"/>
        </w:rPr>
        <w:t>Single pages only</w:t>
      </w:r>
      <w:r w:rsidRPr="00645405">
        <w:rPr>
          <w:rFonts w:ascii="Calibri" w:eastAsia="Calibri" w:hAnsi="Calibri" w:cs="Angsana New"/>
          <w:color w:val="1D2028"/>
          <w:sz w:val="24"/>
          <w:szCs w:val="24"/>
          <w:u w:color="1D2028"/>
          <w:shd w:val="clear" w:color="auto" w:fill="FFFFFF"/>
          <w:cs/>
        </w:rPr>
        <w:t>.</w:t>
      </w:r>
    </w:p>
    <w:p w:rsidR="00140D6B" w:rsidRPr="006C22CE" w:rsidRDefault="00140D6B">
      <w:pPr>
        <w:pStyle w:val="Default"/>
        <w:ind w:left="2921" w:hanging="2921"/>
        <w:rPr>
          <w:del w:id="366" w:author="arnoldsandjaja@gmail.com" w:date="2018-06-29T23:28:00Z"/>
          <w:rFonts w:ascii="Calibri" w:eastAsia="Calibri" w:hAnsi="Calibri" w:cs="Calibri"/>
          <w:b/>
          <w:bCs/>
          <w:color w:val="1D2028"/>
          <w:sz w:val="24"/>
          <w:szCs w:val="24"/>
          <w:u w:color="1D2028"/>
          <w:shd w:val="clear" w:color="auto" w:fill="FFFFFF"/>
        </w:rPr>
      </w:pPr>
    </w:p>
    <w:p w:rsidR="00140D6B" w:rsidRPr="00645405" w:rsidRDefault="00FB003A">
      <w:pPr>
        <w:pStyle w:val="Default"/>
        <w:ind w:left="2921" w:hanging="2921"/>
        <w:rPr>
          <w:del w:id="367" w:author="arnoldsandjaja@gmail.com" w:date="2018-06-29T23:23:00Z"/>
          <w:rFonts w:ascii="Calibri" w:eastAsia="Calibri" w:hAnsi="Calibri" w:cs="Calibri"/>
          <w:color w:val="1D2028"/>
          <w:sz w:val="24"/>
          <w:szCs w:val="24"/>
          <w:u w:color="1D2028"/>
          <w:shd w:val="clear" w:color="auto" w:fill="FFFFFF"/>
        </w:rPr>
      </w:pPr>
      <w:r w:rsidRPr="006C22CE">
        <w:rPr>
          <w:rFonts w:ascii="Calibri" w:eastAsia="Calibri" w:hAnsi="Calibri" w:cs="Calibri"/>
          <w:b/>
          <w:bCs/>
          <w:color w:val="1D2028"/>
          <w:sz w:val="24"/>
          <w:szCs w:val="24"/>
          <w:u w:color="1D2028"/>
          <w:shd w:val="clear" w:color="auto" w:fill="FFFFFF"/>
        </w:rPr>
        <w:t>File Types</w:t>
      </w:r>
      <w:ins w:id="368" w:author="arnoldsandjaja@gmail.com" w:date="2018-06-29T23:28:00Z">
        <w:r w:rsidRPr="00645405">
          <w:rPr>
            <w:rFonts w:ascii="Calibri" w:eastAsia="Calibri" w:hAnsi="Calibri" w:cs="Calibri"/>
            <w:color w:val="1D2028"/>
            <w:sz w:val="24"/>
            <w:szCs w:val="24"/>
            <w:u w:color="1D2028"/>
            <w:shd w:val="clear" w:color="auto" w:fill="FFFFFF"/>
          </w:rPr>
          <w:tab/>
        </w:r>
      </w:ins>
      <w:r w:rsidRPr="00645405">
        <w:rPr>
          <w:rFonts w:ascii="Calibri" w:eastAsia="Calibri" w:hAnsi="Calibri" w:cs="Angsana New"/>
          <w:color w:val="1D2028"/>
          <w:sz w:val="24"/>
          <w:szCs w:val="24"/>
          <w:u w:color="1D2028"/>
          <w:shd w:val="clear" w:color="auto" w:fill="FFFFFF"/>
          <w:cs/>
        </w:rPr>
        <w:t>:</w:t>
      </w:r>
    </w:p>
    <w:p w:rsidR="00140D6B" w:rsidRPr="00645405" w:rsidRDefault="00FB003A">
      <w:pPr>
        <w:pStyle w:val="Default"/>
        <w:ind w:left="2920" w:hanging="2920"/>
        <w:rPr>
          <w:del w:id="369" w:author="arnoldsandjaja@gmail.com" w:date="2018-06-29T23:23:00Z"/>
          <w:rFonts w:ascii="Calibri" w:eastAsia="Calibri" w:hAnsi="Calibri" w:cs="Calibri"/>
          <w:color w:val="1D2028"/>
          <w:sz w:val="24"/>
          <w:szCs w:val="24"/>
          <w:u w:color="1D2028"/>
          <w:shd w:val="clear" w:color="auto" w:fill="FFFFFF"/>
        </w:rPr>
      </w:pPr>
      <w:del w:id="370" w:author="arnoldsandjaja@gmail.com" w:date="2018-06-29T23:23:00Z">
        <w:r w:rsidRPr="00645405">
          <w:rPr>
            <w:rFonts w:ascii="Calibri" w:eastAsia="Calibri" w:hAnsi="Calibri" w:cs="Calibri"/>
            <w:color w:val="1D2028"/>
            <w:sz w:val="24"/>
            <w:szCs w:val="24"/>
            <w:u w:color="1D2028"/>
            <w:shd w:val="clear" w:color="auto" w:fill="FFFFFF"/>
          </w:rPr>
          <w:delText>Working File</w:delText>
        </w:r>
      </w:del>
      <w:ins w:id="371" w:author="arnoldsandjaja@gmail.com" w:date="2018-06-29T23:23:00Z">
        <w:r w:rsidRPr="00645405">
          <w:rPr>
            <w:rFonts w:ascii="Calibri" w:eastAsia="Calibri" w:hAnsi="Calibri" w:cs="Angsana New"/>
            <w:color w:val="1D2028"/>
            <w:sz w:val="24"/>
            <w:szCs w:val="24"/>
            <w:u w:color="1D2028"/>
            <w:shd w:val="clear" w:color="auto" w:fill="FFFFFF"/>
            <w:cs/>
          </w:rPr>
          <w:t xml:space="preserve"> </w:t>
        </w:r>
      </w:ins>
      <w:del w:id="372" w:author="arnoldsandjaja@gmail.com" w:date="2018-06-29T23:23:00Z">
        <w:r w:rsidRPr="00645405">
          <w:rPr>
            <w:rFonts w:ascii="Calibri" w:eastAsia="Calibri" w:hAnsi="Calibri" w:cs="Angsana New"/>
            <w:color w:val="1D2028"/>
            <w:sz w:val="24"/>
            <w:szCs w:val="24"/>
            <w:u w:color="1D2028"/>
            <w:shd w:val="clear" w:color="auto" w:fill="FFFFFF"/>
            <w:cs/>
          </w:rPr>
          <w:delText>:</w:delText>
        </w:r>
        <w:r w:rsidRPr="00645405">
          <w:rPr>
            <w:rFonts w:ascii="Calibri" w:eastAsia="Calibri" w:hAnsi="Calibri" w:cs="Calibri"/>
            <w:color w:val="1D2028"/>
            <w:sz w:val="24"/>
            <w:szCs w:val="24"/>
            <w:u w:color="1D2028"/>
            <w:shd w:val="clear" w:color="auto" w:fill="FFFFFF"/>
          </w:rPr>
          <w:tab/>
        </w:r>
      </w:del>
      <w:r w:rsidRPr="00645405">
        <w:rPr>
          <w:rFonts w:ascii="Calibri" w:eastAsia="Calibri" w:hAnsi="Calibri" w:cs="Calibri"/>
          <w:color w:val="1D2028"/>
          <w:sz w:val="24"/>
          <w:szCs w:val="24"/>
          <w:u w:color="1D2028"/>
          <w:shd w:val="clear" w:color="auto" w:fill="FFFFFF"/>
          <w:lang w:val="da-DK"/>
        </w:rPr>
        <w:t>InDesign</w:t>
      </w:r>
      <w:ins w:id="373" w:author="arnoldsandjaja@gmail.com" w:date="2018-06-29T23:23:00Z">
        <w:r w:rsidRPr="00645405">
          <w:rPr>
            <w:rFonts w:ascii="Calibri" w:eastAsia="Calibri" w:hAnsi="Calibri" w:cs="Angsana New"/>
            <w:color w:val="1D2028"/>
            <w:sz w:val="24"/>
            <w:szCs w:val="24"/>
            <w:u w:color="1D2028"/>
            <w:shd w:val="clear" w:color="auto" w:fill="FFFFFF"/>
            <w:cs/>
            <w:lang w:val="da-DK"/>
          </w:rPr>
          <w:t xml:space="preserve"> (</w:t>
        </w:r>
        <w:r w:rsidRPr="00645405">
          <w:rPr>
            <w:rFonts w:ascii="Calibri" w:eastAsia="Calibri" w:hAnsi="Calibri" w:cs="Calibri"/>
            <w:color w:val="1D2028"/>
            <w:sz w:val="24"/>
            <w:szCs w:val="24"/>
            <w:u w:color="1D2028"/>
            <w:shd w:val="clear" w:color="auto" w:fill="FFFFFF"/>
          </w:rPr>
          <w:t>Working File</w:t>
        </w:r>
        <w:r w:rsidRPr="00645405">
          <w:rPr>
            <w:rFonts w:ascii="Calibri" w:eastAsia="Calibri" w:hAnsi="Calibri" w:cs="Angsana New"/>
            <w:color w:val="1D2028"/>
            <w:sz w:val="24"/>
            <w:szCs w:val="24"/>
            <w:u w:color="1D2028"/>
            <w:shd w:val="clear" w:color="auto" w:fill="FFFFFF"/>
            <w:cs/>
          </w:rPr>
          <w:t xml:space="preserve">) </w:t>
        </w:r>
      </w:ins>
      <w:ins w:id="374" w:author="Ass.Prof Supitchaya Khemthong" w:date="2018-07-15T13:39:00Z">
        <w:r w:rsidRPr="00645405">
          <w:rPr>
            <w:rFonts w:ascii="Calibri" w:eastAsia="Calibri" w:hAnsi="Calibri" w:cs="Calibri"/>
            <w:color w:val="1D2028"/>
            <w:sz w:val="24"/>
            <w:szCs w:val="24"/>
            <w:u w:color="1D2028"/>
            <w:shd w:val="clear" w:color="auto" w:fill="FFFFFF"/>
          </w:rPr>
          <w:br/>
        </w:r>
      </w:ins>
      <w:ins w:id="375" w:author="arnoldsandjaja@gmail.com" w:date="2018-06-29T23:23:00Z">
        <w:del w:id="376" w:author="Ass.Prof Supitchaya Khemthong" w:date="2018-07-15T13:39:00Z">
          <w:r w:rsidRPr="00645405">
            <w:rPr>
              <w:rFonts w:ascii="Calibri" w:eastAsia="Calibri" w:hAnsi="Calibri" w:cs="Angsana New"/>
              <w:color w:val="1D2028"/>
              <w:sz w:val="24"/>
              <w:szCs w:val="24"/>
              <w:u w:color="1D2028"/>
              <w:shd w:val="clear" w:color="auto" w:fill="FFFFFF"/>
              <w:cs/>
            </w:rPr>
            <w:delText>-</w:delText>
          </w:r>
        </w:del>
      </w:ins>
      <w:ins w:id="377" w:author="Ass.Prof Supitchaya Khemthong" w:date="2018-07-15T13:39:00Z">
        <w:r w:rsidRPr="00645405">
          <w:rPr>
            <w:rFonts w:ascii="Calibri" w:eastAsia="Calibri" w:hAnsi="Calibri" w:cs="Angsana New"/>
            <w:color w:val="1D2028"/>
            <w:sz w:val="24"/>
            <w:szCs w:val="24"/>
            <w:u w:color="1D2028"/>
            <w:shd w:val="clear" w:color="auto" w:fill="FFFFFF"/>
            <w:cs/>
          </w:rPr>
          <w:t xml:space="preserve"> </w:t>
        </w:r>
      </w:ins>
      <w:ins w:id="378" w:author="arnoldsandjaja@gmail.com" w:date="2018-06-29T23:23:00Z">
        <w:r w:rsidRPr="00645405">
          <w:rPr>
            <w:rFonts w:ascii="Calibri" w:eastAsia="Calibri" w:hAnsi="Calibri" w:cs="Angsana New"/>
            <w:color w:val="1D2028"/>
            <w:sz w:val="24"/>
            <w:szCs w:val="24"/>
            <w:u w:color="1D2028"/>
            <w:shd w:val="clear" w:color="auto" w:fill="FFFFFF"/>
            <w:cs/>
          </w:rPr>
          <w:t xml:space="preserve"> </w:t>
        </w:r>
      </w:ins>
    </w:p>
    <w:p w:rsidR="00140D6B" w:rsidRPr="00645405" w:rsidRDefault="00FB003A">
      <w:pPr>
        <w:pStyle w:val="Default"/>
        <w:ind w:left="2920" w:hanging="2920"/>
        <w:rPr>
          <w:rFonts w:ascii="Calibri" w:eastAsia="Calibri" w:hAnsi="Calibri" w:cs="Calibri"/>
          <w:color w:val="1D2028"/>
          <w:sz w:val="24"/>
          <w:szCs w:val="24"/>
          <w:u w:color="1D2028"/>
          <w:shd w:val="clear" w:color="auto" w:fill="FFFFFF"/>
        </w:rPr>
      </w:pPr>
      <w:del w:id="379" w:author="arnoldsandjaja@gmail.com" w:date="2018-06-29T23:23:00Z">
        <w:r w:rsidRPr="00645405">
          <w:rPr>
            <w:rFonts w:ascii="Calibri" w:eastAsia="Calibri" w:hAnsi="Calibri" w:cs="Calibri"/>
            <w:color w:val="1D2028"/>
            <w:sz w:val="24"/>
            <w:szCs w:val="24"/>
            <w:u w:color="1D2028"/>
            <w:shd w:val="clear" w:color="auto" w:fill="FFFFFF"/>
          </w:rPr>
          <w:tab/>
        </w:r>
      </w:del>
      <w:ins w:id="380" w:author="arnoldsandjaja@gmail.com" w:date="2018-06-29T23:23:00Z">
        <w:del w:id="381" w:author="Ass.Prof Supitchaya Khemthong" w:date="2018-07-15T13:38:00Z">
          <w:r w:rsidRPr="00645405">
            <w:rPr>
              <w:rFonts w:ascii="Calibri" w:eastAsia="Calibri" w:hAnsi="Calibri" w:cs="Angsana New"/>
              <w:color w:val="1D2028"/>
              <w:sz w:val="24"/>
              <w:szCs w:val="24"/>
              <w:u w:color="1D2028"/>
              <w:shd w:val="clear" w:color="auto" w:fill="FFFFFF"/>
              <w:cs/>
            </w:rPr>
            <w:delText xml:space="preserve"> </w:delText>
          </w:r>
        </w:del>
      </w:ins>
      <w:r w:rsidRPr="00645405">
        <w:rPr>
          <w:rFonts w:ascii="Calibri" w:eastAsia="Calibri" w:hAnsi="Calibri" w:cs="Calibri"/>
          <w:color w:val="1D2028"/>
          <w:sz w:val="24"/>
          <w:szCs w:val="24"/>
          <w:u w:color="1D2028"/>
          <w:shd w:val="clear" w:color="auto" w:fill="FFFFFF"/>
        </w:rPr>
        <w:t xml:space="preserve">Any additional elements </w:t>
      </w:r>
      <w:r w:rsidRPr="00645405">
        <w:rPr>
          <w:rFonts w:ascii="Calibri" w:eastAsia="Calibri" w:hAnsi="Calibri" w:cs="Angsana New"/>
          <w:color w:val="1D2028"/>
          <w:sz w:val="24"/>
          <w:szCs w:val="24"/>
          <w:u w:color="1D2028"/>
          <w:shd w:val="clear" w:color="auto" w:fill="FFFFFF"/>
          <w:cs/>
        </w:rPr>
        <w:t>(</w:t>
      </w:r>
      <w:r w:rsidRPr="00645405">
        <w:rPr>
          <w:rFonts w:ascii="Calibri" w:eastAsia="Calibri" w:hAnsi="Calibri" w:cs="Calibri"/>
          <w:color w:val="1D2028"/>
          <w:sz w:val="24"/>
          <w:szCs w:val="24"/>
          <w:u w:color="1D2028"/>
          <w:shd w:val="clear" w:color="auto" w:fill="FFFFFF"/>
        </w:rPr>
        <w:t>links</w:t>
      </w:r>
      <w:r w:rsidRPr="00645405">
        <w:rPr>
          <w:rFonts w:ascii="Calibri" w:eastAsia="Calibri" w:hAnsi="Calibri" w:cs="Angsana New"/>
          <w:color w:val="1D2028"/>
          <w:sz w:val="24"/>
          <w:szCs w:val="24"/>
          <w:u w:color="1D2028"/>
          <w:shd w:val="clear" w:color="auto" w:fill="FFFFFF"/>
          <w:cs/>
        </w:rPr>
        <w:t xml:space="preserve">): </w:t>
      </w:r>
      <w:r w:rsidRPr="00645405">
        <w:rPr>
          <w:rFonts w:ascii="Calibri" w:eastAsia="Calibri" w:hAnsi="Calibri" w:cs="Calibri"/>
          <w:color w:val="1D2028"/>
          <w:sz w:val="24"/>
          <w:szCs w:val="24"/>
          <w:u w:color="1D2028"/>
          <w:shd w:val="clear" w:color="auto" w:fill="FFFFFF"/>
        </w:rPr>
        <w:t>AI,</w:t>
      </w:r>
      <w:del w:id="382" w:author="arnoldsandjaja@gmail.com" w:date="2018-06-30T06:21:00Z">
        <w:r w:rsidRPr="00645405">
          <w:rPr>
            <w:rFonts w:ascii="Calibri" w:eastAsia="Calibri" w:hAnsi="Calibri" w:cs="Calibri"/>
            <w:color w:val="1D2028"/>
            <w:sz w:val="24"/>
            <w:szCs w:val="24"/>
            <w:u w:color="1D2028"/>
            <w:shd w:val="clear" w:color="auto" w:fill="FFFFFF"/>
          </w:rPr>
          <w:delText xml:space="preserve"> EPS,</w:delText>
        </w:r>
      </w:del>
      <w:r w:rsidRPr="00645405">
        <w:rPr>
          <w:rFonts w:ascii="Calibri" w:eastAsia="Calibri" w:hAnsi="Calibri" w:cs="Calibri"/>
          <w:color w:val="1D2028"/>
          <w:sz w:val="24"/>
          <w:szCs w:val="24"/>
          <w:u w:color="1D2028"/>
          <w:shd w:val="clear" w:color="auto" w:fill="FFFFFF"/>
        </w:rPr>
        <w:t xml:space="preserve"> PSD, PDF, TIF</w:t>
      </w:r>
    </w:p>
    <w:p w:rsidR="00140D6B" w:rsidRPr="00645405" w:rsidRDefault="00FB003A">
      <w:pPr>
        <w:pStyle w:val="Default"/>
        <w:tabs>
          <w:tab w:val="left" w:pos="1764"/>
        </w:tabs>
        <w:rPr>
          <w:ins w:id="383" w:author="arnoldsandjaja@gmail.com" w:date="2018-06-29T23:24:00Z"/>
          <w:rFonts w:ascii="Calibri" w:eastAsia="Calibri" w:hAnsi="Calibri" w:cs="Calibri"/>
          <w:color w:val="1D2028"/>
          <w:sz w:val="24"/>
          <w:szCs w:val="24"/>
          <w:u w:color="1D2028"/>
          <w:shd w:val="clear" w:color="auto" w:fill="FFFFFF"/>
        </w:rPr>
      </w:pPr>
      <w:del w:id="384" w:author="arnoldsandjaja@gmail.com" w:date="2018-06-29T23:24:00Z">
        <w:r w:rsidRPr="00645405">
          <w:rPr>
            <w:rFonts w:ascii="Calibri" w:eastAsia="Calibri" w:hAnsi="Calibri" w:cs="Calibri"/>
            <w:color w:val="1D2028"/>
            <w:sz w:val="24"/>
            <w:szCs w:val="24"/>
            <w:u w:color="1D2028"/>
            <w:shd w:val="clear" w:color="auto" w:fill="FFFFFF"/>
          </w:rPr>
          <w:delText>Final File</w:delText>
        </w:r>
      </w:del>
      <w:ins w:id="385" w:author="arnoldsandjaja@gmail.com" w:date="2018-06-29T23:24:00Z">
        <w:r w:rsidRPr="00645405">
          <w:rPr>
            <w:rFonts w:ascii="Calibri" w:eastAsia="Calibri" w:hAnsi="Calibri" w:cs="Calibri"/>
            <w:color w:val="1D2028"/>
            <w:sz w:val="24"/>
            <w:szCs w:val="24"/>
            <w:u w:color="1D2028"/>
            <w:shd w:val="clear" w:color="auto" w:fill="FFFFFF"/>
          </w:rPr>
          <w:tab/>
        </w:r>
        <w:r w:rsidRPr="00645405">
          <w:rPr>
            <w:rFonts w:ascii="Calibri" w:eastAsia="Calibri" w:hAnsi="Calibri" w:cs="Calibri"/>
            <w:color w:val="1D2028"/>
            <w:sz w:val="24"/>
            <w:szCs w:val="24"/>
            <w:u w:color="1D2028"/>
            <w:shd w:val="clear" w:color="auto" w:fill="FFFFFF"/>
          </w:rPr>
          <w:tab/>
        </w:r>
        <w:r w:rsidRPr="00645405">
          <w:rPr>
            <w:rFonts w:ascii="Calibri" w:eastAsia="Calibri" w:hAnsi="Calibri" w:cs="Calibri"/>
            <w:color w:val="1D2028"/>
            <w:sz w:val="24"/>
            <w:szCs w:val="24"/>
            <w:u w:color="1D2028"/>
            <w:shd w:val="clear" w:color="auto" w:fill="FFFFFF"/>
          </w:rPr>
          <w:tab/>
        </w:r>
        <w:r w:rsidRPr="00645405">
          <w:rPr>
            <w:rFonts w:ascii="Calibri" w:eastAsia="Calibri" w:hAnsi="Calibri" w:cs="Angsana New"/>
            <w:color w:val="1D2028"/>
            <w:sz w:val="24"/>
            <w:szCs w:val="24"/>
            <w:u w:color="1D2028"/>
            <w:shd w:val="clear" w:color="auto" w:fill="FFFFFF"/>
            <w:cs/>
          </w:rPr>
          <w:t xml:space="preserve">: </w:t>
        </w:r>
      </w:ins>
      <w:del w:id="386" w:author="arnoldsandjaja@gmail.com" w:date="2018-06-29T23:24:00Z">
        <w:r w:rsidRPr="00645405">
          <w:rPr>
            <w:rFonts w:ascii="Calibri" w:eastAsia="Calibri" w:hAnsi="Calibri" w:cs="Angsana New"/>
            <w:color w:val="1D2028"/>
            <w:sz w:val="24"/>
            <w:szCs w:val="24"/>
            <w:u w:color="1D2028"/>
            <w:shd w:val="clear" w:color="auto" w:fill="FFFFFF"/>
            <w:cs/>
          </w:rPr>
          <w:delText>:</w:delText>
        </w:r>
        <w:r w:rsidRPr="00645405">
          <w:rPr>
            <w:rFonts w:ascii="Calibri" w:eastAsia="Calibri" w:hAnsi="Calibri" w:cs="Calibri"/>
            <w:color w:val="1D2028"/>
            <w:sz w:val="24"/>
            <w:szCs w:val="24"/>
            <w:u w:color="1D2028"/>
            <w:shd w:val="clear" w:color="auto" w:fill="FFFFFF"/>
          </w:rPr>
          <w:tab/>
        </w:r>
      </w:del>
      <w:r w:rsidRPr="00645405">
        <w:rPr>
          <w:rFonts w:ascii="Calibri" w:eastAsia="Calibri" w:hAnsi="Calibri" w:cs="Calibri"/>
          <w:color w:val="1D2028"/>
          <w:sz w:val="24"/>
          <w:szCs w:val="24"/>
          <w:u w:color="1D2028"/>
          <w:shd w:val="clear" w:color="auto" w:fill="FFFFFF"/>
        </w:rPr>
        <w:t>PDF</w:t>
      </w:r>
      <w:r w:rsidRPr="00645405">
        <w:rPr>
          <w:rFonts w:ascii="Calibri" w:eastAsia="Calibri" w:hAnsi="Calibri" w:cs="Angsana New"/>
          <w:color w:val="1D2028"/>
          <w:sz w:val="24"/>
          <w:szCs w:val="24"/>
          <w:u w:color="1D2028"/>
          <w:shd w:val="clear" w:color="auto" w:fill="FFFFFF"/>
          <w:cs/>
        </w:rPr>
        <w:t>/</w:t>
      </w:r>
      <w:r w:rsidRPr="00645405">
        <w:rPr>
          <w:rFonts w:ascii="Calibri" w:eastAsia="Calibri" w:hAnsi="Calibri" w:cs="Calibri"/>
          <w:color w:val="1D2028"/>
          <w:sz w:val="24"/>
          <w:szCs w:val="24"/>
          <w:u w:color="1D2028"/>
          <w:shd w:val="clear" w:color="auto" w:fill="FFFFFF"/>
        </w:rPr>
        <w:t>X</w:t>
      </w:r>
      <w:r w:rsidRPr="00645405">
        <w:rPr>
          <w:rFonts w:ascii="Calibri" w:eastAsia="Calibri" w:hAnsi="Calibri" w:cs="Angsana New"/>
          <w:color w:val="1D2028"/>
          <w:sz w:val="24"/>
          <w:szCs w:val="24"/>
          <w:u w:color="1D2028"/>
          <w:shd w:val="clear" w:color="auto" w:fill="FFFFFF"/>
          <w:cs/>
        </w:rPr>
        <w:t>-</w:t>
      </w:r>
      <w:r w:rsidRPr="00645405">
        <w:rPr>
          <w:rFonts w:ascii="Calibri" w:eastAsia="Calibri" w:hAnsi="Calibri" w:cs="Calibri"/>
          <w:color w:val="1D2028"/>
          <w:sz w:val="24"/>
          <w:szCs w:val="24"/>
          <w:u w:color="1D2028"/>
          <w:shd w:val="clear" w:color="auto" w:fill="FFFFFF"/>
        </w:rPr>
        <w:t>4</w:t>
      </w:r>
      <w:r w:rsidRPr="00645405">
        <w:rPr>
          <w:rFonts w:ascii="Calibri" w:eastAsia="Calibri" w:hAnsi="Calibri" w:cs="Angsana New"/>
          <w:color w:val="1D2028"/>
          <w:sz w:val="24"/>
          <w:szCs w:val="24"/>
          <w:u w:color="1D2028"/>
          <w:shd w:val="clear" w:color="auto" w:fill="FFFFFF"/>
          <w:cs/>
        </w:rPr>
        <w:t>:</w:t>
      </w:r>
      <w:r w:rsidRPr="00645405">
        <w:rPr>
          <w:rFonts w:ascii="Calibri" w:eastAsia="Calibri" w:hAnsi="Calibri" w:cs="Calibri"/>
          <w:color w:val="1D2028"/>
          <w:sz w:val="24"/>
          <w:szCs w:val="24"/>
          <w:u w:color="1D2028"/>
          <w:shd w:val="clear" w:color="auto" w:fill="FFFFFF"/>
        </w:rPr>
        <w:t xml:space="preserve">2010 </w:t>
      </w:r>
      <w:ins w:id="387" w:author="arnoldsandjaja@gmail.com" w:date="2018-06-29T23:24:00Z">
        <w:r w:rsidRPr="00645405">
          <w:rPr>
            <w:rFonts w:ascii="Calibri" w:eastAsia="Calibri" w:hAnsi="Calibri" w:cs="Angsana New"/>
            <w:color w:val="1D2028"/>
            <w:sz w:val="24"/>
            <w:szCs w:val="24"/>
            <w:u w:color="1D2028"/>
            <w:shd w:val="clear" w:color="auto" w:fill="FFFFFF"/>
            <w:cs/>
          </w:rPr>
          <w:t>(</w:t>
        </w:r>
        <w:r w:rsidRPr="00645405">
          <w:rPr>
            <w:rFonts w:ascii="Calibri" w:eastAsia="Calibri" w:hAnsi="Calibri" w:cs="Calibri"/>
            <w:color w:val="1D2028"/>
            <w:sz w:val="24"/>
            <w:szCs w:val="24"/>
            <w:u w:color="1D2028"/>
            <w:shd w:val="clear" w:color="auto" w:fill="FFFFFF"/>
          </w:rPr>
          <w:t>Final File</w:t>
        </w:r>
        <w:r w:rsidRPr="00645405">
          <w:rPr>
            <w:rFonts w:ascii="Calibri" w:eastAsia="Calibri" w:hAnsi="Calibri" w:cs="Angsana New"/>
            <w:color w:val="1D2028"/>
            <w:sz w:val="24"/>
            <w:szCs w:val="24"/>
            <w:u w:color="1D2028"/>
            <w:shd w:val="clear" w:color="auto" w:fill="FFFFFF"/>
            <w:cs/>
          </w:rPr>
          <w:t>)</w:t>
        </w:r>
      </w:ins>
    </w:p>
    <w:p w:rsidR="00140D6B" w:rsidRPr="00645405" w:rsidRDefault="00FB003A">
      <w:pPr>
        <w:pStyle w:val="Body"/>
        <w:rPr>
          <w:ins w:id="388" w:author="arnoldsandjaja@gmail.com" w:date="2018-06-29T23:24:00Z"/>
          <w:rFonts w:ascii="Calibri" w:eastAsia="Angsana New" w:hAnsi="Calibri" w:cs="Calibri"/>
          <w:rtl/>
          <w:cs/>
        </w:rPr>
      </w:pPr>
      <w:ins w:id="389" w:author="arnoldsandjaja@gmail.com" w:date="2018-06-29T23:24:00Z">
        <w:r w:rsidRPr="006C22CE">
          <w:rPr>
            <w:rFonts w:ascii="Calibri" w:eastAsia="Calibri" w:hAnsi="Calibri" w:cs="Calibri"/>
            <w:b/>
            <w:bCs/>
            <w:lang w:val="nl-NL"/>
          </w:rPr>
          <w:t>Bleed</w:t>
        </w:r>
        <w:r w:rsidRPr="00645405">
          <w:rPr>
            <w:rFonts w:ascii="Calibri" w:eastAsia="Angsana New" w:hAnsi="Calibri" w:cs="Calibri"/>
            <w:rtl/>
            <w:lang w:val="ar-SA" w:bidi="ar-SA"/>
          </w:rPr>
          <w:tab/>
        </w:r>
        <w:r w:rsidRPr="00645405">
          <w:rPr>
            <w:rFonts w:ascii="Calibri" w:eastAsia="Angsana New" w:hAnsi="Calibri" w:cs="Calibri"/>
            <w:rtl/>
            <w:lang w:val="ar-SA" w:bidi="ar-SA"/>
          </w:rPr>
          <w:tab/>
        </w:r>
        <w:r w:rsidRPr="00645405">
          <w:rPr>
            <w:rFonts w:ascii="Calibri" w:eastAsia="Angsana New" w:hAnsi="Calibri" w:cs="Calibri"/>
            <w:rtl/>
            <w:lang w:val="ar-SA" w:bidi="ar-SA"/>
          </w:rPr>
          <w:tab/>
        </w:r>
        <w:r w:rsidRPr="00645405">
          <w:rPr>
            <w:rFonts w:ascii="Calibri" w:eastAsia="Angsana New" w:hAnsi="Calibri" w:cs="Calibri"/>
            <w:rtl/>
            <w:lang w:val="ar-SA" w:bidi="ar-SA"/>
          </w:rPr>
          <w:tab/>
        </w:r>
        <w:r w:rsidRPr="00645405">
          <w:rPr>
            <w:rFonts w:ascii="Calibri" w:eastAsia="Calibri" w:hAnsi="Calibri" w:cs="Angsana New"/>
            <w:cs/>
            <w:lang w:val="it-IT"/>
          </w:rPr>
          <w:t xml:space="preserve">: </w:t>
        </w:r>
        <w:r w:rsidRPr="00645405">
          <w:rPr>
            <w:rFonts w:ascii="Calibri" w:eastAsia="Calibri" w:hAnsi="Calibri" w:cs="Calibri"/>
            <w:lang w:val="it-IT"/>
          </w:rPr>
          <w:t>3 mm</w:t>
        </w:r>
      </w:ins>
    </w:p>
    <w:p w:rsidR="00140D6B" w:rsidRPr="00645405" w:rsidRDefault="00FB003A">
      <w:pPr>
        <w:pStyle w:val="Default"/>
        <w:tabs>
          <w:tab w:val="left" w:pos="1764"/>
        </w:tabs>
        <w:rPr>
          <w:ins w:id="390" w:author="arnoldsandjaja@gmail.com" w:date="2018-06-29T23:24:00Z"/>
          <w:rFonts w:ascii="Calibri" w:eastAsia="Calibri" w:hAnsi="Calibri" w:cs="Calibri"/>
          <w:color w:val="1D2028"/>
          <w:sz w:val="24"/>
          <w:szCs w:val="24"/>
          <w:u w:color="1D2028"/>
          <w:shd w:val="clear" w:color="auto" w:fill="FFFFFF"/>
        </w:rPr>
      </w:pPr>
      <w:ins w:id="391" w:author="arnoldsandjaja@gmail.com" w:date="2018-06-29T23:24:00Z">
        <w:r w:rsidRPr="006C22CE">
          <w:rPr>
            <w:rFonts w:ascii="Calibri" w:eastAsia="Calibri" w:hAnsi="Calibri" w:cs="Calibri"/>
            <w:b/>
            <w:bCs/>
            <w:color w:val="1D2028"/>
            <w:sz w:val="24"/>
            <w:szCs w:val="24"/>
            <w:u w:color="1D2028"/>
            <w:shd w:val="clear" w:color="auto" w:fill="FFFFFF"/>
          </w:rPr>
          <w:t>Color Specifications</w:t>
        </w:r>
        <w:r w:rsidRPr="00645405">
          <w:rPr>
            <w:rFonts w:ascii="Calibri" w:eastAsia="Calibri" w:hAnsi="Calibri" w:cs="Calibri"/>
            <w:color w:val="1D2028"/>
            <w:sz w:val="24"/>
            <w:szCs w:val="24"/>
            <w:u w:color="1D2028"/>
            <w:shd w:val="clear" w:color="auto" w:fill="FFFFFF"/>
          </w:rPr>
          <w:tab/>
        </w:r>
        <w:r w:rsidRPr="00645405">
          <w:rPr>
            <w:rFonts w:ascii="Calibri" w:eastAsia="Calibri" w:hAnsi="Calibri" w:cs="Calibri"/>
            <w:color w:val="1D2028"/>
            <w:sz w:val="24"/>
            <w:szCs w:val="24"/>
            <w:u w:color="1D2028"/>
            <w:shd w:val="clear" w:color="auto" w:fill="FFFFFF"/>
          </w:rPr>
          <w:tab/>
        </w:r>
        <w:r w:rsidRPr="00645405">
          <w:rPr>
            <w:rFonts w:ascii="Calibri" w:eastAsia="Calibri" w:hAnsi="Calibri" w:cs="Angsana New"/>
            <w:color w:val="1D2028"/>
            <w:sz w:val="24"/>
            <w:szCs w:val="24"/>
            <w:u w:color="1D2028"/>
            <w:shd w:val="clear" w:color="auto" w:fill="FFFFFF"/>
            <w:cs/>
          </w:rPr>
          <w:t xml:space="preserve">: </w:t>
        </w:r>
        <w:r w:rsidRPr="00645405">
          <w:rPr>
            <w:rFonts w:ascii="Calibri" w:eastAsia="Calibri" w:hAnsi="Calibri" w:cs="Calibri"/>
            <w:color w:val="1D2028"/>
            <w:sz w:val="24"/>
            <w:szCs w:val="24"/>
            <w:u w:color="1D2028"/>
            <w:shd w:val="clear" w:color="auto" w:fill="FFFFFF"/>
          </w:rPr>
          <w:t xml:space="preserve">CMYK </w:t>
        </w:r>
        <w:r w:rsidRPr="00645405">
          <w:rPr>
            <w:rFonts w:ascii="Calibri" w:eastAsia="Calibri" w:hAnsi="Calibri" w:cs="Angsana New"/>
            <w:color w:val="1D2028"/>
            <w:sz w:val="24"/>
            <w:szCs w:val="24"/>
            <w:u w:color="1D2028"/>
            <w:shd w:val="clear" w:color="auto" w:fill="FFFFFF"/>
            <w:cs/>
          </w:rPr>
          <w:t xml:space="preserve">+ </w:t>
        </w:r>
        <w:r w:rsidRPr="00645405">
          <w:rPr>
            <w:rFonts w:ascii="Calibri" w:eastAsia="Calibri" w:hAnsi="Calibri" w:cs="Calibri"/>
            <w:color w:val="1D2028"/>
            <w:sz w:val="24"/>
            <w:szCs w:val="24"/>
            <w:u w:color="1D2028"/>
            <w:shd w:val="clear" w:color="auto" w:fill="FFFFFF"/>
          </w:rPr>
          <w:t xml:space="preserve">2 PMS </w:t>
        </w:r>
        <w:r w:rsidRPr="00645405">
          <w:rPr>
            <w:rFonts w:ascii="Calibri" w:eastAsia="Calibri" w:hAnsi="Calibri" w:cs="Angsana New"/>
            <w:color w:val="1D2028"/>
            <w:sz w:val="24"/>
            <w:szCs w:val="24"/>
            <w:u w:color="1D2028"/>
            <w:shd w:val="clear" w:color="auto" w:fill="FFFFFF"/>
            <w:cs/>
          </w:rPr>
          <w:t>(</w:t>
        </w:r>
        <w:r w:rsidRPr="00645405">
          <w:rPr>
            <w:rFonts w:ascii="Calibri" w:eastAsia="Calibri" w:hAnsi="Calibri" w:cs="Calibri"/>
            <w:color w:val="1D2028"/>
            <w:sz w:val="24"/>
            <w:szCs w:val="24"/>
            <w:u w:color="1D2028"/>
            <w:shd w:val="clear" w:color="auto" w:fill="FFFFFF"/>
          </w:rPr>
          <w:t>from Task 1</w:t>
        </w:r>
        <w:r w:rsidRPr="00645405">
          <w:rPr>
            <w:rFonts w:ascii="Calibri" w:eastAsia="Calibri" w:hAnsi="Calibri" w:cs="Angsana New"/>
            <w:color w:val="1D2028"/>
            <w:sz w:val="24"/>
            <w:szCs w:val="24"/>
            <w:u w:color="1D2028"/>
            <w:shd w:val="clear" w:color="auto" w:fill="FFFFFF"/>
            <w:cs/>
          </w:rPr>
          <w:t>)</w:t>
        </w:r>
      </w:ins>
    </w:p>
    <w:p w:rsidR="00140D6B" w:rsidRPr="00645405" w:rsidRDefault="00FB003A">
      <w:pPr>
        <w:pStyle w:val="Default"/>
        <w:tabs>
          <w:tab w:val="left" w:pos="1701"/>
        </w:tabs>
        <w:ind w:left="3019" w:hanging="3019"/>
        <w:rPr>
          <w:ins w:id="392" w:author="arnoldsandjaja@gmail.com" w:date="2018-06-30T06:22:00Z"/>
          <w:rFonts w:ascii="Calibri" w:eastAsia="Calibri" w:hAnsi="Calibri" w:cs="Calibri"/>
          <w:color w:val="1D2028"/>
          <w:sz w:val="24"/>
          <w:szCs w:val="24"/>
          <w:u w:color="1D2028"/>
          <w:shd w:val="clear" w:color="auto" w:fill="FFFFFF"/>
        </w:rPr>
      </w:pPr>
      <w:ins w:id="393" w:author="arnoldsandjaja@gmail.com" w:date="2018-06-29T23:24:00Z">
        <w:r w:rsidRPr="00645405">
          <w:rPr>
            <w:rFonts w:ascii="Calibri" w:eastAsia="Calibri" w:hAnsi="Calibri" w:cs="Calibri"/>
            <w:color w:val="1D2028"/>
            <w:sz w:val="24"/>
            <w:szCs w:val="24"/>
            <w:u w:color="1D2028"/>
            <w:shd w:val="clear" w:color="auto" w:fill="FFFFFF"/>
          </w:rPr>
          <w:tab/>
        </w:r>
        <w:r w:rsidRPr="00645405">
          <w:rPr>
            <w:rFonts w:ascii="Calibri" w:eastAsia="Calibri" w:hAnsi="Calibri" w:cs="Calibri"/>
            <w:color w:val="1D2028"/>
            <w:sz w:val="24"/>
            <w:szCs w:val="24"/>
            <w:u w:color="1D2028"/>
            <w:shd w:val="clear" w:color="auto" w:fill="FFFFFF"/>
          </w:rPr>
          <w:tab/>
          <w:t>PMS logo should use it at</w:t>
        </w:r>
        <w:del w:id="394" w:author="Ass.Prof Supitchaya Khemthong" w:date="2018-07-16T05:55:00Z">
          <w:r w:rsidRPr="00645405">
            <w:rPr>
              <w:rFonts w:ascii="Calibri" w:eastAsia="Calibri" w:hAnsi="Calibri" w:cs="Calibri"/>
              <w:color w:val="1D2028"/>
              <w:sz w:val="24"/>
              <w:szCs w:val="24"/>
              <w:u w:color="1D2028"/>
              <w:shd w:val="clear" w:color="auto" w:fill="FFFFFF"/>
            </w:rPr>
            <w:delText xml:space="preserve"> page Cover,</w:delText>
          </w:r>
        </w:del>
        <w:r w:rsidRPr="00645405">
          <w:rPr>
            <w:rFonts w:ascii="Calibri" w:eastAsia="Calibri" w:hAnsi="Calibri" w:cs="Calibri"/>
            <w:color w:val="1D2028"/>
            <w:sz w:val="24"/>
            <w:szCs w:val="24"/>
            <w:u w:color="1D2028"/>
            <w:shd w:val="clear" w:color="auto" w:fill="FFFFFF"/>
          </w:rPr>
          <w:t xml:space="preserve"> page </w:t>
        </w:r>
        <w:del w:id="395" w:author="Ass.Prof Supitchaya Khemthong" w:date="2018-07-16T05:52:00Z">
          <w:r w:rsidRPr="00645405">
            <w:rPr>
              <w:rFonts w:ascii="Calibri" w:eastAsia="Calibri" w:hAnsi="Calibri" w:cs="Calibri"/>
              <w:color w:val="1D2028"/>
              <w:sz w:val="24"/>
              <w:szCs w:val="24"/>
              <w:u w:color="1D2028"/>
              <w:shd w:val="clear" w:color="auto" w:fill="FFFFFF"/>
            </w:rPr>
            <w:delText>6</w:delText>
          </w:r>
        </w:del>
      </w:ins>
      <w:ins w:id="396" w:author="Ass.Prof Supitchaya Khemthong" w:date="2018-07-16T05:52:00Z">
        <w:r w:rsidRPr="00645405">
          <w:rPr>
            <w:rFonts w:ascii="Calibri" w:eastAsia="Calibri" w:hAnsi="Calibri" w:cs="Calibri"/>
            <w:color w:val="1D2028"/>
            <w:sz w:val="24"/>
            <w:szCs w:val="24"/>
            <w:u w:color="1D2028"/>
            <w:shd w:val="clear" w:color="auto" w:fill="FFFFFF"/>
          </w:rPr>
          <w:t>4</w:t>
        </w:r>
      </w:ins>
      <w:ins w:id="397" w:author="arnoldsandjaja@gmail.com" w:date="2018-06-29T23:37:00Z">
        <w:r w:rsidRPr="00645405">
          <w:rPr>
            <w:rFonts w:ascii="Calibri" w:eastAsia="Calibri" w:hAnsi="Calibri" w:cs="Angsana New"/>
            <w:color w:val="1D2028"/>
            <w:sz w:val="24"/>
            <w:szCs w:val="24"/>
            <w:u w:color="1D2028"/>
            <w:shd w:val="clear" w:color="auto" w:fill="FFFFFF"/>
            <w:cs/>
          </w:rPr>
          <w:t>-</w:t>
        </w:r>
        <w:del w:id="398" w:author="Ass.Prof Supitchaya Khemthong" w:date="2018-07-16T05:52:00Z">
          <w:r w:rsidRPr="00645405">
            <w:rPr>
              <w:rFonts w:ascii="Calibri" w:eastAsia="Calibri" w:hAnsi="Calibri" w:cs="Calibri"/>
              <w:color w:val="1D2028"/>
              <w:sz w:val="24"/>
              <w:szCs w:val="24"/>
              <w:u w:color="1D2028"/>
              <w:shd w:val="clear" w:color="auto" w:fill="FFFFFF"/>
            </w:rPr>
            <w:delText>7</w:delText>
          </w:r>
        </w:del>
      </w:ins>
      <w:ins w:id="399" w:author="Ass.Prof Supitchaya Khemthong" w:date="2018-07-16T05:52:00Z">
        <w:r w:rsidRPr="00645405">
          <w:rPr>
            <w:rFonts w:ascii="Calibri" w:eastAsia="Calibri" w:hAnsi="Calibri" w:cs="Calibri"/>
            <w:color w:val="1D2028"/>
            <w:sz w:val="24"/>
            <w:szCs w:val="24"/>
            <w:u w:color="1D2028"/>
            <w:shd w:val="clear" w:color="auto" w:fill="FFFFFF"/>
          </w:rPr>
          <w:t>5, page 6</w:t>
        </w:r>
        <w:del w:id="400" w:author="arnoldsandjaja@gmail.com" w:date="2018-07-27T17:00:00Z">
          <w:r w:rsidRPr="00645405">
            <w:rPr>
              <w:rFonts w:ascii="Calibri" w:eastAsia="Calibri" w:hAnsi="Calibri" w:cs="Angsana New"/>
              <w:color w:val="1D2028"/>
              <w:sz w:val="24"/>
              <w:szCs w:val="24"/>
              <w:u w:color="1D2028"/>
              <w:shd w:val="clear" w:color="auto" w:fill="FFFFFF"/>
              <w:cs/>
            </w:rPr>
            <w:delText>-</w:delText>
          </w:r>
          <w:r w:rsidRPr="00645405">
            <w:rPr>
              <w:rFonts w:ascii="Calibri" w:eastAsia="Calibri" w:hAnsi="Calibri" w:cs="Calibri"/>
              <w:color w:val="1D2028"/>
              <w:sz w:val="24"/>
              <w:szCs w:val="24"/>
              <w:u w:color="1D2028"/>
              <w:shd w:val="clear" w:color="auto" w:fill="FFFFFF"/>
            </w:rPr>
            <w:delText>7</w:delText>
          </w:r>
        </w:del>
        <w:r w:rsidRPr="00645405">
          <w:rPr>
            <w:rFonts w:ascii="Calibri" w:eastAsia="Calibri" w:hAnsi="Calibri" w:cs="Calibri"/>
            <w:color w:val="1D2028"/>
            <w:sz w:val="24"/>
            <w:szCs w:val="24"/>
            <w:u w:color="1D2028"/>
            <w:shd w:val="clear" w:color="auto" w:fill="FFFFFF"/>
          </w:rPr>
          <w:t xml:space="preserve"> and back cover</w:t>
        </w:r>
        <w:r w:rsidRPr="00645405">
          <w:rPr>
            <w:rFonts w:ascii="Calibri" w:eastAsia="Calibri" w:hAnsi="Calibri" w:cs="Angsana New"/>
            <w:color w:val="1D2028"/>
            <w:sz w:val="24"/>
            <w:szCs w:val="24"/>
            <w:u w:color="1D2028"/>
            <w:shd w:val="clear" w:color="auto" w:fill="FFFFFF"/>
            <w:cs/>
          </w:rPr>
          <w:t>.</w:t>
        </w:r>
      </w:ins>
      <w:ins w:id="401" w:author="arnoldsandjaja@gmail.com" w:date="2018-06-29T23:38:00Z">
        <w:del w:id="402" w:author="Ass.Prof Supitchaya Khemthong" w:date="2018-07-15T13:56:00Z">
          <w:r w:rsidRPr="00645405">
            <w:rPr>
              <w:rFonts w:ascii="Calibri" w:eastAsia="Calibri" w:hAnsi="Calibri" w:cs="Calibri"/>
              <w:color w:val="1D2028"/>
              <w:sz w:val="24"/>
              <w:szCs w:val="24"/>
              <w:u w:color="1D2028"/>
              <w:shd w:val="clear" w:color="auto" w:fill="FFFFFF"/>
            </w:rPr>
            <w:delText>,</w:delText>
          </w:r>
        </w:del>
      </w:ins>
      <w:ins w:id="403" w:author="Ass.Prof Supitchaya Khemthong" w:date="2018-07-15T13:56:00Z">
        <w:r w:rsidRPr="00645405">
          <w:rPr>
            <w:rFonts w:ascii="Calibri" w:eastAsia="Calibri" w:hAnsi="Calibri" w:cs="Calibri"/>
            <w:color w:val="1D2028"/>
            <w:sz w:val="24"/>
            <w:szCs w:val="24"/>
            <w:u w:color="1D2028"/>
            <w:shd w:val="clear" w:color="auto" w:fill="FFFFFF"/>
          </w:rPr>
          <w:br/>
        </w:r>
      </w:ins>
      <w:ins w:id="404" w:author="arnoldsandjaja@gmail.com" w:date="2018-06-29T23:38:00Z">
        <w:del w:id="405" w:author="Ass.Prof Supitchaya Khemthong" w:date="2018-07-15T13:56:00Z">
          <w:r w:rsidRPr="00645405">
            <w:rPr>
              <w:rFonts w:ascii="Calibri" w:eastAsia="Calibri" w:hAnsi="Calibri" w:cs="Calibri"/>
              <w:color w:val="1D2028"/>
              <w:sz w:val="24"/>
              <w:szCs w:val="24"/>
              <w:u w:color="1D2028"/>
              <w:shd w:val="clear" w:color="auto" w:fill="FFFFFF"/>
            </w:rPr>
            <w:delText xml:space="preserve"> page Back Cover</w:delText>
          </w:r>
          <w:r w:rsidRPr="00645405">
            <w:rPr>
              <w:rFonts w:ascii="Calibri" w:eastAsia="Calibri" w:hAnsi="Calibri" w:cs="Angsana New"/>
              <w:color w:val="1D2028"/>
              <w:sz w:val="24"/>
              <w:szCs w:val="24"/>
              <w:u w:color="1D2028"/>
              <w:shd w:val="clear" w:color="auto" w:fill="FFFFFF"/>
              <w:cs/>
            </w:rPr>
            <w:delText xml:space="preserve">. </w:delText>
          </w:r>
          <w:r w:rsidRPr="00645405">
            <w:rPr>
              <w:rFonts w:ascii="Calibri" w:eastAsia="Calibri" w:hAnsi="Calibri" w:cs="Calibri"/>
              <w:color w:val="1D2028"/>
              <w:sz w:val="24"/>
              <w:szCs w:val="24"/>
              <w:u w:color="1D2028"/>
              <w:shd w:val="clear" w:color="auto" w:fill="FFFFFF"/>
            </w:rPr>
            <w:delText>U</w:delText>
          </w:r>
        </w:del>
      </w:ins>
      <w:ins w:id="406" w:author="Ass.Prof Supitchaya Khemthong" w:date="2018-07-15T13:55:00Z">
        <w:r w:rsidRPr="00645405">
          <w:rPr>
            <w:rFonts w:ascii="Calibri" w:eastAsia="Calibri" w:hAnsi="Calibri" w:cs="Calibri"/>
            <w:color w:val="1D2028"/>
            <w:sz w:val="24"/>
            <w:szCs w:val="24"/>
            <w:u w:color="1D2028"/>
            <w:shd w:val="clear" w:color="auto" w:fill="FFFFFF"/>
          </w:rPr>
          <w:t>You</w:t>
        </w:r>
      </w:ins>
      <w:ins w:id="407" w:author="arnoldsandjaja@gmail.com" w:date="2018-06-30T06:22:00Z">
        <w:r w:rsidRPr="00645405">
          <w:rPr>
            <w:rFonts w:ascii="Calibri" w:eastAsia="Calibri" w:hAnsi="Calibri" w:cs="Calibri"/>
            <w:color w:val="1D2028"/>
            <w:sz w:val="24"/>
            <w:szCs w:val="24"/>
            <w:u w:color="1D2028"/>
            <w:shd w:val="clear" w:color="auto" w:fill="FFFFFF"/>
          </w:rPr>
          <w:t xml:space="preserve"> can use in other page </w:t>
        </w:r>
        <w:del w:id="408" w:author="Ass.Prof Supitchaya Khemthong" w:date="2018-07-16T05:56:00Z">
          <w:r w:rsidRPr="00645405">
            <w:rPr>
              <w:rFonts w:ascii="Calibri" w:eastAsia="Calibri" w:hAnsi="Calibri" w:cs="Calibri"/>
              <w:color w:val="1D2028"/>
              <w:sz w:val="24"/>
              <w:szCs w:val="24"/>
              <w:u w:color="1D2028"/>
              <w:shd w:val="clear" w:color="auto" w:fill="FFFFFF"/>
            </w:rPr>
            <w:delText>at</w:delText>
          </w:r>
        </w:del>
      </w:ins>
      <w:ins w:id="409" w:author="Ass.Prof Supitchaya Khemthong" w:date="2018-07-16T05:56:00Z">
        <w:r w:rsidRPr="00645405">
          <w:rPr>
            <w:rFonts w:ascii="Calibri" w:eastAsia="Calibri" w:hAnsi="Calibri" w:cs="Calibri"/>
            <w:color w:val="1D2028"/>
            <w:sz w:val="24"/>
            <w:szCs w:val="24"/>
            <w:u w:color="1D2028"/>
            <w:shd w:val="clear" w:color="auto" w:fill="FFFFFF"/>
          </w:rPr>
          <w:t>on</w:t>
        </w:r>
      </w:ins>
      <w:ins w:id="410" w:author="arnoldsandjaja@gmail.com" w:date="2018-06-30T06:22:00Z">
        <w:r w:rsidRPr="00645405">
          <w:rPr>
            <w:rFonts w:ascii="Calibri" w:eastAsia="Calibri" w:hAnsi="Calibri" w:cs="Calibri"/>
            <w:color w:val="1D2028"/>
            <w:sz w:val="24"/>
            <w:szCs w:val="24"/>
            <w:u w:color="1D2028"/>
            <w:shd w:val="clear" w:color="auto" w:fill="FFFFFF"/>
          </w:rPr>
          <w:t xml:space="preserve"> your demand</w:t>
        </w:r>
        <w:r w:rsidRPr="00645405">
          <w:rPr>
            <w:rFonts w:ascii="Calibri" w:eastAsia="Calibri" w:hAnsi="Calibri" w:cs="Angsana New"/>
            <w:color w:val="1D2028"/>
            <w:sz w:val="24"/>
            <w:szCs w:val="24"/>
            <w:u w:color="1D2028"/>
            <w:shd w:val="clear" w:color="auto" w:fill="FFFFFF"/>
            <w:cs/>
          </w:rPr>
          <w:t>.</w:t>
        </w:r>
      </w:ins>
    </w:p>
    <w:p w:rsidR="00140D6B" w:rsidRPr="00645405" w:rsidRDefault="00FB003A">
      <w:pPr>
        <w:pStyle w:val="Body"/>
        <w:rPr>
          <w:ins w:id="411" w:author="arnoldsandjaja@gmail.com" w:date="2018-06-29T23:34:00Z"/>
          <w:rFonts w:ascii="Calibri" w:eastAsia="Calibri" w:hAnsi="Calibri" w:cs="Calibri"/>
        </w:rPr>
      </w:pPr>
      <w:ins w:id="412" w:author="arnoldsandjaja@gmail.com" w:date="2018-06-30T06:22:00Z">
        <w:r w:rsidRPr="006C22CE">
          <w:rPr>
            <w:rFonts w:ascii="Calibri" w:eastAsia="Calibri" w:hAnsi="Calibri" w:cs="Calibri"/>
            <w:b/>
            <w:bCs/>
          </w:rPr>
          <w:t>ICC Profile</w:t>
        </w:r>
        <w:r w:rsidRPr="00645405">
          <w:rPr>
            <w:rFonts w:ascii="Calibri" w:eastAsia="Calibri" w:hAnsi="Calibri" w:cs="Calibri"/>
          </w:rPr>
          <w:tab/>
        </w:r>
        <w:r w:rsidRPr="00645405">
          <w:rPr>
            <w:rFonts w:ascii="Calibri" w:eastAsia="Calibri" w:hAnsi="Calibri" w:cs="Calibri"/>
          </w:rPr>
          <w:tab/>
        </w:r>
        <w:r w:rsidRPr="00645405">
          <w:rPr>
            <w:rFonts w:ascii="Calibri" w:eastAsia="Calibri" w:hAnsi="Calibri" w:cs="Calibri"/>
          </w:rPr>
          <w:tab/>
        </w:r>
        <w:r w:rsidRPr="00645405">
          <w:rPr>
            <w:rFonts w:ascii="Calibri" w:eastAsia="Calibri" w:hAnsi="Calibri" w:cs="Angsana New"/>
            <w:cs/>
          </w:rPr>
          <w:t>:</w:t>
        </w:r>
      </w:ins>
      <w:ins w:id="413" w:author="Ass.Prof Supitchaya Khemthong" w:date="2018-07-15T13:56:00Z">
        <w:r w:rsidRPr="00645405">
          <w:rPr>
            <w:rFonts w:ascii="Calibri" w:eastAsia="Calibri" w:hAnsi="Calibri" w:cs="Angsana New"/>
            <w:cs/>
          </w:rPr>
          <w:t xml:space="preserve"> </w:t>
        </w:r>
      </w:ins>
      <w:ins w:id="414" w:author="arnoldsandjaja@gmail.com" w:date="2018-06-29T23:34:00Z">
        <w:r w:rsidRPr="00645405">
          <w:rPr>
            <w:rFonts w:ascii="Calibri" w:eastAsia="Calibri" w:hAnsi="Calibri" w:cs="Calibri"/>
          </w:rPr>
          <w:t xml:space="preserve">Coated FOGRA39 </w:t>
        </w:r>
        <w:r w:rsidRPr="00645405">
          <w:rPr>
            <w:rFonts w:ascii="Calibri" w:eastAsia="Calibri" w:hAnsi="Calibri" w:cs="Angsana New"/>
            <w:cs/>
          </w:rPr>
          <w:t>(</w:t>
        </w:r>
        <w:r w:rsidRPr="00645405">
          <w:rPr>
            <w:rFonts w:ascii="Calibri" w:eastAsia="Calibri" w:hAnsi="Calibri" w:cs="Calibri"/>
          </w:rPr>
          <w:t>ISO 12647</w:t>
        </w:r>
        <w:r w:rsidRPr="00645405">
          <w:rPr>
            <w:rFonts w:ascii="Calibri" w:eastAsia="Calibri" w:hAnsi="Calibri" w:cs="Angsana New"/>
            <w:cs/>
          </w:rPr>
          <w:t>-</w:t>
        </w:r>
        <w:r w:rsidRPr="00645405">
          <w:rPr>
            <w:rFonts w:ascii="Calibri" w:eastAsia="Calibri" w:hAnsi="Calibri" w:cs="Calibri"/>
          </w:rPr>
          <w:t>2</w:t>
        </w:r>
        <w:r w:rsidRPr="00645405">
          <w:rPr>
            <w:rFonts w:ascii="Calibri" w:eastAsia="Calibri" w:hAnsi="Calibri" w:cs="Angsana New"/>
            <w:cs/>
          </w:rPr>
          <w:t>:</w:t>
        </w:r>
        <w:r w:rsidRPr="00645405">
          <w:rPr>
            <w:rFonts w:ascii="Calibri" w:eastAsia="Calibri" w:hAnsi="Calibri" w:cs="Calibri"/>
          </w:rPr>
          <w:t>2004</w:t>
        </w:r>
        <w:r w:rsidRPr="00645405">
          <w:rPr>
            <w:rFonts w:ascii="Calibri" w:eastAsia="Calibri" w:hAnsi="Calibri" w:cs="Angsana New"/>
            <w:cs/>
          </w:rPr>
          <w:t>)</w:t>
        </w:r>
      </w:ins>
    </w:p>
    <w:p w:rsidR="00140D6B" w:rsidRPr="006C22CE" w:rsidRDefault="00FB003A">
      <w:pPr>
        <w:pStyle w:val="Default"/>
        <w:rPr>
          <w:del w:id="415" w:author="arnoldsandjaja@gmail.com" w:date="2018-06-29T23:26:00Z"/>
          <w:rFonts w:ascii="Calibri" w:eastAsia="Calibri" w:hAnsi="Calibri" w:cs="Calibri"/>
          <w:b/>
          <w:bCs/>
          <w:color w:val="1D2028"/>
          <w:sz w:val="24"/>
          <w:szCs w:val="24"/>
          <w:u w:color="1D2028"/>
          <w:shd w:val="clear" w:color="auto" w:fill="FFFFFF"/>
        </w:rPr>
      </w:pPr>
      <w:ins w:id="416" w:author="arnoldsandjaja@gmail.com" w:date="2018-06-29T23:34:00Z">
        <w:r w:rsidRPr="006C22CE">
          <w:rPr>
            <w:rFonts w:ascii="Calibri" w:eastAsia="Calibri" w:hAnsi="Calibri" w:cs="Calibri"/>
            <w:b/>
            <w:bCs/>
            <w:color w:val="1D2028"/>
            <w:sz w:val="24"/>
            <w:szCs w:val="24"/>
            <w:u w:color="1D2028"/>
            <w:shd w:val="clear" w:color="auto" w:fill="FFFFFF"/>
          </w:rPr>
          <w:t>Image resolution</w:t>
        </w:r>
      </w:ins>
    </w:p>
    <w:p w:rsidR="00140D6B" w:rsidRPr="00645405" w:rsidRDefault="00FB003A">
      <w:pPr>
        <w:pStyle w:val="Default"/>
        <w:tabs>
          <w:tab w:val="left" w:pos="1764"/>
        </w:tabs>
        <w:rPr>
          <w:ins w:id="417" w:author="arnoldsandjaja@gmail.com" w:date="2018-06-29T23:26:00Z"/>
          <w:rFonts w:ascii="Calibri" w:eastAsia="Calibri" w:hAnsi="Calibri" w:cs="Calibri"/>
          <w:color w:val="1D2028"/>
          <w:sz w:val="24"/>
          <w:szCs w:val="24"/>
          <w:u w:color="1D2028"/>
          <w:shd w:val="clear" w:color="auto" w:fill="FFFFFF"/>
        </w:rPr>
      </w:pPr>
      <w:ins w:id="418" w:author="arnoldsandjaja@gmail.com" w:date="2018-06-29T23:26:00Z">
        <w:r w:rsidRPr="006C22CE">
          <w:rPr>
            <w:rFonts w:ascii="Calibri" w:eastAsia="Calibri" w:hAnsi="Calibri" w:cs="Calibri"/>
            <w:b/>
            <w:bCs/>
            <w:color w:val="1D2028"/>
            <w:sz w:val="24"/>
            <w:szCs w:val="24"/>
            <w:u w:color="1D2028"/>
            <w:shd w:val="clear" w:color="auto" w:fill="FFFFFF"/>
          </w:rPr>
          <w:tab/>
        </w:r>
        <w:r w:rsidRPr="00645405">
          <w:rPr>
            <w:rFonts w:ascii="Calibri" w:eastAsia="Calibri" w:hAnsi="Calibri" w:cs="Calibri"/>
            <w:color w:val="1D2028"/>
            <w:sz w:val="24"/>
            <w:szCs w:val="24"/>
            <w:u w:color="1D2028"/>
            <w:shd w:val="clear" w:color="auto" w:fill="FFFFFF"/>
          </w:rPr>
          <w:tab/>
        </w:r>
        <w:r w:rsidRPr="00645405">
          <w:rPr>
            <w:rFonts w:ascii="Calibri" w:eastAsia="Calibri" w:hAnsi="Calibri" w:cs="Calibri"/>
            <w:color w:val="1D2028"/>
            <w:sz w:val="24"/>
            <w:szCs w:val="24"/>
            <w:u w:color="1D2028"/>
            <w:shd w:val="clear" w:color="auto" w:fill="FFFFFF"/>
          </w:rPr>
          <w:tab/>
        </w:r>
        <w:r w:rsidRPr="00645405">
          <w:rPr>
            <w:rFonts w:ascii="Calibri" w:eastAsia="Calibri" w:hAnsi="Calibri" w:cs="Angsana New"/>
            <w:color w:val="1D2028"/>
            <w:sz w:val="24"/>
            <w:szCs w:val="24"/>
            <w:u w:color="1D2028"/>
            <w:shd w:val="clear" w:color="auto" w:fill="FFFFFF"/>
            <w:cs/>
          </w:rPr>
          <w:t xml:space="preserve">: </w:t>
        </w:r>
        <w:r w:rsidRPr="00645405">
          <w:rPr>
            <w:rFonts w:ascii="Calibri" w:eastAsia="Calibri" w:hAnsi="Calibri" w:cs="Calibri"/>
            <w:color w:val="1D2028"/>
            <w:sz w:val="24"/>
            <w:szCs w:val="24"/>
            <w:u w:color="1D2028"/>
            <w:shd w:val="clear" w:color="auto" w:fill="FFFFFF"/>
          </w:rPr>
          <w:t>280</w:t>
        </w:r>
        <w:r w:rsidRPr="00645405">
          <w:rPr>
            <w:rFonts w:ascii="Calibri" w:eastAsia="Calibri" w:hAnsi="Calibri" w:cs="Angsana New"/>
            <w:color w:val="1D2028"/>
            <w:sz w:val="24"/>
            <w:szCs w:val="24"/>
            <w:u w:color="1D2028"/>
            <w:shd w:val="clear" w:color="auto" w:fill="FFFFFF"/>
            <w:cs/>
          </w:rPr>
          <w:t>-</w:t>
        </w:r>
        <w:r w:rsidRPr="00645405">
          <w:rPr>
            <w:rFonts w:ascii="Calibri" w:eastAsia="Calibri" w:hAnsi="Calibri" w:cs="Calibri"/>
            <w:color w:val="1D2028"/>
            <w:sz w:val="24"/>
            <w:szCs w:val="24"/>
            <w:u w:color="1D2028"/>
            <w:shd w:val="clear" w:color="auto" w:fill="FFFFFF"/>
          </w:rPr>
          <w:t>300 PPI at 100</w:t>
        </w:r>
        <w:r w:rsidRPr="00645405">
          <w:rPr>
            <w:rFonts w:ascii="Calibri" w:eastAsia="Calibri" w:hAnsi="Calibri" w:cs="Angsana New"/>
            <w:color w:val="1D2028"/>
            <w:sz w:val="24"/>
            <w:szCs w:val="24"/>
            <w:u w:color="1D2028"/>
            <w:shd w:val="clear" w:color="auto" w:fill="FFFFFF"/>
            <w:cs/>
          </w:rPr>
          <w:t>%</w:t>
        </w:r>
        <w:r w:rsidRPr="00645405">
          <w:rPr>
            <w:rFonts w:ascii="Calibri" w:hAnsi="Calibri" w:cs="Angsana New"/>
            <w:color w:val="1D2028"/>
            <w:sz w:val="24"/>
            <w:szCs w:val="24"/>
            <w:u w:color="1D2028"/>
            <w:shd w:val="clear" w:color="auto" w:fill="FFFFFF"/>
            <w:rtl/>
            <w:cs/>
            <w:lang w:val="ar-SA"/>
          </w:rPr>
          <w:t xml:space="preserve"> </w:t>
        </w:r>
        <w:r w:rsidRPr="00645405">
          <w:rPr>
            <w:rFonts w:ascii="Calibri" w:eastAsia="Calibri" w:hAnsi="Calibri" w:cs="Calibri"/>
            <w:color w:val="1D2028"/>
            <w:sz w:val="24"/>
            <w:szCs w:val="24"/>
            <w:u w:color="1D2028"/>
            <w:shd w:val="clear" w:color="auto" w:fill="FFFFFF"/>
          </w:rPr>
          <w:t>in InDesign</w:t>
        </w:r>
      </w:ins>
    </w:p>
    <w:p w:rsidR="00140D6B" w:rsidRPr="00645405" w:rsidRDefault="00FB003A">
      <w:pPr>
        <w:pStyle w:val="Default"/>
        <w:rPr>
          <w:ins w:id="419" w:author="arnoldsandjaja@gmail.com" w:date="2018-06-29T23:26:00Z"/>
          <w:rFonts w:ascii="Calibri" w:eastAsia="Calibri" w:hAnsi="Calibri" w:cs="Calibri"/>
          <w:color w:val="1D2028"/>
          <w:sz w:val="24"/>
          <w:szCs w:val="24"/>
          <w:u w:color="1D2028"/>
          <w:shd w:val="clear" w:color="auto" w:fill="FFFFFF"/>
        </w:rPr>
      </w:pPr>
      <w:ins w:id="420" w:author="arnoldsandjaja@gmail.com" w:date="2018-06-29T23:26:00Z">
        <w:r w:rsidRPr="006C22CE">
          <w:rPr>
            <w:rFonts w:ascii="Calibri" w:eastAsia="Calibri" w:hAnsi="Calibri" w:cs="Calibri"/>
            <w:b/>
            <w:bCs/>
            <w:color w:val="1D2028"/>
            <w:sz w:val="24"/>
            <w:szCs w:val="24"/>
            <w:u w:color="1D2028"/>
            <w:shd w:val="clear" w:color="auto" w:fill="FFFFFF"/>
          </w:rPr>
          <w:t>Bitmap image resolution</w:t>
        </w:r>
        <w:r w:rsidRPr="00645405">
          <w:rPr>
            <w:rFonts w:ascii="Calibri" w:eastAsia="Calibri" w:hAnsi="Calibri" w:cs="Calibri"/>
            <w:color w:val="1D2028"/>
            <w:sz w:val="24"/>
            <w:szCs w:val="24"/>
            <w:u w:color="1D2028"/>
            <w:shd w:val="clear" w:color="auto" w:fill="FFFFFF"/>
          </w:rPr>
          <w:tab/>
        </w:r>
        <w:r w:rsidRPr="00645405">
          <w:rPr>
            <w:rFonts w:ascii="Calibri" w:eastAsia="Calibri" w:hAnsi="Calibri" w:cs="Angsana New"/>
            <w:color w:val="1D2028"/>
            <w:sz w:val="24"/>
            <w:szCs w:val="24"/>
            <w:u w:color="1D2028"/>
            <w:shd w:val="clear" w:color="auto" w:fill="FFFFFF"/>
            <w:cs/>
          </w:rPr>
          <w:t xml:space="preserve">: </w:t>
        </w:r>
        <w:r w:rsidRPr="00645405">
          <w:rPr>
            <w:rFonts w:ascii="Calibri" w:eastAsia="Calibri" w:hAnsi="Calibri" w:cs="Calibri"/>
            <w:color w:val="1D2028"/>
            <w:sz w:val="24"/>
            <w:szCs w:val="24"/>
            <w:u w:color="1D2028"/>
            <w:shd w:val="clear" w:color="auto" w:fill="FFFFFF"/>
          </w:rPr>
          <w:t>800</w:t>
        </w:r>
        <w:r w:rsidRPr="00645405">
          <w:rPr>
            <w:rFonts w:ascii="Calibri" w:eastAsia="Calibri" w:hAnsi="Calibri" w:cs="Angsana New"/>
            <w:color w:val="1D2028"/>
            <w:sz w:val="24"/>
            <w:szCs w:val="24"/>
            <w:u w:color="1D2028"/>
            <w:shd w:val="clear" w:color="auto" w:fill="FFFFFF"/>
            <w:cs/>
          </w:rPr>
          <w:t>-</w:t>
        </w:r>
        <w:r w:rsidRPr="00645405">
          <w:rPr>
            <w:rFonts w:ascii="Calibri" w:eastAsia="Calibri" w:hAnsi="Calibri" w:cs="Calibri"/>
            <w:color w:val="1D2028"/>
            <w:sz w:val="24"/>
            <w:szCs w:val="24"/>
            <w:u w:color="1D2028"/>
            <w:shd w:val="clear" w:color="auto" w:fill="FFFFFF"/>
          </w:rPr>
          <w:t>1200 PPI 100</w:t>
        </w:r>
        <w:r w:rsidRPr="00645405">
          <w:rPr>
            <w:rFonts w:ascii="Calibri" w:eastAsia="Calibri" w:hAnsi="Calibri" w:cs="Angsana New"/>
            <w:color w:val="1D2028"/>
            <w:sz w:val="24"/>
            <w:szCs w:val="24"/>
            <w:u w:color="1D2028"/>
            <w:shd w:val="clear" w:color="auto" w:fill="FFFFFF"/>
            <w:cs/>
          </w:rPr>
          <w:t xml:space="preserve">% </w:t>
        </w:r>
        <w:r w:rsidRPr="00645405">
          <w:rPr>
            <w:rFonts w:ascii="Calibri" w:eastAsia="Calibri" w:hAnsi="Calibri" w:cs="Calibri"/>
            <w:color w:val="1D2028"/>
            <w:sz w:val="24"/>
            <w:szCs w:val="24"/>
            <w:u w:color="1D2028"/>
            <w:shd w:val="clear" w:color="auto" w:fill="FFFFFF"/>
          </w:rPr>
          <w:t>in InDesign</w:t>
        </w:r>
      </w:ins>
    </w:p>
    <w:p w:rsidR="00140D6B" w:rsidRPr="00645405" w:rsidRDefault="00FB003A">
      <w:pPr>
        <w:pStyle w:val="Default"/>
        <w:tabs>
          <w:tab w:val="left" w:pos="2893"/>
        </w:tabs>
        <w:rPr>
          <w:ins w:id="421" w:author="arnoldsandjaja@gmail.com" w:date="2018-06-29T23:26:00Z"/>
          <w:del w:id="422" w:author="Ass.Prof Supitchaya Khemthong" w:date="2018-07-15T13:57:00Z"/>
          <w:rFonts w:ascii="Calibri" w:eastAsia="Calibri" w:hAnsi="Calibri" w:cs="Calibri"/>
          <w:color w:val="0075B9"/>
          <w:sz w:val="24"/>
          <w:szCs w:val="24"/>
          <w:u w:color="0075B9"/>
          <w:shd w:val="clear" w:color="auto" w:fill="FFFFFF"/>
        </w:rPr>
      </w:pPr>
      <w:ins w:id="423" w:author="arnoldsandjaja@gmail.com" w:date="2018-06-29T23:26:00Z">
        <w:r w:rsidRPr="006C22CE">
          <w:rPr>
            <w:rFonts w:ascii="Calibri" w:eastAsia="Calibri" w:hAnsi="Calibri" w:cs="Calibri"/>
            <w:b/>
            <w:bCs/>
            <w:color w:val="1D2028"/>
            <w:sz w:val="24"/>
            <w:szCs w:val="24"/>
            <w:u w:color="1D2028"/>
            <w:shd w:val="clear" w:color="auto" w:fill="FFFFFF"/>
          </w:rPr>
          <w:t>Naming</w:t>
        </w:r>
        <w:r w:rsidRPr="00645405">
          <w:rPr>
            <w:rFonts w:ascii="Calibri" w:eastAsia="Calibri" w:hAnsi="Calibri" w:cs="Calibri"/>
            <w:color w:val="0075B9"/>
            <w:sz w:val="24"/>
            <w:szCs w:val="24"/>
            <w:u w:color="0075B9"/>
            <w:shd w:val="clear" w:color="auto" w:fill="FFFFFF"/>
          </w:rPr>
          <w:tab/>
        </w:r>
      </w:ins>
      <w:r w:rsidR="006C22CE">
        <w:rPr>
          <w:rFonts w:ascii="Calibri" w:eastAsia="Calibri" w:hAnsi="Calibri" w:cs="Angsana New"/>
          <w:color w:val="0075B9"/>
          <w:sz w:val="24"/>
          <w:szCs w:val="24"/>
          <w:u w:color="0075B9"/>
          <w:shd w:val="clear" w:color="auto" w:fill="FFFFFF"/>
          <w:cs/>
        </w:rPr>
        <w:t xml:space="preserve">: </w:t>
      </w:r>
      <w:ins w:id="424" w:author="arnoldsandjaja@gmail.com" w:date="2018-06-29T23:26:00Z">
        <w:del w:id="425" w:author="Ass.Prof Supitchaya Khemthong" w:date="2018-07-15T13:57:00Z">
          <w:r w:rsidRPr="00645405">
            <w:rPr>
              <w:rFonts w:ascii="Calibri" w:eastAsia="Calibri" w:hAnsi="Calibri" w:cs="Calibri"/>
              <w:color w:val="0075B9"/>
              <w:sz w:val="24"/>
              <w:szCs w:val="24"/>
              <w:u w:color="0075B9"/>
              <w:shd w:val="clear" w:color="auto" w:fill="FFFFFF"/>
            </w:rPr>
            <w:delText>Note</w:delText>
          </w:r>
          <w:r w:rsidRPr="00645405">
            <w:rPr>
              <w:rFonts w:ascii="Calibri" w:eastAsia="Calibri" w:hAnsi="Calibri" w:cs="Angsana New"/>
              <w:color w:val="0075B9"/>
              <w:sz w:val="24"/>
              <w:szCs w:val="24"/>
              <w:u w:color="0075B9"/>
              <w:shd w:val="clear" w:color="auto" w:fill="FFFFFF"/>
              <w:cs/>
            </w:rPr>
            <w:delText xml:space="preserve">: </w:delText>
          </w:r>
          <w:r w:rsidRPr="00645405">
            <w:rPr>
              <w:rFonts w:ascii="Calibri" w:eastAsia="Calibri" w:hAnsi="Calibri" w:cs="Calibri"/>
              <w:color w:val="0075B9"/>
              <w:sz w:val="24"/>
              <w:szCs w:val="24"/>
              <w:u w:color="0075B9"/>
              <w:shd w:val="clear" w:color="auto" w:fill="FFFFFF"/>
            </w:rPr>
            <w:delText>YY represents your competitor number</w:delText>
          </w:r>
        </w:del>
      </w:ins>
    </w:p>
    <w:p w:rsidR="00140D6B" w:rsidRPr="00645405" w:rsidRDefault="00FB003A">
      <w:pPr>
        <w:pStyle w:val="Default"/>
        <w:tabs>
          <w:tab w:val="left" w:pos="2893"/>
        </w:tabs>
        <w:rPr>
          <w:ins w:id="426" w:author="arnoldsandjaja@gmail.com" w:date="2018-06-29T23:31:00Z"/>
          <w:rFonts w:ascii="Calibri" w:eastAsia="Calibri" w:hAnsi="Calibri" w:cs="Calibri"/>
          <w:color w:val="1D2028"/>
          <w:sz w:val="24"/>
          <w:szCs w:val="24"/>
          <w:u w:color="1D2028"/>
          <w:shd w:val="clear" w:color="auto" w:fill="FFFFFF"/>
        </w:rPr>
      </w:pPr>
      <w:ins w:id="427" w:author="arnoldsandjaja@gmail.com" w:date="2018-06-29T23:26:00Z">
        <w:del w:id="428" w:author="Ass.Prof Supitchaya Khemthong" w:date="2018-07-15T13:57:00Z">
          <w:r w:rsidRPr="00645405">
            <w:rPr>
              <w:rFonts w:ascii="Calibri" w:eastAsia="Calibri" w:hAnsi="Calibri" w:cs="Calibri"/>
              <w:color w:val="FF0000"/>
              <w:sz w:val="24"/>
              <w:szCs w:val="24"/>
              <w:u w:color="FF0000"/>
              <w:shd w:val="clear" w:color="auto" w:fill="FFFFFF"/>
              <w:lang w:val="da-DK"/>
            </w:rPr>
            <w:tab/>
          </w:r>
          <w:r w:rsidRPr="00645405">
            <w:rPr>
              <w:rFonts w:ascii="Calibri" w:eastAsia="Calibri" w:hAnsi="Calibri" w:cs="Calibri"/>
              <w:color w:val="FF0000"/>
              <w:sz w:val="24"/>
              <w:szCs w:val="24"/>
              <w:u w:color="FF0000"/>
              <w:shd w:val="clear" w:color="auto" w:fill="FFFFFF"/>
              <w:lang w:val="da-DK"/>
            </w:rPr>
            <w:tab/>
          </w:r>
          <w:r w:rsidRPr="00645405">
            <w:rPr>
              <w:rFonts w:ascii="Calibri" w:eastAsia="Calibri" w:hAnsi="Calibri" w:cs="Calibri"/>
              <w:color w:val="FF0000"/>
              <w:sz w:val="24"/>
              <w:szCs w:val="24"/>
              <w:u w:color="FF0000"/>
              <w:shd w:val="clear" w:color="auto" w:fill="FFFFFF"/>
              <w:lang w:val="da-DK"/>
            </w:rPr>
            <w:tab/>
          </w:r>
          <w:r w:rsidRPr="00645405">
            <w:rPr>
              <w:rFonts w:ascii="Calibri" w:eastAsia="Calibri" w:hAnsi="Calibri" w:cs="Calibri"/>
              <w:color w:val="FF0000"/>
              <w:sz w:val="24"/>
              <w:szCs w:val="24"/>
              <w:u w:color="FF0000"/>
              <w:shd w:val="clear" w:color="auto" w:fill="FFFFFF"/>
              <w:lang w:val="da-DK"/>
            </w:rPr>
            <w:tab/>
          </w:r>
        </w:del>
        <w:r w:rsidRPr="00645405">
          <w:rPr>
            <w:rFonts w:ascii="Calibri" w:eastAsia="Calibri" w:hAnsi="Calibri" w:cs="Calibri"/>
            <w:color w:val="1D2028"/>
            <w:sz w:val="24"/>
            <w:szCs w:val="24"/>
            <w:u w:color="1D2028"/>
            <w:shd w:val="clear" w:color="auto" w:fill="FFFFFF"/>
          </w:rPr>
          <w:t>YY_BAB_Style_Guide</w:t>
        </w:r>
      </w:ins>
      <w:ins w:id="429" w:author="Ass.Prof Supitchaya Khemthong" w:date="2018-07-15T14:00:00Z">
        <w:r w:rsidRPr="00645405">
          <w:rPr>
            <w:rFonts w:ascii="Calibri" w:eastAsia="Calibri" w:hAnsi="Calibri" w:cs="Angsana New"/>
            <w:color w:val="1D2028"/>
            <w:sz w:val="24"/>
            <w:szCs w:val="24"/>
            <w:u w:color="1D2028"/>
            <w:shd w:val="clear" w:color="auto" w:fill="FFFFFF"/>
            <w:cs/>
          </w:rPr>
          <w:t>.</w:t>
        </w:r>
      </w:ins>
      <w:ins w:id="430" w:author="arnoldsandjaja@gmail.com" w:date="2018-06-29T23:31:00Z">
        <w:del w:id="431" w:author="Ass.Prof Supitchaya Khemthong" w:date="2018-07-15T14:00:00Z">
          <w:r w:rsidRPr="00645405">
            <w:rPr>
              <w:rFonts w:ascii="Calibri" w:eastAsia="Calibri" w:hAnsi="Calibri" w:cs="Angsana New"/>
              <w:color w:val="1D2028"/>
              <w:sz w:val="24"/>
              <w:szCs w:val="24"/>
              <w:u w:color="1D2028"/>
              <w:shd w:val="clear" w:color="auto" w:fill="FFFFFF"/>
              <w:cs/>
            </w:rPr>
            <w:delText xml:space="preserve"> </w:delText>
          </w:r>
        </w:del>
        <w:r w:rsidRPr="00645405">
          <w:rPr>
            <w:rFonts w:ascii="Calibri" w:eastAsia="Calibri" w:hAnsi="Calibri" w:cs="Calibri"/>
            <w:color w:val="1D2028"/>
            <w:sz w:val="24"/>
            <w:szCs w:val="24"/>
            <w:u w:color="1D2028"/>
            <w:shd w:val="clear" w:color="auto" w:fill="FFFFFF"/>
          </w:rPr>
          <w:t>indd</w:t>
        </w:r>
      </w:ins>
    </w:p>
    <w:p w:rsidR="00140D6B" w:rsidRPr="00645405" w:rsidRDefault="006C22CE">
      <w:pPr>
        <w:pStyle w:val="Default"/>
        <w:ind w:left="2160" w:firstLine="720"/>
        <w:rPr>
          <w:del w:id="432" w:author="Ass.Prof Supitchaya Khemthong" w:date="2018-07-15T13:58:00Z"/>
          <w:rFonts w:ascii="Calibri" w:eastAsia="Calibri" w:hAnsi="Calibri" w:cs="Calibri"/>
          <w:color w:val="0075B9"/>
          <w:sz w:val="24"/>
          <w:szCs w:val="24"/>
          <w:u w:color="0075B9"/>
          <w:shd w:val="clear" w:color="auto" w:fill="FFFFFF"/>
        </w:rPr>
      </w:pPr>
      <w:r>
        <w:rPr>
          <w:rFonts w:ascii="Calibri" w:eastAsia="Calibri" w:hAnsi="Calibri" w:cs="Angsana New"/>
          <w:color w:val="1D2028"/>
          <w:sz w:val="24"/>
          <w:szCs w:val="24"/>
          <w:u w:color="1D2028"/>
          <w:shd w:val="clear" w:color="auto" w:fill="FFFFFF"/>
          <w:cs/>
        </w:rPr>
        <w:lastRenderedPageBreak/>
        <w:t xml:space="preserve">: </w:t>
      </w:r>
      <w:ins w:id="433" w:author="arnoldsandjaja@gmail.com" w:date="2018-06-29T23:31:00Z">
        <w:r w:rsidR="00FB003A" w:rsidRPr="00645405">
          <w:rPr>
            <w:rFonts w:ascii="Calibri" w:eastAsia="Calibri" w:hAnsi="Calibri" w:cs="Calibri"/>
            <w:color w:val="1D2028"/>
            <w:sz w:val="24"/>
            <w:szCs w:val="24"/>
            <w:u w:color="1D2028"/>
            <w:shd w:val="clear" w:color="auto" w:fill="FFFFFF"/>
          </w:rPr>
          <w:t>YY_BAB_Style_Guide</w:t>
        </w:r>
      </w:ins>
      <w:ins w:id="434" w:author="Ass.Prof Supitchaya Khemthong" w:date="2018-07-15T14:00:00Z">
        <w:r w:rsidR="00FB003A" w:rsidRPr="00645405">
          <w:rPr>
            <w:rFonts w:ascii="Calibri" w:eastAsia="Calibri" w:hAnsi="Calibri" w:cs="Angsana New"/>
            <w:color w:val="1D2028"/>
            <w:sz w:val="24"/>
            <w:szCs w:val="24"/>
            <w:u w:color="1D2028"/>
            <w:shd w:val="clear" w:color="auto" w:fill="FFFFFF"/>
            <w:cs/>
          </w:rPr>
          <w:t>.</w:t>
        </w:r>
      </w:ins>
      <w:ins w:id="435" w:author="arnoldsandjaja@gmail.com" w:date="2018-06-29T23:31:00Z">
        <w:del w:id="436" w:author="Ass.Prof Supitchaya Khemthong" w:date="2018-07-15T14:00:00Z">
          <w:r w:rsidR="00FB003A" w:rsidRPr="00645405">
            <w:rPr>
              <w:rFonts w:ascii="Calibri" w:eastAsia="Calibri" w:hAnsi="Calibri" w:cs="Angsana New"/>
              <w:color w:val="1D2028"/>
              <w:sz w:val="24"/>
              <w:szCs w:val="24"/>
              <w:u w:color="1D2028"/>
              <w:shd w:val="clear" w:color="auto" w:fill="FFFFFF"/>
              <w:cs/>
            </w:rPr>
            <w:delText xml:space="preserve"> </w:delText>
          </w:r>
        </w:del>
        <w:r w:rsidR="00FB003A" w:rsidRPr="00645405">
          <w:rPr>
            <w:rFonts w:ascii="Calibri" w:eastAsia="Calibri" w:hAnsi="Calibri" w:cs="Calibri"/>
            <w:color w:val="1D2028"/>
            <w:sz w:val="24"/>
            <w:szCs w:val="24"/>
            <w:u w:color="1D2028"/>
            <w:shd w:val="clear" w:color="auto" w:fill="FFFFFF"/>
          </w:rPr>
          <w:t xml:space="preserve">pdf </w:t>
        </w:r>
      </w:ins>
    </w:p>
    <w:p w:rsidR="00140D6B" w:rsidRPr="00645405" w:rsidRDefault="00140D6B">
      <w:pPr>
        <w:pStyle w:val="Default"/>
        <w:ind w:left="2160" w:firstLine="720"/>
        <w:rPr>
          <w:ins w:id="437" w:author="Ass.Prof Supitchaya Khemthong" w:date="2018-07-15T13:58:00Z"/>
          <w:rFonts w:ascii="Calibri" w:eastAsia="Calibri" w:hAnsi="Calibri" w:cs="Calibri"/>
          <w:color w:val="1D2028"/>
          <w:sz w:val="24"/>
          <w:szCs w:val="24"/>
          <w:u w:color="1D2028"/>
          <w:shd w:val="clear" w:color="auto" w:fill="FFFFFF"/>
        </w:rPr>
      </w:pPr>
    </w:p>
    <w:p w:rsidR="00140D6B" w:rsidRPr="00645405" w:rsidRDefault="000B2D9E">
      <w:pPr>
        <w:pStyle w:val="Default"/>
        <w:ind w:left="2160" w:firstLine="720"/>
        <w:rPr>
          <w:rFonts w:ascii="Calibri" w:eastAsia="Calibri" w:hAnsi="Calibri" w:cs="Calibri"/>
          <w:color w:val="1D2028"/>
          <w:sz w:val="24"/>
          <w:szCs w:val="24"/>
          <w:u w:color="1D2028"/>
          <w:shd w:val="clear" w:color="auto" w:fill="FFFFFF"/>
        </w:rPr>
      </w:pPr>
      <w:r>
        <w:rPr>
          <w:rFonts w:ascii="Calibri" w:eastAsia="Calibri" w:hAnsi="Calibri" w:cstheme="minorBidi" w:hint="cs"/>
          <w:sz w:val="24"/>
          <w:szCs w:val="24"/>
          <w:shd w:val="clear" w:color="auto" w:fill="FFFFFF"/>
          <w:cs/>
        </w:rPr>
        <w:t xml:space="preserve">  </w:t>
      </w:r>
      <w:ins w:id="438" w:author="Ass.Prof Supitchaya Khemthong" w:date="2018-07-15T13:58:00Z">
        <w:r w:rsidR="00FB003A" w:rsidRPr="00645405">
          <w:rPr>
            <w:rFonts w:ascii="Calibri" w:eastAsia="Calibri" w:hAnsi="Calibri" w:cs="Angsana New"/>
            <w:sz w:val="24"/>
            <w:szCs w:val="24"/>
            <w:shd w:val="clear" w:color="auto" w:fill="FFFFFF"/>
            <w:cs/>
          </w:rPr>
          <w:t>(</w:t>
        </w:r>
        <w:r w:rsidR="00FB003A" w:rsidRPr="00645405">
          <w:rPr>
            <w:rFonts w:ascii="Calibri" w:eastAsia="Calibri" w:hAnsi="Calibri" w:cs="Calibri"/>
            <w:sz w:val="24"/>
            <w:szCs w:val="24"/>
            <w:shd w:val="clear" w:color="auto" w:fill="FFFFFF"/>
          </w:rPr>
          <w:t>Note</w:t>
        </w:r>
        <w:r w:rsidR="00FB003A" w:rsidRPr="00645405">
          <w:rPr>
            <w:rFonts w:ascii="Calibri" w:eastAsia="Calibri" w:hAnsi="Calibri" w:cs="Angsana New"/>
            <w:sz w:val="24"/>
            <w:szCs w:val="24"/>
            <w:shd w:val="clear" w:color="auto" w:fill="FFFFFF"/>
            <w:cs/>
          </w:rPr>
          <w:t xml:space="preserve">: </w:t>
        </w:r>
        <w:r w:rsidR="00FB003A" w:rsidRPr="00645405">
          <w:rPr>
            <w:rFonts w:ascii="Calibri" w:eastAsia="Calibri" w:hAnsi="Calibri" w:cs="Calibri"/>
            <w:sz w:val="24"/>
            <w:szCs w:val="24"/>
            <w:shd w:val="clear" w:color="auto" w:fill="FFFFFF"/>
          </w:rPr>
          <w:t>YY represents your competitor number</w:t>
        </w:r>
        <w:r w:rsidR="00FB003A" w:rsidRPr="00645405">
          <w:rPr>
            <w:rFonts w:ascii="Calibri" w:eastAsia="Calibri" w:hAnsi="Calibri" w:cs="Angsana New"/>
            <w:sz w:val="24"/>
            <w:szCs w:val="24"/>
            <w:shd w:val="clear" w:color="auto" w:fill="FFFFFF"/>
            <w:cs/>
          </w:rPr>
          <w:t>)</w:t>
        </w:r>
      </w:ins>
    </w:p>
    <w:p w:rsidR="006C22CE" w:rsidRDefault="006C22CE">
      <w:pPr>
        <w:pStyle w:val="Default"/>
        <w:rPr>
          <w:rFonts w:ascii="Calibri" w:eastAsia="Calibri" w:hAnsi="Calibri" w:cs="Calibri"/>
          <w:color w:val="1D2028"/>
          <w:u w:color="1D2028"/>
          <w:shd w:val="clear" w:color="auto" w:fill="FFFFFF"/>
        </w:rPr>
      </w:pPr>
    </w:p>
    <w:p w:rsidR="00140D6B" w:rsidRPr="005B7277" w:rsidRDefault="00FB003A">
      <w:pPr>
        <w:pStyle w:val="Default"/>
        <w:rPr>
          <w:del w:id="439" w:author="arnoldsandjaja@gmail.com" w:date="2018-06-29T23:31:00Z"/>
          <w:rFonts w:ascii="Calibri" w:eastAsia="Calibri" w:hAnsi="Calibri" w:cs="Calibri"/>
          <w:color w:val="1D2028"/>
          <w:sz w:val="24"/>
          <w:szCs w:val="24"/>
          <w:u w:color="1D2028"/>
          <w:shd w:val="clear" w:color="auto" w:fill="FFFFFF"/>
        </w:rPr>
      </w:pPr>
      <w:del w:id="440" w:author="arnoldsandjaja@gmail.com" w:date="2018-06-29T23:31:00Z">
        <w:r w:rsidRPr="005B7277">
          <w:rPr>
            <w:rFonts w:ascii="Calibri" w:eastAsia="Calibri" w:hAnsi="Calibri" w:cs="Calibri"/>
            <w:color w:val="1D2028"/>
            <w:u w:color="1D2028"/>
            <w:shd w:val="clear" w:color="auto" w:fill="FFFFFF"/>
          </w:rPr>
          <w:delText>Naming</w:delText>
        </w:r>
        <w:r w:rsidRPr="005B7277">
          <w:rPr>
            <w:rFonts w:ascii="Calibri" w:eastAsia="Calibri" w:hAnsi="Calibri" w:cs="Angsana New"/>
            <w:color w:val="1D2028"/>
            <w:u w:color="1D2028"/>
            <w:shd w:val="clear" w:color="auto" w:fill="FFFFFF"/>
            <w:cs/>
          </w:rPr>
          <w:delText>:</w:delText>
        </w:r>
      </w:del>
    </w:p>
    <w:p w:rsidR="00140D6B" w:rsidRPr="005B7277" w:rsidRDefault="00FB003A">
      <w:pPr>
        <w:pStyle w:val="Default"/>
        <w:rPr>
          <w:del w:id="441" w:author="arnoldsandjaja@gmail.com" w:date="2018-06-29T23:31:00Z"/>
          <w:rFonts w:ascii="Calibri" w:eastAsia="Calibri" w:hAnsi="Calibri" w:cs="Calibri"/>
          <w:color w:val="1D2028"/>
          <w:sz w:val="24"/>
          <w:szCs w:val="24"/>
          <w:u w:color="1D2028"/>
          <w:shd w:val="clear" w:color="auto" w:fill="FFFFFF"/>
        </w:rPr>
      </w:pPr>
      <w:del w:id="442" w:author="arnoldsandjaja@gmail.com" w:date="2018-06-29T23:31:00Z">
        <w:r w:rsidRPr="005B7277">
          <w:rPr>
            <w:rFonts w:ascii="Calibri" w:eastAsia="Calibri" w:hAnsi="Calibri" w:cs="Calibri"/>
            <w:color w:val="1D2028"/>
            <w:u w:color="1D2028"/>
            <w:shd w:val="clear" w:color="auto" w:fill="FFFFFF"/>
          </w:rPr>
          <w:delText>YY_BAB_Style_Guide indd</w:delText>
        </w:r>
      </w:del>
    </w:p>
    <w:p w:rsidR="00140D6B" w:rsidRPr="005B7277" w:rsidRDefault="00FB003A">
      <w:pPr>
        <w:pStyle w:val="Default"/>
        <w:rPr>
          <w:del w:id="443" w:author="arnoldsandjaja@gmail.com" w:date="2018-06-29T23:31:00Z"/>
          <w:rFonts w:ascii="Calibri" w:eastAsia="Calibri" w:hAnsi="Calibri" w:cs="Calibri"/>
          <w:color w:val="1D2028"/>
          <w:sz w:val="24"/>
          <w:szCs w:val="24"/>
          <w:u w:color="1D2028"/>
          <w:shd w:val="clear" w:color="auto" w:fill="FFFFFF"/>
        </w:rPr>
      </w:pPr>
      <w:del w:id="444" w:author="arnoldsandjaja@gmail.com" w:date="2018-06-29T23:31:00Z">
        <w:r w:rsidRPr="005B7277">
          <w:rPr>
            <w:rFonts w:ascii="Calibri" w:eastAsia="Calibri" w:hAnsi="Calibri" w:cs="Calibri"/>
            <w:color w:val="1D2028"/>
            <w:u w:color="1D2028"/>
            <w:shd w:val="clear" w:color="auto" w:fill="FFFFFF"/>
          </w:rPr>
          <w:delText xml:space="preserve">YY_BAB_Style_Guide pdf </w:delText>
        </w:r>
      </w:del>
    </w:p>
    <w:p w:rsidR="00140D6B" w:rsidRPr="005B7277" w:rsidRDefault="00FB003A">
      <w:pPr>
        <w:pStyle w:val="Default"/>
        <w:rPr>
          <w:del w:id="445" w:author="arnoldsandjaja@gmail.com" w:date="2018-06-29T23:31:00Z"/>
          <w:rFonts w:ascii="Calibri" w:eastAsia="Calibri" w:hAnsi="Calibri" w:cs="Calibri"/>
          <w:color w:val="1D2028"/>
          <w:sz w:val="24"/>
          <w:szCs w:val="24"/>
          <w:u w:color="1D2028"/>
          <w:shd w:val="clear" w:color="auto" w:fill="FFFFFF"/>
        </w:rPr>
      </w:pPr>
      <w:del w:id="446" w:author="arnoldsandjaja@gmail.com" w:date="2018-06-29T23:31:00Z">
        <w:r w:rsidRPr="005B7277">
          <w:rPr>
            <w:rFonts w:ascii="Calibri" w:eastAsia="Calibri" w:hAnsi="Calibri" w:cs="Angsana New"/>
            <w:color w:val="1D2028"/>
            <w:u w:color="1D2028"/>
            <w:shd w:val="clear" w:color="auto" w:fill="FFFFFF"/>
            <w:cs/>
          </w:rPr>
          <w:delText>(</w:delText>
        </w:r>
        <w:r w:rsidRPr="005B7277">
          <w:rPr>
            <w:rFonts w:ascii="Calibri" w:eastAsia="Calibri" w:hAnsi="Calibri" w:cs="Calibri"/>
            <w:color w:val="1D2028"/>
            <w:u w:color="1D2028"/>
            <w:shd w:val="clear" w:color="auto" w:fill="FFFFFF"/>
          </w:rPr>
          <w:delText>YY represents your competitor number</w:delText>
        </w:r>
        <w:r w:rsidRPr="005B7277">
          <w:rPr>
            <w:rFonts w:ascii="Calibri" w:eastAsia="Calibri" w:hAnsi="Calibri" w:cs="Angsana New"/>
            <w:color w:val="1D2028"/>
            <w:u w:color="1D2028"/>
            <w:shd w:val="clear" w:color="auto" w:fill="FFFFFF"/>
            <w:cs/>
          </w:rPr>
          <w:delText>)</w:delText>
        </w:r>
      </w:del>
    </w:p>
    <w:p w:rsidR="00140D6B" w:rsidRPr="005B7277" w:rsidRDefault="00140D6B">
      <w:pPr>
        <w:pStyle w:val="Default"/>
        <w:rPr>
          <w:rFonts w:ascii="Calibri" w:eastAsia="Calibri" w:hAnsi="Calibri" w:cs="Calibri"/>
          <w:color w:val="1D2028"/>
          <w:sz w:val="24"/>
          <w:szCs w:val="24"/>
          <w:u w:color="1D2028"/>
          <w:shd w:val="clear" w:color="auto" w:fill="FFFFFF"/>
        </w:rPr>
      </w:pPr>
    </w:p>
    <w:p w:rsidR="00140D6B" w:rsidRPr="001B339A" w:rsidRDefault="00FB003A" w:rsidP="001B339A">
      <w:pPr>
        <w:rPr>
          <w:rFonts w:ascii="Calibri" w:hAnsi="Calibri"/>
          <w:b/>
          <w:bCs/>
          <w:sz w:val="32"/>
          <w:szCs w:val="32"/>
        </w:rPr>
      </w:pPr>
      <w:r w:rsidRPr="001B339A">
        <w:rPr>
          <w:rFonts w:ascii="Calibri" w:hAnsi="Calibri"/>
          <w:b/>
          <w:bCs/>
          <w:sz w:val="32"/>
          <w:szCs w:val="32"/>
        </w:rPr>
        <w:t>You must deliver</w:t>
      </w:r>
      <w:del w:id="447" w:author="Ass.Prof Supitchaya Khemthong" w:date="2018-07-16T02:22:00Z">
        <w:r w:rsidRPr="001B339A">
          <w:rPr>
            <w:rFonts w:ascii="Calibri" w:hAnsi="Calibri" w:cs="Angsana New"/>
            <w:b/>
            <w:bCs/>
            <w:sz w:val="32"/>
            <w:szCs w:val="32"/>
            <w:cs/>
          </w:rPr>
          <w:delText>:</w:delText>
        </w:r>
      </w:del>
    </w:p>
    <w:p w:rsidR="00140D6B" w:rsidRPr="006C22CE" w:rsidRDefault="00FB003A" w:rsidP="00DB1464">
      <w:pPr>
        <w:pStyle w:val="Default"/>
        <w:numPr>
          <w:ilvl w:val="0"/>
          <w:numId w:val="15"/>
        </w:numPr>
        <w:rPr>
          <w:rFonts w:ascii="Calibri" w:eastAsia="Calibri" w:hAnsi="Calibri" w:cs="Calibri"/>
          <w:color w:val="FFFFFF"/>
        </w:rPr>
      </w:pPr>
      <w:ins w:id="448" w:author="Ass.Prof Supitchaya Khemthong" w:date="2018-07-15T14:06:00Z">
        <w:r w:rsidRPr="006C22CE">
          <w:rPr>
            <w:rFonts w:ascii="Calibri" w:eastAsia="Calibri" w:hAnsi="Calibri" w:cs="Calibri"/>
          </w:rPr>
          <w:t>Folder</w:t>
        </w:r>
      </w:ins>
      <w:ins w:id="449" w:author="arnoldsandjaja@gmail.com" w:date="2018-06-29T23:36:00Z">
        <w:del w:id="450" w:author="Ass.Prof Supitchaya Khemthong" w:date="2018-07-15T14:06:00Z">
          <w:r w:rsidRPr="006C22CE">
            <w:rPr>
              <w:rFonts w:ascii="Calibri" w:eastAsia="Calibri" w:hAnsi="Calibri" w:cs="Calibri"/>
            </w:rPr>
            <w:delText>Folders</w:delText>
          </w:r>
        </w:del>
        <w:r w:rsidRPr="006C22CE">
          <w:rPr>
            <w:rFonts w:ascii="Calibri" w:eastAsia="Calibri" w:hAnsi="Calibri" w:cs="Calibri"/>
          </w:rPr>
          <w:t xml:space="preserve"> as specified in </w:t>
        </w:r>
        <w:r w:rsidRPr="006C22CE">
          <w:rPr>
            <w:rFonts w:ascii="Calibri" w:eastAsia="Calibri" w:hAnsi="Calibri" w:cs="Angsana New"/>
            <w:b/>
            <w:bCs/>
            <w:cs/>
          </w:rPr>
          <w:t>“</w:t>
        </w:r>
        <w:r w:rsidRPr="006C22CE">
          <w:rPr>
            <w:rFonts w:ascii="Calibri" w:eastAsia="Calibri" w:hAnsi="Calibri" w:cs="Calibri"/>
            <w:b/>
            <w:bCs/>
          </w:rPr>
          <w:t>Instructions to the Competition</w:t>
        </w:r>
        <w:r w:rsidRPr="006C22CE">
          <w:rPr>
            <w:rFonts w:ascii="Calibri" w:eastAsia="Calibri" w:hAnsi="Calibri" w:cs="Angsana New"/>
            <w:b/>
            <w:bCs/>
            <w:cs/>
          </w:rPr>
          <w:t>”</w:t>
        </w:r>
        <w:r w:rsidRPr="006C22CE">
          <w:rPr>
            <w:rFonts w:ascii="Calibri" w:eastAsia="Calibri" w:hAnsi="Calibri" w:cs="Angsana New"/>
            <w:cs/>
          </w:rPr>
          <w:t xml:space="preserve"> </w:t>
        </w:r>
        <w:r w:rsidRPr="006C22CE">
          <w:rPr>
            <w:rFonts w:ascii="Calibri" w:eastAsia="Calibri" w:hAnsi="Calibri" w:cs="Calibri"/>
          </w:rPr>
          <w:t>on page 4</w:t>
        </w:r>
        <w:r w:rsidRPr="006C22CE">
          <w:rPr>
            <w:rFonts w:ascii="Calibri" w:eastAsia="Calibri" w:hAnsi="Calibri" w:cs="Angsana New"/>
            <w:cs/>
          </w:rPr>
          <w:t xml:space="preserve">. </w:t>
        </w:r>
        <w:r w:rsidRPr="006C22CE">
          <w:rPr>
            <w:rFonts w:ascii="Calibri" w:eastAsia="Calibri" w:hAnsi="Calibri" w:cs="Calibri"/>
            <w:b/>
            <w:bCs/>
          </w:rPr>
          <w:t>Only files from these folders will be assessed</w:t>
        </w:r>
        <w:r w:rsidRPr="006C22CE">
          <w:rPr>
            <w:rFonts w:ascii="Calibri" w:eastAsia="Calibri" w:hAnsi="Calibri" w:cs="Angsana New"/>
            <w:b/>
            <w:bCs/>
            <w:cs/>
          </w:rPr>
          <w:t>.</w:t>
        </w:r>
      </w:ins>
    </w:p>
    <w:p w:rsidR="006C22CE" w:rsidRPr="006C22CE" w:rsidRDefault="00645625" w:rsidP="00DB1464">
      <w:pPr>
        <w:pStyle w:val="aa"/>
        <w:numPr>
          <w:ilvl w:val="0"/>
          <w:numId w:val="23"/>
        </w:numPr>
        <w:spacing w:after="0"/>
        <w:rPr>
          <w:rFonts w:ascii="Calibri" w:eastAsia="Calibri" w:hAnsi="Calibri"/>
          <w:color w:val="000000"/>
          <w:sz w:val="24"/>
        </w:rPr>
      </w:pPr>
      <w:r>
        <w:rPr>
          <w:rFonts w:ascii="Calibri" w:eastAsia="Calibri" w:hAnsi="Calibri"/>
          <w:color w:val="000000"/>
          <w:sz w:val="24"/>
        </w:rPr>
        <w:t xml:space="preserve">1 </w:t>
      </w:r>
      <w:ins w:id="451" w:author="Ass.Prof Supitchaya Khemthong" w:date="2018-07-15T14:21:00Z">
        <w:r w:rsidR="00FB003A" w:rsidRPr="006C22CE">
          <w:rPr>
            <w:rFonts w:ascii="Calibri" w:eastAsia="Calibri" w:hAnsi="Calibri"/>
            <w:color w:val="000000"/>
            <w:sz w:val="24"/>
          </w:rPr>
          <w:t xml:space="preserve">InDesign file </w:t>
        </w:r>
        <w:r w:rsidR="00FB003A" w:rsidRPr="006C22CE">
          <w:rPr>
            <w:rFonts w:ascii="Calibri" w:eastAsia="Calibri" w:hAnsi="Calibri"/>
            <w:color w:val="000000"/>
            <w:sz w:val="24"/>
            <w:cs/>
          </w:rPr>
          <w:t>(</w:t>
        </w:r>
        <w:r w:rsidR="00FB003A" w:rsidRPr="006C22CE">
          <w:rPr>
            <w:rFonts w:ascii="Calibri" w:eastAsia="Calibri" w:hAnsi="Calibri"/>
            <w:color w:val="000000"/>
            <w:sz w:val="24"/>
          </w:rPr>
          <w:t xml:space="preserve">including </w:t>
        </w:r>
        <w:del w:id="452" w:author="arnoldsandjaja@gmail.com" w:date="2018-07-19T13:34:00Z">
          <w:r w:rsidR="00FB003A" w:rsidRPr="006C22CE">
            <w:rPr>
              <w:rFonts w:ascii="Calibri" w:eastAsia="Calibri" w:hAnsi="Calibri"/>
              <w:color w:val="000000"/>
              <w:sz w:val="24"/>
            </w:rPr>
            <w:delText xml:space="preserve">native files, </w:delText>
          </w:r>
        </w:del>
        <w:r w:rsidR="00FB003A" w:rsidRPr="006C22CE">
          <w:rPr>
            <w:rFonts w:ascii="Calibri" w:eastAsia="Calibri" w:hAnsi="Calibri"/>
            <w:color w:val="000000"/>
            <w:sz w:val="24"/>
          </w:rPr>
          <w:t>ICC profile, fonts and linked images</w:t>
        </w:r>
        <w:r w:rsidR="00FB003A" w:rsidRPr="006C22CE">
          <w:rPr>
            <w:rFonts w:ascii="Calibri" w:eastAsia="Calibri" w:hAnsi="Calibri"/>
            <w:color w:val="000000"/>
            <w:sz w:val="24"/>
            <w:cs/>
          </w:rPr>
          <w:t>).</w:t>
        </w:r>
      </w:ins>
    </w:p>
    <w:p w:rsidR="00645625" w:rsidRDefault="00FB003A" w:rsidP="00DB1464">
      <w:pPr>
        <w:pStyle w:val="aa"/>
        <w:numPr>
          <w:ilvl w:val="0"/>
          <w:numId w:val="23"/>
        </w:numPr>
        <w:spacing w:after="0"/>
        <w:rPr>
          <w:rFonts w:ascii="Calibri" w:hAnsi="Calibri"/>
          <w:sz w:val="24"/>
        </w:rPr>
      </w:pPr>
      <w:ins w:id="453" w:author="arnoldsandjaja@gmail.com" w:date="2018-06-29T23:36:00Z">
        <w:del w:id="454" w:author="Ass.Prof Supitchaya Khemthong" w:date="2018-07-15T14:01:00Z">
          <w:r w:rsidRPr="006C22CE">
            <w:rPr>
              <w:rFonts w:ascii="Calibri" w:eastAsia="Calibri" w:hAnsi="Calibri"/>
              <w:color w:val="000000"/>
              <w:sz w:val="24"/>
            </w:rPr>
            <w:delText xml:space="preserve">One final folder </w:delText>
          </w:r>
          <w:r w:rsidRPr="006C22CE">
            <w:rPr>
              <w:rFonts w:ascii="Calibri" w:eastAsia="Calibri" w:hAnsi="Calibri"/>
              <w:color w:val="000000"/>
              <w:sz w:val="24"/>
              <w:cs/>
            </w:rPr>
            <w:delText>(</w:delText>
          </w:r>
          <w:r w:rsidRPr="006C22CE">
            <w:rPr>
              <w:rFonts w:ascii="Calibri" w:eastAsia="Calibri" w:hAnsi="Calibri"/>
              <w:color w:val="000000"/>
              <w:sz w:val="24"/>
            </w:rPr>
            <w:delText>including native files, fonts, linked images, ICC profile</w:delText>
          </w:r>
          <w:r w:rsidRPr="006C22CE">
            <w:rPr>
              <w:rFonts w:ascii="Calibri" w:eastAsia="Calibri" w:hAnsi="Calibri"/>
              <w:color w:val="000000"/>
              <w:sz w:val="24"/>
              <w:cs/>
            </w:rPr>
            <w:delText>)</w:delText>
          </w:r>
        </w:del>
      </w:ins>
      <w:del w:id="455" w:author="Ass.Prof Supitchaya Khemthong" w:date="2018-07-15T14:01:00Z">
        <w:r w:rsidRPr="006C22CE">
          <w:rPr>
            <w:rFonts w:ascii="Calibri" w:eastAsia="Calibri" w:hAnsi="Calibri"/>
            <w:color w:val="FFFFFF"/>
            <w:sz w:val="24"/>
            <w:u w:color="FFFFFF"/>
            <w:shd w:val="clear" w:color="auto" w:fill="000000"/>
          </w:rPr>
          <w:delText>1 x double</w:delText>
        </w:r>
        <w:r w:rsidRPr="006C22CE">
          <w:rPr>
            <w:rFonts w:ascii="Calibri" w:eastAsia="Calibri" w:hAnsi="Calibri"/>
            <w:color w:val="FFFFFF"/>
            <w:sz w:val="24"/>
            <w:u w:color="FFFFFF"/>
            <w:shd w:val="clear" w:color="auto" w:fill="000000"/>
            <w:cs/>
          </w:rPr>
          <w:delText>-</w:delText>
        </w:r>
        <w:r w:rsidRPr="006C22CE">
          <w:rPr>
            <w:rFonts w:ascii="Calibri" w:eastAsia="Calibri" w:hAnsi="Calibri"/>
            <w:color w:val="FFFFFF"/>
            <w:sz w:val="24"/>
            <w:u w:color="FFFFFF"/>
            <w:shd w:val="clear" w:color="auto" w:fill="000000"/>
          </w:rPr>
          <w:delText>sided printout of the style guide printed on A4 landscape</w:delText>
        </w:r>
        <w:r w:rsidRPr="006C22CE">
          <w:rPr>
            <w:rFonts w:ascii="Calibri" w:eastAsia="Calibri" w:hAnsi="Calibri"/>
            <w:color w:val="FFFFFF"/>
            <w:sz w:val="24"/>
            <w:u w:color="FFFFFF"/>
            <w:shd w:val="clear" w:color="auto" w:fill="000000"/>
            <w:cs/>
          </w:rPr>
          <w:delText>.</w:delText>
        </w:r>
        <w:r w:rsidRPr="006C22CE">
          <w:rPr>
            <w:rFonts w:ascii="Calibri" w:eastAsia="Calibri" w:hAnsi="Calibri"/>
            <w:color w:val="FFFFFF"/>
            <w:sz w:val="24"/>
            <w:u w:color="FFFFFF"/>
            <w:shd w:val="clear" w:color="auto" w:fill="000000"/>
          </w:rPr>
          <w:br/>
        </w:r>
        <w:r w:rsidRPr="006C22CE">
          <w:rPr>
            <w:rFonts w:ascii="Calibri" w:eastAsia="Calibri" w:hAnsi="Calibri"/>
            <w:color w:val="FFFFFF"/>
            <w:sz w:val="24"/>
            <w:u w:color="FFFFFF"/>
            <w:shd w:val="clear" w:color="auto" w:fill="000000"/>
            <w:cs/>
          </w:rPr>
          <w:delText>(</w:delText>
        </w:r>
        <w:r w:rsidRPr="006C22CE">
          <w:rPr>
            <w:rFonts w:ascii="Calibri" w:eastAsia="Calibri" w:hAnsi="Calibri"/>
            <w:color w:val="FFFFFF"/>
            <w:sz w:val="24"/>
            <w:u w:color="FFFFFF"/>
            <w:shd w:val="clear" w:color="auto" w:fill="000000"/>
          </w:rPr>
          <w:delText>reduced to fit with no crop</w:delText>
        </w:r>
        <w:r w:rsidRPr="006C22CE">
          <w:rPr>
            <w:rFonts w:ascii="Calibri" w:eastAsia="Calibri" w:hAnsi="Calibri"/>
            <w:color w:val="FFFFFF"/>
            <w:sz w:val="24"/>
            <w:u w:color="FFFFFF"/>
            <w:shd w:val="clear" w:color="auto" w:fill="000000"/>
            <w:cs/>
          </w:rPr>
          <w:delText>/</w:delText>
        </w:r>
        <w:r w:rsidRPr="006C22CE">
          <w:rPr>
            <w:rFonts w:ascii="Calibri" w:eastAsia="Calibri" w:hAnsi="Calibri"/>
            <w:color w:val="FFFFFF"/>
            <w:sz w:val="24"/>
            <w:u w:color="FFFFFF"/>
            <w:shd w:val="clear" w:color="auto" w:fill="000000"/>
          </w:rPr>
          <w:delText>bleed</w:delText>
        </w:r>
        <w:r w:rsidRPr="006C22CE">
          <w:rPr>
            <w:rFonts w:ascii="Calibri" w:eastAsia="Calibri" w:hAnsi="Calibri"/>
            <w:color w:val="FFFFFF"/>
            <w:sz w:val="24"/>
            <w:u w:color="FFFFFF"/>
            <w:shd w:val="clear" w:color="auto" w:fill="000000"/>
            <w:cs/>
          </w:rPr>
          <w:delText xml:space="preserve">). </w:delText>
        </w:r>
        <w:r w:rsidRPr="006C22CE">
          <w:rPr>
            <w:rFonts w:ascii="Calibri" w:eastAsia="Calibri" w:hAnsi="Calibri"/>
            <w:color w:val="FFFFFF"/>
            <w:sz w:val="24"/>
            <w:u w:color="FFFFFF"/>
            <w:shd w:val="clear" w:color="auto" w:fill="000000"/>
          </w:rPr>
          <w:delText>There is no requirement to staple</w:delText>
        </w:r>
        <w:r w:rsidRPr="006C22CE">
          <w:rPr>
            <w:rFonts w:ascii="Calibri" w:eastAsia="Calibri" w:hAnsi="Calibri"/>
            <w:color w:val="FFFFFF"/>
            <w:sz w:val="24"/>
            <w:u w:color="FFFFFF"/>
            <w:shd w:val="clear" w:color="auto" w:fill="000000"/>
            <w:cs/>
          </w:rPr>
          <w:delText>.</w:delText>
        </w:r>
      </w:del>
      <w:del w:id="456" w:author="arnoldsandjaja@gmail.com" w:date="2018-06-29T23:41:00Z">
        <w:r w:rsidRPr="006C22CE">
          <w:rPr>
            <w:rFonts w:ascii="Calibri" w:hAnsi="Calibri"/>
            <w:sz w:val="24"/>
          </w:rPr>
          <w:delText xml:space="preserve">1x INDD, </w:delText>
        </w:r>
      </w:del>
      <w:r w:rsidRPr="006C22CE">
        <w:rPr>
          <w:rFonts w:ascii="Calibri" w:hAnsi="Calibri"/>
          <w:sz w:val="24"/>
        </w:rPr>
        <w:t xml:space="preserve">1 </w:t>
      </w:r>
      <w:ins w:id="457" w:author="arnoldsandjaja@gmail.com" w:date="2018-06-29T23:41:00Z">
        <w:del w:id="458" w:author="Ass.Prof Supitchaya Khemthong" w:date="2018-07-15T14:11:00Z">
          <w:r w:rsidRPr="006C22CE">
            <w:rPr>
              <w:rFonts w:ascii="Calibri" w:hAnsi="Calibri"/>
              <w:sz w:val="24"/>
            </w:rPr>
            <w:delText xml:space="preserve">Final </w:delText>
          </w:r>
        </w:del>
      </w:ins>
      <w:del w:id="459" w:author="arnoldsandjaja@gmail.com" w:date="2018-06-29T23:41:00Z">
        <w:r w:rsidRPr="006C22CE">
          <w:rPr>
            <w:rFonts w:ascii="Calibri" w:hAnsi="Calibri"/>
            <w:sz w:val="24"/>
          </w:rPr>
          <w:delText xml:space="preserve">x </w:delText>
        </w:r>
      </w:del>
      <w:r w:rsidRPr="006C22CE">
        <w:rPr>
          <w:rFonts w:ascii="Calibri" w:hAnsi="Calibri"/>
          <w:sz w:val="24"/>
        </w:rPr>
        <w:t>PDF</w:t>
      </w:r>
      <w:ins w:id="460" w:author="arnoldsandjaja@gmail.com" w:date="2018-06-29T23:42:00Z">
        <w:r w:rsidRPr="006C22CE">
          <w:rPr>
            <w:rFonts w:ascii="Calibri" w:hAnsi="Calibri"/>
            <w:sz w:val="24"/>
            <w:cs/>
          </w:rPr>
          <w:t xml:space="preserve"> </w:t>
        </w:r>
      </w:ins>
      <w:ins w:id="461" w:author="Ass.Prof Supitchaya Khemthong" w:date="2018-07-15T14:22:00Z">
        <w:r w:rsidRPr="006C22CE">
          <w:rPr>
            <w:rFonts w:ascii="Calibri" w:hAnsi="Calibri"/>
            <w:sz w:val="24"/>
          </w:rPr>
          <w:t xml:space="preserve">file </w:t>
        </w:r>
      </w:ins>
      <w:ins w:id="462" w:author="arnoldsandjaja@gmail.com" w:date="2018-06-29T23:42:00Z">
        <w:r w:rsidRPr="006C22CE">
          <w:rPr>
            <w:rFonts w:ascii="Calibri" w:hAnsi="Calibri"/>
            <w:sz w:val="24"/>
            <w:cs/>
          </w:rPr>
          <w:t>(</w:t>
        </w:r>
        <w:r w:rsidRPr="006C22CE">
          <w:rPr>
            <w:rFonts w:ascii="Calibri" w:hAnsi="Calibri"/>
            <w:sz w:val="24"/>
          </w:rPr>
          <w:t xml:space="preserve">including bleed, specified output profile, color bars for CMYK </w:t>
        </w:r>
        <w:r w:rsidRPr="006C22CE">
          <w:rPr>
            <w:rFonts w:ascii="Calibri" w:hAnsi="Calibri"/>
            <w:sz w:val="24"/>
            <w:cs/>
          </w:rPr>
          <w:t>+</w:t>
        </w:r>
        <w:r w:rsidRPr="006C22CE">
          <w:rPr>
            <w:rFonts w:ascii="Calibri" w:hAnsi="Calibri"/>
            <w:sz w:val="24"/>
            <w:rtl/>
            <w:cs/>
          </w:rPr>
          <w:t xml:space="preserve"> </w:t>
        </w:r>
        <w:r w:rsidRPr="006C22CE">
          <w:rPr>
            <w:rFonts w:ascii="Calibri" w:hAnsi="Calibri"/>
            <w:sz w:val="24"/>
          </w:rPr>
          <w:t>PMS,</w:t>
        </w:r>
      </w:ins>
      <w:r w:rsidR="00F10F2D">
        <w:rPr>
          <w:rFonts w:ascii="Calibri" w:hAnsi="Calibri" w:cs="Angsana New"/>
          <w:sz w:val="24"/>
          <w:szCs w:val="24"/>
          <w:cs/>
        </w:rPr>
        <w:t xml:space="preserve"> </w:t>
      </w:r>
      <w:ins w:id="463" w:author="arnoldsandjaja@gmail.com" w:date="2018-06-29T23:42:00Z">
        <w:r w:rsidRPr="006C22CE">
          <w:rPr>
            <w:rFonts w:ascii="Calibri" w:hAnsi="Calibri"/>
            <w:sz w:val="24"/>
          </w:rPr>
          <w:t>registration marks and crop marks</w:t>
        </w:r>
        <w:r w:rsidRPr="006C22CE">
          <w:rPr>
            <w:rFonts w:ascii="Calibri" w:hAnsi="Calibri"/>
            <w:sz w:val="24"/>
            <w:cs/>
          </w:rPr>
          <w:t>)</w:t>
        </w:r>
      </w:ins>
      <w:ins w:id="464" w:author="Ass.Prof Supitchaya Khemthong" w:date="2018-07-16T02:22:00Z">
        <w:r w:rsidRPr="006C22CE">
          <w:rPr>
            <w:rFonts w:ascii="Calibri" w:hAnsi="Calibri"/>
            <w:sz w:val="24"/>
            <w:cs/>
          </w:rPr>
          <w:t>.</w:t>
        </w:r>
      </w:ins>
    </w:p>
    <w:p w:rsidR="00140D6B" w:rsidRDefault="00FB003A" w:rsidP="00DB1464">
      <w:pPr>
        <w:pStyle w:val="aa"/>
        <w:numPr>
          <w:ilvl w:val="0"/>
          <w:numId w:val="23"/>
        </w:numPr>
        <w:spacing w:after="0"/>
        <w:rPr>
          <w:rFonts w:ascii="Calibri" w:hAnsi="Calibri"/>
          <w:sz w:val="24"/>
        </w:rPr>
      </w:pPr>
      <w:ins w:id="465" w:author="Ass.Prof Supitchaya Khemthong" w:date="2018-07-16T02:22:00Z">
        <w:r w:rsidRPr="00645625">
          <w:rPr>
            <w:rFonts w:ascii="Calibri" w:hAnsi="Calibri"/>
            <w:sz w:val="24"/>
          </w:rPr>
          <w:t>1 x double</w:t>
        </w:r>
        <w:r w:rsidRPr="00645625">
          <w:rPr>
            <w:rFonts w:ascii="Calibri" w:hAnsi="Calibri"/>
            <w:sz w:val="24"/>
            <w:cs/>
          </w:rPr>
          <w:t>-</w:t>
        </w:r>
        <w:r w:rsidRPr="00645625">
          <w:rPr>
            <w:rFonts w:ascii="Calibri" w:hAnsi="Calibri"/>
            <w:sz w:val="24"/>
          </w:rPr>
          <w:t>sided printout of the style guide printed on A4 landscape</w:t>
        </w:r>
        <w:r w:rsidRPr="00645625">
          <w:rPr>
            <w:rFonts w:ascii="Calibri" w:hAnsi="Calibri"/>
            <w:sz w:val="24"/>
            <w:cs/>
          </w:rPr>
          <w:t>.</w:t>
        </w:r>
        <w:r w:rsidRPr="00645625">
          <w:rPr>
            <w:rFonts w:ascii="Calibri" w:hAnsi="Calibri"/>
            <w:sz w:val="24"/>
          </w:rPr>
          <w:br/>
        </w:r>
        <w:r w:rsidRPr="00645625">
          <w:rPr>
            <w:rFonts w:ascii="Calibri" w:hAnsi="Calibri"/>
            <w:sz w:val="24"/>
            <w:cs/>
          </w:rPr>
          <w:t>(</w:t>
        </w:r>
        <w:r w:rsidRPr="00645625">
          <w:rPr>
            <w:rFonts w:ascii="Calibri" w:hAnsi="Calibri"/>
            <w:sz w:val="24"/>
          </w:rPr>
          <w:t>reduced to fit with no crop</w:t>
        </w:r>
        <w:r w:rsidRPr="00645625">
          <w:rPr>
            <w:rFonts w:ascii="Calibri" w:hAnsi="Calibri"/>
            <w:sz w:val="24"/>
            <w:cs/>
          </w:rPr>
          <w:t>/</w:t>
        </w:r>
        <w:r w:rsidRPr="00645625">
          <w:rPr>
            <w:rFonts w:ascii="Calibri" w:hAnsi="Calibri"/>
            <w:sz w:val="24"/>
          </w:rPr>
          <w:t>bleed</w:t>
        </w:r>
        <w:r w:rsidRPr="00645625">
          <w:rPr>
            <w:rFonts w:ascii="Calibri" w:hAnsi="Calibri"/>
            <w:sz w:val="24"/>
            <w:cs/>
          </w:rPr>
          <w:t xml:space="preserve">). </w:t>
        </w:r>
        <w:r w:rsidRPr="00645625">
          <w:rPr>
            <w:rFonts w:ascii="Calibri" w:hAnsi="Calibri"/>
            <w:sz w:val="24"/>
          </w:rPr>
          <w:t>There is no requirement to staple</w:t>
        </w:r>
        <w:r w:rsidRPr="00645625">
          <w:rPr>
            <w:rFonts w:ascii="Calibri" w:hAnsi="Calibri"/>
            <w:sz w:val="24"/>
            <w:cs/>
          </w:rPr>
          <w:t>.</w:t>
        </w:r>
      </w:ins>
      <w:del w:id="466" w:author="arnoldsandjaja@gmail.com" w:date="2018-06-29T23:41:00Z">
        <w:r w:rsidRPr="00645625">
          <w:rPr>
            <w:rFonts w:ascii="Calibri" w:hAnsi="Calibri"/>
            <w:sz w:val="24"/>
          </w:rPr>
          <w:delText>, Links, Fonts</w:delText>
        </w:r>
        <w:r w:rsidRPr="00645625">
          <w:rPr>
            <w:rFonts w:ascii="Calibri" w:hAnsi="Calibri"/>
            <w:sz w:val="24"/>
            <w:cs/>
          </w:rPr>
          <w:delText>.</w:delText>
        </w:r>
      </w:del>
    </w:p>
    <w:p w:rsidR="00F10F2D" w:rsidRDefault="00F10F2D" w:rsidP="00F10F2D">
      <w:pPr>
        <w:spacing w:after="0"/>
        <w:rPr>
          <w:rFonts w:ascii="Calibri" w:hAnsi="Calibri" w:cstheme="minorBidi"/>
          <w:sz w:val="24"/>
        </w:rPr>
      </w:pPr>
    </w:p>
    <w:p w:rsidR="00F10F2D" w:rsidRDefault="00F10F2D" w:rsidP="00F10F2D">
      <w:pPr>
        <w:spacing w:after="0"/>
        <w:rPr>
          <w:rFonts w:ascii="Calibri" w:hAnsi="Calibri" w:cstheme="minorBidi"/>
          <w:sz w:val="24"/>
        </w:rPr>
      </w:pPr>
    </w:p>
    <w:p w:rsidR="00F10F2D" w:rsidRPr="00F10F2D" w:rsidRDefault="00F10F2D" w:rsidP="00F10F2D">
      <w:pPr>
        <w:spacing w:after="0"/>
        <w:rPr>
          <w:rFonts w:ascii="Calibri" w:hAnsi="Calibri" w:cstheme="minorBidi"/>
          <w:sz w:val="24"/>
        </w:rPr>
      </w:pPr>
    </w:p>
    <w:p w:rsidR="00140D6B" w:rsidRPr="00F10F2D" w:rsidRDefault="00FB003A" w:rsidP="00F10F2D">
      <w:pPr>
        <w:rPr>
          <w:rFonts w:ascii="Calibri" w:hAnsi="Calibri" w:cstheme="minorBidi"/>
          <w:b/>
          <w:bCs/>
          <w:sz w:val="40"/>
          <w:szCs w:val="40"/>
        </w:rPr>
      </w:pPr>
      <w:r w:rsidRPr="001B339A">
        <w:rPr>
          <w:rFonts w:ascii="Calibri" w:hAnsi="Calibri"/>
          <w:b/>
          <w:bCs/>
          <w:sz w:val="40"/>
          <w:szCs w:val="40"/>
        </w:rPr>
        <w:t>Task 3</w:t>
      </w:r>
      <w:r w:rsidRPr="001B339A">
        <w:rPr>
          <w:rFonts w:ascii="Calibri" w:hAnsi="Calibri" w:cs="Angsana New"/>
          <w:b/>
          <w:bCs/>
          <w:sz w:val="40"/>
          <w:szCs w:val="40"/>
          <w:cs/>
        </w:rPr>
        <w:t xml:space="preserve">: </w:t>
      </w:r>
      <w:r w:rsidRPr="001B339A">
        <w:rPr>
          <w:rFonts w:ascii="Calibri" w:hAnsi="Calibri"/>
          <w:b/>
          <w:bCs/>
          <w:sz w:val="40"/>
          <w:szCs w:val="40"/>
        </w:rPr>
        <w:t>Create a series of 3 accreditation badges</w:t>
      </w:r>
    </w:p>
    <w:p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BAB security service require a series of 3 accreditation badges to identify groups of people in each venue</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The badges must have graphic design elements to communicate their visual identity of each group and be consistent with one another, yet can be clearly identified as the certain group range as specified below</w:t>
      </w:r>
      <w:r w:rsidRPr="005B7277">
        <w:rPr>
          <w:rFonts w:ascii="Calibri" w:eastAsia="Calibri" w:hAnsi="Calibri" w:cs="Angsana New"/>
          <w:color w:val="1D2028"/>
          <w:sz w:val="24"/>
          <w:szCs w:val="24"/>
          <w:u w:color="1D2028"/>
          <w:shd w:val="clear" w:color="auto" w:fill="FFFFFF"/>
          <w:cs/>
        </w:rPr>
        <w:t>.</w:t>
      </w:r>
      <w:ins w:id="467" w:author="arnoldsandjaja@gmail.com" w:date="2018-06-30T05:49:00Z">
        <w:r w:rsidRPr="005B7277">
          <w:rPr>
            <w:rFonts w:ascii="Calibri" w:eastAsia="Calibri" w:hAnsi="Calibri" w:cs="Angsana New"/>
            <w:color w:val="1D2028"/>
            <w:sz w:val="24"/>
            <w:szCs w:val="24"/>
            <w:u w:color="1D2028"/>
            <w:shd w:val="clear" w:color="auto" w:fill="FFFFFF"/>
            <w:cs/>
          </w:rPr>
          <w:t xml:space="preserve"> </w:t>
        </w:r>
        <w:del w:id="468" w:author="Ass.Prof Supitchaya Khemthong" w:date="2018-07-15T14:33:00Z">
          <w:r w:rsidRPr="005B7277">
            <w:rPr>
              <w:rFonts w:ascii="Calibri" w:eastAsia="Calibri" w:hAnsi="Calibri" w:cs="Calibri"/>
              <w:color w:val="1D2028"/>
              <w:sz w:val="24"/>
              <w:szCs w:val="24"/>
              <w:u w:color="1D2028"/>
              <w:shd w:val="clear" w:color="auto" w:fill="FFFFFF"/>
            </w:rPr>
            <w:delText>Use a spot varnish on accreditation badges</w:delText>
          </w:r>
          <w:r w:rsidRPr="005B7277">
            <w:rPr>
              <w:rFonts w:ascii="Calibri" w:eastAsia="Calibri" w:hAnsi="Calibri" w:cs="Angsana New"/>
              <w:color w:val="1D2028"/>
              <w:sz w:val="24"/>
              <w:szCs w:val="24"/>
              <w:u w:color="1D2028"/>
              <w:shd w:val="clear" w:color="auto" w:fill="FFFFFF"/>
              <w:cs/>
            </w:rPr>
            <w:delText>.</w:delText>
          </w:r>
        </w:del>
      </w:ins>
    </w:p>
    <w:p w:rsidR="00140D6B" w:rsidRPr="005B7277" w:rsidRDefault="00140D6B">
      <w:pPr>
        <w:pStyle w:val="Default"/>
        <w:rPr>
          <w:rFonts w:ascii="Calibri" w:eastAsia="Calibri" w:hAnsi="Calibri" w:cs="Calibri"/>
          <w:color w:val="1D2028"/>
          <w:sz w:val="24"/>
          <w:szCs w:val="24"/>
          <w:u w:color="1D2028"/>
          <w:shd w:val="clear" w:color="auto" w:fill="FFFFFF"/>
        </w:rPr>
      </w:pPr>
    </w:p>
    <w:p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Badge 1</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Staff</w:t>
      </w:r>
    </w:p>
    <w:p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Badge 2</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Artist</w:t>
      </w:r>
    </w:p>
    <w:p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Badge 3</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Audience</w:t>
      </w:r>
    </w:p>
    <w:p w:rsidR="00140D6B" w:rsidRPr="005B7277" w:rsidRDefault="00140D6B">
      <w:pPr>
        <w:pStyle w:val="Default"/>
        <w:rPr>
          <w:rFonts w:ascii="Calibri" w:eastAsia="Calibri" w:hAnsi="Calibri" w:cs="Calibri"/>
          <w:color w:val="1D2028"/>
          <w:sz w:val="24"/>
          <w:szCs w:val="24"/>
          <w:u w:color="1D2028"/>
          <w:shd w:val="clear" w:color="auto" w:fill="FFFFFF"/>
        </w:rPr>
      </w:pPr>
    </w:p>
    <w:p w:rsidR="00140D6B" w:rsidRPr="005B7277" w:rsidRDefault="00FB003A">
      <w:pPr>
        <w:pStyle w:val="Default"/>
        <w:rPr>
          <w:rFonts w:ascii="Calibri" w:eastAsia="Calibri" w:hAnsi="Calibri" w:cs="Calibri"/>
          <w:color w:val="1D2028"/>
          <w:sz w:val="24"/>
          <w:szCs w:val="24"/>
          <w:u w:color="1D2028"/>
          <w:shd w:val="clear" w:color="auto" w:fill="FFFFFF"/>
        </w:rPr>
      </w:pPr>
      <w:r w:rsidRPr="005B7277">
        <w:rPr>
          <w:rFonts w:ascii="Calibri" w:eastAsia="Calibri" w:hAnsi="Calibri" w:cs="Calibri"/>
          <w:color w:val="1D2028"/>
          <w:sz w:val="24"/>
          <w:szCs w:val="24"/>
          <w:u w:color="1D2028"/>
          <w:shd w:val="clear" w:color="auto" w:fill="FFFFFF"/>
        </w:rPr>
        <w:t>The badge will be also used as a</w:t>
      </w:r>
      <w:del w:id="469" w:author="arnoldsandjaja@gmail.com" w:date="2018-06-29T23:54:00Z">
        <w:r w:rsidRPr="005B7277">
          <w:rPr>
            <w:rFonts w:ascii="Calibri" w:eastAsia="Calibri" w:hAnsi="Calibri" w:cs="Calibri"/>
            <w:color w:val="1D2028"/>
            <w:sz w:val="24"/>
            <w:szCs w:val="24"/>
            <w:u w:color="1D2028"/>
            <w:shd w:val="clear" w:color="auto" w:fill="FFFFFF"/>
          </w:rPr>
          <w:delText>n</w:delText>
        </w:r>
      </w:del>
      <w:r w:rsidRPr="005B7277">
        <w:rPr>
          <w:rFonts w:ascii="Calibri" w:eastAsia="Calibri" w:hAnsi="Calibri" w:cs="Calibri"/>
          <w:color w:val="1D2028"/>
          <w:sz w:val="24"/>
          <w:szCs w:val="24"/>
          <w:u w:color="1D2028"/>
          <w:shd w:val="clear" w:color="auto" w:fill="FFFFFF"/>
        </w:rPr>
        <w:t xml:space="preserve"> pass card of every venue</w:t>
      </w:r>
      <w:r w:rsidRPr="005B7277">
        <w:rPr>
          <w:rFonts w:ascii="Calibri" w:eastAsia="Calibri" w:hAnsi="Calibri" w:cs="Angsana New"/>
          <w:color w:val="1D2028"/>
          <w:sz w:val="24"/>
          <w:szCs w:val="24"/>
          <w:u w:color="1D2028"/>
          <w:shd w:val="clear" w:color="auto" w:fill="FFFFFF"/>
          <w:cs/>
        </w:rPr>
        <w:t>.</w:t>
      </w:r>
    </w:p>
    <w:p w:rsidR="00140D6B" w:rsidRPr="005B7277" w:rsidRDefault="00140D6B">
      <w:pPr>
        <w:pStyle w:val="Default"/>
        <w:rPr>
          <w:rFonts w:ascii="Calibri" w:eastAsia="Calibri" w:hAnsi="Calibri" w:cs="Calibri"/>
          <w:color w:val="1D2028"/>
          <w:sz w:val="24"/>
          <w:szCs w:val="24"/>
          <w:u w:color="1D2028"/>
          <w:shd w:val="clear" w:color="auto" w:fill="FFFFFF"/>
        </w:rPr>
      </w:pPr>
    </w:p>
    <w:p w:rsidR="00140D6B" w:rsidRPr="001B339A" w:rsidRDefault="00FB003A" w:rsidP="001B339A">
      <w:pPr>
        <w:rPr>
          <w:rFonts w:ascii="Calibri" w:hAnsi="Calibri"/>
          <w:b/>
          <w:bCs/>
          <w:sz w:val="32"/>
          <w:szCs w:val="32"/>
        </w:rPr>
      </w:pPr>
      <w:r w:rsidRPr="001B339A">
        <w:rPr>
          <w:rFonts w:ascii="Calibri" w:hAnsi="Calibri"/>
          <w:b/>
          <w:bCs/>
          <w:sz w:val="32"/>
          <w:szCs w:val="32"/>
        </w:rPr>
        <w:t>Target audience</w:t>
      </w:r>
    </w:p>
    <w:p w:rsidR="00140D6B" w:rsidRPr="005B7277" w:rsidRDefault="00FB003A" w:rsidP="00DB1464">
      <w:pPr>
        <w:pStyle w:val="Default"/>
        <w:numPr>
          <w:ilvl w:val="0"/>
          <w:numId w:val="17"/>
        </w:numPr>
        <w:rPr>
          <w:rFonts w:ascii="Calibri" w:eastAsia="Calibri" w:hAnsi="Calibri" w:cs="Calibri"/>
          <w:color w:val="1D2028"/>
          <w:sz w:val="24"/>
          <w:szCs w:val="24"/>
        </w:rPr>
      </w:pPr>
      <w:ins w:id="470" w:author="arnoldsandjaja@gmail.com" w:date="2018-06-30T05:33:00Z">
        <w:r w:rsidRPr="005B7277">
          <w:rPr>
            <w:rFonts w:ascii="Calibri" w:eastAsia="Calibri" w:hAnsi="Calibri" w:cs="Calibri"/>
            <w:color w:val="1D2028"/>
            <w:sz w:val="24"/>
            <w:szCs w:val="24"/>
            <w:u w:color="1D2028"/>
            <w:shd w:val="clear" w:color="auto" w:fill="FFFFFF"/>
          </w:rPr>
          <w:t xml:space="preserve">Everyone who join the </w:t>
        </w:r>
        <w:r w:rsidRPr="005B7277">
          <w:rPr>
            <w:rFonts w:ascii="Calibri" w:eastAsia="Calibri" w:hAnsi="Calibri" w:cs="Calibri"/>
            <w:color w:val="1D2028"/>
            <w:sz w:val="24"/>
            <w:szCs w:val="24"/>
            <w:u w:color="1D2028"/>
            <w:shd w:val="clear" w:color="auto" w:fill="FFFFFF"/>
            <w:lang w:val="it-IT"/>
          </w:rPr>
          <w:t>Bangkok Art Biennale 2018</w:t>
        </w:r>
      </w:ins>
    </w:p>
    <w:p w:rsidR="00140D6B" w:rsidRPr="001B339A" w:rsidRDefault="00FB003A" w:rsidP="00DB1464">
      <w:pPr>
        <w:pStyle w:val="Default"/>
        <w:numPr>
          <w:ilvl w:val="0"/>
          <w:numId w:val="17"/>
        </w:numPr>
        <w:rPr>
          <w:rFonts w:ascii="Calibri" w:eastAsia="Calibri" w:hAnsi="Calibri" w:cs="Calibri"/>
          <w:color w:val="1D2028"/>
          <w:sz w:val="24"/>
          <w:szCs w:val="24"/>
        </w:rPr>
      </w:pPr>
      <w:r w:rsidRPr="005B7277">
        <w:rPr>
          <w:rFonts w:ascii="Calibri" w:eastAsia="Calibri" w:hAnsi="Calibri" w:cs="Calibri"/>
          <w:color w:val="1D2028"/>
          <w:sz w:val="24"/>
          <w:szCs w:val="24"/>
          <w:u w:color="1D2028"/>
          <w:shd w:val="clear" w:color="auto" w:fill="FFFFFF"/>
        </w:rPr>
        <w:t>BAB security service staff</w:t>
      </w:r>
      <w:del w:id="471" w:author="arnoldsandjaja@gmail.com" w:date="2018-06-30T05:33:00Z">
        <w:r w:rsidRPr="001B339A">
          <w:rPr>
            <w:rFonts w:ascii="Calibri" w:eastAsia="Calibri" w:hAnsi="Calibri" w:cs="Calibri"/>
            <w:color w:val="1D2028"/>
            <w:sz w:val="24"/>
            <w:szCs w:val="24"/>
            <w:u w:color="1D2028"/>
            <w:shd w:val="clear" w:color="auto" w:fill="FFFFFF"/>
          </w:rPr>
          <w:delText xml:space="preserve">Everyone who join the </w:delText>
        </w:r>
        <w:r w:rsidRPr="001B339A">
          <w:rPr>
            <w:rFonts w:ascii="Calibri" w:eastAsia="Calibri" w:hAnsi="Calibri" w:cs="Calibri"/>
            <w:color w:val="1D2028"/>
            <w:sz w:val="24"/>
            <w:szCs w:val="24"/>
            <w:u w:color="1D2028"/>
            <w:shd w:val="clear" w:color="auto" w:fill="FFFFFF"/>
            <w:lang w:val="it-IT"/>
          </w:rPr>
          <w:delText>Bangkok Art Biennale 2018</w:delText>
        </w:r>
      </w:del>
    </w:p>
    <w:p w:rsidR="00140D6B" w:rsidRPr="005B7277" w:rsidRDefault="00140D6B">
      <w:pPr>
        <w:pStyle w:val="Default"/>
        <w:rPr>
          <w:ins w:id="472" w:author="arnoldsandjaja@gmail.com" w:date="2018-06-29T23:56:00Z"/>
          <w:rFonts w:ascii="Calibri" w:eastAsia="Calibri" w:hAnsi="Calibri" w:cs="Calibri"/>
          <w:color w:val="1D2028"/>
          <w:sz w:val="24"/>
          <w:szCs w:val="24"/>
          <w:u w:color="1D2028"/>
          <w:shd w:val="clear" w:color="auto" w:fill="FFFFFF"/>
        </w:rPr>
      </w:pPr>
    </w:p>
    <w:p w:rsidR="00140D6B" w:rsidRPr="005B7277" w:rsidRDefault="00FB003A">
      <w:pPr>
        <w:pStyle w:val="Default"/>
        <w:spacing w:line="276" w:lineRule="auto"/>
        <w:outlineLvl w:val="1"/>
        <w:rPr>
          <w:ins w:id="473" w:author="arnoldsandjaja@gmail.com" w:date="2018-06-29T23:56:00Z"/>
          <w:rFonts w:ascii="Calibri" w:eastAsia="Calibri" w:hAnsi="Calibri" w:cs="Calibri"/>
          <w:b/>
          <w:bCs/>
          <w:sz w:val="32"/>
          <w:szCs w:val="32"/>
        </w:rPr>
      </w:pPr>
      <w:ins w:id="474" w:author="arnoldsandjaja@gmail.com" w:date="2018-06-29T23:56:00Z">
        <w:r w:rsidRPr="005B7277">
          <w:rPr>
            <w:rFonts w:ascii="Calibri" w:eastAsia="Calibri" w:hAnsi="Calibri" w:cs="Calibri"/>
            <w:b/>
            <w:bCs/>
            <w:sz w:val="32"/>
            <w:szCs w:val="32"/>
          </w:rPr>
          <w:t>Required elements</w:t>
        </w:r>
        <w:del w:id="475" w:author="Ass.Prof Supitchaya Khemthong" w:date="2018-07-16T02:23:00Z">
          <w:r w:rsidRPr="005B7277">
            <w:rPr>
              <w:rFonts w:ascii="Calibri" w:hAnsi="Calibri" w:cs="Angsana New"/>
              <w:b/>
              <w:bCs/>
              <w:sz w:val="32"/>
              <w:szCs w:val="32"/>
              <w:cs/>
            </w:rPr>
            <w:delText>:</w:delText>
          </w:r>
        </w:del>
      </w:ins>
    </w:p>
    <w:p w:rsidR="00140D6B" w:rsidRPr="005B7277" w:rsidRDefault="00FB003A" w:rsidP="001B339A">
      <w:pPr>
        <w:pStyle w:val="Default"/>
        <w:rPr>
          <w:rFonts w:ascii="Calibri" w:eastAsia="Calibri" w:hAnsi="Calibri" w:cs="Calibri"/>
          <w:color w:val="1D2028"/>
          <w:sz w:val="24"/>
          <w:szCs w:val="24"/>
        </w:rPr>
      </w:pPr>
      <w:ins w:id="476" w:author="arnoldsandjaja@gmail.com" w:date="2018-06-29T23:56:00Z">
        <w:r w:rsidRPr="005B7277">
          <w:rPr>
            <w:rFonts w:ascii="Calibri" w:eastAsia="Calibri" w:hAnsi="Calibri" w:cs="Calibri"/>
            <w:color w:val="1D2028"/>
            <w:sz w:val="24"/>
            <w:szCs w:val="24"/>
            <w:u w:color="1D2028"/>
            <w:shd w:val="clear" w:color="auto" w:fill="FFFFFF"/>
          </w:rPr>
          <w:t>Each accreditation badge must include the following elements</w:t>
        </w:r>
        <w:r w:rsidRPr="005B7277">
          <w:rPr>
            <w:rFonts w:ascii="Calibri" w:eastAsia="Calibri" w:hAnsi="Calibri" w:cs="Angsana New"/>
            <w:color w:val="1D2028"/>
            <w:sz w:val="24"/>
            <w:szCs w:val="24"/>
            <w:u w:color="1D2028"/>
            <w:shd w:val="clear" w:color="auto" w:fill="FFFFFF"/>
            <w:cs/>
          </w:rPr>
          <w:t>:</w:t>
        </w:r>
      </w:ins>
    </w:p>
    <w:p w:rsidR="00140D6B" w:rsidRPr="005B7277" w:rsidRDefault="00FB003A" w:rsidP="00DB1464">
      <w:pPr>
        <w:pStyle w:val="Default"/>
        <w:numPr>
          <w:ilvl w:val="0"/>
          <w:numId w:val="19"/>
        </w:numPr>
        <w:rPr>
          <w:rFonts w:ascii="Calibri" w:eastAsia="Calibri" w:hAnsi="Calibri" w:cs="Calibri"/>
          <w:color w:val="1D2028"/>
          <w:sz w:val="24"/>
          <w:szCs w:val="24"/>
        </w:rPr>
      </w:pPr>
      <w:ins w:id="477" w:author="arnoldsandjaja@gmail.com" w:date="2018-06-29T23:57:00Z">
        <w:r w:rsidRPr="005B7277">
          <w:rPr>
            <w:rFonts w:ascii="Calibri" w:eastAsia="Calibri" w:hAnsi="Calibri" w:cs="Calibri"/>
            <w:color w:val="1D2028"/>
            <w:sz w:val="24"/>
            <w:szCs w:val="24"/>
            <w:u w:color="1D2028"/>
            <w:shd w:val="clear" w:color="auto" w:fill="FFFFFF"/>
          </w:rPr>
          <w:t xml:space="preserve">BAB </w:t>
        </w:r>
        <w:del w:id="478" w:author="arnoldsandjaja@gmail.com" w:date="2018-06-30T05:34:00Z">
          <w:r w:rsidRPr="005B7277">
            <w:rPr>
              <w:rFonts w:ascii="Calibri" w:eastAsia="Calibri" w:hAnsi="Calibri" w:cs="Angsana New"/>
              <w:color w:val="1D2028"/>
              <w:sz w:val="24"/>
              <w:szCs w:val="24"/>
              <w:u w:color="1D2028"/>
              <w:shd w:val="clear" w:color="auto" w:fill="FFFFFF"/>
              <w:cs/>
            </w:rPr>
            <w:delText xml:space="preserve"> </w:delText>
          </w:r>
        </w:del>
        <w:r w:rsidRPr="005B7277">
          <w:rPr>
            <w:rFonts w:ascii="Calibri" w:eastAsia="Calibri" w:hAnsi="Calibri" w:cs="Calibri"/>
            <w:color w:val="1D2028"/>
            <w:sz w:val="24"/>
            <w:szCs w:val="24"/>
            <w:u w:color="1D2028"/>
            <w:shd w:val="clear" w:color="auto" w:fill="FFFFFF"/>
          </w:rPr>
          <w:t xml:space="preserve">Logo </w:t>
        </w:r>
      </w:ins>
      <w:ins w:id="479" w:author="Ass.Prof Supitchaya Khemthong" w:date="2018-07-15T14:33:00Z">
        <w:r w:rsidRPr="005B7277">
          <w:rPr>
            <w:rFonts w:ascii="Calibri" w:eastAsia="Calibri" w:hAnsi="Calibri" w:cs="Calibri"/>
            <w:color w:val="1D2028"/>
            <w:sz w:val="24"/>
            <w:szCs w:val="24"/>
            <w:u w:color="1D2028"/>
            <w:shd w:val="clear" w:color="auto" w:fill="FFFFFF"/>
          </w:rPr>
          <w:t>PMS</w:t>
        </w:r>
      </w:ins>
      <w:ins w:id="480" w:author="arnoldsandjaja@gmail.com" w:date="2018-07-19T14:31:00Z">
        <w:r w:rsidRPr="005B7277">
          <w:rPr>
            <w:rFonts w:ascii="Calibri" w:eastAsia="Calibri" w:hAnsi="Calibri" w:cs="Angsana New"/>
            <w:color w:val="1D2028"/>
            <w:sz w:val="24"/>
            <w:szCs w:val="24"/>
            <w:u w:color="1D2028"/>
            <w:shd w:val="clear" w:color="auto" w:fill="FFFFFF"/>
            <w:cs/>
          </w:rPr>
          <w:t>.</w:t>
        </w:r>
      </w:ins>
      <w:ins w:id="481" w:author="Ass.Prof Supitchaya Khemthong" w:date="2018-07-15T14:33:00Z">
        <w:del w:id="482" w:author="arnoldsandjaja@gmail.com" w:date="2018-07-19T14:31:00Z">
          <w:r w:rsidRPr="005B7277">
            <w:rPr>
              <w:rFonts w:ascii="Calibri" w:eastAsia="Calibri" w:hAnsi="Calibri" w:cs="Angsana New"/>
              <w:color w:val="1D2028"/>
              <w:sz w:val="24"/>
              <w:szCs w:val="24"/>
              <w:u w:color="1D2028"/>
              <w:shd w:val="clear" w:color="auto" w:fill="FFFFFF"/>
              <w:cs/>
            </w:rPr>
            <w:delText xml:space="preserve"> </w:delText>
          </w:r>
        </w:del>
      </w:ins>
      <w:ins w:id="483" w:author="arnoldsandjaja@gmail.com" w:date="2018-06-29T23:57:00Z">
        <w:del w:id="484" w:author="arnoldsandjaja@gmail.com" w:date="2018-07-19T14:31:00Z">
          <w:r w:rsidRPr="005B7277">
            <w:rPr>
              <w:rFonts w:ascii="Calibri" w:eastAsia="Calibri" w:hAnsi="Calibri" w:cs="Angsana New"/>
              <w:color w:val="1D2028"/>
              <w:sz w:val="24"/>
              <w:szCs w:val="24"/>
              <w:u w:color="1D2028"/>
              <w:shd w:val="clear" w:color="auto" w:fill="FFFFFF"/>
              <w:cs/>
            </w:rPr>
            <w:delText>(</w:delText>
          </w:r>
          <w:r w:rsidRPr="005B7277">
            <w:rPr>
              <w:rFonts w:ascii="Calibri" w:eastAsia="Calibri" w:hAnsi="Calibri" w:cs="Calibri"/>
              <w:color w:val="1D2028"/>
              <w:sz w:val="24"/>
              <w:szCs w:val="24"/>
              <w:u w:color="1D2028"/>
              <w:shd w:val="clear" w:color="auto" w:fill="FFFFFF"/>
            </w:rPr>
            <w:delText>from Task 1</w:delText>
          </w:r>
          <w:r w:rsidRPr="005B7277">
            <w:rPr>
              <w:rFonts w:ascii="Calibri" w:eastAsia="Calibri" w:hAnsi="Calibri" w:cs="Angsana New"/>
              <w:color w:val="1D2028"/>
              <w:sz w:val="24"/>
              <w:szCs w:val="24"/>
              <w:u w:color="1D2028"/>
              <w:shd w:val="clear" w:color="auto" w:fill="FFFFFF"/>
              <w:cs/>
            </w:rPr>
            <w:delText>)</w:delText>
          </w:r>
        </w:del>
      </w:ins>
      <w:ins w:id="485" w:author="Ass.Prof Supitchaya Khemthong" w:date="2018-07-15T14:33:00Z">
        <w:del w:id="486" w:author="arnoldsandjaja@gmail.com" w:date="2018-07-19T14:31:00Z">
          <w:r w:rsidRPr="005B7277">
            <w:rPr>
              <w:rFonts w:ascii="Calibri" w:eastAsia="Calibri" w:hAnsi="Calibri" w:cs="Angsana New"/>
              <w:color w:val="1D2028"/>
              <w:sz w:val="24"/>
              <w:szCs w:val="24"/>
              <w:u w:color="1D2028"/>
              <w:shd w:val="clear" w:color="auto" w:fill="FFFFFF"/>
              <w:cs/>
            </w:rPr>
            <w:delText>.</w:delText>
          </w:r>
        </w:del>
        <w:r w:rsidRPr="005B7277">
          <w:rPr>
            <w:rFonts w:ascii="Calibri" w:eastAsia="Calibri" w:hAnsi="Calibri" w:cs="Calibri"/>
            <w:color w:val="1D2028"/>
            <w:sz w:val="24"/>
            <w:szCs w:val="24"/>
            <w:u w:color="1D2028"/>
            <w:shd w:val="clear" w:color="auto" w:fill="FFFFFF"/>
          </w:rPr>
          <w:t xml:space="preserve"> Use a spot varnish</w:t>
        </w:r>
        <w:r w:rsidRPr="005B7277">
          <w:rPr>
            <w:rFonts w:ascii="Calibri" w:eastAsia="Calibri" w:hAnsi="Calibri" w:cs="Angsana New"/>
            <w:color w:val="1D2028"/>
            <w:sz w:val="24"/>
            <w:szCs w:val="24"/>
            <w:u w:color="1D2028"/>
            <w:shd w:val="clear" w:color="auto" w:fill="FFFFFF"/>
            <w:cs/>
          </w:rPr>
          <w:t>.</w:t>
        </w:r>
      </w:ins>
    </w:p>
    <w:p w:rsidR="00140D6B" w:rsidRPr="005B7277" w:rsidRDefault="00FB003A" w:rsidP="00DB1464">
      <w:pPr>
        <w:pStyle w:val="Default"/>
        <w:numPr>
          <w:ilvl w:val="0"/>
          <w:numId w:val="19"/>
        </w:numPr>
        <w:rPr>
          <w:rFonts w:ascii="Calibri" w:eastAsia="Calibri" w:hAnsi="Calibri" w:cs="Calibri"/>
          <w:color w:val="1D2028"/>
          <w:sz w:val="24"/>
          <w:szCs w:val="24"/>
        </w:rPr>
      </w:pPr>
      <w:ins w:id="487" w:author="arnoldsandjaja@gmail.com" w:date="2018-06-29T23:57:00Z">
        <w:r w:rsidRPr="005B7277">
          <w:rPr>
            <w:rFonts w:ascii="Calibri" w:eastAsia="Calibri" w:hAnsi="Calibri" w:cs="Calibri"/>
            <w:color w:val="1D2028"/>
            <w:sz w:val="24"/>
            <w:szCs w:val="24"/>
            <w:u w:color="1D2028"/>
            <w:shd w:val="clear" w:color="auto" w:fill="FFFFFF"/>
          </w:rPr>
          <w:t>Text</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 xml:space="preserve">19 Oct 2018 </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 xml:space="preserve">3 Feb 2019 </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use font</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s</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as specified in the style guide</w:t>
        </w:r>
        <w:r w:rsidRPr="005B7277">
          <w:rPr>
            <w:rFonts w:ascii="Calibri" w:eastAsia="Calibri" w:hAnsi="Calibri" w:cs="Angsana New"/>
            <w:color w:val="1D2028"/>
            <w:sz w:val="24"/>
            <w:szCs w:val="24"/>
            <w:u w:color="1D2028"/>
            <w:shd w:val="clear" w:color="auto" w:fill="FFFFFF"/>
            <w:cs/>
          </w:rPr>
          <w:t>)</w:t>
        </w:r>
      </w:ins>
    </w:p>
    <w:p w:rsidR="00140D6B" w:rsidRPr="005B7277" w:rsidRDefault="00FB003A" w:rsidP="00DB1464">
      <w:pPr>
        <w:pStyle w:val="Default"/>
        <w:numPr>
          <w:ilvl w:val="0"/>
          <w:numId w:val="19"/>
        </w:numPr>
        <w:rPr>
          <w:rFonts w:ascii="Calibri" w:eastAsia="Calibri" w:hAnsi="Calibri" w:cs="Calibri"/>
          <w:color w:val="1D2028"/>
          <w:sz w:val="24"/>
          <w:szCs w:val="24"/>
        </w:rPr>
      </w:pPr>
      <w:ins w:id="488" w:author="arnoldsandjaja@gmail.com" w:date="2018-06-29T23:57:00Z">
        <w:r w:rsidRPr="005B7277">
          <w:rPr>
            <w:rFonts w:ascii="Calibri" w:eastAsia="Calibri" w:hAnsi="Calibri" w:cs="Calibri"/>
            <w:color w:val="1D2028"/>
            <w:sz w:val="24"/>
            <w:szCs w:val="24"/>
            <w:u w:color="1D2028"/>
            <w:shd w:val="clear" w:color="auto" w:fill="FFFFFF"/>
          </w:rPr>
          <w:t xml:space="preserve">Name of each group </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use font</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s</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as specified in the style guide</w:t>
        </w:r>
        <w:r w:rsidRPr="005B7277">
          <w:rPr>
            <w:rFonts w:ascii="Calibri" w:eastAsia="Calibri" w:hAnsi="Calibri" w:cs="Angsana New"/>
            <w:color w:val="1D2028"/>
            <w:sz w:val="24"/>
            <w:szCs w:val="24"/>
            <w:u w:color="1D2028"/>
            <w:shd w:val="clear" w:color="auto" w:fill="FFFFFF"/>
            <w:cs/>
          </w:rPr>
          <w:t>)</w:t>
        </w:r>
      </w:ins>
    </w:p>
    <w:p w:rsidR="00140D6B" w:rsidRPr="001B339A" w:rsidRDefault="00FB003A" w:rsidP="00DB1464">
      <w:pPr>
        <w:pStyle w:val="Default"/>
        <w:numPr>
          <w:ilvl w:val="0"/>
          <w:numId w:val="19"/>
        </w:numPr>
        <w:rPr>
          <w:rFonts w:ascii="Calibri" w:eastAsia="Calibri" w:hAnsi="Calibri" w:cs="Calibri"/>
          <w:color w:val="1D2028"/>
          <w:sz w:val="24"/>
          <w:szCs w:val="24"/>
        </w:rPr>
      </w:pPr>
      <w:ins w:id="489" w:author="arnoldsandjaja@gmail.com" w:date="2018-06-29T23:57:00Z">
        <w:r w:rsidRPr="005B7277">
          <w:rPr>
            <w:rFonts w:ascii="Calibri" w:eastAsia="Calibri" w:hAnsi="Calibri" w:cs="Calibri"/>
            <w:color w:val="1D2028"/>
            <w:sz w:val="24"/>
            <w:szCs w:val="24"/>
            <w:u w:color="1D2028"/>
            <w:shd w:val="clear" w:color="auto" w:fill="FFFFFF"/>
          </w:rPr>
          <w:t>barcode in 100</w:t>
        </w:r>
        <w:r w:rsidRPr="005B7277">
          <w:rPr>
            <w:rFonts w:ascii="Calibri" w:eastAsia="Calibri" w:hAnsi="Calibri" w:cs="Angsana New"/>
            <w:color w:val="1D2028"/>
            <w:sz w:val="24"/>
            <w:szCs w:val="24"/>
            <w:u w:color="1D2028"/>
            <w:shd w:val="clear" w:color="auto" w:fill="FFFFFF"/>
            <w:cs/>
          </w:rPr>
          <w:t xml:space="preserve">% </w:t>
        </w:r>
        <w:r w:rsidRPr="005B7277">
          <w:rPr>
            <w:rFonts w:ascii="Calibri" w:eastAsia="Calibri" w:hAnsi="Calibri" w:cs="Calibri"/>
            <w:color w:val="1D2028"/>
            <w:sz w:val="24"/>
            <w:szCs w:val="24"/>
            <w:u w:color="1D2028"/>
            <w:shd w:val="clear" w:color="auto" w:fill="FFFFFF"/>
          </w:rPr>
          <w:t>Scannable color and 30mm wide</w:t>
        </w:r>
      </w:ins>
    </w:p>
    <w:p w:rsidR="00140D6B" w:rsidRPr="005B7277" w:rsidRDefault="00FB003A" w:rsidP="00DB1464">
      <w:pPr>
        <w:pStyle w:val="Default"/>
        <w:numPr>
          <w:ilvl w:val="0"/>
          <w:numId w:val="19"/>
        </w:numPr>
        <w:rPr>
          <w:rFonts w:ascii="Calibri" w:eastAsia="Calibri" w:hAnsi="Calibri" w:cs="Calibri"/>
          <w:color w:val="1D2028"/>
          <w:sz w:val="24"/>
          <w:szCs w:val="24"/>
        </w:rPr>
      </w:pPr>
      <w:ins w:id="490" w:author="arnoldsandjaja@gmail.com" w:date="2018-06-30T05:55:00Z">
        <w:r w:rsidRPr="005B7277">
          <w:rPr>
            <w:rFonts w:ascii="Calibri" w:eastAsia="Calibri" w:hAnsi="Calibri" w:cs="Calibri"/>
            <w:color w:val="1D2028"/>
            <w:sz w:val="24"/>
            <w:szCs w:val="24"/>
            <w:u w:color="1D2028"/>
            <w:shd w:val="clear" w:color="auto" w:fill="FFFFFF"/>
          </w:rPr>
          <w:t>You must use at least 1</w:t>
        </w:r>
      </w:ins>
      <w:ins w:id="491" w:author="Ass.Prof Supitchaya Khemthong" w:date="2018-07-15T14:34:00Z">
        <w:r w:rsidRPr="005B7277">
          <w:rPr>
            <w:rFonts w:ascii="Calibri" w:eastAsia="Calibri" w:hAnsi="Calibri" w:cs="Calibri"/>
            <w:color w:val="1D2028"/>
            <w:sz w:val="24"/>
            <w:szCs w:val="24"/>
            <w:u w:color="1D2028"/>
            <w:shd w:val="clear" w:color="auto" w:fill="FFFFFF"/>
          </w:rPr>
          <w:t xml:space="preserve"> image </w:t>
        </w:r>
        <w:del w:id="492" w:author="arnoldsandjaja@gmail.com" w:date="2018-07-19T13:24:00Z">
          <w:r w:rsidRPr="005B7277">
            <w:rPr>
              <w:rFonts w:ascii="Calibri" w:eastAsia="Calibri" w:hAnsi="Calibri" w:cs="Calibri"/>
              <w:color w:val="1D2028"/>
              <w:sz w:val="24"/>
              <w:szCs w:val="24"/>
              <w:u w:color="1D2028"/>
              <w:shd w:val="clear" w:color="auto" w:fill="FFFFFF"/>
            </w:rPr>
            <w:delText xml:space="preserve">or vector graphic </w:delText>
          </w:r>
        </w:del>
        <w:r w:rsidRPr="005B7277">
          <w:rPr>
            <w:rFonts w:ascii="Calibri" w:eastAsia="Calibri" w:hAnsi="Calibri" w:cs="Calibri"/>
            <w:color w:val="1D2028"/>
            <w:sz w:val="24"/>
            <w:szCs w:val="24"/>
            <w:u w:color="1D2028"/>
            <w:shd w:val="clear" w:color="auto" w:fill="FFFFFF"/>
          </w:rPr>
          <w:t>on each badge</w:t>
        </w:r>
      </w:ins>
      <w:ins w:id="493" w:author="arnoldsandjaja@gmail.com" w:date="2018-06-30T05:52:00Z">
        <w:r w:rsidRPr="005B7277">
          <w:rPr>
            <w:rFonts w:ascii="Calibri" w:eastAsia="Calibri" w:hAnsi="Calibri" w:cs="Angsana New"/>
            <w:color w:val="1D2028"/>
            <w:sz w:val="24"/>
            <w:szCs w:val="24"/>
            <w:u w:color="1D2028"/>
            <w:shd w:val="clear" w:color="auto" w:fill="FFFFFF"/>
            <w:cs/>
          </w:rPr>
          <w:t>.</w:t>
        </w:r>
      </w:ins>
      <w:ins w:id="494" w:author="arnoldsandjaja@gmail.com" w:date="2411-12-31T23:59:00Z">
        <w:del w:id="495" w:author="Ass.Prof Supitchaya Khemthong" w:date="2018-06-30T05:40:00Z">
          <w:r w:rsidRPr="005B7277">
            <w:rPr>
              <w:rFonts w:ascii="Calibri" w:eastAsia="Calibri" w:hAnsi="Calibri" w:cs="Angsana New"/>
              <w:color w:val="1D2028"/>
              <w:sz w:val="24"/>
              <w:szCs w:val="24"/>
              <w:u w:color="1D2028"/>
              <w:shd w:val="clear" w:color="auto" w:fill="FFFFFF"/>
              <w:cs/>
            </w:rPr>
            <w:delText xml:space="preserve"> </w:delText>
          </w:r>
        </w:del>
        <w:del w:id="496" w:author="arnoldsandjaja@gmail.com" w:date="2018-06-30T05:39:00Z">
          <w:r w:rsidRPr="005B7277">
            <w:rPr>
              <w:rFonts w:ascii="Calibri" w:eastAsia="Calibri" w:hAnsi="Calibri" w:cs="Calibri"/>
              <w:color w:val="1D2028"/>
              <w:sz w:val="24"/>
              <w:szCs w:val="24"/>
              <w:u w:color="1D2028"/>
              <w:shd w:val="clear" w:color="auto" w:fill="FFFFFF"/>
            </w:rPr>
            <w:delText xml:space="preserve"> or vector graphic</w:delText>
          </w:r>
          <w:r w:rsidRPr="005B7277">
            <w:rPr>
              <w:rFonts w:ascii="Calibri" w:eastAsia="Calibri" w:hAnsi="Calibri" w:cs="Angsana New"/>
              <w:color w:val="1D2028"/>
              <w:sz w:val="24"/>
              <w:szCs w:val="24"/>
              <w:u w:color="1D2028"/>
              <w:shd w:val="clear" w:color="auto" w:fill="FFFFFF"/>
              <w:cs/>
            </w:rPr>
            <w:delText>.</w:delText>
          </w:r>
        </w:del>
      </w:ins>
    </w:p>
    <w:p w:rsidR="00140D6B" w:rsidRPr="005B7277" w:rsidRDefault="00FB003A" w:rsidP="00DB1464">
      <w:pPr>
        <w:pStyle w:val="Default"/>
        <w:numPr>
          <w:ilvl w:val="0"/>
          <w:numId w:val="19"/>
        </w:numPr>
        <w:rPr>
          <w:rFonts w:ascii="Calibri" w:eastAsia="Calibri" w:hAnsi="Calibri" w:cs="Calibri"/>
          <w:color w:val="1D2028"/>
          <w:sz w:val="24"/>
          <w:szCs w:val="24"/>
        </w:rPr>
      </w:pPr>
      <w:ins w:id="497" w:author="arnoldsandjaja@gmail.com" w:date="2018-06-30T05:51:00Z">
        <w:r w:rsidRPr="005B7277">
          <w:rPr>
            <w:rFonts w:ascii="Calibri" w:eastAsia="Calibri" w:hAnsi="Calibri" w:cs="Calibri"/>
            <w:color w:val="1D2028"/>
            <w:sz w:val="24"/>
            <w:szCs w:val="24"/>
            <w:u w:color="1D2028"/>
            <w:shd w:val="clear" w:color="auto" w:fill="FFFFFF"/>
          </w:rPr>
          <w:lastRenderedPageBreak/>
          <w:t>The images can be manipulated to suit the design and</w:t>
        </w:r>
        <w:r w:rsidRPr="005B7277">
          <w:rPr>
            <w:rFonts w:ascii="Calibri" w:eastAsia="Calibri" w:hAnsi="Calibri" w:cs="Angsana New"/>
            <w:color w:val="1D2028"/>
            <w:sz w:val="24"/>
            <w:szCs w:val="24"/>
            <w:u w:color="1D2028"/>
            <w:shd w:val="clear" w:color="auto" w:fill="FFFFFF"/>
            <w:cs/>
          </w:rPr>
          <w:t>/</w:t>
        </w:r>
        <w:r w:rsidRPr="005B7277">
          <w:rPr>
            <w:rFonts w:ascii="Calibri" w:eastAsia="Calibri" w:hAnsi="Calibri" w:cs="Calibri"/>
            <w:color w:val="1D2028"/>
            <w:sz w:val="24"/>
            <w:szCs w:val="24"/>
            <w:u w:color="1D2028"/>
            <w:shd w:val="clear" w:color="auto" w:fill="FFFFFF"/>
          </w:rPr>
          <w:t>or the visual identity of each group</w:t>
        </w:r>
        <w:r w:rsidRPr="005B7277">
          <w:rPr>
            <w:rFonts w:ascii="Calibri" w:eastAsia="Calibri" w:hAnsi="Calibri" w:cs="Angsana New"/>
            <w:color w:val="1D2028"/>
            <w:sz w:val="24"/>
            <w:szCs w:val="24"/>
            <w:u w:color="1D2028"/>
            <w:shd w:val="clear" w:color="auto" w:fill="FFFFFF"/>
            <w:cs/>
          </w:rPr>
          <w:t xml:space="preserve">. </w:t>
        </w:r>
      </w:ins>
    </w:p>
    <w:p w:rsidR="00140D6B" w:rsidRPr="001B339A" w:rsidRDefault="00FB003A" w:rsidP="00DB1464">
      <w:pPr>
        <w:pStyle w:val="Default"/>
        <w:numPr>
          <w:ilvl w:val="0"/>
          <w:numId w:val="19"/>
        </w:numPr>
        <w:rPr>
          <w:rFonts w:ascii="Calibri" w:eastAsia="Calibri" w:hAnsi="Calibri" w:cs="Calibri"/>
          <w:color w:val="1D2028"/>
          <w:sz w:val="24"/>
          <w:szCs w:val="24"/>
        </w:rPr>
      </w:pPr>
      <w:ins w:id="498" w:author="arnoldsandjaja@gmail.com" w:date="2018-06-30T05:51:00Z">
        <w:r w:rsidRPr="005B7277">
          <w:rPr>
            <w:rFonts w:ascii="Calibri" w:eastAsia="Calibri" w:hAnsi="Calibri" w:cs="Calibri"/>
            <w:color w:val="1D2028"/>
            <w:sz w:val="24"/>
            <w:szCs w:val="24"/>
            <w:u w:color="1D2028"/>
            <w:shd w:val="clear" w:color="auto" w:fill="FFFFFF"/>
          </w:rPr>
          <w:t xml:space="preserve">You can use any image </w:t>
        </w:r>
        <w:del w:id="499" w:author="Ass.Prof Supitchaya Khemthong" w:date="2018-07-15T14:35:00Z">
          <w:r w:rsidRPr="005B7277">
            <w:rPr>
              <w:rFonts w:ascii="Calibri" w:eastAsia="Calibri" w:hAnsi="Calibri" w:cs="Calibri"/>
              <w:color w:val="1D2028"/>
              <w:sz w:val="24"/>
              <w:szCs w:val="24"/>
              <w:u w:color="1D2028"/>
              <w:shd w:val="clear" w:color="auto" w:fill="FFFFFF"/>
            </w:rPr>
            <w:delText xml:space="preserve">on badge </w:delText>
          </w:r>
        </w:del>
        <w:r w:rsidRPr="005B7277">
          <w:rPr>
            <w:rFonts w:ascii="Calibri" w:eastAsia="Calibri" w:hAnsi="Calibri" w:cs="Calibri"/>
            <w:color w:val="1D2028"/>
            <w:sz w:val="24"/>
            <w:szCs w:val="24"/>
            <w:u w:color="1D2028"/>
            <w:shd w:val="clear" w:color="auto" w:fill="FFFFFF"/>
          </w:rPr>
          <w:t>from the appendix folder ASC2018_TP40_Day1_APPENDIX02_EN</w:t>
        </w:r>
        <w:r w:rsidRPr="005B7277">
          <w:rPr>
            <w:rFonts w:ascii="Calibri" w:eastAsia="Calibri" w:hAnsi="Calibri" w:cs="Angsana New"/>
            <w:color w:val="1D2028"/>
            <w:sz w:val="24"/>
            <w:szCs w:val="24"/>
            <w:u w:color="1D2028"/>
            <w:shd w:val="clear" w:color="auto" w:fill="FFFFFF"/>
            <w:cs/>
          </w:rPr>
          <w:t>.</w:t>
        </w:r>
      </w:ins>
    </w:p>
    <w:p w:rsidR="00140D6B" w:rsidRDefault="00140D6B">
      <w:pPr>
        <w:pStyle w:val="Default"/>
        <w:rPr>
          <w:rFonts w:ascii="Calibri" w:eastAsia="Calibri" w:hAnsi="Calibri" w:cs="Calibri"/>
          <w:color w:val="1D2028"/>
          <w:sz w:val="24"/>
          <w:szCs w:val="24"/>
          <w:u w:color="1D2028"/>
          <w:shd w:val="clear" w:color="auto" w:fill="FFFFFF"/>
        </w:rPr>
      </w:pPr>
    </w:p>
    <w:p w:rsidR="00F10F2D" w:rsidRPr="005B7277" w:rsidRDefault="00F10F2D">
      <w:pPr>
        <w:pStyle w:val="Default"/>
        <w:rPr>
          <w:rFonts w:ascii="Calibri" w:eastAsia="Calibri" w:hAnsi="Calibri" w:cs="Calibri"/>
          <w:color w:val="1D2028"/>
          <w:sz w:val="24"/>
          <w:szCs w:val="24"/>
          <w:u w:color="1D2028"/>
          <w:shd w:val="clear" w:color="auto" w:fill="FFFFFF"/>
        </w:rPr>
      </w:pPr>
    </w:p>
    <w:p w:rsidR="00140D6B" w:rsidRPr="005B7277" w:rsidRDefault="00FB003A" w:rsidP="001B339A">
      <w:pPr>
        <w:pStyle w:val="Default"/>
        <w:spacing w:line="276" w:lineRule="auto"/>
        <w:rPr>
          <w:rFonts w:ascii="Calibri" w:eastAsia="Calibri" w:hAnsi="Calibri" w:cs="Calibri"/>
          <w:b/>
          <w:bCs/>
          <w:color w:val="1D2028"/>
          <w:sz w:val="32"/>
          <w:szCs w:val="32"/>
        </w:rPr>
      </w:pPr>
      <w:ins w:id="500" w:author="arnoldsandjaja@gmail.com" w:date="2018-06-29T23:55:00Z">
        <w:r w:rsidRPr="005B7277">
          <w:rPr>
            <w:rFonts w:ascii="Calibri" w:eastAsia="Calibri" w:hAnsi="Calibri" w:cs="Calibri"/>
            <w:b/>
            <w:bCs/>
            <w:sz w:val="32"/>
            <w:szCs w:val="32"/>
          </w:rPr>
          <w:t>Technical specifications</w:t>
        </w:r>
        <w:del w:id="501" w:author="Ass.Prof Supitchaya Khemthong" w:date="2018-07-16T02:24:00Z">
          <w:r w:rsidRPr="005B7277">
            <w:rPr>
              <w:rFonts w:ascii="Calibri" w:eastAsia="Calibri" w:hAnsi="Calibri" w:cs="Angsana New"/>
              <w:b/>
              <w:bCs/>
              <w:sz w:val="32"/>
              <w:szCs w:val="32"/>
              <w:cs/>
            </w:rPr>
            <w:delText>:</w:delText>
          </w:r>
        </w:del>
      </w:ins>
    </w:p>
    <w:p w:rsidR="00140D6B" w:rsidRPr="001B339A" w:rsidRDefault="00FB003A" w:rsidP="001B339A">
      <w:pPr>
        <w:pStyle w:val="Default"/>
        <w:tabs>
          <w:tab w:val="left" w:pos="2880"/>
        </w:tabs>
        <w:rPr>
          <w:del w:id="502" w:author="arnoldsandjaja@gmail.com" w:date="2018-06-29T23:55:00Z"/>
          <w:rFonts w:ascii="Calibri" w:eastAsia="Calibri" w:hAnsi="Calibri" w:cs="Calibri"/>
          <w:b/>
          <w:bCs/>
          <w:color w:val="1D2028"/>
          <w:sz w:val="24"/>
          <w:szCs w:val="24"/>
          <w:u w:color="1D2028"/>
          <w:shd w:val="clear" w:color="auto" w:fill="FFFFFF"/>
        </w:rPr>
      </w:pPr>
      <w:del w:id="503" w:author="arnoldsandjaja@gmail.com" w:date="2018-06-29T23:55:00Z">
        <w:r w:rsidRPr="001B339A">
          <w:rPr>
            <w:rFonts w:ascii="Calibri" w:eastAsia="Calibri" w:hAnsi="Calibri" w:cs="Calibri"/>
            <w:b/>
            <w:bCs/>
            <w:color w:val="1D2028"/>
            <w:sz w:val="24"/>
            <w:szCs w:val="24"/>
            <w:u w:color="1D2028"/>
            <w:shd w:val="clear" w:color="auto" w:fill="FFFFFF"/>
          </w:rPr>
          <w:delText>Requirements for Badge</w:delText>
        </w:r>
      </w:del>
    </w:p>
    <w:p w:rsidR="00140D6B" w:rsidRPr="001B339A" w:rsidRDefault="00FB003A" w:rsidP="001B339A">
      <w:pPr>
        <w:pStyle w:val="Default"/>
        <w:rPr>
          <w:rFonts w:ascii="Calibri" w:eastAsia="Calibri" w:hAnsi="Calibri" w:cs="Calibri"/>
          <w:color w:val="1D2028"/>
          <w:sz w:val="24"/>
          <w:szCs w:val="24"/>
        </w:rPr>
      </w:pPr>
      <w:r w:rsidRPr="001B339A">
        <w:rPr>
          <w:rFonts w:ascii="Calibri" w:eastAsia="Calibri" w:hAnsi="Calibri" w:cs="Calibri"/>
          <w:color w:val="1D2028"/>
          <w:sz w:val="24"/>
          <w:szCs w:val="24"/>
          <w:u w:color="1D2028"/>
          <w:shd w:val="clear" w:color="auto" w:fill="FFFFFF"/>
        </w:rPr>
        <w:t>Dimension</w:t>
      </w:r>
      <w:ins w:id="504" w:author="arnoldsandjaja@gmail.com" w:date="2018-06-29T23:56:00Z">
        <w:r w:rsidRPr="001B339A">
          <w:rPr>
            <w:rFonts w:ascii="Calibri" w:eastAsia="Calibri" w:hAnsi="Calibri" w:cs="Calibri"/>
            <w:color w:val="1D2028"/>
            <w:sz w:val="24"/>
            <w:szCs w:val="24"/>
            <w:u w:color="1D2028"/>
            <w:shd w:val="clear" w:color="auto" w:fill="FFFFFF"/>
          </w:rPr>
          <w:tab/>
        </w:r>
      </w:ins>
      <w:r w:rsidRPr="001B339A">
        <w:rPr>
          <w:rFonts w:ascii="Calibri" w:eastAsia="Calibri" w:hAnsi="Calibri" w:cs="Angsana New"/>
          <w:color w:val="1D2028"/>
          <w:sz w:val="24"/>
          <w:szCs w:val="24"/>
          <w:u w:color="1D2028"/>
          <w:shd w:val="clear" w:color="auto" w:fill="FFFFFF"/>
          <w:cs/>
        </w:rPr>
        <w:t xml:space="preserve">: </w:t>
      </w:r>
      <w:r w:rsidRPr="001B339A">
        <w:rPr>
          <w:rFonts w:ascii="Calibri" w:eastAsia="Calibri" w:hAnsi="Calibri" w:cs="Calibri"/>
          <w:color w:val="1D2028"/>
          <w:sz w:val="24"/>
          <w:szCs w:val="24"/>
          <w:u w:color="1D2028"/>
          <w:shd w:val="clear" w:color="auto" w:fill="FFFFFF"/>
        </w:rPr>
        <w:t>85</w:t>
      </w:r>
      <w:ins w:id="505" w:author="Ass.Prof Supitchaya Khemthong" w:date="2018-07-15T14:37:00Z">
        <w:r w:rsidRPr="001B339A">
          <w:rPr>
            <w:rFonts w:ascii="Calibri" w:eastAsia="Calibri" w:hAnsi="Calibri" w:cs="Calibri"/>
            <w:color w:val="1D2028"/>
            <w:sz w:val="24"/>
            <w:szCs w:val="24"/>
            <w:u w:color="1D2028"/>
            <w:shd w:val="clear" w:color="auto" w:fill="FFFFFF"/>
          </w:rPr>
          <w:t xml:space="preserve"> mm wide</w:t>
        </w:r>
      </w:ins>
      <w:r w:rsidRPr="001B339A">
        <w:rPr>
          <w:rFonts w:ascii="Calibri" w:eastAsia="Calibri" w:hAnsi="Calibri" w:cs="Calibri"/>
          <w:color w:val="1D2028"/>
          <w:sz w:val="24"/>
          <w:szCs w:val="24"/>
          <w:u w:color="1D2028"/>
          <w:shd w:val="clear" w:color="auto" w:fill="FFFFFF"/>
        </w:rPr>
        <w:t xml:space="preserve"> x 130 mm</w:t>
      </w:r>
      <w:ins w:id="506" w:author="Ass.Prof Supitchaya Khemthong" w:date="2018-07-15T14:37:00Z">
        <w:r w:rsidRPr="001B339A">
          <w:rPr>
            <w:rFonts w:ascii="Calibri" w:eastAsia="Calibri" w:hAnsi="Calibri" w:cs="Calibri"/>
            <w:color w:val="1D2028"/>
            <w:sz w:val="24"/>
            <w:szCs w:val="24"/>
            <w:u w:color="1D2028"/>
            <w:shd w:val="clear" w:color="auto" w:fill="FFFFFF"/>
          </w:rPr>
          <w:t xml:space="preserve"> high</w:t>
        </w:r>
      </w:ins>
      <w:r w:rsidRPr="001B339A">
        <w:rPr>
          <w:rFonts w:ascii="Calibri" w:eastAsia="Calibri" w:hAnsi="Calibri" w:cs="Angsana New"/>
          <w:color w:val="1D2028"/>
          <w:sz w:val="24"/>
          <w:szCs w:val="24"/>
          <w:u w:color="1D2028"/>
          <w:shd w:val="clear" w:color="auto" w:fill="FFFFFF"/>
          <w:cs/>
        </w:rPr>
        <w:t xml:space="preserve"> (</w:t>
      </w:r>
      <w:r w:rsidRPr="001B339A">
        <w:rPr>
          <w:rFonts w:ascii="Calibri" w:eastAsia="Calibri" w:hAnsi="Calibri" w:cs="Calibri"/>
          <w:color w:val="1D2028"/>
          <w:sz w:val="24"/>
          <w:szCs w:val="24"/>
          <w:u w:color="1D2028"/>
          <w:shd w:val="clear" w:color="auto" w:fill="FFFFFF"/>
        </w:rPr>
        <w:t>Must be vertical layout</w:t>
      </w:r>
      <w:r w:rsidRPr="001B339A">
        <w:rPr>
          <w:rFonts w:ascii="Calibri" w:eastAsia="Calibri" w:hAnsi="Calibri" w:cs="Angsana New"/>
          <w:color w:val="1D2028"/>
          <w:sz w:val="24"/>
          <w:szCs w:val="24"/>
          <w:u w:color="1D2028"/>
          <w:shd w:val="clear" w:color="auto" w:fill="FFFFFF"/>
          <w:cs/>
        </w:rPr>
        <w:t>)</w:t>
      </w:r>
    </w:p>
    <w:p w:rsidR="00140D6B" w:rsidRPr="001B339A" w:rsidRDefault="00FB003A">
      <w:pPr>
        <w:pStyle w:val="Default"/>
        <w:tabs>
          <w:tab w:val="left" w:pos="2880"/>
        </w:tabs>
        <w:rPr>
          <w:ins w:id="507" w:author="Ass.Prof Supitchaya Khemthong" w:date="2018-07-15T15:27:00Z"/>
          <w:rFonts w:ascii="Calibri" w:eastAsia="Calibri" w:hAnsi="Calibri" w:cs="Calibri"/>
          <w:sz w:val="24"/>
          <w:szCs w:val="24"/>
          <w:shd w:val="clear" w:color="auto" w:fill="FFFFFF"/>
        </w:rPr>
      </w:pPr>
      <w:ins w:id="508" w:author="Ass.Prof Supitchaya Khemthong" w:date="2018-07-15T15:27:00Z">
        <w:r w:rsidRPr="001B339A">
          <w:rPr>
            <w:rFonts w:ascii="Calibri" w:eastAsia="Calibri" w:hAnsi="Calibri" w:cs="Calibri"/>
            <w:color w:val="1D2028"/>
            <w:sz w:val="24"/>
            <w:szCs w:val="24"/>
            <w:u w:color="1D2028"/>
            <w:shd w:val="clear" w:color="auto" w:fill="FFFFFF"/>
          </w:rPr>
          <w:t>File Types</w:t>
        </w:r>
        <w:r w:rsidRPr="001B339A">
          <w:rPr>
            <w:rFonts w:ascii="Calibri" w:eastAsia="Calibri" w:hAnsi="Calibri" w:cs="Calibri"/>
            <w:color w:val="1D2028"/>
            <w:sz w:val="24"/>
            <w:szCs w:val="24"/>
            <w:u w:color="1D2028"/>
            <w:shd w:val="clear" w:color="auto" w:fill="FFFFFF"/>
          </w:rPr>
          <w:tab/>
        </w:r>
        <w:r w:rsidRPr="001B339A">
          <w:rPr>
            <w:rFonts w:ascii="Calibri" w:eastAsia="Calibri" w:hAnsi="Calibri" w:cs="Angsana New"/>
            <w:color w:val="1D2028"/>
            <w:sz w:val="24"/>
            <w:szCs w:val="24"/>
            <w:u w:color="1D2028"/>
            <w:shd w:val="clear" w:color="auto" w:fill="FFFFFF"/>
            <w:cs/>
          </w:rPr>
          <w:t xml:space="preserve">: </w:t>
        </w:r>
        <w:r w:rsidRPr="001B339A">
          <w:rPr>
            <w:rFonts w:ascii="Calibri" w:eastAsia="Calibri" w:hAnsi="Calibri" w:cs="Calibri"/>
            <w:color w:val="1D2028"/>
            <w:sz w:val="24"/>
            <w:szCs w:val="24"/>
            <w:u w:color="1D2028"/>
            <w:shd w:val="clear" w:color="auto" w:fill="FFFFFF"/>
          </w:rPr>
          <w:t>Illustrator</w:t>
        </w:r>
        <w:del w:id="509" w:author="arnoldsandjaja@gmail.com" w:date="2018-07-24T09:14:00Z">
          <w:r w:rsidRPr="001B339A">
            <w:rPr>
              <w:rFonts w:ascii="Calibri" w:eastAsia="Calibri" w:hAnsi="Calibri" w:cs="Angsana New"/>
              <w:color w:val="1D2028"/>
              <w:sz w:val="24"/>
              <w:szCs w:val="24"/>
              <w:u w:color="1D2028"/>
              <w:shd w:val="clear" w:color="auto" w:fill="FFFFFF"/>
              <w:cs/>
            </w:rPr>
            <w:delText xml:space="preserve"> (</w:delText>
          </w:r>
          <w:r w:rsidRPr="001B339A">
            <w:rPr>
              <w:rFonts w:ascii="Calibri" w:eastAsia="Calibri" w:hAnsi="Calibri" w:cs="Calibri"/>
              <w:color w:val="1D2028"/>
              <w:sz w:val="24"/>
              <w:szCs w:val="24"/>
              <w:u w:color="1D2028"/>
              <w:shd w:val="clear" w:color="auto" w:fill="FFFFFF"/>
            </w:rPr>
            <w:delText>Working File</w:delText>
          </w:r>
          <w:r w:rsidRPr="001B339A">
            <w:rPr>
              <w:rFonts w:ascii="Calibri" w:eastAsia="Calibri" w:hAnsi="Calibri" w:cs="Angsana New"/>
              <w:color w:val="1D2028"/>
              <w:sz w:val="24"/>
              <w:szCs w:val="24"/>
              <w:u w:color="1D2028"/>
              <w:shd w:val="clear" w:color="auto" w:fill="FFFFFF"/>
              <w:cs/>
            </w:rPr>
            <w:delText>)</w:delText>
          </w:r>
        </w:del>
        <w:r w:rsidRPr="001B339A">
          <w:rPr>
            <w:rFonts w:ascii="Calibri" w:eastAsia="Calibri" w:hAnsi="Calibri" w:cs="Angsana New"/>
            <w:sz w:val="24"/>
            <w:szCs w:val="24"/>
            <w:shd w:val="clear" w:color="auto" w:fill="FFFFFF"/>
            <w:cs/>
          </w:rPr>
          <w:t xml:space="preserve"> - </w:t>
        </w:r>
        <w:r w:rsidRPr="001B339A">
          <w:rPr>
            <w:rFonts w:ascii="Calibri" w:eastAsia="Calibri" w:hAnsi="Calibri" w:cs="Calibri"/>
            <w:sz w:val="24"/>
            <w:szCs w:val="24"/>
            <w:shd w:val="clear" w:color="auto" w:fill="FFFFFF"/>
          </w:rPr>
          <w:t xml:space="preserve">Any additional elements </w:t>
        </w:r>
        <w:r w:rsidRPr="001B339A">
          <w:rPr>
            <w:rFonts w:ascii="Calibri" w:eastAsia="Calibri" w:hAnsi="Calibri" w:cs="Angsana New"/>
            <w:sz w:val="24"/>
            <w:szCs w:val="24"/>
            <w:shd w:val="clear" w:color="auto" w:fill="FFFFFF"/>
            <w:cs/>
          </w:rPr>
          <w:t>(</w:t>
        </w:r>
        <w:r w:rsidRPr="001B339A">
          <w:rPr>
            <w:rFonts w:ascii="Calibri" w:eastAsia="Calibri" w:hAnsi="Calibri" w:cs="Calibri"/>
            <w:sz w:val="24"/>
            <w:szCs w:val="24"/>
            <w:shd w:val="clear" w:color="auto" w:fill="FFFFFF"/>
          </w:rPr>
          <w:t>links</w:t>
        </w:r>
        <w:r w:rsidRPr="001B339A">
          <w:rPr>
            <w:rFonts w:ascii="Calibri" w:eastAsia="Calibri" w:hAnsi="Calibri" w:cs="Angsana New"/>
            <w:sz w:val="24"/>
            <w:szCs w:val="24"/>
            <w:shd w:val="clear" w:color="auto" w:fill="FFFFFF"/>
            <w:cs/>
          </w:rPr>
          <w:t xml:space="preserve">): </w:t>
        </w:r>
        <w:r w:rsidRPr="001B339A">
          <w:rPr>
            <w:rFonts w:ascii="Calibri" w:eastAsia="Calibri" w:hAnsi="Calibri" w:cs="Calibri"/>
            <w:sz w:val="24"/>
            <w:szCs w:val="24"/>
            <w:shd w:val="clear" w:color="auto" w:fill="FFFFFF"/>
          </w:rPr>
          <w:t>PSD, TIF</w:t>
        </w:r>
      </w:ins>
    </w:p>
    <w:p w:rsidR="00140D6B" w:rsidRPr="001B339A" w:rsidRDefault="00FB003A" w:rsidP="001B339A">
      <w:pPr>
        <w:pStyle w:val="Default"/>
        <w:ind w:left="720"/>
        <w:rPr>
          <w:rFonts w:ascii="Calibri" w:eastAsia="Calibri" w:hAnsi="Calibri" w:cs="Calibri"/>
          <w:sz w:val="24"/>
          <w:szCs w:val="24"/>
        </w:rPr>
      </w:pPr>
      <w:ins w:id="510" w:author="Ass.Prof Supitchaya Khemthong" w:date="2018-07-15T15:27:00Z">
        <w:r w:rsidRPr="001B339A">
          <w:rPr>
            <w:rFonts w:ascii="Calibri" w:eastAsia="Calibri" w:hAnsi="Calibri" w:cs="Calibri"/>
            <w:sz w:val="24"/>
            <w:szCs w:val="24"/>
            <w:shd w:val="clear" w:color="auto" w:fill="FFFFFF"/>
          </w:rPr>
          <w:tab/>
        </w:r>
        <w:r w:rsidRPr="001B339A">
          <w:rPr>
            <w:rFonts w:ascii="Calibri" w:eastAsia="Calibri" w:hAnsi="Calibri" w:cs="Angsana New"/>
            <w:sz w:val="24"/>
            <w:szCs w:val="24"/>
            <w:shd w:val="clear" w:color="auto" w:fill="FFFFFF"/>
            <w:cs/>
          </w:rPr>
          <w:t xml:space="preserve">: </w:t>
        </w:r>
        <w:r w:rsidRPr="001B339A">
          <w:rPr>
            <w:rFonts w:ascii="Calibri" w:eastAsia="Calibri" w:hAnsi="Calibri" w:cs="Calibri"/>
            <w:sz w:val="24"/>
            <w:szCs w:val="24"/>
            <w:shd w:val="clear" w:color="auto" w:fill="FFFFFF"/>
          </w:rPr>
          <w:t>PDF</w:t>
        </w:r>
        <w:r w:rsidRPr="001B339A">
          <w:rPr>
            <w:rFonts w:ascii="Calibri" w:eastAsia="Calibri" w:hAnsi="Calibri" w:cs="Angsana New"/>
            <w:sz w:val="24"/>
            <w:szCs w:val="24"/>
            <w:shd w:val="clear" w:color="auto" w:fill="FFFFFF"/>
            <w:cs/>
          </w:rPr>
          <w:t>/</w:t>
        </w:r>
        <w:r w:rsidRPr="001B339A">
          <w:rPr>
            <w:rFonts w:ascii="Calibri" w:eastAsia="Calibri" w:hAnsi="Calibri" w:cs="Calibri"/>
            <w:sz w:val="24"/>
            <w:szCs w:val="24"/>
            <w:shd w:val="clear" w:color="auto" w:fill="FFFFFF"/>
          </w:rPr>
          <w:t>X</w:t>
        </w:r>
        <w:r w:rsidRPr="001B339A">
          <w:rPr>
            <w:rFonts w:ascii="Calibri" w:eastAsia="Calibri" w:hAnsi="Calibri" w:cs="Angsana New"/>
            <w:sz w:val="24"/>
            <w:szCs w:val="24"/>
            <w:shd w:val="clear" w:color="auto" w:fill="FFFFFF"/>
            <w:cs/>
          </w:rPr>
          <w:t>-</w:t>
        </w:r>
        <w:r w:rsidRPr="001B339A">
          <w:rPr>
            <w:rFonts w:ascii="Calibri" w:eastAsia="Calibri" w:hAnsi="Calibri" w:cs="Calibri"/>
            <w:sz w:val="24"/>
            <w:szCs w:val="24"/>
            <w:shd w:val="clear" w:color="auto" w:fill="FFFFFF"/>
          </w:rPr>
          <w:t>4</w:t>
        </w:r>
        <w:r w:rsidRPr="001B339A">
          <w:rPr>
            <w:rFonts w:ascii="Calibri" w:eastAsia="Calibri" w:hAnsi="Calibri" w:cs="Angsana New"/>
            <w:sz w:val="24"/>
            <w:szCs w:val="24"/>
            <w:shd w:val="clear" w:color="auto" w:fill="FFFFFF"/>
            <w:cs/>
          </w:rPr>
          <w:t>:</w:t>
        </w:r>
        <w:r w:rsidRPr="001B339A">
          <w:rPr>
            <w:rFonts w:ascii="Calibri" w:eastAsia="Calibri" w:hAnsi="Calibri" w:cs="Calibri"/>
            <w:sz w:val="24"/>
            <w:szCs w:val="24"/>
            <w:shd w:val="clear" w:color="auto" w:fill="FFFFFF"/>
          </w:rPr>
          <w:t xml:space="preserve">2010 </w:t>
        </w:r>
        <w:r w:rsidRPr="001B339A">
          <w:rPr>
            <w:rFonts w:ascii="Calibri" w:eastAsia="Calibri" w:hAnsi="Calibri" w:cs="Angsana New"/>
            <w:color w:val="1D2028"/>
            <w:sz w:val="24"/>
            <w:szCs w:val="24"/>
            <w:u w:color="1D2028"/>
            <w:shd w:val="clear" w:color="auto" w:fill="FFFFFF"/>
            <w:cs/>
          </w:rPr>
          <w:t>(</w:t>
        </w:r>
        <w:r w:rsidRPr="001B339A">
          <w:rPr>
            <w:rFonts w:ascii="Calibri" w:eastAsia="Calibri" w:hAnsi="Calibri" w:cs="Calibri"/>
            <w:color w:val="1D2028"/>
            <w:sz w:val="24"/>
            <w:szCs w:val="24"/>
            <w:u w:color="1D2028"/>
            <w:shd w:val="clear" w:color="auto" w:fill="FFFFFF"/>
          </w:rPr>
          <w:t>Final File</w:t>
        </w:r>
        <w:r w:rsidRPr="001B339A">
          <w:rPr>
            <w:rFonts w:ascii="Calibri" w:eastAsia="Calibri" w:hAnsi="Calibri" w:cs="Angsana New"/>
            <w:color w:val="1D2028"/>
            <w:sz w:val="24"/>
            <w:szCs w:val="24"/>
            <w:u w:color="1D2028"/>
            <w:shd w:val="clear" w:color="auto" w:fill="FFFFFF"/>
            <w:cs/>
          </w:rPr>
          <w:t>)</w:t>
        </w:r>
      </w:ins>
    </w:p>
    <w:p w:rsidR="00140D6B" w:rsidRPr="001B339A" w:rsidRDefault="00FB003A" w:rsidP="001B339A">
      <w:pPr>
        <w:pStyle w:val="Default"/>
        <w:rPr>
          <w:rFonts w:ascii="Calibri" w:eastAsia="Calibri" w:hAnsi="Calibri" w:cs="Calibri"/>
          <w:color w:val="1D2028"/>
          <w:sz w:val="24"/>
          <w:szCs w:val="24"/>
        </w:rPr>
      </w:pPr>
      <w:ins w:id="511" w:author="arnoldsandjaja@gmail.com" w:date="2018-06-30T05:41:00Z">
        <w:r w:rsidRPr="001B339A">
          <w:rPr>
            <w:rFonts w:ascii="Calibri" w:eastAsia="Calibri" w:hAnsi="Calibri" w:cs="Calibri"/>
            <w:color w:val="1D2028"/>
            <w:sz w:val="24"/>
            <w:szCs w:val="24"/>
            <w:u w:color="1D2028"/>
            <w:shd w:val="clear" w:color="auto" w:fill="FFFFFF"/>
          </w:rPr>
          <w:t>Color</w:t>
        </w:r>
        <w:del w:id="512" w:author="Ass.Prof Supitchaya Khemthong" w:date="2018-07-16T02:28:00Z">
          <w:r w:rsidRPr="001B339A">
            <w:rPr>
              <w:rFonts w:ascii="Calibri" w:eastAsia="Calibri" w:hAnsi="Calibri" w:cs="Calibri"/>
              <w:color w:val="1D2028"/>
              <w:sz w:val="24"/>
              <w:szCs w:val="24"/>
              <w:u w:color="1D2028"/>
              <w:shd w:val="clear" w:color="auto" w:fill="FFFFFF"/>
            </w:rPr>
            <w:tab/>
          </w:r>
          <w:r w:rsidRPr="001B339A">
            <w:rPr>
              <w:rFonts w:ascii="Calibri" w:eastAsia="Calibri" w:hAnsi="Calibri" w:cs="Calibri"/>
              <w:color w:val="1D2028"/>
              <w:sz w:val="24"/>
              <w:szCs w:val="24"/>
              <w:u w:color="1D2028"/>
              <w:shd w:val="clear" w:color="auto" w:fill="FFFFFF"/>
            </w:rPr>
            <w:tab/>
          </w:r>
        </w:del>
      </w:ins>
      <w:ins w:id="513" w:author="Ass.Prof Supitchaya Khemthong" w:date="2018-07-16T02:28:00Z">
        <w:r w:rsidRPr="001B339A">
          <w:rPr>
            <w:rFonts w:ascii="Calibri" w:eastAsia="Calibri" w:hAnsi="Calibri" w:cs="Calibri"/>
            <w:color w:val="1D2028"/>
            <w:sz w:val="24"/>
            <w:szCs w:val="24"/>
            <w:u w:color="1D2028"/>
            <w:shd w:val="clear" w:color="auto" w:fill="FFFFFF"/>
          </w:rPr>
          <w:tab/>
        </w:r>
      </w:ins>
      <w:ins w:id="514" w:author="arnoldsandjaja@gmail.com" w:date="2018-06-30T05:41:00Z">
        <w:r w:rsidRPr="001B339A">
          <w:rPr>
            <w:rFonts w:ascii="Calibri" w:eastAsia="Calibri" w:hAnsi="Calibri" w:cs="Angsana New"/>
            <w:color w:val="1D2028"/>
            <w:sz w:val="24"/>
            <w:szCs w:val="24"/>
            <w:u w:color="1D2028"/>
            <w:shd w:val="clear" w:color="auto" w:fill="FFFFFF"/>
            <w:cs/>
          </w:rPr>
          <w:t xml:space="preserve">: </w:t>
        </w:r>
        <w:del w:id="515" w:author="Ass.Prof Supitchaya Khemthong" w:date="2018-07-15T15:31:00Z">
          <w:r w:rsidRPr="001B339A">
            <w:rPr>
              <w:rFonts w:ascii="Calibri" w:eastAsia="Calibri" w:hAnsi="Calibri" w:cs="Calibri"/>
              <w:color w:val="1D2028"/>
              <w:sz w:val="24"/>
              <w:szCs w:val="24"/>
              <w:u w:color="1D2028"/>
              <w:shd w:val="clear" w:color="auto" w:fill="FFFFFF"/>
            </w:rPr>
            <w:delText xml:space="preserve">CMYK </w:delText>
          </w:r>
          <w:r w:rsidRPr="001B339A">
            <w:rPr>
              <w:rFonts w:ascii="Calibri" w:eastAsia="Calibri" w:hAnsi="Calibri" w:cs="Angsana New"/>
              <w:color w:val="1D2028"/>
              <w:sz w:val="24"/>
              <w:szCs w:val="24"/>
              <w:u w:color="1D2028"/>
              <w:shd w:val="clear" w:color="auto" w:fill="FFFFFF"/>
              <w:cs/>
            </w:rPr>
            <w:delText xml:space="preserve">+ </w:delText>
          </w:r>
        </w:del>
        <w:r w:rsidRPr="001B339A">
          <w:rPr>
            <w:rFonts w:ascii="Calibri" w:eastAsia="Calibri" w:hAnsi="Calibri" w:cs="Calibri"/>
            <w:color w:val="1D2028"/>
            <w:sz w:val="24"/>
            <w:szCs w:val="24"/>
            <w:u w:color="1D2028"/>
            <w:shd w:val="clear" w:color="auto" w:fill="FFFFFF"/>
          </w:rPr>
          <w:t>2 PMS color</w:t>
        </w:r>
        <w:r w:rsidRPr="001B339A">
          <w:rPr>
            <w:rFonts w:ascii="Calibri" w:eastAsia="Calibri" w:hAnsi="Calibri" w:cs="Angsana New"/>
            <w:color w:val="1D2028"/>
            <w:sz w:val="24"/>
            <w:szCs w:val="24"/>
            <w:u w:color="1D2028"/>
            <w:shd w:val="clear" w:color="auto" w:fill="FFFFFF"/>
            <w:cs/>
          </w:rPr>
          <w:t xml:space="preserve"> + </w:t>
        </w:r>
        <w:r w:rsidRPr="001B339A">
          <w:rPr>
            <w:rFonts w:ascii="Calibri" w:eastAsia="Calibri" w:hAnsi="Calibri" w:cs="Calibri"/>
            <w:color w:val="1D2028"/>
            <w:sz w:val="24"/>
            <w:szCs w:val="24"/>
            <w:u w:color="1D2028"/>
            <w:shd w:val="clear" w:color="auto" w:fill="FFFFFF"/>
          </w:rPr>
          <w:t xml:space="preserve">spot varnish must be named </w:t>
        </w:r>
        <w:r w:rsidRPr="001B339A">
          <w:rPr>
            <w:rFonts w:ascii="Calibri" w:eastAsia="Calibri" w:hAnsi="Calibri" w:cs="Angsana New"/>
            <w:color w:val="1D2028"/>
            <w:sz w:val="24"/>
            <w:szCs w:val="24"/>
            <w:u w:color="1D2028"/>
            <w:shd w:val="clear" w:color="auto" w:fill="FFFFFF"/>
            <w:cs/>
          </w:rPr>
          <w:t>“</w:t>
        </w:r>
        <w:r w:rsidRPr="001B339A">
          <w:rPr>
            <w:rFonts w:ascii="Calibri" w:eastAsia="Calibri" w:hAnsi="Calibri" w:cs="Calibri"/>
            <w:color w:val="1D2028"/>
            <w:sz w:val="24"/>
            <w:szCs w:val="24"/>
            <w:u w:color="1D2028"/>
            <w:shd w:val="clear" w:color="auto" w:fill="FFFFFF"/>
          </w:rPr>
          <w:t>varnish</w:t>
        </w:r>
        <w:r w:rsidRPr="001B339A">
          <w:rPr>
            <w:rFonts w:ascii="Calibri" w:eastAsia="Calibri" w:hAnsi="Calibri" w:cs="Angsana New"/>
            <w:color w:val="1D2028"/>
            <w:sz w:val="24"/>
            <w:szCs w:val="24"/>
            <w:u w:color="1D2028"/>
            <w:shd w:val="clear" w:color="auto" w:fill="FFFFFF"/>
            <w:cs/>
          </w:rPr>
          <w:t>”</w:t>
        </w:r>
        <w:del w:id="516" w:author="Ass.Prof Supitchaya Khemthong" w:date="2018-07-15T17:36:00Z">
          <w:r w:rsidRPr="001B339A">
            <w:rPr>
              <w:rFonts w:ascii="Calibri" w:eastAsia="Calibri" w:hAnsi="Calibri" w:cs="Calibri"/>
              <w:color w:val="1D2028"/>
              <w:sz w:val="24"/>
              <w:szCs w:val="24"/>
              <w:u w:color="1D2028"/>
              <w:shd w:val="clear" w:color="auto" w:fill="FFFFFF"/>
            </w:rPr>
            <w:delText>Use Pantone uncoated numbers</w:delText>
          </w:r>
          <w:r w:rsidRPr="001B339A">
            <w:rPr>
              <w:rFonts w:ascii="Calibri" w:eastAsia="Calibri" w:hAnsi="Calibri" w:cs="Angsana New"/>
              <w:color w:val="1D2028"/>
              <w:sz w:val="24"/>
              <w:szCs w:val="24"/>
              <w:u w:color="1D2028"/>
              <w:shd w:val="clear" w:color="auto" w:fill="FFFFFF"/>
              <w:cs/>
            </w:rPr>
            <w:delText xml:space="preserve"> </w:delText>
          </w:r>
        </w:del>
      </w:ins>
      <w:del w:id="517" w:author="Ass.Prof Supitchaya Khemthong" w:date="2018-07-15T17:36:00Z">
        <w:r w:rsidRPr="001B339A">
          <w:rPr>
            <w:rFonts w:ascii="Calibri" w:eastAsia="Calibri" w:hAnsi="Calibri" w:cs="Calibri"/>
            <w:color w:val="1D2028"/>
            <w:sz w:val="24"/>
            <w:szCs w:val="24"/>
            <w:u w:color="1D2028"/>
            <w:shd w:val="clear" w:color="auto" w:fill="FFFFFF"/>
          </w:rPr>
          <w:delText>Each accreditation badge must include the following elements</w:delText>
        </w:r>
        <w:r w:rsidRPr="001B339A">
          <w:rPr>
            <w:rFonts w:ascii="Calibri" w:eastAsia="Calibri" w:hAnsi="Calibri" w:cs="Angsana New"/>
            <w:color w:val="1D2028"/>
            <w:sz w:val="24"/>
            <w:szCs w:val="24"/>
            <w:u w:color="1D2028"/>
            <w:shd w:val="clear" w:color="auto" w:fill="FFFFFF"/>
            <w:cs/>
          </w:rPr>
          <w:delText>:</w:delText>
        </w:r>
      </w:del>
    </w:p>
    <w:p w:rsidR="00140D6B" w:rsidRPr="001B339A" w:rsidRDefault="00FB003A" w:rsidP="001B339A">
      <w:pPr>
        <w:pStyle w:val="Default"/>
        <w:tabs>
          <w:tab w:val="left" w:pos="2880"/>
        </w:tabs>
        <w:rPr>
          <w:rFonts w:ascii="Calibri" w:eastAsia="Calibri" w:hAnsi="Calibri" w:cs="Calibri"/>
          <w:color w:val="1D2028"/>
          <w:sz w:val="24"/>
          <w:szCs w:val="24"/>
          <w:u w:val="single" w:color="1D2028"/>
          <w:shd w:val="clear" w:color="auto" w:fill="FFFFFF"/>
        </w:rPr>
      </w:pPr>
      <w:ins w:id="518" w:author="arnoldsandjaja@gmail.com" w:date="2018-06-30T05:52:00Z">
        <w:r w:rsidRPr="001B339A">
          <w:rPr>
            <w:rFonts w:ascii="Calibri" w:eastAsia="Calibri" w:hAnsi="Calibri" w:cs="Calibri"/>
            <w:color w:val="1D2028"/>
            <w:sz w:val="24"/>
            <w:szCs w:val="24"/>
            <w:u w:color="1D2028"/>
            <w:shd w:val="clear" w:color="auto" w:fill="FFFFFF"/>
          </w:rPr>
          <w:t>ICC Profile</w:t>
        </w:r>
        <w:r w:rsidRPr="001B339A">
          <w:rPr>
            <w:rFonts w:ascii="Calibri" w:eastAsia="Calibri" w:hAnsi="Calibri" w:cs="Calibri"/>
            <w:color w:val="1D2028"/>
            <w:sz w:val="24"/>
            <w:szCs w:val="24"/>
            <w:u w:color="1D2028"/>
            <w:shd w:val="clear" w:color="auto" w:fill="FFFFFF"/>
          </w:rPr>
          <w:tab/>
        </w:r>
        <w:r w:rsidRPr="001B339A">
          <w:rPr>
            <w:rFonts w:ascii="Calibri" w:eastAsia="Calibri" w:hAnsi="Calibri" w:cs="Angsana New"/>
            <w:color w:val="1D2028"/>
            <w:sz w:val="24"/>
            <w:szCs w:val="24"/>
            <w:u w:color="1D2028"/>
            <w:shd w:val="clear" w:color="auto" w:fill="FFFFFF"/>
            <w:cs/>
          </w:rPr>
          <w:t xml:space="preserve">: </w:t>
        </w:r>
        <w:r w:rsidRPr="001B339A">
          <w:rPr>
            <w:rFonts w:ascii="Calibri" w:eastAsia="Calibri" w:hAnsi="Calibri" w:cs="Calibri"/>
            <w:color w:val="1D2028"/>
            <w:sz w:val="24"/>
            <w:szCs w:val="24"/>
            <w:u w:color="1D2028"/>
            <w:shd w:val="clear" w:color="auto" w:fill="FFFFFF"/>
          </w:rPr>
          <w:t>US Sheetfed C</w:t>
        </w:r>
      </w:ins>
      <w:ins w:id="519" w:author="Ass.Prof Supitchaya Khemthong" w:date="2018-07-15T14:43:00Z">
        <w:del w:id="520" w:author="arnoldsandjaja@gmail.com" w:date="2018-07-24T08:23:00Z">
          <w:r w:rsidRPr="001B339A">
            <w:rPr>
              <w:rFonts w:ascii="Calibri" w:eastAsia="Calibri" w:hAnsi="Calibri" w:cs="Calibri"/>
              <w:color w:val="1D2028"/>
              <w:sz w:val="24"/>
              <w:szCs w:val="24"/>
              <w:u w:color="1D2028"/>
              <w:shd w:val="clear" w:color="auto" w:fill="FFFFFF"/>
            </w:rPr>
            <w:delText>C</w:delText>
          </w:r>
        </w:del>
      </w:ins>
      <w:ins w:id="521" w:author="arnoldsandjaja@gmail.com" w:date="2018-06-30T05:52:00Z">
        <w:r w:rsidRPr="001B339A">
          <w:rPr>
            <w:rFonts w:ascii="Calibri" w:eastAsia="Calibri" w:hAnsi="Calibri" w:cs="Calibri"/>
            <w:color w:val="1D2028"/>
            <w:sz w:val="24"/>
            <w:szCs w:val="24"/>
            <w:u w:color="1D2028"/>
            <w:shd w:val="clear" w:color="auto" w:fill="FFFFFF"/>
          </w:rPr>
          <w:t>oated v2</w:t>
        </w:r>
      </w:ins>
      <w:del w:id="522" w:author="arnoldsandjaja@gmail.com" w:date="2018-06-30T05:43:00Z">
        <w:r w:rsidRPr="001B339A">
          <w:rPr>
            <w:rFonts w:ascii="Calibri" w:eastAsia="Calibri" w:hAnsi="Calibri" w:cs="Calibri"/>
            <w:color w:val="1D2028"/>
            <w:sz w:val="24"/>
            <w:szCs w:val="24"/>
            <w:u w:color="1D2028"/>
            <w:shd w:val="clear" w:color="auto" w:fill="FFFFFF"/>
          </w:rPr>
          <w:delText xml:space="preserve">Name of each group </w:delText>
        </w:r>
        <w:r w:rsidRPr="001B339A">
          <w:rPr>
            <w:rFonts w:ascii="Calibri" w:eastAsia="Calibri" w:hAnsi="Calibri" w:cs="Angsana New"/>
            <w:color w:val="1D2028"/>
            <w:sz w:val="24"/>
            <w:szCs w:val="24"/>
            <w:u w:color="1D2028"/>
            <w:shd w:val="clear" w:color="auto" w:fill="FFFFFF"/>
            <w:cs/>
          </w:rPr>
          <w:delText>(</w:delText>
        </w:r>
        <w:r w:rsidRPr="001B339A">
          <w:rPr>
            <w:rFonts w:ascii="Calibri" w:eastAsia="Calibri" w:hAnsi="Calibri" w:cs="Calibri"/>
            <w:color w:val="1D2028"/>
            <w:sz w:val="24"/>
            <w:szCs w:val="24"/>
            <w:u w:color="1D2028"/>
            <w:shd w:val="clear" w:color="auto" w:fill="FFFFFF"/>
          </w:rPr>
          <w:delText>use font</w:delText>
        </w:r>
        <w:r w:rsidRPr="001B339A">
          <w:rPr>
            <w:rFonts w:ascii="Calibri" w:eastAsia="Calibri" w:hAnsi="Calibri" w:cs="Angsana New"/>
            <w:color w:val="1D2028"/>
            <w:sz w:val="24"/>
            <w:szCs w:val="24"/>
            <w:u w:color="1D2028"/>
            <w:shd w:val="clear" w:color="auto" w:fill="FFFFFF"/>
            <w:cs/>
          </w:rPr>
          <w:delText>(</w:delText>
        </w:r>
        <w:r w:rsidRPr="001B339A">
          <w:rPr>
            <w:rFonts w:ascii="Calibri" w:eastAsia="Calibri" w:hAnsi="Calibri" w:cs="Calibri"/>
            <w:color w:val="1D2028"/>
            <w:sz w:val="24"/>
            <w:szCs w:val="24"/>
            <w:u w:color="1D2028"/>
            <w:shd w:val="clear" w:color="auto" w:fill="FFFFFF"/>
          </w:rPr>
          <w:delText>s</w:delText>
        </w:r>
        <w:r w:rsidRPr="001B339A">
          <w:rPr>
            <w:rFonts w:ascii="Calibri" w:eastAsia="Calibri" w:hAnsi="Calibri" w:cs="Angsana New"/>
            <w:color w:val="1D2028"/>
            <w:sz w:val="24"/>
            <w:szCs w:val="24"/>
            <w:u w:color="1D2028"/>
            <w:shd w:val="clear" w:color="auto" w:fill="FFFFFF"/>
            <w:cs/>
          </w:rPr>
          <w:delText xml:space="preserve">) </w:delText>
        </w:r>
        <w:r w:rsidRPr="001B339A">
          <w:rPr>
            <w:rFonts w:ascii="Calibri" w:eastAsia="Calibri" w:hAnsi="Calibri" w:cs="Calibri"/>
            <w:color w:val="1D2028"/>
            <w:sz w:val="24"/>
            <w:szCs w:val="24"/>
            <w:u w:color="1D2028"/>
            <w:shd w:val="clear" w:color="auto" w:fill="FFFFFF"/>
          </w:rPr>
          <w:delText>as specified in the style guide</w:delText>
        </w:r>
        <w:r w:rsidRPr="001B339A">
          <w:rPr>
            <w:rFonts w:ascii="Calibri" w:eastAsia="Calibri" w:hAnsi="Calibri" w:cs="Angsana New"/>
            <w:color w:val="1D2028"/>
            <w:sz w:val="24"/>
            <w:szCs w:val="24"/>
            <w:u w:color="1D2028"/>
            <w:shd w:val="clear" w:color="auto" w:fill="FFFFFF"/>
            <w:cs/>
          </w:rPr>
          <w:delText>)</w:delText>
        </w:r>
      </w:del>
    </w:p>
    <w:p w:rsidR="00140D6B" w:rsidRPr="001B339A" w:rsidRDefault="00FB003A">
      <w:pPr>
        <w:pStyle w:val="Body"/>
        <w:tabs>
          <w:tab w:val="left" w:pos="2880"/>
        </w:tabs>
        <w:rPr>
          <w:ins w:id="523" w:author="arnoldsandjaja@gmail.com" w:date="2018-06-30T05:43:00Z"/>
          <w:rFonts w:ascii="Calibri" w:eastAsia="Angsana New" w:hAnsi="Calibri" w:cs="Calibri"/>
          <w:rtl/>
          <w:cs/>
        </w:rPr>
      </w:pPr>
      <w:ins w:id="524" w:author="arnoldsandjaja@gmail.com" w:date="2018-06-30T05:43:00Z">
        <w:r w:rsidRPr="001B339A">
          <w:rPr>
            <w:rFonts w:ascii="Calibri" w:eastAsia="Calibri" w:hAnsi="Calibri" w:cs="Calibri"/>
            <w:lang w:val="nl-NL"/>
          </w:rPr>
          <w:t>Bleed</w:t>
        </w:r>
        <w:r w:rsidRPr="001B339A">
          <w:rPr>
            <w:rFonts w:ascii="Calibri" w:eastAsia="Angsana New" w:hAnsi="Calibri" w:cs="Calibri"/>
            <w:rtl/>
            <w:lang w:val="ar-SA" w:bidi="ar-SA"/>
          </w:rPr>
          <w:tab/>
        </w:r>
        <w:del w:id="525" w:author="Ass.Prof Supitchaya Khemthong" w:date="2018-07-16T02:28:00Z">
          <w:r w:rsidRPr="001B339A">
            <w:rPr>
              <w:rFonts w:ascii="Calibri" w:eastAsia="Angsana New" w:hAnsi="Calibri" w:cs="Calibri"/>
              <w:rtl/>
              <w:lang w:val="ar-SA" w:bidi="ar-SA"/>
            </w:rPr>
            <w:tab/>
          </w:r>
        </w:del>
        <w:r w:rsidRPr="001B339A">
          <w:rPr>
            <w:rFonts w:ascii="Calibri" w:eastAsia="Calibri" w:hAnsi="Calibri" w:cs="Angsana New"/>
            <w:cs/>
            <w:lang w:val="it-IT"/>
          </w:rPr>
          <w:t xml:space="preserve">: </w:t>
        </w:r>
        <w:r w:rsidRPr="001B339A">
          <w:rPr>
            <w:rFonts w:ascii="Calibri" w:eastAsia="Calibri" w:hAnsi="Calibri" w:cs="Calibri"/>
            <w:lang w:val="it-IT"/>
          </w:rPr>
          <w:t>3 mm</w:t>
        </w:r>
      </w:ins>
    </w:p>
    <w:p w:rsidR="00140D6B" w:rsidRPr="001B339A" w:rsidRDefault="00FB003A">
      <w:pPr>
        <w:pStyle w:val="Default"/>
        <w:tabs>
          <w:tab w:val="left" w:pos="2880"/>
        </w:tabs>
        <w:rPr>
          <w:ins w:id="526" w:author="arnoldsandjaja@gmail.com" w:date="2018-06-30T05:43:00Z"/>
          <w:rFonts w:ascii="Calibri" w:eastAsia="Calibri" w:hAnsi="Calibri" w:cs="Calibri"/>
          <w:color w:val="1D2028"/>
          <w:sz w:val="24"/>
          <w:szCs w:val="24"/>
          <w:u w:color="1D2028"/>
          <w:shd w:val="clear" w:color="auto" w:fill="FFFFFF"/>
        </w:rPr>
      </w:pPr>
      <w:ins w:id="527" w:author="arnoldsandjaja@gmail.com" w:date="2018-06-30T05:43:00Z">
        <w:r w:rsidRPr="001B339A">
          <w:rPr>
            <w:rFonts w:ascii="Calibri" w:eastAsia="Calibri" w:hAnsi="Calibri" w:cs="Calibri"/>
            <w:color w:val="1D2028"/>
            <w:sz w:val="24"/>
            <w:szCs w:val="24"/>
            <w:u w:color="1D2028"/>
            <w:shd w:val="clear" w:color="auto" w:fill="FFFFFF"/>
          </w:rPr>
          <w:t>Trapping</w:t>
        </w:r>
        <w:r w:rsidRPr="001B339A">
          <w:rPr>
            <w:rFonts w:ascii="Calibri" w:eastAsia="Calibri" w:hAnsi="Calibri" w:cs="Calibri"/>
            <w:color w:val="1D2028"/>
            <w:sz w:val="24"/>
            <w:szCs w:val="24"/>
            <w:u w:color="1D2028"/>
            <w:shd w:val="clear" w:color="auto" w:fill="FFFFFF"/>
          </w:rPr>
          <w:tab/>
        </w:r>
        <w:r w:rsidRPr="001B339A">
          <w:rPr>
            <w:rFonts w:ascii="Calibri" w:eastAsia="Calibri" w:hAnsi="Calibri" w:cs="Angsana New"/>
            <w:color w:val="1D2028"/>
            <w:sz w:val="24"/>
            <w:szCs w:val="24"/>
            <w:u w:color="1D2028"/>
            <w:shd w:val="clear" w:color="auto" w:fill="FFFFFF"/>
            <w:cs/>
          </w:rPr>
          <w:t xml:space="preserve">: </w:t>
        </w:r>
        <w:del w:id="528" w:author="Ass.Prof Supitchaya Khemthong" w:date="2018-07-16T02:27:00Z">
          <w:r w:rsidRPr="001B339A">
            <w:rPr>
              <w:rFonts w:ascii="Calibri" w:eastAsia="Calibri" w:hAnsi="Calibri" w:cs="Calibri"/>
              <w:color w:val="1D2028"/>
              <w:sz w:val="24"/>
              <w:szCs w:val="24"/>
              <w:u w:color="1D2028"/>
              <w:shd w:val="clear" w:color="auto" w:fill="FFFFFF"/>
            </w:rPr>
            <w:delText>Trapping</w:delText>
          </w:r>
          <w:r w:rsidRPr="001B339A">
            <w:rPr>
              <w:rFonts w:ascii="Calibri" w:eastAsia="Calibri" w:hAnsi="Calibri" w:cs="Angsana New"/>
              <w:color w:val="1D2028"/>
              <w:sz w:val="24"/>
              <w:szCs w:val="24"/>
              <w:u w:color="1D2028"/>
              <w:shd w:val="clear" w:color="auto" w:fill="FFFFFF"/>
              <w:cs/>
            </w:rPr>
            <w:delText xml:space="preserve">: </w:delText>
          </w:r>
        </w:del>
        <w:r w:rsidRPr="001B339A">
          <w:rPr>
            <w:rFonts w:ascii="Calibri" w:eastAsia="Calibri" w:hAnsi="Calibri" w:cs="Calibri"/>
            <w:color w:val="1D2028"/>
            <w:sz w:val="24"/>
            <w:szCs w:val="24"/>
            <w:u w:color="1D2028"/>
            <w:shd w:val="clear" w:color="auto" w:fill="FFFFFF"/>
          </w:rPr>
          <w:t>0</w:t>
        </w:r>
        <w:r w:rsidRPr="001B339A">
          <w:rPr>
            <w:rFonts w:ascii="Calibri" w:eastAsia="Calibri" w:hAnsi="Calibri" w:cs="Angsana New"/>
            <w:color w:val="1D2028"/>
            <w:sz w:val="24"/>
            <w:szCs w:val="24"/>
            <w:u w:color="1D2028"/>
            <w:shd w:val="clear" w:color="auto" w:fill="FFFFFF"/>
            <w:cs/>
          </w:rPr>
          <w:t>.</w:t>
        </w:r>
        <w:r w:rsidRPr="001B339A">
          <w:rPr>
            <w:rFonts w:ascii="Calibri" w:eastAsia="Calibri" w:hAnsi="Calibri" w:cs="Calibri"/>
            <w:color w:val="1D2028"/>
            <w:sz w:val="24"/>
            <w:szCs w:val="24"/>
            <w:u w:color="1D2028"/>
            <w:shd w:val="clear" w:color="auto" w:fill="FFFFFF"/>
          </w:rPr>
          <w:t xml:space="preserve">30 pt </w:t>
        </w:r>
        <w:r w:rsidRPr="001B339A">
          <w:rPr>
            <w:rFonts w:ascii="Calibri" w:eastAsia="Calibri" w:hAnsi="Calibri" w:cs="Angsana New"/>
            <w:color w:val="1D2028"/>
            <w:sz w:val="24"/>
            <w:szCs w:val="24"/>
            <w:u w:color="1D2028"/>
            <w:shd w:val="clear" w:color="auto" w:fill="FFFFFF"/>
            <w:cs/>
          </w:rPr>
          <w:t>(</w:t>
        </w:r>
        <w:r w:rsidRPr="001B339A">
          <w:rPr>
            <w:rFonts w:ascii="Calibri" w:eastAsia="Calibri" w:hAnsi="Calibri" w:cs="Calibri"/>
            <w:color w:val="1D2028"/>
            <w:sz w:val="24"/>
            <w:szCs w:val="24"/>
            <w:u w:color="1D2028"/>
            <w:shd w:val="clear" w:color="auto" w:fill="FFFFFF"/>
          </w:rPr>
          <w:t>if needed</w:t>
        </w:r>
        <w:r w:rsidRPr="001B339A">
          <w:rPr>
            <w:rFonts w:ascii="Calibri" w:eastAsia="Calibri" w:hAnsi="Calibri" w:cs="Angsana New"/>
            <w:color w:val="1D2028"/>
            <w:sz w:val="24"/>
            <w:szCs w:val="24"/>
            <w:u w:color="1D2028"/>
            <w:shd w:val="clear" w:color="auto" w:fill="FFFFFF"/>
            <w:cs/>
          </w:rPr>
          <w:t>)</w:t>
        </w:r>
      </w:ins>
    </w:p>
    <w:p w:rsidR="00140D6B" w:rsidRPr="001B339A" w:rsidRDefault="00FB003A">
      <w:pPr>
        <w:pStyle w:val="Default"/>
        <w:tabs>
          <w:tab w:val="left" w:pos="2880"/>
        </w:tabs>
        <w:rPr>
          <w:ins w:id="529" w:author="arnoldsandjaja@gmail.com" w:date="2018-06-30T05:46:00Z"/>
          <w:rFonts w:ascii="Calibri" w:eastAsia="Calibri" w:hAnsi="Calibri" w:cs="Calibri"/>
          <w:color w:val="1D2028"/>
          <w:sz w:val="24"/>
          <w:szCs w:val="24"/>
          <w:u w:color="1D2028"/>
          <w:shd w:val="clear" w:color="auto" w:fill="FFFFFF"/>
        </w:rPr>
      </w:pPr>
      <w:ins w:id="530" w:author="Ass.Prof Supitchaya Khemthong" w:date="2018-07-16T02:04:00Z">
        <w:r w:rsidRPr="001B339A">
          <w:rPr>
            <w:rFonts w:ascii="Calibri" w:eastAsia="Calibri" w:hAnsi="Calibri" w:cs="Calibri"/>
            <w:color w:val="1D2028"/>
            <w:sz w:val="24"/>
            <w:szCs w:val="24"/>
            <w:u w:color="1D2028"/>
            <w:shd w:val="clear" w:color="auto" w:fill="FFFFFF"/>
          </w:rPr>
          <w:t>I</w:t>
        </w:r>
      </w:ins>
      <w:ins w:id="531" w:author="arnoldsandjaja@gmail.com" w:date="2018-06-30T05:46:00Z">
        <w:del w:id="532" w:author="Ass.Prof Supitchaya Khemthong" w:date="2018-07-16T02:04:00Z">
          <w:r w:rsidRPr="001B339A">
            <w:rPr>
              <w:rFonts w:ascii="Calibri" w:eastAsia="Calibri" w:hAnsi="Calibri" w:cs="Calibri"/>
              <w:color w:val="1D2028"/>
              <w:sz w:val="24"/>
              <w:szCs w:val="24"/>
              <w:u w:color="1D2028"/>
              <w:shd w:val="clear" w:color="auto" w:fill="FFFFFF"/>
            </w:rPr>
            <w:delText>i</w:delText>
          </w:r>
        </w:del>
        <w:r w:rsidRPr="001B339A">
          <w:rPr>
            <w:rFonts w:ascii="Calibri" w:eastAsia="Calibri" w:hAnsi="Calibri" w:cs="Calibri"/>
            <w:color w:val="1D2028"/>
            <w:sz w:val="24"/>
            <w:szCs w:val="24"/>
            <w:u w:color="1D2028"/>
            <w:shd w:val="clear" w:color="auto" w:fill="FFFFFF"/>
          </w:rPr>
          <w:t>mage resolution</w:t>
        </w:r>
      </w:ins>
      <w:ins w:id="533" w:author="Ass.Prof Supitchaya Khemthong" w:date="2018-07-16T02:29:00Z">
        <w:r w:rsidRPr="001B339A">
          <w:rPr>
            <w:rFonts w:ascii="Calibri" w:eastAsia="Calibri" w:hAnsi="Calibri" w:cs="Calibri"/>
            <w:color w:val="1D2028"/>
            <w:sz w:val="24"/>
            <w:szCs w:val="24"/>
            <w:u w:color="1D2028"/>
            <w:shd w:val="clear" w:color="auto" w:fill="FFFFFF"/>
          </w:rPr>
          <w:tab/>
        </w:r>
      </w:ins>
      <w:ins w:id="534" w:author="arnoldsandjaja@gmail.com" w:date="2018-06-30T05:46:00Z">
        <w:r w:rsidRPr="001B339A">
          <w:rPr>
            <w:rFonts w:ascii="Calibri" w:eastAsia="Calibri" w:hAnsi="Calibri" w:cs="Angsana New"/>
            <w:color w:val="1D2028"/>
            <w:sz w:val="24"/>
            <w:szCs w:val="24"/>
            <w:u w:color="1D2028"/>
            <w:shd w:val="clear" w:color="auto" w:fill="FFFFFF"/>
            <w:cs/>
          </w:rPr>
          <w:t xml:space="preserve">: </w:t>
        </w:r>
        <w:r w:rsidRPr="001B339A">
          <w:rPr>
            <w:rFonts w:ascii="Calibri" w:eastAsia="Calibri" w:hAnsi="Calibri" w:cs="Calibri"/>
            <w:color w:val="1D2028"/>
            <w:sz w:val="24"/>
            <w:szCs w:val="24"/>
            <w:u w:color="1D2028"/>
            <w:shd w:val="clear" w:color="auto" w:fill="FFFFFF"/>
          </w:rPr>
          <w:t>280 to 300 PPI at 100</w:t>
        </w:r>
        <w:r w:rsidRPr="001B339A">
          <w:rPr>
            <w:rFonts w:ascii="Calibri" w:eastAsia="Calibri" w:hAnsi="Calibri" w:cs="Angsana New"/>
            <w:color w:val="1D2028"/>
            <w:sz w:val="24"/>
            <w:szCs w:val="24"/>
            <w:u w:color="1D2028"/>
            <w:shd w:val="clear" w:color="auto" w:fill="FFFFFF"/>
            <w:cs/>
          </w:rPr>
          <w:t>%</w:t>
        </w:r>
      </w:ins>
    </w:p>
    <w:p w:rsidR="00140D6B" w:rsidRPr="001B339A" w:rsidRDefault="00FB003A" w:rsidP="001B339A">
      <w:pPr>
        <w:pStyle w:val="Default"/>
        <w:rPr>
          <w:rFonts w:ascii="Calibri" w:eastAsia="Calibri" w:hAnsi="Calibri" w:cs="Calibri"/>
          <w:color w:val="1D2028"/>
          <w:sz w:val="24"/>
          <w:szCs w:val="24"/>
          <w:u w:color="1D2028"/>
          <w:shd w:val="clear" w:color="auto" w:fill="FFFFFF"/>
        </w:rPr>
      </w:pPr>
      <w:ins w:id="535" w:author="arnoldsandjaja@gmail.com" w:date="2018-06-30T05:46:00Z">
        <w:r w:rsidRPr="001B339A">
          <w:rPr>
            <w:rFonts w:ascii="Calibri" w:eastAsia="Calibri" w:hAnsi="Calibri" w:cs="Calibri"/>
            <w:color w:val="1D2028"/>
            <w:sz w:val="24"/>
            <w:szCs w:val="24"/>
            <w:u w:color="1D2028"/>
            <w:shd w:val="clear" w:color="auto" w:fill="FFFFFF"/>
          </w:rPr>
          <w:t>Bitmap image resolution</w:t>
        </w:r>
      </w:ins>
      <w:ins w:id="536" w:author="Ass.Prof Supitchaya Khemthong" w:date="2018-07-16T02:29:00Z">
        <w:r w:rsidRPr="001B339A">
          <w:rPr>
            <w:rFonts w:ascii="Calibri" w:eastAsia="Calibri" w:hAnsi="Calibri" w:cs="Calibri"/>
            <w:color w:val="1D2028"/>
            <w:sz w:val="24"/>
            <w:szCs w:val="24"/>
            <w:u w:color="1D2028"/>
            <w:shd w:val="clear" w:color="auto" w:fill="FFFFFF"/>
          </w:rPr>
          <w:tab/>
        </w:r>
      </w:ins>
      <w:ins w:id="537" w:author="arnoldsandjaja@gmail.com" w:date="2018-06-30T05:46:00Z">
        <w:r w:rsidRPr="001B339A">
          <w:rPr>
            <w:rFonts w:ascii="Calibri" w:eastAsia="Calibri" w:hAnsi="Calibri" w:cs="Angsana New"/>
            <w:color w:val="1D2028"/>
            <w:sz w:val="24"/>
            <w:szCs w:val="24"/>
            <w:u w:color="1D2028"/>
            <w:shd w:val="clear" w:color="auto" w:fill="FFFFFF"/>
            <w:cs/>
          </w:rPr>
          <w:t xml:space="preserve">: </w:t>
        </w:r>
        <w:r w:rsidRPr="001B339A">
          <w:rPr>
            <w:rFonts w:ascii="Calibri" w:eastAsia="Calibri" w:hAnsi="Calibri" w:cs="Calibri"/>
            <w:color w:val="1D2028"/>
            <w:sz w:val="24"/>
            <w:szCs w:val="24"/>
            <w:u w:color="1D2028"/>
            <w:shd w:val="clear" w:color="auto" w:fill="FFFFFF"/>
          </w:rPr>
          <w:t>800 to 1200 PPI at 100</w:t>
        </w:r>
        <w:r w:rsidRPr="001B339A">
          <w:rPr>
            <w:rFonts w:ascii="Calibri" w:eastAsia="Calibri" w:hAnsi="Calibri" w:cs="Angsana New"/>
            <w:color w:val="1D2028"/>
            <w:sz w:val="24"/>
            <w:szCs w:val="24"/>
            <w:u w:color="1D2028"/>
            <w:shd w:val="clear" w:color="auto" w:fill="FFFFFF"/>
            <w:cs/>
          </w:rPr>
          <w:t>%</w:t>
        </w:r>
      </w:ins>
      <w:del w:id="538" w:author="Ass.Prof Supitchaya Khemthong" w:date="2018-07-15T15:27:00Z">
        <w:r w:rsidRPr="005B7277">
          <w:rPr>
            <w:rFonts w:ascii="Calibri" w:eastAsia="Calibri" w:hAnsi="Calibri" w:cs="Calibri"/>
            <w:color w:val="1D2028"/>
            <w:sz w:val="24"/>
            <w:szCs w:val="24"/>
            <w:u w:color="1D2028"/>
            <w:shd w:val="clear" w:color="auto" w:fill="FFFFFF"/>
          </w:rPr>
          <w:delText>At least 1 image or vector graphic</w:delText>
        </w:r>
        <w:r w:rsidRPr="005B7277">
          <w:rPr>
            <w:rFonts w:ascii="Calibri" w:eastAsia="Calibri" w:hAnsi="Calibri" w:cs="Angsana New"/>
            <w:color w:val="1D2028"/>
            <w:sz w:val="24"/>
            <w:szCs w:val="24"/>
            <w:u w:color="1D2028"/>
            <w:shd w:val="clear" w:color="auto" w:fill="FFFFFF"/>
            <w:cs/>
          </w:rPr>
          <w:delText>.</w:delText>
        </w:r>
      </w:del>
    </w:p>
    <w:p w:rsidR="00140D6B" w:rsidRPr="005B7277" w:rsidRDefault="00140D6B">
      <w:pPr>
        <w:pStyle w:val="Default"/>
        <w:tabs>
          <w:tab w:val="left" w:pos="1440"/>
          <w:tab w:val="left" w:pos="2880"/>
        </w:tabs>
        <w:rPr>
          <w:del w:id="539" w:author="Ass.Prof Supitchaya Khemthong" w:date="2018-07-15T15:27:00Z"/>
          <w:rFonts w:ascii="Calibri" w:eastAsia="Calibri" w:hAnsi="Calibri" w:cs="Calibri"/>
          <w:color w:val="1D2028"/>
          <w:sz w:val="24"/>
          <w:szCs w:val="24"/>
          <w:u w:color="1D2028"/>
          <w:shd w:val="clear" w:color="auto" w:fill="FFFFFF"/>
        </w:rPr>
      </w:pPr>
    </w:p>
    <w:p w:rsidR="00140D6B" w:rsidRPr="005B7277" w:rsidRDefault="00FB003A">
      <w:pPr>
        <w:pStyle w:val="Default"/>
        <w:tabs>
          <w:tab w:val="left" w:pos="1440"/>
          <w:tab w:val="left" w:pos="2880"/>
        </w:tabs>
        <w:rPr>
          <w:del w:id="540" w:author="Ass.Prof Supitchaya Khemthong" w:date="2018-07-15T15:27:00Z"/>
          <w:rFonts w:ascii="Calibri" w:eastAsia="Calibri" w:hAnsi="Calibri" w:cs="Calibri"/>
          <w:color w:val="1D2028"/>
          <w:sz w:val="24"/>
          <w:szCs w:val="24"/>
          <w:u w:color="1D2028"/>
          <w:shd w:val="clear" w:color="auto" w:fill="FFFFFF"/>
        </w:rPr>
      </w:pPr>
      <w:del w:id="541" w:author="Ass.Prof Supitchaya Khemthong" w:date="2018-07-15T15:27:00Z">
        <w:r w:rsidRPr="005B7277">
          <w:rPr>
            <w:rFonts w:ascii="Calibri" w:eastAsia="Calibri" w:hAnsi="Calibri" w:cs="Calibri"/>
            <w:color w:val="1D2028"/>
            <w:sz w:val="24"/>
            <w:szCs w:val="24"/>
            <w:u w:color="1D2028"/>
            <w:shd w:val="clear" w:color="auto" w:fill="FFFFFF"/>
          </w:rPr>
          <w:delText>Color Specifications</w:delText>
        </w:r>
        <w:r w:rsidRPr="005B7277">
          <w:rPr>
            <w:rFonts w:ascii="Calibri" w:eastAsia="Calibri" w:hAnsi="Calibri" w:cs="Angsana New"/>
            <w:color w:val="1D2028"/>
            <w:sz w:val="24"/>
            <w:szCs w:val="24"/>
            <w:u w:color="1D2028"/>
            <w:shd w:val="clear" w:color="auto" w:fill="FFFFFF"/>
            <w:cs/>
          </w:rPr>
          <w:delText>:</w:delText>
        </w:r>
      </w:del>
    </w:p>
    <w:p w:rsidR="00140D6B" w:rsidRPr="005B7277" w:rsidRDefault="00FB003A">
      <w:pPr>
        <w:pStyle w:val="Default"/>
        <w:tabs>
          <w:tab w:val="left" w:pos="1440"/>
          <w:tab w:val="left" w:pos="2880"/>
        </w:tabs>
        <w:rPr>
          <w:del w:id="542" w:author="Ass.Prof Supitchaya Khemthong" w:date="2018-07-15T15:27:00Z"/>
          <w:rFonts w:ascii="Calibri" w:eastAsia="Calibri" w:hAnsi="Calibri" w:cs="Calibri"/>
          <w:color w:val="1D2028"/>
          <w:sz w:val="24"/>
          <w:szCs w:val="24"/>
          <w:u w:color="1D2028"/>
          <w:shd w:val="clear" w:color="auto" w:fill="FFFFFF"/>
        </w:rPr>
      </w:pPr>
      <w:del w:id="543" w:author="Ass.Prof Supitchaya Khemthong" w:date="2018-07-15T15:27:00Z">
        <w:r w:rsidRPr="005B7277">
          <w:rPr>
            <w:rFonts w:ascii="Calibri" w:eastAsia="Calibri" w:hAnsi="Calibri" w:cs="Calibri"/>
            <w:color w:val="1D2028"/>
            <w:sz w:val="24"/>
            <w:szCs w:val="24"/>
            <w:u w:color="1D2028"/>
            <w:shd w:val="clear" w:color="auto" w:fill="FFFFFF"/>
          </w:rPr>
          <w:delText>CMYK</w:delText>
        </w:r>
      </w:del>
    </w:p>
    <w:p w:rsidR="00140D6B" w:rsidRPr="005B7277" w:rsidRDefault="00140D6B">
      <w:pPr>
        <w:pStyle w:val="Default"/>
        <w:tabs>
          <w:tab w:val="left" w:pos="1440"/>
          <w:tab w:val="left" w:pos="2880"/>
        </w:tabs>
        <w:rPr>
          <w:del w:id="544" w:author="Ass.Prof Supitchaya Khemthong" w:date="2018-07-15T15:27:00Z"/>
          <w:rFonts w:ascii="Calibri" w:eastAsia="Calibri" w:hAnsi="Calibri" w:cs="Calibri"/>
          <w:color w:val="1D2028"/>
          <w:sz w:val="24"/>
          <w:szCs w:val="24"/>
          <w:u w:color="1D2028"/>
          <w:shd w:val="clear" w:color="auto" w:fill="FFFFFF"/>
        </w:rPr>
      </w:pPr>
    </w:p>
    <w:p w:rsidR="00140D6B" w:rsidRPr="005B7277" w:rsidRDefault="00FB003A">
      <w:pPr>
        <w:pStyle w:val="Default"/>
        <w:tabs>
          <w:tab w:val="left" w:pos="1440"/>
          <w:tab w:val="left" w:pos="2880"/>
        </w:tabs>
        <w:rPr>
          <w:del w:id="545" w:author="Ass.Prof Supitchaya Khemthong" w:date="2018-07-15T15:27:00Z"/>
          <w:rFonts w:ascii="Calibri" w:eastAsia="Calibri" w:hAnsi="Calibri" w:cs="Calibri"/>
          <w:color w:val="1D2028"/>
          <w:sz w:val="24"/>
          <w:szCs w:val="24"/>
          <w:u w:color="1D2028"/>
          <w:shd w:val="clear" w:color="auto" w:fill="FFFFFF"/>
        </w:rPr>
      </w:pPr>
      <w:del w:id="546" w:author="Ass.Prof Supitchaya Khemthong" w:date="2018-07-15T15:27:00Z">
        <w:r w:rsidRPr="005B7277">
          <w:rPr>
            <w:rFonts w:ascii="Calibri" w:eastAsia="Calibri" w:hAnsi="Calibri" w:cs="Calibri"/>
            <w:color w:val="1D2028"/>
            <w:sz w:val="24"/>
            <w:szCs w:val="24"/>
            <w:u w:color="1D2028"/>
            <w:shd w:val="clear" w:color="auto" w:fill="FFFFFF"/>
          </w:rPr>
          <w:delText>Image Specifications</w:delText>
        </w:r>
        <w:r w:rsidRPr="005B7277">
          <w:rPr>
            <w:rFonts w:ascii="Calibri" w:eastAsia="Calibri" w:hAnsi="Calibri" w:cs="Angsana New"/>
            <w:color w:val="1D2028"/>
            <w:sz w:val="24"/>
            <w:szCs w:val="24"/>
            <w:u w:color="1D2028"/>
            <w:shd w:val="clear" w:color="auto" w:fill="FFFFFF"/>
            <w:cs/>
          </w:rPr>
          <w:delText>:</w:delText>
        </w:r>
      </w:del>
    </w:p>
    <w:p w:rsidR="00140D6B" w:rsidRPr="005B7277" w:rsidRDefault="00FB003A">
      <w:pPr>
        <w:pStyle w:val="Default"/>
        <w:tabs>
          <w:tab w:val="left" w:pos="1440"/>
          <w:tab w:val="left" w:pos="2880"/>
        </w:tabs>
        <w:rPr>
          <w:del w:id="547" w:author="Ass.Prof Supitchaya Khemthong" w:date="2018-07-15T15:27:00Z"/>
          <w:rFonts w:ascii="Calibri" w:eastAsia="Calibri" w:hAnsi="Calibri" w:cs="Calibri"/>
          <w:color w:val="1D2028"/>
          <w:sz w:val="24"/>
          <w:szCs w:val="24"/>
          <w:u w:color="1D2028"/>
          <w:shd w:val="clear" w:color="auto" w:fill="FFFFFF"/>
        </w:rPr>
      </w:pPr>
      <w:del w:id="548" w:author="Ass.Prof Supitchaya Khemthong" w:date="2018-07-15T15:27:00Z">
        <w:r w:rsidRPr="005B7277">
          <w:rPr>
            <w:rFonts w:ascii="Calibri" w:eastAsia="Calibri" w:hAnsi="Calibri" w:cs="Calibri"/>
            <w:color w:val="1D2028"/>
            <w:sz w:val="24"/>
            <w:szCs w:val="24"/>
            <w:u w:color="1D2028"/>
            <w:shd w:val="clear" w:color="auto" w:fill="FFFFFF"/>
          </w:rPr>
          <w:delText>The images can be manipulated to suit the design and</w:delText>
        </w:r>
        <w:r w:rsidRPr="005B7277">
          <w:rPr>
            <w:rFonts w:ascii="Calibri" w:eastAsia="Calibri" w:hAnsi="Calibri" w:cs="Angsana New"/>
            <w:color w:val="1D2028"/>
            <w:sz w:val="24"/>
            <w:szCs w:val="24"/>
            <w:u w:color="1D2028"/>
            <w:shd w:val="clear" w:color="auto" w:fill="FFFFFF"/>
            <w:cs/>
          </w:rPr>
          <w:delText>/</w:delText>
        </w:r>
        <w:r w:rsidRPr="005B7277">
          <w:rPr>
            <w:rFonts w:ascii="Calibri" w:eastAsia="Calibri" w:hAnsi="Calibri" w:cs="Calibri"/>
            <w:color w:val="1D2028"/>
            <w:sz w:val="24"/>
            <w:szCs w:val="24"/>
            <w:u w:color="1D2028"/>
            <w:shd w:val="clear" w:color="auto" w:fill="FFFFFF"/>
          </w:rPr>
          <w:delText>or the visual identity of each group</w:delText>
        </w:r>
        <w:r w:rsidRPr="005B7277">
          <w:rPr>
            <w:rFonts w:ascii="Calibri" w:eastAsia="Calibri" w:hAnsi="Calibri" w:cs="Angsana New"/>
            <w:color w:val="1D2028"/>
            <w:sz w:val="24"/>
            <w:szCs w:val="24"/>
            <w:u w:color="1D2028"/>
            <w:shd w:val="clear" w:color="auto" w:fill="FFFFFF"/>
            <w:cs/>
          </w:rPr>
          <w:delText xml:space="preserve">. </w:delText>
        </w:r>
      </w:del>
    </w:p>
    <w:p w:rsidR="00140D6B" w:rsidRPr="005B7277" w:rsidRDefault="00FB003A">
      <w:pPr>
        <w:pStyle w:val="Default"/>
        <w:tabs>
          <w:tab w:val="left" w:pos="1440"/>
          <w:tab w:val="left" w:pos="2880"/>
        </w:tabs>
        <w:rPr>
          <w:del w:id="549" w:author="Ass.Prof Supitchaya Khemthong" w:date="2018-07-15T15:27:00Z"/>
          <w:rFonts w:ascii="Calibri" w:eastAsia="Calibri" w:hAnsi="Calibri" w:cs="Calibri"/>
          <w:color w:val="1D2028"/>
          <w:sz w:val="24"/>
          <w:szCs w:val="24"/>
          <w:u w:color="1D2028"/>
          <w:shd w:val="clear" w:color="auto" w:fill="FFFFFF"/>
        </w:rPr>
      </w:pPr>
      <w:del w:id="550" w:author="Ass.Prof Supitchaya Khemthong" w:date="2018-07-15T15:27:00Z">
        <w:r w:rsidRPr="005B7277">
          <w:rPr>
            <w:rFonts w:ascii="Calibri" w:eastAsia="Calibri" w:hAnsi="Calibri" w:cs="Calibri"/>
            <w:color w:val="1D2028"/>
            <w:sz w:val="24"/>
            <w:szCs w:val="24"/>
            <w:u w:color="1D2028"/>
            <w:shd w:val="clear" w:color="auto" w:fill="FFFFFF"/>
          </w:rPr>
          <w:delText>You can use any image on badge from the appendix folder ASC2018_TP40_Day1_APPENDIX02_EN</w:delText>
        </w:r>
        <w:r w:rsidRPr="005B7277">
          <w:rPr>
            <w:rFonts w:ascii="Calibri" w:eastAsia="Calibri" w:hAnsi="Calibri" w:cs="Angsana New"/>
            <w:color w:val="1D2028"/>
            <w:sz w:val="24"/>
            <w:szCs w:val="24"/>
            <w:u w:color="1D2028"/>
            <w:shd w:val="clear" w:color="auto" w:fill="FFFFFF"/>
            <w:cs/>
          </w:rPr>
          <w:delText>.</w:delText>
        </w:r>
      </w:del>
    </w:p>
    <w:p w:rsidR="00140D6B" w:rsidRPr="005B7277" w:rsidRDefault="00140D6B">
      <w:pPr>
        <w:pStyle w:val="Default"/>
        <w:tabs>
          <w:tab w:val="left" w:pos="1440"/>
          <w:tab w:val="left" w:pos="2880"/>
        </w:tabs>
        <w:rPr>
          <w:del w:id="551" w:author="Ass.Prof Supitchaya Khemthong" w:date="2018-07-15T15:27:00Z"/>
          <w:rFonts w:ascii="Calibri" w:eastAsia="Calibri" w:hAnsi="Calibri" w:cs="Calibri"/>
          <w:color w:val="1D2028"/>
          <w:sz w:val="24"/>
          <w:szCs w:val="24"/>
          <w:u w:color="1D2028"/>
          <w:shd w:val="clear" w:color="auto" w:fill="FFFFFF"/>
        </w:rPr>
      </w:pPr>
    </w:p>
    <w:p w:rsidR="00140D6B" w:rsidRPr="005B7277" w:rsidRDefault="00FB003A">
      <w:pPr>
        <w:pStyle w:val="Default"/>
        <w:tabs>
          <w:tab w:val="left" w:pos="1440"/>
          <w:tab w:val="left" w:pos="2880"/>
        </w:tabs>
        <w:rPr>
          <w:del w:id="552" w:author="Ass.Prof Supitchaya Khemthong" w:date="2018-07-15T15:27:00Z"/>
          <w:rFonts w:ascii="Calibri" w:eastAsia="Calibri" w:hAnsi="Calibri" w:cs="Calibri"/>
          <w:color w:val="1D2028"/>
          <w:sz w:val="24"/>
          <w:szCs w:val="24"/>
          <w:u w:color="1D2028"/>
          <w:shd w:val="clear" w:color="auto" w:fill="FFFFFF"/>
        </w:rPr>
      </w:pPr>
      <w:del w:id="553" w:author="Ass.Prof Supitchaya Khemthong" w:date="2018-07-15T15:27:00Z">
        <w:r w:rsidRPr="005B7277">
          <w:rPr>
            <w:rFonts w:ascii="Calibri" w:eastAsia="Calibri" w:hAnsi="Calibri" w:cs="Calibri"/>
            <w:color w:val="1D2028"/>
            <w:sz w:val="24"/>
            <w:szCs w:val="24"/>
            <w:u w:color="1D2028"/>
            <w:shd w:val="clear" w:color="auto" w:fill="FFFFFF"/>
          </w:rPr>
          <w:delText>Image Colour</w:delText>
        </w:r>
        <w:r w:rsidRPr="005B7277">
          <w:rPr>
            <w:rFonts w:ascii="Calibri" w:eastAsia="Calibri" w:hAnsi="Calibri" w:cs="Angsana New"/>
            <w:color w:val="1D2028"/>
            <w:sz w:val="24"/>
            <w:szCs w:val="24"/>
            <w:u w:color="1D2028"/>
            <w:shd w:val="clear" w:color="auto" w:fill="FFFFFF"/>
            <w:cs/>
          </w:rPr>
          <w:delText>:</w:delText>
        </w:r>
      </w:del>
    </w:p>
    <w:p w:rsidR="00140D6B" w:rsidRPr="005B7277" w:rsidRDefault="00FB003A">
      <w:pPr>
        <w:pStyle w:val="Default"/>
        <w:tabs>
          <w:tab w:val="left" w:pos="1440"/>
          <w:tab w:val="left" w:pos="2880"/>
        </w:tabs>
        <w:rPr>
          <w:del w:id="554" w:author="Ass.Prof Supitchaya Khemthong" w:date="2018-07-15T15:27:00Z"/>
          <w:rFonts w:ascii="Calibri" w:eastAsia="Calibri" w:hAnsi="Calibri" w:cs="Calibri"/>
          <w:color w:val="1D2028"/>
          <w:sz w:val="24"/>
          <w:szCs w:val="24"/>
          <w:u w:color="1D2028"/>
          <w:shd w:val="clear" w:color="auto" w:fill="FFFFFF"/>
        </w:rPr>
      </w:pPr>
      <w:del w:id="555" w:author="Ass.Prof Supitchaya Khemthong" w:date="2018-07-15T15:27:00Z">
        <w:r w:rsidRPr="005B7277">
          <w:rPr>
            <w:rFonts w:ascii="Calibri" w:eastAsia="Calibri" w:hAnsi="Calibri" w:cs="Calibri"/>
            <w:color w:val="1D2028"/>
            <w:sz w:val="24"/>
            <w:szCs w:val="24"/>
            <w:u w:color="1D2028"/>
            <w:shd w:val="clear" w:color="auto" w:fill="FFFFFF"/>
          </w:rPr>
          <w:delText>ICC Profile</w:delText>
        </w:r>
        <w:r w:rsidRPr="005B7277">
          <w:rPr>
            <w:rFonts w:ascii="Calibri" w:eastAsia="Calibri" w:hAnsi="Calibri" w:cs="Angsana New"/>
            <w:color w:val="1D2028"/>
            <w:sz w:val="24"/>
            <w:szCs w:val="24"/>
            <w:u w:color="1D2028"/>
            <w:shd w:val="clear" w:color="auto" w:fill="FFFFFF"/>
            <w:cs/>
          </w:rPr>
          <w:delText xml:space="preserve">: </w:delText>
        </w:r>
        <w:r w:rsidRPr="005B7277">
          <w:rPr>
            <w:rFonts w:ascii="Calibri" w:eastAsia="Calibri" w:hAnsi="Calibri" w:cs="Calibri"/>
            <w:color w:val="1D2028"/>
            <w:sz w:val="24"/>
            <w:szCs w:val="24"/>
            <w:u w:color="1D2028"/>
            <w:shd w:val="clear" w:color="auto" w:fill="FFFFFF"/>
          </w:rPr>
          <w:delText>US Sheetfed Coated v2</w:delText>
        </w:r>
      </w:del>
    </w:p>
    <w:p w:rsidR="00140D6B" w:rsidRPr="005B7277" w:rsidRDefault="00140D6B">
      <w:pPr>
        <w:pStyle w:val="Default"/>
        <w:tabs>
          <w:tab w:val="left" w:pos="1440"/>
          <w:tab w:val="left" w:pos="2880"/>
        </w:tabs>
        <w:rPr>
          <w:del w:id="556" w:author="Ass.Prof Supitchaya Khemthong" w:date="2018-07-15T15:27:00Z"/>
          <w:rFonts w:ascii="Calibri" w:eastAsia="Calibri" w:hAnsi="Calibri" w:cs="Calibri"/>
          <w:color w:val="1D2028"/>
          <w:sz w:val="24"/>
          <w:szCs w:val="24"/>
          <w:u w:color="1D2028"/>
          <w:shd w:val="clear" w:color="auto" w:fill="FFFFFF"/>
        </w:rPr>
      </w:pPr>
    </w:p>
    <w:p w:rsidR="00140D6B" w:rsidRPr="005B7277" w:rsidRDefault="00FB003A">
      <w:pPr>
        <w:pStyle w:val="Default"/>
        <w:tabs>
          <w:tab w:val="left" w:pos="1440"/>
          <w:tab w:val="left" w:pos="2880"/>
        </w:tabs>
        <w:rPr>
          <w:del w:id="557" w:author="Ass.Prof Supitchaya Khemthong" w:date="2018-07-15T15:27:00Z"/>
          <w:rFonts w:ascii="Calibri" w:eastAsia="Calibri" w:hAnsi="Calibri" w:cs="Calibri"/>
          <w:color w:val="1D2028"/>
          <w:sz w:val="24"/>
          <w:szCs w:val="24"/>
          <w:u w:color="1D2028"/>
          <w:shd w:val="clear" w:color="auto" w:fill="FFFFFF"/>
          <w:lang w:val="nl-NL"/>
        </w:rPr>
      </w:pPr>
      <w:del w:id="558" w:author="Ass.Prof Supitchaya Khemthong" w:date="2018-07-15T15:27:00Z">
        <w:r w:rsidRPr="005B7277">
          <w:rPr>
            <w:rFonts w:ascii="Calibri" w:eastAsia="Calibri" w:hAnsi="Calibri" w:cs="Calibri"/>
            <w:color w:val="1D2028"/>
            <w:sz w:val="24"/>
            <w:szCs w:val="24"/>
            <w:u w:color="1D2028"/>
            <w:shd w:val="clear" w:color="auto" w:fill="FFFFFF"/>
            <w:lang w:val="nl-NL"/>
          </w:rPr>
          <w:delText>Bleed</w:delText>
        </w:r>
        <w:r w:rsidRPr="005B7277">
          <w:rPr>
            <w:rFonts w:ascii="Calibri" w:eastAsia="Calibri" w:hAnsi="Calibri" w:cs="Angsana New"/>
            <w:color w:val="1D2028"/>
            <w:sz w:val="24"/>
            <w:szCs w:val="24"/>
            <w:u w:color="1D2028"/>
            <w:shd w:val="clear" w:color="auto" w:fill="FFFFFF"/>
            <w:cs/>
            <w:lang w:val="nl-NL"/>
          </w:rPr>
          <w:delText>:</w:delText>
        </w:r>
      </w:del>
    </w:p>
    <w:p w:rsidR="00140D6B" w:rsidRPr="005B7277" w:rsidRDefault="00FB003A">
      <w:pPr>
        <w:pStyle w:val="Default"/>
        <w:tabs>
          <w:tab w:val="left" w:pos="1440"/>
          <w:tab w:val="left" w:pos="2880"/>
        </w:tabs>
        <w:rPr>
          <w:del w:id="559" w:author="Ass.Prof Supitchaya Khemthong" w:date="2018-07-15T15:27:00Z"/>
          <w:rFonts w:ascii="Calibri" w:eastAsia="Calibri" w:hAnsi="Calibri" w:cs="Calibri"/>
          <w:color w:val="1D2028"/>
          <w:sz w:val="24"/>
          <w:szCs w:val="24"/>
          <w:u w:color="1D2028"/>
          <w:shd w:val="clear" w:color="auto" w:fill="FFFFFF"/>
        </w:rPr>
      </w:pPr>
      <w:del w:id="560" w:author="Ass.Prof Supitchaya Khemthong" w:date="2018-07-15T15:27:00Z">
        <w:r w:rsidRPr="005B7277">
          <w:rPr>
            <w:rFonts w:ascii="Calibri" w:eastAsia="Calibri" w:hAnsi="Calibri" w:cs="Calibri"/>
            <w:color w:val="1D2028"/>
            <w:sz w:val="24"/>
            <w:szCs w:val="24"/>
            <w:u w:color="1D2028"/>
            <w:shd w:val="clear" w:color="auto" w:fill="FFFFFF"/>
          </w:rPr>
          <w:delText>a minimum of 3 mm</w:delText>
        </w:r>
        <w:r w:rsidRPr="005B7277">
          <w:rPr>
            <w:rFonts w:ascii="Calibri" w:eastAsia="Calibri" w:hAnsi="Calibri" w:cs="Calibri"/>
            <w:color w:val="1D2028"/>
            <w:sz w:val="24"/>
            <w:szCs w:val="24"/>
            <w:u w:color="1D2028"/>
            <w:shd w:val="clear" w:color="auto" w:fill="FFFFFF"/>
          </w:rPr>
          <w:tab/>
        </w:r>
        <w:r w:rsidRPr="005B7277">
          <w:rPr>
            <w:rFonts w:ascii="Calibri" w:eastAsia="Calibri" w:hAnsi="Calibri" w:cs="Calibri"/>
            <w:color w:val="1D2028"/>
            <w:sz w:val="24"/>
            <w:szCs w:val="24"/>
            <w:u w:color="1D2028"/>
            <w:shd w:val="clear" w:color="auto" w:fill="FFFFFF"/>
          </w:rPr>
          <w:tab/>
        </w:r>
      </w:del>
    </w:p>
    <w:p w:rsidR="00140D6B" w:rsidRPr="005B7277" w:rsidRDefault="00140D6B">
      <w:pPr>
        <w:pStyle w:val="Default"/>
        <w:tabs>
          <w:tab w:val="left" w:pos="1440"/>
          <w:tab w:val="left" w:pos="2880"/>
        </w:tabs>
        <w:rPr>
          <w:del w:id="561" w:author="Ass.Prof Supitchaya Khemthong" w:date="2018-07-15T15:27:00Z"/>
          <w:rFonts w:ascii="Calibri" w:eastAsia="Calibri" w:hAnsi="Calibri" w:cs="Calibri"/>
          <w:color w:val="1D2028"/>
          <w:sz w:val="24"/>
          <w:szCs w:val="24"/>
          <w:u w:color="1D2028"/>
          <w:shd w:val="clear" w:color="auto" w:fill="FFFFFF"/>
        </w:rPr>
      </w:pPr>
    </w:p>
    <w:p w:rsidR="00140D6B" w:rsidRPr="005B7277" w:rsidRDefault="00FB003A">
      <w:pPr>
        <w:pStyle w:val="Default"/>
        <w:tabs>
          <w:tab w:val="left" w:pos="1440"/>
          <w:tab w:val="left" w:pos="2880"/>
        </w:tabs>
        <w:rPr>
          <w:del w:id="562" w:author="Ass.Prof Supitchaya Khemthong" w:date="2018-07-15T15:27:00Z"/>
          <w:rFonts w:ascii="Calibri" w:eastAsia="Calibri" w:hAnsi="Calibri" w:cs="Calibri"/>
          <w:color w:val="1D2028"/>
          <w:sz w:val="24"/>
          <w:szCs w:val="24"/>
          <w:u w:color="1D2028"/>
          <w:shd w:val="clear" w:color="auto" w:fill="FFFFFF"/>
        </w:rPr>
      </w:pPr>
      <w:del w:id="563" w:author="Ass.Prof Supitchaya Khemthong" w:date="2018-07-15T15:27:00Z">
        <w:r w:rsidRPr="005B7277">
          <w:rPr>
            <w:rFonts w:ascii="Calibri" w:eastAsia="Calibri" w:hAnsi="Calibri" w:cs="Calibri"/>
            <w:color w:val="1D2028"/>
            <w:sz w:val="24"/>
            <w:szCs w:val="24"/>
            <w:u w:color="1D2028"/>
            <w:shd w:val="clear" w:color="auto" w:fill="FFFFFF"/>
          </w:rPr>
          <w:delText>File Type</w:delText>
        </w:r>
        <w:r w:rsidRPr="005B7277">
          <w:rPr>
            <w:rFonts w:ascii="Calibri" w:eastAsia="Calibri" w:hAnsi="Calibri" w:cs="Angsana New"/>
            <w:color w:val="1D2028"/>
            <w:sz w:val="24"/>
            <w:szCs w:val="24"/>
            <w:u w:color="1D2028"/>
            <w:shd w:val="clear" w:color="auto" w:fill="FFFFFF"/>
            <w:cs/>
          </w:rPr>
          <w:delText>:</w:delText>
        </w:r>
      </w:del>
    </w:p>
    <w:p w:rsidR="00140D6B" w:rsidRPr="005B7277" w:rsidRDefault="00FB003A">
      <w:pPr>
        <w:pStyle w:val="Default"/>
        <w:tabs>
          <w:tab w:val="left" w:pos="1440"/>
          <w:tab w:val="left" w:pos="2880"/>
        </w:tabs>
        <w:rPr>
          <w:del w:id="564" w:author="Ass.Prof Supitchaya Khemthong" w:date="2018-07-15T15:27:00Z"/>
          <w:rFonts w:ascii="Calibri" w:eastAsia="Calibri" w:hAnsi="Calibri" w:cs="Calibri"/>
          <w:sz w:val="24"/>
          <w:szCs w:val="24"/>
          <w:shd w:val="clear" w:color="auto" w:fill="FFFFFF"/>
        </w:rPr>
      </w:pPr>
      <w:del w:id="565" w:author="Ass.Prof Supitchaya Khemthong" w:date="2018-07-15T15:27:00Z">
        <w:r w:rsidRPr="005B7277">
          <w:rPr>
            <w:rFonts w:ascii="Calibri" w:eastAsia="Calibri" w:hAnsi="Calibri" w:cs="Calibri"/>
            <w:sz w:val="24"/>
            <w:szCs w:val="24"/>
            <w:shd w:val="clear" w:color="auto" w:fill="FFFFFF"/>
          </w:rPr>
          <w:delText>Working File</w:delText>
        </w:r>
      </w:del>
      <w:ins w:id="566" w:author="arnoldsandjaja@gmail.com" w:date="2018-06-30T05:58:00Z">
        <w:del w:id="567" w:author="Ass.Prof Supitchaya Khemthong" w:date="2018-07-15T15:27:00Z">
          <w:r w:rsidRPr="005B7277">
            <w:rPr>
              <w:rFonts w:ascii="Calibri" w:eastAsia="Calibri" w:hAnsi="Calibri" w:cs="Calibri"/>
              <w:sz w:val="24"/>
              <w:szCs w:val="24"/>
              <w:shd w:val="clear" w:color="auto" w:fill="FFFFFF"/>
            </w:rPr>
            <w:tab/>
          </w:r>
        </w:del>
      </w:ins>
      <w:del w:id="568" w:author="Ass.Prof Supitchaya Khemthong" w:date="2018-07-15T15:27:00Z">
        <w:r w:rsidRPr="005B7277">
          <w:rPr>
            <w:rFonts w:ascii="Calibri" w:eastAsia="Calibri" w:hAnsi="Calibri" w:cs="Angsana New"/>
            <w:sz w:val="24"/>
            <w:szCs w:val="24"/>
            <w:shd w:val="clear" w:color="auto" w:fill="FFFFFF"/>
            <w:cs/>
          </w:rPr>
          <w:delText>:</w:delText>
        </w:r>
      </w:del>
      <w:ins w:id="569" w:author="arnoldsandjaja@gmail.com" w:date="2018-06-30T05:58:00Z">
        <w:del w:id="570" w:author="Ass.Prof Supitchaya Khemthong" w:date="2018-07-15T15:27:00Z">
          <w:r w:rsidRPr="005B7277">
            <w:rPr>
              <w:rFonts w:ascii="Calibri" w:eastAsia="Calibri" w:hAnsi="Calibri" w:cs="Angsana New"/>
              <w:sz w:val="24"/>
              <w:szCs w:val="24"/>
              <w:shd w:val="clear" w:color="auto" w:fill="FFFFFF"/>
              <w:cs/>
            </w:rPr>
            <w:delText xml:space="preserve"> </w:delText>
          </w:r>
        </w:del>
      </w:ins>
      <w:del w:id="571" w:author="Ass.Prof Supitchaya Khemthong" w:date="2018-07-15T15:27:00Z">
        <w:r w:rsidRPr="005B7277">
          <w:rPr>
            <w:rFonts w:ascii="Calibri" w:eastAsia="Calibri" w:hAnsi="Calibri" w:cs="Calibri"/>
            <w:sz w:val="24"/>
            <w:szCs w:val="24"/>
            <w:shd w:val="clear" w:color="auto" w:fill="FFFFFF"/>
          </w:rPr>
          <w:tab/>
          <w:delText>Illustrator</w:delText>
        </w:r>
      </w:del>
      <w:ins w:id="572" w:author="arnoldsandjaja@gmail.com" w:date="2018-06-30T05:59:00Z">
        <w:del w:id="573" w:author="Ass.Prof Supitchaya Khemthong" w:date="2018-07-15T15:27:00Z">
          <w:r w:rsidRPr="005B7277">
            <w:rPr>
              <w:rFonts w:ascii="Calibri" w:eastAsia="Calibri" w:hAnsi="Calibri" w:cs="Angsana New"/>
              <w:sz w:val="24"/>
              <w:szCs w:val="24"/>
              <w:shd w:val="clear" w:color="auto" w:fill="FFFFFF"/>
              <w:cs/>
            </w:rPr>
            <w:delText xml:space="preserve"> -</w:delText>
          </w:r>
        </w:del>
      </w:ins>
    </w:p>
    <w:p w:rsidR="00140D6B" w:rsidRPr="005B7277" w:rsidRDefault="00FB003A">
      <w:pPr>
        <w:pStyle w:val="Default"/>
        <w:tabs>
          <w:tab w:val="left" w:pos="1440"/>
          <w:tab w:val="left" w:pos="2880"/>
        </w:tabs>
        <w:rPr>
          <w:ins w:id="574" w:author="arnoldsandjaja@gmail.com" w:date="2018-06-30T05:57:00Z"/>
          <w:del w:id="575" w:author="Ass.Prof Supitchaya Khemthong" w:date="2018-07-15T15:27:00Z"/>
          <w:rFonts w:ascii="Calibri" w:eastAsia="Calibri" w:hAnsi="Calibri" w:cs="Calibri"/>
          <w:sz w:val="24"/>
          <w:szCs w:val="24"/>
          <w:shd w:val="clear" w:color="auto" w:fill="FFFFFF"/>
        </w:rPr>
      </w:pPr>
      <w:ins w:id="576" w:author="arnoldsandjaja@gmail.com" w:date="2018-06-30T05:59:00Z">
        <w:del w:id="577" w:author="Ass.Prof Supitchaya Khemthong" w:date="2018-07-15T15:27:00Z">
          <w:r w:rsidRPr="005B7277">
            <w:rPr>
              <w:rFonts w:ascii="Calibri" w:eastAsia="Calibri" w:hAnsi="Calibri" w:cs="Angsana New"/>
              <w:sz w:val="24"/>
              <w:szCs w:val="24"/>
              <w:shd w:val="clear" w:color="auto" w:fill="FFFFFF"/>
              <w:cs/>
            </w:rPr>
            <w:delText xml:space="preserve"> </w:delText>
          </w:r>
        </w:del>
      </w:ins>
      <w:del w:id="578" w:author="Ass.Prof Supitchaya Khemthong" w:date="2018-07-15T15:27:00Z">
        <w:r w:rsidRPr="005B7277">
          <w:rPr>
            <w:rFonts w:ascii="Calibri" w:eastAsia="Calibri" w:hAnsi="Calibri" w:cs="Calibri"/>
            <w:sz w:val="24"/>
            <w:szCs w:val="24"/>
            <w:shd w:val="clear" w:color="auto" w:fill="FFFFFF"/>
          </w:rPr>
          <w:tab/>
          <w:delText xml:space="preserve">Any additional elements </w:delText>
        </w:r>
        <w:r w:rsidRPr="005B7277">
          <w:rPr>
            <w:rFonts w:ascii="Calibri" w:eastAsia="Calibri" w:hAnsi="Calibri" w:cs="Angsana New"/>
            <w:sz w:val="24"/>
            <w:szCs w:val="24"/>
            <w:shd w:val="clear" w:color="auto" w:fill="FFFFFF"/>
            <w:cs/>
          </w:rPr>
          <w:delText>(</w:delText>
        </w:r>
        <w:r w:rsidRPr="005B7277">
          <w:rPr>
            <w:rFonts w:ascii="Calibri" w:eastAsia="Calibri" w:hAnsi="Calibri" w:cs="Calibri"/>
            <w:sz w:val="24"/>
            <w:szCs w:val="24"/>
            <w:shd w:val="clear" w:color="auto" w:fill="FFFFFF"/>
          </w:rPr>
          <w:delText>links</w:delText>
        </w:r>
        <w:r w:rsidRPr="005B7277">
          <w:rPr>
            <w:rFonts w:ascii="Calibri" w:eastAsia="Calibri" w:hAnsi="Calibri" w:cs="Angsana New"/>
            <w:sz w:val="24"/>
            <w:szCs w:val="24"/>
            <w:shd w:val="clear" w:color="auto" w:fill="FFFFFF"/>
            <w:cs/>
          </w:rPr>
          <w:delText xml:space="preserve">): </w:delText>
        </w:r>
        <w:r w:rsidRPr="005B7277">
          <w:rPr>
            <w:rFonts w:ascii="Calibri" w:eastAsia="Calibri" w:hAnsi="Calibri" w:cs="Calibri"/>
            <w:sz w:val="24"/>
            <w:szCs w:val="24"/>
            <w:shd w:val="clear" w:color="auto" w:fill="FFFFFF"/>
          </w:rPr>
          <w:delText>PSD, JPG, TIF</w:delText>
        </w:r>
      </w:del>
    </w:p>
    <w:p w:rsidR="00140D6B" w:rsidRPr="005B7277" w:rsidRDefault="00FB003A">
      <w:pPr>
        <w:pStyle w:val="Default"/>
        <w:tabs>
          <w:tab w:val="left" w:pos="1440"/>
          <w:tab w:val="left" w:pos="2880"/>
        </w:tabs>
        <w:rPr>
          <w:del w:id="579" w:author="Ass.Prof Supitchaya Khemthong" w:date="2018-07-15T15:27:00Z"/>
          <w:rFonts w:ascii="Calibri" w:eastAsia="Calibri" w:hAnsi="Calibri" w:cs="Calibri"/>
          <w:sz w:val="24"/>
          <w:szCs w:val="24"/>
          <w:shd w:val="clear" w:color="auto" w:fill="FFFFFF"/>
        </w:rPr>
      </w:pPr>
      <w:del w:id="580" w:author="Ass.Prof Supitchaya Khemthong" w:date="2018-07-15T15:27:00Z">
        <w:r w:rsidRPr="005B7277">
          <w:rPr>
            <w:rFonts w:ascii="Calibri" w:eastAsia="Calibri" w:hAnsi="Calibri" w:cs="Calibri"/>
            <w:sz w:val="24"/>
            <w:szCs w:val="24"/>
            <w:shd w:val="clear" w:color="auto" w:fill="FFFFFF"/>
          </w:rPr>
          <w:delText>, PNG</w:delText>
        </w:r>
      </w:del>
    </w:p>
    <w:p w:rsidR="00140D6B" w:rsidRPr="005B7277" w:rsidRDefault="00FB003A">
      <w:pPr>
        <w:pStyle w:val="Default"/>
        <w:tabs>
          <w:tab w:val="left" w:pos="1440"/>
          <w:tab w:val="left" w:pos="2880"/>
        </w:tabs>
        <w:rPr>
          <w:del w:id="581" w:author="Ass.Prof Supitchaya Khemthong" w:date="2018-07-15T15:27:00Z"/>
          <w:rFonts w:ascii="Calibri" w:eastAsia="Calibri" w:hAnsi="Calibri" w:cs="Calibri"/>
          <w:sz w:val="24"/>
          <w:szCs w:val="24"/>
          <w:shd w:val="clear" w:color="auto" w:fill="FFFFFF"/>
        </w:rPr>
      </w:pPr>
      <w:del w:id="582" w:author="Ass.Prof Supitchaya Khemthong" w:date="2018-07-15T15:27:00Z">
        <w:r w:rsidRPr="005B7277">
          <w:rPr>
            <w:rFonts w:ascii="Calibri" w:eastAsia="Calibri" w:hAnsi="Calibri" w:cs="Calibri"/>
            <w:sz w:val="24"/>
            <w:szCs w:val="24"/>
            <w:shd w:val="clear" w:color="auto" w:fill="FFFFFF"/>
          </w:rPr>
          <w:delText>Final File</w:delText>
        </w:r>
        <w:r w:rsidRPr="005B7277">
          <w:rPr>
            <w:rFonts w:ascii="Calibri" w:eastAsia="Calibri" w:hAnsi="Calibri" w:cs="Angsana New"/>
            <w:sz w:val="24"/>
            <w:szCs w:val="24"/>
            <w:shd w:val="clear" w:color="auto" w:fill="FFFFFF"/>
            <w:cs/>
          </w:rPr>
          <w:delText>:</w:delText>
        </w:r>
        <w:r w:rsidRPr="005B7277">
          <w:rPr>
            <w:rFonts w:ascii="Calibri" w:eastAsia="Calibri" w:hAnsi="Calibri" w:cs="Calibri"/>
            <w:sz w:val="24"/>
            <w:szCs w:val="24"/>
            <w:shd w:val="clear" w:color="auto" w:fill="FFFFFF"/>
          </w:rPr>
          <w:tab/>
        </w:r>
      </w:del>
      <w:ins w:id="583" w:author="arnoldsandjaja@gmail.com" w:date="2018-06-30T05:59:00Z">
        <w:del w:id="584" w:author="Ass.Prof Supitchaya Khemthong" w:date="2018-07-15T15:27:00Z">
          <w:r w:rsidRPr="005B7277">
            <w:rPr>
              <w:rFonts w:ascii="Calibri" w:eastAsia="Calibri" w:hAnsi="Calibri" w:cs="Angsana New"/>
              <w:sz w:val="24"/>
              <w:szCs w:val="24"/>
              <w:shd w:val="clear" w:color="auto" w:fill="FFFFFF"/>
              <w:cs/>
            </w:rPr>
            <w:delText xml:space="preserve">: </w:delText>
          </w:r>
        </w:del>
      </w:ins>
      <w:del w:id="585" w:author="Ass.Prof Supitchaya Khemthong" w:date="2018-07-15T15:27:00Z">
        <w:r w:rsidRPr="005B7277">
          <w:rPr>
            <w:rFonts w:ascii="Calibri" w:eastAsia="Calibri" w:hAnsi="Calibri" w:cs="Calibri"/>
            <w:sz w:val="24"/>
            <w:szCs w:val="24"/>
            <w:shd w:val="clear" w:color="auto" w:fill="FFFFFF"/>
          </w:rPr>
          <w:delText>PDF</w:delText>
        </w:r>
        <w:r w:rsidRPr="005B7277">
          <w:rPr>
            <w:rFonts w:ascii="Calibri" w:eastAsia="Calibri" w:hAnsi="Calibri" w:cs="Angsana New"/>
            <w:sz w:val="24"/>
            <w:szCs w:val="24"/>
            <w:shd w:val="clear" w:color="auto" w:fill="FFFFFF"/>
            <w:cs/>
          </w:rPr>
          <w:delText>/</w:delText>
        </w:r>
        <w:r w:rsidRPr="005B7277">
          <w:rPr>
            <w:rFonts w:ascii="Calibri" w:eastAsia="Calibri" w:hAnsi="Calibri" w:cs="Calibri"/>
            <w:sz w:val="24"/>
            <w:szCs w:val="24"/>
            <w:shd w:val="clear" w:color="auto" w:fill="FFFFFF"/>
          </w:rPr>
          <w:delText>X</w:delText>
        </w:r>
        <w:r w:rsidRPr="005B7277">
          <w:rPr>
            <w:rFonts w:ascii="Calibri" w:eastAsia="Calibri" w:hAnsi="Calibri" w:cs="Angsana New"/>
            <w:sz w:val="24"/>
            <w:szCs w:val="24"/>
            <w:shd w:val="clear" w:color="auto" w:fill="FFFFFF"/>
            <w:cs/>
          </w:rPr>
          <w:delText>-</w:delText>
        </w:r>
        <w:r w:rsidRPr="005B7277">
          <w:rPr>
            <w:rFonts w:ascii="Calibri" w:eastAsia="Calibri" w:hAnsi="Calibri" w:cs="Calibri"/>
            <w:sz w:val="24"/>
            <w:szCs w:val="24"/>
            <w:shd w:val="clear" w:color="auto" w:fill="FFFFFF"/>
          </w:rPr>
          <w:delText>4</w:delText>
        </w:r>
        <w:r w:rsidRPr="005B7277">
          <w:rPr>
            <w:rFonts w:ascii="Calibri" w:eastAsia="Calibri" w:hAnsi="Calibri" w:cs="Angsana New"/>
            <w:sz w:val="24"/>
            <w:szCs w:val="24"/>
            <w:shd w:val="clear" w:color="auto" w:fill="FFFFFF"/>
            <w:cs/>
          </w:rPr>
          <w:delText>:</w:delText>
        </w:r>
        <w:r w:rsidRPr="005B7277">
          <w:rPr>
            <w:rFonts w:ascii="Calibri" w:eastAsia="Calibri" w:hAnsi="Calibri" w:cs="Calibri"/>
            <w:sz w:val="24"/>
            <w:szCs w:val="24"/>
            <w:shd w:val="clear" w:color="auto" w:fill="FFFFFF"/>
          </w:rPr>
          <w:delText>2010</w:delText>
        </w:r>
      </w:del>
    </w:p>
    <w:p w:rsidR="00140D6B" w:rsidRPr="005B7277" w:rsidRDefault="00140D6B">
      <w:pPr>
        <w:pStyle w:val="Default"/>
        <w:tabs>
          <w:tab w:val="left" w:pos="1440"/>
          <w:tab w:val="left" w:pos="2880"/>
        </w:tabs>
        <w:rPr>
          <w:del w:id="586" w:author="Ass.Prof Supitchaya Khemthong" w:date="2018-07-15T15:27:00Z"/>
          <w:rFonts w:ascii="Calibri" w:eastAsia="Calibri" w:hAnsi="Calibri" w:cs="Calibri"/>
          <w:sz w:val="24"/>
          <w:szCs w:val="24"/>
          <w:shd w:val="clear" w:color="auto" w:fill="FFFFFF"/>
        </w:rPr>
      </w:pPr>
    </w:p>
    <w:p w:rsidR="00140D6B" w:rsidRPr="005B7277" w:rsidRDefault="00FB003A">
      <w:pPr>
        <w:pStyle w:val="Default"/>
        <w:tabs>
          <w:tab w:val="left" w:pos="2880"/>
        </w:tabs>
        <w:rPr>
          <w:rFonts w:ascii="Calibri" w:eastAsia="Calibri" w:hAnsi="Calibri" w:cs="Calibri"/>
          <w:color w:val="0075B9"/>
          <w:sz w:val="24"/>
          <w:szCs w:val="24"/>
          <w:u w:color="0075B9"/>
          <w:shd w:val="clear" w:color="auto" w:fill="FFFFFF"/>
        </w:rPr>
      </w:pPr>
      <w:del w:id="587" w:author="Ass.Prof Supitchaya Khemthong" w:date="2018-07-15T15:27:00Z">
        <w:r w:rsidRPr="005B7277">
          <w:rPr>
            <w:rFonts w:ascii="Calibri" w:eastAsia="Calibri" w:hAnsi="Calibri" w:cs="Calibri"/>
            <w:sz w:val="24"/>
            <w:szCs w:val="24"/>
            <w:shd w:val="clear" w:color="auto" w:fill="FFFFFF"/>
            <w:lang w:val="de-DE"/>
          </w:rPr>
          <w:delText xml:space="preserve">File </w:delText>
        </w:r>
      </w:del>
      <w:r w:rsidRPr="005B7277">
        <w:rPr>
          <w:rFonts w:ascii="Calibri" w:eastAsia="Calibri" w:hAnsi="Calibri" w:cs="Calibri"/>
          <w:sz w:val="24"/>
          <w:szCs w:val="24"/>
          <w:shd w:val="clear" w:color="auto" w:fill="FFFFFF"/>
          <w:lang w:val="de-DE"/>
        </w:rPr>
        <w:t>Naming</w:t>
      </w:r>
      <w:ins w:id="588" w:author="arnoldsandjaja@gmail.com" w:date="2018-06-30T05:59:00Z">
        <w:del w:id="589" w:author="Ass.Prof Supitchaya Khemthong" w:date="2018-07-16T02:29:00Z">
          <w:r w:rsidRPr="005B7277">
            <w:rPr>
              <w:rFonts w:ascii="Calibri" w:eastAsia="Calibri" w:hAnsi="Calibri" w:cs="Calibri"/>
              <w:sz w:val="24"/>
              <w:szCs w:val="24"/>
              <w:shd w:val="clear" w:color="auto" w:fill="FFFFFF"/>
              <w:lang w:val="de-DE"/>
            </w:rPr>
            <w:tab/>
          </w:r>
        </w:del>
      </w:ins>
      <w:ins w:id="590" w:author="Ass.Prof Supitchaya Khemthong" w:date="2018-07-16T02:29:00Z">
        <w:r w:rsidRPr="005B7277">
          <w:rPr>
            <w:rFonts w:ascii="Calibri" w:eastAsia="Calibri" w:hAnsi="Calibri" w:cs="Calibri"/>
            <w:sz w:val="24"/>
            <w:szCs w:val="24"/>
            <w:shd w:val="clear" w:color="auto" w:fill="FFFFFF"/>
            <w:lang w:val="de-DE"/>
          </w:rPr>
          <w:tab/>
        </w:r>
      </w:ins>
      <w:del w:id="591" w:author="Ass.Prof Supitchaya Khemthong" w:date="2018-07-16T02:27:00Z">
        <w:r w:rsidRPr="005B7277">
          <w:rPr>
            <w:rFonts w:ascii="Calibri" w:eastAsia="Calibri" w:hAnsi="Calibri" w:cs="Angsana New"/>
            <w:sz w:val="24"/>
            <w:szCs w:val="24"/>
            <w:shd w:val="clear" w:color="auto" w:fill="FFFFFF"/>
            <w:cs/>
            <w:lang w:val="de-DE"/>
          </w:rPr>
          <w:delText>:</w:delText>
        </w:r>
      </w:del>
      <w:ins w:id="592" w:author="arnoldsandjaja@gmail.com" w:date="2018-06-30T06:00:00Z">
        <w:del w:id="593" w:author="Ass.Prof Supitchaya Khemthong" w:date="2018-07-16T02:27:00Z">
          <w:r w:rsidRPr="005B7277">
            <w:rPr>
              <w:rFonts w:ascii="Calibri" w:eastAsia="Calibri" w:hAnsi="Calibri" w:cs="Angsana New"/>
              <w:sz w:val="24"/>
              <w:szCs w:val="24"/>
              <w:shd w:val="clear" w:color="auto" w:fill="FFFFFF"/>
              <w:cs/>
            </w:rPr>
            <w:delText xml:space="preserve"> </w:delText>
          </w:r>
        </w:del>
      </w:ins>
      <w:ins w:id="594" w:author="Ass.Prof Supitchaya Khemthong" w:date="2018-07-15T15:26:00Z">
        <w:r w:rsidRPr="005B7277">
          <w:rPr>
            <w:rFonts w:ascii="Calibri" w:eastAsia="Calibri" w:hAnsi="Calibri" w:cs="Calibri"/>
            <w:sz w:val="24"/>
            <w:szCs w:val="24"/>
            <w:shd w:val="clear" w:color="auto" w:fill="FFFFFF"/>
          </w:rPr>
          <w:t>YY_BAB_Badges</w:t>
        </w:r>
        <w:r w:rsidRPr="005B7277">
          <w:rPr>
            <w:rFonts w:ascii="Calibri" w:eastAsia="Calibri" w:hAnsi="Calibri" w:cs="Angsana New"/>
            <w:sz w:val="24"/>
            <w:szCs w:val="24"/>
            <w:shd w:val="clear" w:color="auto" w:fill="FFFFFF"/>
            <w:cs/>
          </w:rPr>
          <w:t>.</w:t>
        </w:r>
        <w:r w:rsidRPr="005B7277">
          <w:rPr>
            <w:rFonts w:ascii="Calibri" w:eastAsia="Calibri" w:hAnsi="Calibri" w:cs="Calibri"/>
            <w:sz w:val="24"/>
            <w:szCs w:val="24"/>
            <w:shd w:val="clear" w:color="auto" w:fill="FFFFFF"/>
          </w:rPr>
          <w:t>ai</w:t>
        </w:r>
        <w:r w:rsidRPr="005B7277">
          <w:rPr>
            <w:rFonts w:ascii="Calibri" w:eastAsia="Calibri" w:hAnsi="Calibri" w:cs="Angsana New"/>
            <w:color w:val="0075B9"/>
            <w:sz w:val="24"/>
            <w:szCs w:val="24"/>
            <w:u w:color="0075B9"/>
            <w:shd w:val="clear" w:color="auto" w:fill="FFFFFF"/>
            <w:cs/>
          </w:rPr>
          <w:t xml:space="preserve"> </w:t>
        </w:r>
      </w:ins>
      <w:ins w:id="595" w:author="arnoldsandjaja@gmail.com" w:date="2411-12-31T23:59:00Z">
        <w:del w:id="596" w:author="Ass.Prof Supitchaya Khemthong" w:date="2018-06-30T06:00:00Z">
          <w:r w:rsidRPr="005B7277">
            <w:rPr>
              <w:rFonts w:ascii="Calibri" w:eastAsia="Calibri" w:hAnsi="Calibri" w:cs="Calibri"/>
              <w:color w:val="0075B9"/>
              <w:sz w:val="24"/>
              <w:szCs w:val="24"/>
              <w:u w:color="0075B9"/>
              <w:shd w:val="clear" w:color="auto" w:fill="FFFFFF"/>
            </w:rPr>
            <w:delText>YY represents your competitor number</w:delText>
          </w:r>
        </w:del>
      </w:ins>
    </w:p>
    <w:p w:rsidR="00140D6B" w:rsidRPr="005B7277" w:rsidRDefault="00FB003A">
      <w:pPr>
        <w:pStyle w:val="Default"/>
        <w:tabs>
          <w:tab w:val="left" w:pos="2880"/>
        </w:tabs>
        <w:rPr>
          <w:del w:id="597" w:author="arnoldsandjaja@gmail.com" w:date="2018-06-30T06:00:00Z"/>
          <w:rFonts w:ascii="Calibri" w:eastAsia="Calibri" w:hAnsi="Calibri" w:cs="Calibri"/>
          <w:sz w:val="24"/>
          <w:szCs w:val="24"/>
          <w:u w:val="single"/>
          <w:shd w:val="clear" w:color="auto" w:fill="FFFFFF"/>
        </w:rPr>
      </w:pPr>
      <w:ins w:id="598" w:author="arnoldsandjaja@gmail.com" w:date="2018-06-30T06:00:00Z">
        <w:del w:id="599" w:author="Ass.Prof Supitchaya Khemthong" w:date="2018-07-16T02:29:00Z">
          <w:r w:rsidRPr="005B7277">
            <w:rPr>
              <w:rFonts w:ascii="Calibri" w:eastAsia="Calibri" w:hAnsi="Calibri" w:cs="Calibri"/>
              <w:shd w:val="clear" w:color="auto" w:fill="FFFFFF"/>
            </w:rPr>
            <w:tab/>
          </w:r>
          <w:r w:rsidRPr="005B7277">
            <w:rPr>
              <w:rFonts w:ascii="Calibri" w:eastAsia="Calibri" w:hAnsi="Calibri" w:cs="Calibri"/>
              <w:shd w:val="clear" w:color="auto" w:fill="FFFFFF"/>
            </w:rPr>
            <w:tab/>
          </w:r>
        </w:del>
      </w:ins>
      <w:ins w:id="600" w:author="Ass.Prof Supitchaya Khemthong" w:date="2018-07-16T02:29:00Z">
        <w:r w:rsidRPr="005B7277">
          <w:rPr>
            <w:rFonts w:ascii="Calibri" w:eastAsia="Calibri" w:hAnsi="Calibri" w:cs="Calibri"/>
            <w:sz w:val="24"/>
            <w:szCs w:val="24"/>
            <w:shd w:val="clear" w:color="auto" w:fill="FFFFFF"/>
          </w:rPr>
          <w:tab/>
        </w:r>
      </w:ins>
      <w:ins w:id="601" w:author="arnoldsandjaja@gmail.com" w:date="2018-06-30T06:00:00Z">
        <w:del w:id="602" w:author="Ass.Prof Supitchaya Khemthong" w:date="2018-07-16T02:27:00Z">
          <w:r w:rsidRPr="005B7277">
            <w:rPr>
              <w:rFonts w:ascii="Calibri" w:eastAsia="Calibri" w:hAnsi="Calibri" w:cs="Angsana New"/>
              <w:shd w:val="clear" w:color="auto" w:fill="FFFFFF"/>
              <w:cs/>
            </w:rPr>
            <w:delText>:</w:delText>
          </w:r>
          <w:r w:rsidRPr="005B7277">
            <w:rPr>
              <w:rFonts w:ascii="Calibri" w:eastAsia="Calibri" w:hAnsi="Calibri" w:cs="Angsana New"/>
              <w:sz w:val="24"/>
              <w:szCs w:val="24"/>
              <w:u w:val="single"/>
              <w:shd w:val="clear" w:color="auto" w:fill="FFFFFF"/>
              <w:cs/>
            </w:rPr>
            <w:delText xml:space="preserve"> </w:delText>
          </w:r>
        </w:del>
      </w:ins>
      <w:ins w:id="603" w:author="Ass.Prof Supitchaya Khemthong" w:date="2018-07-15T15:26:00Z">
        <w:r w:rsidRPr="005B7277">
          <w:rPr>
            <w:rFonts w:ascii="Calibri" w:eastAsia="Calibri" w:hAnsi="Calibri" w:cs="Calibri"/>
            <w:sz w:val="24"/>
            <w:szCs w:val="24"/>
            <w:shd w:val="clear" w:color="auto" w:fill="FFFFFF"/>
          </w:rPr>
          <w:t>YY_BAB_Badges</w:t>
        </w:r>
        <w:r w:rsidRPr="005B7277">
          <w:rPr>
            <w:rFonts w:ascii="Calibri" w:eastAsia="Calibri" w:hAnsi="Calibri" w:cs="Angsana New"/>
            <w:sz w:val="24"/>
            <w:szCs w:val="24"/>
            <w:shd w:val="clear" w:color="auto" w:fill="FFFFFF"/>
            <w:cs/>
          </w:rPr>
          <w:t>.</w:t>
        </w:r>
        <w:r w:rsidRPr="005B7277">
          <w:rPr>
            <w:rFonts w:ascii="Calibri" w:eastAsia="Calibri" w:hAnsi="Calibri" w:cs="Calibri"/>
            <w:sz w:val="24"/>
            <w:szCs w:val="24"/>
            <w:shd w:val="clear" w:color="auto" w:fill="FFFFFF"/>
          </w:rPr>
          <w:t>pdf</w:t>
        </w:r>
      </w:ins>
    </w:p>
    <w:p w:rsidR="00140D6B" w:rsidRPr="005B7277" w:rsidRDefault="00FB003A">
      <w:pPr>
        <w:pStyle w:val="Default"/>
        <w:tabs>
          <w:tab w:val="left" w:pos="2880"/>
        </w:tabs>
        <w:rPr>
          <w:del w:id="604" w:author="Ass.Prof Supitchaya Khemthong" w:date="2018-07-15T15:26:00Z"/>
          <w:rFonts w:ascii="Calibri" w:eastAsia="Calibri" w:hAnsi="Calibri" w:cs="Calibri"/>
          <w:sz w:val="24"/>
          <w:szCs w:val="24"/>
          <w:shd w:val="clear" w:color="auto" w:fill="FFFFFF"/>
        </w:rPr>
      </w:pPr>
      <w:del w:id="605" w:author="Ass.Prof Supitchaya Khemthong" w:date="2018-07-15T15:26:00Z">
        <w:r w:rsidRPr="005B7277">
          <w:rPr>
            <w:rFonts w:ascii="Calibri" w:eastAsia="Calibri" w:hAnsi="Calibri" w:cs="Calibri"/>
            <w:sz w:val="24"/>
            <w:szCs w:val="24"/>
            <w:shd w:val="clear" w:color="auto" w:fill="FFFFFF"/>
          </w:rPr>
          <w:delText>YY_BAB_Badges</w:delText>
        </w:r>
      </w:del>
      <w:ins w:id="606" w:author="arnoldsandjaja@gmail.com" w:date="2018-06-30T06:00:00Z">
        <w:del w:id="607" w:author="Ass.Prof Supitchaya Khemthong" w:date="2018-07-15T15:26:00Z">
          <w:r w:rsidRPr="005B7277">
            <w:rPr>
              <w:rFonts w:ascii="Calibri" w:eastAsia="Calibri" w:hAnsi="Calibri" w:cs="Angsana New"/>
              <w:sz w:val="24"/>
              <w:szCs w:val="24"/>
              <w:shd w:val="clear" w:color="auto" w:fill="FFFFFF"/>
              <w:cs/>
            </w:rPr>
            <w:delText>.</w:delText>
          </w:r>
        </w:del>
      </w:ins>
      <w:del w:id="608" w:author="Ass.Prof Supitchaya Khemthong" w:date="2018-07-15T15:26:00Z">
        <w:r w:rsidRPr="005B7277">
          <w:rPr>
            <w:rFonts w:ascii="Calibri" w:eastAsia="Calibri" w:hAnsi="Calibri" w:cs="Calibri"/>
            <w:sz w:val="24"/>
            <w:szCs w:val="24"/>
            <w:shd w:val="clear" w:color="auto" w:fill="FFFFFF"/>
          </w:rPr>
          <w:delText xml:space="preserve"> ai</w:delText>
        </w:r>
      </w:del>
    </w:p>
    <w:p w:rsidR="00140D6B" w:rsidRPr="005B7277" w:rsidRDefault="00140D6B">
      <w:pPr>
        <w:pStyle w:val="Default"/>
        <w:tabs>
          <w:tab w:val="left" w:pos="2880"/>
        </w:tabs>
        <w:rPr>
          <w:del w:id="609" w:author="Ass.Prof Supitchaya Khemthong" w:date="2018-07-15T15:26:00Z"/>
          <w:rFonts w:ascii="Calibri" w:eastAsia="Calibri" w:hAnsi="Calibri" w:cs="Calibri"/>
          <w:sz w:val="24"/>
          <w:szCs w:val="24"/>
          <w:shd w:val="clear" w:color="auto" w:fill="FFFFFF"/>
        </w:rPr>
      </w:pPr>
    </w:p>
    <w:p w:rsidR="00140D6B" w:rsidRPr="005B7277" w:rsidRDefault="00FB003A">
      <w:pPr>
        <w:pStyle w:val="Default"/>
        <w:tabs>
          <w:tab w:val="left" w:pos="2880"/>
        </w:tabs>
        <w:rPr>
          <w:ins w:id="610" w:author="Ass.Prof Supitchaya Khemthong" w:date="2018-07-16T02:25:00Z"/>
          <w:rFonts w:ascii="Calibri" w:eastAsia="Calibri" w:hAnsi="Calibri" w:cs="Calibri"/>
          <w:sz w:val="24"/>
          <w:szCs w:val="24"/>
          <w:shd w:val="clear" w:color="auto" w:fill="FFFFFF"/>
        </w:rPr>
      </w:pPr>
      <w:ins w:id="611" w:author="Ass.Prof Supitchaya Khemthong" w:date="2018-07-16T02:25:00Z">
        <w:r w:rsidRPr="005B7277">
          <w:rPr>
            <w:rFonts w:ascii="Calibri" w:eastAsia="Calibri" w:hAnsi="Calibri" w:cs="Calibri"/>
            <w:sz w:val="24"/>
            <w:szCs w:val="24"/>
            <w:shd w:val="clear" w:color="auto" w:fill="FFFFFF"/>
          </w:rPr>
          <w:tab/>
        </w:r>
      </w:ins>
    </w:p>
    <w:p w:rsidR="00140D6B" w:rsidRPr="005B7277" w:rsidRDefault="00FB003A">
      <w:pPr>
        <w:pStyle w:val="Default"/>
        <w:tabs>
          <w:tab w:val="left" w:pos="2880"/>
        </w:tabs>
        <w:rPr>
          <w:del w:id="612" w:author="Ass.Prof Supitchaya Khemthong" w:date="2018-07-16T02:25:00Z"/>
          <w:rFonts w:ascii="Calibri" w:eastAsia="Calibri" w:hAnsi="Calibri" w:cs="Calibri"/>
          <w:sz w:val="24"/>
          <w:szCs w:val="24"/>
          <w:shd w:val="clear" w:color="auto" w:fill="FFFFFF"/>
        </w:rPr>
      </w:pPr>
      <w:ins w:id="613" w:author="Ass.Prof Supitchaya Khemthong" w:date="2018-07-16T02:25:00Z">
        <w:r w:rsidRPr="005B7277">
          <w:rPr>
            <w:rFonts w:ascii="Calibri" w:eastAsia="Calibri" w:hAnsi="Calibri" w:cs="Calibri"/>
            <w:sz w:val="24"/>
            <w:szCs w:val="24"/>
            <w:shd w:val="clear" w:color="auto" w:fill="FFFFFF"/>
          </w:rPr>
          <w:tab/>
        </w:r>
        <w:r w:rsidRPr="005B7277">
          <w:rPr>
            <w:rFonts w:ascii="Calibri" w:eastAsia="Calibri" w:hAnsi="Calibri" w:cs="Angsana New"/>
            <w:sz w:val="24"/>
            <w:szCs w:val="24"/>
            <w:shd w:val="clear" w:color="auto" w:fill="FFFFFF"/>
            <w:cs/>
          </w:rPr>
          <w:t>(</w:t>
        </w:r>
        <w:r w:rsidRPr="005B7277">
          <w:rPr>
            <w:rFonts w:ascii="Calibri" w:eastAsia="Calibri" w:hAnsi="Calibri" w:cs="Calibri"/>
            <w:sz w:val="24"/>
            <w:szCs w:val="24"/>
            <w:shd w:val="clear" w:color="auto" w:fill="FFFFFF"/>
          </w:rPr>
          <w:t>Note</w:t>
        </w:r>
        <w:r w:rsidRPr="005B7277">
          <w:rPr>
            <w:rFonts w:ascii="Calibri" w:eastAsia="Calibri" w:hAnsi="Calibri" w:cs="Angsana New"/>
            <w:sz w:val="24"/>
            <w:szCs w:val="24"/>
            <w:shd w:val="clear" w:color="auto" w:fill="FFFFFF"/>
            <w:cs/>
          </w:rPr>
          <w:t xml:space="preserve">: </w:t>
        </w:r>
        <w:r w:rsidRPr="005B7277">
          <w:rPr>
            <w:rFonts w:ascii="Calibri" w:eastAsia="Calibri" w:hAnsi="Calibri" w:cs="Calibri"/>
            <w:sz w:val="24"/>
            <w:szCs w:val="24"/>
            <w:shd w:val="clear" w:color="auto" w:fill="FFFFFF"/>
          </w:rPr>
          <w:t>YY represents your competitor number</w:t>
        </w:r>
        <w:r w:rsidRPr="005B7277">
          <w:rPr>
            <w:rFonts w:ascii="Calibri" w:eastAsia="Calibri" w:hAnsi="Calibri" w:cs="Angsana New"/>
            <w:sz w:val="24"/>
            <w:szCs w:val="24"/>
            <w:shd w:val="clear" w:color="auto" w:fill="FFFFFF"/>
            <w:cs/>
          </w:rPr>
          <w:t>)</w:t>
        </w:r>
      </w:ins>
      <w:ins w:id="614" w:author="arnoldsandjaja@gmail.com" w:date="2018-06-30T06:01:00Z">
        <w:del w:id="615" w:author="Ass.Prof Supitchaya Khemthong" w:date="2018-07-16T02:25:00Z">
          <w:r w:rsidRPr="005B7277">
            <w:rPr>
              <w:rFonts w:ascii="Calibri" w:eastAsia="Calibri" w:hAnsi="Calibri" w:cs="Angsana New"/>
              <w:sz w:val="24"/>
              <w:szCs w:val="24"/>
              <w:shd w:val="clear" w:color="auto" w:fill="FFFFFF"/>
              <w:cs/>
            </w:rPr>
            <w:delText>:</w:delText>
          </w:r>
        </w:del>
      </w:ins>
      <w:del w:id="616" w:author="Ass.Prof Supitchaya Khemthong" w:date="2018-07-16T02:25:00Z">
        <w:r w:rsidRPr="005B7277">
          <w:rPr>
            <w:rFonts w:ascii="Calibri" w:eastAsia="Calibri" w:hAnsi="Calibri" w:cs="Calibri"/>
            <w:shd w:val="clear" w:color="auto" w:fill="FFFFFF"/>
          </w:rPr>
          <w:delText>YY_BAB_Badges pdf</w:delText>
        </w:r>
      </w:del>
    </w:p>
    <w:p w:rsidR="00140D6B" w:rsidRPr="005B7277" w:rsidRDefault="00FB003A">
      <w:pPr>
        <w:pStyle w:val="Default"/>
        <w:tabs>
          <w:tab w:val="left" w:pos="2880"/>
        </w:tabs>
        <w:rPr>
          <w:rFonts w:ascii="Calibri" w:eastAsia="Calibri" w:hAnsi="Calibri" w:cs="Calibri"/>
          <w:color w:val="1D2028"/>
          <w:sz w:val="24"/>
          <w:szCs w:val="24"/>
          <w:u w:val="single" w:color="1D2028"/>
          <w:shd w:val="clear" w:color="auto" w:fill="FFFFFF"/>
        </w:rPr>
      </w:pPr>
      <w:del w:id="617" w:author="arnoldsandjaja@gmail.com" w:date="2018-06-30T06:00:00Z">
        <w:r w:rsidRPr="005B7277">
          <w:rPr>
            <w:rFonts w:ascii="Calibri" w:eastAsia="Calibri" w:hAnsi="Calibri" w:cs="Angsana New"/>
            <w:color w:val="1D2028"/>
            <w:sz w:val="24"/>
            <w:szCs w:val="24"/>
            <w:u w:color="1D2028"/>
            <w:shd w:val="clear" w:color="auto" w:fill="FFFFFF"/>
            <w:cs/>
          </w:rPr>
          <w:delText>(</w:delText>
        </w:r>
        <w:r w:rsidRPr="005B7277">
          <w:rPr>
            <w:rFonts w:ascii="Calibri" w:eastAsia="Calibri" w:hAnsi="Calibri" w:cs="Calibri"/>
            <w:color w:val="1D2028"/>
            <w:sz w:val="24"/>
            <w:szCs w:val="24"/>
            <w:u w:color="1D2028"/>
            <w:shd w:val="clear" w:color="auto" w:fill="FFFFFF"/>
          </w:rPr>
          <w:delText>YY represents your competitor number</w:delText>
        </w:r>
        <w:r w:rsidRPr="005B7277">
          <w:rPr>
            <w:rFonts w:ascii="Calibri" w:eastAsia="Calibri" w:hAnsi="Calibri" w:cs="Angsana New"/>
            <w:color w:val="1D2028"/>
            <w:sz w:val="24"/>
            <w:szCs w:val="24"/>
            <w:u w:color="1D2028"/>
            <w:shd w:val="clear" w:color="auto" w:fill="FFFFFF"/>
            <w:cs/>
          </w:rPr>
          <w:delText>)</w:delText>
        </w:r>
      </w:del>
    </w:p>
    <w:p w:rsidR="00140D6B" w:rsidRPr="001B339A" w:rsidRDefault="00140D6B" w:rsidP="001B339A">
      <w:pPr>
        <w:rPr>
          <w:del w:id="618" w:author="Ass.Prof Supitchaya Khemthong" w:date="2018-07-15T15:28:00Z"/>
          <w:rFonts w:ascii="Calibri" w:hAnsi="Calibri"/>
          <w:b/>
          <w:bCs/>
          <w:sz w:val="32"/>
          <w:szCs w:val="32"/>
        </w:rPr>
      </w:pPr>
    </w:p>
    <w:p w:rsidR="00140D6B" w:rsidRPr="001B339A" w:rsidRDefault="00FB003A" w:rsidP="001B339A">
      <w:pPr>
        <w:rPr>
          <w:rFonts w:ascii="Calibri" w:hAnsi="Calibri"/>
          <w:b/>
          <w:bCs/>
          <w:sz w:val="32"/>
          <w:szCs w:val="32"/>
        </w:rPr>
      </w:pPr>
      <w:r w:rsidRPr="001B339A">
        <w:rPr>
          <w:rFonts w:ascii="Calibri" w:hAnsi="Calibri"/>
          <w:b/>
          <w:bCs/>
          <w:sz w:val="32"/>
          <w:szCs w:val="32"/>
        </w:rPr>
        <w:t>You must deliver</w:t>
      </w:r>
      <w:del w:id="619" w:author="Ass.Prof Supitchaya Khemthong" w:date="2018-07-16T02:33:00Z">
        <w:r w:rsidRPr="001B339A">
          <w:rPr>
            <w:rFonts w:ascii="Calibri" w:hAnsi="Calibri" w:cs="Angsana New"/>
            <w:b/>
            <w:bCs/>
            <w:sz w:val="32"/>
            <w:szCs w:val="32"/>
            <w:cs/>
          </w:rPr>
          <w:delText>:</w:delText>
        </w:r>
      </w:del>
    </w:p>
    <w:p w:rsidR="00140D6B" w:rsidRPr="00A23EAC" w:rsidRDefault="00FB003A" w:rsidP="001B339A">
      <w:pPr>
        <w:pStyle w:val="Default"/>
        <w:rPr>
          <w:rFonts w:ascii="Calibri" w:eastAsia="Calibri" w:hAnsi="Calibri" w:cs="Calibri"/>
          <w:sz w:val="24"/>
          <w:szCs w:val="24"/>
        </w:rPr>
      </w:pPr>
      <w:ins w:id="620" w:author="arnoldsandjaja@gmail.com" w:date="2018-06-30T06:26:00Z">
        <w:r w:rsidRPr="00A23EAC">
          <w:rPr>
            <w:rFonts w:ascii="Calibri" w:eastAsia="Calibri" w:hAnsi="Calibri" w:cs="Calibri"/>
            <w:sz w:val="24"/>
            <w:szCs w:val="24"/>
          </w:rPr>
          <w:t>Folder</w:t>
        </w:r>
        <w:del w:id="621" w:author="Ass.Prof Supitchaya Khemthong" w:date="2018-07-15T14:46:00Z">
          <w:r w:rsidRPr="00A23EAC">
            <w:rPr>
              <w:rFonts w:ascii="Calibri" w:eastAsia="Calibri" w:hAnsi="Calibri" w:cs="Calibri"/>
              <w:sz w:val="24"/>
              <w:szCs w:val="24"/>
            </w:rPr>
            <w:delText>s</w:delText>
          </w:r>
        </w:del>
        <w:r w:rsidRPr="00A23EAC">
          <w:rPr>
            <w:rFonts w:ascii="Calibri" w:eastAsia="Calibri" w:hAnsi="Calibri" w:cs="Calibri"/>
            <w:sz w:val="24"/>
            <w:szCs w:val="24"/>
          </w:rPr>
          <w:t xml:space="preserve"> as specified in </w:t>
        </w:r>
        <w:r w:rsidRPr="00A23EAC">
          <w:rPr>
            <w:rFonts w:ascii="Calibri" w:eastAsia="Calibri" w:hAnsi="Calibri" w:cs="Angsana New"/>
            <w:b/>
            <w:bCs/>
            <w:sz w:val="24"/>
            <w:szCs w:val="24"/>
            <w:cs/>
          </w:rPr>
          <w:t>“</w:t>
        </w:r>
        <w:r w:rsidRPr="00A23EAC">
          <w:rPr>
            <w:rFonts w:ascii="Calibri" w:eastAsia="Calibri" w:hAnsi="Calibri" w:cs="Calibri"/>
            <w:b/>
            <w:bCs/>
            <w:sz w:val="24"/>
            <w:szCs w:val="24"/>
          </w:rPr>
          <w:t>Instructions to the Competition</w:t>
        </w:r>
        <w:r w:rsidRPr="00A23EAC">
          <w:rPr>
            <w:rFonts w:ascii="Calibri" w:eastAsia="Calibri" w:hAnsi="Calibri" w:cs="Angsana New"/>
            <w:b/>
            <w:bCs/>
            <w:sz w:val="24"/>
            <w:szCs w:val="24"/>
            <w:cs/>
          </w:rPr>
          <w:t>”</w:t>
        </w:r>
        <w:r w:rsidRPr="00A23EAC">
          <w:rPr>
            <w:rFonts w:ascii="Calibri" w:eastAsia="Calibri" w:hAnsi="Calibri" w:cs="Angsana New"/>
            <w:sz w:val="24"/>
            <w:szCs w:val="24"/>
            <w:cs/>
          </w:rPr>
          <w:t xml:space="preserve"> </w:t>
        </w:r>
        <w:r w:rsidRPr="00A23EAC">
          <w:rPr>
            <w:rFonts w:ascii="Calibri" w:eastAsia="Calibri" w:hAnsi="Calibri" w:cs="Calibri"/>
            <w:sz w:val="24"/>
            <w:szCs w:val="24"/>
          </w:rPr>
          <w:t>on page 4</w:t>
        </w:r>
        <w:r w:rsidRPr="00A23EAC">
          <w:rPr>
            <w:rFonts w:ascii="Calibri" w:eastAsia="Calibri" w:hAnsi="Calibri" w:cs="Angsana New"/>
            <w:sz w:val="24"/>
            <w:szCs w:val="24"/>
            <w:cs/>
          </w:rPr>
          <w:t xml:space="preserve">. </w:t>
        </w:r>
        <w:r w:rsidRPr="00A23EAC">
          <w:rPr>
            <w:rFonts w:ascii="Calibri" w:eastAsia="Calibri" w:hAnsi="Calibri" w:cs="Calibri"/>
            <w:b/>
            <w:bCs/>
            <w:sz w:val="24"/>
            <w:szCs w:val="24"/>
          </w:rPr>
          <w:t>Only files from these folders will be assessed</w:t>
        </w:r>
        <w:r w:rsidRPr="00A23EAC">
          <w:rPr>
            <w:rFonts w:ascii="Calibri" w:eastAsia="Calibri" w:hAnsi="Calibri" w:cs="Angsana New"/>
            <w:b/>
            <w:bCs/>
            <w:sz w:val="24"/>
            <w:szCs w:val="24"/>
            <w:cs/>
          </w:rPr>
          <w:t>.</w:t>
        </w:r>
      </w:ins>
    </w:p>
    <w:p w:rsidR="00140D6B" w:rsidRPr="00A23EAC" w:rsidRDefault="00FB003A" w:rsidP="00DB1464">
      <w:pPr>
        <w:pStyle w:val="aa"/>
        <w:numPr>
          <w:ilvl w:val="0"/>
          <w:numId w:val="21"/>
        </w:numPr>
        <w:rPr>
          <w:rFonts w:ascii="Calibri" w:hAnsi="Calibri" w:cs="Calibri"/>
          <w:sz w:val="24"/>
          <w:szCs w:val="24"/>
        </w:rPr>
      </w:pPr>
      <w:ins w:id="622" w:author="Ass.Prof Supitchaya Khemthong" w:date="2018-07-15T14:47:00Z">
        <w:r w:rsidRPr="00A23EAC">
          <w:rPr>
            <w:rFonts w:ascii="Calibri" w:hAnsi="Calibri" w:cs="Calibri"/>
            <w:sz w:val="24"/>
            <w:szCs w:val="24"/>
          </w:rPr>
          <w:t xml:space="preserve">1 Illustrator file </w:t>
        </w:r>
        <w:r w:rsidRPr="00A23EAC">
          <w:rPr>
            <w:rFonts w:ascii="Calibri" w:hAnsi="Calibri" w:cs="Angsana New"/>
            <w:sz w:val="24"/>
            <w:szCs w:val="24"/>
            <w:cs/>
          </w:rPr>
          <w:t>(</w:t>
        </w:r>
        <w:r w:rsidRPr="00A23EAC">
          <w:rPr>
            <w:rFonts w:ascii="Calibri" w:hAnsi="Calibri" w:cs="Calibri"/>
            <w:sz w:val="24"/>
            <w:szCs w:val="24"/>
          </w:rPr>
          <w:t xml:space="preserve">including </w:t>
        </w:r>
        <w:del w:id="623" w:author="arnoldsandjaja@gmail.com" w:date="2018-07-19T13:35:00Z">
          <w:r w:rsidRPr="00A23EAC">
            <w:rPr>
              <w:rFonts w:ascii="Calibri" w:hAnsi="Calibri" w:cs="Calibri"/>
              <w:sz w:val="24"/>
              <w:szCs w:val="24"/>
            </w:rPr>
            <w:delText xml:space="preserve">native files, </w:delText>
          </w:r>
        </w:del>
        <w:r w:rsidRPr="00A23EAC">
          <w:rPr>
            <w:rFonts w:ascii="Calibri" w:hAnsi="Calibri" w:cs="Calibri"/>
            <w:sz w:val="24"/>
            <w:szCs w:val="24"/>
          </w:rPr>
          <w:t>ICC profile, fonts and linked images</w:t>
        </w:r>
        <w:r w:rsidRPr="00A23EAC">
          <w:rPr>
            <w:rFonts w:ascii="Calibri" w:hAnsi="Calibri" w:cs="Angsana New"/>
            <w:sz w:val="24"/>
            <w:szCs w:val="24"/>
            <w:cs/>
          </w:rPr>
          <w:t>).</w:t>
        </w:r>
      </w:ins>
      <w:ins w:id="624" w:author="arnoldsandjaja@gmail.com" w:date="2018-06-30T06:01:00Z">
        <w:del w:id="625" w:author="Ass.Prof Supitchaya Khemthong" w:date="2018-07-15T14:47:00Z">
          <w:r w:rsidRPr="00A23EAC">
            <w:rPr>
              <w:rFonts w:ascii="Calibri" w:hAnsi="Calibri" w:cs="Calibri"/>
              <w:sz w:val="24"/>
              <w:szCs w:val="24"/>
            </w:rPr>
            <w:delText xml:space="preserve">One final folder </w:delText>
          </w:r>
          <w:r w:rsidRPr="00A23EAC">
            <w:rPr>
              <w:rFonts w:ascii="Calibri" w:hAnsi="Calibri" w:cs="Angsana New"/>
              <w:sz w:val="24"/>
              <w:szCs w:val="24"/>
              <w:cs/>
            </w:rPr>
            <w:delText>(</w:delText>
          </w:r>
          <w:r w:rsidRPr="00A23EAC">
            <w:rPr>
              <w:rFonts w:ascii="Calibri" w:hAnsi="Calibri" w:cs="Calibri"/>
              <w:sz w:val="24"/>
              <w:szCs w:val="24"/>
            </w:rPr>
            <w:delText>including native files, fonts, linked images, ICC profile</w:delText>
          </w:r>
          <w:r w:rsidRPr="00A23EAC">
            <w:rPr>
              <w:rFonts w:ascii="Calibri" w:hAnsi="Calibri" w:cs="Angsana New"/>
              <w:sz w:val="24"/>
              <w:szCs w:val="24"/>
              <w:cs/>
            </w:rPr>
            <w:delText>)</w:delText>
          </w:r>
        </w:del>
      </w:ins>
    </w:p>
    <w:p w:rsidR="00F10F2D" w:rsidRPr="00F10F2D" w:rsidRDefault="00FB003A" w:rsidP="00DB1464">
      <w:pPr>
        <w:pStyle w:val="aa"/>
        <w:numPr>
          <w:ilvl w:val="0"/>
          <w:numId w:val="21"/>
        </w:numPr>
        <w:rPr>
          <w:rFonts w:ascii="Calibri" w:hAnsi="Calibri" w:cs="Calibri"/>
          <w:sz w:val="24"/>
          <w:szCs w:val="24"/>
        </w:rPr>
      </w:pPr>
      <w:ins w:id="626" w:author="arnoldsandjaja@gmail.com" w:date="2018-06-30T06:01:00Z">
        <w:r w:rsidRPr="00A23EAC">
          <w:rPr>
            <w:rFonts w:ascii="Calibri" w:hAnsi="Calibri" w:cs="Calibri"/>
            <w:sz w:val="24"/>
            <w:szCs w:val="24"/>
          </w:rPr>
          <w:t xml:space="preserve">1 </w:t>
        </w:r>
        <w:del w:id="627" w:author="Ass.Prof Supitchaya Khemthong" w:date="2018-07-15T15:28:00Z">
          <w:r w:rsidRPr="00A23EAC">
            <w:rPr>
              <w:rFonts w:ascii="Calibri" w:hAnsi="Calibri" w:cs="Calibri"/>
              <w:sz w:val="24"/>
              <w:szCs w:val="24"/>
            </w:rPr>
            <w:delText xml:space="preserve">final </w:delText>
          </w:r>
        </w:del>
        <w:r w:rsidRPr="00A23EAC">
          <w:rPr>
            <w:rFonts w:ascii="Calibri" w:hAnsi="Calibri" w:cs="Calibri"/>
            <w:sz w:val="24"/>
            <w:szCs w:val="24"/>
          </w:rPr>
          <w:t xml:space="preserve">PDF file </w:t>
        </w:r>
        <w:r w:rsidRPr="00A23EAC">
          <w:rPr>
            <w:rFonts w:ascii="Calibri" w:hAnsi="Calibri" w:cs="Angsana New"/>
            <w:sz w:val="24"/>
            <w:szCs w:val="24"/>
            <w:cs/>
          </w:rPr>
          <w:t>(</w:t>
        </w:r>
        <w:r w:rsidRPr="00A23EAC">
          <w:rPr>
            <w:rFonts w:ascii="Calibri" w:hAnsi="Calibri" w:cs="Calibri"/>
            <w:sz w:val="24"/>
            <w:szCs w:val="24"/>
          </w:rPr>
          <w:t>including bleed, specified output profile, color bars for</w:t>
        </w:r>
      </w:ins>
      <w:ins w:id="628" w:author="Ass.Prof Supitchaya Khemthong" w:date="2018-07-15T15:32:00Z">
        <w:r w:rsidRPr="00A23EAC">
          <w:rPr>
            <w:rFonts w:ascii="Calibri" w:hAnsi="Calibri" w:cs="Angsana New"/>
            <w:sz w:val="24"/>
            <w:szCs w:val="24"/>
            <w:cs/>
          </w:rPr>
          <w:t xml:space="preserve"> </w:t>
        </w:r>
      </w:ins>
      <w:ins w:id="629" w:author="arnoldsandjaja@gmail.com" w:date="2018-06-30T06:04:00Z">
        <w:del w:id="630" w:author="Ass.Prof Supitchaya Khemthong" w:date="2018-07-15T15:32:00Z">
          <w:r w:rsidRPr="00A23EAC">
            <w:rPr>
              <w:rFonts w:ascii="Calibri" w:hAnsi="Calibri" w:cs="Calibri"/>
              <w:sz w:val="24"/>
              <w:szCs w:val="24"/>
            </w:rPr>
            <w:delText xml:space="preserve"> CMYK </w:delText>
          </w:r>
          <w:r w:rsidRPr="00A23EAC">
            <w:rPr>
              <w:rFonts w:ascii="Calibri" w:hAnsi="Calibri" w:cs="Angsana New"/>
              <w:sz w:val="24"/>
              <w:szCs w:val="24"/>
              <w:cs/>
            </w:rPr>
            <w:delText xml:space="preserve">+ </w:delText>
          </w:r>
        </w:del>
        <w:r w:rsidRPr="00A23EAC">
          <w:rPr>
            <w:rFonts w:ascii="Calibri" w:hAnsi="Calibri" w:cs="Calibri"/>
            <w:sz w:val="24"/>
            <w:szCs w:val="24"/>
          </w:rPr>
          <w:t>2 PMS C</w:t>
        </w:r>
        <w:r w:rsidRPr="00A23EAC">
          <w:rPr>
            <w:rFonts w:ascii="Calibri" w:hAnsi="Calibri" w:cs="Angsana New"/>
            <w:sz w:val="24"/>
            <w:szCs w:val="24"/>
            <w:cs/>
          </w:rPr>
          <w:t xml:space="preserve">+ </w:t>
        </w:r>
        <w:r w:rsidRPr="00A23EAC">
          <w:rPr>
            <w:rFonts w:ascii="Calibri" w:hAnsi="Calibri" w:cs="Calibri"/>
            <w:sz w:val="24"/>
            <w:szCs w:val="24"/>
          </w:rPr>
          <w:t>varnish at 100</w:t>
        </w:r>
        <w:r w:rsidRPr="00A23EAC">
          <w:rPr>
            <w:rFonts w:ascii="Calibri" w:hAnsi="Calibri" w:cs="Angsana New"/>
            <w:sz w:val="24"/>
            <w:szCs w:val="24"/>
            <w:cs/>
          </w:rPr>
          <w:t>%</w:t>
        </w:r>
        <w:r w:rsidRPr="00A23EAC">
          <w:rPr>
            <w:rFonts w:ascii="Calibri" w:hAnsi="Calibri" w:cs="Calibri"/>
            <w:sz w:val="24"/>
            <w:szCs w:val="24"/>
          </w:rPr>
          <w:t>, registration marks and crop marks</w:t>
        </w:r>
        <w:r w:rsidRPr="00A23EAC">
          <w:rPr>
            <w:rFonts w:ascii="Calibri" w:hAnsi="Calibri" w:cs="Angsana New"/>
            <w:sz w:val="24"/>
            <w:szCs w:val="24"/>
            <w:cs/>
          </w:rPr>
          <w:t>)</w:t>
        </w:r>
      </w:ins>
      <w:ins w:id="631" w:author="Ass.Prof Supitchaya Khemthong" w:date="2018-07-15T17:38:00Z">
        <w:r w:rsidRPr="00A23EAC">
          <w:rPr>
            <w:rFonts w:ascii="Calibri" w:hAnsi="Calibri" w:cs="Angsana New"/>
            <w:sz w:val="24"/>
            <w:szCs w:val="24"/>
            <w:cs/>
          </w:rPr>
          <w:t>.</w:t>
        </w:r>
      </w:ins>
    </w:p>
    <w:p w:rsidR="00F10F2D" w:rsidRPr="00F10F2D" w:rsidRDefault="00FB003A" w:rsidP="00DB1464">
      <w:pPr>
        <w:pStyle w:val="aa"/>
        <w:numPr>
          <w:ilvl w:val="0"/>
          <w:numId w:val="21"/>
        </w:numPr>
        <w:rPr>
          <w:rFonts w:ascii="Calibri" w:hAnsi="Calibri" w:cs="Calibri"/>
          <w:sz w:val="24"/>
          <w:szCs w:val="24"/>
        </w:rPr>
      </w:pPr>
      <w:r w:rsidRPr="00F10F2D">
        <w:rPr>
          <w:rFonts w:ascii="Calibri" w:eastAsia="Calibri" w:hAnsi="Calibri" w:cs="Calibri"/>
          <w:color w:val="1D2028"/>
          <w:sz w:val="24"/>
          <w:szCs w:val="24"/>
          <w:u w:color="1D2028"/>
          <w:shd w:val="clear" w:color="auto" w:fill="FFFFFF"/>
        </w:rPr>
        <w:t>Printout of 3 badges, trimmed to size at 100</w:t>
      </w:r>
      <w:r w:rsidRPr="00F10F2D">
        <w:rPr>
          <w:rFonts w:ascii="Calibri" w:eastAsia="Calibri" w:hAnsi="Calibri" w:cs="Angsana New"/>
          <w:color w:val="1D2028"/>
          <w:sz w:val="24"/>
          <w:szCs w:val="24"/>
          <w:u w:color="1D2028"/>
          <w:shd w:val="clear" w:color="auto" w:fill="FFFFFF"/>
          <w:cs/>
        </w:rPr>
        <w:t xml:space="preserve">% </w:t>
      </w:r>
      <w:r w:rsidRPr="00F10F2D">
        <w:rPr>
          <w:rFonts w:ascii="Calibri" w:eastAsia="Calibri" w:hAnsi="Calibri" w:cs="Calibri"/>
          <w:color w:val="1D2028"/>
          <w:sz w:val="24"/>
          <w:szCs w:val="24"/>
          <w:u w:color="1D2028"/>
          <w:shd w:val="clear" w:color="auto" w:fill="FFFFFF"/>
        </w:rPr>
        <w:t xml:space="preserve">mounted on </w:t>
      </w:r>
      <w:ins w:id="632" w:author="arnoldsandjaja@gmail.com" w:date="2018-06-30T06:03:00Z">
        <w:r w:rsidRPr="00F10F2D">
          <w:rPr>
            <w:rFonts w:ascii="Calibri" w:eastAsia="Calibri" w:hAnsi="Calibri" w:cs="Calibri"/>
            <w:color w:val="1D2028"/>
            <w:sz w:val="24"/>
            <w:szCs w:val="24"/>
            <w:u w:color="1D2028"/>
            <w:shd w:val="clear" w:color="auto" w:fill="FFFFFF"/>
          </w:rPr>
          <w:t xml:space="preserve">A4 </w:t>
        </w:r>
      </w:ins>
      <w:r w:rsidRPr="00F10F2D">
        <w:rPr>
          <w:rFonts w:ascii="Calibri" w:eastAsia="Calibri" w:hAnsi="Calibri" w:cs="Calibri"/>
          <w:color w:val="1D2028"/>
          <w:sz w:val="24"/>
          <w:szCs w:val="24"/>
          <w:u w:color="1D2028"/>
          <w:shd w:val="clear" w:color="auto" w:fill="FFFFFF"/>
        </w:rPr>
        <w:t>mounting board</w:t>
      </w:r>
      <w:ins w:id="633" w:author="arnoldsandjaja@gmail.com" w:date="2018-07-24T13:47:00Z">
        <w:r w:rsidRPr="00F10F2D">
          <w:rPr>
            <w:rFonts w:ascii="Calibri" w:eastAsia="Calibri" w:hAnsi="Calibri" w:cs="Calibri"/>
            <w:color w:val="1D2028"/>
            <w:sz w:val="24"/>
            <w:szCs w:val="24"/>
            <w:u w:color="1D2028"/>
            <w:shd w:val="clear" w:color="auto" w:fill="FFFFFF"/>
          </w:rPr>
          <w:t xml:space="preserve"> without varnish</w:t>
        </w:r>
      </w:ins>
      <w:r w:rsidRPr="00F10F2D">
        <w:rPr>
          <w:rFonts w:ascii="Calibri" w:eastAsia="Calibri" w:hAnsi="Calibri" w:cs="Angsana New"/>
          <w:color w:val="1D2028"/>
          <w:sz w:val="24"/>
          <w:szCs w:val="24"/>
          <w:u w:color="1D2028"/>
          <w:shd w:val="clear" w:color="auto" w:fill="FFFFFF"/>
          <w:cs/>
        </w:rPr>
        <w:t>.</w:t>
      </w:r>
      <w:del w:id="634" w:author="arnoldsandjaja@gmail.com" w:date="2018-06-30T06:03:00Z">
        <w:r w:rsidRPr="00F10F2D">
          <w:rPr>
            <w:rFonts w:ascii="Calibri" w:eastAsia="Calibri" w:hAnsi="Calibri" w:cs="Angsana New"/>
            <w:color w:val="1D2028"/>
            <w:sz w:val="24"/>
            <w:szCs w:val="24"/>
            <w:u w:color="1D2028"/>
            <w:shd w:val="clear" w:color="auto" w:fill="FFFFFF"/>
            <w:cs/>
          </w:rPr>
          <w:delText xml:space="preserve"> </w:delText>
        </w:r>
        <w:r w:rsidRPr="00F10F2D">
          <w:rPr>
            <w:rFonts w:ascii="Calibri" w:eastAsia="Calibri" w:hAnsi="Calibri" w:cs="Calibri"/>
            <w:color w:val="1D2028"/>
            <w:sz w:val="24"/>
            <w:szCs w:val="24"/>
            <w:u w:color="1D2028"/>
            <w:shd w:val="clear" w:color="auto" w:fill="FFFFFF"/>
          </w:rPr>
          <w:br/>
          <w:delText>Size of mounting board max A4</w:delText>
        </w:r>
        <w:r w:rsidRPr="00F10F2D">
          <w:rPr>
            <w:rFonts w:ascii="Calibri" w:eastAsia="Calibri" w:hAnsi="Calibri" w:cs="Angsana New"/>
            <w:color w:val="1D2028"/>
            <w:sz w:val="24"/>
            <w:szCs w:val="24"/>
            <w:u w:color="1D2028"/>
            <w:shd w:val="clear" w:color="auto" w:fill="FFFFFF"/>
            <w:cs/>
          </w:rPr>
          <w:delText>.</w:delText>
        </w:r>
      </w:del>
      <w:r w:rsidRPr="00F10F2D">
        <w:rPr>
          <w:rFonts w:ascii="Calibri" w:eastAsia="Calibri" w:hAnsi="Calibri" w:cs="Calibri"/>
          <w:color w:val="1D2028"/>
          <w:sz w:val="24"/>
          <w:szCs w:val="24"/>
          <w:u w:color="1D2028"/>
          <w:shd w:val="clear" w:color="auto" w:fill="FFFFFF"/>
        </w:rPr>
        <w:t xml:space="preserve"> Ensure that you include your competitor number of the front of the board</w:t>
      </w:r>
      <w:r w:rsidRPr="00F10F2D">
        <w:rPr>
          <w:rFonts w:ascii="Calibri" w:eastAsia="Calibri" w:hAnsi="Calibri" w:cs="Angsana New"/>
          <w:color w:val="1D2028"/>
          <w:sz w:val="24"/>
          <w:szCs w:val="24"/>
          <w:u w:color="1D2028"/>
          <w:shd w:val="clear" w:color="auto" w:fill="FFFFFF"/>
          <w:cs/>
        </w:rPr>
        <w:t>.</w:t>
      </w:r>
    </w:p>
    <w:p w:rsidR="00140D6B" w:rsidRPr="00F10F2D" w:rsidRDefault="00FB003A" w:rsidP="00DB1464">
      <w:pPr>
        <w:pStyle w:val="aa"/>
        <w:numPr>
          <w:ilvl w:val="0"/>
          <w:numId w:val="21"/>
        </w:numPr>
        <w:rPr>
          <w:rFonts w:ascii="Calibri" w:hAnsi="Calibri" w:cs="Calibri"/>
          <w:sz w:val="24"/>
          <w:szCs w:val="24"/>
        </w:rPr>
      </w:pPr>
      <w:ins w:id="635" w:author="arnoldsandjaja@gmail.com" w:date="2018-06-30T06:06:00Z">
        <w:r w:rsidRPr="00F10F2D">
          <w:rPr>
            <w:rFonts w:ascii="Calibri" w:eastAsia="Calibri" w:hAnsi="Calibri" w:cs="Calibri"/>
            <w:color w:val="1D2028"/>
            <w:sz w:val="24"/>
            <w:szCs w:val="24"/>
            <w:u w:color="1D2028"/>
            <w:shd w:val="clear" w:color="auto" w:fill="FFFFFF"/>
          </w:rPr>
          <w:t xml:space="preserve">1 Printout on A4 with the varnish on top of the design </w:t>
        </w:r>
        <w:r w:rsidRPr="00F10F2D">
          <w:rPr>
            <w:rFonts w:ascii="Calibri" w:eastAsia="Calibri" w:hAnsi="Calibri" w:cs="Angsana New"/>
            <w:color w:val="1D2028"/>
            <w:sz w:val="24"/>
            <w:szCs w:val="24"/>
            <w:u w:color="1D2028"/>
            <w:shd w:val="clear" w:color="auto" w:fill="FFFFFF"/>
            <w:cs/>
          </w:rPr>
          <w:t>(</w:t>
        </w:r>
        <w:r w:rsidRPr="00F10F2D">
          <w:rPr>
            <w:rFonts w:ascii="Calibri" w:eastAsia="Calibri" w:hAnsi="Calibri" w:cs="Calibri"/>
            <w:color w:val="1D2028"/>
            <w:sz w:val="24"/>
            <w:szCs w:val="24"/>
            <w:u w:color="1D2028"/>
            <w:shd w:val="clear" w:color="auto" w:fill="FFFFFF"/>
          </w:rPr>
          <w:t>the varnish area needs to be 30</w:t>
        </w:r>
        <w:r w:rsidRPr="00F10F2D">
          <w:rPr>
            <w:rFonts w:ascii="Calibri" w:eastAsia="Calibri" w:hAnsi="Calibri" w:cs="Angsana New"/>
            <w:color w:val="1D2028"/>
            <w:sz w:val="24"/>
            <w:szCs w:val="24"/>
            <w:u w:color="1D2028"/>
            <w:shd w:val="clear" w:color="auto" w:fill="FFFFFF"/>
            <w:cs/>
          </w:rPr>
          <w:t xml:space="preserve">% </w:t>
        </w:r>
        <w:r w:rsidRPr="00F10F2D">
          <w:rPr>
            <w:rFonts w:ascii="Calibri" w:eastAsia="Calibri" w:hAnsi="Calibri" w:cs="Calibri"/>
            <w:color w:val="1D2028"/>
            <w:sz w:val="24"/>
            <w:szCs w:val="24"/>
            <w:u w:color="1D2028"/>
            <w:shd w:val="clear" w:color="auto" w:fill="FFFFFF"/>
          </w:rPr>
          <w:t>transparency</w:t>
        </w:r>
        <w:r w:rsidRPr="00F10F2D">
          <w:rPr>
            <w:rFonts w:ascii="Calibri" w:eastAsia="Calibri" w:hAnsi="Calibri" w:cs="Angsana New"/>
            <w:color w:val="1D2028"/>
            <w:sz w:val="24"/>
            <w:szCs w:val="24"/>
            <w:u w:color="1D2028"/>
            <w:shd w:val="clear" w:color="auto" w:fill="FFFFFF"/>
            <w:cs/>
          </w:rPr>
          <w:t>)</w:t>
        </w:r>
      </w:ins>
      <w:ins w:id="636" w:author="Ass.Prof Supitchaya Khemthong" w:date="2018-07-15T17:38:00Z">
        <w:r w:rsidRPr="00F10F2D">
          <w:rPr>
            <w:rFonts w:ascii="Calibri" w:eastAsia="Calibri" w:hAnsi="Calibri" w:cs="Angsana New"/>
            <w:color w:val="1D2028"/>
            <w:sz w:val="24"/>
            <w:szCs w:val="24"/>
            <w:u w:color="1D2028"/>
            <w:shd w:val="clear" w:color="auto" w:fill="FFFFFF"/>
            <w:cs/>
          </w:rPr>
          <w:t>.</w:t>
        </w:r>
      </w:ins>
      <w:ins w:id="637" w:author="arnoldsandjaja@gmail.com" w:date="2018-06-30T06:07:00Z">
        <w:del w:id="638" w:author="Ass.Prof Supitchaya Khemthong" w:date="2018-07-15T17:38:00Z">
          <w:r w:rsidRPr="00F10F2D">
            <w:rPr>
              <w:rFonts w:ascii="Calibri" w:eastAsia="Calibri" w:hAnsi="Calibri" w:cs="Angsana New"/>
              <w:color w:val="1D2028"/>
              <w:sz w:val="24"/>
              <w:szCs w:val="24"/>
              <w:u w:color="1D2028"/>
              <w:shd w:val="clear" w:color="auto" w:fill="FFFFFF"/>
              <w:cs/>
            </w:rPr>
            <w:delText xml:space="preserve"> </w:delText>
          </w:r>
        </w:del>
      </w:ins>
    </w:p>
    <w:p w:rsidR="00140D6B" w:rsidRPr="005B7277" w:rsidRDefault="00FB003A" w:rsidP="00A23EAC">
      <w:pPr>
        <w:pStyle w:val="Default"/>
        <w:ind w:left="262"/>
        <w:rPr>
          <w:rFonts w:ascii="Calibri" w:eastAsia="Calibri" w:hAnsi="Calibri" w:cs="Calibri"/>
          <w:color w:val="1D2028"/>
          <w:sz w:val="24"/>
          <w:szCs w:val="24"/>
          <w:lang w:val="fr-FR"/>
        </w:rPr>
      </w:pPr>
      <w:del w:id="639" w:author="arnoldsandjaja@gmail.com" w:date="2018-06-30T06:07:00Z">
        <w:r w:rsidRPr="005B7277">
          <w:rPr>
            <w:rFonts w:ascii="Calibri" w:eastAsia="Calibri" w:hAnsi="Calibri" w:cs="Calibri"/>
            <w:color w:val="1D2028"/>
            <w:sz w:val="24"/>
            <w:szCs w:val="24"/>
            <w:u w:color="1D2028"/>
            <w:shd w:val="clear" w:color="auto" w:fill="FFFFFF"/>
            <w:lang w:val="fr-FR"/>
          </w:rPr>
          <w:delText xml:space="preserve">1x </w:delText>
        </w:r>
        <w:r w:rsidRPr="005B7277">
          <w:rPr>
            <w:rFonts w:ascii="Calibri" w:eastAsia="Calibri" w:hAnsi="Calibri" w:cs="Calibri"/>
            <w:color w:val="1D2028"/>
            <w:sz w:val="24"/>
            <w:szCs w:val="24"/>
            <w:u w:color="1D2028"/>
            <w:shd w:val="clear" w:color="auto" w:fill="FFFFFF"/>
          </w:rPr>
          <w:delText>AI</w:delText>
        </w:r>
        <w:r w:rsidRPr="005B7277">
          <w:rPr>
            <w:rFonts w:ascii="Calibri" w:eastAsia="Calibri" w:hAnsi="Calibri" w:cs="Calibri"/>
            <w:color w:val="1D2028"/>
            <w:sz w:val="24"/>
            <w:szCs w:val="24"/>
            <w:u w:color="1D2028"/>
            <w:shd w:val="clear" w:color="auto" w:fill="FFFFFF"/>
            <w:lang w:val="de-DE"/>
          </w:rPr>
          <w:delText>, 1 x PDF, Links, Fonts</w:delText>
        </w:r>
        <w:r w:rsidRPr="005B7277">
          <w:rPr>
            <w:rFonts w:ascii="Calibri" w:eastAsia="Calibri" w:hAnsi="Calibri" w:cs="Angsana New"/>
            <w:color w:val="1D2028"/>
            <w:sz w:val="24"/>
            <w:szCs w:val="24"/>
            <w:u w:color="1D2028"/>
            <w:shd w:val="clear" w:color="auto" w:fill="FFFFFF"/>
            <w:cs/>
          </w:rPr>
          <w:delText>.</w:delText>
        </w:r>
      </w:del>
    </w:p>
    <w:sectPr w:rsidR="00140D6B" w:rsidRPr="005B7277">
      <w:headerReference w:type="default" r:id="rId11"/>
      <w:footerReference w:type="default" r:id="rId12"/>
      <w:pgSz w:w="11900" w:h="16840"/>
      <w:pgMar w:top="1008" w:right="1080" w:bottom="1008" w:left="1296"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3C21" w:rsidRDefault="00763C21">
      <w:pPr>
        <w:spacing w:after="0" w:line="240" w:lineRule="auto"/>
      </w:pPr>
      <w:r>
        <w:separator/>
      </w:r>
    </w:p>
  </w:endnote>
  <w:endnote w:type="continuationSeparator" w:id="0">
    <w:p w:rsidR="00763C21" w:rsidRDefault="00763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0002AFF" w:usb1="4000ACFF" w:usb2="00000001" w:usb3="00000000" w:csb0="000001FF" w:csb1="00000000"/>
  </w:font>
  <w:font w:name="Helvetica Neue">
    <w:altName w:val="Times New Roman"/>
    <w:charset w:val="00"/>
    <w:family w:val="roman"/>
    <w:pitch w:val="default"/>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003A" w:rsidRDefault="00FB003A">
    <w:pPr>
      <w:pStyle w:val="a5"/>
      <w:jc w:val="right"/>
    </w:pPr>
    <w:r>
      <w:t xml:space="preserve">Page </w:t>
    </w:r>
    <w:r>
      <w:rPr>
        <w:b/>
        <w:bCs/>
      </w:rPr>
      <w:fldChar w:fldCharType="begin"/>
    </w:r>
    <w:r>
      <w:rPr>
        <w:b/>
        <w:bCs/>
      </w:rPr>
      <w:instrText xml:space="preserve"> PAGE </w:instrText>
    </w:r>
    <w:r>
      <w:rPr>
        <w:b/>
        <w:bCs/>
      </w:rPr>
      <w:fldChar w:fldCharType="end"/>
    </w:r>
    <w:r>
      <w:t xml:space="preserve"> of </w:t>
    </w:r>
    <w:r>
      <w:rPr>
        <w:b/>
        <w:bCs/>
      </w:rPr>
      <w:fldChar w:fldCharType="begin"/>
    </w:r>
    <w:r>
      <w:rPr>
        <w:b/>
        <w:bCs/>
      </w:rPr>
      <w:instrText xml:space="preserve"> NUMPAGES </w:instrText>
    </w:r>
    <w:r w:rsidR="00B35368">
      <w:rPr>
        <w:b/>
        <w:bCs/>
      </w:rPr>
      <w:fldChar w:fldCharType="separate"/>
    </w:r>
    <w:r w:rsidR="00B35368">
      <w:rPr>
        <w:b/>
        <w:bCs/>
        <w:noProof/>
      </w:rPr>
      <w:t>9</w:t>
    </w:r>
    <w:r>
      <w:rPr>
        <w:b/>
        <w:bCs/>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003A" w:rsidRDefault="00FB003A">
    <w:pPr>
      <w:pStyle w:val="a5"/>
      <w:jc w:val="right"/>
    </w:pPr>
    <w:r>
      <w:t xml:space="preserve">Page </w:t>
    </w:r>
    <w:r>
      <w:rPr>
        <w:b/>
        <w:bCs/>
      </w:rPr>
      <w:fldChar w:fldCharType="begin"/>
    </w:r>
    <w:r>
      <w:rPr>
        <w:b/>
        <w:bCs/>
      </w:rPr>
      <w:instrText xml:space="preserve"> PAGE </w:instrText>
    </w:r>
    <w:r>
      <w:rPr>
        <w:b/>
        <w:bCs/>
      </w:rPr>
      <w:fldChar w:fldCharType="separate"/>
    </w:r>
    <w:r w:rsidR="0007367A">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sidR="0007367A">
      <w:rPr>
        <w:b/>
        <w:bCs/>
        <w:noProof/>
      </w:rPr>
      <w:t>9</w:t>
    </w:r>
    <w:r>
      <w:rPr>
        <w:b/>
        <w:bCs/>
      </w:rPr>
      <w:fldChar w:fldCharType="end"/>
    </w:r>
  </w:p>
  <w:p w:rsidR="00FB003A" w:rsidRDefault="00FB003A">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3C21" w:rsidRDefault="00763C21">
      <w:pPr>
        <w:spacing w:after="0" w:line="240" w:lineRule="auto"/>
      </w:pPr>
      <w:r>
        <w:separator/>
      </w:r>
    </w:p>
  </w:footnote>
  <w:footnote w:type="continuationSeparator" w:id="0">
    <w:p w:rsidR="00763C21" w:rsidRDefault="00763C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003A" w:rsidRDefault="00FB003A">
    <w:pPr>
      <w:pStyle w:val="a4"/>
    </w:pPr>
    <w:r>
      <w:rPr>
        <w:noProof/>
      </w:rPr>
      <w:drawing>
        <wp:anchor distT="152400" distB="152400" distL="152400" distR="152400" simplePos="0" relativeHeight="251657216" behindDoc="1" locked="0" layoutInCell="1" allowOverlap="1">
          <wp:simplePos x="0" y="0"/>
          <wp:positionH relativeFrom="page">
            <wp:posOffset>-2540</wp:posOffset>
          </wp:positionH>
          <wp:positionV relativeFrom="page">
            <wp:posOffset>-3175</wp:posOffset>
          </wp:positionV>
          <wp:extent cx="7565391" cy="10698481"/>
          <wp:effectExtent l="0" t="0" r="0" b="0"/>
          <wp:wrapNone/>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1.jpeg"/>
                  <pic:cNvPicPr>
                    <a:picLocks noChangeAspect="1"/>
                  </pic:cNvPicPr>
                </pic:nvPicPr>
                <pic:blipFill>
                  <a:blip r:embed="rId1">
                    <a:extLst/>
                  </a:blip>
                  <a:stretch>
                    <a:fillRect/>
                  </a:stretch>
                </pic:blipFill>
                <pic:spPr>
                  <a:xfrm>
                    <a:off x="0" y="0"/>
                    <a:ext cx="7565391" cy="10698481"/>
                  </a:xfrm>
                  <a:prstGeom prst="rect">
                    <a:avLst/>
                  </a:prstGeom>
                  <a:ln w="12700" cap="flat">
                    <a:noFill/>
                    <a:miter lim="400000"/>
                  </a:ln>
                  <a:effectLst/>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003A" w:rsidRDefault="00FB003A">
    <w:pPr>
      <w:pStyle w:val="a4"/>
    </w:pPr>
    <w:r>
      <w:rPr>
        <w:noProof/>
      </w:rPr>
      <w:drawing>
        <wp:anchor distT="152400" distB="152400" distL="152400" distR="152400" simplePos="0" relativeHeight="251658240" behindDoc="1" locked="0" layoutInCell="1" allowOverlap="1">
          <wp:simplePos x="0" y="0"/>
          <wp:positionH relativeFrom="page">
            <wp:posOffset>-2540</wp:posOffset>
          </wp:positionH>
          <wp:positionV relativeFrom="page">
            <wp:posOffset>-3175</wp:posOffset>
          </wp:positionV>
          <wp:extent cx="7565391" cy="10698481"/>
          <wp:effectExtent l="0" t="0" r="0" b="0"/>
          <wp:wrapNone/>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image1.jpeg"/>
                  <pic:cNvPicPr>
                    <a:picLocks noChangeAspect="1"/>
                  </pic:cNvPicPr>
                </pic:nvPicPr>
                <pic:blipFill>
                  <a:blip r:embed="rId1">
                    <a:extLst/>
                  </a:blip>
                  <a:stretch>
                    <a:fillRect/>
                  </a:stretch>
                </pic:blipFill>
                <pic:spPr>
                  <a:xfrm>
                    <a:off x="0" y="0"/>
                    <a:ext cx="7565391" cy="10698481"/>
                  </a:xfrm>
                  <a:prstGeom prst="rect">
                    <a:avLst/>
                  </a:prstGeom>
                  <a:ln w="12700" cap="flat">
                    <a:noFill/>
                    <a:miter lim="400000"/>
                  </a:ln>
                  <a:effectLst/>
                </pic:spPr>
              </pic:pic>
            </a:graphicData>
          </a:graphic>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003A" w:rsidRDefault="00FB003A">
    <w:pPr>
      <w:pStyle w:val="Body"/>
      <w:jc w:val="right"/>
    </w:pPr>
  </w:p>
  <w:p w:rsidR="00FB003A" w:rsidRDefault="00FB003A">
    <w:pPr>
      <w:pStyle w:val="Body"/>
      <w:jc w:val="right"/>
    </w:pPr>
  </w:p>
  <w:p w:rsidR="00FB003A" w:rsidRDefault="00FB003A">
    <w:pPr>
      <w:pStyle w:val="Body"/>
      <w:jc w:val="right"/>
    </w:pPr>
    <w:r>
      <w:rPr>
        <w:noProof/>
      </w:rPr>
      <w:drawing>
        <wp:inline distT="0" distB="0" distL="0" distR="0">
          <wp:extent cx="1008532" cy="900000"/>
          <wp:effectExtent l="0" t="0" r="0" b="0"/>
          <wp:docPr id="1073741827" name="officeArt object" descr="C:\Users\Wsc11\Desktop\ASC12_CMYK 8 Sep 2018.png"/>
          <wp:cNvGraphicFramePr/>
          <a:graphic xmlns:a="http://schemas.openxmlformats.org/drawingml/2006/main">
            <a:graphicData uri="http://schemas.openxmlformats.org/drawingml/2006/picture">
              <pic:pic xmlns:pic="http://schemas.openxmlformats.org/drawingml/2006/picture">
                <pic:nvPicPr>
                  <pic:cNvPr id="1073741827" name="C:\Users\Wsc11\Desktop\ASC12_CMYK 8 Sep 2018.png" descr="C:\Users\Wsc11\Desktop\ASC12_CMYK 8 Sep 2018.png"/>
                  <pic:cNvPicPr>
                    <a:picLocks noChangeAspect="1"/>
                  </pic:cNvPicPr>
                </pic:nvPicPr>
                <pic:blipFill>
                  <a:blip r:embed="rId1">
                    <a:extLst/>
                  </a:blip>
                  <a:stretch>
                    <a:fillRect/>
                  </a:stretch>
                </pic:blipFill>
                <pic:spPr>
                  <a:xfrm>
                    <a:off x="0" y="0"/>
                    <a:ext cx="1008532" cy="900000"/>
                  </a:xfrm>
                  <a:prstGeom prst="rect">
                    <a:avLst/>
                  </a:prstGeom>
                  <a:ln w="12700" cap="flat">
                    <a:noFill/>
                    <a:miter lim="400000"/>
                  </a:ln>
                  <a:effectLst/>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C6CC3"/>
    <w:multiLevelType w:val="hybridMultilevel"/>
    <w:tmpl w:val="8B6A0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D09F9"/>
    <w:multiLevelType w:val="hybridMultilevel"/>
    <w:tmpl w:val="67E2CB2A"/>
    <w:styleLink w:val="Numbered"/>
    <w:lvl w:ilvl="0" w:tplc="A0926E74">
      <w:start w:val="1"/>
      <w:numFmt w:val="decimal"/>
      <w:lvlText w:val="%1."/>
      <w:lvlJc w:val="left"/>
      <w:pPr>
        <w:tabs>
          <w:tab w:val="num" w:pos="1440"/>
        </w:tabs>
        <w:ind w:left="723" w:hanging="6"/>
      </w:pPr>
      <w:rPr>
        <w:rFonts w:hAnsi="Arial Unicode MS"/>
        <w:caps w:val="0"/>
        <w:smallCaps w:val="0"/>
        <w:strike w:val="0"/>
        <w:dstrike w:val="0"/>
        <w:outline w:val="0"/>
        <w:emboss w:val="0"/>
        <w:imprint w:val="0"/>
        <w:spacing w:val="0"/>
        <w:w w:val="100"/>
        <w:kern w:val="0"/>
        <w:position w:val="0"/>
        <w:highlight w:val="none"/>
        <w:vertAlign w:val="baseline"/>
      </w:rPr>
    </w:lvl>
    <w:lvl w:ilvl="1" w:tplc="D9E4BB5A">
      <w:start w:val="1"/>
      <w:numFmt w:val="decimal"/>
      <w:lvlText w:val="%2."/>
      <w:lvlJc w:val="left"/>
      <w:pPr>
        <w:tabs>
          <w:tab w:val="num" w:pos="1794"/>
        </w:tabs>
        <w:ind w:left="1077" w:firstLine="354"/>
      </w:pPr>
      <w:rPr>
        <w:rFonts w:hAnsi="Arial Unicode MS"/>
        <w:caps w:val="0"/>
        <w:smallCaps w:val="0"/>
        <w:strike w:val="0"/>
        <w:dstrike w:val="0"/>
        <w:outline w:val="0"/>
        <w:emboss w:val="0"/>
        <w:imprint w:val="0"/>
        <w:spacing w:val="0"/>
        <w:w w:val="100"/>
        <w:kern w:val="0"/>
        <w:position w:val="0"/>
        <w:highlight w:val="none"/>
        <w:vertAlign w:val="baseline"/>
      </w:rPr>
    </w:lvl>
    <w:lvl w:ilvl="2" w:tplc="DF12504A">
      <w:start w:val="1"/>
      <w:numFmt w:val="decimal"/>
      <w:lvlText w:val="%3."/>
      <w:lvlJc w:val="left"/>
      <w:pPr>
        <w:tabs>
          <w:tab w:val="num" w:pos="2154"/>
        </w:tabs>
        <w:ind w:left="1437" w:hanging="6"/>
      </w:pPr>
      <w:rPr>
        <w:rFonts w:hAnsi="Arial Unicode MS"/>
        <w:caps w:val="0"/>
        <w:smallCaps w:val="0"/>
        <w:strike w:val="0"/>
        <w:dstrike w:val="0"/>
        <w:outline w:val="0"/>
        <w:emboss w:val="0"/>
        <w:imprint w:val="0"/>
        <w:spacing w:val="0"/>
        <w:w w:val="100"/>
        <w:kern w:val="0"/>
        <w:position w:val="0"/>
        <w:highlight w:val="none"/>
        <w:vertAlign w:val="baseline"/>
      </w:rPr>
    </w:lvl>
    <w:lvl w:ilvl="3" w:tplc="9F866D34">
      <w:start w:val="1"/>
      <w:numFmt w:val="decimal"/>
      <w:lvlText w:val="%4."/>
      <w:lvlJc w:val="left"/>
      <w:pPr>
        <w:tabs>
          <w:tab w:val="num" w:pos="2514"/>
        </w:tabs>
        <w:ind w:left="1797" w:firstLine="354"/>
      </w:pPr>
      <w:rPr>
        <w:rFonts w:hAnsi="Arial Unicode MS"/>
        <w:caps w:val="0"/>
        <w:smallCaps w:val="0"/>
        <w:strike w:val="0"/>
        <w:dstrike w:val="0"/>
        <w:outline w:val="0"/>
        <w:emboss w:val="0"/>
        <w:imprint w:val="0"/>
        <w:spacing w:val="0"/>
        <w:w w:val="100"/>
        <w:kern w:val="0"/>
        <w:position w:val="0"/>
        <w:highlight w:val="none"/>
        <w:vertAlign w:val="baseline"/>
      </w:rPr>
    </w:lvl>
    <w:lvl w:ilvl="4" w:tplc="F34A2772">
      <w:start w:val="1"/>
      <w:numFmt w:val="decimal"/>
      <w:lvlText w:val="%5."/>
      <w:lvlJc w:val="left"/>
      <w:pPr>
        <w:tabs>
          <w:tab w:val="num" w:pos="2874"/>
        </w:tabs>
        <w:ind w:left="2157" w:hanging="6"/>
      </w:pPr>
      <w:rPr>
        <w:rFonts w:hAnsi="Arial Unicode MS"/>
        <w:caps w:val="0"/>
        <w:smallCaps w:val="0"/>
        <w:strike w:val="0"/>
        <w:dstrike w:val="0"/>
        <w:outline w:val="0"/>
        <w:emboss w:val="0"/>
        <w:imprint w:val="0"/>
        <w:spacing w:val="0"/>
        <w:w w:val="100"/>
        <w:kern w:val="0"/>
        <w:position w:val="0"/>
        <w:highlight w:val="none"/>
        <w:vertAlign w:val="baseline"/>
      </w:rPr>
    </w:lvl>
    <w:lvl w:ilvl="5" w:tplc="BD06246A">
      <w:start w:val="1"/>
      <w:numFmt w:val="decimal"/>
      <w:lvlText w:val="%6."/>
      <w:lvlJc w:val="left"/>
      <w:pPr>
        <w:tabs>
          <w:tab w:val="num" w:pos="3234"/>
        </w:tabs>
        <w:ind w:left="2517" w:firstLine="354"/>
      </w:pPr>
      <w:rPr>
        <w:rFonts w:hAnsi="Arial Unicode MS"/>
        <w:caps w:val="0"/>
        <w:smallCaps w:val="0"/>
        <w:strike w:val="0"/>
        <w:dstrike w:val="0"/>
        <w:outline w:val="0"/>
        <w:emboss w:val="0"/>
        <w:imprint w:val="0"/>
        <w:spacing w:val="0"/>
        <w:w w:val="100"/>
        <w:kern w:val="0"/>
        <w:position w:val="0"/>
        <w:highlight w:val="none"/>
        <w:vertAlign w:val="baseline"/>
      </w:rPr>
    </w:lvl>
    <w:lvl w:ilvl="6" w:tplc="6EF89392">
      <w:start w:val="1"/>
      <w:numFmt w:val="decimal"/>
      <w:lvlText w:val="%7."/>
      <w:lvlJc w:val="left"/>
      <w:pPr>
        <w:tabs>
          <w:tab w:val="num" w:pos="3594"/>
        </w:tabs>
        <w:ind w:left="2877" w:hanging="6"/>
      </w:pPr>
      <w:rPr>
        <w:rFonts w:hAnsi="Arial Unicode MS"/>
        <w:caps w:val="0"/>
        <w:smallCaps w:val="0"/>
        <w:strike w:val="0"/>
        <w:dstrike w:val="0"/>
        <w:outline w:val="0"/>
        <w:emboss w:val="0"/>
        <w:imprint w:val="0"/>
        <w:spacing w:val="0"/>
        <w:w w:val="100"/>
        <w:kern w:val="0"/>
        <w:position w:val="0"/>
        <w:highlight w:val="none"/>
        <w:vertAlign w:val="baseline"/>
      </w:rPr>
    </w:lvl>
    <w:lvl w:ilvl="7" w:tplc="C17C5F56">
      <w:start w:val="1"/>
      <w:numFmt w:val="decimal"/>
      <w:lvlText w:val="%8."/>
      <w:lvlJc w:val="left"/>
      <w:pPr>
        <w:tabs>
          <w:tab w:val="num" w:pos="3954"/>
        </w:tabs>
        <w:ind w:left="3237" w:firstLine="354"/>
      </w:pPr>
      <w:rPr>
        <w:rFonts w:hAnsi="Arial Unicode MS"/>
        <w:caps w:val="0"/>
        <w:smallCaps w:val="0"/>
        <w:strike w:val="0"/>
        <w:dstrike w:val="0"/>
        <w:outline w:val="0"/>
        <w:emboss w:val="0"/>
        <w:imprint w:val="0"/>
        <w:spacing w:val="0"/>
        <w:w w:val="100"/>
        <w:kern w:val="0"/>
        <w:position w:val="0"/>
        <w:highlight w:val="none"/>
        <w:vertAlign w:val="baseline"/>
      </w:rPr>
    </w:lvl>
    <w:lvl w:ilvl="8" w:tplc="DDB4C3E6">
      <w:start w:val="1"/>
      <w:numFmt w:val="decimal"/>
      <w:lvlText w:val="%9."/>
      <w:lvlJc w:val="left"/>
      <w:pPr>
        <w:tabs>
          <w:tab w:val="num" w:pos="4314"/>
        </w:tabs>
        <w:ind w:left="3597" w:hanging="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AB16406"/>
    <w:multiLevelType w:val="hybridMultilevel"/>
    <w:tmpl w:val="F6EC71CA"/>
    <w:styleLink w:val="Bullets"/>
    <w:lvl w:ilvl="0" w:tplc="D884D2FC">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C43EF830">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DC5C712E">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65A61F30">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B4E8CF3E">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0E02E3B8">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974498AC">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915CE0FC">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C23AD088">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FB95ADB"/>
    <w:multiLevelType w:val="hybridMultilevel"/>
    <w:tmpl w:val="796A428E"/>
    <w:styleLink w:val="ImportedStyle6"/>
    <w:lvl w:ilvl="0" w:tplc="C49E7C26">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1C4D23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A66BB8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D606FF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8E6504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37E985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FCED08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F92157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A084D0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3D335CB"/>
    <w:multiLevelType w:val="hybridMultilevel"/>
    <w:tmpl w:val="BDB2F93C"/>
    <w:styleLink w:val="Dash"/>
    <w:lvl w:ilvl="0" w:tplc="03308CC2">
      <w:start w:val="1"/>
      <w:numFmt w:val="bullet"/>
      <w:lvlText w:val="-"/>
      <w:lvlJc w:val="left"/>
      <w:pPr>
        <w:ind w:left="586"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tplc="65060E9E">
      <w:start w:val="1"/>
      <w:numFmt w:val="bullet"/>
      <w:lvlText w:val="-"/>
      <w:lvlJc w:val="left"/>
      <w:pPr>
        <w:ind w:left="50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FF701CF2">
      <w:start w:val="1"/>
      <w:numFmt w:val="bullet"/>
      <w:lvlText w:val="-"/>
      <w:lvlJc w:val="left"/>
      <w:pPr>
        <w:ind w:left="74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tplc="E6247274">
      <w:start w:val="1"/>
      <w:numFmt w:val="bullet"/>
      <w:lvlText w:val="-"/>
      <w:lvlJc w:val="left"/>
      <w:pPr>
        <w:ind w:left="98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2836111C">
      <w:start w:val="1"/>
      <w:numFmt w:val="bullet"/>
      <w:lvlText w:val="-"/>
      <w:lvlJc w:val="left"/>
      <w:pPr>
        <w:ind w:left="122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tplc="DD5829D4">
      <w:start w:val="1"/>
      <w:numFmt w:val="bullet"/>
      <w:lvlText w:val="-"/>
      <w:lvlJc w:val="left"/>
      <w:pPr>
        <w:ind w:left="146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F6B4206C">
      <w:start w:val="1"/>
      <w:numFmt w:val="bullet"/>
      <w:lvlText w:val="-"/>
      <w:lvlJc w:val="left"/>
      <w:pPr>
        <w:ind w:left="170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tplc="4E9A037E">
      <w:start w:val="1"/>
      <w:numFmt w:val="bullet"/>
      <w:lvlText w:val="-"/>
      <w:lvlJc w:val="left"/>
      <w:pPr>
        <w:ind w:left="194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7AF23236">
      <w:start w:val="1"/>
      <w:numFmt w:val="bullet"/>
      <w:lvlText w:val="-"/>
      <w:lvlJc w:val="left"/>
      <w:pPr>
        <w:ind w:left="218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5" w15:restartNumberingAfterBreak="0">
    <w:nsid w:val="16073BFA"/>
    <w:multiLevelType w:val="hybridMultilevel"/>
    <w:tmpl w:val="358A4B2A"/>
    <w:styleLink w:val="ImportedStyle4"/>
    <w:lvl w:ilvl="0" w:tplc="0FCECA8E">
      <w:start w:val="1"/>
      <w:numFmt w:val="decimal"/>
      <w:lvlText w:val="%1."/>
      <w:lvlJc w:val="left"/>
      <w:pPr>
        <w:ind w:left="568"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0585A2C">
      <w:start w:val="1"/>
      <w:numFmt w:val="decimal"/>
      <w:lvlText w:val="%2."/>
      <w:lvlJc w:val="left"/>
      <w:pPr>
        <w:ind w:left="852"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A71A44C8">
      <w:start w:val="1"/>
      <w:numFmt w:val="decimal"/>
      <w:lvlText w:val="%3."/>
      <w:lvlJc w:val="left"/>
      <w:pPr>
        <w:ind w:left="1136" w:hanging="284"/>
      </w:pPr>
      <w:rPr>
        <w:rFonts w:hAnsi="Arial Unicode MS"/>
        <w:caps w:val="0"/>
        <w:smallCaps w:val="0"/>
        <w:strike w:val="0"/>
        <w:dstrike w:val="0"/>
        <w:outline w:val="0"/>
        <w:emboss w:val="0"/>
        <w:imprint w:val="0"/>
        <w:spacing w:val="0"/>
        <w:w w:val="100"/>
        <w:kern w:val="0"/>
        <w:position w:val="0"/>
        <w:highlight w:val="none"/>
        <w:vertAlign w:val="baseline"/>
      </w:rPr>
    </w:lvl>
    <w:lvl w:ilvl="3" w:tplc="31968D7E">
      <w:start w:val="1"/>
      <w:numFmt w:val="decimal"/>
      <w:lvlText w:val="%4."/>
      <w:lvlJc w:val="left"/>
      <w:pPr>
        <w:ind w:left="1562"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7DF0DF0E">
      <w:start w:val="1"/>
      <w:numFmt w:val="decimal"/>
      <w:lvlText w:val="%5."/>
      <w:lvlJc w:val="left"/>
      <w:pPr>
        <w:ind w:left="1988"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DD080406">
      <w:start w:val="1"/>
      <w:numFmt w:val="decimal"/>
      <w:lvlText w:val="%6."/>
      <w:lvlJc w:val="left"/>
      <w:pPr>
        <w:ind w:left="2414" w:hanging="284"/>
      </w:pPr>
      <w:rPr>
        <w:rFonts w:hAnsi="Arial Unicode MS"/>
        <w:caps w:val="0"/>
        <w:smallCaps w:val="0"/>
        <w:strike w:val="0"/>
        <w:dstrike w:val="0"/>
        <w:outline w:val="0"/>
        <w:emboss w:val="0"/>
        <w:imprint w:val="0"/>
        <w:spacing w:val="0"/>
        <w:w w:val="100"/>
        <w:kern w:val="0"/>
        <w:position w:val="0"/>
        <w:highlight w:val="none"/>
        <w:vertAlign w:val="baseline"/>
      </w:rPr>
    </w:lvl>
    <w:lvl w:ilvl="6" w:tplc="B6FEC3C2">
      <w:start w:val="1"/>
      <w:numFmt w:val="decimal"/>
      <w:lvlText w:val="%7."/>
      <w:lvlJc w:val="left"/>
      <w:pPr>
        <w:ind w:left="2840"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9EF242A6">
      <w:start w:val="1"/>
      <w:numFmt w:val="decimal"/>
      <w:lvlText w:val="%8."/>
      <w:lvlJc w:val="left"/>
      <w:pPr>
        <w:ind w:left="3266"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C980F68">
      <w:start w:val="1"/>
      <w:numFmt w:val="decimal"/>
      <w:lvlText w:val="%9."/>
      <w:lvlJc w:val="left"/>
      <w:pPr>
        <w:ind w:left="3692" w:hanging="28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7531261"/>
    <w:multiLevelType w:val="hybridMultilevel"/>
    <w:tmpl w:val="DE6A1B18"/>
    <w:lvl w:ilvl="0" w:tplc="04090001">
      <w:start w:val="1"/>
      <w:numFmt w:val="bullet"/>
      <w:lvlText w:val=""/>
      <w:lvlJc w:val="left"/>
      <w:pPr>
        <w:ind w:left="586" w:hanging="262"/>
      </w:pPr>
      <w:rPr>
        <w:rFonts w:ascii="Symbol" w:hAnsi="Symbol" w:hint="default"/>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tplc="18C46672">
      <w:start w:val="1"/>
      <w:numFmt w:val="bullet"/>
      <w:lvlText w:val="-"/>
      <w:lvlJc w:val="left"/>
      <w:pPr>
        <w:ind w:left="50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A1245B34">
      <w:start w:val="1"/>
      <w:numFmt w:val="bullet"/>
      <w:lvlText w:val="-"/>
      <w:lvlJc w:val="left"/>
      <w:pPr>
        <w:ind w:left="74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tplc="30FC8AC6">
      <w:start w:val="1"/>
      <w:numFmt w:val="bullet"/>
      <w:lvlText w:val="-"/>
      <w:lvlJc w:val="left"/>
      <w:pPr>
        <w:ind w:left="98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4FEEF814">
      <w:start w:val="1"/>
      <w:numFmt w:val="bullet"/>
      <w:lvlText w:val="-"/>
      <w:lvlJc w:val="left"/>
      <w:pPr>
        <w:ind w:left="122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tplc="9E76BEA2">
      <w:start w:val="1"/>
      <w:numFmt w:val="bullet"/>
      <w:lvlText w:val="-"/>
      <w:lvlJc w:val="left"/>
      <w:pPr>
        <w:ind w:left="146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03D2E07C">
      <w:start w:val="1"/>
      <w:numFmt w:val="bullet"/>
      <w:lvlText w:val="-"/>
      <w:lvlJc w:val="left"/>
      <w:pPr>
        <w:ind w:left="170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tplc="919A5B42">
      <w:start w:val="1"/>
      <w:numFmt w:val="bullet"/>
      <w:lvlText w:val="-"/>
      <w:lvlJc w:val="left"/>
      <w:pPr>
        <w:ind w:left="194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7F14BEE0">
      <w:start w:val="1"/>
      <w:numFmt w:val="bullet"/>
      <w:lvlText w:val="-"/>
      <w:lvlJc w:val="left"/>
      <w:pPr>
        <w:ind w:left="2182" w:hanging="262"/>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7" w15:restartNumberingAfterBreak="0">
    <w:nsid w:val="2CDD4389"/>
    <w:multiLevelType w:val="hybridMultilevel"/>
    <w:tmpl w:val="796A428E"/>
    <w:numStyleLink w:val="ImportedStyle6"/>
  </w:abstractNum>
  <w:abstractNum w:abstractNumId="8" w15:restartNumberingAfterBreak="0">
    <w:nsid w:val="30393E13"/>
    <w:multiLevelType w:val="hybridMultilevel"/>
    <w:tmpl w:val="21B44FC6"/>
    <w:lvl w:ilvl="0" w:tplc="0409000F">
      <w:start w:val="1"/>
      <w:numFmt w:val="decimal"/>
      <w:lvlText w:val="%1."/>
      <w:lvlJc w:val="left"/>
      <w:pPr>
        <w:ind w:left="1136"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C23FB"/>
    <w:multiLevelType w:val="hybridMultilevel"/>
    <w:tmpl w:val="291A1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865145"/>
    <w:multiLevelType w:val="hybridMultilevel"/>
    <w:tmpl w:val="31E8FB0C"/>
    <w:numStyleLink w:val="ImportedStyle1"/>
  </w:abstractNum>
  <w:abstractNum w:abstractNumId="11" w15:restartNumberingAfterBreak="0">
    <w:nsid w:val="3C0B3583"/>
    <w:multiLevelType w:val="hybridMultilevel"/>
    <w:tmpl w:val="31E8FB0C"/>
    <w:styleLink w:val="ImportedStyle1"/>
    <w:lvl w:ilvl="0" w:tplc="94865BAC">
      <w:start w:val="1"/>
      <w:numFmt w:val="bullet"/>
      <w:lvlText w:val="•"/>
      <w:lvlJc w:val="left"/>
      <w:pPr>
        <w:ind w:left="10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594897EE">
      <w:start w:val="1"/>
      <w:numFmt w:val="bullet"/>
      <w:lvlText w:val="o"/>
      <w:lvlJc w:val="left"/>
      <w:pPr>
        <w:ind w:left="18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0590B2BE">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C62E1A6">
      <w:start w:val="1"/>
      <w:numFmt w:val="bullet"/>
      <w:lvlText w:val="•"/>
      <w:lvlJc w:val="left"/>
      <w:pPr>
        <w:ind w:left="32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34A2A7F0">
      <w:start w:val="1"/>
      <w:numFmt w:val="bullet"/>
      <w:lvlText w:val="o"/>
      <w:lvlJc w:val="left"/>
      <w:pPr>
        <w:ind w:left="39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38882D36">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84C1A8E">
      <w:start w:val="1"/>
      <w:numFmt w:val="bullet"/>
      <w:lvlText w:val="•"/>
      <w:lvlJc w:val="left"/>
      <w:pPr>
        <w:ind w:left="54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18D2B94A">
      <w:start w:val="1"/>
      <w:numFmt w:val="bullet"/>
      <w:lvlText w:val="o"/>
      <w:lvlJc w:val="left"/>
      <w:pPr>
        <w:ind w:left="61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D8DE6598">
      <w:start w:val="1"/>
      <w:numFmt w:val="bullet"/>
      <w:lvlText w:val="▪"/>
      <w:lvlJc w:val="left"/>
      <w:pPr>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3D702193"/>
    <w:multiLevelType w:val="hybridMultilevel"/>
    <w:tmpl w:val="7DC440A4"/>
    <w:styleLink w:val="BulletBig"/>
    <w:lvl w:ilvl="0" w:tplc="5754CC7A">
      <w:start w:val="1"/>
      <w:numFmt w:val="bullet"/>
      <w:lvlText w:val="•"/>
      <w:lvlJc w:val="left"/>
      <w:pPr>
        <w:ind w:left="370" w:hanging="37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tplc="1B08712C">
      <w:start w:val="1"/>
      <w:numFmt w:val="bullet"/>
      <w:lvlText w:val="•"/>
      <w:lvlJc w:val="left"/>
      <w:pPr>
        <w:ind w:left="370" w:hanging="37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1402F4D2">
      <w:start w:val="1"/>
      <w:numFmt w:val="bullet"/>
      <w:lvlText w:val="•"/>
      <w:lvlJc w:val="left"/>
      <w:pPr>
        <w:ind w:left="370" w:hanging="37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tplc="C3A40104">
      <w:start w:val="1"/>
      <w:numFmt w:val="bullet"/>
      <w:lvlText w:val="•"/>
      <w:lvlJc w:val="left"/>
      <w:pPr>
        <w:ind w:left="518" w:hanging="37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5FCA4848">
      <w:start w:val="1"/>
      <w:numFmt w:val="bullet"/>
      <w:lvlText w:val="•"/>
      <w:lvlJc w:val="left"/>
      <w:pPr>
        <w:ind w:left="758" w:hanging="37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tplc="882EE290">
      <w:start w:val="1"/>
      <w:numFmt w:val="bullet"/>
      <w:lvlText w:val="•"/>
      <w:lvlJc w:val="left"/>
      <w:pPr>
        <w:ind w:left="998" w:hanging="37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3AC89B96">
      <w:start w:val="1"/>
      <w:numFmt w:val="bullet"/>
      <w:lvlText w:val="•"/>
      <w:lvlJc w:val="left"/>
      <w:pPr>
        <w:ind w:left="1238" w:hanging="37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tplc="3E4428C0">
      <w:start w:val="1"/>
      <w:numFmt w:val="bullet"/>
      <w:lvlText w:val="•"/>
      <w:lvlJc w:val="left"/>
      <w:pPr>
        <w:ind w:left="1478" w:hanging="37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CD1AECFE">
      <w:start w:val="1"/>
      <w:numFmt w:val="bullet"/>
      <w:lvlText w:val="•"/>
      <w:lvlJc w:val="left"/>
      <w:pPr>
        <w:ind w:left="1718" w:hanging="37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13" w15:restartNumberingAfterBreak="0">
    <w:nsid w:val="409F4FCC"/>
    <w:multiLevelType w:val="hybridMultilevel"/>
    <w:tmpl w:val="2C2A956A"/>
    <w:styleLink w:val="ImportedStyle7"/>
    <w:lvl w:ilvl="0" w:tplc="81226800">
      <w:start w:val="1"/>
      <w:numFmt w:val="bullet"/>
      <w:lvlText w:val="•"/>
      <w:lvlJc w:val="left"/>
      <w:pPr>
        <w:ind w:left="3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4BDCCED2">
      <w:start w:val="1"/>
      <w:numFmt w:val="bullet"/>
      <w:lvlText w:val="o"/>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FDB48B84">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1A865F2">
      <w:start w:val="1"/>
      <w:numFmt w:val="bullet"/>
      <w:lvlText w:val="•"/>
      <w:lvlJc w:val="left"/>
      <w:pPr>
        <w:ind w:left="21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76621300">
      <w:start w:val="1"/>
      <w:numFmt w:val="bullet"/>
      <w:lvlText w:val="o"/>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28C6C02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DD48CB6">
      <w:start w:val="1"/>
      <w:numFmt w:val="bullet"/>
      <w:lvlText w:val="•"/>
      <w:lvlJc w:val="left"/>
      <w:pPr>
        <w:ind w:left="43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A49EB0D8">
      <w:start w:val="1"/>
      <w:numFmt w:val="bullet"/>
      <w:lvlText w:val="o"/>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D63E7F72">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4E426CD3"/>
    <w:multiLevelType w:val="hybridMultilevel"/>
    <w:tmpl w:val="40CA097E"/>
    <w:numStyleLink w:val="ImportedStyle8"/>
  </w:abstractNum>
  <w:abstractNum w:abstractNumId="15" w15:restartNumberingAfterBreak="0">
    <w:nsid w:val="585F70BA"/>
    <w:multiLevelType w:val="hybridMultilevel"/>
    <w:tmpl w:val="7DC440A4"/>
    <w:numStyleLink w:val="BulletBig"/>
  </w:abstractNum>
  <w:abstractNum w:abstractNumId="16" w15:restartNumberingAfterBreak="0">
    <w:nsid w:val="5AF93DA2"/>
    <w:multiLevelType w:val="hybridMultilevel"/>
    <w:tmpl w:val="3C0288F6"/>
    <w:styleLink w:val="ImportedStyle2"/>
    <w:lvl w:ilvl="0" w:tplc="C36C9B4E">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AD144F60">
      <w:start w:val="1"/>
      <w:numFmt w:val="decimal"/>
      <w:lvlText w:val="%2."/>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2" w:tplc="72F6ABCA">
      <w:start w:val="1"/>
      <w:numFmt w:val="decimal"/>
      <w:lvlText w:val="%3."/>
      <w:lvlJc w:val="left"/>
      <w:pPr>
        <w:tabs>
          <w:tab w:val="left" w:pos="720"/>
        </w:tabs>
        <w:ind w:left="1440" w:hanging="720"/>
      </w:pPr>
      <w:rPr>
        <w:rFonts w:hAnsi="Arial Unicode MS"/>
        <w:caps w:val="0"/>
        <w:smallCaps w:val="0"/>
        <w:strike w:val="0"/>
        <w:dstrike w:val="0"/>
        <w:outline w:val="0"/>
        <w:emboss w:val="0"/>
        <w:imprint w:val="0"/>
        <w:spacing w:val="0"/>
        <w:w w:val="100"/>
        <w:kern w:val="0"/>
        <w:position w:val="0"/>
        <w:highlight w:val="none"/>
        <w:vertAlign w:val="baseline"/>
      </w:rPr>
    </w:lvl>
    <w:lvl w:ilvl="3" w:tplc="DC02D570">
      <w:start w:val="1"/>
      <w:numFmt w:val="decimal"/>
      <w:lvlText w:val="%4."/>
      <w:lvlJc w:val="left"/>
      <w:pPr>
        <w:tabs>
          <w:tab w:val="left" w:pos="720"/>
        </w:tabs>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4" w:tplc="B69E3FCC">
      <w:start w:val="1"/>
      <w:numFmt w:val="decimal"/>
      <w:lvlText w:val="%5."/>
      <w:lvlJc w:val="left"/>
      <w:pPr>
        <w:tabs>
          <w:tab w:val="left" w:pos="720"/>
        </w:tabs>
        <w:ind w:left="2880" w:hanging="720"/>
      </w:pPr>
      <w:rPr>
        <w:rFonts w:hAnsi="Arial Unicode MS"/>
        <w:caps w:val="0"/>
        <w:smallCaps w:val="0"/>
        <w:strike w:val="0"/>
        <w:dstrike w:val="0"/>
        <w:outline w:val="0"/>
        <w:emboss w:val="0"/>
        <w:imprint w:val="0"/>
        <w:spacing w:val="0"/>
        <w:w w:val="100"/>
        <w:kern w:val="0"/>
        <w:position w:val="0"/>
        <w:highlight w:val="none"/>
        <w:vertAlign w:val="baseline"/>
      </w:rPr>
    </w:lvl>
    <w:lvl w:ilvl="5" w:tplc="F7E01646">
      <w:start w:val="1"/>
      <w:numFmt w:val="decimal"/>
      <w:lvlText w:val="%6."/>
      <w:lvlJc w:val="left"/>
      <w:pPr>
        <w:tabs>
          <w:tab w:val="left" w:pos="720"/>
        </w:tabs>
        <w:ind w:left="3600" w:hanging="720"/>
      </w:pPr>
      <w:rPr>
        <w:rFonts w:hAnsi="Arial Unicode MS"/>
        <w:caps w:val="0"/>
        <w:smallCaps w:val="0"/>
        <w:strike w:val="0"/>
        <w:dstrike w:val="0"/>
        <w:outline w:val="0"/>
        <w:emboss w:val="0"/>
        <w:imprint w:val="0"/>
        <w:spacing w:val="0"/>
        <w:w w:val="100"/>
        <w:kern w:val="0"/>
        <w:position w:val="0"/>
        <w:highlight w:val="none"/>
        <w:vertAlign w:val="baseline"/>
      </w:rPr>
    </w:lvl>
    <w:lvl w:ilvl="6" w:tplc="CC127896">
      <w:start w:val="1"/>
      <w:numFmt w:val="decimal"/>
      <w:lvlText w:val="%7."/>
      <w:lvlJc w:val="left"/>
      <w:pPr>
        <w:tabs>
          <w:tab w:val="left" w:pos="720"/>
        </w:tabs>
        <w:ind w:left="4320" w:hanging="720"/>
      </w:pPr>
      <w:rPr>
        <w:rFonts w:hAnsi="Arial Unicode MS"/>
        <w:caps w:val="0"/>
        <w:smallCaps w:val="0"/>
        <w:strike w:val="0"/>
        <w:dstrike w:val="0"/>
        <w:outline w:val="0"/>
        <w:emboss w:val="0"/>
        <w:imprint w:val="0"/>
        <w:spacing w:val="0"/>
        <w:w w:val="100"/>
        <w:kern w:val="0"/>
        <w:position w:val="0"/>
        <w:highlight w:val="none"/>
        <w:vertAlign w:val="baseline"/>
      </w:rPr>
    </w:lvl>
    <w:lvl w:ilvl="7" w:tplc="85D84E2A">
      <w:start w:val="1"/>
      <w:numFmt w:val="decimal"/>
      <w:lvlText w:val="%8."/>
      <w:lvlJc w:val="left"/>
      <w:pPr>
        <w:tabs>
          <w:tab w:val="left" w:pos="720"/>
        </w:tabs>
        <w:ind w:left="5040" w:hanging="720"/>
      </w:pPr>
      <w:rPr>
        <w:rFonts w:hAnsi="Arial Unicode MS"/>
        <w:caps w:val="0"/>
        <w:smallCaps w:val="0"/>
        <w:strike w:val="0"/>
        <w:dstrike w:val="0"/>
        <w:outline w:val="0"/>
        <w:emboss w:val="0"/>
        <w:imprint w:val="0"/>
        <w:spacing w:val="0"/>
        <w:w w:val="100"/>
        <w:kern w:val="0"/>
        <w:position w:val="0"/>
        <w:highlight w:val="none"/>
        <w:vertAlign w:val="baseline"/>
      </w:rPr>
    </w:lvl>
    <w:lvl w:ilvl="8" w:tplc="33EE7D0C">
      <w:start w:val="1"/>
      <w:numFmt w:val="decimal"/>
      <w:lvlText w:val="%9."/>
      <w:lvlJc w:val="left"/>
      <w:pPr>
        <w:tabs>
          <w:tab w:val="left" w:pos="720"/>
        </w:tabs>
        <w:ind w:left="5760" w:hanging="7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6804226A"/>
    <w:multiLevelType w:val="hybridMultilevel"/>
    <w:tmpl w:val="F6EC71CA"/>
    <w:numStyleLink w:val="Bullets"/>
  </w:abstractNum>
  <w:abstractNum w:abstractNumId="18" w15:restartNumberingAfterBreak="0">
    <w:nsid w:val="684A1F42"/>
    <w:multiLevelType w:val="hybridMultilevel"/>
    <w:tmpl w:val="2C2A956A"/>
    <w:numStyleLink w:val="ImportedStyle7"/>
  </w:abstractNum>
  <w:abstractNum w:abstractNumId="19" w15:restartNumberingAfterBreak="0">
    <w:nsid w:val="6A6E5993"/>
    <w:multiLevelType w:val="hybridMultilevel"/>
    <w:tmpl w:val="02CC899A"/>
    <w:lvl w:ilvl="0" w:tplc="7B641212">
      <w:start w:val="1"/>
      <w:numFmt w:val="decimal"/>
      <w:lvlText w:val="%1."/>
      <w:lvlJc w:val="left"/>
      <w:pPr>
        <w:ind w:left="982" w:hanging="262"/>
      </w:pPr>
      <w:rPr>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5E2B87"/>
    <w:multiLevelType w:val="hybridMultilevel"/>
    <w:tmpl w:val="3C0288F6"/>
    <w:numStyleLink w:val="ImportedStyle2"/>
  </w:abstractNum>
  <w:abstractNum w:abstractNumId="21" w15:restartNumberingAfterBreak="0">
    <w:nsid w:val="75CF5B6D"/>
    <w:multiLevelType w:val="hybridMultilevel"/>
    <w:tmpl w:val="40CA097E"/>
    <w:styleLink w:val="ImportedStyle8"/>
    <w:lvl w:ilvl="0" w:tplc="9D425ACA">
      <w:start w:val="1"/>
      <w:numFmt w:val="bullet"/>
      <w:lvlText w:val="•"/>
      <w:lvlJc w:val="left"/>
      <w:pPr>
        <w:ind w:left="3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882C7938">
      <w:start w:val="1"/>
      <w:numFmt w:val="bullet"/>
      <w:lvlText w:val="o"/>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EF4241D4">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2F286C0">
      <w:start w:val="1"/>
      <w:numFmt w:val="bullet"/>
      <w:lvlText w:val="•"/>
      <w:lvlJc w:val="left"/>
      <w:pPr>
        <w:ind w:left="21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0F687E22">
      <w:start w:val="1"/>
      <w:numFmt w:val="bullet"/>
      <w:lvlText w:val="o"/>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4C363C3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5FE7492">
      <w:start w:val="1"/>
      <w:numFmt w:val="bullet"/>
      <w:lvlText w:val="•"/>
      <w:lvlJc w:val="left"/>
      <w:pPr>
        <w:ind w:left="43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9A4A6F04">
      <w:start w:val="1"/>
      <w:numFmt w:val="bullet"/>
      <w:lvlText w:val="o"/>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534CF81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76E3325C"/>
    <w:multiLevelType w:val="hybridMultilevel"/>
    <w:tmpl w:val="BDB2F93C"/>
    <w:numStyleLink w:val="Dash"/>
  </w:abstractNum>
  <w:num w:numId="1">
    <w:abstractNumId w:val="11"/>
  </w:num>
  <w:num w:numId="2">
    <w:abstractNumId w:val="10"/>
  </w:num>
  <w:num w:numId="3">
    <w:abstractNumId w:val="16"/>
  </w:num>
  <w:num w:numId="4">
    <w:abstractNumId w:val="2"/>
  </w:num>
  <w:num w:numId="5">
    <w:abstractNumId w:val="17"/>
  </w:num>
  <w:num w:numId="6">
    <w:abstractNumId w:val="17"/>
    <w:lvlOverride w:ilvl="0">
      <w:lvl w:ilvl="0" w:tplc="A3D0D32A">
        <w:start w:val="1"/>
        <w:numFmt w:val="bullet"/>
        <w:lvlText w:val="•"/>
        <w:lvlJc w:val="left"/>
        <w:pPr>
          <w:tabs>
            <w:tab w:val="left" w:pos="720"/>
          </w:tabs>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A566B6E4">
        <w:start w:val="1"/>
        <w:numFmt w:val="bullet"/>
        <w:lvlText w:val="•"/>
        <w:lvlJc w:val="left"/>
        <w:pPr>
          <w:tabs>
            <w:tab w:val="left" w:pos="720"/>
          </w:tabs>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C914800A">
        <w:start w:val="1"/>
        <w:numFmt w:val="bullet"/>
        <w:lvlText w:val="•"/>
        <w:lvlJc w:val="left"/>
        <w:pPr>
          <w:tabs>
            <w:tab w:val="left" w:pos="720"/>
          </w:tabs>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78C8F134">
        <w:start w:val="1"/>
        <w:numFmt w:val="bullet"/>
        <w:lvlText w:val="•"/>
        <w:lvlJc w:val="left"/>
        <w:pPr>
          <w:tabs>
            <w:tab w:val="left" w:pos="720"/>
          </w:tabs>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E772C7BA">
        <w:start w:val="1"/>
        <w:numFmt w:val="bullet"/>
        <w:lvlText w:val="•"/>
        <w:lvlJc w:val="left"/>
        <w:pPr>
          <w:tabs>
            <w:tab w:val="left" w:pos="720"/>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CFEADCBC">
        <w:start w:val="1"/>
        <w:numFmt w:val="bullet"/>
        <w:lvlText w:val="•"/>
        <w:lvlJc w:val="left"/>
        <w:pPr>
          <w:tabs>
            <w:tab w:val="left" w:pos="720"/>
          </w:tabs>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D092FB1C">
        <w:start w:val="1"/>
        <w:numFmt w:val="bullet"/>
        <w:lvlText w:val="•"/>
        <w:lvlJc w:val="left"/>
        <w:pPr>
          <w:tabs>
            <w:tab w:val="left" w:pos="720"/>
          </w:tabs>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18F01ADC">
        <w:start w:val="1"/>
        <w:numFmt w:val="bullet"/>
        <w:lvlText w:val="•"/>
        <w:lvlJc w:val="left"/>
        <w:pPr>
          <w:tabs>
            <w:tab w:val="left" w:pos="720"/>
          </w:tabs>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D4E05390">
        <w:start w:val="1"/>
        <w:numFmt w:val="bullet"/>
        <w:lvlText w:val="•"/>
        <w:lvlJc w:val="left"/>
        <w:pPr>
          <w:tabs>
            <w:tab w:val="left" w:pos="720"/>
          </w:tabs>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abstractNumId w:val="5"/>
  </w:num>
  <w:num w:numId="8">
    <w:abstractNumId w:val="3"/>
  </w:num>
  <w:num w:numId="9">
    <w:abstractNumId w:val="7"/>
  </w:num>
  <w:num w:numId="10">
    <w:abstractNumId w:val="4"/>
  </w:num>
  <w:num w:numId="11">
    <w:abstractNumId w:val="22"/>
  </w:num>
  <w:num w:numId="12">
    <w:abstractNumId w:val="1"/>
  </w:num>
  <w:num w:numId="13">
    <w:abstractNumId w:val="13"/>
  </w:num>
  <w:num w:numId="14">
    <w:abstractNumId w:val="18"/>
  </w:num>
  <w:num w:numId="15">
    <w:abstractNumId w:val="20"/>
    <w:lvlOverride w:ilvl="0">
      <w:startOverride w:val="9"/>
      <w:lvl w:ilvl="0" w:tplc="DA021BE6">
        <w:start w:val="9"/>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1">
      <w:startOverride w:val="1"/>
      <w:lvl w:ilvl="1" w:tplc="B16E41C8">
        <w:start w:val="1"/>
        <w:numFmt w:val="decimal"/>
        <w:lvlText w:val="%2."/>
        <w:lvlJc w:val="left"/>
        <w:pPr>
          <w:ind w:left="720" w:hanging="72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2">
      <w:startOverride w:val="1"/>
      <w:lvl w:ilvl="2" w:tplc="1984388A">
        <w:start w:val="1"/>
        <w:numFmt w:val="decimal"/>
        <w:lvlText w:val="%3."/>
        <w:lvlJc w:val="left"/>
        <w:pPr>
          <w:tabs>
            <w:tab w:val="left" w:pos="720"/>
          </w:tabs>
          <w:ind w:left="1440" w:hanging="72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3">
      <w:startOverride w:val="1"/>
      <w:lvl w:ilvl="3" w:tplc="71089A6A">
        <w:start w:val="1"/>
        <w:numFmt w:val="decimal"/>
        <w:lvlText w:val="%4."/>
        <w:lvlJc w:val="left"/>
        <w:pPr>
          <w:tabs>
            <w:tab w:val="left" w:pos="720"/>
          </w:tabs>
          <w:ind w:left="2160" w:hanging="72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4">
      <w:startOverride w:val="1"/>
      <w:lvl w:ilvl="4" w:tplc="58AAE896">
        <w:start w:val="1"/>
        <w:numFmt w:val="decimal"/>
        <w:lvlText w:val="%5."/>
        <w:lvlJc w:val="left"/>
        <w:pPr>
          <w:tabs>
            <w:tab w:val="left" w:pos="720"/>
          </w:tabs>
          <w:ind w:left="2880" w:hanging="72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5">
      <w:startOverride w:val="1"/>
      <w:lvl w:ilvl="5" w:tplc="445AACCA">
        <w:start w:val="1"/>
        <w:numFmt w:val="decimal"/>
        <w:lvlText w:val="%6."/>
        <w:lvlJc w:val="left"/>
        <w:pPr>
          <w:tabs>
            <w:tab w:val="left" w:pos="720"/>
          </w:tabs>
          <w:ind w:left="3600" w:hanging="72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6">
      <w:startOverride w:val="1"/>
      <w:lvl w:ilvl="6" w:tplc="48F44236">
        <w:start w:val="1"/>
        <w:numFmt w:val="decimal"/>
        <w:lvlText w:val="%7."/>
        <w:lvlJc w:val="left"/>
        <w:pPr>
          <w:tabs>
            <w:tab w:val="left" w:pos="720"/>
          </w:tabs>
          <w:ind w:left="4320" w:hanging="72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7">
      <w:startOverride w:val="1"/>
      <w:lvl w:ilvl="7" w:tplc="A2507032">
        <w:start w:val="1"/>
        <w:numFmt w:val="decimal"/>
        <w:lvlText w:val="%8."/>
        <w:lvlJc w:val="left"/>
        <w:pPr>
          <w:tabs>
            <w:tab w:val="left" w:pos="720"/>
          </w:tabs>
          <w:ind w:left="5040" w:hanging="72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8">
      <w:startOverride w:val="1"/>
      <w:lvl w:ilvl="8" w:tplc="93B4D616">
        <w:start w:val="1"/>
        <w:numFmt w:val="decimal"/>
        <w:lvlText w:val="%9."/>
        <w:lvlJc w:val="left"/>
        <w:pPr>
          <w:tabs>
            <w:tab w:val="left" w:pos="720"/>
          </w:tabs>
          <w:ind w:left="5760" w:hanging="72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num>
  <w:num w:numId="16">
    <w:abstractNumId w:val="21"/>
  </w:num>
  <w:num w:numId="17">
    <w:abstractNumId w:val="14"/>
  </w:num>
  <w:num w:numId="18">
    <w:abstractNumId w:val="12"/>
  </w:num>
  <w:num w:numId="19">
    <w:abstractNumId w:val="15"/>
  </w:num>
  <w:num w:numId="20">
    <w:abstractNumId w:val="8"/>
  </w:num>
  <w:num w:numId="21">
    <w:abstractNumId w:val="6"/>
  </w:num>
  <w:num w:numId="22">
    <w:abstractNumId w:val="19"/>
  </w:num>
  <w:num w:numId="23">
    <w:abstractNumId w:val="0"/>
  </w:num>
  <w:num w:numId="24">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D6B"/>
    <w:rsid w:val="00025B8E"/>
    <w:rsid w:val="0007367A"/>
    <w:rsid w:val="000A7D67"/>
    <w:rsid w:val="000B2D9E"/>
    <w:rsid w:val="00140D6B"/>
    <w:rsid w:val="00163838"/>
    <w:rsid w:val="00167A7C"/>
    <w:rsid w:val="001B339A"/>
    <w:rsid w:val="00222B9A"/>
    <w:rsid w:val="0029394C"/>
    <w:rsid w:val="002D3290"/>
    <w:rsid w:val="005B7277"/>
    <w:rsid w:val="00645405"/>
    <w:rsid w:val="00645625"/>
    <w:rsid w:val="00662245"/>
    <w:rsid w:val="006C22CE"/>
    <w:rsid w:val="0075478D"/>
    <w:rsid w:val="00763C21"/>
    <w:rsid w:val="00886321"/>
    <w:rsid w:val="008E6CAC"/>
    <w:rsid w:val="00982980"/>
    <w:rsid w:val="009D02A0"/>
    <w:rsid w:val="00A21434"/>
    <w:rsid w:val="00A23EAC"/>
    <w:rsid w:val="00B35368"/>
    <w:rsid w:val="00C62A6C"/>
    <w:rsid w:val="00D738A1"/>
    <w:rsid w:val="00DA32C4"/>
    <w:rsid w:val="00DB1464"/>
    <w:rsid w:val="00E117A4"/>
    <w:rsid w:val="00EE608F"/>
    <w:rsid w:val="00F10F2D"/>
    <w:rsid w:val="00FB003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0973A"/>
  <w15:docId w15:val="{F8E63658-3029-4FA9-A6BC-087224193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th-T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67A7C"/>
    <w:rPr>
      <w:rFonts w:cs="Calibri"/>
      <w:szCs w:val="24"/>
    </w:rPr>
  </w:style>
  <w:style w:type="paragraph" w:styleId="1">
    <w:name w:val="heading 1"/>
    <w:basedOn w:val="a"/>
    <w:next w:val="a"/>
    <w:link w:val="10"/>
    <w:uiPriority w:val="9"/>
    <w:qFormat/>
    <w:rsid w:val="00FB003A"/>
    <w:pPr>
      <w:keepNext/>
      <w:keepLines/>
      <w:spacing w:before="400" w:after="40" w:line="240" w:lineRule="auto"/>
      <w:outlineLvl w:val="0"/>
    </w:pPr>
    <w:rPr>
      <w:rFonts w:asciiTheme="majorHAnsi" w:eastAsiaTheme="majorEastAsia" w:hAnsiTheme="majorHAnsi" w:cstheme="majorBidi"/>
      <w:caps/>
      <w:sz w:val="36"/>
      <w:szCs w:val="36"/>
    </w:rPr>
  </w:style>
  <w:style w:type="paragraph" w:styleId="2">
    <w:name w:val="heading 2"/>
    <w:basedOn w:val="a"/>
    <w:next w:val="a"/>
    <w:link w:val="20"/>
    <w:uiPriority w:val="9"/>
    <w:unhideWhenUsed/>
    <w:qFormat/>
    <w:rsid w:val="00FB003A"/>
    <w:pPr>
      <w:keepNext/>
      <w:keepLines/>
      <w:spacing w:before="120" w:after="0" w:line="240" w:lineRule="auto"/>
      <w:outlineLvl w:val="1"/>
    </w:pPr>
    <w:rPr>
      <w:rFonts w:asciiTheme="majorHAnsi" w:eastAsiaTheme="majorEastAsia" w:hAnsiTheme="majorHAnsi" w:cstheme="majorBidi"/>
      <w:caps/>
      <w:sz w:val="28"/>
      <w:szCs w:val="28"/>
    </w:rPr>
  </w:style>
  <w:style w:type="paragraph" w:styleId="3">
    <w:name w:val="heading 3"/>
    <w:basedOn w:val="a"/>
    <w:next w:val="a"/>
    <w:link w:val="30"/>
    <w:uiPriority w:val="9"/>
    <w:semiHidden/>
    <w:unhideWhenUsed/>
    <w:qFormat/>
    <w:rsid w:val="00FB003A"/>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4">
    <w:name w:val="heading 4"/>
    <w:basedOn w:val="a"/>
    <w:next w:val="a"/>
    <w:link w:val="40"/>
    <w:uiPriority w:val="9"/>
    <w:semiHidden/>
    <w:unhideWhenUsed/>
    <w:qFormat/>
    <w:rsid w:val="00FB003A"/>
    <w:pPr>
      <w:keepNext/>
      <w:keepLines/>
      <w:spacing w:before="120" w:after="0"/>
      <w:outlineLvl w:val="3"/>
    </w:pPr>
    <w:rPr>
      <w:rFonts w:asciiTheme="majorHAnsi" w:eastAsiaTheme="majorEastAsia" w:hAnsiTheme="majorHAnsi" w:cstheme="majorBidi"/>
      <w:caps/>
    </w:rPr>
  </w:style>
  <w:style w:type="paragraph" w:styleId="5">
    <w:name w:val="heading 5"/>
    <w:basedOn w:val="a"/>
    <w:next w:val="a"/>
    <w:link w:val="50"/>
    <w:uiPriority w:val="9"/>
    <w:semiHidden/>
    <w:unhideWhenUsed/>
    <w:qFormat/>
    <w:rsid w:val="00FB003A"/>
    <w:pPr>
      <w:keepNext/>
      <w:keepLines/>
      <w:spacing w:before="120" w:after="0"/>
      <w:outlineLvl w:val="4"/>
    </w:pPr>
    <w:rPr>
      <w:rFonts w:asciiTheme="majorHAnsi" w:eastAsiaTheme="majorEastAsia" w:hAnsiTheme="majorHAnsi" w:cstheme="majorBidi"/>
      <w:i/>
      <w:iCs/>
      <w:caps/>
    </w:rPr>
  </w:style>
  <w:style w:type="paragraph" w:styleId="6">
    <w:name w:val="heading 6"/>
    <w:basedOn w:val="a"/>
    <w:next w:val="a"/>
    <w:link w:val="60"/>
    <w:uiPriority w:val="9"/>
    <w:semiHidden/>
    <w:unhideWhenUsed/>
    <w:qFormat/>
    <w:rsid w:val="00FB003A"/>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7">
    <w:name w:val="heading 7"/>
    <w:basedOn w:val="a"/>
    <w:next w:val="a"/>
    <w:link w:val="70"/>
    <w:uiPriority w:val="9"/>
    <w:semiHidden/>
    <w:unhideWhenUsed/>
    <w:qFormat/>
    <w:rsid w:val="00FB003A"/>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8">
    <w:name w:val="heading 8"/>
    <w:basedOn w:val="a"/>
    <w:next w:val="a"/>
    <w:link w:val="80"/>
    <w:uiPriority w:val="9"/>
    <w:semiHidden/>
    <w:unhideWhenUsed/>
    <w:qFormat/>
    <w:rsid w:val="00FB003A"/>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9">
    <w:name w:val="heading 9"/>
    <w:basedOn w:val="a"/>
    <w:next w:val="a"/>
    <w:link w:val="90"/>
    <w:uiPriority w:val="9"/>
    <w:semiHidden/>
    <w:unhideWhenUsed/>
    <w:qFormat/>
    <w:rsid w:val="00FB003A"/>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a4">
    <w:name w:val="header"/>
    <w:pPr>
      <w:tabs>
        <w:tab w:val="center" w:pos="4513"/>
        <w:tab w:val="right" w:pos="9026"/>
      </w:tabs>
      <w:spacing w:after="0" w:line="240" w:lineRule="auto"/>
    </w:pPr>
    <w:rPr>
      <w:rFonts w:ascii="Helvetica Neue" w:eastAsia="Arial Unicode MS" w:hAnsi="Helvetica Neue" w:cs="Arial Unicode MS"/>
      <w:color w:val="000000"/>
      <w:u w:color="000000"/>
    </w:rPr>
  </w:style>
  <w:style w:type="paragraph" w:styleId="a5">
    <w:name w:val="footer"/>
    <w:pPr>
      <w:tabs>
        <w:tab w:val="center" w:pos="4513"/>
        <w:tab w:val="right" w:pos="9026"/>
      </w:tabs>
      <w:spacing w:after="0" w:line="240" w:lineRule="auto"/>
    </w:pPr>
    <w:rPr>
      <w:rFonts w:ascii="Helvetica Neue" w:eastAsia="Arial Unicode MS" w:hAnsi="Helvetica Neue" w:cs="Arial Unicode MS"/>
      <w:color w:val="000000"/>
      <w:u w:color="000000"/>
    </w:rPr>
  </w:style>
  <w:style w:type="paragraph" w:customStyle="1" w:styleId="HeaderFooter">
    <w:name w:val="Header &amp; Footer"/>
    <w:pPr>
      <w:tabs>
        <w:tab w:val="right" w:pos="9020"/>
      </w:tabs>
      <w:spacing w:after="0" w:line="240" w:lineRule="auto"/>
    </w:pPr>
    <w:rPr>
      <w:rFonts w:ascii="Helvetica Neue" w:eastAsia="Helvetica Neue" w:hAnsi="Helvetica Neue" w:cs="Helvetica Neue"/>
      <w:color w:val="000000"/>
      <w:sz w:val="24"/>
      <w:szCs w:val="24"/>
    </w:rPr>
  </w:style>
  <w:style w:type="paragraph" w:customStyle="1" w:styleId="Body">
    <w:name w:val="Body"/>
    <w:pPr>
      <w:spacing w:after="0" w:line="240" w:lineRule="auto"/>
    </w:pPr>
    <w:rPr>
      <w:rFonts w:ascii="Times New Roman" w:eastAsia="Times New Roman" w:hAnsi="Times New Roman" w:cs="Times New Roman"/>
      <w:color w:val="000000"/>
      <w:sz w:val="24"/>
      <w:szCs w:val="24"/>
      <w:u w:color="000000"/>
    </w:rPr>
  </w:style>
  <w:style w:type="paragraph" w:styleId="a6">
    <w:name w:val="Title"/>
    <w:basedOn w:val="a"/>
    <w:next w:val="a"/>
    <w:link w:val="a7"/>
    <w:uiPriority w:val="10"/>
    <w:qFormat/>
    <w:rsid w:val="00FB003A"/>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paragraph" w:styleId="a8">
    <w:name w:val="Subtitle"/>
    <w:basedOn w:val="a"/>
    <w:next w:val="a"/>
    <w:link w:val="a9"/>
    <w:uiPriority w:val="11"/>
    <w:qFormat/>
    <w:rsid w:val="00FB003A"/>
    <w:pPr>
      <w:numPr>
        <w:ilvl w:val="1"/>
      </w:numPr>
    </w:pPr>
    <w:rPr>
      <w:rFonts w:asciiTheme="majorHAnsi" w:eastAsiaTheme="majorEastAsia" w:hAnsiTheme="majorHAnsi" w:cstheme="majorBidi"/>
      <w:smallCaps/>
      <w:color w:val="595959" w:themeColor="text1" w:themeTint="A6"/>
      <w:sz w:val="28"/>
      <w:szCs w:val="28"/>
    </w:rPr>
  </w:style>
  <w:style w:type="paragraph" w:customStyle="1" w:styleId="Default">
    <w:name w:val="Default"/>
    <w:pPr>
      <w:spacing w:after="0" w:line="240" w:lineRule="auto"/>
    </w:pPr>
    <w:rPr>
      <w:rFonts w:ascii="Helvetica Neue" w:eastAsia="Arial Unicode MS" w:hAnsi="Helvetica Neue" w:cs="Arial Unicode MS"/>
      <w:color w:val="000000"/>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Bullets">
    <w:name w:val="Bullets"/>
    <w:pPr>
      <w:numPr>
        <w:numId w:val="4"/>
      </w:numPr>
    </w:pPr>
  </w:style>
  <w:style w:type="numbering" w:customStyle="1" w:styleId="ImportedStyle4">
    <w:name w:val="Imported Style 4"/>
    <w:pPr>
      <w:numPr>
        <w:numId w:val="7"/>
      </w:numPr>
    </w:pPr>
  </w:style>
  <w:style w:type="numbering" w:customStyle="1" w:styleId="ImportedStyle6">
    <w:name w:val="Imported Style 6"/>
    <w:pPr>
      <w:numPr>
        <w:numId w:val="8"/>
      </w:numPr>
    </w:pPr>
  </w:style>
  <w:style w:type="paragraph" w:styleId="aa">
    <w:name w:val="List Paragraph"/>
    <w:basedOn w:val="a"/>
    <w:uiPriority w:val="34"/>
    <w:qFormat/>
    <w:rsid w:val="00FB003A"/>
    <w:pPr>
      <w:ind w:left="720"/>
      <w:contextualSpacing/>
    </w:pPr>
    <w:rPr>
      <w:rFonts w:cs="Cordia New"/>
      <w:szCs w:val="28"/>
    </w:rPr>
  </w:style>
  <w:style w:type="paragraph" w:customStyle="1" w:styleId="Heading">
    <w:name w:val="Heading"/>
    <w:next w:val="Body"/>
    <w:pPr>
      <w:keepNext/>
      <w:spacing w:after="0" w:line="240" w:lineRule="auto"/>
      <w:outlineLvl w:val="0"/>
    </w:pPr>
    <w:rPr>
      <w:rFonts w:ascii="Helvetica Neue" w:eastAsia="Arial Unicode MS" w:hAnsi="Helvetica Neue" w:cs="Arial Unicode MS"/>
      <w:b/>
      <w:bCs/>
      <w:color w:val="000000"/>
      <w:sz w:val="36"/>
      <w:szCs w:val="36"/>
    </w:rPr>
  </w:style>
  <w:style w:type="numbering" w:customStyle="1" w:styleId="Dash">
    <w:name w:val="Dash"/>
    <w:pPr>
      <w:numPr>
        <w:numId w:val="10"/>
      </w:numPr>
    </w:pPr>
  </w:style>
  <w:style w:type="numbering" w:customStyle="1" w:styleId="Numbered">
    <w:name w:val="Numbered"/>
    <w:pPr>
      <w:numPr>
        <w:numId w:val="12"/>
      </w:numPr>
    </w:pPr>
  </w:style>
  <w:style w:type="numbering" w:customStyle="1" w:styleId="ImportedStyle7">
    <w:name w:val="Imported Style 7"/>
    <w:pPr>
      <w:numPr>
        <w:numId w:val="13"/>
      </w:numPr>
    </w:pPr>
  </w:style>
  <w:style w:type="numbering" w:customStyle="1" w:styleId="ImportedStyle8">
    <w:name w:val="Imported Style 8"/>
    <w:pPr>
      <w:numPr>
        <w:numId w:val="16"/>
      </w:numPr>
    </w:pPr>
  </w:style>
  <w:style w:type="numbering" w:customStyle="1" w:styleId="BulletBig">
    <w:name w:val="Bullet Big"/>
    <w:pPr>
      <w:numPr>
        <w:numId w:val="18"/>
      </w:numPr>
    </w:pPr>
  </w:style>
  <w:style w:type="character" w:customStyle="1" w:styleId="10">
    <w:name w:val="หัวเรื่อง 1 อักขระ"/>
    <w:basedOn w:val="a0"/>
    <w:link w:val="1"/>
    <w:uiPriority w:val="9"/>
    <w:rsid w:val="00FB003A"/>
    <w:rPr>
      <w:rFonts w:asciiTheme="majorHAnsi" w:eastAsiaTheme="majorEastAsia" w:hAnsiTheme="majorHAnsi" w:cstheme="majorBidi"/>
      <w:caps/>
      <w:sz w:val="36"/>
      <w:szCs w:val="36"/>
    </w:rPr>
  </w:style>
  <w:style w:type="character" w:customStyle="1" w:styleId="20">
    <w:name w:val="หัวเรื่อง 2 อักขระ"/>
    <w:basedOn w:val="a0"/>
    <w:link w:val="2"/>
    <w:uiPriority w:val="9"/>
    <w:rsid w:val="00FB003A"/>
    <w:rPr>
      <w:rFonts w:asciiTheme="majorHAnsi" w:eastAsiaTheme="majorEastAsia" w:hAnsiTheme="majorHAnsi" w:cstheme="majorBidi"/>
      <w:caps/>
      <w:sz w:val="28"/>
      <w:szCs w:val="28"/>
    </w:rPr>
  </w:style>
  <w:style w:type="character" w:customStyle="1" w:styleId="30">
    <w:name w:val="หัวเรื่อง 3 อักขระ"/>
    <w:basedOn w:val="a0"/>
    <w:link w:val="3"/>
    <w:uiPriority w:val="9"/>
    <w:semiHidden/>
    <w:rsid w:val="00FB003A"/>
    <w:rPr>
      <w:rFonts w:asciiTheme="majorHAnsi" w:eastAsiaTheme="majorEastAsia" w:hAnsiTheme="majorHAnsi" w:cstheme="majorBidi"/>
      <w:smallCaps/>
      <w:sz w:val="28"/>
      <w:szCs w:val="28"/>
    </w:rPr>
  </w:style>
  <w:style w:type="character" w:customStyle="1" w:styleId="40">
    <w:name w:val="หัวเรื่อง 4 อักขระ"/>
    <w:basedOn w:val="a0"/>
    <w:link w:val="4"/>
    <w:uiPriority w:val="9"/>
    <w:semiHidden/>
    <w:rsid w:val="00FB003A"/>
    <w:rPr>
      <w:rFonts w:asciiTheme="majorHAnsi" w:eastAsiaTheme="majorEastAsia" w:hAnsiTheme="majorHAnsi" w:cstheme="majorBidi"/>
      <w:caps/>
    </w:rPr>
  </w:style>
  <w:style w:type="character" w:customStyle="1" w:styleId="50">
    <w:name w:val="หัวเรื่อง 5 อักขระ"/>
    <w:basedOn w:val="a0"/>
    <w:link w:val="5"/>
    <w:uiPriority w:val="9"/>
    <w:semiHidden/>
    <w:rsid w:val="00FB003A"/>
    <w:rPr>
      <w:rFonts w:asciiTheme="majorHAnsi" w:eastAsiaTheme="majorEastAsia" w:hAnsiTheme="majorHAnsi" w:cstheme="majorBidi"/>
      <w:i/>
      <w:iCs/>
      <w:caps/>
    </w:rPr>
  </w:style>
  <w:style w:type="character" w:customStyle="1" w:styleId="60">
    <w:name w:val="หัวเรื่อง 6 อักขระ"/>
    <w:basedOn w:val="a0"/>
    <w:link w:val="6"/>
    <w:uiPriority w:val="9"/>
    <w:semiHidden/>
    <w:rsid w:val="00FB003A"/>
    <w:rPr>
      <w:rFonts w:asciiTheme="majorHAnsi" w:eastAsiaTheme="majorEastAsia" w:hAnsiTheme="majorHAnsi" w:cstheme="majorBidi"/>
      <w:b/>
      <w:bCs/>
      <w:caps/>
      <w:color w:val="262626" w:themeColor="text1" w:themeTint="D9"/>
      <w:sz w:val="20"/>
      <w:szCs w:val="20"/>
    </w:rPr>
  </w:style>
  <w:style w:type="character" w:customStyle="1" w:styleId="70">
    <w:name w:val="หัวเรื่อง 7 อักขระ"/>
    <w:basedOn w:val="a0"/>
    <w:link w:val="7"/>
    <w:uiPriority w:val="9"/>
    <w:semiHidden/>
    <w:rsid w:val="00FB003A"/>
    <w:rPr>
      <w:rFonts w:asciiTheme="majorHAnsi" w:eastAsiaTheme="majorEastAsia" w:hAnsiTheme="majorHAnsi" w:cstheme="majorBidi"/>
      <w:b/>
      <w:bCs/>
      <w:i/>
      <w:iCs/>
      <w:caps/>
      <w:color w:val="262626" w:themeColor="text1" w:themeTint="D9"/>
      <w:sz w:val="20"/>
      <w:szCs w:val="20"/>
    </w:rPr>
  </w:style>
  <w:style w:type="character" w:customStyle="1" w:styleId="80">
    <w:name w:val="หัวเรื่อง 8 อักขระ"/>
    <w:basedOn w:val="a0"/>
    <w:link w:val="8"/>
    <w:uiPriority w:val="9"/>
    <w:semiHidden/>
    <w:rsid w:val="00FB003A"/>
    <w:rPr>
      <w:rFonts w:asciiTheme="majorHAnsi" w:eastAsiaTheme="majorEastAsia" w:hAnsiTheme="majorHAnsi" w:cstheme="majorBidi"/>
      <w:b/>
      <w:bCs/>
      <w:caps/>
      <w:color w:val="7F7F7F" w:themeColor="text1" w:themeTint="80"/>
      <w:sz w:val="20"/>
      <w:szCs w:val="20"/>
    </w:rPr>
  </w:style>
  <w:style w:type="character" w:customStyle="1" w:styleId="90">
    <w:name w:val="หัวเรื่อง 9 อักขระ"/>
    <w:basedOn w:val="a0"/>
    <w:link w:val="9"/>
    <w:uiPriority w:val="9"/>
    <w:semiHidden/>
    <w:rsid w:val="00FB003A"/>
    <w:rPr>
      <w:rFonts w:asciiTheme="majorHAnsi" w:eastAsiaTheme="majorEastAsia" w:hAnsiTheme="majorHAnsi" w:cstheme="majorBidi"/>
      <w:b/>
      <w:bCs/>
      <w:i/>
      <w:iCs/>
      <w:caps/>
      <w:color w:val="7F7F7F" w:themeColor="text1" w:themeTint="80"/>
      <w:sz w:val="20"/>
      <w:szCs w:val="20"/>
    </w:rPr>
  </w:style>
  <w:style w:type="paragraph" w:styleId="ab">
    <w:name w:val="caption"/>
    <w:basedOn w:val="a"/>
    <w:next w:val="a"/>
    <w:uiPriority w:val="35"/>
    <w:semiHidden/>
    <w:unhideWhenUsed/>
    <w:qFormat/>
    <w:rsid w:val="00FB003A"/>
    <w:pPr>
      <w:spacing w:line="240" w:lineRule="auto"/>
    </w:pPr>
    <w:rPr>
      <w:b/>
      <w:bCs/>
      <w:smallCaps/>
      <w:color w:val="595959" w:themeColor="text1" w:themeTint="A6"/>
    </w:rPr>
  </w:style>
  <w:style w:type="character" w:customStyle="1" w:styleId="a7">
    <w:name w:val="ชื่อเรื่อง อักขระ"/>
    <w:basedOn w:val="a0"/>
    <w:link w:val="a6"/>
    <w:uiPriority w:val="10"/>
    <w:rsid w:val="00FB003A"/>
    <w:rPr>
      <w:rFonts w:asciiTheme="majorHAnsi" w:eastAsiaTheme="majorEastAsia" w:hAnsiTheme="majorHAnsi" w:cstheme="majorBidi"/>
      <w:caps/>
      <w:color w:val="404040" w:themeColor="text1" w:themeTint="BF"/>
      <w:spacing w:val="-10"/>
      <w:sz w:val="72"/>
      <w:szCs w:val="72"/>
    </w:rPr>
  </w:style>
  <w:style w:type="character" w:customStyle="1" w:styleId="a9">
    <w:name w:val="ชื่อเรื่องรอง อักขระ"/>
    <w:basedOn w:val="a0"/>
    <w:link w:val="a8"/>
    <w:uiPriority w:val="11"/>
    <w:rsid w:val="00FB003A"/>
    <w:rPr>
      <w:rFonts w:asciiTheme="majorHAnsi" w:eastAsiaTheme="majorEastAsia" w:hAnsiTheme="majorHAnsi" w:cstheme="majorBidi"/>
      <w:smallCaps/>
      <w:color w:val="595959" w:themeColor="text1" w:themeTint="A6"/>
      <w:sz w:val="28"/>
      <w:szCs w:val="28"/>
    </w:rPr>
  </w:style>
  <w:style w:type="character" w:styleId="ac">
    <w:name w:val="Strong"/>
    <w:basedOn w:val="a0"/>
    <w:uiPriority w:val="22"/>
    <w:qFormat/>
    <w:rsid w:val="00FB003A"/>
    <w:rPr>
      <w:b/>
      <w:bCs/>
    </w:rPr>
  </w:style>
  <w:style w:type="character" w:styleId="ad">
    <w:name w:val="Emphasis"/>
    <w:basedOn w:val="a0"/>
    <w:uiPriority w:val="20"/>
    <w:qFormat/>
    <w:rsid w:val="00FB003A"/>
    <w:rPr>
      <w:i/>
      <w:iCs/>
    </w:rPr>
  </w:style>
  <w:style w:type="paragraph" w:styleId="ae">
    <w:name w:val="No Spacing"/>
    <w:uiPriority w:val="1"/>
    <w:qFormat/>
    <w:rsid w:val="00FB003A"/>
    <w:pPr>
      <w:spacing w:after="0" w:line="240" w:lineRule="auto"/>
    </w:pPr>
  </w:style>
  <w:style w:type="paragraph" w:styleId="af">
    <w:name w:val="Quote"/>
    <w:basedOn w:val="a"/>
    <w:next w:val="a"/>
    <w:link w:val="af0"/>
    <w:uiPriority w:val="29"/>
    <w:qFormat/>
    <w:rsid w:val="00FB003A"/>
    <w:pPr>
      <w:spacing w:before="160" w:line="240" w:lineRule="auto"/>
      <w:ind w:left="720" w:right="720"/>
    </w:pPr>
    <w:rPr>
      <w:rFonts w:asciiTheme="majorHAnsi" w:eastAsiaTheme="majorEastAsia" w:hAnsiTheme="majorHAnsi" w:cstheme="majorBidi"/>
      <w:sz w:val="25"/>
      <w:szCs w:val="25"/>
    </w:rPr>
  </w:style>
  <w:style w:type="character" w:customStyle="1" w:styleId="af0">
    <w:name w:val="คำอ้างอิง อักขระ"/>
    <w:basedOn w:val="a0"/>
    <w:link w:val="af"/>
    <w:uiPriority w:val="29"/>
    <w:rsid w:val="00FB003A"/>
    <w:rPr>
      <w:rFonts w:asciiTheme="majorHAnsi" w:eastAsiaTheme="majorEastAsia" w:hAnsiTheme="majorHAnsi" w:cstheme="majorBidi"/>
      <w:sz w:val="25"/>
      <w:szCs w:val="25"/>
    </w:rPr>
  </w:style>
  <w:style w:type="paragraph" w:styleId="af1">
    <w:name w:val="Intense Quote"/>
    <w:basedOn w:val="a"/>
    <w:next w:val="a"/>
    <w:link w:val="af2"/>
    <w:uiPriority w:val="30"/>
    <w:qFormat/>
    <w:rsid w:val="00FB003A"/>
    <w:pPr>
      <w:spacing w:before="280" w:after="280" w:line="240" w:lineRule="auto"/>
      <w:ind w:left="1080" w:right="1080"/>
      <w:jc w:val="center"/>
    </w:pPr>
    <w:rPr>
      <w:color w:val="404040" w:themeColor="text1" w:themeTint="BF"/>
      <w:sz w:val="32"/>
      <w:szCs w:val="32"/>
    </w:rPr>
  </w:style>
  <w:style w:type="character" w:customStyle="1" w:styleId="af2">
    <w:name w:val="ทำให้คำอ้างอิงเป็นสีเข้มขึ้น อักขระ"/>
    <w:basedOn w:val="a0"/>
    <w:link w:val="af1"/>
    <w:uiPriority w:val="30"/>
    <w:rsid w:val="00FB003A"/>
    <w:rPr>
      <w:color w:val="404040" w:themeColor="text1" w:themeTint="BF"/>
      <w:sz w:val="32"/>
      <w:szCs w:val="32"/>
    </w:rPr>
  </w:style>
  <w:style w:type="character" w:styleId="af3">
    <w:name w:val="Subtle Emphasis"/>
    <w:basedOn w:val="a0"/>
    <w:uiPriority w:val="19"/>
    <w:qFormat/>
    <w:rsid w:val="00FB003A"/>
    <w:rPr>
      <w:i/>
      <w:iCs/>
      <w:color w:val="595959" w:themeColor="text1" w:themeTint="A6"/>
    </w:rPr>
  </w:style>
  <w:style w:type="character" w:styleId="af4">
    <w:name w:val="Intense Emphasis"/>
    <w:basedOn w:val="a0"/>
    <w:uiPriority w:val="21"/>
    <w:qFormat/>
    <w:rsid w:val="00FB003A"/>
    <w:rPr>
      <w:b/>
      <w:bCs/>
      <w:i/>
      <w:iCs/>
    </w:rPr>
  </w:style>
  <w:style w:type="character" w:styleId="af5">
    <w:name w:val="Subtle Reference"/>
    <w:basedOn w:val="a0"/>
    <w:uiPriority w:val="31"/>
    <w:qFormat/>
    <w:rsid w:val="00FB003A"/>
    <w:rPr>
      <w:smallCaps/>
      <w:color w:val="404040" w:themeColor="text1" w:themeTint="BF"/>
      <w:u w:val="single" w:color="7F7F7F" w:themeColor="text1" w:themeTint="80"/>
    </w:rPr>
  </w:style>
  <w:style w:type="character" w:styleId="af6">
    <w:name w:val="Intense Reference"/>
    <w:basedOn w:val="a0"/>
    <w:uiPriority w:val="32"/>
    <w:qFormat/>
    <w:rsid w:val="00FB003A"/>
    <w:rPr>
      <w:b/>
      <w:bCs/>
      <w:caps w:val="0"/>
      <w:smallCaps/>
      <w:color w:val="auto"/>
      <w:spacing w:val="3"/>
      <w:u w:val="single"/>
    </w:rPr>
  </w:style>
  <w:style w:type="character" w:styleId="af7">
    <w:name w:val="Book Title"/>
    <w:basedOn w:val="a0"/>
    <w:uiPriority w:val="33"/>
    <w:qFormat/>
    <w:rsid w:val="00FB003A"/>
    <w:rPr>
      <w:b/>
      <w:bCs/>
      <w:smallCaps/>
      <w:spacing w:val="7"/>
    </w:rPr>
  </w:style>
  <w:style w:type="paragraph" w:styleId="af8">
    <w:name w:val="TOC Heading"/>
    <w:basedOn w:val="1"/>
    <w:next w:val="a"/>
    <w:uiPriority w:val="39"/>
    <w:semiHidden/>
    <w:unhideWhenUsed/>
    <w:qFormat/>
    <w:rsid w:val="00FB003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101600" tIns="101600" rIns="101600" bIns="1016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Pages>
  <Words>2308</Words>
  <Characters>12259</Characters>
  <Application>Microsoft Office Word</Application>
  <DocSecurity>0</DocSecurity>
  <Lines>371</Lines>
  <Paragraphs>255</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Prasit</dc:creator>
  <cp:lastModifiedBy>Prasit</cp:lastModifiedBy>
  <cp:revision>29</cp:revision>
  <cp:lastPrinted>2018-07-30T18:00:00Z</cp:lastPrinted>
  <dcterms:created xsi:type="dcterms:W3CDTF">2018-07-30T16:12:00Z</dcterms:created>
  <dcterms:modified xsi:type="dcterms:W3CDTF">2018-07-30T18:18:00Z</dcterms:modified>
</cp:coreProperties>
</file>