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C35E00" w14:textId="3DF5C8F7" w:rsidR="007D199D" w:rsidRPr="002E669F" w:rsidRDefault="004C45C7" w:rsidP="002E669F">
      <w:pPr>
        <w:pStyle w:val="BodyA"/>
        <w:tabs>
          <w:tab w:val="left" w:pos="1843"/>
        </w:tabs>
        <w:rPr>
          <w:sz w:val="52"/>
          <w:szCs w:val="52"/>
        </w:rPr>
      </w:pPr>
      <w:proofErr w:type="spellStart"/>
      <w:ins w:id="0" w:author="TAN HUI QIN" w:date="2018-08-01T18:31:00Z">
        <w:r>
          <w:rPr>
            <w:sz w:val="52"/>
            <w:szCs w:val="52"/>
          </w:rPr>
          <w:t>thi</w:t>
        </w:r>
      </w:ins>
      <w:proofErr w:type="spellEnd"/>
    </w:p>
    <w:p w14:paraId="31F9D069" w14:textId="77777777" w:rsidR="007D199D" w:rsidRPr="002E669F" w:rsidRDefault="007D199D" w:rsidP="002E669F">
      <w:pPr>
        <w:pStyle w:val="BodyA"/>
        <w:rPr>
          <w:sz w:val="52"/>
          <w:szCs w:val="52"/>
        </w:rPr>
      </w:pPr>
    </w:p>
    <w:p w14:paraId="57BD1EA4" w14:textId="77777777" w:rsidR="007D199D" w:rsidRPr="002E669F" w:rsidRDefault="002E669F" w:rsidP="00712DB3">
      <w:pPr>
        <w:pStyle w:val="TitleA"/>
        <w:spacing w:line="276" w:lineRule="auto"/>
        <w:rPr>
          <w:caps w:val="0"/>
          <w:color w:val="000000"/>
          <w:sz w:val="56"/>
          <w:szCs w:val="56"/>
          <w:u w:color="000000"/>
        </w:rPr>
      </w:pPr>
      <w:r w:rsidRPr="002E669F">
        <w:rPr>
          <w:color w:val="000000"/>
          <w:sz w:val="56"/>
          <w:szCs w:val="56"/>
          <w:u w:color="000000"/>
        </w:rPr>
        <w:t>Graphic Design Technology</w:t>
      </w:r>
    </w:p>
    <w:p w14:paraId="0D4D52E5" w14:textId="77777777" w:rsidR="007D199D" w:rsidRPr="002E669F" w:rsidRDefault="002E669F" w:rsidP="00712DB3">
      <w:pPr>
        <w:pStyle w:val="TitleA"/>
        <w:spacing w:after="0" w:line="276" w:lineRule="auto"/>
        <w:rPr>
          <w:caps w:val="0"/>
          <w:color w:val="000000"/>
          <w:spacing w:val="15"/>
          <w:kern w:val="0"/>
          <w:sz w:val="56"/>
          <w:szCs w:val="56"/>
          <w:u w:color="000000"/>
        </w:rPr>
      </w:pPr>
      <w:r w:rsidRPr="002E669F">
        <w:rPr>
          <w:color w:val="000000"/>
          <w:sz w:val="72"/>
          <w:szCs w:val="72"/>
          <w:u w:color="000000"/>
        </w:rPr>
        <w:t>Test Project Module</w:t>
      </w:r>
      <w:r w:rsidRPr="002E669F">
        <w:rPr>
          <w:caps w:val="0"/>
          <w:color w:val="000000"/>
          <w:spacing w:val="15"/>
          <w:kern w:val="0"/>
          <w:sz w:val="72"/>
          <w:szCs w:val="72"/>
          <w:u w:color="000000"/>
        </w:rPr>
        <w:t xml:space="preserve"> </w:t>
      </w:r>
      <w:r w:rsidRPr="002E669F">
        <w:rPr>
          <w:color w:val="000000"/>
          <w:sz w:val="72"/>
          <w:szCs w:val="72"/>
          <w:u w:color="000000"/>
        </w:rPr>
        <w:t>2</w:t>
      </w:r>
      <w:r w:rsidRPr="002E669F">
        <w:rPr>
          <w:caps w:val="0"/>
          <w:color w:val="000000"/>
          <w:spacing w:val="15"/>
          <w:kern w:val="0"/>
          <w:sz w:val="200"/>
          <w:szCs w:val="200"/>
          <w:u w:color="000000"/>
        </w:rPr>
        <w:t xml:space="preserve">  </w:t>
      </w:r>
    </w:p>
    <w:p w14:paraId="6A71E272" w14:textId="77777777" w:rsidR="007D199D" w:rsidRPr="002E669F" w:rsidRDefault="002E669F" w:rsidP="00712DB3">
      <w:pPr>
        <w:pStyle w:val="SubtitleA"/>
        <w:spacing w:line="276" w:lineRule="auto"/>
        <w:rPr>
          <w:color w:val="000000"/>
          <w:sz w:val="36"/>
          <w:szCs w:val="36"/>
          <w:u w:color="000000"/>
        </w:rPr>
      </w:pPr>
      <w:r w:rsidRPr="002E669F">
        <w:rPr>
          <w:b/>
          <w:bCs/>
          <w:color w:val="000000"/>
          <w:sz w:val="56"/>
          <w:szCs w:val="56"/>
          <w:u w:color="000000"/>
        </w:rPr>
        <w:t xml:space="preserve">Editorial Design </w:t>
      </w:r>
      <w:r w:rsidRPr="002E669F">
        <w:rPr>
          <w:color w:val="000000"/>
          <w:sz w:val="36"/>
          <w:szCs w:val="36"/>
          <w:u w:color="000000"/>
        </w:rPr>
        <w:t xml:space="preserve">ASC2018_TP_GraphicDesign_M2_PRE_EN </w:t>
      </w:r>
    </w:p>
    <w:p w14:paraId="2E0925A7" w14:textId="77777777" w:rsidR="007D199D" w:rsidRPr="002E669F" w:rsidRDefault="007D199D">
      <w:pPr>
        <w:pStyle w:val="BodyA"/>
        <w:rPr>
          <w:sz w:val="52"/>
          <w:szCs w:val="52"/>
        </w:rPr>
      </w:pPr>
    </w:p>
    <w:p w14:paraId="2FF64346" w14:textId="77777777" w:rsidR="007D199D" w:rsidRPr="002E669F" w:rsidRDefault="007D199D">
      <w:pPr>
        <w:pStyle w:val="BodyA"/>
        <w:rPr>
          <w:sz w:val="52"/>
          <w:szCs w:val="52"/>
        </w:rPr>
      </w:pPr>
    </w:p>
    <w:p w14:paraId="157F9279" w14:textId="77777777" w:rsidR="007D199D" w:rsidRPr="002E669F" w:rsidRDefault="007D199D">
      <w:pPr>
        <w:pStyle w:val="BodyA"/>
        <w:rPr>
          <w:sz w:val="52"/>
          <w:szCs w:val="52"/>
        </w:rPr>
      </w:pPr>
    </w:p>
    <w:p w14:paraId="5A22EEB8" w14:textId="77777777" w:rsidR="007D199D" w:rsidRPr="002E669F" w:rsidRDefault="007D199D" w:rsidP="00712DB3">
      <w:pPr>
        <w:pStyle w:val="BodyA"/>
        <w:spacing w:after="0"/>
        <w:rPr>
          <w:sz w:val="28"/>
          <w:szCs w:val="28"/>
        </w:rPr>
      </w:pPr>
    </w:p>
    <w:p w14:paraId="092CDC9E" w14:textId="77777777" w:rsidR="007D199D" w:rsidRPr="00712DB3" w:rsidRDefault="002E669F">
      <w:pPr>
        <w:pStyle w:val="BodyA"/>
        <w:spacing w:after="0"/>
        <w:ind w:left="2610" w:firstLine="720"/>
        <w:rPr>
          <w:color w:val="auto"/>
          <w:sz w:val="28"/>
          <w:szCs w:val="28"/>
          <w:u w:val="single"/>
        </w:rPr>
      </w:pPr>
      <w:r w:rsidRPr="00712DB3">
        <w:rPr>
          <w:color w:val="auto"/>
          <w:sz w:val="28"/>
          <w:szCs w:val="28"/>
          <w:u w:val="single"/>
        </w:rPr>
        <w:t>Submitted by</w:t>
      </w:r>
      <w:r w:rsidRPr="00712DB3">
        <w:rPr>
          <w:rFonts w:cs="Times New Roman"/>
          <w:color w:val="auto"/>
          <w:sz w:val="28"/>
          <w:szCs w:val="28"/>
          <w:u w:val="single"/>
          <w:rtl/>
          <w:lang w:val="ar-SA"/>
        </w:rPr>
        <w:t>:</w:t>
      </w:r>
    </w:p>
    <w:p w14:paraId="19184FB9" w14:textId="77777777" w:rsidR="007D199D" w:rsidRPr="00712DB3" w:rsidRDefault="002E669F">
      <w:pPr>
        <w:pStyle w:val="BodyA"/>
        <w:spacing w:after="0"/>
        <w:ind w:left="2610" w:firstLine="720"/>
        <w:rPr>
          <w:color w:val="auto"/>
          <w:sz w:val="28"/>
          <w:szCs w:val="28"/>
          <w:lang w:val="es-ES_tradnl"/>
        </w:rPr>
      </w:pPr>
      <w:r w:rsidRPr="00712DB3">
        <w:rPr>
          <w:color w:val="auto"/>
          <w:sz w:val="28"/>
          <w:szCs w:val="28"/>
          <w:lang w:val="es-ES_tradnl"/>
        </w:rPr>
        <w:t xml:space="preserve">Mr. Sin </w:t>
      </w:r>
      <w:proofErr w:type="spellStart"/>
      <w:r w:rsidRPr="00712DB3">
        <w:rPr>
          <w:color w:val="auto"/>
          <w:sz w:val="28"/>
          <w:szCs w:val="28"/>
          <w:lang w:val="es-ES_tradnl"/>
        </w:rPr>
        <w:t>Sothona</w:t>
      </w:r>
      <w:proofErr w:type="spellEnd"/>
      <w:r w:rsidRPr="00712DB3">
        <w:rPr>
          <w:color w:val="auto"/>
          <w:sz w:val="28"/>
          <w:szCs w:val="28"/>
          <w:lang w:val="es-ES_tradnl"/>
        </w:rPr>
        <w:tab/>
      </w:r>
      <w:r w:rsidRPr="00712DB3">
        <w:rPr>
          <w:color w:val="auto"/>
          <w:sz w:val="28"/>
          <w:szCs w:val="28"/>
          <w:lang w:val="es-ES_tradnl"/>
        </w:rPr>
        <w:tab/>
      </w:r>
      <w:r w:rsidRPr="00712DB3">
        <w:rPr>
          <w:color w:val="auto"/>
          <w:sz w:val="28"/>
          <w:szCs w:val="28"/>
          <w:lang w:val="es-ES_tradnl"/>
        </w:rPr>
        <w:tab/>
      </w:r>
      <w:r w:rsidR="000E01CE" w:rsidRPr="00712DB3">
        <w:rPr>
          <w:color w:val="auto"/>
          <w:sz w:val="28"/>
          <w:szCs w:val="28"/>
          <w:lang w:val="es-ES_tradnl"/>
        </w:rPr>
        <w:tab/>
      </w:r>
      <w:r w:rsidRPr="00712DB3">
        <w:rPr>
          <w:color w:val="auto"/>
          <w:sz w:val="28"/>
          <w:szCs w:val="28"/>
          <w:lang w:val="es-ES_tradnl"/>
        </w:rPr>
        <w:t>CAM</w:t>
      </w:r>
    </w:p>
    <w:p w14:paraId="54B73A22" w14:textId="77777777" w:rsidR="007D199D" w:rsidRPr="00712DB3" w:rsidRDefault="002E669F">
      <w:pPr>
        <w:pStyle w:val="BodyA"/>
        <w:spacing w:after="0"/>
        <w:ind w:left="2610" w:firstLine="720"/>
        <w:rPr>
          <w:color w:val="auto"/>
          <w:sz w:val="28"/>
          <w:szCs w:val="28"/>
        </w:rPr>
      </w:pPr>
      <w:r w:rsidRPr="00712DB3">
        <w:rPr>
          <w:color w:val="auto"/>
          <w:sz w:val="28"/>
          <w:szCs w:val="28"/>
        </w:rPr>
        <w:t xml:space="preserve">Mr. </w:t>
      </w:r>
      <w:r w:rsidRPr="00712DB3">
        <w:rPr>
          <w:color w:val="auto"/>
          <w:sz w:val="28"/>
          <w:szCs w:val="28"/>
          <w:lang w:val="nl-NL"/>
        </w:rPr>
        <w:t>Arnold Sandjaja</w:t>
      </w:r>
      <w:r w:rsidRPr="00712DB3">
        <w:rPr>
          <w:color w:val="auto"/>
          <w:sz w:val="28"/>
          <w:szCs w:val="28"/>
          <w:lang w:val="nl-NL"/>
        </w:rPr>
        <w:tab/>
      </w:r>
      <w:proofErr w:type="gramStart"/>
      <w:r w:rsidRPr="00712DB3">
        <w:rPr>
          <w:color w:val="auto"/>
          <w:sz w:val="28"/>
          <w:szCs w:val="28"/>
        </w:rPr>
        <w:tab/>
        <w:t xml:space="preserve">  </w:t>
      </w:r>
      <w:r w:rsidRPr="00712DB3">
        <w:rPr>
          <w:color w:val="auto"/>
          <w:sz w:val="28"/>
          <w:szCs w:val="28"/>
        </w:rPr>
        <w:tab/>
      </w:r>
      <w:proofErr w:type="gramEnd"/>
      <w:r w:rsidR="000E01CE" w:rsidRPr="00712DB3">
        <w:rPr>
          <w:color w:val="auto"/>
          <w:sz w:val="28"/>
          <w:szCs w:val="28"/>
        </w:rPr>
        <w:tab/>
      </w:r>
      <w:r w:rsidRPr="00712DB3">
        <w:rPr>
          <w:color w:val="auto"/>
          <w:sz w:val="28"/>
          <w:szCs w:val="28"/>
        </w:rPr>
        <w:t>ID</w:t>
      </w:r>
    </w:p>
    <w:p w14:paraId="143E0099" w14:textId="77777777" w:rsidR="007D199D" w:rsidRPr="00712DB3" w:rsidRDefault="002E669F">
      <w:pPr>
        <w:pStyle w:val="BodyA"/>
        <w:spacing w:after="0"/>
        <w:ind w:left="2610" w:firstLine="720"/>
        <w:rPr>
          <w:color w:val="auto"/>
          <w:sz w:val="28"/>
          <w:szCs w:val="28"/>
        </w:rPr>
      </w:pPr>
      <w:r w:rsidRPr="00712DB3">
        <w:rPr>
          <w:color w:val="auto"/>
          <w:sz w:val="28"/>
          <w:szCs w:val="28"/>
        </w:rPr>
        <w:t xml:space="preserve">Mr. </w:t>
      </w:r>
      <w:proofErr w:type="spellStart"/>
      <w:r w:rsidRPr="00712DB3">
        <w:rPr>
          <w:color w:val="auto"/>
          <w:sz w:val="28"/>
          <w:szCs w:val="28"/>
        </w:rPr>
        <w:t>Soksavanh</w:t>
      </w:r>
      <w:proofErr w:type="spellEnd"/>
      <w:r w:rsidRPr="00712DB3">
        <w:rPr>
          <w:color w:val="auto"/>
          <w:sz w:val="28"/>
          <w:szCs w:val="28"/>
        </w:rPr>
        <w:t xml:space="preserve"> </w:t>
      </w:r>
      <w:proofErr w:type="spellStart"/>
      <w:r w:rsidRPr="00712DB3">
        <w:rPr>
          <w:color w:val="auto"/>
          <w:sz w:val="28"/>
          <w:szCs w:val="28"/>
        </w:rPr>
        <w:t>Phetrasy</w:t>
      </w:r>
      <w:proofErr w:type="spellEnd"/>
      <w:proofErr w:type="gramStart"/>
      <w:r w:rsidRPr="00712DB3">
        <w:rPr>
          <w:color w:val="auto"/>
          <w:sz w:val="28"/>
          <w:szCs w:val="28"/>
        </w:rPr>
        <w:tab/>
        <w:t xml:space="preserve">  </w:t>
      </w:r>
      <w:r w:rsidRPr="00712DB3">
        <w:rPr>
          <w:color w:val="auto"/>
          <w:sz w:val="28"/>
          <w:szCs w:val="28"/>
        </w:rPr>
        <w:tab/>
      </w:r>
      <w:proofErr w:type="gramEnd"/>
      <w:r w:rsidR="000E01CE" w:rsidRPr="00712DB3">
        <w:rPr>
          <w:color w:val="auto"/>
          <w:sz w:val="28"/>
          <w:szCs w:val="28"/>
        </w:rPr>
        <w:tab/>
      </w:r>
      <w:r w:rsidRPr="00712DB3">
        <w:rPr>
          <w:color w:val="auto"/>
          <w:sz w:val="28"/>
          <w:szCs w:val="28"/>
        </w:rPr>
        <w:t>LA</w:t>
      </w:r>
    </w:p>
    <w:p w14:paraId="29A9A3AF" w14:textId="77777777" w:rsidR="007D199D" w:rsidRPr="00712DB3" w:rsidRDefault="002E669F">
      <w:pPr>
        <w:pStyle w:val="BodyA"/>
        <w:spacing w:after="0"/>
        <w:ind w:left="2610" w:firstLine="720"/>
        <w:rPr>
          <w:color w:val="auto"/>
          <w:sz w:val="28"/>
          <w:szCs w:val="28"/>
        </w:rPr>
      </w:pPr>
      <w:r w:rsidRPr="00712DB3">
        <w:rPr>
          <w:color w:val="auto"/>
          <w:sz w:val="28"/>
          <w:szCs w:val="28"/>
        </w:rPr>
        <w:t xml:space="preserve">Mr. </w:t>
      </w:r>
      <w:proofErr w:type="spellStart"/>
      <w:proofErr w:type="gramStart"/>
      <w:r w:rsidRPr="00712DB3">
        <w:rPr>
          <w:color w:val="auto"/>
          <w:sz w:val="28"/>
          <w:szCs w:val="28"/>
        </w:rPr>
        <w:t>Azizul</w:t>
      </w:r>
      <w:proofErr w:type="spellEnd"/>
      <w:r w:rsidRPr="00712DB3">
        <w:rPr>
          <w:color w:val="auto"/>
          <w:sz w:val="28"/>
          <w:szCs w:val="28"/>
        </w:rPr>
        <w:t xml:space="preserve">  Mohamad</w:t>
      </w:r>
      <w:proofErr w:type="gramEnd"/>
      <w:r w:rsidRPr="00712DB3">
        <w:rPr>
          <w:color w:val="auto"/>
          <w:sz w:val="28"/>
          <w:szCs w:val="28"/>
        </w:rPr>
        <w:t xml:space="preserve"> Sam</w:t>
      </w:r>
      <w:r w:rsidRPr="00712DB3">
        <w:rPr>
          <w:color w:val="auto"/>
          <w:sz w:val="28"/>
          <w:szCs w:val="28"/>
          <w:lang w:val="de-DE"/>
        </w:rPr>
        <w:tab/>
        <w:t xml:space="preserve">  </w:t>
      </w:r>
      <w:r w:rsidRPr="00712DB3">
        <w:rPr>
          <w:color w:val="auto"/>
          <w:sz w:val="28"/>
          <w:szCs w:val="28"/>
          <w:lang w:val="de-DE"/>
        </w:rPr>
        <w:tab/>
      </w:r>
      <w:r w:rsidR="000E01CE" w:rsidRPr="00712DB3">
        <w:rPr>
          <w:color w:val="auto"/>
          <w:sz w:val="28"/>
          <w:szCs w:val="28"/>
          <w:lang w:val="de-DE"/>
        </w:rPr>
        <w:tab/>
      </w:r>
      <w:r w:rsidRPr="00712DB3">
        <w:rPr>
          <w:color w:val="auto"/>
          <w:sz w:val="28"/>
          <w:szCs w:val="28"/>
          <w:lang w:val="de-DE"/>
        </w:rPr>
        <w:t xml:space="preserve">MY </w:t>
      </w:r>
    </w:p>
    <w:p w14:paraId="6BF92998" w14:textId="77777777" w:rsidR="007D199D" w:rsidRPr="00712DB3" w:rsidRDefault="002E669F">
      <w:pPr>
        <w:pStyle w:val="BodyA"/>
        <w:spacing w:after="0"/>
        <w:ind w:left="2610" w:firstLine="720"/>
        <w:rPr>
          <w:color w:val="auto"/>
          <w:sz w:val="28"/>
          <w:szCs w:val="28"/>
        </w:rPr>
      </w:pPr>
      <w:r w:rsidRPr="00712DB3">
        <w:rPr>
          <w:color w:val="auto"/>
          <w:sz w:val="28"/>
          <w:szCs w:val="28"/>
        </w:rPr>
        <w:t xml:space="preserve">Mr. </w:t>
      </w:r>
      <w:r w:rsidRPr="00712DB3">
        <w:rPr>
          <w:color w:val="auto"/>
          <w:sz w:val="28"/>
          <w:szCs w:val="28"/>
          <w:lang w:val="pt-PT"/>
        </w:rPr>
        <w:t>Ronald P. Alvarez</w:t>
      </w:r>
      <w:r w:rsidRPr="00712DB3">
        <w:rPr>
          <w:color w:val="auto"/>
          <w:sz w:val="28"/>
          <w:szCs w:val="28"/>
        </w:rPr>
        <w:tab/>
      </w:r>
      <w:r w:rsidRPr="00712DB3">
        <w:rPr>
          <w:color w:val="auto"/>
          <w:sz w:val="28"/>
          <w:szCs w:val="28"/>
        </w:rPr>
        <w:tab/>
      </w:r>
      <w:r w:rsidRPr="00712DB3">
        <w:rPr>
          <w:color w:val="auto"/>
          <w:sz w:val="28"/>
          <w:szCs w:val="28"/>
        </w:rPr>
        <w:tab/>
        <w:t>PH</w:t>
      </w:r>
    </w:p>
    <w:p w14:paraId="50BD8ED3" w14:textId="77777777" w:rsidR="007D199D" w:rsidRPr="00712DB3" w:rsidRDefault="002E669F">
      <w:pPr>
        <w:pStyle w:val="BodyA"/>
        <w:spacing w:after="0"/>
        <w:ind w:left="2610" w:firstLine="720"/>
        <w:rPr>
          <w:color w:val="auto"/>
          <w:sz w:val="28"/>
          <w:szCs w:val="28"/>
        </w:rPr>
      </w:pPr>
      <w:r w:rsidRPr="00712DB3">
        <w:rPr>
          <w:color w:val="auto"/>
          <w:sz w:val="28"/>
          <w:szCs w:val="28"/>
        </w:rPr>
        <w:t xml:space="preserve">Ms.  Amy Soon </w:t>
      </w:r>
      <w:proofErr w:type="spellStart"/>
      <w:r w:rsidRPr="00712DB3">
        <w:rPr>
          <w:color w:val="auto"/>
          <w:sz w:val="28"/>
          <w:szCs w:val="28"/>
        </w:rPr>
        <w:t>Chieu</w:t>
      </w:r>
      <w:proofErr w:type="spellEnd"/>
      <w:r w:rsidRPr="00712DB3">
        <w:rPr>
          <w:color w:val="auto"/>
          <w:sz w:val="28"/>
          <w:szCs w:val="28"/>
        </w:rPr>
        <w:t xml:space="preserve"> </w:t>
      </w:r>
      <w:proofErr w:type="spellStart"/>
      <w:r w:rsidRPr="00712DB3">
        <w:rPr>
          <w:color w:val="auto"/>
          <w:sz w:val="28"/>
          <w:szCs w:val="28"/>
        </w:rPr>
        <w:t>Gwat</w:t>
      </w:r>
      <w:proofErr w:type="spellEnd"/>
      <w:r w:rsidRPr="00712DB3">
        <w:rPr>
          <w:color w:val="auto"/>
          <w:sz w:val="28"/>
          <w:szCs w:val="28"/>
        </w:rPr>
        <w:t xml:space="preserve">        </w:t>
      </w:r>
      <w:r w:rsidRPr="00712DB3">
        <w:rPr>
          <w:color w:val="auto"/>
          <w:sz w:val="28"/>
          <w:szCs w:val="28"/>
        </w:rPr>
        <w:tab/>
      </w:r>
      <w:r w:rsidR="000E01CE" w:rsidRPr="00712DB3">
        <w:rPr>
          <w:color w:val="auto"/>
          <w:sz w:val="28"/>
          <w:szCs w:val="28"/>
        </w:rPr>
        <w:tab/>
      </w:r>
      <w:r w:rsidRPr="00712DB3">
        <w:rPr>
          <w:color w:val="auto"/>
          <w:sz w:val="28"/>
          <w:szCs w:val="28"/>
        </w:rPr>
        <w:t>SG</w:t>
      </w:r>
    </w:p>
    <w:p w14:paraId="131D0FFE" w14:textId="77777777" w:rsidR="007D199D" w:rsidRPr="00712DB3" w:rsidRDefault="002E669F">
      <w:pPr>
        <w:pStyle w:val="BodyA"/>
        <w:spacing w:after="0"/>
        <w:ind w:left="2610" w:firstLine="720"/>
        <w:rPr>
          <w:color w:val="auto"/>
          <w:sz w:val="28"/>
          <w:szCs w:val="28"/>
        </w:rPr>
      </w:pPr>
      <w:r w:rsidRPr="00712DB3">
        <w:rPr>
          <w:color w:val="auto"/>
          <w:sz w:val="28"/>
          <w:szCs w:val="28"/>
        </w:rPr>
        <w:t xml:space="preserve">Mr. </w:t>
      </w:r>
      <w:proofErr w:type="spellStart"/>
      <w:r w:rsidRPr="00712DB3">
        <w:rPr>
          <w:color w:val="auto"/>
          <w:sz w:val="28"/>
          <w:szCs w:val="28"/>
        </w:rPr>
        <w:t>Prasit</w:t>
      </w:r>
      <w:proofErr w:type="spellEnd"/>
      <w:r w:rsidRPr="00712DB3">
        <w:rPr>
          <w:color w:val="auto"/>
          <w:sz w:val="28"/>
          <w:szCs w:val="28"/>
        </w:rPr>
        <w:t xml:space="preserve"> </w:t>
      </w:r>
      <w:proofErr w:type="spellStart"/>
      <w:r w:rsidRPr="00712DB3">
        <w:rPr>
          <w:color w:val="auto"/>
          <w:sz w:val="28"/>
          <w:szCs w:val="28"/>
        </w:rPr>
        <w:t>Kongngooluame</w:t>
      </w:r>
      <w:proofErr w:type="spellEnd"/>
      <w:proofErr w:type="gramStart"/>
      <w:r w:rsidRPr="00712DB3">
        <w:rPr>
          <w:color w:val="auto"/>
          <w:sz w:val="28"/>
          <w:szCs w:val="28"/>
        </w:rPr>
        <w:tab/>
        <w:t xml:space="preserve">  </w:t>
      </w:r>
      <w:r w:rsidRPr="00712DB3">
        <w:rPr>
          <w:color w:val="auto"/>
          <w:sz w:val="28"/>
          <w:szCs w:val="28"/>
        </w:rPr>
        <w:tab/>
      </w:r>
      <w:proofErr w:type="gramEnd"/>
      <w:r w:rsidR="000E01CE" w:rsidRPr="00712DB3">
        <w:rPr>
          <w:color w:val="auto"/>
          <w:sz w:val="28"/>
          <w:szCs w:val="28"/>
        </w:rPr>
        <w:tab/>
      </w:r>
      <w:r w:rsidRPr="00712DB3">
        <w:rPr>
          <w:color w:val="auto"/>
          <w:sz w:val="28"/>
          <w:szCs w:val="28"/>
        </w:rPr>
        <w:t>TH</w:t>
      </w:r>
    </w:p>
    <w:p w14:paraId="5CFB46DB" w14:textId="77777777" w:rsidR="007D199D" w:rsidRPr="002E669F" w:rsidRDefault="002E669F">
      <w:pPr>
        <w:pStyle w:val="BodyA"/>
        <w:tabs>
          <w:tab w:val="left" w:pos="6930"/>
        </w:tabs>
        <w:spacing w:after="0"/>
        <w:ind w:left="3330"/>
        <w:rPr>
          <w:color w:val="auto"/>
          <w:sz w:val="28"/>
          <w:szCs w:val="28"/>
          <w:lang w:val="de-DE"/>
        </w:rPr>
      </w:pPr>
      <w:r w:rsidRPr="002E669F">
        <w:rPr>
          <w:color w:val="auto"/>
          <w:sz w:val="28"/>
          <w:szCs w:val="28"/>
          <w:lang w:val="de-DE"/>
        </w:rPr>
        <w:t xml:space="preserve">Miss </w:t>
      </w:r>
      <w:proofErr w:type="spellStart"/>
      <w:proofErr w:type="gramStart"/>
      <w:r w:rsidRPr="002E669F">
        <w:rPr>
          <w:color w:val="auto"/>
          <w:sz w:val="28"/>
          <w:szCs w:val="28"/>
          <w:lang w:val="de-DE"/>
        </w:rPr>
        <w:t>Supitchaya</w:t>
      </w:r>
      <w:proofErr w:type="spellEnd"/>
      <w:r w:rsidRPr="002E669F">
        <w:rPr>
          <w:color w:val="auto"/>
          <w:sz w:val="28"/>
          <w:szCs w:val="28"/>
          <w:lang w:val="de-DE"/>
        </w:rPr>
        <w:t xml:space="preserve">  </w:t>
      </w:r>
      <w:proofErr w:type="spellStart"/>
      <w:r w:rsidRPr="002E669F">
        <w:rPr>
          <w:color w:val="auto"/>
          <w:sz w:val="28"/>
          <w:szCs w:val="28"/>
          <w:lang w:val="de-DE"/>
        </w:rPr>
        <w:t>Khemthong</w:t>
      </w:r>
      <w:proofErr w:type="spellEnd"/>
      <w:proofErr w:type="gramEnd"/>
      <w:r w:rsidRPr="002E669F">
        <w:rPr>
          <w:color w:val="auto"/>
          <w:sz w:val="28"/>
          <w:szCs w:val="28"/>
          <w:lang w:val="de-DE"/>
        </w:rPr>
        <w:tab/>
      </w:r>
      <w:r w:rsidRPr="002E669F">
        <w:rPr>
          <w:color w:val="auto"/>
          <w:sz w:val="28"/>
          <w:szCs w:val="28"/>
          <w:lang w:val="de-DE"/>
        </w:rPr>
        <w:tab/>
      </w:r>
      <w:r w:rsidR="000E01CE" w:rsidRPr="002E669F">
        <w:rPr>
          <w:color w:val="auto"/>
          <w:sz w:val="28"/>
          <w:szCs w:val="28"/>
          <w:lang w:val="de-DE"/>
        </w:rPr>
        <w:tab/>
      </w:r>
      <w:r w:rsidRPr="002E669F">
        <w:rPr>
          <w:color w:val="auto"/>
          <w:sz w:val="28"/>
          <w:szCs w:val="28"/>
          <w:lang w:val="de-DE"/>
        </w:rPr>
        <w:t>TH</w:t>
      </w:r>
    </w:p>
    <w:p w14:paraId="2EDA399E" w14:textId="77777777" w:rsidR="007D199D" w:rsidRPr="00712DB3" w:rsidRDefault="002E669F">
      <w:pPr>
        <w:pStyle w:val="BodyA"/>
        <w:spacing w:after="0"/>
        <w:ind w:left="2610" w:firstLine="720"/>
        <w:rPr>
          <w:color w:val="auto"/>
          <w:sz w:val="28"/>
          <w:szCs w:val="28"/>
        </w:rPr>
      </w:pPr>
      <w:r w:rsidRPr="00712DB3">
        <w:rPr>
          <w:color w:val="auto"/>
          <w:sz w:val="28"/>
          <w:szCs w:val="28"/>
        </w:rPr>
        <w:t xml:space="preserve">Mr. </w:t>
      </w:r>
      <w:proofErr w:type="spellStart"/>
      <w:r w:rsidRPr="00712DB3">
        <w:rPr>
          <w:color w:val="auto"/>
          <w:sz w:val="28"/>
          <w:szCs w:val="28"/>
        </w:rPr>
        <w:t>Giang</w:t>
      </w:r>
      <w:proofErr w:type="spellEnd"/>
      <w:r w:rsidRPr="00712DB3">
        <w:rPr>
          <w:color w:val="auto"/>
          <w:sz w:val="28"/>
          <w:szCs w:val="28"/>
        </w:rPr>
        <w:t xml:space="preserve"> </w:t>
      </w:r>
      <w:proofErr w:type="spellStart"/>
      <w:r w:rsidRPr="00712DB3">
        <w:rPr>
          <w:color w:val="auto"/>
          <w:sz w:val="28"/>
          <w:szCs w:val="28"/>
        </w:rPr>
        <w:t>Thanh</w:t>
      </w:r>
      <w:proofErr w:type="spellEnd"/>
      <w:r w:rsidRPr="00712DB3">
        <w:rPr>
          <w:color w:val="auto"/>
          <w:sz w:val="28"/>
          <w:szCs w:val="28"/>
        </w:rPr>
        <w:t xml:space="preserve"> </w:t>
      </w:r>
      <w:proofErr w:type="spellStart"/>
      <w:r w:rsidRPr="00712DB3">
        <w:rPr>
          <w:color w:val="auto"/>
          <w:sz w:val="28"/>
          <w:szCs w:val="28"/>
        </w:rPr>
        <w:t>Tron</w:t>
      </w:r>
      <w:proofErr w:type="spellEnd"/>
      <w:r w:rsidRPr="00712DB3">
        <w:rPr>
          <w:color w:val="auto"/>
          <w:sz w:val="28"/>
          <w:szCs w:val="28"/>
          <w:lang w:val="nl-NL"/>
        </w:rPr>
        <w:tab/>
      </w:r>
      <w:r w:rsidRPr="00712DB3">
        <w:rPr>
          <w:color w:val="auto"/>
          <w:sz w:val="28"/>
          <w:szCs w:val="28"/>
          <w:lang w:val="nl-NL"/>
        </w:rPr>
        <w:tab/>
      </w:r>
      <w:r w:rsidR="000E01CE" w:rsidRPr="00712DB3">
        <w:rPr>
          <w:color w:val="auto"/>
          <w:sz w:val="28"/>
          <w:szCs w:val="28"/>
          <w:lang w:val="nl-NL"/>
        </w:rPr>
        <w:tab/>
      </w:r>
      <w:r w:rsidRPr="00712DB3">
        <w:rPr>
          <w:color w:val="auto"/>
          <w:sz w:val="28"/>
          <w:szCs w:val="28"/>
          <w:lang w:val="nl-NL"/>
        </w:rPr>
        <w:t xml:space="preserve">VN </w:t>
      </w:r>
    </w:p>
    <w:p w14:paraId="04E1381F" w14:textId="77777777" w:rsidR="007D199D" w:rsidRPr="002E669F" w:rsidRDefault="007D199D">
      <w:pPr>
        <w:pStyle w:val="BodyA"/>
        <w:spacing w:after="0"/>
        <w:ind w:firstLine="4962"/>
        <w:rPr>
          <w:sz w:val="28"/>
          <w:szCs w:val="28"/>
        </w:rPr>
      </w:pPr>
    </w:p>
    <w:p w14:paraId="4F32A8F2" w14:textId="77777777" w:rsidR="00BB6BBF" w:rsidRDefault="00BB6BBF">
      <w:pPr>
        <w:pStyle w:val="BodyA"/>
        <w:spacing w:after="0"/>
        <w:sectPr w:rsidR="00BB6BBF">
          <w:headerReference w:type="default" r:id="rId7"/>
          <w:footerReference w:type="default" r:id="rId8"/>
          <w:headerReference w:type="first" r:id="rId9"/>
          <w:footerReference w:type="first" r:id="rId10"/>
          <w:pgSz w:w="11900" w:h="16840"/>
          <w:pgMar w:top="1440" w:right="1440" w:bottom="1440" w:left="1440" w:header="567" w:footer="284" w:gutter="0"/>
          <w:cols w:space="720"/>
          <w:titlePg/>
        </w:sectPr>
      </w:pPr>
    </w:p>
    <w:p w14:paraId="658821C8" w14:textId="77777777" w:rsidR="007D199D" w:rsidRPr="002E669F" w:rsidRDefault="002E669F">
      <w:pPr>
        <w:pStyle w:val="BodyA"/>
        <w:keepNext/>
        <w:spacing w:before="240" w:after="60"/>
        <w:outlineLvl w:val="0"/>
        <w:rPr>
          <w:b/>
          <w:bCs/>
          <w:color w:val="2948A1"/>
          <w:kern w:val="32"/>
          <w:sz w:val="52"/>
          <w:szCs w:val="52"/>
          <w:u w:color="2948A1"/>
          <w:lang w:val="de-DE"/>
        </w:rPr>
      </w:pPr>
      <w:r w:rsidRPr="002E669F">
        <w:rPr>
          <w:b/>
          <w:bCs/>
          <w:color w:val="2948A1"/>
          <w:kern w:val="32"/>
          <w:sz w:val="52"/>
          <w:szCs w:val="52"/>
          <w:u w:color="2948A1"/>
          <w:lang w:val="de-DE"/>
        </w:rPr>
        <w:lastRenderedPageBreak/>
        <w:t>CONTENTS</w:t>
      </w:r>
    </w:p>
    <w:p w14:paraId="3284D5A4" w14:textId="77777777" w:rsidR="007D199D" w:rsidRPr="00712DB3" w:rsidRDefault="002E669F">
      <w:pPr>
        <w:pStyle w:val="BodyA"/>
        <w:rPr>
          <w:b/>
          <w:color w:val="auto"/>
          <w:sz w:val="24"/>
          <w:szCs w:val="24"/>
          <w:u w:color="0070C0"/>
        </w:rPr>
      </w:pPr>
      <w:r w:rsidRPr="00712DB3">
        <w:rPr>
          <w:b/>
          <w:color w:val="auto"/>
          <w:sz w:val="24"/>
          <w:szCs w:val="24"/>
          <w:u w:color="0070C0"/>
        </w:rPr>
        <w:t xml:space="preserve">List the files that make up the Test Project proposal. The sample </w:t>
      </w:r>
      <w:proofErr w:type="gramStart"/>
      <w:r w:rsidRPr="00712DB3">
        <w:rPr>
          <w:b/>
          <w:color w:val="auto"/>
          <w:sz w:val="24"/>
          <w:szCs w:val="24"/>
          <w:u w:color="0070C0"/>
        </w:rPr>
        <w:t>text :</w:t>
      </w:r>
      <w:proofErr w:type="gramEnd"/>
    </w:p>
    <w:p w14:paraId="2D04C235" w14:textId="77777777" w:rsidR="007D199D" w:rsidRPr="007F464C" w:rsidRDefault="002E669F">
      <w:pPr>
        <w:pStyle w:val="BodyA"/>
        <w:rPr>
          <w:sz w:val="24"/>
          <w:szCs w:val="24"/>
        </w:rPr>
      </w:pPr>
      <w:r w:rsidRPr="007F464C">
        <w:rPr>
          <w:sz w:val="24"/>
          <w:szCs w:val="24"/>
        </w:rPr>
        <w:t>This Test Project proposal consists of the following documentation/files:</w:t>
      </w:r>
    </w:p>
    <w:p w14:paraId="2A9B25A0" w14:textId="77777777" w:rsidR="007D199D" w:rsidRPr="007F464C" w:rsidRDefault="002E669F" w:rsidP="007F464C">
      <w:pPr>
        <w:pStyle w:val="BodyA"/>
        <w:numPr>
          <w:ilvl w:val="0"/>
          <w:numId w:val="2"/>
        </w:numPr>
        <w:spacing w:after="0"/>
        <w:rPr>
          <w:sz w:val="24"/>
          <w:szCs w:val="24"/>
        </w:rPr>
      </w:pPr>
      <w:r w:rsidRPr="007F464C">
        <w:rPr>
          <w:sz w:val="24"/>
          <w:szCs w:val="24"/>
        </w:rPr>
        <w:t xml:space="preserve">WSS2018_TP40_M2_EN.docx </w:t>
      </w:r>
      <w:proofErr w:type="gramStart"/>
      <w:r w:rsidRPr="007F464C">
        <w:rPr>
          <w:sz w:val="24"/>
          <w:szCs w:val="24"/>
        </w:rPr>
        <w:t>( This</w:t>
      </w:r>
      <w:proofErr w:type="gramEnd"/>
      <w:r w:rsidRPr="007F464C">
        <w:rPr>
          <w:sz w:val="24"/>
          <w:szCs w:val="24"/>
        </w:rPr>
        <w:t xml:space="preserve"> Test Project )</w:t>
      </w:r>
    </w:p>
    <w:p w14:paraId="1CFF31B6" w14:textId="77777777" w:rsidR="007D199D" w:rsidRPr="007F464C" w:rsidRDefault="002E669F" w:rsidP="007F464C">
      <w:pPr>
        <w:pStyle w:val="BodyA"/>
        <w:numPr>
          <w:ilvl w:val="0"/>
          <w:numId w:val="2"/>
        </w:numPr>
        <w:spacing w:after="0"/>
        <w:rPr>
          <w:sz w:val="24"/>
          <w:szCs w:val="24"/>
          <w:lang w:val="de-DE"/>
        </w:rPr>
      </w:pPr>
      <w:r w:rsidRPr="007F464C">
        <w:rPr>
          <w:sz w:val="24"/>
          <w:szCs w:val="24"/>
          <w:lang w:val="de-DE"/>
        </w:rPr>
        <w:t xml:space="preserve">WSS2018_TP40_M2_Text </w:t>
      </w:r>
      <w:proofErr w:type="spellStart"/>
      <w:r w:rsidRPr="007F464C">
        <w:rPr>
          <w:sz w:val="24"/>
          <w:szCs w:val="24"/>
          <w:lang w:val="de-DE"/>
        </w:rPr>
        <w:t>folder</w:t>
      </w:r>
      <w:proofErr w:type="spellEnd"/>
      <w:r w:rsidRPr="007F464C">
        <w:rPr>
          <w:sz w:val="24"/>
          <w:szCs w:val="24"/>
          <w:lang w:val="de-DE"/>
        </w:rPr>
        <w:t>:</w:t>
      </w:r>
    </w:p>
    <w:p w14:paraId="0522CAA5" w14:textId="77777777" w:rsidR="007D199D" w:rsidRPr="007F464C" w:rsidRDefault="002E669F" w:rsidP="007F464C">
      <w:pPr>
        <w:pStyle w:val="BodyA"/>
        <w:numPr>
          <w:ilvl w:val="1"/>
          <w:numId w:val="2"/>
        </w:numPr>
        <w:spacing w:after="0"/>
        <w:rPr>
          <w:sz w:val="24"/>
          <w:szCs w:val="24"/>
        </w:rPr>
      </w:pPr>
      <w:r w:rsidRPr="007F464C">
        <w:rPr>
          <w:sz w:val="24"/>
          <w:szCs w:val="24"/>
        </w:rPr>
        <w:t>M2_Editorial_BackOutsideCover.rtf</w:t>
      </w:r>
    </w:p>
    <w:p w14:paraId="22C4BFE9" w14:textId="77777777" w:rsidR="007D199D" w:rsidRPr="007F464C" w:rsidRDefault="002E669F" w:rsidP="007F464C">
      <w:pPr>
        <w:pStyle w:val="BodyA"/>
        <w:numPr>
          <w:ilvl w:val="1"/>
          <w:numId w:val="2"/>
        </w:numPr>
        <w:spacing w:after="0"/>
        <w:rPr>
          <w:sz w:val="24"/>
          <w:szCs w:val="24"/>
        </w:rPr>
      </w:pPr>
      <w:r w:rsidRPr="007F464C">
        <w:rPr>
          <w:sz w:val="24"/>
          <w:szCs w:val="24"/>
        </w:rPr>
        <w:t>M2_Editorial_FrontOutsideCover.rtf</w:t>
      </w:r>
    </w:p>
    <w:p w14:paraId="71030850" w14:textId="77777777" w:rsidR="007D199D" w:rsidRPr="007F464C" w:rsidRDefault="002E669F" w:rsidP="007F464C">
      <w:pPr>
        <w:pStyle w:val="BodyA"/>
        <w:numPr>
          <w:ilvl w:val="1"/>
          <w:numId w:val="2"/>
        </w:numPr>
        <w:spacing w:after="0"/>
        <w:rPr>
          <w:sz w:val="24"/>
          <w:szCs w:val="24"/>
        </w:rPr>
      </w:pPr>
      <w:r w:rsidRPr="007F464C">
        <w:rPr>
          <w:sz w:val="24"/>
          <w:szCs w:val="24"/>
        </w:rPr>
        <w:t>M2_Editorial_P1.rtf</w:t>
      </w:r>
    </w:p>
    <w:p w14:paraId="1C62C785" w14:textId="77777777" w:rsidR="007D199D" w:rsidRPr="007F464C" w:rsidRDefault="002E669F" w:rsidP="007F464C">
      <w:pPr>
        <w:pStyle w:val="BodyA"/>
        <w:numPr>
          <w:ilvl w:val="1"/>
          <w:numId w:val="2"/>
        </w:numPr>
        <w:spacing w:after="0"/>
        <w:rPr>
          <w:sz w:val="24"/>
          <w:szCs w:val="24"/>
        </w:rPr>
      </w:pPr>
      <w:r w:rsidRPr="007F464C">
        <w:rPr>
          <w:sz w:val="24"/>
          <w:szCs w:val="24"/>
        </w:rPr>
        <w:t>M2_Editorial_P2-5.rtf</w:t>
      </w:r>
    </w:p>
    <w:p w14:paraId="148D06DF" w14:textId="77777777" w:rsidR="007D199D" w:rsidRPr="007F464C" w:rsidRDefault="002E669F" w:rsidP="007F464C">
      <w:pPr>
        <w:pStyle w:val="BodyA"/>
        <w:numPr>
          <w:ilvl w:val="1"/>
          <w:numId w:val="2"/>
        </w:numPr>
        <w:spacing w:after="0"/>
        <w:rPr>
          <w:sz w:val="24"/>
          <w:szCs w:val="24"/>
        </w:rPr>
      </w:pPr>
      <w:r w:rsidRPr="007F464C">
        <w:rPr>
          <w:sz w:val="24"/>
          <w:szCs w:val="24"/>
        </w:rPr>
        <w:t xml:space="preserve">M2_Editorial_P6-7.rtf </w:t>
      </w:r>
    </w:p>
    <w:p w14:paraId="014D4C6B" w14:textId="77777777" w:rsidR="007D199D" w:rsidRPr="007F464C" w:rsidRDefault="002E669F" w:rsidP="007F464C">
      <w:pPr>
        <w:pStyle w:val="BodyA"/>
        <w:numPr>
          <w:ilvl w:val="1"/>
          <w:numId w:val="2"/>
        </w:numPr>
        <w:spacing w:after="0"/>
        <w:rPr>
          <w:sz w:val="24"/>
          <w:szCs w:val="24"/>
        </w:rPr>
      </w:pPr>
      <w:r w:rsidRPr="007F464C">
        <w:rPr>
          <w:sz w:val="24"/>
          <w:szCs w:val="24"/>
        </w:rPr>
        <w:t>M2_Editorial_P8.rtf</w:t>
      </w:r>
    </w:p>
    <w:p w14:paraId="0D794937" w14:textId="77777777" w:rsidR="007D199D" w:rsidRPr="007F464C" w:rsidRDefault="002E669F" w:rsidP="007F464C">
      <w:pPr>
        <w:pStyle w:val="BodyA"/>
        <w:numPr>
          <w:ilvl w:val="0"/>
          <w:numId w:val="2"/>
        </w:numPr>
        <w:spacing w:after="0"/>
        <w:rPr>
          <w:sz w:val="24"/>
          <w:szCs w:val="24"/>
        </w:rPr>
      </w:pPr>
      <w:r w:rsidRPr="007F464C">
        <w:rPr>
          <w:sz w:val="24"/>
          <w:szCs w:val="24"/>
        </w:rPr>
        <w:t xml:space="preserve">WSS2018_TP40_M2_Ads </w:t>
      </w:r>
      <w:proofErr w:type="gramStart"/>
      <w:r w:rsidRPr="007F464C">
        <w:rPr>
          <w:sz w:val="24"/>
          <w:szCs w:val="24"/>
        </w:rPr>
        <w:t>( Front</w:t>
      </w:r>
      <w:proofErr w:type="gramEnd"/>
      <w:r w:rsidRPr="007F464C">
        <w:rPr>
          <w:sz w:val="24"/>
          <w:szCs w:val="24"/>
        </w:rPr>
        <w:t xml:space="preserve"> &amp; Back Cover- Outer Cover Only )</w:t>
      </w:r>
    </w:p>
    <w:p w14:paraId="00FA7A22" w14:textId="77777777" w:rsidR="007D199D" w:rsidRPr="007F464C" w:rsidRDefault="002E669F" w:rsidP="007F464C">
      <w:pPr>
        <w:pStyle w:val="BodyA"/>
        <w:numPr>
          <w:ilvl w:val="0"/>
          <w:numId w:val="2"/>
        </w:numPr>
        <w:spacing w:after="0"/>
        <w:rPr>
          <w:sz w:val="24"/>
          <w:szCs w:val="24"/>
        </w:rPr>
      </w:pPr>
      <w:r w:rsidRPr="007F464C">
        <w:rPr>
          <w:sz w:val="24"/>
          <w:szCs w:val="24"/>
        </w:rPr>
        <w:t xml:space="preserve">WSS2018_TP40_M2_Images </w:t>
      </w:r>
      <w:proofErr w:type="gramStart"/>
      <w:r w:rsidRPr="007F464C">
        <w:rPr>
          <w:sz w:val="24"/>
          <w:szCs w:val="24"/>
        </w:rPr>
        <w:t>( Image</w:t>
      </w:r>
      <w:proofErr w:type="gramEnd"/>
      <w:r w:rsidRPr="007F464C">
        <w:rPr>
          <w:sz w:val="24"/>
          <w:szCs w:val="24"/>
        </w:rPr>
        <w:t xml:space="preserve"> folder )</w:t>
      </w:r>
    </w:p>
    <w:p w14:paraId="242C1D58" w14:textId="77777777" w:rsidR="007D199D" w:rsidRPr="007F464C" w:rsidRDefault="002E669F" w:rsidP="007F464C">
      <w:pPr>
        <w:pStyle w:val="BodyA"/>
        <w:numPr>
          <w:ilvl w:val="0"/>
          <w:numId w:val="2"/>
        </w:numPr>
        <w:spacing w:after="0"/>
        <w:rPr>
          <w:sz w:val="24"/>
          <w:szCs w:val="24"/>
        </w:rPr>
      </w:pPr>
      <w:r w:rsidRPr="007F464C">
        <w:rPr>
          <w:sz w:val="24"/>
          <w:szCs w:val="24"/>
        </w:rPr>
        <w:t xml:space="preserve">WSS2018_TP40_M2_Logos </w:t>
      </w:r>
      <w:proofErr w:type="gramStart"/>
      <w:r w:rsidRPr="007F464C">
        <w:rPr>
          <w:sz w:val="24"/>
          <w:szCs w:val="24"/>
        </w:rPr>
        <w:t>( QR</w:t>
      </w:r>
      <w:proofErr w:type="gramEnd"/>
      <w:r w:rsidRPr="007F464C">
        <w:rPr>
          <w:sz w:val="24"/>
          <w:szCs w:val="24"/>
        </w:rPr>
        <w:t xml:space="preserve"> code and sponsor logo )</w:t>
      </w:r>
    </w:p>
    <w:p w14:paraId="4B6E7087" w14:textId="77777777" w:rsidR="007D199D" w:rsidRPr="007F464C" w:rsidRDefault="002E669F">
      <w:pPr>
        <w:pStyle w:val="BodyA"/>
        <w:rPr>
          <w:sz w:val="24"/>
          <w:szCs w:val="24"/>
        </w:rPr>
      </w:pPr>
      <w:r w:rsidRPr="007F464C">
        <w:rPr>
          <w:sz w:val="24"/>
          <w:szCs w:val="24"/>
        </w:rPr>
        <w:t xml:space="preserve">Editorial folder containing all the supplied elements </w:t>
      </w:r>
      <w:proofErr w:type="gramStart"/>
      <w:r w:rsidRPr="007F464C">
        <w:rPr>
          <w:sz w:val="24"/>
          <w:szCs w:val="24"/>
        </w:rPr>
        <w:t xml:space="preserve">( </w:t>
      </w:r>
      <w:proofErr w:type="spellStart"/>
      <w:r w:rsidRPr="007F464C">
        <w:rPr>
          <w:sz w:val="24"/>
          <w:szCs w:val="24"/>
        </w:rPr>
        <w:t>i</w:t>
      </w:r>
      <w:proofErr w:type="spellEnd"/>
      <w:r w:rsidRPr="007F464C">
        <w:rPr>
          <w:sz w:val="24"/>
          <w:szCs w:val="24"/>
        </w:rPr>
        <w:t>.</w:t>
      </w:r>
      <w:r w:rsidRPr="007F464C">
        <w:rPr>
          <w:sz w:val="24"/>
          <w:szCs w:val="24"/>
          <w:lang w:val="fr-FR"/>
        </w:rPr>
        <w:t>e</w:t>
      </w:r>
      <w:proofErr w:type="gramEnd"/>
      <w:r w:rsidRPr="007F464C">
        <w:rPr>
          <w:sz w:val="24"/>
          <w:szCs w:val="24"/>
          <w:lang w:val="fr-FR"/>
        </w:rPr>
        <w:t xml:space="preserve"> images, logos, </w:t>
      </w:r>
      <w:proofErr w:type="spellStart"/>
      <w:r w:rsidRPr="007F464C">
        <w:rPr>
          <w:sz w:val="24"/>
          <w:szCs w:val="24"/>
          <w:lang w:val="fr-FR"/>
        </w:rPr>
        <w:t>texts</w:t>
      </w:r>
      <w:proofErr w:type="spellEnd"/>
      <w:r w:rsidRPr="007F464C">
        <w:rPr>
          <w:sz w:val="24"/>
          <w:szCs w:val="24"/>
          <w:lang w:val="fr-FR"/>
        </w:rPr>
        <w:t xml:space="preserve"> etc. )</w:t>
      </w:r>
    </w:p>
    <w:p w14:paraId="66DFD789" w14:textId="77777777" w:rsidR="007D199D" w:rsidRPr="002E669F" w:rsidRDefault="007D199D" w:rsidP="00674D13">
      <w:pPr>
        <w:pStyle w:val="BodyA"/>
        <w:bidi/>
        <w:jc w:val="right"/>
        <w:rPr>
          <w:sz w:val="28"/>
          <w:szCs w:val="28"/>
          <w:rtl/>
        </w:rPr>
      </w:pPr>
    </w:p>
    <w:p w14:paraId="345CA393" w14:textId="77777777" w:rsidR="007D199D" w:rsidRPr="002E669F" w:rsidRDefault="002E669F">
      <w:pPr>
        <w:pStyle w:val="BodyA"/>
        <w:keepNext/>
        <w:spacing w:before="240" w:after="60"/>
        <w:outlineLvl w:val="0"/>
        <w:rPr>
          <w:b/>
          <w:bCs/>
          <w:color w:val="2948A1"/>
          <w:kern w:val="32"/>
          <w:sz w:val="52"/>
          <w:szCs w:val="52"/>
          <w:u w:color="2948A1"/>
        </w:rPr>
      </w:pPr>
      <w:r w:rsidRPr="002E669F">
        <w:rPr>
          <w:b/>
          <w:bCs/>
          <w:color w:val="2948A1"/>
          <w:kern w:val="32"/>
          <w:sz w:val="52"/>
          <w:szCs w:val="52"/>
          <w:u w:color="2948A1"/>
        </w:rPr>
        <w:t>INTRODUCTION</w:t>
      </w:r>
    </w:p>
    <w:p w14:paraId="60FBFB18" w14:textId="77777777" w:rsidR="007D199D" w:rsidRPr="007F464C" w:rsidRDefault="002E669F">
      <w:pPr>
        <w:pStyle w:val="BodyA"/>
        <w:rPr>
          <w:sz w:val="28"/>
          <w:szCs w:val="27"/>
          <w:shd w:val="clear" w:color="auto" w:fill="FFFFFF"/>
        </w:rPr>
      </w:pPr>
      <w:r w:rsidRPr="007F464C">
        <w:rPr>
          <w:sz w:val="24"/>
          <w:shd w:val="clear" w:color="auto" w:fill="FFFFFF"/>
        </w:rPr>
        <w:t xml:space="preserve">From some of the world’s most beautiful beaches to the most exotic and </w:t>
      </w:r>
      <w:proofErr w:type="spellStart"/>
      <w:r w:rsidRPr="007F464C">
        <w:rPr>
          <w:sz w:val="24"/>
          <w:shd w:val="clear" w:color="auto" w:fill="FFFFFF"/>
        </w:rPr>
        <w:t>colourful</w:t>
      </w:r>
      <w:proofErr w:type="spellEnd"/>
      <w:r w:rsidRPr="007F464C">
        <w:rPr>
          <w:sz w:val="24"/>
          <w:shd w:val="clear" w:color="auto" w:fill="FFFFFF"/>
        </w:rPr>
        <w:t xml:space="preserve"> street markets on the planet, the ASEAN region has a lot to offer. </w:t>
      </w:r>
      <w:r w:rsidRPr="007F464C">
        <w:rPr>
          <w:color w:val="333333"/>
          <w:sz w:val="24"/>
          <w:u w:color="333333"/>
          <w:shd w:val="clear" w:color="auto" w:fill="FFFFFF"/>
        </w:rPr>
        <w:t xml:space="preserve">ASEAN proudly presents a beautiful variety of resources, unique of its own in the world. It is a </w:t>
      </w:r>
      <w:r w:rsidRPr="007F464C">
        <w:rPr>
          <w:color w:val="111111"/>
          <w:sz w:val="24"/>
          <w:u w:color="111111"/>
          <w:shd w:val="clear" w:color="auto" w:fill="FFFFFF"/>
        </w:rPr>
        <w:t xml:space="preserve">home to wonderful sites that stand out for their natural or cultural value, </w:t>
      </w:r>
      <w:r w:rsidRPr="007F464C">
        <w:rPr>
          <w:color w:val="333333"/>
          <w:sz w:val="24"/>
          <w:u w:color="333333"/>
          <w:shd w:val="clear" w:color="auto" w:fill="FFFFFF"/>
        </w:rPr>
        <w:t xml:space="preserve">full of super-friendly locals, plentiful nature, lush rainforest mountains, gigantic falls, deserts, and also colorful coral reefs. </w:t>
      </w:r>
      <w:r w:rsidRPr="007F464C">
        <w:rPr>
          <w:sz w:val="24"/>
          <w:shd w:val="clear" w:color="auto" w:fill="FFFFFF"/>
        </w:rPr>
        <w:t xml:space="preserve">It is a deeply spiritual region, and home to people of many faiths. It’s no surprise then, that the countries in this region are some of the top picks for </w:t>
      </w:r>
      <w:proofErr w:type="spellStart"/>
      <w:r w:rsidRPr="007F464C">
        <w:rPr>
          <w:sz w:val="24"/>
          <w:shd w:val="clear" w:color="auto" w:fill="FFFFFF"/>
        </w:rPr>
        <w:t>travellers</w:t>
      </w:r>
      <w:proofErr w:type="spellEnd"/>
      <w:r w:rsidRPr="007F464C">
        <w:rPr>
          <w:sz w:val="24"/>
          <w:shd w:val="clear" w:color="auto" w:fill="FFFFFF"/>
        </w:rPr>
        <w:t xml:space="preserve"> from across the globe.</w:t>
      </w:r>
    </w:p>
    <w:p w14:paraId="3DDCA681" w14:textId="77777777" w:rsidR="007D199D" w:rsidRPr="007F464C" w:rsidRDefault="002E669F">
      <w:pPr>
        <w:pStyle w:val="BodyA"/>
        <w:rPr>
          <w:sz w:val="24"/>
          <w:shd w:val="clear" w:color="auto" w:fill="FFFFFF"/>
        </w:rPr>
      </w:pPr>
      <w:r w:rsidRPr="007F464C">
        <w:rPr>
          <w:color w:val="333333"/>
          <w:sz w:val="24"/>
          <w:u w:color="333333"/>
          <w:shd w:val="clear" w:color="auto" w:fill="FFFFFF"/>
        </w:rPr>
        <w:t xml:space="preserve">Wonders of ASEAN </w:t>
      </w:r>
      <w:r w:rsidRPr="007F464C">
        <w:rPr>
          <w:sz w:val="24"/>
          <w:shd w:val="clear" w:color="auto" w:fill="FFFFFF"/>
        </w:rPr>
        <w:t xml:space="preserve">is creating a travel magazine to promote all about ASEAN as a tie in with the same time line as the ASEAN Tourism Forum 2018 hosted on a rotational basis among ASEAN member countries. The magazine showcases ASEAN’s diverse destinations and richness of culture, heritage and nature and above all the warmth of ASEAN hospitality. </w:t>
      </w:r>
    </w:p>
    <w:p w14:paraId="54EC7416" w14:textId="77777777" w:rsidR="007D199D" w:rsidRPr="007F464C" w:rsidRDefault="002E669F">
      <w:pPr>
        <w:pStyle w:val="BodyA"/>
        <w:rPr>
          <w:strike/>
          <w:color w:val="333333"/>
          <w:sz w:val="24"/>
          <w:u w:color="333333"/>
          <w:shd w:val="clear" w:color="auto" w:fill="FFFFFF"/>
        </w:rPr>
      </w:pPr>
      <w:commentRangeStart w:id="1"/>
      <w:r w:rsidRPr="007F464C">
        <w:rPr>
          <w:strike/>
          <w:color w:val="333333"/>
          <w:sz w:val="24"/>
          <w:highlight w:val="yellow"/>
          <w:u w:color="333333"/>
          <w:shd w:val="clear" w:color="auto" w:fill="FFFFFF"/>
        </w:rPr>
        <w:t>Wonders of ASEAN want a totally new design for its new travel magazine. Only their logo is required to be the same but the color of it could be changed from the design you will create.</w:t>
      </w:r>
      <w:commentRangeEnd w:id="1"/>
      <w:r w:rsidR="00712DB3">
        <w:rPr>
          <w:rStyle w:val="CommentReference"/>
          <w:rFonts w:ascii="Times New Roman" w:eastAsia="Arial Unicode MS" w:hAnsi="Times New Roman" w:cs="Arial Unicode MS"/>
        </w:rPr>
        <w:commentReference w:id="1"/>
      </w:r>
    </w:p>
    <w:p w14:paraId="0E2E45F0" w14:textId="77777777" w:rsidR="007D199D" w:rsidRPr="002E669F" w:rsidRDefault="007D199D">
      <w:pPr>
        <w:pStyle w:val="BodyA"/>
      </w:pPr>
    </w:p>
    <w:p w14:paraId="203DC8C7" w14:textId="77777777" w:rsidR="00BB6BBF" w:rsidRDefault="00BB6BBF">
      <w:pPr>
        <w:pStyle w:val="BodyA"/>
        <w:keepNext/>
        <w:spacing w:before="240" w:after="60"/>
        <w:outlineLvl w:val="0"/>
        <w:sectPr w:rsidR="00BB6BBF">
          <w:headerReference w:type="default" r:id="rId13"/>
          <w:footerReference w:type="default" r:id="rId14"/>
          <w:pgSz w:w="11900" w:h="16840"/>
          <w:pgMar w:top="1985" w:right="1134" w:bottom="1418" w:left="1134" w:header="567" w:footer="284" w:gutter="0"/>
          <w:cols w:space="720"/>
        </w:sectPr>
      </w:pPr>
    </w:p>
    <w:p w14:paraId="7D4C43CB" w14:textId="77777777" w:rsidR="007D199D" w:rsidRPr="002E669F" w:rsidRDefault="002E669F">
      <w:pPr>
        <w:pStyle w:val="BodyA"/>
        <w:keepNext/>
        <w:spacing w:before="240" w:after="60"/>
        <w:outlineLvl w:val="0"/>
        <w:rPr>
          <w:b/>
          <w:bCs/>
          <w:color w:val="2948A1"/>
          <w:kern w:val="32"/>
          <w:sz w:val="52"/>
          <w:szCs w:val="52"/>
          <w:u w:color="2948A1"/>
        </w:rPr>
      </w:pPr>
      <w:r w:rsidRPr="002E669F">
        <w:rPr>
          <w:b/>
          <w:bCs/>
          <w:color w:val="2948A1"/>
          <w:kern w:val="32"/>
          <w:sz w:val="52"/>
          <w:szCs w:val="52"/>
          <w:u w:color="2948A1"/>
        </w:rPr>
        <w:lastRenderedPageBreak/>
        <w:t>DESCRIPTION OF PROJECT AND TASKS</w:t>
      </w:r>
    </w:p>
    <w:p w14:paraId="71D1CA37" w14:textId="77777777" w:rsidR="007D199D" w:rsidRPr="007F464C" w:rsidRDefault="002E669F" w:rsidP="007F464C">
      <w:pPr>
        <w:pStyle w:val="BodyA"/>
        <w:keepNext/>
        <w:outlineLvl w:val="0"/>
        <w:rPr>
          <w:sz w:val="24"/>
        </w:rPr>
      </w:pPr>
      <w:r w:rsidRPr="007F464C">
        <w:rPr>
          <w:sz w:val="24"/>
        </w:rPr>
        <w:t>The scope is to include in the following sequence:</w:t>
      </w:r>
    </w:p>
    <w:p w14:paraId="18478968" w14:textId="77777777" w:rsidR="007D199D" w:rsidRPr="007F464C" w:rsidRDefault="002E669F" w:rsidP="007F464C">
      <w:pPr>
        <w:pStyle w:val="ListParagraph"/>
        <w:keepNext/>
        <w:numPr>
          <w:ilvl w:val="0"/>
          <w:numId w:val="4"/>
        </w:numPr>
        <w:spacing w:after="0"/>
        <w:outlineLvl w:val="0"/>
        <w:rPr>
          <w:sz w:val="24"/>
        </w:rPr>
      </w:pPr>
      <w:r w:rsidRPr="007F464C">
        <w:rPr>
          <w:sz w:val="24"/>
        </w:rPr>
        <w:t xml:space="preserve">Front &amp; Back Cover ( Outer Cover ) of the magazine, including the Front &amp; Back Cover </w:t>
      </w:r>
      <w:r w:rsidRPr="007F464C">
        <w:rPr>
          <w:sz w:val="24"/>
        </w:rPr>
        <w:br/>
        <w:t>( Inner Cover ) of the magazine.</w:t>
      </w:r>
    </w:p>
    <w:p w14:paraId="0B6F2424" w14:textId="07CC17E5" w:rsidR="007D199D" w:rsidRPr="007F464C" w:rsidRDefault="00674D13" w:rsidP="007F464C">
      <w:pPr>
        <w:pStyle w:val="ListParagraph"/>
        <w:keepNext/>
        <w:numPr>
          <w:ilvl w:val="0"/>
          <w:numId w:val="4"/>
        </w:numPr>
        <w:spacing w:after="0"/>
        <w:outlineLvl w:val="0"/>
        <w:rPr>
          <w:sz w:val="24"/>
          <w:szCs w:val="24"/>
        </w:rPr>
      </w:pPr>
      <w:r w:rsidRPr="007F464C">
        <w:rPr>
          <w:sz w:val="24"/>
          <w:szCs w:val="24"/>
        </w:rPr>
        <w:t>Inner Pages</w:t>
      </w:r>
    </w:p>
    <w:p w14:paraId="41CA25E3" w14:textId="6B3FB276" w:rsidR="007D199D" w:rsidRPr="007F464C" w:rsidRDefault="002E669F" w:rsidP="007F464C">
      <w:pPr>
        <w:pStyle w:val="ListParagraph"/>
        <w:keepNext/>
        <w:numPr>
          <w:ilvl w:val="0"/>
          <w:numId w:val="4"/>
        </w:numPr>
        <w:spacing w:after="0"/>
        <w:outlineLvl w:val="0"/>
        <w:rPr>
          <w:sz w:val="24"/>
        </w:rPr>
      </w:pPr>
      <w:r w:rsidRPr="007F464C">
        <w:rPr>
          <w:sz w:val="24"/>
        </w:rPr>
        <w:t xml:space="preserve">Double </w:t>
      </w:r>
      <w:r w:rsidR="00674D13">
        <w:t xml:space="preserve">spread </w:t>
      </w:r>
      <w:r w:rsidRPr="007F464C">
        <w:rPr>
          <w:sz w:val="24"/>
        </w:rPr>
        <w:t xml:space="preserve">page of the introduction of the 10 Wonders of </w:t>
      </w:r>
      <w:r w:rsidR="00674D13">
        <w:rPr>
          <w:sz w:val="24"/>
        </w:rPr>
        <w:t>ASEAN</w:t>
      </w:r>
      <w:r w:rsidRPr="007F464C">
        <w:rPr>
          <w:sz w:val="24"/>
        </w:rPr>
        <w:t>.</w:t>
      </w:r>
    </w:p>
    <w:p w14:paraId="031C40C6" w14:textId="3BBD6104" w:rsidR="007D199D" w:rsidRPr="007F464C" w:rsidRDefault="002E669F" w:rsidP="007F464C">
      <w:pPr>
        <w:pStyle w:val="ListParagraph"/>
        <w:keepNext/>
        <w:numPr>
          <w:ilvl w:val="0"/>
          <w:numId w:val="4"/>
        </w:numPr>
        <w:spacing w:after="0"/>
        <w:outlineLvl w:val="0"/>
        <w:rPr>
          <w:sz w:val="24"/>
        </w:rPr>
      </w:pPr>
      <w:r w:rsidRPr="007F464C">
        <w:rPr>
          <w:sz w:val="24"/>
        </w:rPr>
        <w:t>Double</w:t>
      </w:r>
      <w:r w:rsidR="00674D13">
        <w:rPr>
          <w:sz w:val="24"/>
        </w:rPr>
        <w:t xml:space="preserve"> </w:t>
      </w:r>
      <w:r w:rsidR="00674D13">
        <w:t>spread</w:t>
      </w:r>
      <w:r w:rsidRPr="007F464C">
        <w:rPr>
          <w:sz w:val="24"/>
        </w:rPr>
        <w:t xml:space="preserve"> page of the </w:t>
      </w:r>
      <w:r w:rsidR="00674D13">
        <w:rPr>
          <w:sz w:val="24"/>
        </w:rPr>
        <w:t>ASEAN</w:t>
      </w:r>
      <w:r w:rsidR="00674D13" w:rsidRPr="007F464C">
        <w:rPr>
          <w:sz w:val="24"/>
        </w:rPr>
        <w:t xml:space="preserve"> </w:t>
      </w:r>
      <w:r w:rsidRPr="007F464C">
        <w:rPr>
          <w:sz w:val="24"/>
        </w:rPr>
        <w:t xml:space="preserve">Travel Guide </w:t>
      </w:r>
      <w:proofErr w:type="gramStart"/>
      <w:r w:rsidRPr="007F464C">
        <w:rPr>
          <w:sz w:val="24"/>
        </w:rPr>
        <w:t>( The</w:t>
      </w:r>
      <w:proofErr w:type="gramEnd"/>
      <w:r w:rsidRPr="007F464C">
        <w:rPr>
          <w:sz w:val="24"/>
        </w:rPr>
        <w:t xml:space="preserve"> first guide to appear in this travel magazine ).</w:t>
      </w:r>
    </w:p>
    <w:p w14:paraId="6DED8E18" w14:textId="77777777" w:rsidR="007D199D" w:rsidRPr="007F464C" w:rsidRDefault="002E669F" w:rsidP="007F464C">
      <w:pPr>
        <w:pStyle w:val="ListParagraph"/>
        <w:keepNext/>
        <w:numPr>
          <w:ilvl w:val="0"/>
          <w:numId w:val="4"/>
        </w:numPr>
        <w:spacing w:after="0"/>
        <w:outlineLvl w:val="0"/>
        <w:rPr>
          <w:sz w:val="24"/>
        </w:rPr>
      </w:pPr>
      <w:r w:rsidRPr="007F464C">
        <w:rPr>
          <w:sz w:val="24"/>
        </w:rPr>
        <w:t>Single page advertisement.</w:t>
      </w:r>
    </w:p>
    <w:p w14:paraId="4D712854" w14:textId="77777777" w:rsidR="007D199D" w:rsidRPr="002E669F" w:rsidRDefault="002E669F">
      <w:pPr>
        <w:pStyle w:val="BodyA"/>
        <w:keepNext/>
        <w:spacing w:before="240"/>
        <w:outlineLvl w:val="2"/>
        <w:rPr>
          <w:b/>
          <w:bCs/>
          <w:sz w:val="40"/>
          <w:szCs w:val="40"/>
        </w:rPr>
      </w:pPr>
      <w:r w:rsidRPr="002E669F">
        <w:rPr>
          <w:b/>
          <w:bCs/>
          <w:sz w:val="40"/>
          <w:szCs w:val="40"/>
        </w:rPr>
        <w:t>Project:</w:t>
      </w:r>
    </w:p>
    <w:p w14:paraId="092507CB" w14:textId="05AE5B2C" w:rsidR="007D199D" w:rsidRPr="002E669F" w:rsidRDefault="002E669F">
      <w:pPr>
        <w:pStyle w:val="BodyA"/>
        <w:rPr>
          <w:sz w:val="24"/>
          <w:szCs w:val="24"/>
        </w:rPr>
      </w:pPr>
      <w:r w:rsidRPr="002E669F">
        <w:rPr>
          <w:sz w:val="24"/>
          <w:szCs w:val="24"/>
          <w:lang w:val="it-IT"/>
        </w:rPr>
        <w:t>Travel Magazine Design.</w:t>
      </w:r>
      <w:r w:rsidRPr="007F464C">
        <w:rPr>
          <w:sz w:val="24"/>
          <w:szCs w:val="24"/>
        </w:rPr>
        <w:t xml:space="preserve"> A complete editorial design with</w:t>
      </w:r>
      <w:ins w:id="2" w:author="arnoldsandjaja@gmail.com" w:date="2018-08-01T09:12:00Z">
        <w:r w:rsidR="00674D13">
          <w:rPr>
            <w:sz w:val="24"/>
            <w:szCs w:val="24"/>
          </w:rPr>
          <w:t>:</w:t>
        </w:r>
      </w:ins>
    </w:p>
    <w:p w14:paraId="6CA8B216" w14:textId="77777777" w:rsidR="007D199D" w:rsidRPr="007F464C" w:rsidRDefault="002E669F" w:rsidP="007F464C">
      <w:pPr>
        <w:pStyle w:val="BodyA"/>
        <w:numPr>
          <w:ilvl w:val="0"/>
          <w:numId w:val="6"/>
        </w:numPr>
        <w:spacing w:after="0"/>
        <w:rPr>
          <w:sz w:val="24"/>
          <w:szCs w:val="24"/>
        </w:rPr>
      </w:pPr>
      <w:r w:rsidRPr="007F464C">
        <w:rPr>
          <w:sz w:val="24"/>
          <w:szCs w:val="24"/>
        </w:rPr>
        <w:t xml:space="preserve">Task 1: Masthead </w:t>
      </w:r>
    </w:p>
    <w:p w14:paraId="1EC4F0CD" w14:textId="77777777" w:rsidR="007D199D" w:rsidRPr="007F464C" w:rsidRDefault="002E669F" w:rsidP="007F464C">
      <w:pPr>
        <w:pStyle w:val="BodyA"/>
        <w:numPr>
          <w:ilvl w:val="0"/>
          <w:numId w:val="6"/>
        </w:numPr>
        <w:spacing w:after="0"/>
        <w:rPr>
          <w:sz w:val="24"/>
          <w:szCs w:val="24"/>
        </w:rPr>
      </w:pPr>
      <w:r w:rsidRPr="007F464C">
        <w:rPr>
          <w:sz w:val="24"/>
          <w:szCs w:val="24"/>
        </w:rPr>
        <w:t xml:space="preserve">Task 2: Front &amp; Back Cover Design </w:t>
      </w:r>
      <w:proofErr w:type="gramStart"/>
      <w:r w:rsidRPr="007F464C">
        <w:rPr>
          <w:sz w:val="24"/>
          <w:szCs w:val="24"/>
        </w:rPr>
        <w:t>( Both</w:t>
      </w:r>
      <w:proofErr w:type="gramEnd"/>
      <w:r w:rsidRPr="007F464C">
        <w:rPr>
          <w:sz w:val="24"/>
          <w:szCs w:val="24"/>
        </w:rPr>
        <w:t xml:space="preserve"> Outer and Inner part of Cover Design )</w:t>
      </w:r>
    </w:p>
    <w:p w14:paraId="0456B73A" w14:textId="77777777" w:rsidR="007D199D" w:rsidRPr="007F464C" w:rsidRDefault="002E669F" w:rsidP="007F464C">
      <w:pPr>
        <w:pStyle w:val="BodyA"/>
        <w:numPr>
          <w:ilvl w:val="0"/>
          <w:numId w:val="6"/>
        </w:numPr>
        <w:spacing w:after="0"/>
        <w:rPr>
          <w:sz w:val="24"/>
          <w:szCs w:val="24"/>
          <w:lang w:val="de-DE"/>
        </w:rPr>
      </w:pPr>
      <w:r w:rsidRPr="007F464C">
        <w:rPr>
          <w:sz w:val="24"/>
          <w:szCs w:val="24"/>
          <w:lang w:val="de-DE"/>
        </w:rPr>
        <w:t xml:space="preserve">Task 3: 8 </w:t>
      </w:r>
      <w:proofErr w:type="spellStart"/>
      <w:r w:rsidRPr="007F464C">
        <w:rPr>
          <w:sz w:val="24"/>
          <w:szCs w:val="24"/>
          <w:lang w:val="de-DE"/>
        </w:rPr>
        <w:t>Inner</w:t>
      </w:r>
      <w:proofErr w:type="spellEnd"/>
      <w:r w:rsidRPr="007F464C">
        <w:rPr>
          <w:sz w:val="24"/>
          <w:szCs w:val="24"/>
          <w:lang w:val="de-DE"/>
        </w:rPr>
        <w:t xml:space="preserve"> Pages</w:t>
      </w:r>
    </w:p>
    <w:p w14:paraId="0DBFDBE1" w14:textId="77777777" w:rsidR="007D199D" w:rsidRPr="007F464C" w:rsidRDefault="002E669F" w:rsidP="007F464C">
      <w:pPr>
        <w:pStyle w:val="BodyA"/>
        <w:numPr>
          <w:ilvl w:val="0"/>
          <w:numId w:val="6"/>
        </w:numPr>
        <w:spacing w:after="0"/>
        <w:rPr>
          <w:sz w:val="24"/>
          <w:szCs w:val="24"/>
        </w:rPr>
      </w:pPr>
      <w:r w:rsidRPr="007F464C">
        <w:rPr>
          <w:sz w:val="24"/>
          <w:szCs w:val="24"/>
        </w:rPr>
        <w:t>Task 4: Full Catalogue Mockup</w:t>
      </w:r>
    </w:p>
    <w:p w14:paraId="1462F5DF" w14:textId="77777777" w:rsidR="007D199D" w:rsidRPr="002E669F" w:rsidRDefault="002E669F">
      <w:pPr>
        <w:pStyle w:val="BodyA"/>
        <w:keepNext/>
        <w:spacing w:before="240" w:after="60"/>
        <w:outlineLvl w:val="2"/>
        <w:rPr>
          <w:b/>
          <w:bCs/>
          <w:sz w:val="40"/>
          <w:szCs w:val="40"/>
        </w:rPr>
      </w:pPr>
      <w:r w:rsidRPr="002E669F">
        <w:rPr>
          <w:b/>
          <w:bCs/>
          <w:sz w:val="40"/>
          <w:szCs w:val="40"/>
        </w:rPr>
        <w:t>Target group:</w:t>
      </w:r>
    </w:p>
    <w:p w14:paraId="337F2928" w14:textId="77777777" w:rsidR="007D199D" w:rsidRPr="007F464C" w:rsidRDefault="002E669F" w:rsidP="007F464C">
      <w:pPr>
        <w:pStyle w:val="BodyA"/>
        <w:numPr>
          <w:ilvl w:val="0"/>
          <w:numId w:val="8"/>
        </w:numPr>
        <w:spacing w:after="0"/>
        <w:rPr>
          <w:sz w:val="24"/>
        </w:rPr>
      </w:pPr>
      <w:proofErr w:type="gramStart"/>
      <w:r w:rsidRPr="007F464C">
        <w:rPr>
          <w:sz w:val="24"/>
        </w:rPr>
        <w:t>Age :</w:t>
      </w:r>
      <w:proofErr w:type="gramEnd"/>
      <w:r w:rsidRPr="007F464C">
        <w:rPr>
          <w:sz w:val="24"/>
        </w:rPr>
        <w:t xml:space="preserve"> 28 to 58</w:t>
      </w:r>
    </w:p>
    <w:p w14:paraId="305A9F66" w14:textId="77777777" w:rsidR="007D199D" w:rsidRPr="007F464C" w:rsidRDefault="002E669F" w:rsidP="007F464C">
      <w:pPr>
        <w:pStyle w:val="BodyA"/>
        <w:numPr>
          <w:ilvl w:val="0"/>
          <w:numId w:val="8"/>
        </w:numPr>
        <w:spacing w:after="0"/>
        <w:rPr>
          <w:sz w:val="24"/>
        </w:rPr>
      </w:pPr>
      <w:proofErr w:type="gramStart"/>
      <w:r w:rsidRPr="007F464C">
        <w:rPr>
          <w:sz w:val="24"/>
        </w:rPr>
        <w:t>Sex :</w:t>
      </w:r>
      <w:proofErr w:type="gramEnd"/>
      <w:r w:rsidRPr="007F464C">
        <w:rPr>
          <w:sz w:val="24"/>
        </w:rPr>
        <w:t xml:space="preserve"> Male and Female</w:t>
      </w:r>
    </w:p>
    <w:p w14:paraId="1FA1EAEB" w14:textId="77777777" w:rsidR="007D199D" w:rsidRPr="007F464C" w:rsidRDefault="002E669F" w:rsidP="007F464C">
      <w:pPr>
        <w:pStyle w:val="BodyA"/>
        <w:numPr>
          <w:ilvl w:val="0"/>
          <w:numId w:val="8"/>
        </w:numPr>
        <w:spacing w:after="0"/>
        <w:rPr>
          <w:sz w:val="24"/>
        </w:rPr>
      </w:pPr>
      <w:proofErr w:type="gramStart"/>
      <w:r w:rsidRPr="007F464C">
        <w:rPr>
          <w:sz w:val="24"/>
        </w:rPr>
        <w:t>Nationality :</w:t>
      </w:r>
      <w:proofErr w:type="gramEnd"/>
      <w:r w:rsidRPr="007F464C">
        <w:rPr>
          <w:sz w:val="24"/>
        </w:rPr>
        <w:t xml:space="preserve"> International</w:t>
      </w:r>
    </w:p>
    <w:p w14:paraId="21BDEB33" w14:textId="77777777" w:rsidR="007D199D" w:rsidRPr="007F464C" w:rsidRDefault="002E669F" w:rsidP="007F464C">
      <w:pPr>
        <w:pStyle w:val="BodyA"/>
        <w:numPr>
          <w:ilvl w:val="0"/>
          <w:numId w:val="8"/>
        </w:numPr>
        <w:spacing w:after="0"/>
        <w:rPr>
          <w:sz w:val="24"/>
        </w:rPr>
      </w:pPr>
      <w:r w:rsidRPr="007F464C">
        <w:rPr>
          <w:sz w:val="24"/>
        </w:rPr>
        <w:t xml:space="preserve">Social </w:t>
      </w:r>
      <w:proofErr w:type="gramStart"/>
      <w:r w:rsidRPr="007F464C">
        <w:rPr>
          <w:sz w:val="24"/>
        </w:rPr>
        <w:t>Class :</w:t>
      </w:r>
      <w:proofErr w:type="gramEnd"/>
      <w:r w:rsidRPr="007F464C">
        <w:rPr>
          <w:sz w:val="24"/>
        </w:rPr>
        <w:t xml:space="preserve"> Middle and Upper Class</w:t>
      </w:r>
    </w:p>
    <w:p w14:paraId="0DF4D55A" w14:textId="77777777" w:rsidR="007D199D" w:rsidRPr="007F464C" w:rsidRDefault="002E669F" w:rsidP="007F464C">
      <w:pPr>
        <w:pStyle w:val="BodyA"/>
        <w:numPr>
          <w:ilvl w:val="0"/>
          <w:numId w:val="8"/>
        </w:numPr>
        <w:spacing w:after="0"/>
        <w:rPr>
          <w:sz w:val="24"/>
        </w:rPr>
      </w:pPr>
      <w:r w:rsidRPr="007F464C">
        <w:rPr>
          <w:sz w:val="24"/>
        </w:rPr>
        <w:t xml:space="preserve">Personal </w:t>
      </w:r>
      <w:proofErr w:type="gramStart"/>
      <w:r w:rsidRPr="007F464C">
        <w:rPr>
          <w:sz w:val="24"/>
        </w:rPr>
        <w:t>Attributes :</w:t>
      </w:r>
      <w:proofErr w:type="gramEnd"/>
      <w:r w:rsidRPr="007F464C">
        <w:rPr>
          <w:sz w:val="24"/>
        </w:rPr>
        <w:t xml:space="preserve"> Loves to travel, open minded, enjoy nature, ranging from young backpackers, honeymooners to elder retirees</w:t>
      </w:r>
    </w:p>
    <w:p w14:paraId="04A99EA9" w14:textId="77777777" w:rsidR="007D199D" w:rsidRPr="002E669F" w:rsidRDefault="002E669F">
      <w:pPr>
        <w:pStyle w:val="BodyA"/>
        <w:keepNext/>
        <w:spacing w:before="240" w:after="60"/>
        <w:outlineLvl w:val="0"/>
      </w:pPr>
      <w:r w:rsidRPr="002E669F">
        <w:rPr>
          <w:b/>
          <w:bCs/>
          <w:color w:val="FF0000"/>
          <w:kern w:val="32"/>
          <w:sz w:val="48"/>
          <w:szCs w:val="48"/>
          <w:u w:color="FF0000"/>
        </w:rPr>
        <w:br w:type="page"/>
      </w:r>
    </w:p>
    <w:p w14:paraId="7A387F60" w14:textId="77777777" w:rsidR="007D199D" w:rsidRPr="002E669F" w:rsidRDefault="002E669F">
      <w:pPr>
        <w:pStyle w:val="BodyA"/>
        <w:keepNext/>
        <w:spacing w:before="240" w:after="60"/>
        <w:outlineLvl w:val="0"/>
        <w:rPr>
          <w:b/>
          <w:bCs/>
          <w:kern w:val="32"/>
          <w:sz w:val="48"/>
          <w:szCs w:val="48"/>
        </w:rPr>
      </w:pPr>
      <w:r w:rsidRPr="002E669F">
        <w:rPr>
          <w:b/>
          <w:bCs/>
          <w:color w:val="2948A1"/>
          <w:kern w:val="32"/>
          <w:sz w:val="52"/>
          <w:szCs w:val="52"/>
          <w:u w:color="2948A1"/>
        </w:rPr>
        <w:lastRenderedPageBreak/>
        <w:t>INSTRUCTIONS TO THE COMPETITOR</w:t>
      </w:r>
    </w:p>
    <w:p w14:paraId="647B78BD" w14:textId="77777777" w:rsidR="007D199D" w:rsidRPr="00712DB3" w:rsidRDefault="002E669F">
      <w:pPr>
        <w:pStyle w:val="Default"/>
        <w:numPr>
          <w:ilvl w:val="0"/>
          <w:numId w:val="10"/>
        </w:numPr>
        <w:spacing w:line="276" w:lineRule="auto"/>
        <w:rPr>
          <w:rFonts w:ascii="Calibri" w:eastAsia="Calibri" w:hAnsi="Calibri" w:cs="Calibri"/>
          <w:sz w:val="24"/>
        </w:rPr>
      </w:pPr>
      <w:r w:rsidRPr="00712DB3">
        <w:rPr>
          <w:rFonts w:ascii="Calibri" w:eastAsia="Calibri" w:hAnsi="Calibri" w:cs="Calibri"/>
          <w:sz w:val="24"/>
          <w:shd w:val="clear" w:color="auto" w:fill="FFFFFF"/>
        </w:rPr>
        <w:t>Create a folder on your Desktop called YY_MOD</w:t>
      </w:r>
      <w:r w:rsidR="000E01CE" w:rsidRPr="00712DB3">
        <w:rPr>
          <w:rFonts w:ascii="Calibri" w:eastAsia="Calibri" w:hAnsi="Calibri" w:cs="Calibri"/>
          <w:sz w:val="24"/>
          <w:shd w:val="clear" w:color="auto" w:fill="FFFFFF"/>
        </w:rPr>
        <w:t>_</w:t>
      </w:r>
      <w:r w:rsidRPr="00712DB3">
        <w:rPr>
          <w:rFonts w:ascii="Calibri" w:eastAsia="Calibri" w:hAnsi="Calibri" w:cs="Calibri"/>
          <w:sz w:val="24"/>
          <w:shd w:val="clear" w:color="auto" w:fill="FFFFFF"/>
        </w:rPr>
        <w:t>2</w:t>
      </w:r>
      <w:r w:rsidR="000E01CE" w:rsidRPr="00712DB3">
        <w:rPr>
          <w:rFonts w:ascii="Calibri" w:eastAsia="Calibri" w:hAnsi="Calibri" w:cs="Calibri"/>
          <w:sz w:val="24"/>
          <w:shd w:val="clear" w:color="auto" w:fill="FFFFFF"/>
        </w:rPr>
        <w:t xml:space="preserve"> </w:t>
      </w:r>
      <w:r w:rsidRPr="00712DB3">
        <w:rPr>
          <w:rFonts w:ascii="Calibri" w:eastAsia="Calibri" w:hAnsi="Calibri" w:cs="Calibri"/>
          <w:sz w:val="24"/>
          <w:shd w:val="clear" w:color="auto" w:fill="FFFFFF"/>
        </w:rPr>
        <w:t xml:space="preserve">(YY represents the number of your workstation). </w:t>
      </w:r>
    </w:p>
    <w:p w14:paraId="6FD3D608" w14:textId="77777777" w:rsidR="007D199D" w:rsidRPr="00712DB3" w:rsidRDefault="002E669F">
      <w:pPr>
        <w:pStyle w:val="BodyA"/>
        <w:numPr>
          <w:ilvl w:val="0"/>
          <w:numId w:val="11"/>
        </w:numPr>
        <w:spacing w:after="0"/>
        <w:rPr>
          <w:sz w:val="24"/>
        </w:rPr>
      </w:pPr>
      <w:r w:rsidRPr="00712DB3">
        <w:rPr>
          <w:sz w:val="24"/>
        </w:rPr>
        <w:t>This folder must include the following 2 subfolders:</w:t>
      </w:r>
      <w:ins w:id="3" w:author="arnoldsandjaja@gmail.com" w:date="2018-06-29T22:59:00Z">
        <w:r w:rsidRPr="00712DB3">
          <w:rPr>
            <w:sz w:val="24"/>
          </w:rPr>
          <w:t xml:space="preserve"> </w:t>
        </w:r>
      </w:ins>
    </w:p>
    <w:p w14:paraId="2CC6D5E9" w14:textId="2180D4CF" w:rsidR="007D199D" w:rsidRPr="005040A6" w:rsidRDefault="002E669F" w:rsidP="005040A6">
      <w:pPr>
        <w:pStyle w:val="BodyA"/>
        <w:numPr>
          <w:ilvl w:val="0"/>
          <w:numId w:val="55"/>
        </w:numPr>
        <w:spacing w:after="0"/>
        <w:rPr>
          <w:sz w:val="24"/>
        </w:rPr>
      </w:pPr>
      <w:r w:rsidRPr="005040A6">
        <w:rPr>
          <w:sz w:val="24"/>
        </w:rPr>
        <w:t>A folder named “</w:t>
      </w:r>
      <w:r w:rsidRPr="005040A6">
        <w:rPr>
          <w:b/>
          <w:bCs/>
          <w:sz w:val="24"/>
          <w:lang w:val="de-DE"/>
        </w:rPr>
        <w:t>Final</w:t>
      </w:r>
      <w:r w:rsidRPr="005040A6">
        <w:rPr>
          <w:b/>
          <w:bCs/>
          <w:sz w:val="24"/>
        </w:rPr>
        <w:t>”:</w:t>
      </w:r>
      <w:r w:rsidRPr="005040A6">
        <w:rPr>
          <w:sz w:val="24"/>
          <w:rtl/>
          <w:lang w:val="ar-SA"/>
        </w:rPr>
        <w:t xml:space="preserve"> </w:t>
      </w:r>
      <w:r w:rsidRPr="005040A6">
        <w:rPr>
          <w:sz w:val="24"/>
        </w:rPr>
        <w:t xml:space="preserve">it should contain all of the final files in subfolders </w:t>
      </w:r>
      <w:r w:rsidRPr="005040A6">
        <w:rPr>
          <w:b/>
          <w:bCs/>
          <w:sz w:val="24"/>
        </w:rPr>
        <w:t xml:space="preserve">Task 1, Task 2, Task </w:t>
      </w:r>
      <w:proofErr w:type="gramStart"/>
      <w:r w:rsidRPr="005040A6">
        <w:rPr>
          <w:b/>
          <w:bCs/>
          <w:sz w:val="24"/>
        </w:rPr>
        <w:t>3</w:t>
      </w:r>
      <w:r w:rsidRPr="005040A6">
        <w:rPr>
          <w:sz w:val="24"/>
        </w:rPr>
        <w:t xml:space="preserve">  </w:t>
      </w:r>
      <w:r w:rsidRPr="005040A6">
        <w:rPr>
          <w:b/>
          <w:bCs/>
          <w:sz w:val="24"/>
        </w:rPr>
        <w:t>and</w:t>
      </w:r>
      <w:proofErr w:type="gramEnd"/>
      <w:r w:rsidRPr="005040A6">
        <w:rPr>
          <w:b/>
          <w:bCs/>
          <w:sz w:val="24"/>
        </w:rPr>
        <w:t xml:space="preserve"> Task 4</w:t>
      </w:r>
      <w:r w:rsidRPr="005040A6">
        <w:rPr>
          <w:sz w:val="24"/>
        </w:rPr>
        <w:t xml:space="preserve"> with PDF, ICC profile, native files, fonts and linked images.</w:t>
      </w:r>
    </w:p>
    <w:p w14:paraId="190D559B" w14:textId="6670C178" w:rsidR="005040A6" w:rsidRPr="005040A6" w:rsidRDefault="002E669F" w:rsidP="005040A6">
      <w:pPr>
        <w:pStyle w:val="BodyA"/>
        <w:numPr>
          <w:ilvl w:val="0"/>
          <w:numId w:val="55"/>
        </w:numPr>
        <w:spacing w:after="0"/>
        <w:rPr>
          <w:sz w:val="24"/>
        </w:rPr>
      </w:pPr>
      <w:r w:rsidRPr="005040A6">
        <w:rPr>
          <w:sz w:val="24"/>
        </w:rPr>
        <w:t>A folder named “</w:t>
      </w:r>
      <w:proofErr w:type="spellStart"/>
      <w:r w:rsidRPr="005040A6">
        <w:rPr>
          <w:b/>
          <w:bCs/>
          <w:sz w:val="24"/>
          <w:lang w:val="it-IT"/>
        </w:rPr>
        <w:t>Original</w:t>
      </w:r>
      <w:proofErr w:type="spellEnd"/>
      <w:r w:rsidRPr="005040A6">
        <w:rPr>
          <w:b/>
          <w:bCs/>
          <w:sz w:val="24"/>
        </w:rPr>
        <w:t>”:</w:t>
      </w:r>
      <w:r w:rsidRPr="005040A6">
        <w:rPr>
          <w:sz w:val="24"/>
        </w:rPr>
        <w:t xml:space="preserve"> it should contain other</w:t>
      </w:r>
      <w:r w:rsidRPr="005040A6">
        <w:rPr>
          <w:sz w:val="24"/>
          <w:lang w:val="fr-FR"/>
        </w:rPr>
        <w:t xml:space="preserve"> files </w:t>
      </w:r>
      <w:r w:rsidRPr="005040A6">
        <w:rPr>
          <w:sz w:val="24"/>
        </w:rPr>
        <w:t>that are not final files used for creating your design.</w:t>
      </w:r>
    </w:p>
    <w:p w14:paraId="253007B0" w14:textId="77777777" w:rsidR="007D199D" w:rsidRPr="005040A6" w:rsidRDefault="002E669F" w:rsidP="005040A6">
      <w:pPr>
        <w:pStyle w:val="BodyA"/>
        <w:numPr>
          <w:ilvl w:val="0"/>
          <w:numId w:val="55"/>
        </w:numPr>
        <w:spacing w:after="0"/>
        <w:rPr>
          <w:sz w:val="24"/>
        </w:rPr>
      </w:pPr>
      <w:r w:rsidRPr="005040A6">
        <w:rPr>
          <w:sz w:val="24"/>
        </w:rPr>
        <w:t>The color mode of your images will be evaluated in the press/web ready PDF files.</w:t>
      </w:r>
    </w:p>
    <w:p w14:paraId="3EA3BCD6" w14:textId="77777777" w:rsidR="007D199D" w:rsidRPr="005040A6" w:rsidRDefault="002E669F" w:rsidP="005040A6">
      <w:pPr>
        <w:pStyle w:val="ListParagraph"/>
        <w:numPr>
          <w:ilvl w:val="0"/>
          <w:numId w:val="55"/>
        </w:numPr>
        <w:spacing w:after="0"/>
        <w:rPr>
          <w:sz w:val="24"/>
          <w:rtl/>
        </w:rPr>
      </w:pPr>
      <w:r w:rsidRPr="005040A6">
        <w:rPr>
          <w:sz w:val="24"/>
        </w:rPr>
        <w:t>The final resolution and file formats will be assessed in the InDesign files.</w:t>
      </w:r>
    </w:p>
    <w:p w14:paraId="2A9025AD" w14:textId="77777777" w:rsidR="007D199D" w:rsidRPr="005040A6" w:rsidRDefault="002E669F" w:rsidP="005040A6">
      <w:pPr>
        <w:pStyle w:val="BodyA"/>
        <w:numPr>
          <w:ilvl w:val="0"/>
          <w:numId w:val="55"/>
        </w:numPr>
        <w:spacing w:after="0"/>
        <w:rPr>
          <w:sz w:val="24"/>
        </w:rPr>
      </w:pPr>
      <w:r w:rsidRPr="005040A6">
        <w:rPr>
          <w:sz w:val="24"/>
        </w:rPr>
        <w:t>The JPG file format is NOT ACCEPTED for images. Only the following file formats are acceptable. TIF / EPS / AI / PSD / DSC 2.0.</w:t>
      </w:r>
    </w:p>
    <w:p w14:paraId="77021FB5" w14:textId="77777777" w:rsidR="007D199D" w:rsidRPr="005040A6" w:rsidRDefault="002E669F" w:rsidP="005040A6">
      <w:pPr>
        <w:pStyle w:val="BodyA"/>
        <w:numPr>
          <w:ilvl w:val="0"/>
          <w:numId w:val="55"/>
        </w:numPr>
        <w:spacing w:after="0"/>
        <w:rPr>
          <w:sz w:val="24"/>
        </w:rPr>
      </w:pPr>
      <w:r w:rsidRPr="005040A6">
        <w:rPr>
          <w:sz w:val="24"/>
        </w:rPr>
        <w:t>Tasks must be created in Adobe InDesign (page layouts), Illustrator (masthead and elements design) and Photoshop (collage/</w:t>
      </w:r>
      <w:r w:rsidRPr="005040A6">
        <w:rPr>
          <w:sz w:val="24"/>
          <w:lang w:val="fr-FR"/>
        </w:rPr>
        <w:t>montage images).</w:t>
      </w:r>
    </w:p>
    <w:p w14:paraId="278755FF" w14:textId="77777777" w:rsidR="007D199D" w:rsidRPr="005040A6" w:rsidRDefault="002E669F" w:rsidP="005040A6">
      <w:pPr>
        <w:pStyle w:val="BodyA"/>
        <w:numPr>
          <w:ilvl w:val="0"/>
          <w:numId w:val="55"/>
        </w:numPr>
        <w:spacing w:after="0"/>
        <w:rPr>
          <w:sz w:val="24"/>
        </w:rPr>
      </w:pPr>
      <w:r w:rsidRPr="005040A6">
        <w:rPr>
          <w:sz w:val="24"/>
        </w:rPr>
        <w:t>Images must not be embedded or placed in Adobe Illustrator, or embedded in InDesign.</w:t>
      </w:r>
    </w:p>
    <w:p w14:paraId="0DFAD934" w14:textId="77777777" w:rsidR="007D199D" w:rsidRPr="005040A6" w:rsidRDefault="002E669F" w:rsidP="005040A6">
      <w:pPr>
        <w:pStyle w:val="BodyA"/>
        <w:numPr>
          <w:ilvl w:val="0"/>
          <w:numId w:val="55"/>
        </w:numPr>
        <w:spacing w:after="0"/>
        <w:rPr>
          <w:sz w:val="24"/>
        </w:rPr>
      </w:pPr>
      <w:r w:rsidRPr="005040A6">
        <w:rPr>
          <w:sz w:val="24"/>
        </w:rPr>
        <w:t>You must use ALL of the text provided for each task as specified.</w:t>
      </w:r>
    </w:p>
    <w:p w14:paraId="6B6B50E4" w14:textId="77777777" w:rsidR="007D199D" w:rsidRPr="005040A6" w:rsidRDefault="002E669F" w:rsidP="005040A6">
      <w:pPr>
        <w:pStyle w:val="BodyA"/>
        <w:numPr>
          <w:ilvl w:val="0"/>
          <w:numId w:val="55"/>
        </w:numPr>
        <w:spacing w:after="0"/>
        <w:rPr>
          <w:sz w:val="24"/>
        </w:rPr>
      </w:pPr>
      <w:r w:rsidRPr="005040A6">
        <w:rPr>
          <w:sz w:val="24"/>
        </w:rPr>
        <w:t>You must use ALL of the images specified as per the tasks and you may create any additional raster or vector elements.</w:t>
      </w:r>
    </w:p>
    <w:p w14:paraId="0F0B3317" w14:textId="77777777" w:rsidR="007D199D" w:rsidRPr="002E669F" w:rsidRDefault="007D199D">
      <w:pPr>
        <w:pStyle w:val="BodyA"/>
      </w:pPr>
    </w:p>
    <w:p w14:paraId="3BB3C15D" w14:textId="77777777" w:rsidR="007D199D" w:rsidRPr="002E669F" w:rsidRDefault="002E669F">
      <w:pPr>
        <w:pStyle w:val="BodyA"/>
        <w:keepNext/>
        <w:spacing w:before="240" w:after="60"/>
        <w:outlineLvl w:val="0"/>
        <w:rPr>
          <w:b/>
          <w:bCs/>
          <w:kern w:val="32"/>
          <w:sz w:val="40"/>
          <w:szCs w:val="40"/>
        </w:rPr>
      </w:pPr>
      <w:r w:rsidRPr="002E669F">
        <w:rPr>
          <w:b/>
          <w:bCs/>
          <w:kern w:val="32"/>
          <w:sz w:val="40"/>
          <w:szCs w:val="40"/>
        </w:rPr>
        <w:t>Time limit for this test project</w:t>
      </w:r>
    </w:p>
    <w:p w14:paraId="7A0DD59D" w14:textId="77777777" w:rsidR="007D199D" w:rsidRPr="00712DB3" w:rsidRDefault="002E669F">
      <w:pPr>
        <w:pStyle w:val="BodyA"/>
        <w:rPr>
          <w:sz w:val="24"/>
        </w:rPr>
      </w:pPr>
      <w:r w:rsidRPr="00712DB3">
        <w:rPr>
          <w:sz w:val="24"/>
        </w:rPr>
        <w:t>The Test Project must be completed in</w:t>
      </w:r>
      <w:r w:rsidRPr="00712DB3">
        <w:rPr>
          <w:color w:val="C00000"/>
          <w:sz w:val="24"/>
          <w:u w:color="C00000"/>
        </w:rPr>
        <w:t xml:space="preserve"> </w:t>
      </w:r>
      <w:r w:rsidRPr="00712DB3">
        <w:rPr>
          <w:sz w:val="24"/>
        </w:rPr>
        <w:t>6</w:t>
      </w:r>
      <w:r w:rsidRPr="00712DB3">
        <w:rPr>
          <w:color w:val="C00000"/>
          <w:sz w:val="24"/>
          <w:u w:color="C00000"/>
        </w:rPr>
        <w:t xml:space="preserve"> </w:t>
      </w:r>
      <w:r w:rsidRPr="00712DB3">
        <w:rPr>
          <w:sz w:val="24"/>
        </w:rPr>
        <w:t>hours</w:t>
      </w:r>
    </w:p>
    <w:p w14:paraId="7FC8D726" w14:textId="77777777" w:rsidR="007D199D" w:rsidRPr="002E669F" w:rsidRDefault="002E669F" w:rsidP="00712DB3">
      <w:pPr>
        <w:pStyle w:val="BodyA"/>
        <w:spacing w:after="160"/>
      </w:pPr>
      <w:r w:rsidRPr="002E669F">
        <w:br w:type="page"/>
      </w:r>
    </w:p>
    <w:p w14:paraId="56F2DB64" w14:textId="77777777" w:rsidR="007D199D" w:rsidRPr="002E669F" w:rsidRDefault="002E669F">
      <w:pPr>
        <w:pStyle w:val="BodyA"/>
        <w:keepNext/>
        <w:spacing w:before="240" w:after="60"/>
        <w:outlineLvl w:val="0"/>
        <w:rPr>
          <w:b/>
          <w:bCs/>
          <w:color w:val="2948A1"/>
          <w:kern w:val="32"/>
          <w:sz w:val="52"/>
          <w:szCs w:val="52"/>
          <w:u w:color="2948A1"/>
        </w:rPr>
      </w:pPr>
      <w:r w:rsidRPr="002E669F">
        <w:rPr>
          <w:b/>
          <w:bCs/>
          <w:color w:val="2948A1"/>
          <w:kern w:val="32"/>
          <w:sz w:val="52"/>
          <w:szCs w:val="52"/>
          <w:u w:color="2948A1"/>
        </w:rPr>
        <w:lastRenderedPageBreak/>
        <w:t xml:space="preserve">TASK 1:  </w:t>
      </w:r>
      <w:r w:rsidRPr="002E669F">
        <w:rPr>
          <w:b/>
          <w:bCs/>
          <w:color w:val="2948A1"/>
          <w:kern w:val="32"/>
          <w:sz w:val="52"/>
          <w:szCs w:val="52"/>
          <w:u w:color="2948A1"/>
          <w:lang w:val="de-DE"/>
        </w:rPr>
        <w:t>MASTHEAD</w:t>
      </w:r>
    </w:p>
    <w:p w14:paraId="3DD77EA5" w14:textId="77777777" w:rsidR="007D199D" w:rsidRPr="002E669F" w:rsidRDefault="002E669F">
      <w:pPr>
        <w:pStyle w:val="BodyA"/>
        <w:keepNext/>
        <w:spacing w:before="240" w:after="60"/>
        <w:outlineLvl w:val="1"/>
        <w:rPr>
          <w:b/>
          <w:bCs/>
          <w:sz w:val="40"/>
          <w:szCs w:val="40"/>
        </w:rPr>
      </w:pPr>
      <w:r w:rsidRPr="002E669F">
        <w:rPr>
          <w:b/>
          <w:bCs/>
          <w:sz w:val="40"/>
          <w:szCs w:val="40"/>
        </w:rPr>
        <w:t>For this task, you will need to:</w:t>
      </w:r>
    </w:p>
    <w:p w14:paraId="0F224853" w14:textId="77777777" w:rsidR="007D199D" w:rsidRPr="007F464C" w:rsidRDefault="002E669F" w:rsidP="007F464C">
      <w:pPr>
        <w:pStyle w:val="BodyA"/>
        <w:spacing w:after="0"/>
        <w:rPr>
          <w:sz w:val="24"/>
        </w:rPr>
      </w:pPr>
      <w:r w:rsidRPr="007F464C">
        <w:rPr>
          <w:sz w:val="24"/>
        </w:rPr>
        <w:t xml:space="preserve">Create the masthead </w:t>
      </w:r>
      <w:r w:rsidRPr="007F464C">
        <w:rPr>
          <w:b/>
          <w:bCs/>
          <w:sz w:val="24"/>
        </w:rPr>
        <w:t>Travel ASEAN</w:t>
      </w:r>
      <w:r w:rsidRPr="007F464C">
        <w:rPr>
          <w:sz w:val="24"/>
        </w:rPr>
        <w:t xml:space="preserve"> named </w:t>
      </w:r>
      <w:r w:rsidRPr="007F464C">
        <w:rPr>
          <w:b/>
          <w:bCs/>
          <w:sz w:val="24"/>
          <w:lang w:val="de-DE"/>
        </w:rPr>
        <w:t>MASTHEAD.ai</w:t>
      </w:r>
    </w:p>
    <w:p w14:paraId="313D5D76" w14:textId="77777777" w:rsidR="007D199D" w:rsidRPr="007F464C" w:rsidRDefault="002E669F" w:rsidP="007F464C">
      <w:pPr>
        <w:pStyle w:val="BodyA"/>
        <w:keepNext/>
        <w:spacing w:before="240" w:after="0"/>
        <w:outlineLvl w:val="1"/>
        <w:rPr>
          <w:rStyle w:val="Strong"/>
          <w:sz w:val="24"/>
        </w:rPr>
      </w:pPr>
      <w:r w:rsidRPr="007F464C">
        <w:rPr>
          <w:rStyle w:val="Strong"/>
          <w:sz w:val="24"/>
        </w:rPr>
        <w:t>Technical Specifications:</w:t>
      </w:r>
    </w:p>
    <w:p w14:paraId="1A375262" w14:textId="77777777" w:rsidR="007D199D" w:rsidRPr="007F464C" w:rsidRDefault="002E669F" w:rsidP="007F464C">
      <w:pPr>
        <w:pStyle w:val="BodyA"/>
        <w:spacing w:after="0"/>
        <w:ind w:left="360"/>
        <w:rPr>
          <w:sz w:val="24"/>
        </w:rPr>
      </w:pPr>
      <w:r w:rsidRPr="007F464C">
        <w:rPr>
          <w:rStyle w:val="Strong"/>
          <w:sz w:val="24"/>
        </w:rPr>
        <w:t>Dimensions</w:t>
      </w:r>
      <w:r w:rsidRPr="007F464C">
        <w:rPr>
          <w:rStyle w:val="Strong"/>
          <w:sz w:val="24"/>
        </w:rPr>
        <w:tab/>
      </w:r>
      <w:r w:rsidRPr="007F464C">
        <w:rPr>
          <w:rStyle w:val="Strong"/>
          <w:sz w:val="24"/>
        </w:rPr>
        <w:tab/>
      </w:r>
      <w:r w:rsidRPr="007F464C">
        <w:rPr>
          <w:rStyle w:val="Strong"/>
          <w:sz w:val="24"/>
        </w:rPr>
        <w:tab/>
        <w:t>:</w:t>
      </w:r>
      <w:r w:rsidRPr="007F464C">
        <w:rPr>
          <w:sz w:val="24"/>
        </w:rPr>
        <w:t xml:space="preserve"> A maximum dimension is not over 170 x 50 mm</w:t>
      </w:r>
    </w:p>
    <w:p w14:paraId="57603D43" w14:textId="77777777" w:rsidR="007D199D" w:rsidRPr="007F464C" w:rsidRDefault="002E669F" w:rsidP="007F464C">
      <w:pPr>
        <w:pStyle w:val="BodyA"/>
        <w:spacing w:after="0"/>
        <w:ind w:left="2880" w:firstLine="720"/>
        <w:rPr>
          <w:sz w:val="24"/>
        </w:rPr>
      </w:pPr>
      <w:proofErr w:type="gramStart"/>
      <w:r w:rsidRPr="007F464C">
        <w:rPr>
          <w:sz w:val="24"/>
        </w:rPr>
        <w:t>( Include</w:t>
      </w:r>
      <w:proofErr w:type="gramEnd"/>
      <w:r w:rsidRPr="007F464C">
        <w:rPr>
          <w:sz w:val="24"/>
        </w:rPr>
        <w:t xml:space="preserve"> all texts and elements )</w:t>
      </w:r>
    </w:p>
    <w:p w14:paraId="221B0E01" w14:textId="209711CE" w:rsidR="007D199D" w:rsidRPr="007F464C" w:rsidRDefault="002E669F" w:rsidP="007F464C">
      <w:pPr>
        <w:pStyle w:val="BodyA"/>
        <w:spacing w:after="0"/>
        <w:ind w:left="360"/>
        <w:rPr>
          <w:sz w:val="24"/>
        </w:rPr>
      </w:pPr>
      <w:proofErr w:type="spellStart"/>
      <w:r w:rsidRPr="007F464C">
        <w:rPr>
          <w:b/>
          <w:bCs/>
          <w:sz w:val="24"/>
          <w:lang w:val="fr-FR"/>
        </w:rPr>
        <w:t>Colors</w:t>
      </w:r>
      <w:proofErr w:type="spellEnd"/>
      <w:r w:rsidRPr="007F464C">
        <w:rPr>
          <w:b/>
          <w:bCs/>
          <w:sz w:val="24"/>
          <w:lang w:val="fr-FR"/>
        </w:rPr>
        <w:t xml:space="preserve"> 2 Versions</w:t>
      </w:r>
      <w:r w:rsidRPr="007F464C">
        <w:rPr>
          <w:b/>
          <w:bCs/>
          <w:sz w:val="24"/>
          <w:lang w:val="fr-FR"/>
        </w:rPr>
        <w:tab/>
      </w:r>
      <w:r w:rsidRPr="007F464C">
        <w:rPr>
          <w:b/>
          <w:bCs/>
          <w:sz w:val="24"/>
          <w:lang w:val="fr-FR"/>
        </w:rPr>
        <w:tab/>
      </w:r>
      <w:r>
        <w:rPr>
          <w:b/>
          <w:bCs/>
          <w:sz w:val="24"/>
          <w:lang w:val="fr-FR"/>
        </w:rPr>
        <w:tab/>
      </w:r>
      <w:r w:rsidRPr="007F464C">
        <w:rPr>
          <w:sz w:val="24"/>
          <w:lang w:val="fr-FR"/>
        </w:rPr>
        <w:t xml:space="preserve">: </w:t>
      </w:r>
      <w:r w:rsidRPr="007F464C">
        <w:rPr>
          <w:sz w:val="24"/>
          <w:shd w:val="clear" w:color="auto" w:fill="FFFFFF"/>
        </w:rPr>
        <w:t>CMYK Full Color</w:t>
      </w:r>
    </w:p>
    <w:p w14:paraId="02F50DF7" w14:textId="77777777" w:rsidR="007D199D" w:rsidRPr="007F464C" w:rsidRDefault="002E669F" w:rsidP="007F464C">
      <w:pPr>
        <w:pStyle w:val="BodyA"/>
        <w:spacing w:after="0"/>
        <w:ind w:left="3240" w:firstLine="360"/>
        <w:rPr>
          <w:sz w:val="24"/>
        </w:rPr>
      </w:pPr>
      <w:r w:rsidRPr="007F464C">
        <w:rPr>
          <w:sz w:val="24"/>
          <w:shd w:val="clear" w:color="auto" w:fill="FFFFFF"/>
          <w:lang w:val="fr-FR"/>
        </w:rPr>
        <w:t xml:space="preserve">: 2 </w:t>
      </w:r>
      <w:proofErr w:type="spellStart"/>
      <w:r w:rsidRPr="007F464C">
        <w:rPr>
          <w:sz w:val="24"/>
          <w:shd w:val="clear" w:color="auto" w:fill="FFFFFF"/>
          <w:lang w:val="fr-FR"/>
        </w:rPr>
        <w:t>Colors</w:t>
      </w:r>
      <w:proofErr w:type="spellEnd"/>
      <w:r w:rsidRPr="007F464C">
        <w:rPr>
          <w:sz w:val="24"/>
          <w:shd w:val="clear" w:color="auto" w:fill="FFFFFF"/>
          <w:lang w:val="fr-FR"/>
        </w:rPr>
        <w:t xml:space="preserve"> </w:t>
      </w:r>
      <w:r w:rsidRPr="007F464C">
        <w:rPr>
          <w:sz w:val="24"/>
        </w:rPr>
        <w:t>PMS C</w:t>
      </w:r>
    </w:p>
    <w:p w14:paraId="0E2568CB" w14:textId="77777777" w:rsidR="007D199D" w:rsidRPr="007F464C" w:rsidRDefault="002E669F" w:rsidP="007F464C">
      <w:pPr>
        <w:pStyle w:val="BodyA"/>
        <w:spacing w:after="0"/>
        <w:ind w:left="2880" w:firstLine="720"/>
        <w:rPr>
          <w:sz w:val="24"/>
        </w:rPr>
      </w:pPr>
      <w:proofErr w:type="gramStart"/>
      <w:r w:rsidRPr="007F464C">
        <w:rPr>
          <w:sz w:val="24"/>
        </w:rPr>
        <w:t>( Please</w:t>
      </w:r>
      <w:proofErr w:type="gramEnd"/>
      <w:r w:rsidRPr="007F464C">
        <w:rPr>
          <w:sz w:val="24"/>
        </w:rPr>
        <w:t xml:space="preserve"> indicate color specification for both versions )</w:t>
      </w:r>
    </w:p>
    <w:p w14:paraId="4C31DFBB" w14:textId="5E92DCFB" w:rsidR="007D199D" w:rsidRPr="002E669F" w:rsidRDefault="002E669F" w:rsidP="002E669F">
      <w:pPr>
        <w:spacing w:line="276" w:lineRule="auto"/>
        <w:ind w:left="360"/>
        <w:rPr>
          <w:rFonts w:ascii="Calibri" w:eastAsia="Calibri" w:hAnsi="Calibri" w:cs="Calibri"/>
          <w:szCs w:val="22"/>
        </w:rPr>
      </w:pPr>
      <w:r w:rsidRPr="007F464C">
        <w:rPr>
          <w:rFonts w:ascii="Calibri" w:eastAsia="Calibri" w:hAnsi="Calibri" w:cs="Calibri"/>
          <w:b/>
          <w:bCs/>
          <w:szCs w:val="22"/>
        </w:rPr>
        <w:t>Trapping</w:t>
      </w:r>
      <w:r w:rsidRPr="007F464C">
        <w:rPr>
          <w:rFonts w:ascii="Calibri" w:eastAsia="Calibri" w:hAnsi="Calibri" w:cs="Calibri"/>
          <w:b/>
          <w:bCs/>
          <w:szCs w:val="22"/>
        </w:rPr>
        <w:tab/>
      </w:r>
      <w:r w:rsidRPr="007F464C">
        <w:rPr>
          <w:rFonts w:ascii="Calibri" w:eastAsia="Calibri" w:hAnsi="Calibri" w:cs="Calibri"/>
          <w:b/>
          <w:bCs/>
          <w:szCs w:val="22"/>
        </w:rPr>
        <w:tab/>
      </w:r>
      <w:r w:rsidRPr="007F464C">
        <w:rPr>
          <w:rFonts w:ascii="Calibri" w:eastAsia="Calibri" w:hAnsi="Calibri" w:cs="Calibri"/>
          <w:b/>
          <w:bCs/>
          <w:szCs w:val="22"/>
        </w:rPr>
        <w:tab/>
      </w:r>
      <w:r>
        <w:rPr>
          <w:rFonts w:ascii="Calibri" w:eastAsia="Calibri" w:hAnsi="Calibri" w:cs="Calibri"/>
          <w:b/>
          <w:bCs/>
          <w:szCs w:val="22"/>
        </w:rPr>
        <w:tab/>
      </w:r>
      <w:r w:rsidRPr="002E669F">
        <w:rPr>
          <w:rFonts w:ascii="Calibri" w:eastAsia="Calibri" w:hAnsi="Calibri" w:cs="Calibri"/>
          <w:b/>
          <w:bCs/>
          <w:szCs w:val="22"/>
        </w:rPr>
        <w:t>:</w:t>
      </w:r>
      <w:r w:rsidRPr="002E669F">
        <w:rPr>
          <w:rFonts w:ascii="Calibri" w:eastAsia="Calibri" w:hAnsi="Calibri" w:cs="Calibri"/>
          <w:szCs w:val="22"/>
        </w:rPr>
        <w:t xml:space="preserve"> 0.35 pts </w:t>
      </w:r>
      <w:proofErr w:type="gramStart"/>
      <w:r w:rsidRPr="002E669F">
        <w:rPr>
          <w:rFonts w:ascii="Calibri" w:eastAsia="Calibri" w:hAnsi="Calibri" w:cs="Calibri"/>
          <w:szCs w:val="22"/>
        </w:rPr>
        <w:t>( if</w:t>
      </w:r>
      <w:proofErr w:type="gramEnd"/>
      <w:r w:rsidRPr="002E669F">
        <w:rPr>
          <w:rFonts w:ascii="Calibri" w:eastAsia="Calibri" w:hAnsi="Calibri" w:cs="Calibri"/>
          <w:szCs w:val="22"/>
        </w:rPr>
        <w:t xml:space="preserve"> necessary ) </w:t>
      </w:r>
    </w:p>
    <w:p w14:paraId="3060EB51" w14:textId="77777777"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ICC Profile:</w:t>
      </w:r>
      <w:r w:rsidRPr="002E669F">
        <w:rPr>
          <w:rFonts w:ascii="Calibri" w:eastAsia="Calibri" w:hAnsi="Calibri" w:cs="Calibri"/>
          <w:szCs w:val="22"/>
        </w:rPr>
        <w:t xml:space="preserve"> </w:t>
      </w:r>
      <w:r w:rsidRPr="002E669F">
        <w:rPr>
          <w:rFonts w:ascii="Calibri" w:eastAsia="Calibri" w:hAnsi="Calibri" w:cs="Calibri"/>
          <w:szCs w:val="22"/>
        </w:rPr>
        <w:tab/>
      </w:r>
      <w:r w:rsidRPr="002E669F">
        <w:rPr>
          <w:rFonts w:ascii="Calibri" w:eastAsia="Calibri" w:hAnsi="Calibri" w:cs="Calibri"/>
          <w:szCs w:val="22"/>
        </w:rPr>
        <w:tab/>
      </w:r>
      <w:r w:rsidRPr="002E669F">
        <w:rPr>
          <w:rFonts w:ascii="Calibri" w:eastAsia="Calibri" w:hAnsi="Calibri" w:cs="Calibri"/>
          <w:szCs w:val="22"/>
        </w:rPr>
        <w:tab/>
        <w:t>: CoatedFOGRA39</w:t>
      </w:r>
    </w:p>
    <w:p w14:paraId="113048DD" w14:textId="77777777" w:rsidR="007D199D" w:rsidRPr="002E669F" w:rsidRDefault="007D199D" w:rsidP="002E669F">
      <w:pPr>
        <w:spacing w:line="276" w:lineRule="auto"/>
        <w:ind w:left="360"/>
        <w:rPr>
          <w:rFonts w:ascii="Calibri" w:eastAsia="Calibri" w:hAnsi="Calibri" w:cs="Calibri"/>
        </w:rPr>
      </w:pPr>
    </w:p>
    <w:p w14:paraId="0467EFE0" w14:textId="77777777" w:rsidR="007D199D" w:rsidRPr="002E669F" w:rsidRDefault="002E669F">
      <w:pPr>
        <w:pStyle w:val="BodyA"/>
        <w:keepNext/>
        <w:outlineLvl w:val="1"/>
        <w:rPr>
          <w:b/>
          <w:bCs/>
          <w:sz w:val="40"/>
          <w:szCs w:val="40"/>
        </w:rPr>
      </w:pPr>
      <w:r w:rsidRPr="002E669F">
        <w:rPr>
          <w:b/>
          <w:bCs/>
          <w:sz w:val="40"/>
          <w:szCs w:val="40"/>
        </w:rPr>
        <w:t>Required Elements:</w:t>
      </w:r>
    </w:p>
    <w:p w14:paraId="226A1096" w14:textId="77777777" w:rsidR="007D199D" w:rsidRPr="002E669F" w:rsidRDefault="002E669F">
      <w:pPr>
        <w:pStyle w:val="BodyA"/>
        <w:keepNext/>
        <w:spacing w:before="120"/>
        <w:outlineLvl w:val="2"/>
        <w:rPr>
          <w:b/>
          <w:bCs/>
          <w:sz w:val="36"/>
          <w:szCs w:val="36"/>
        </w:rPr>
      </w:pPr>
      <w:r w:rsidRPr="002E669F">
        <w:rPr>
          <w:b/>
          <w:bCs/>
          <w:sz w:val="36"/>
          <w:szCs w:val="36"/>
        </w:rPr>
        <w:t>For the Masthead:</w:t>
      </w:r>
    </w:p>
    <w:p w14:paraId="5A0B0469" w14:textId="77777777" w:rsidR="007D199D" w:rsidRPr="007F464C" w:rsidRDefault="002E669F" w:rsidP="007F464C">
      <w:pPr>
        <w:pStyle w:val="ListParagraph"/>
        <w:numPr>
          <w:ilvl w:val="0"/>
          <w:numId w:val="22"/>
        </w:numPr>
        <w:spacing w:after="0"/>
        <w:rPr>
          <w:sz w:val="24"/>
        </w:rPr>
      </w:pPr>
      <w:r w:rsidRPr="007F464C">
        <w:rPr>
          <w:sz w:val="24"/>
        </w:rPr>
        <w:t>The text in the file named “M2_Editorial_ Masthead.rtf” in the folder WSS2018_TP40_M2_Text.</w:t>
      </w:r>
    </w:p>
    <w:p w14:paraId="73B519A4" w14:textId="77777777" w:rsidR="007D199D" w:rsidRPr="007F464C" w:rsidRDefault="002E669F" w:rsidP="007F464C">
      <w:pPr>
        <w:pStyle w:val="ListParagraph"/>
        <w:numPr>
          <w:ilvl w:val="0"/>
          <w:numId w:val="22"/>
        </w:numPr>
        <w:spacing w:after="0"/>
        <w:rPr>
          <w:sz w:val="24"/>
        </w:rPr>
      </w:pPr>
      <w:r w:rsidRPr="007F464C">
        <w:rPr>
          <w:sz w:val="24"/>
        </w:rPr>
        <w:t>All elements should be in Vector</w:t>
      </w:r>
    </w:p>
    <w:p w14:paraId="05A59F32" w14:textId="77777777" w:rsidR="007D199D" w:rsidRPr="002E669F" w:rsidRDefault="002E669F">
      <w:pPr>
        <w:pStyle w:val="BodyA"/>
        <w:keepNext/>
        <w:spacing w:before="240" w:after="60"/>
        <w:outlineLvl w:val="1"/>
        <w:rPr>
          <w:b/>
          <w:bCs/>
          <w:sz w:val="36"/>
          <w:szCs w:val="36"/>
        </w:rPr>
      </w:pPr>
      <w:r w:rsidRPr="002E669F">
        <w:rPr>
          <w:b/>
          <w:bCs/>
          <w:sz w:val="36"/>
          <w:szCs w:val="36"/>
        </w:rPr>
        <w:t xml:space="preserve">You must deliver: </w:t>
      </w:r>
    </w:p>
    <w:p w14:paraId="3DD8E2F5" w14:textId="77777777" w:rsidR="007D199D" w:rsidRPr="007F464C" w:rsidRDefault="002E669F" w:rsidP="007F464C">
      <w:pPr>
        <w:pStyle w:val="BodyA"/>
        <w:spacing w:after="0"/>
        <w:rPr>
          <w:sz w:val="24"/>
          <w:szCs w:val="24"/>
        </w:rPr>
      </w:pPr>
      <w:r w:rsidRPr="007F464C">
        <w:rPr>
          <w:sz w:val="24"/>
          <w:szCs w:val="24"/>
        </w:rPr>
        <w:t xml:space="preserve">Folders as specified in </w:t>
      </w:r>
      <w:r w:rsidRPr="007F464C">
        <w:rPr>
          <w:rStyle w:val="Strong"/>
          <w:sz w:val="24"/>
          <w:szCs w:val="24"/>
        </w:rPr>
        <w:t>“Instructions to the Competitors”.</w:t>
      </w:r>
      <w:r w:rsidRPr="007F464C">
        <w:rPr>
          <w:sz w:val="24"/>
          <w:szCs w:val="24"/>
        </w:rPr>
        <w:t xml:space="preserve"> </w:t>
      </w:r>
    </w:p>
    <w:p w14:paraId="4487A7C5" w14:textId="77777777" w:rsidR="007D199D" w:rsidRPr="007F464C" w:rsidRDefault="002E669F" w:rsidP="007F464C">
      <w:pPr>
        <w:pStyle w:val="BodyA"/>
        <w:spacing w:after="0"/>
        <w:rPr>
          <w:rStyle w:val="Strong"/>
          <w:sz w:val="24"/>
          <w:szCs w:val="24"/>
        </w:rPr>
      </w:pPr>
      <w:r w:rsidRPr="007F464C">
        <w:rPr>
          <w:rStyle w:val="Strong"/>
          <w:sz w:val="24"/>
          <w:szCs w:val="24"/>
        </w:rPr>
        <w:t>Only files from these folders will be assessed.</w:t>
      </w:r>
    </w:p>
    <w:p w14:paraId="233C1772" w14:textId="77777777" w:rsidR="007D199D" w:rsidRPr="007F464C" w:rsidRDefault="002E669F" w:rsidP="007F464C">
      <w:pPr>
        <w:pStyle w:val="BodyA"/>
        <w:numPr>
          <w:ilvl w:val="0"/>
          <w:numId w:val="24"/>
        </w:numPr>
        <w:spacing w:after="0"/>
        <w:rPr>
          <w:sz w:val="24"/>
          <w:szCs w:val="24"/>
        </w:rPr>
      </w:pPr>
      <w:r w:rsidRPr="007F464C">
        <w:rPr>
          <w:sz w:val="24"/>
          <w:szCs w:val="24"/>
        </w:rPr>
        <w:t xml:space="preserve">One Illustrator file of the masthead </w:t>
      </w:r>
      <w:proofErr w:type="gramStart"/>
      <w:r w:rsidRPr="007F464C">
        <w:rPr>
          <w:sz w:val="24"/>
          <w:szCs w:val="24"/>
        </w:rPr>
        <w:t>( CMYK</w:t>
      </w:r>
      <w:proofErr w:type="gramEnd"/>
      <w:r w:rsidRPr="007F464C">
        <w:rPr>
          <w:sz w:val="24"/>
          <w:szCs w:val="24"/>
        </w:rPr>
        <w:t xml:space="preserve"> )</w:t>
      </w:r>
    </w:p>
    <w:p w14:paraId="535C32F3" w14:textId="77777777" w:rsidR="007D199D" w:rsidRPr="007F464C" w:rsidRDefault="002E669F" w:rsidP="007F464C">
      <w:pPr>
        <w:pStyle w:val="BodyA"/>
        <w:spacing w:after="0"/>
        <w:ind w:firstLine="360"/>
        <w:rPr>
          <w:sz w:val="24"/>
          <w:szCs w:val="24"/>
        </w:rPr>
      </w:pPr>
      <w:r w:rsidRPr="007F464C">
        <w:rPr>
          <w:sz w:val="24"/>
          <w:szCs w:val="24"/>
        </w:rPr>
        <w:t xml:space="preserve">      </w:t>
      </w:r>
      <w:proofErr w:type="gramStart"/>
      <w:r w:rsidRPr="007F464C">
        <w:rPr>
          <w:sz w:val="24"/>
          <w:szCs w:val="24"/>
        </w:rPr>
        <w:t>( Please</w:t>
      </w:r>
      <w:proofErr w:type="gramEnd"/>
      <w:r w:rsidRPr="007F464C">
        <w:rPr>
          <w:sz w:val="24"/>
          <w:szCs w:val="24"/>
        </w:rPr>
        <w:t xml:space="preserve"> indicate color specification for CMYK )</w:t>
      </w:r>
    </w:p>
    <w:p w14:paraId="131B7982" w14:textId="77777777" w:rsidR="007D199D" w:rsidRPr="007F464C" w:rsidRDefault="002E669F" w:rsidP="007F464C">
      <w:pPr>
        <w:pStyle w:val="BodyA"/>
        <w:numPr>
          <w:ilvl w:val="0"/>
          <w:numId w:val="25"/>
        </w:numPr>
        <w:spacing w:after="0"/>
        <w:rPr>
          <w:sz w:val="24"/>
          <w:szCs w:val="24"/>
        </w:rPr>
      </w:pPr>
      <w:r w:rsidRPr="007F464C">
        <w:rPr>
          <w:sz w:val="24"/>
          <w:szCs w:val="24"/>
        </w:rPr>
        <w:t xml:space="preserve">One Illustrator file of the masthead </w:t>
      </w:r>
      <w:proofErr w:type="gramStart"/>
      <w:r w:rsidRPr="007F464C">
        <w:rPr>
          <w:sz w:val="24"/>
          <w:szCs w:val="24"/>
        </w:rPr>
        <w:t>( PMS</w:t>
      </w:r>
      <w:proofErr w:type="gramEnd"/>
      <w:r w:rsidRPr="007F464C">
        <w:rPr>
          <w:sz w:val="24"/>
          <w:szCs w:val="24"/>
        </w:rPr>
        <w:t xml:space="preserve"> C )</w:t>
      </w:r>
    </w:p>
    <w:p w14:paraId="201132EA" w14:textId="77777777" w:rsidR="007D199D" w:rsidRPr="007F464C" w:rsidRDefault="002E669F" w:rsidP="007F464C">
      <w:pPr>
        <w:pStyle w:val="ListParagraph"/>
        <w:spacing w:after="0"/>
        <w:rPr>
          <w:sz w:val="24"/>
          <w:szCs w:val="24"/>
        </w:rPr>
      </w:pPr>
      <w:proofErr w:type="gramStart"/>
      <w:r w:rsidRPr="007F464C">
        <w:rPr>
          <w:sz w:val="24"/>
          <w:szCs w:val="24"/>
        </w:rPr>
        <w:t>( Please</w:t>
      </w:r>
      <w:proofErr w:type="gramEnd"/>
      <w:r w:rsidRPr="007F464C">
        <w:rPr>
          <w:sz w:val="24"/>
          <w:szCs w:val="24"/>
        </w:rPr>
        <w:t xml:space="preserve"> indicate color specification for PMS C )</w:t>
      </w:r>
    </w:p>
    <w:p w14:paraId="4EDB07CF" w14:textId="0CEC55AB" w:rsidR="007D199D" w:rsidRPr="007F464C" w:rsidRDefault="002E669F" w:rsidP="007F464C">
      <w:pPr>
        <w:pStyle w:val="BodyA"/>
        <w:numPr>
          <w:ilvl w:val="0"/>
          <w:numId w:val="24"/>
        </w:numPr>
        <w:spacing w:after="0"/>
        <w:rPr>
          <w:sz w:val="24"/>
          <w:szCs w:val="24"/>
        </w:rPr>
      </w:pPr>
      <w:r w:rsidRPr="007F464C">
        <w:rPr>
          <w:sz w:val="24"/>
          <w:szCs w:val="24"/>
        </w:rPr>
        <w:t>One PDF/X-</w:t>
      </w:r>
      <w:proofErr w:type="gramStart"/>
      <w:r w:rsidRPr="007F464C">
        <w:rPr>
          <w:sz w:val="24"/>
          <w:szCs w:val="24"/>
        </w:rPr>
        <w:t>4:2008  file</w:t>
      </w:r>
      <w:proofErr w:type="gramEnd"/>
      <w:r w:rsidRPr="007F464C">
        <w:rPr>
          <w:sz w:val="24"/>
          <w:szCs w:val="24"/>
        </w:rPr>
        <w:t xml:space="preserve"> for Task 1 with color bars for CMYK &amp; PMS registration marks and crop marks ONLY.</w:t>
      </w:r>
    </w:p>
    <w:p w14:paraId="43C77102" w14:textId="77777777" w:rsidR="007D199D" w:rsidRPr="007F464C" w:rsidRDefault="002E669F" w:rsidP="007F464C">
      <w:pPr>
        <w:pStyle w:val="BodyA"/>
        <w:numPr>
          <w:ilvl w:val="0"/>
          <w:numId w:val="24"/>
        </w:numPr>
        <w:spacing w:after="0"/>
        <w:rPr>
          <w:sz w:val="24"/>
          <w:szCs w:val="24"/>
        </w:rPr>
      </w:pPr>
      <w:r w:rsidRPr="007F464C">
        <w:rPr>
          <w:sz w:val="24"/>
          <w:szCs w:val="24"/>
        </w:rPr>
        <w:t>One final A4 printout of the masthead, untrimmed and mounted for presentation with color bars for CMYK &amp; PMS C registration marks and crop marks ONLY.</w:t>
      </w:r>
    </w:p>
    <w:p w14:paraId="55472747" w14:textId="77777777" w:rsidR="007D199D" w:rsidRPr="002E669F" w:rsidRDefault="007D199D" w:rsidP="007F464C">
      <w:pPr>
        <w:pStyle w:val="BodyA"/>
        <w:spacing w:after="0"/>
        <w:ind w:left="714"/>
      </w:pPr>
    </w:p>
    <w:p w14:paraId="25BAA88F" w14:textId="77777777" w:rsidR="007D199D" w:rsidRPr="002E669F" w:rsidRDefault="007D199D" w:rsidP="007F464C">
      <w:pPr>
        <w:pStyle w:val="BodyA"/>
        <w:spacing w:after="0"/>
        <w:ind w:left="714"/>
      </w:pPr>
    </w:p>
    <w:p w14:paraId="04E140A8" w14:textId="77777777" w:rsidR="007D199D" w:rsidRPr="002E669F" w:rsidRDefault="002E669F">
      <w:pPr>
        <w:pStyle w:val="BodyA"/>
        <w:keepNext/>
        <w:spacing w:before="240" w:after="60"/>
        <w:outlineLvl w:val="0"/>
        <w:rPr>
          <w:b/>
          <w:bCs/>
          <w:color w:val="2948A1"/>
          <w:kern w:val="32"/>
          <w:sz w:val="52"/>
          <w:szCs w:val="52"/>
          <w:u w:color="2948A1"/>
        </w:rPr>
      </w:pPr>
      <w:r w:rsidRPr="002E669F">
        <w:rPr>
          <w:b/>
          <w:bCs/>
          <w:color w:val="2948A1"/>
          <w:kern w:val="32"/>
          <w:sz w:val="52"/>
          <w:szCs w:val="52"/>
          <w:u w:color="2948A1"/>
        </w:rPr>
        <w:lastRenderedPageBreak/>
        <w:t xml:space="preserve">TASK 2: </w:t>
      </w:r>
      <w:r w:rsidRPr="002E669F">
        <w:rPr>
          <w:b/>
          <w:bCs/>
          <w:color w:val="365F91"/>
          <w:sz w:val="52"/>
          <w:szCs w:val="52"/>
          <w:u w:color="365F91"/>
        </w:rPr>
        <w:t>Outer &amp; Inner Part of Cover Design</w:t>
      </w:r>
    </w:p>
    <w:p w14:paraId="507A242E" w14:textId="77777777" w:rsidR="007D199D" w:rsidRPr="002E669F" w:rsidRDefault="002E669F">
      <w:pPr>
        <w:pStyle w:val="BodyA"/>
        <w:keepNext/>
        <w:spacing w:before="240" w:after="60"/>
        <w:outlineLvl w:val="1"/>
        <w:rPr>
          <w:b/>
          <w:bCs/>
          <w:sz w:val="40"/>
          <w:szCs w:val="40"/>
        </w:rPr>
      </w:pPr>
      <w:r w:rsidRPr="002E669F">
        <w:rPr>
          <w:b/>
          <w:bCs/>
          <w:sz w:val="40"/>
          <w:szCs w:val="40"/>
        </w:rPr>
        <w:t xml:space="preserve">For this task, you will need to: </w:t>
      </w:r>
    </w:p>
    <w:p w14:paraId="78CAC68F" w14:textId="77777777" w:rsidR="007D199D" w:rsidRPr="007F464C" w:rsidRDefault="002E669F" w:rsidP="007F464C">
      <w:pPr>
        <w:pStyle w:val="ListNumber"/>
        <w:numPr>
          <w:ilvl w:val="0"/>
          <w:numId w:val="27"/>
        </w:numPr>
        <w:spacing w:after="80"/>
        <w:rPr>
          <w:color w:val="auto"/>
          <w:sz w:val="24"/>
          <w:szCs w:val="24"/>
        </w:rPr>
      </w:pPr>
      <w:r w:rsidRPr="007F464C">
        <w:rPr>
          <w:color w:val="auto"/>
          <w:sz w:val="24"/>
          <w:szCs w:val="24"/>
        </w:rPr>
        <w:t xml:space="preserve">Create a Front &amp; Back Cover </w:t>
      </w:r>
      <w:proofErr w:type="gramStart"/>
      <w:r w:rsidRPr="007F464C">
        <w:rPr>
          <w:color w:val="auto"/>
          <w:sz w:val="24"/>
          <w:szCs w:val="24"/>
        </w:rPr>
        <w:t>( Both</w:t>
      </w:r>
      <w:proofErr w:type="gramEnd"/>
      <w:r w:rsidRPr="007F464C">
        <w:rPr>
          <w:color w:val="auto"/>
          <w:sz w:val="24"/>
          <w:szCs w:val="24"/>
        </w:rPr>
        <w:t xml:space="preserve"> Outer and Inner part of Cover Design )</w:t>
      </w:r>
    </w:p>
    <w:p w14:paraId="16305197" w14:textId="77777777" w:rsidR="007D199D" w:rsidRPr="007F464C" w:rsidRDefault="002E669F" w:rsidP="007F464C">
      <w:pPr>
        <w:pStyle w:val="ListNumber"/>
        <w:numPr>
          <w:ilvl w:val="0"/>
          <w:numId w:val="27"/>
        </w:numPr>
        <w:spacing w:after="80"/>
        <w:rPr>
          <w:color w:val="auto"/>
          <w:sz w:val="24"/>
          <w:szCs w:val="24"/>
        </w:rPr>
      </w:pPr>
      <w:r w:rsidRPr="007F464C">
        <w:rPr>
          <w:color w:val="auto"/>
          <w:sz w:val="24"/>
          <w:szCs w:val="24"/>
        </w:rPr>
        <w:t xml:space="preserve">Include required content </w:t>
      </w:r>
      <w:proofErr w:type="gramStart"/>
      <w:r w:rsidRPr="007F464C">
        <w:rPr>
          <w:color w:val="auto"/>
          <w:sz w:val="24"/>
          <w:szCs w:val="24"/>
        </w:rPr>
        <w:t>( text</w:t>
      </w:r>
      <w:proofErr w:type="gramEnd"/>
      <w:r w:rsidRPr="007F464C">
        <w:rPr>
          <w:color w:val="auto"/>
          <w:sz w:val="24"/>
          <w:szCs w:val="24"/>
        </w:rPr>
        <w:t xml:space="preserve"> and logos ).</w:t>
      </w:r>
    </w:p>
    <w:p w14:paraId="56B6C839" w14:textId="77777777" w:rsidR="007D199D" w:rsidRPr="007F464C" w:rsidRDefault="002E669F" w:rsidP="007F464C">
      <w:pPr>
        <w:pStyle w:val="ListNumber"/>
        <w:numPr>
          <w:ilvl w:val="0"/>
          <w:numId w:val="27"/>
        </w:numPr>
        <w:spacing w:after="80"/>
        <w:rPr>
          <w:color w:val="auto"/>
          <w:sz w:val="24"/>
          <w:szCs w:val="24"/>
        </w:rPr>
      </w:pPr>
      <w:r w:rsidRPr="007F464C">
        <w:rPr>
          <w:color w:val="auto"/>
          <w:sz w:val="24"/>
          <w:szCs w:val="24"/>
        </w:rPr>
        <w:t>Set up the Front and Back cover including the spine as spreads</w:t>
      </w:r>
    </w:p>
    <w:p w14:paraId="3D2C1FA7" w14:textId="34A03885" w:rsidR="007D199D" w:rsidRPr="007F464C" w:rsidRDefault="002E669F" w:rsidP="007F464C">
      <w:pPr>
        <w:pStyle w:val="ListNumber"/>
        <w:tabs>
          <w:tab w:val="left" w:pos="360"/>
        </w:tabs>
        <w:spacing w:after="80"/>
        <w:ind w:left="719"/>
        <w:rPr>
          <w:caps/>
          <w:color w:val="auto"/>
          <w:sz w:val="24"/>
          <w:szCs w:val="24"/>
        </w:rPr>
      </w:pPr>
      <w:proofErr w:type="gramStart"/>
      <w:r w:rsidRPr="007F464C">
        <w:rPr>
          <w:color w:val="auto"/>
          <w:sz w:val="24"/>
          <w:szCs w:val="24"/>
        </w:rPr>
        <w:t>( Front</w:t>
      </w:r>
      <w:proofErr w:type="gramEnd"/>
      <w:ins w:id="4" w:author="arnoldsandjaja@gmail.com" w:date="2018-08-01T09:13:00Z">
        <w:r w:rsidR="00674D13" w:rsidRPr="007F464C">
          <w:rPr>
            <w:color w:val="auto"/>
            <w:sz w:val="24"/>
            <w:szCs w:val="24"/>
          </w:rPr>
          <w:t>,</w:t>
        </w:r>
      </w:ins>
      <w:r w:rsidRPr="007F464C">
        <w:rPr>
          <w:color w:val="auto"/>
          <w:sz w:val="24"/>
          <w:szCs w:val="24"/>
        </w:rPr>
        <w:t xml:space="preserve"> Back Cover </w:t>
      </w:r>
      <w:r w:rsidR="00674D13" w:rsidRPr="007F464C">
        <w:rPr>
          <w:color w:val="auto"/>
          <w:sz w:val="24"/>
          <w:szCs w:val="24"/>
        </w:rPr>
        <w:t xml:space="preserve">&amp; Spine </w:t>
      </w:r>
      <w:r w:rsidRPr="007F464C">
        <w:rPr>
          <w:color w:val="auto"/>
          <w:sz w:val="24"/>
          <w:szCs w:val="24"/>
        </w:rPr>
        <w:t>( Outer Cover ) as one spread, Front</w:t>
      </w:r>
      <w:ins w:id="5" w:author="arnoldsandjaja@gmail.com" w:date="2018-08-01T09:13:00Z">
        <w:r w:rsidR="00674D13" w:rsidRPr="007F464C">
          <w:rPr>
            <w:color w:val="auto"/>
            <w:sz w:val="24"/>
            <w:szCs w:val="24"/>
          </w:rPr>
          <w:t xml:space="preserve">, </w:t>
        </w:r>
      </w:ins>
      <w:r w:rsidRPr="007F464C">
        <w:rPr>
          <w:color w:val="auto"/>
          <w:sz w:val="24"/>
          <w:szCs w:val="24"/>
        </w:rPr>
        <w:t xml:space="preserve">Back Cover </w:t>
      </w:r>
      <w:r w:rsidR="00674D13" w:rsidRPr="007F464C">
        <w:rPr>
          <w:color w:val="auto"/>
          <w:sz w:val="24"/>
          <w:szCs w:val="24"/>
        </w:rPr>
        <w:t xml:space="preserve">&amp; Spine </w:t>
      </w:r>
      <w:r w:rsidRPr="007F464C">
        <w:rPr>
          <w:color w:val="auto"/>
          <w:sz w:val="24"/>
          <w:szCs w:val="24"/>
        </w:rPr>
        <w:t xml:space="preserve">( Inner Cover )  as one spread ) in one file named </w:t>
      </w:r>
      <w:proofErr w:type="spellStart"/>
      <w:r w:rsidRPr="007F464C">
        <w:rPr>
          <w:color w:val="auto"/>
          <w:sz w:val="24"/>
          <w:szCs w:val="24"/>
        </w:rPr>
        <w:t>COVER.indd</w:t>
      </w:r>
      <w:proofErr w:type="spellEnd"/>
      <w:r w:rsidRPr="007F464C">
        <w:rPr>
          <w:color w:val="auto"/>
          <w:sz w:val="24"/>
          <w:szCs w:val="24"/>
        </w:rPr>
        <w:t>.</w:t>
      </w:r>
    </w:p>
    <w:p w14:paraId="60C7278D" w14:textId="77777777" w:rsidR="007D199D" w:rsidRPr="007F464C" w:rsidRDefault="002E669F" w:rsidP="007F464C">
      <w:pPr>
        <w:pStyle w:val="ListNumber"/>
        <w:numPr>
          <w:ilvl w:val="0"/>
          <w:numId w:val="27"/>
        </w:numPr>
        <w:spacing w:after="80"/>
        <w:rPr>
          <w:color w:val="auto"/>
          <w:sz w:val="24"/>
          <w:szCs w:val="24"/>
        </w:rPr>
      </w:pPr>
      <w:r w:rsidRPr="007F464C">
        <w:rPr>
          <w:color w:val="auto"/>
          <w:sz w:val="24"/>
          <w:szCs w:val="24"/>
        </w:rPr>
        <w:t>Create Spot Varnish for the elements you want.</w:t>
      </w:r>
    </w:p>
    <w:p w14:paraId="53453CEA" w14:textId="77777777" w:rsidR="007D199D" w:rsidRPr="002E669F" w:rsidRDefault="007D199D" w:rsidP="007F464C">
      <w:pPr>
        <w:pStyle w:val="ListNumber"/>
        <w:tabs>
          <w:tab w:val="left" w:pos="360"/>
        </w:tabs>
        <w:spacing w:after="80"/>
        <w:ind w:left="720" w:hanging="360"/>
        <w:rPr>
          <w:caps/>
          <w:sz w:val="24"/>
          <w:szCs w:val="24"/>
        </w:rPr>
      </w:pPr>
    </w:p>
    <w:p w14:paraId="223EBE0B" w14:textId="77777777" w:rsidR="007D199D" w:rsidRPr="002E669F" w:rsidRDefault="002E669F">
      <w:pPr>
        <w:pStyle w:val="BodyA"/>
        <w:keepNext/>
        <w:spacing w:before="240" w:after="160"/>
        <w:outlineLvl w:val="1"/>
        <w:rPr>
          <w:b/>
          <w:bCs/>
          <w:sz w:val="40"/>
          <w:szCs w:val="40"/>
        </w:rPr>
      </w:pPr>
      <w:r w:rsidRPr="002E669F">
        <w:rPr>
          <w:b/>
          <w:bCs/>
          <w:sz w:val="40"/>
          <w:szCs w:val="40"/>
        </w:rPr>
        <w:t>Technical Specifications:</w:t>
      </w:r>
    </w:p>
    <w:p w14:paraId="5C0D6816" w14:textId="77777777" w:rsidR="007D199D" w:rsidRPr="007F464C" w:rsidRDefault="002E669F" w:rsidP="007F464C">
      <w:pPr>
        <w:spacing w:line="276" w:lineRule="auto"/>
        <w:ind w:left="360"/>
        <w:rPr>
          <w:rFonts w:ascii="Calibri" w:eastAsia="Calibri" w:hAnsi="Calibri" w:cs="Calibri"/>
          <w:szCs w:val="22"/>
        </w:rPr>
      </w:pPr>
      <w:r w:rsidRPr="007F464C">
        <w:rPr>
          <w:rFonts w:ascii="Calibri" w:eastAsia="Calibri" w:hAnsi="Calibri" w:cs="Calibri"/>
          <w:b/>
          <w:bCs/>
          <w:szCs w:val="22"/>
        </w:rPr>
        <w:t>Dimensions</w:t>
      </w:r>
      <w:r w:rsidRPr="007F464C">
        <w:rPr>
          <w:rFonts w:ascii="Calibri" w:eastAsia="Calibri" w:hAnsi="Calibri" w:cs="Calibri"/>
          <w:b/>
          <w:bCs/>
          <w:szCs w:val="22"/>
        </w:rPr>
        <w:tab/>
      </w:r>
      <w:r w:rsidRPr="007F464C">
        <w:rPr>
          <w:rFonts w:ascii="Calibri" w:eastAsia="Calibri" w:hAnsi="Calibri" w:cs="Calibri"/>
          <w:b/>
          <w:bCs/>
          <w:szCs w:val="22"/>
        </w:rPr>
        <w:tab/>
      </w:r>
      <w:r w:rsidRPr="007F464C">
        <w:rPr>
          <w:rFonts w:ascii="Calibri" w:eastAsia="Calibri" w:hAnsi="Calibri" w:cs="Calibri"/>
          <w:b/>
          <w:bCs/>
          <w:szCs w:val="22"/>
        </w:rPr>
        <w:tab/>
      </w:r>
      <w:r w:rsidRPr="007F464C">
        <w:rPr>
          <w:rFonts w:ascii="Calibri" w:eastAsia="Calibri" w:hAnsi="Calibri" w:cs="Calibri"/>
          <w:szCs w:val="22"/>
        </w:rPr>
        <w:t xml:space="preserve">: A page size of 190 x 260mm </w:t>
      </w:r>
      <w:proofErr w:type="gramStart"/>
      <w:r w:rsidRPr="007F464C">
        <w:rPr>
          <w:rFonts w:ascii="Calibri" w:eastAsia="Calibri" w:hAnsi="Calibri" w:cs="Calibri"/>
          <w:szCs w:val="22"/>
        </w:rPr>
        <w:t>( Portrait</w:t>
      </w:r>
      <w:proofErr w:type="gramEnd"/>
      <w:r w:rsidRPr="007F464C">
        <w:rPr>
          <w:rFonts w:ascii="Calibri" w:eastAsia="Calibri" w:hAnsi="Calibri" w:cs="Calibri"/>
          <w:szCs w:val="22"/>
        </w:rPr>
        <w:t xml:space="preserve"> ),</w:t>
      </w:r>
    </w:p>
    <w:p w14:paraId="095F07C3" w14:textId="77777777" w:rsidR="007D199D" w:rsidRPr="007F464C" w:rsidRDefault="002E669F" w:rsidP="007F464C">
      <w:pPr>
        <w:spacing w:line="276" w:lineRule="auto"/>
        <w:ind w:left="2880" w:firstLine="720"/>
        <w:rPr>
          <w:rFonts w:ascii="Calibri" w:eastAsia="Calibri" w:hAnsi="Calibri" w:cs="Calibri"/>
          <w:szCs w:val="22"/>
        </w:rPr>
      </w:pPr>
      <w:r w:rsidRPr="007F464C">
        <w:rPr>
          <w:rFonts w:ascii="Calibri" w:eastAsia="Calibri" w:hAnsi="Calibri" w:cs="Calibri"/>
          <w:szCs w:val="22"/>
        </w:rPr>
        <w:t>: 12 mm for the spine is required.</w:t>
      </w:r>
    </w:p>
    <w:p w14:paraId="1DB9694E" w14:textId="43347E85" w:rsidR="007D199D" w:rsidRPr="007F464C" w:rsidRDefault="002E669F" w:rsidP="007F464C">
      <w:pPr>
        <w:spacing w:line="276" w:lineRule="auto"/>
        <w:ind w:left="360"/>
        <w:rPr>
          <w:rFonts w:ascii="Calibri" w:eastAsia="Calibri" w:hAnsi="Calibri" w:cs="Calibri"/>
          <w:szCs w:val="22"/>
        </w:rPr>
      </w:pPr>
      <w:r w:rsidRPr="007F464C">
        <w:rPr>
          <w:rFonts w:ascii="Calibri" w:eastAsia="Calibri" w:hAnsi="Calibri" w:cs="Calibri"/>
          <w:b/>
          <w:bCs/>
          <w:szCs w:val="22"/>
        </w:rPr>
        <w:t>Bleed</w:t>
      </w:r>
      <w:r w:rsidRPr="007F464C">
        <w:rPr>
          <w:rFonts w:ascii="Calibri" w:eastAsia="Calibri" w:hAnsi="Calibri" w:cs="Calibri"/>
          <w:b/>
          <w:bCs/>
          <w:szCs w:val="22"/>
        </w:rPr>
        <w:tab/>
      </w:r>
      <w:r w:rsidRPr="007F464C">
        <w:rPr>
          <w:rFonts w:ascii="Calibri" w:eastAsia="Calibri" w:hAnsi="Calibri" w:cs="Calibri"/>
          <w:szCs w:val="22"/>
        </w:rPr>
        <w:tab/>
      </w:r>
      <w:r w:rsidRPr="007F464C">
        <w:rPr>
          <w:rFonts w:ascii="Calibri" w:eastAsia="Calibri" w:hAnsi="Calibri" w:cs="Calibri"/>
          <w:szCs w:val="22"/>
        </w:rPr>
        <w:tab/>
      </w:r>
      <w:r>
        <w:rPr>
          <w:rFonts w:ascii="Calibri" w:eastAsia="Calibri" w:hAnsi="Calibri" w:cs="Calibri"/>
          <w:szCs w:val="22"/>
        </w:rPr>
        <w:tab/>
      </w:r>
      <w:r w:rsidRPr="007F464C">
        <w:rPr>
          <w:rFonts w:ascii="Calibri" w:eastAsia="Calibri" w:hAnsi="Calibri" w:cs="Calibri"/>
          <w:szCs w:val="22"/>
        </w:rPr>
        <w:t>: 3 mm</w:t>
      </w:r>
    </w:p>
    <w:p w14:paraId="2689AEEB" w14:textId="79430C84" w:rsidR="007D199D" w:rsidRPr="007F464C" w:rsidRDefault="002E669F" w:rsidP="007F464C">
      <w:pPr>
        <w:spacing w:line="276" w:lineRule="auto"/>
        <w:ind w:left="3600" w:hanging="3240"/>
        <w:rPr>
          <w:rFonts w:ascii="Calibri" w:eastAsia="Calibri" w:hAnsi="Calibri" w:cs="Calibri"/>
          <w:szCs w:val="22"/>
        </w:rPr>
      </w:pPr>
      <w:r w:rsidRPr="007F464C">
        <w:rPr>
          <w:rFonts w:ascii="Calibri" w:eastAsia="Calibri" w:hAnsi="Calibri" w:cs="Calibri"/>
          <w:b/>
          <w:bCs/>
          <w:szCs w:val="22"/>
        </w:rPr>
        <w:t>Colors</w:t>
      </w:r>
      <w:r w:rsidRPr="007F464C">
        <w:rPr>
          <w:rFonts w:ascii="Calibri" w:eastAsia="Calibri" w:hAnsi="Calibri" w:cs="Calibri"/>
          <w:b/>
          <w:bCs/>
          <w:szCs w:val="22"/>
        </w:rPr>
        <w:tab/>
      </w:r>
      <w:r w:rsidRPr="007F464C">
        <w:rPr>
          <w:rFonts w:ascii="Calibri" w:eastAsia="Calibri" w:hAnsi="Calibri" w:cs="Calibri"/>
          <w:szCs w:val="22"/>
        </w:rPr>
        <w:t xml:space="preserve">: Front and Back Cover </w:t>
      </w:r>
      <w:proofErr w:type="gramStart"/>
      <w:r w:rsidRPr="007F464C">
        <w:rPr>
          <w:rFonts w:ascii="Calibri" w:eastAsia="Calibri" w:hAnsi="Calibri" w:cs="Calibri"/>
          <w:szCs w:val="22"/>
        </w:rPr>
        <w:t>( Outer</w:t>
      </w:r>
      <w:proofErr w:type="gramEnd"/>
      <w:r w:rsidRPr="007F464C">
        <w:rPr>
          <w:rFonts w:ascii="Calibri" w:eastAsia="Calibri" w:hAnsi="Calibri" w:cs="Calibri"/>
          <w:szCs w:val="22"/>
        </w:rPr>
        <w:t xml:space="preserve"> Cover ):  CMYK + 2 Pantone Coated + Spot Varnish ( For Masthead Logo ) </w:t>
      </w:r>
    </w:p>
    <w:p w14:paraId="0B08426B" w14:textId="77777777" w:rsidR="007D199D" w:rsidRPr="007F464C" w:rsidRDefault="002E669F" w:rsidP="007F464C">
      <w:pPr>
        <w:spacing w:line="276" w:lineRule="auto"/>
        <w:ind w:left="2880" w:firstLine="720"/>
        <w:rPr>
          <w:rFonts w:ascii="Calibri" w:eastAsia="Calibri" w:hAnsi="Calibri" w:cs="Calibri"/>
          <w:szCs w:val="22"/>
        </w:rPr>
      </w:pPr>
      <w:r w:rsidRPr="007F464C">
        <w:rPr>
          <w:rFonts w:ascii="Calibri" w:eastAsia="Calibri" w:hAnsi="Calibri" w:cs="Calibri"/>
          <w:szCs w:val="22"/>
        </w:rPr>
        <w:t xml:space="preserve">: Front &amp; Back Cover </w:t>
      </w:r>
      <w:proofErr w:type="gramStart"/>
      <w:r w:rsidRPr="007F464C">
        <w:rPr>
          <w:rFonts w:ascii="Calibri" w:eastAsia="Calibri" w:hAnsi="Calibri" w:cs="Calibri"/>
          <w:szCs w:val="22"/>
        </w:rPr>
        <w:t>( Inner</w:t>
      </w:r>
      <w:proofErr w:type="gramEnd"/>
      <w:r w:rsidRPr="007F464C">
        <w:rPr>
          <w:rFonts w:ascii="Calibri" w:eastAsia="Calibri" w:hAnsi="Calibri" w:cs="Calibri"/>
          <w:szCs w:val="22"/>
        </w:rPr>
        <w:t xml:space="preserve"> Cover ): CMYK</w:t>
      </w:r>
    </w:p>
    <w:p w14:paraId="56E8BC91" w14:textId="1C440DAE" w:rsidR="007D199D" w:rsidRPr="007F464C" w:rsidRDefault="002E669F" w:rsidP="007F464C">
      <w:pPr>
        <w:spacing w:line="276" w:lineRule="auto"/>
        <w:ind w:left="360"/>
        <w:rPr>
          <w:rFonts w:ascii="Calibri" w:eastAsia="Calibri" w:hAnsi="Calibri" w:cs="Calibri"/>
          <w:szCs w:val="22"/>
        </w:rPr>
      </w:pPr>
      <w:r w:rsidRPr="007F464C">
        <w:rPr>
          <w:rFonts w:ascii="Calibri" w:eastAsia="Calibri" w:hAnsi="Calibri" w:cs="Calibri"/>
          <w:b/>
          <w:bCs/>
          <w:szCs w:val="22"/>
        </w:rPr>
        <w:t>Image Resolution</w:t>
      </w:r>
      <w:r w:rsidRPr="007F464C">
        <w:rPr>
          <w:rFonts w:ascii="Calibri" w:eastAsia="Calibri" w:hAnsi="Calibri" w:cs="Calibri"/>
          <w:b/>
          <w:bCs/>
          <w:szCs w:val="22"/>
        </w:rPr>
        <w:tab/>
      </w:r>
      <w:r w:rsidRPr="007F464C">
        <w:rPr>
          <w:rFonts w:ascii="Calibri" w:eastAsia="Calibri" w:hAnsi="Calibri" w:cs="Calibri"/>
          <w:b/>
          <w:bCs/>
          <w:szCs w:val="22"/>
        </w:rPr>
        <w:tab/>
      </w:r>
      <w:r>
        <w:rPr>
          <w:rFonts w:ascii="Calibri" w:eastAsia="Calibri" w:hAnsi="Calibri" w:cs="Calibri"/>
          <w:b/>
          <w:bCs/>
          <w:szCs w:val="22"/>
        </w:rPr>
        <w:tab/>
      </w:r>
      <w:r w:rsidRPr="007F464C">
        <w:rPr>
          <w:rFonts w:ascii="Calibri" w:eastAsia="Calibri" w:hAnsi="Calibri" w:cs="Calibri"/>
          <w:szCs w:val="22"/>
        </w:rPr>
        <w:t xml:space="preserve">: 280 – 320 PPI at 100% in </w:t>
      </w:r>
      <w:proofErr w:type="gramStart"/>
      <w:r w:rsidRPr="007F464C">
        <w:rPr>
          <w:rFonts w:ascii="Calibri" w:eastAsia="Calibri" w:hAnsi="Calibri" w:cs="Calibri"/>
          <w:szCs w:val="22"/>
        </w:rPr>
        <w:t xml:space="preserve">InDesign( </w:t>
      </w:r>
      <w:proofErr w:type="spellStart"/>
      <w:r w:rsidRPr="007F464C">
        <w:rPr>
          <w:rFonts w:ascii="Calibri" w:eastAsia="Calibri" w:hAnsi="Calibri" w:cs="Calibri"/>
          <w:szCs w:val="22"/>
        </w:rPr>
        <w:t>Colour</w:t>
      </w:r>
      <w:proofErr w:type="spellEnd"/>
      <w:proofErr w:type="gramEnd"/>
      <w:r w:rsidRPr="007F464C">
        <w:rPr>
          <w:rFonts w:ascii="Calibri" w:eastAsia="Calibri" w:hAnsi="Calibri" w:cs="Calibri"/>
          <w:szCs w:val="22"/>
        </w:rPr>
        <w:t xml:space="preserve"> Images )</w:t>
      </w:r>
    </w:p>
    <w:p w14:paraId="3996DB45" w14:textId="79CD8B13" w:rsidR="007D199D" w:rsidRPr="007F464C" w:rsidRDefault="002E669F" w:rsidP="007F464C">
      <w:pPr>
        <w:spacing w:line="276" w:lineRule="auto"/>
        <w:ind w:left="360"/>
        <w:rPr>
          <w:rFonts w:ascii="Calibri" w:eastAsia="Calibri" w:hAnsi="Calibri" w:cs="Calibri"/>
          <w:szCs w:val="22"/>
        </w:rPr>
      </w:pPr>
      <w:r w:rsidRPr="007F464C">
        <w:rPr>
          <w:rFonts w:ascii="Calibri" w:eastAsia="Calibri" w:hAnsi="Calibri" w:cs="Calibri"/>
          <w:b/>
          <w:bCs/>
          <w:szCs w:val="22"/>
        </w:rPr>
        <w:t>Bitmap Image Resolution</w:t>
      </w:r>
      <w:r w:rsidRPr="007F464C">
        <w:rPr>
          <w:rFonts w:ascii="Calibri" w:eastAsia="Calibri" w:hAnsi="Calibri" w:cs="Calibri"/>
          <w:b/>
          <w:bCs/>
          <w:szCs w:val="22"/>
        </w:rPr>
        <w:tab/>
      </w:r>
      <w:r>
        <w:rPr>
          <w:rFonts w:ascii="Calibri" w:eastAsia="Calibri" w:hAnsi="Calibri" w:cs="Calibri"/>
          <w:b/>
          <w:bCs/>
          <w:szCs w:val="22"/>
        </w:rPr>
        <w:tab/>
      </w:r>
      <w:r w:rsidRPr="007F464C">
        <w:rPr>
          <w:rFonts w:ascii="Calibri" w:eastAsia="Calibri" w:hAnsi="Calibri" w:cs="Calibri"/>
          <w:szCs w:val="22"/>
        </w:rPr>
        <w:t xml:space="preserve">: 800 – 1200 PPI at 100% in InDesign </w:t>
      </w:r>
      <w:proofErr w:type="gramStart"/>
      <w:r w:rsidRPr="007F464C">
        <w:rPr>
          <w:rFonts w:ascii="Calibri" w:eastAsia="Calibri" w:hAnsi="Calibri" w:cs="Calibri"/>
          <w:szCs w:val="22"/>
        </w:rPr>
        <w:t>( Bitmap</w:t>
      </w:r>
      <w:proofErr w:type="gramEnd"/>
      <w:r w:rsidRPr="007F464C">
        <w:rPr>
          <w:rFonts w:ascii="Calibri" w:eastAsia="Calibri" w:hAnsi="Calibri" w:cs="Calibri"/>
          <w:szCs w:val="22"/>
        </w:rPr>
        <w:t xml:space="preserve"> or Greyscale )</w:t>
      </w:r>
    </w:p>
    <w:p w14:paraId="6B66C2AD" w14:textId="5D5D40F3" w:rsidR="007D199D" w:rsidRPr="002E669F" w:rsidRDefault="002E669F" w:rsidP="002E669F">
      <w:pPr>
        <w:spacing w:line="276" w:lineRule="auto"/>
        <w:ind w:left="360"/>
        <w:rPr>
          <w:rFonts w:ascii="Calibri" w:eastAsia="Calibri" w:hAnsi="Calibri" w:cs="Calibri"/>
          <w:szCs w:val="22"/>
        </w:rPr>
      </w:pPr>
      <w:r w:rsidRPr="007F464C">
        <w:rPr>
          <w:rFonts w:ascii="Calibri" w:eastAsia="Calibri" w:hAnsi="Calibri" w:cs="Calibri"/>
          <w:b/>
          <w:bCs/>
          <w:szCs w:val="22"/>
        </w:rPr>
        <w:t>Paper</w:t>
      </w:r>
      <w:r w:rsidRPr="007F464C">
        <w:rPr>
          <w:rFonts w:ascii="Calibri" w:eastAsia="Calibri" w:hAnsi="Calibri" w:cs="Calibri"/>
          <w:b/>
          <w:bCs/>
          <w:szCs w:val="22"/>
        </w:rPr>
        <w:tab/>
      </w:r>
      <w:r w:rsidRPr="007F464C">
        <w:rPr>
          <w:rFonts w:ascii="Calibri" w:eastAsia="Calibri" w:hAnsi="Calibri" w:cs="Calibri"/>
          <w:b/>
          <w:bCs/>
          <w:szCs w:val="22"/>
        </w:rPr>
        <w:tab/>
      </w:r>
      <w:r w:rsidRPr="007F464C">
        <w:rPr>
          <w:rFonts w:ascii="Calibri" w:eastAsia="Calibri" w:hAnsi="Calibri" w:cs="Calibri"/>
          <w:b/>
          <w:bCs/>
          <w:szCs w:val="22"/>
        </w:rPr>
        <w:tab/>
      </w:r>
      <w:r>
        <w:rPr>
          <w:rFonts w:ascii="Calibri" w:eastAsia="Calibri" w:hAnsi="Calibri" w:cs="Calibri"/>
          <w:b/>
          <w:bCs/>
          <w:szCs w:val="22"/>
        </w:rPr>
        <w:tab/>
      </w:r>
      <w:r w:rsidRPr="002E669F">
        <w:rPr>
          <w:rFonts w:ascii="Calibri" w:eastAsia="Calibri" w:hAnsi="Calibri" w:cs="Calibri"/>
          <w:szCs w:val="22"/>
        </w:rPr>
        <w:t>: 350 g/m² coated matte paper</w:t>
      </w:r>
    </w:p>
    <w:p w14:paraId="6047542B" w14:textId="5D919D97"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Finishing</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Pr>
          <w:rFonts w:ascii="Calibri" w:eastAsia="Calibri" w:hAnsi="Calibri" w:cs="Calibri"/>
          <w:b/>
          <w:bCs/>
          <w:szCs w:val="22"/>
        </w:rPr>
        <w:tab/>
      </w:r>
      <w:r w:rsidRPr="002E669F">
        <w:rPr>
          <w:rFonts w:ascii="Calibri" w:eastAsia="Calibri" w:hAnsi="Calibri" w:cs="Calibri"/>
          <w:szCs w:val="22"/>
        </w:rPr>
        <w:t>:</w:t>
      </w:r>
      <w:r w:rsidRPr="002E669F">
        <w:rPr>
          <w:rFonts w:ascii="Calibri" w:eastAsia="Calibri" w:hAnsi="Calibri" w:cs="Calibri"/>
          <w:b/>
          <w:bCs/>
          <w:szCs w:val="22"/>
        </w:rPr>
        <w:t xml:space="preserve"> </w:t>
      </w:r>
      <w:r w:rsidRPr="002E669F">
        <w:rPr>
          <w:rFonts w:ascii="Calibri" w:eastAsia="Calibri" w:hAnsi="Calibri" w:cs="Calibri"/>
          <w:szCs w:val="22"/>
        </w:rPr>
        <w:t>Perfect Binding</w:t>
      </w:r>
    </w:p>
    <w:p w14:paraId="2B74D010" w14:textId="77777777" w:rsidR="007D199D" w:rsidRPr="002E669F" w:rsidRDefault="002E669F" w:rsidP="002E669F">
      <w:pPr>
        <w:pStyle w:val="BodyA"/>
        <w:spacing w:after="0"/>
        <w:ind w:left="3600"/>
        <w:rPr>
          <w:sz w:val="24"/>
        </w:rPr>
      </w:pPr>
      <w:proofErr w:type="gramStart"/>
      <w:r w:rsidRPr="002E669F">
        <w:rPr>
          <w:sz w:val="24"/>
        </w:rPr>
        <w:t>( Complete</w:t>
      </w:r>
      <w:proofErr w:type="gramEnd"/>
      <w:r w:rsidRPr="002E669F">
        <w:rPr>
          <w:sz w:val="24"/>
        </w:rPr>
        <w:t xml:space="preserve"> mock up is to be folded ) ( Does not need to be </w:t>
      </w:r>
      <w:proofErr w:type="spellStart"/>
      <w:r w:rsidRPr="002E669F">
        <w:rPr>
          <w:sz w:val="24"/>
        </w:rPr>
        <w:t>sticked</w:t>
      </w:r>
      <w:proofErr w:type="spellEnd"/>
      <w:r w:rsidRPr="002E669F">
        <w:rPr>
          <w:sz w:val="24"/>
        </w:rPr>
        <w:t xml:space="preserve"> )</w:t>
      </w:r>
    </w:p>
    <w:p w14:paraId="3B5EB281" w14:textId="3657989A"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Trapping</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Pr>
          <w:rFonts w:ascii="Calibri" w:eastAsia="Calibri" w:hAnsi="Calibri" w:cs="Calibri"/>
          <w:b/>
          <w:bCs/>
          <w:szCs w:val="22"/>
        </w:rPr>
        <w:tab/>
      </w:r>
      <w:r w:rsidRPr="002E669F">
        <w:rPr>
          <w:rFonts w:ascii="Calibri" w:eastAsia="Calibri" w:hAnsi="Calibri" w:cs="Calibri"/>
          <w:szCs w:val="22"/>
        </w:rPr>
        <w:t>:</w:t>
      </w:r>
      <w:r w:rsidRPr="002E669F">
        <w:rPr>
          <w:rFonts w:ascii="Calibri" w:eastAsia="Calibri" w:hAnsi="Calibri" w:cs="Calibri"/>
          <w:b/>
          <w:bCs/>
          <w:szCs w:val="22"/>
        </w:rPr>
        <w:t xml:space="preserve"> </w:t>
      </w:r>
      <w:r w:rsidRPr="002E669F">
        <w:rPr>
          <w:rFonts w:ascii="Calibri" w:eastAsia="Calibri" w:hAnsi="Calibri" w:cs="Calibri"/>
          <w:szCs w:val="22"/>
        </w:rPr>
        <w:t>0.35 pts (if necessary)</w:t>
      </w:r>
    </w:p>
    <w:p w14:paraId="3AF2DDA6" w14:textId="77777777" w:rsidR="007D199D" w:rsidRPr="002E669F"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Ink Density</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szCs w:val="22"/>
        </w:rPr>
        <w:t>: 300%</w:t>
      </w:r>
    </w:p>
    <w:p w14:paraId="122DFA88" w14:textId="59861141" w:rsidR="007D199D" w:rsidRPr="007F464C" w:rsidRDefault="002E669F" w:rsidP="002E669F">
      <w:pPr>
        <w:spacing w:line="276" w:lineRule="auto"/>
        <w:ind w:left="360"/>
        <w:rPr>
          <w:rFonts w:ascii="Calibri" w:eastAsia="Calibri" w:hAnsi="Calibri" w:cs="Calibri"/>
          <w:szCs w:val="22"/>
        </w:rPr>
      </w:pPr>
      <w:r w:rsidRPr="002E669F">
        <w:rPr>
          <w:rFonts w:ascii="Calibri" w:eastAsia="Calibri" w:hAnsi="Calibri" w:cs="Calibri"/>
          <w:b/>
          <w:bCs/>
          <w:szCs w:val="22"/>
        </w:rPr>
        <w:t>ICC Profile</w:t>
      </w:r>
      <w:r w:rsidRPr="002E669F">
        <w:rPr>
          <w:rFonts w:ascii="Calibri" w:eastAsia="Calibri" w:hAnsi="Calibri" w:cs="Calibri"/>
          <w:b/>
          <w:bCs/>
          <w:szCs w:val="22"/>
        </w:rPr>
        <w:tab/>
      </w:r>
      <w:r w:rsidRPr="002E669F">
        <w:rPr>
          <w:rFonts w:ascii="Calibri" w:eastAsia="Calibri" w:hAnsi="Calibri" w:cs="Calibri"/>
          <w:b/>
          <w:bCs/>
          <w:szCs w:val="22"/>
        </w:rPr>
        <w:tab/>
      </w:r>
      <w:r w:rsidRPr="002E669F">
        <w:rPr>
          <w:rFonts w:ascii="Calibri" w:eastAsia="Calibri" w:hAnsi="Calibri" w:cs="Calibri"/>
          <w:b/>
          <w:bCs/>
          <w:szCs w:val="22"/>
        </w:rPr>
        <w:tab/>
      </w:r>
      <w:r>
        <w:rPr>
          <w:rFonts w:ascii="Calibri" w:eastAsia="Calibri" w:hAnsi="Calibri" w:cs="Calibri"/>
          <w:b/>
          <w:bCs/>
          <w:szCs w:val="22"/>
        </w:rPr>
        <w:tab/>
      </w:r>
      <w:r w:rsidRPr="007F464C">
        <w:rPr>
          <w:rFonts w:ascii="Calibri" w:eastAsia="Calibri" w:hAnsi="Calibri" w:cs="Calibri"/>
          <w:szCs w:val="22"/>
        </w:rPr>
        <w:t>: CoatedFOGRA39</w:t>
      </w:r>
    </w:p>
    <w:p w14:paraId="08F0E2FD" w14:textId="77777777" w:rsidR="007D199D" w:rsidRPr="002E669F" w:rsidRDefault="007D199D">
      <w:pPr>
        <w:pStyle w:val="BodyA"/>
      </w:pPr>
    </w:p>
    <w:p w14:paraId="1C40C480" w14:textId="77777777" w:rsidR="007D199D" w:rsidRPr="002E669F" w:rsidRDefault="007D199D">
      <w:pPr>
        <w:pStyle w:val="BodyA"/>
      </w:pPr>
    </w:p>
    <w:p w14:paraId="4E966CB3" w14:textId="77777777" w:rsidR="002E669F" w:rsidRPr="002E669F" w:rsidRDefault="002E669F" w:rsidP="007F464C">
      <w:pPr>
        <w:spacing w:line="276" w:lineRule="auto"/>
        <w:rPr>
          <w:rFonts w:ascii="Calibri" w:eastAsia="Calibri" w:hAnsi="Calibri" w:cs="Calibri"/>
          <w:b/>
          <w:bCs/>
          <w:sz w:val="40"/>
          <w:szCs w:val="40"/>
        </w:rPr>
      </w:pPr>
      <w:r w:rsidRPr="007F464C">
        <w:rPr>
          <w:rFonts w:ascii="Calibri" w:hAnsi="Calibri"/>
          <w:b/>
          <w:bCs/>
          <w:sz w:val="40"/>
          <w:szCs w:val="40"/>
        </w:rPr>
        <w:br w:type="page"/>
      </w:r>
    </w:p>
    <w:p w14:paraId="7BBF2C00" w14:textId="1E12B42A" w:rsidR="007D199D" w:rsidRPr="002E669F" w:rsidRDefault="002E669F">
      <w:pPr>
        <w:pStyle w:val="BodyA"/>
        <w:keepNext/>
        <w:outlineLvl w:val="1"/>
        <w:rPr>
          <w:b/>
          <w:bCs/>
          <w:sz w:val="40"/>
          <w:szCs w:val="40"/>
        </w:rPr>
      </w:pPr>
      <w:r w:rsidRPr="002E669F">
        <w:rPr>
          <w:b/>
          <w:bCs/>
          <w:sz w:val="40"/>
          <w:szCs w:val="40"/>
        </w:rPr>
        <w:lastRenderedPageBreak/>
        <w:t>Required Elements:</w:t>
      </w:r>
    </w:p>
    <w:p w14:paraId="70080378" w14:textId="77777777" w:rsidR="007D199D" w:rsidRPr="002E669F" w:rsidRDefault="002E669F">
      <w:pPr>
        <w:pStyle w:val="BodyA"/>
        <w:keepNext/>
        <w:spacing w:before="120" w:after="0"/>
        <w:outlineLvl w:val="2"/>
        <w:rPr>
          <w:b/>
          <w:bCs/>
          <w:sz w:val="28"/>
          <w:szCs w:val="28"/>
          <w:u w:val="single"/>
        </w:rPr>
      </w:pPr>
      <w:r w:rsidRPr="002E669F">
        <w:rPr>
          <w:b/>
          <w:bCs/>
          <w:sz w:val="28"/>
          <w:szCs w:val="28"/>
          <w:u w:val="single"/>
        </w:rPr>
        <w:t>For the Front Outside Cover:</w:t>
      </w:r>
    </w:p>
    <w:p w14:paraId="7E79FC04" w14:textId="77777777" w:rsidR="007D199D" w:rsidRPr="007F464C" w:rsidRDefault="002E669F" w:rsidP="007F464C">
      <w:pPr>
        <w:pStyle w:val="ListBullet"/>
        <w:numPr>
          <w:ilvl w:val="0"/>
          <w:numId w:val="29"/>
        </w:numPr>
        <w:spacing w:after="0"/>
        <w:rPr>
          <w:sz w:val="24"/>
        </w:rPr>
      </w:pPr>
      <w:r w:rsidRPr="007F464C">
        <w:rPr>
          <w:sz w:val="24"/>
        </w:rPr>
        <w:t xml:space="preserve">The masthead must be applied in </w:t>
      </w:r>
      <w:r w:rsidRPr="007F464C">
        <w:rPr>
          <w:rStyle w:val="Strong"/>
          <w:sz w:val="24"/>
        </w:rPr>
        <w:t>2 PMS</w:t>
      </w:r>
      <w:r w:rsidRPr="007F464C">
        <w:rPr>
          <w:sz w:val="24"/>
        </w:rPr>
        <w:t xml:space="preserve"> and a spot varnish must be applied on top.</w:t>
      </w:r>
    </w:p>
    <w:p w14:paraId="28C6152C" w14:textId="77777777" w:rsidR="007D199D" w:rsidRPr="007F464C" w:rsidRDefault="002E669F" w:rsidP="007F464C">
      <w:pPr>
        <w:pStyle w:val="ListBullet"/>
        <w:spacing w:after="0"/>
        <w:ind w:left="568"/>
        <w:rPr>
          <w:sz w:val="24"/>
        </w:rPr>
      </w:pPr>
      <w:r w:rsidRPr="007F464C">
        <w:rPr>
          <w:sz w:val="24"/>
        </w:rPr>
        <w:t xml:space="preserve">The color must be named </w:t>
      </w:r>
      <w:r w:rsidRPr="007F464C">
        <w:rPr>
          <w:rStyle w:val="Strong"/>
          <w:sz w:val="24"/>
        </w:rPr>
        <w:t xml:space="preserve">“Varnish”; </w:t>
      </w:r>
      <w:r w:rsidRPr="007F464C">
        <w:rPr>
          <w:sz w:val="24"/>
        </w:rPr>
        <w:t xml:space="preserve">created as a spot color and it must be </w:t>
      </w:r>
      <w:r w:rsidRPr="007F464C">
        <w:rPr>
          <w:rStyle w:val="Strong"/>
          <w:sz w:val="24"/>
        </w:rPr>
        <w:t xml:space="preserve">100% Magenta </w:t>
      </w:r>
      <w:r w:rsidRPr="007F464C">
        <w:rPr>
          <w:rStyle w:val="Strong"/>
          <w:sz w:val="24"/>
        </w:rPr>
        <w:br/>
      </w:r>
      <w:r w:rsidRPr="007F464C">
        <w:rPr>
          <w:sz w:val="24"/>
        </w:rPr>
        <w:t xml:space="preserve">( Overprint Vanish ). </w:t>
      </w:r>
    </w:p>
    <w:p w14:paraId="52270C3B" w14:textId="17299F53" w:rsidR="007D199D" w:rsidRPr="007F464C" w:rsidRDefault="002E669F" w:rsidP="007F464C">
      <w:pPr>
        <w:pStyle w:val="ListBullet"/>
        <w:numPr>
          <w:ilvl w:val="0"/>
          <w:numId w:val="31"/>
        </w:numPr>
        <w:spacing w:after="0"/>
        <w:rPr>
          <w:sz w:val="24"/>
        </w:rPr>
      </w:pPr>
      <w:r w:rsidRPr="007F464C">
        <w:rPr>
          <w:sz w:val="24"/>
        </w:rPr>
        <w:t>The "</w:t>
      </w:r>
      <w:r w:rsidRPr="007F464C">
        <w:rPr>
          <w:rStyle w:val="Strong"/>
          <w:sz w:val="24"/>
        </w:rPr>
        <w:t xml:space="preserve">Wonders </w:t>
      </w:r>
      <w:del w:id="6" w:author="Microsoft Office User" w:date="2018-08-01T18:11:00Z">
        <w:r w:rsidR="007F464C" w:rsidDel="00712DB3">
          <w:rPr>
            <w:rStyle w:val="Strong"/>
            <w:sz w:val="24"/>
          </w:rPr>
          <w:delText>o</w:delText>
        </w:r>
        <w:r w:rsidR="007F464C" w:rsidRPr="007F464C" w:rsidDel="00712DB3">
          <w:rPr>
            <w:rStyle w:val="Strong"/>
            <w:sz w:val="24"/>
          </w:rPr>
          <w:delText xml:space="preserve">f </w:delText>
        </w:r>
      </w:del>
      <w:ins w:id="7" w:author="Microsoft Office User" w:date="2018-08-01T18:11:00Z">
        <w:r w:rsidR="00712DB3">
          <w:rPr>
            <w:rStyle w:val="Strong"/>
            <w:sz w:val="24"/>
          </w:rPr>
          <w:t xml:space="preserve">of </w:t>
        </w:r>
      </w:ins>
      <w:r w:rsidRPr="007F464C">
        <w:rPr>
          <w:rStyle w:val="Strong"/>
          <w:sz w:val="24"/>
        </w:rPr>
        <w:t>ASEAN</w:t>
      </w:r>
      <w:r w:rsidRPr="007F464C">
        <w:rPr>
          <w:sz w:val="24"/>
        </w:rPr>
        <w:t>" ( tagline )</w:t>
      </w:r>
    </w:p>
    <w:p w14:paraId="3F0D05B5" w14:textId="77777777" w:rsidR="007D199D" w:rsidRPr="007F464C" w:rsidRDefault="002E669F" w:rsidP="007F464C">
      <w:pPr>
        <w:pStyle w:val="ListBullet"/>
        <w:numPr>
          <w:ilvl w:val="0"/>
          <w:numId w:val="31"/>
        </w:numPr>
        <w:spacing w:after="0"/>
        <w:rPr>
          <w:sz w:val="24"/>
        </w:rPr>
      </w:pPr>
      <w:r w:rsidRPr="007F464C">
        <w:rPr>
          <w:sz w:val="24"/>
        </w:rPr>
        <w:t xml:space="preserve">The text in the file named </w:t>
      </w:r>
      <w:r w:rsidRPr="007F464C">
        <w:rPr>
          <w:rStyle w:val="Strong"/>
          <w:sz w:val="24"/>
        </w:rPr>
        <w:t>M2_Editorial_FrontOutsideCover</w:t>
      </w:r>
      <w:r w:rsidRPr="007F464C">
        <w:rPr>
          <w:sz w:val="24"/>
        </w:rPr>
        <w:t xml:space="preserve">.rtf </w:t>
      </w:r>
    </w:p>
    <w:p w14:paraId="01A522EF" w14:textId="77777777" w:rsidR="007F464C" w:rsidRDefault="002E669F" w:rsidP="007F464C">
      <w:pPr>
        <w:pStyle w:val="ListBullet"/>
        <w:numPr>
          <w:ilvl w:val="0"/>
          <w:numId w:val="31"/>
        </w:numPr>
        <w:spacing w:after="0"/>
        <w:rPr>
          <w:sz w:val="24"/>
        </w:rPr>
      </w:pPr>
      <w:r w:rsidRPr="007F464C">
        <w:rPr>
          <w:sz w:val="24"/>
        </w:rPr>
        <w:t xml:space="preserve">Use 2 images combined together in a collage/montage. </w:t>
      </w:r>
    </w:p>
    <w:p w14:paraId="71A0B529" w14:textId="3A85BF59" w:rsidR="007D199D" w:rsidRPr="007F464C" w:rsidRDefault="002E669F" w:rsidP="007F464C">
      <w:pPr>
        <w:pStyle w:val="ListBullet"/>
        <w:spacing w:after="0"/>
        <w:ind w:left="720"/>
        <w:rPr>
          <w:sz w:val="24"/>
        </w:rPr>
      </w:pPr>
      <w:proofErr w:type="gramStart"/>
      <w:r w:rsidRPr="007F464C">
        <w:rPr>
          <w:sz w:val="24"/>
        </w:rPr>
        <w:t>(</w:t>
      </w:r>
      <w:r w:rsidR="007F464C">
        <w:rPr>
          <w:sz w:val="24"/>
        </w:rPr>
        <w:t xml:space="preserve"> </w:t>
      </w:r>
      <w:r w:rsidRPr="007F464C">
        <w:rPr>
          <w:sz w:val="24"/>
        </w:rPr>
        <w:t>You</w:t>
      </w:r>
      <w:proofErr w:type="gramEnd"/>
      <w:r w:rsidRPr="007F464C">
        <w:rPr>
          <w:sz w:val="24"/>
        </w:rPr>
        <w:t xml:space="preserve"> may use any images from any folders provided</w:t>
      </w:r>
      <w:r w:rsidR="007F464C">
        <w:rPr>
          <w:sz w:val="24"/>
        </w:rPr>
        <w:t xml:space="preserve"> </w:t>
      </w:r>
      <w:r w:rsidRPr="007F464C">
        <w:rPr>
          <w:sz w:val="24"/>
        </w:rPr>
        <w:t>)</w:t>
      </w:r>
    </w:p>
    <w:p w14:paraId="3D52DFE1" w14:textId="77777777" w:rsidR="007D199D" w:rsidRPr="007F464C" w:rsidRDefault="002E669F" w:rsidP="007F464C">
      <w:pPr>
        <w:pStyle w:val="ListBullet"/>
        <w:spacing w:after="0"/>
        <w:ind w:left="360"/>
        <w:rPr>
          <w:sz w:val="24"/>
        </w:rPr>
      </w:pPr>
      <w:r w:rsidRPr="007F464C">
        <w:rPr>
          <w:sz w:val="24"/>
        </w:rPr>
        <w:t xml:space="preserve">This file must be created in </w:t>
      </w:r>
      <w:proofErr w:type="spellStart"/>
      <w:r w:rsidRPr="007F464C">
        <w:rPr>
          <w:sz w:val="24"/>
        </w:rPr>
        <w:t>photoshop</w:t>
      </w:r>
      <w:proofErr w:type="spellEnd"/>
      <w:r w:rsidRPr="007F464C">
        <w:rPr>
          <w:sz w:val="24"/>
        </w:rPr>
        <w:t xml:space="preserve"> and you must retain the layers for easy identification of the     images used. The </w:t>
      </w:r>
      <w:proofErr w:type="gramStart"/>
      <w:r w:rsidRPr="007F464C">
        <w:rPr>
          <w:sz w:val="24"/>
        </w:rPr>
        <w:t>layers</w:t>
      </w:r>
      <w:proofErr w:type="gramEnd"/>
      <w:r w:rsidRPr="007F464C">
        <w:rPr>
          <w:sz w:val="24"/>
        </w:rPr>
        <w:t xml:space="preserve"> name must be the name of the image used.</w:t>
      </w:r>
    </w:p>
    <w:p w14:paraId="2F63897D" w14:textId="77777777" w:rsidR="007D199D" w:rsidRPr="007F464C" w:rsidRDefault="002E669F" w:rsidP="007F464C">
      <w:pPr>
        <w:pStyle w:val="ListBullet"/>
        <w:spacing w:after="0"/>
        <w:ind w:left="284"/>
        <w:rPr>
          <w:sz w:val="24"/>
        </w:rPr>
      </w:pPr>
      <w:r w:rsidRPr="007F464C">
        <w:rPr>
          <w:sz w:val="24"/>
        </w:rPr>
        <w:tab/>
        <w:t>You have to add this file - layers retain - in the final folder on the name of "</w:t>
      </w:r>
      <w:r w:rsidRPr="007F464C">
        <w:rPr>
          <w:rStyle w:val="Strong"/>
          <w:sz w:val="24"/>
        </w:rPr>
        <w:t>Montage_Cover_Layouts_01</w:t>
      </w:r>
      <w:r w:rsidRPr="007F464C">
        <w:rPr>
          <w:sz w:val="24"/>
        </w:rPr>
        <w:t>"</w:t>
      </w:r>
    </w:p>
    <w:p w14:paraId="189E5695" w14:textId="77777777" w:rsidR="007D199D" w:rsidRPr="002E669F" w:rsidRDefault="007D199D" w:rsidP="007F464C">
      <w:pPr>
        <w:pStyle w:val="ListBullet"/>
        <w:spacing w:after="80"/>
        <w:rPr>
          <w:u w:val="single"/>
        </w:rPr>
      </w:pPr>
    </w:p>
    <w:p w14:paraId="0D6C4143" w14:textId="77777777" w:rsidR="007D199D" w:rsidRPr="002E669F" w:rsidRDefault="002E669F" w:rsidP="007F464C">
      <w:pPr>
        <w:pStyle w:val="BodyA"/>
        <w:spacing w:after="120"/>
        <w:jc w:val="both"/>
        <w:rPr>
          <w:b/>
          <w:bCs/>
          <w:sz w:val="28"/>
          <w:szCs w:val="28"/>
          <w:u w:val="single"/>
        </w:rPr>
      </w:pPr>
      <w:r w:rsidRPr="002E669F">
        <w:rPr>
          <w:b/>
          <w:bCs/>
          <w:sz w:val="28"/>
          <w:szCs w:val="28"/>
          <w:u w:val="single"/>
        </w:rPr>
        <w:t xml:space="preserve">For the Back Outside Cover: </w:t>
      </w:r>
    </w:p>
    <w:p w14:paraId="0D10647C" w14:textId="493EB574" w:rsidR="007D199D" w:rsidRPr="007F464C" w:rsidRDefault="002E669F" w:rsidP="007F464C">
      <w:pPr>
        <w:pStyle w:val="ListBullet"/>
        <w:numPr>
          <w:ilvl w:val="0"/>
          <w:numId w:val="32"/>
        </w:numPr>
        <w:spacing w:after="0"/>
        <w:rPr>
          <w:sz w:val="24"/>
        </w:rPr>
      </w:pPr>
      <w:r w:rsidRPr="007F464C">
        <w:rPr>
          <w:sz w:val="24"/>
        </w:rPr>
        <w:t>The "</w:t>
      </w:r>
      <w:r w:rsidRPr="007F464C">
        <w:rPr>
          <w:rStyle w:val="Strong"/>
          <w:sz w:val="24"/>
        </w:rPr>
        <w:t xml:space="preserve">Wonders </w:t>
      </w:r>
      <w:ins w:id="8" w:author="Microsoft Office User" w:date="2018-08-01T18:12:00Z">
        <w:r w:rsidR="00712DB3">
          <w:rPr>
            <w:rStyle w:val="Strong"/>
            <w:sz w:val="24"/>
          </w:rPr>
          <w:t>of</w:t>
        </w:r>
      </w:ins>
      <w:ins w:id="9" w:author="TAN HUI QIN" w:date="2018-08-01T15:53:00Z">
        <w:del w:id="10" w:author="Microsoft Office User" w:date="2018-08-01T18:12:00Z">
          <w:r w:rsidR="007F464C" w:rsidDel="00712DB3">
            <w:rPr>
              <w:rStyle w:val="Strong"/>
              <w:sz w:val="24"/>
            </w:rPr>
            <w:delText>o</w:delText>
          </w:r>
          <w:r w:rsidR="007F464C" w:rsidRPr="007F464C" w:rsidDel="00712DB3">
            <w:rPr>
              <w:rStyle w:val="Strong"/>
              <w:sz w:val="24"/>
            </w:rPr>
            <w:delText>f</w:delText>
          </w:r>
        </w:del>
        <w:r w:rsidR="007F464C" w:rsidRPr="007F464C">
          <w:rPr>
            <w:rStyle w:val="Strong"/>
            <w:sz w:val="24"/>
          </w:rPr>
          <w:t xml:space="preserve"> </w:t>
        </w:r>
      </w:ins>
      <w:r w:rsidRPr="007F464C">
        <w:rPr>
          <w:rStyle w:val="Strong"/>
          <w:sz w:val="24"/>
        </w:rPr>
        <w:t>ASEAN</w:t>
      </w:r>
      <w:r w:rsidRPr="007F464C">
        <w:rPr>
          <w:sz w:val="24"/>
        </w:rPr>
        <w:t>" ( tagline )</w:t>
      </w:r>
    </w:p>
    <w:p w14:paraId="48EBA4EA" w14:textId="04932563" w:rsidR="007D199D" w:rsidRPr="007F464C" w:rsidRDefault="002E669F" w:rsidP="007F464C">
      <w:pPr>
        <w:pStyle w:val="ListBullet"/>
        <w:numPr>
          <w:ilvl w:val="0"/>
          <w:numId w:val="32"/>
        </w:numPr>
        <w:spacing w:after="0"/>
        <w:rPr>
          <w:sz w:val="24"/>
        </w:rPr>
      </w:pPr>
      <w:r w:rsidRPr="007F464C">
        <w:rPr>
          <w:sz w:val="24"/>
        </w:rPr>
        <w:t xml:space="preserve">Apply an ( Overprint Vanish ) on the ‘Wonders </w:t>
      </w:r>
      <w:ins w:id="11" w:author="Microsoft Office User" w:date="2018-08-01T18:12:00Z">
        <w:r w:rsidR="00712DB3">
          <w:rPr>
            <w:rStyle w:val="Strong"/>
            <w:sz w:val="24"/>
          </w:rPr>
          <w:t>of</w:t>
        </w:r>
        <w:r w:rsidR="00712DB3" w:rsidDel="00712DB3">
          <w:rPr>
            <w:sz w:val="24"/>
          </w:rPr>
          <w:t xml:space="preserve"> </w:t>
        </w:r>
      </w:ins>
      <w:ins w:id="12" w:author="TAN HUI QIN" w:date="2018-08-01T15:54:00Z">
        <w:del w:id="13" w:author="Microsoft Office User" w:date="2018-08-01T18:12:00Z">
          <w:r w:rsidR="007F464C" w:rsidDel="00712DB3">
            <w:rPr>
              <w:sz w:val="24"/>
            </w:rPr>
            <w:delText>o</w:delText>
          </w:r>
          <w:r w:rsidR="007F464C" w:rsidRPr="007F464C" w:rsidDel="00712DB3">
            <w:rPr>
              <w:sz w:val="24"/>
            </w:rPr>
            <w:delText xml:space="preserve">f </w:delText>
          </w:r>
        </w:del>
      </w:ins>
      <w:r w:rsidRPr="007F464C">
        <w:rPr>
          <w:sz w:val="24"/>
        </w:rPr>
        <w:t xml:space="preserve">ASEAN” tagline. The color must be named </w:t>
      </w:r>
      <w:r w:rsidRPr="007F464C">
        <w:rPr>
          <w:rStyle w:val="Strong"/>
          <w:sz w:val="24"/>
        </w:rPr>
        <w:t xml:space="preserve">“Varnish”; </w:t>
      </w:r>
      <w:r w:rsidRPr="007F464C">
        <w:rPr>
          <w:sz w:val="24"/>
        </w:rPr>
        <w:t xml:space="preserve">created as a spot color and it must be </w:t>
      </w:r>
      <w:r w:rsidRPr="007F464C">
        <w:rPr>
          <w:rStyle w:val="Strong"/>
          <w:sz w:val="24"/>
        </w:rPr>
        <w:t>100% Magenta.</w:t>
      </w:r>
    </w:p>
    <w:p w14:paraId="132283DF" w14:textId="77777777" w:rsidR="007D199D" w:rsidRPr="007F464C" w:rsidRDefault="002E669F" w:rsidP="007F464C">
      <w:pPr>
        <w:pStyle w:val="ListBullet"/>
        <w:numPr>
          <w:ilvl w:val="0"/>
          <w:numId w:val="32"/>
        </w:numPr>
        <w:spacing w:after="0"/>
        <w:rPr>
          <w:sz w:val="24"/>
        </w:rPr>
      </w:pPr>
      <w:r w:rsidRPr="007F464C">
        <w:rPr>
          <w:sz w:val="24"/>
        </w:rPr>
        <w:t xml:space="preserve">The text in the file named </w:t>
      </w:r>
      <w:r w:rsidRPr="007F464C">
        <w:rPr>
          <w:rStyle w:val="Strong"/>
          <w:sz w:val="24"/>
        </w:rPr>
        <w:t>M2_Editorial_BackOutsideCover</w:t>
      </w:r>
      <w:r w:rsidRPr="007F464C">
        <w:rPr>
          <w:sz w:val="24"/>
        </w:rPr>
        <w:t>.rtf</w:t>
      </w:r>
    </w:p>
    <w:p w14:paraId="2E29B3D7" w14:textId="77777777" w:rsidR="007D199D" w:rsidRPr="007F464C" w:rsidRDefault="002E669F" w:rsidP="007F464C">
      <w:pPr>
        <w:pStyle w:val="ListBullet"/>
        <w:numPr>
          <w:ilvl w:val="0"/>
          <w:numId w:val="32"/>
        </w:numPr>
        <w:spacing w:after="0"/>
        <w:rPr>
          <w:sz w:val="24"/>
        </w:rPr>
      </w:pPr>
      <w:r w:rsidRPr="007F464C">
        <w:rPr>
          <w:sz w:val="24"/>
        </w:rPr>
        <w:t xml:space="preserve">QR </w:t>
      </w:r>
      <w:proofErr w:type="gramStart"/>
      <w:r w:rsidRPr="007F464C">
        <w:rPr>
          <w:sz w:val="24"/>
        </w:rPr>
        <w:t>Code :</w:t>
      </w:r>
      <w:proofErr w:type="gramEnd"/>
      <w:r w:rsidRPr="007F464C">
        <w:rPr>
          <w:sz w:val="24"/>
        </w:rPr>
        <w:t xml:space="preserve"> the size minimum needed is 35 x 35 mm and must be 100% K</w:t>
      </w:r>
    </w:p>
    <w:p w14:paraId="10E510EE" w14:textId="77777777" w:rsidR="007D199D" w:rsidRPr="007F464C" w:rsidRDefault="002E669F" w:rsidP="007F464C">
      <w:pPr>
        <w:pStyle w:val="ListBullet"/>
        <w:numPr>
          <w:ilvl w:val="0"/>
          <w:numId w:val="32"/>
        </w:numPr>
        <w:spacing w:after="0"/>
        <w:rPr>
          <w:sz w:val="24"/>
        </w:rPr>
      </w:pPr>
      <w:r w:rsidRPr="007F464C">
        <w:rPr>
          <w:sz w:val="24"/>
        </w:rPr>
        <w:t xml:space="preserve">Bar </w:t>
      </w:r>
      <w:proofErr w:type="gramStart"/>
      <w:r w:rsidRPr="007F464C">
        <w:rPr>
          <w:sz w:val="24"/>
        </w:rPr>
        <w:t>Code :</w:t>
      </w:r>
      <w:proofErr w:type="gramEnd"/>
      <w:r w:rsidRPr="007F464C">
        <w:rPr>
          <w:sz w:val="24"/>
        </w:rPr>
        <w:t xml:space="preserve"> the size minimum needed is 50 mm width and must be 100% K</w:t>
      </w:r>
    </w:p>
    <w:p w14:paraId="3EC73B6D" w14:textId="77777777" w:rsidR="007D199D" w:rsidRDefault="007D199D" w:rsidP="007F464C">
      <w:pPr>
        <w:pStyle w:val="ListBullet"/>
        <w:spacing w:after="80"/>
        <w:rPr>
          <w:ins w:id="14" w:author="TAN HUI QIN" w:date="2018-08-01T15:54:00Z"/>
        </w:rPr>
      </w:pPr>
    </w:p>
    <w:p w14:paraId="18FB4AD0" w14:textId="77777777" w:rsidR="007F464C" w:rsidRPr="004B2D4B" w:rsidRDefault="007F464C" w:rsidP="007F464C">
      <w:pPr>
        <w:pStyle w:val="BodyA"/>
        <w:spacing w:after="120"/>
        <w:jc w:val="both"/>
        <w:rPr>
          <w:ins w:id="15" w:author="TAN HUI QIN" w:date="2018-08-01T15:54:00Z"/>
          <w:b/>
          <w:bCs/>
          <w:sz w:val="28"/>
          <w:szCs w:val="28"/>
          <w:highlight w:val="yellow"/>
          <w:u w:val="single"/>
        </w:rPr>
      </w:pPr>
      <w:ins w:id="16" w:author="TAN HUI QIN" w:date="2018-08-01T15:54:00Z">
        <w:r w:rsidRPr="004B2D4B">
          <w:rPr>
            <w:b/>
            <w:bCs/>
            <w:sz w:val="28"/>
            <w:szCs w:val="28"/>
            <w:highlight w:val="yellow"/>
            <w:u w:val="single"/>
          </w:rPr>
          <w:t xml:space="preserve">Outside Cover Spine: </w:t>
        </w:r>
      </w:ins>
    </w:p>
    <w:p w14:paraId="7B71D63D" w14:textId="77777777" w:rsidR="007F464C" w:rsidRPr="004B2D4B" w:rsidRDefault="007F464C" w:rsidP="007F464C">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17" w:author="TAN HUI QIN" w:date="2018-08-01T15:54:00Z"/>
          <w:rStyle w:val="None"/>
          <w:color w:val="141823"/>
          <w:sz w:val="24"/>
          <w:szCs w:val="24"/>
          <w:highlight w:val="yellow"/>
          <w:u w:color="141823"/>
        </w:rPr>
      </w:pPr>
      <w:ins w:id="18" w:author="TAN HUI QIN" w:date="2018-08-01T15:54:00Z">
        <w:r w:rsidRPr="004B2D4B">
          <w:rPr>
            <w:rStyle w:val="None"/>
            <w:b/>
            <w:bCs/>
            <w:color w:val="141823"/>
            <w:sz w:val="24"/>
            <w:szCs w:val="24"/>
            <w:highlight w:val="yellow"/>
            <w:u w:color="141823"/>
          </w:rPr>
          <w:t>“</w:t>
        </w:r>
        <w:r w:rsidRPr="007F464C">
          <w:rPr>
            <w:rStyle w:val="None"/>
            <w:b/>
            <w:bCs/>
            <w:color w:val="141823"/>
            <w:sz w:val="24"/>
            <w:szCs w:val="24"/>
            <w:highlight w:val="yellow"/>
            <w:u w:color="141823"/>
          </w:rPr>
          <w:t>W</w:t>
        </w:r>
        <w:r>
          <w:rPr>
            <w:rStyle w:val="None"/>
            <w:b/>
            <w:bCs/>
            <w:color w:val="141823"/>
            <w:sz w:val="24"/>
            <w:szCs w:val="24"/>
            <w:highlight w:val="yellow"/>
            <w:u w:color="141823"/>
          </w:rPr>
          <w:t>onders</w:t>
        </w:r>
        <w:r w:rsidRPr="007F464C">
          <w:rPr>
            <w:rStyle w:val="None"/>
            <w:b/>
            <w:bCs/>
            <w:color w:val="141823"/>
            <w:sz w:val="24"/>
            <w:szCs w:val="24"/>
            <w:highlight w:val="yellow"/>
            <w:u w:color="141823"/>
          </w:rPr>
          <w:t xml:space="preserve"> </w:t>
        </w:r>
        <w:r>
          <w:rPr>
            <w:rStyle w:val="None"/>
            <w:b/>
            <w:bCs/>
            <w:color w:val="141823"/>
            <w:sz w:val="24"/>
            <w:szCs w:val="24"/>
            <w:highlight w:val="yellow"/>
            <w:u w:color="141823"/>
          </w:rPr>
          <w:t>of</w:t>
        </w:r>
        <w:r w:rsidRPr="007F464C">
          <w:rPr>
            <w:rStyle w:val="None"/>
            <w:b/>
            <w:bCs/>
            <w:color w:val="141823"/>
            <w:sz w:val="24"/>
            <w:szCs w:val="24"/>
            <w:highlight w:val="yellow"/>
            <w:u w:color="141823"/>
          </w:rPr>
          <w:t xml:space="preserve"> ASEAN </w:t>
        </w:r>
        <w:r w:rsidRPr="007F464C">
          <w:rPr>
            <w:rStyle w:val="None"/>
            <w:color w:val="141823"/>
            <w:sz w:val="24"/>
            <w:szCs w:val="24"/>
            <w:highlight w:val="yellow"/>
            <w:u w:color="141823"/>
          </w:rPr>
          <w:t>Some of the most beautiful experiences in the world</w:t>
        </w:r>
        <w:r w:rsidRPr="004B2D4B">
          <w:rPr>
            <w:rStyle w:val="None"/>
            <w:color w:val="141823"/>
            <w:sz w:val="24"/>
            <w:szCs w:val="24"/>
            <w:highlight w:val="yellow"/>
            <w:u w:color="141823"/>
          </w:rPr>
          <w:t>.”</w:t>
        </w:r>
      </w:ins>
    </w:p>
    <w:p w14:paraId="5934E9B4" w14:textId="77777777" w:rsidR="007F464C" w:rsidRPr="007F464C" w:rsidRDefault="007F464C" w:rsidP="007F464C">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19" w:author="TAN HUI QIN" w:date="2018-08-01T15:54:00Z"/>
          <w:sz w:val="24"/>
          <w:szCs w:val="24"/>
        </w:rPr>
      </w:pPr>
      <w:proofErr w:type="gramStart"/>
      <w:ins w:id="20" w:author="TAN HUI QIN" w:date="2018-08-01T15:54:00Z">
        <w:r w:rsidRPr="004B2D4B">
          <w:rPr>
            <w:sz w:val="24"/>
            <w:highlight w:val="yellow"/>
          </w:rPr>
          <w:t>( Spine</w:t>
        </w:r>
        <w:proofErr w:type="gramEnd"/>
        <w:r w:rsidRPr="004B2D4B">
          <w:rPr>
            <w:sz w:val="24"/>
            <w:highlight w:val="yellow"/>
          </w:rPr>
          <w:t xml:space="preserve"> title must be added along the outer cover’s spine )</w:t>
        </w:r>
      </w:ins>
    </w:p>
    <w:p w14:paraId="58FC2592" w14:textId="77777777" w:rsidR="007F464C" w:rsidRPr="002E669F" w:rsidRDefault="007F464C" w:rsidP="007F464C">
      <w:pPr>
        <w:pStyle w:val="ListBullet"/>
        <w:spacing w:after="80"/>
      </w:pPr>
    </w:p>
    <w:p w14:paraId="7C3F8A94" w14:textId="77777777" w:rsidR="007D199D" w:rsidRPr="002E669F" w:rsidRDefault="002E669F" w:rsidP="007F464C">
      <w:pPr>
        <w:pStyle w:val="BodyA"/>
        <w:spacing w:after="0"/>
        <w:jc w:val="both"/>
        <w:rPr>
          <w:b/>
          <w:bCs/>
          <w:sz w:val="28"/>
          <w:szCs w:val="28"/>
          <w:u w:val="single"/>
        </w:rPr>
      </w:pPr>
      <w:r w:rsidRPr="002E669F">
        <w:rPr>
          <w:b/>
          <w:bCs/>
          <w:sz w:val="28"/>
          <w:szCs w:val="28"/>
          <w:u w:val="single"/>
        </w:rPr>
        <w:t xml:space="preserve">For the front Inside Cover: </w:t>
      </w:r>
    </w:p>
    <w:p w14:paraId="2CB442A2" w14:textId="77777777" w:rsidR="007D199D" w:rsidRPr="007F464C" w:rsidRDefault="002E669F" w:rsidP="007F464C">
      <w:pPr>
        <w:pStyle w:val="ListBullet"/>
        <w:numPr>
          <w:ilvl w:val="0"/>
          <w:numId w:val="32"/>
        </w:numPr>
        <w:spacing w:after="0"/>
        <w:rPr>
          <w:sz w:val="24"/>
        </w:rPr>
      </w:pPr>
      <w:r w:rsidRPr="007F464C">
        <w:rPr>
          <w:sz w:val="24"/>
        </w:rPr>
        <w:t>A full page picture is required. You can add texts if wanted.</w:t>
      </w:r>
    </w:p>
    <w:p w14:paraId="0E596596" w14:textId="77777777" w:rsidR="002E669F" w:rsidRPr="002E669F" w:rsidRDefault="002E669F" w:rsidP="007F464C">
      <w:pPr>
        <w:pStyle w:val="BodyA"/>
        <w:spacing w:after="0"/>
        <w:jc w:val="both"/>
        <w:rPr>
          <w:ins w:id="21" w:author="TAN HUI QIN" w:date="2018-07-31T11:47:00Z"/>
          <w:b/>
          <w:bCs/>
          <w:sz w:val="28"/>
          <w:szCs w:val="28"/>
          <w:u w:val="single"/>
        </w:rPr>
      </w:pPr>
    </w:p>
    <w:p w14:paraId="1A6D05DD" w14:textId="77777777" w:rsidR="007D199D" w:rsidRPr="002E669F" w:rsidRDefault="002E669F" w:rsidP="007F464C">
      <w:pPr>
        <w:pStyle w:val="BodyA"/>
        <w:spacing w:after="0"/>
        <w:jc w:val="both"/>
        <w:rPr>
          <w:b/>
          <w:bCs/>
          <w:sz w:val="28"/>
          <w:szCs w:val="28"/>
          <w:u w:val="single"/>
        </w:rPr>
      </w:pPr>
      <w:r w:rsidRPr="002E669F">
        <w:rPr>
          <w:b/>
          <w:bCs/>
          <w:sz w:val="28"/>
          <w:szCs w:val="28"/>
          <w:u w:val="single"/>
        </w:rPr>
        <w:t xml:space="preserve">For the back inside Cover: </w:t>
      </w:r>
    </w:p>
    <w:p w14:paraId="6386ADEC" w14:textId="77777777" w:rsidR="007D199D" w:rsidRPr="007F464C" w:rsidRDefault="002E669F" w:rsidP="007F464C">
      <w:pPr>
        <w:pStyle w:val="ListBullet"/>
        <w:numPr>
          <w:ilvl w:val="0"/>
          <w:numId w:val="32"/>
        </w:numPr>
        <w:spacing w:after="0"/>
        <w:rPr>
          <w:sz w:val="24"/>
        </w:rPr>
      </w:pPr>
      <w:r w:rsidRPr="007F464C">
        <w:rPr>
          <w:sz w:val="24"/>
        </w:rPr>
        <w:t>A full page picture is required. You can add texts if wanted.</w:t>
      </w:r>
    </w:p>
    <w:p w14:paraId="40CB313E" w14:textId="77777777" w:rsidR="007D199D" w:rsidRPr="007F464C" w:rsidRDefault="002E669F" w:rsidP="007F464C">
      <w:pPr>
        <w:pStyle w:val="ListBullet"/>
        <w:spacing w:after="0"/>
        <w:ind w:left="568" w:hanging="284"/>
        <w:rPr>
          <w:sz w:val="24"/>
        </w:rPr>
      </w:pPr>
      <w:r w:rsidRPr="007F464C">
        <w:rPr>
          <w:sz w:val="24"/>
        </w:rPr>
        <w:t xml:space="preserve">(in the spine must be </w:t>
      </w:r>
      <w:proofErr w:type="gramStart"/>
      <w:r w:rsidRPr="007F464C">
        <w:rPr>
          <w:sz w:val="24"/>
        </w:rPr>
        <w:t>white )</w:t>
      </w:r>
      <w:proofErr w:type="gramEnd"/>
      <w:r w:rsidRPr="007F464C">
        <w:rPr>
          <w:sz w:val="24"/>
        </w:rPr>
        <w:t xml:space="preserve"> ( Inner Cover )</w:t>
      </w:r>
    </w:p>
    <w:p w14:paraId="4E2CF0B0" w14:textId="77777777" w:rsidR="007D199D" w:rsidRPr="002E669F" w:rsidRDefault="007D199D" w:rsidP="007F464C">
      <w:pPr>
        <w:pStyle w:val="ListBullet"/>
        <w:spacing w:after="0"/>
        <w:ind w:left="568" w:hanging="284"/>
      </w:pPr>
    </w:p>
    <w:p w14:paraId="2D1A6F9F" w14:textId="77777777" w:rsidR="007D199D" w:rsidRPr="002E669F" w:rsidRDefault="007D199D" w:rsidP="007F464C">
      <w:pPr>
        <w:pStyle w:val="ListBullet"/>
        <w:spacing w:after="0"/>
        <w:ind w:left="568" w:hanging="284"/>
      </w:pPr>
    </w:p>
    <w:p w14:paraId="4F76D59C" w14:textId="77777777" w:rsidR="002E669F" w:rsidRPr="002E669F" w:rsidRDefault="002E669F" w:rsidP="007F464C">
      <w:pPr>
        <w:pStyle w:val="ListBullet"/>
        <w:spacing w:after="0"/>
        <w:rPr>
          <w:ins w:id="22" w:author="TAN HUI QIN" w:date="2018-07-31T11:47:00Z"/>
          <w:b/>
          <w:bCs/>
          <w:sz w:val="36"/>
          <w:szCs w:val="36"/>
        </w:rPr>
      </w:pPr>
      <w:r w:rsidRPr="002E669F">
        <w:rPr>
          <w:b/>
          <w:bCs/>
          <w:sz w:val="36"/>
          <w:szCs w:val="36"/>
        </w:rPr>
        <w:t xml:space="preserve"> </w:t>
      </w:r>
    </w:p>
    <w:p w14:paraId="6A38FEE0" w14:textId="1CED9751" w:rsidR="007D199D" w:rsidRPr="002E669F" w:rsidRDefault="002E669F" w:rsidP="007F464C">
      <w:pPr>
        <w:pStyle w:val="ListBullet"/>
        <w:spacing w:after="0"/>
        <w:rPr>
          <w:b/>
          <w:bCs/>
          <w:sz w:val="36"/>
          <w:szCs w:val="36"/>
        </w:rPr>
      </w:pPr>
      <w:r w:rsidRPr="002E669F">
        <w:rPr>
          <w:b/>
          <w:bCs/>
          <w:sz w:val="36"/>
          <w:szCs w:val="36"/>
        </w:rPr>
        <w:lastRenderedPageBreak/>
        <w:t>You must deliver:</w:t>
      </w:r>
    </w:p>
    <w:p w14:paraId="2796C898" w14:textId="77777777" w:rsidR="007D199D" w:rsidRPr="005040A6" w:rsidRDefault="002E669F" w:rsidP="007F464C">
      <w:pPr>
        <w:pStyle w:val="ListBullet"/>
        <w:spacing w:after="80"/>
        <w:ind w:left="284"/>
        <w:rPr>
          <w:sz w:val="24"/>
          <w:szCs w:val="24"/>
        </w:rPr>
      </w:pPr>
      <w:r w:rsidRPr="005040A6">
        <w:rPr>
          <w:sz w:val="24"/>
          <w:szCs w:val="24"/>
        </w:rPr>
        <w:t xml:space="preserve">Folders as specified in “Instructions to the Competitor” on page 4. </w:t>
      </w:r>
      <w:r w:rsidRPr="005040A6">
        <w:rPr>
          <w:sz w:val="24"/>
          <w:szCs w:val="24"/>
        </w:rPr>
        <w:br/>
      </w:r>
      <w:r w:rsidRPr="005040A6">
        <w:rPr>
          <w:b/>
          <w:bCs/>
          <w:sz w:val="24"/>
          <w:szCs w:val="24"/>
        </w:rPr>
        <w:t>Only files from these folders will be assessed.</w:t>
      </w:r>
      <w:r w:rsidRPr="005040A6">
        <w:rPr>
          <w:sz w:val="24"/>
          <w:szCs w:val="24"/>
        </w:rPr>
        <w:t xml:space="preserve"> </w:t>
      </w:r>
    </w:p>
    <w:p w14:paraId="5E9A344D" w14:textId="77777777" w:rsidR="007D199D" w:rsidRPr="00217BC8" w:rsidRDefault="007D199D" w:rsidP="007F464C">
      <w:pPr>
        <w:pStyle w:val="ListBullet"/>
        <w:spacing w:after="80"/>
        <w:ind w:left="284"/>
        <w:rPr>
          <w:sz w:val="24"/>
          <w:szCs w:val="24"/>
        </w:rPr>
      </w:pPr>
    </w:p>
    <w:p w14:paraId="5CD559F1" w14:textId="0E96B44F" w:rsidR="007D199D" w:rsidRPr="00217BC8" w:rsidRDefault="002E669F" w:rsidP="007F464C">
      <w:pPr>
        <w:pStyle w:val="ListBullet"/>
        <w:numPr>
          <w:ilvl w:val="0"/>
          <w:numId w:val="34"/>
        </w:numPr>
        <w:spacing w:after="80"/>
        <w:rPr>
          <w:sz w:val="24"/>
          <w:szCs w:val="24"/>
        </w:rPr>
      </w:pPr>
      <w:r w:rsidRPr="00217BC8">
        <w:rPr>
          <w:sz w:val="24"/>
          <w:szCs w:val="24"/>
        </w:rPr>
        <w:t>One PDF/X-4:2008 file for Task 2 Front</w:t>
      </w:r>
      <w:ins w:id="23" w:author="arnoldsandjaja@gmail.com" w:date="2018-08-01T09:14:00Z">
        <w:r w:rsidR="00674D13">
          <w:rPr>
            <w:sz w:val="24"/>
            <w:szCs w:val="24"/>
          </w:rPr>
          <w:t xml:space="preserve">, </w:t>
        </w:r>
      </w:ins>
      <w:r w:rsidRPr="00217BC8">
        <w:rPr>
          <w:sz w:val="24"/>
          <w:szCs w:val="24"/>
        </w:rPr>
        <w:t xml:space="preserve">Back Cover </w:t>
      </w:r>
      <w:r w:rsidR="00674D13">
        <w:rPr>
          <w:sz w:val="24"/>
        </w:rPr>
        <w:t xml:space="preserve">&amp; </w:t>
      </w:r>
      <w:r w:rsidR="00674D13">
        <w:t xml:space="preserve">Spine </w:t>
      </w:r>
      <w:proofErr w:type="gramStart"/>
      <w:r w:rsidRPr="00217BC8">
        <w:rPr>
          <w:sz w:val="24"/>
          <w:szCs w:val="24"/>
        </w:rPr>
        <w:t>( Both</w:t>
      </w:r>
      <w:proofErr w:type="gramEnd"/>
      <w:r w:rsidRPr="00217BC8">
        <w:rPr>
          <w:sz w:val="24"/>
          <w:szCs w:val="24"/>
        </w:rPr>
        <w:t xml:space="preserve"> Outer and Inner part of Cover Design ) with </w:t>
      </w:r>
      <w:proofErr w:type="spellStart"/>
      <w:r w:rsidRPr="00217BC8">
        <w:rPr>
          <w:sz w:val="24"/>
          <w:szCs w:val="24"/>
        </w:rPr>
        <w:t>colour</w:t>
      </w:r>
      <w:proofErr w:type="spellEnd"/>
      <w:r w:rsidRPr="00217BC8">
        <w:rPr>
          <w:sz w:val="24"/>
          <w:szCs w:val="24"/>
        </w:rPr>
        <w:t xml:space="preserve"> bars for CMYK + PMS, varnish at 100% magenta on a separate plate (to be evaluated in the PDF file), registration marks and crop marks ONLY.</w:t>
      </w:r>
    </w:p>
    <w:p w14:paraId="7FE868EF" w14:textId="468FEC4D" w:rsidR="007D199D" w:rsidRPr="00217BC8" w:rsidRDefault="002E669F" w:rsidP="007F464C">
      <w:pPr>
        <w:pStyle w:val="ListBullet"/>
        <w:numPr>
          <w:ilvl w:val="0"/>
          <w:numId w:val="34"/>
        </w:numPr>
        <w:spacing w:after="80"/>
        <w:rPr>
          <w:sz w:val="24"/>
          <w:szCs w:val="24"/>
        </w:rPr>
      </w:pPr>
      <w:r w:rsidRPr="00217BC8">
        <w:rPr>
          <w:sz w:val="24"/>
          <w:szCs w:val="24"/>
        </w:rPr>
        <w:t>One final printout of the Task 2 Front</w:t>
      </w:r>
      <w:ins w:id="24" w:author="arnoldsandjaja@gmail.com" w:date="2018-08-01T09:14:00Z">
        <w:r w:rsidR="00674D13">
          <w:rPr>
            <w:sz w:val="24"/>
            <w:szCs w:val="24"/>
          </w:rPr>
          <w:t xml:space="preserve">, </w:t>
        </w:r>
      </w:ins>
      <w:r w:rsidRPr="00217BC8">
        <w:rPr>
          <w:sz w:val="24"/>
          <w:szCs w:val="24"/>
        </w:rPr>
        <w:t xml:space="preserve">Back Cover </w:t>
      </w:r>
      <w:r w:rsidR="00674D13">
        <w:rPr>
          <w:sz w:val="24"/>
        </w:rPr>
        <w:t xml:space="preserve">&amp; </w:t>
      </w:r>
      <w:r w:rsidR="00674D13">
        <w:t xml:space="preserve">Spine </w:t>
      </w:r>
      <w:proofErr w:type="gramStart"/>
      <w:r w:rsidRPr="00217BC8">
        <w:rPr>
          <w:sz w:val="24"/>
          <w:szCs w:val="24"/>
        </w:rPr>
        <w:t>( Both</w:t>
      </w:r>
      <w:proofErr w:type="gramEnd"/>
      <w:r w:rsidRPr="00217BC8">
        <w:rPr>
          <w:sz w:val="24"/>
          <w:szCs w:val="24"/>
        </w:rPr>
        <w:t xml:space="preserve"> Outer and Inner part of Cover Design ), exclude varnish, untrimmed and mounted for presentation, printed as spreads ( Including: </w:t>
      </w:r>
      <w:proofErr w:type="spellStart"/>
      <w:r w:rsidRPr="00217BC8">
        <w:rPr>
          <w:sz w:val="24"/>
          <w:szCs w:val="24"/>
        </w:rPr>
        <w:t>colour</w:t>
      </w:r>
      <w:proofErr w:type="spellEnd"/>
      <w:r w:rsidRPr="00217BC8">
        <w:rPr>
          <w:sz w:val="24"/>
          <w:szCs w:val="24"/>
        </w:rPr>
        <w:t xml:space="preserve"> bars for CMYK + PMS, registration marks and crop marks ONLY ) </w:t>
      </w:r>
    </w:p>
    <w:p w14:paraId="120E98BB" w14:textId="77777777" w:rsidR="007D199D" w:rsidRPr="002E669F" w:rsidRDefault="007D199D" w:rsidP="007F464C">
      <w:pPr>
        <w:pStyle w:val="ListBullet"/>
        <w:spacing w:after="80"/>
        <w:ind w:left="284"/>
        <w:rPr>
          <w:sz w:val="24"/>
          <w:szCs w:val="24"/>
        </w:rPr>
      </w:pPr>
    </w:p>
    <w:p w14:paraId="5505F3CE" w14:textId="77777777" w:rsidR="007D199D" w:rsidRPr="002E669F" w:rsidRDefault="007D199D" w:rsidP="00217BC8">
      <w:pPr>
        <w:pStyle w:val="ListBullet"/>
        <w:bidi/>
        <w:spacing w:after="80"/>
        <w:ind w:right="284" w:firstLine="284"/>
        <w:jc w:val="right"/>
        <w:rPr>
          <w:sz w:val="24"/>
          <w:szCs w:val="24"/>
          <w:rtl/>
        </w:rPr>
      </w:pPr>
    </w:p>
    <w:p w14:paraId="606716AD" w14:textId="77777777" w:rsidR="007D199D" w:rsidRPr="002E669F" w:rsidRDefault="002E669F">
      <w:pPr>
        <w:pStyle w:val="BodyA"/>
        <w:keepNext/>
        <w:spacing w:before="240" w:after="0"/>
        <w:outlineLvl w:val="0"/>
        <w:rPr>
          <w:b/>
          <w:bCs/>
          <w:color w:val="2948A1"/>
          <w:kern w:val="32"/>
          <w:sz w:val="52"/>
          <w:szCs w:val="52"/>
          <w:u w:color="2948A1"/>
        </w:rPr>
      </w:pPr>
      <w:r w:rsidRPr="002E669F">
        <w:rPr>
          <w:b/>
          <w:bCs/>
          <w:color w:val="2948A1"/>
          <w:kern w:val="32"/>
          <w:sz w:val="52"/>
          <w:szCs w:val="52"/>
          <w:u w:color="2948A1"/>
        </w:rPr>
        <w:t xml:space="preserve">TASK 3: </w:t>
      </w:r>
      <w:r w:rsidRPr="00217BC8">
        <w:rPr>
          <w:b/>
          <w:bCs/>
          <w:color w:val="2948A1"/>
          <w:kern w:val="32"/>
          <w:sz w:val="28"/>
          <w:szCs w:val="28"/>
          <w:u w:color="2948A1"/>
        </w:rPr>
        <w:t xml:space="preserve"> </w:t>
      </w:r>
      <w:r w:rsidRPr="002E669F">
        <w:rPr>
          <w:b/>
          <w:bCs/>
          <w:color w:val="2948A1"/>
          <w:kern w:val="32"/>
          <w:sz w:val="52"/>
          <w:szCs w:val="52"/>
          <w:u w:color="2948A1"/>
          <w:lang w:val="pt-PT"/>
        </w:rPr>
        <w:t>INSIDE PAGES</w:t>
      </w:r>
    </w:p>
    <w:p w14:paraId="6DDDD9D0" w14:textId="77777777" w:rsidR="007D199D" w:rsidRPr="002E669F" w:rsidRDefault="002E669F">
      <w:pPr>
        <w:pStyle w:val="BodyA"/>
        <w:keepNext/>
        <w:spacing w:before="160" w:after="60"/>
        <w:outlineLvl w:val="1"/>
        <w:rPr>
          <w:b/>
          <w:bCs/>
          <w:sz w:val="40"/>
          <w:szCs w:val="40"/>
        </w:rPr>
      </w:pPr>
      <w:r w:rsidRPr="002E669F">
        <w:rPr>
          <w:b/>
          <w:bCs/>
          <w:sz w:val="40"/>
          <w:szCs w:val="40"/>
        </w:rPr>
        <w:t>For this task, you will need to:</w:t>
      </w:r>
    </w:p>
    <w:p w14:paraId="72FA0123" w14:textId="77777777" w:rsidR="007D199D" w:rsidRPr="00217BC8" w:rsidRDefault="002E669F" w:rsidP="00217BC8">
      <w:pPr>
        <w:pStyle w:val="ListNumber"/>
        <w:numPr>
          <w:ilvl w:val="0"/>
          <w:numId w:val="36"/>
        </w:numPr>
        <w:spacing w:after="0"/>
        <w:rPr>
          <w:sz w:val="24"/>
          <w:szCs w:val="24"/>
        </w:rPr>
      </w:pPr>
      <w:r w:rsidRPr="00217BC8">
        <w:rPr>
          <w:sz w:val="24"/>
          <w:szCs w:val="24"/>
        </w:rPr>
        <w:t xml:space="preserve">Create the inside pages </w:t>
      </w:r>
      <w:proofErr w:type="gramStart"/>
      <w:r w:rsidRPr="00217BC8">
        <w:rPr>
          <w:sz w:val="24"/>
          <w:szCs w:val="24"/>
        </w:rPr>
        <w:t>( Pages</w:t>
      </w:r>
      <w:proofErr w:type="gramEnd"/>
      <w:r w:rsidRPr="00217BC8">
        <w:rPr>
          <w:sz w:val="24"/>
          <w:szCs w:val="24"/>
        </w:rPr>
        <w:t xml:space="preserve"> 1, 2, 3, 4, 5, 6, 7, 8 ) Name the file: </w:t>
      </w:r>
      <w:proofErr w:type="spellStart"/>
      <w:r w:rsidRPr="00217BC8">
        <w:rPr>
          <w:sz w:val="24"/>
          <w:szCs w:val="24"/>
        </w:rPr>
        <w:t>INNER.indd</w:t>
      </w:r>
      <w:proofErr w:type="spellEnd"/>
    </w:p>
    <w:p w14:paraId="7C0A903A" w14:textId="77777777" w:rsidR="007D199D" w:rsidRPr="00217BC8" w:rsidRDefault="002E669F" w:rsidP="00217BC8">
      <w:pPr>
        <w:pStyle w:val="ListNumber"/>
        <w:numPr>
          <w:ilvl w:val="0"/>
          <w:numId w:val="36"/>
        </w:numPr>
        <w:spacing w:after="0"/>
        <w:jc w:val="both"/>
        <w:rPr>
          <w:sz w:val="24"/>
          <w:szCs w:val="24"/>
        </w:rPr>
      </w:pPr>
      <w:r w:rsidRPr="00217BC8">
        <w:rPr>
          <w:sz w:val="24"/>
          <w:szCs w:val="24"/>
        </w:rPr>
        <w:t xml:space="preserve">Include required content </w:t>
      </w:r>
      <w:proofErr w:type="gramStart"/>
      <w:r w:rsidRPr="00217BC8">
        <w:rPr>
          <w:sz w:val="24"/>
          <w:szCs w:val="24"/>
        </w:rPr>
        <w:t>( Texts</w:t>
      </w:r>
      <w:proofErr w:type="gramEnd"/>
      <w:r w:rsidRPr="00217BC8">
        <w:rPr>
          <w:sz w:val="24"/>
          <w:szCs w:val="24"/>
        </w:rPr>
        <w:t>, Images and Logos ).</w:t>
      </w:r>
    </w:p>
    <w:p w14:paraId="3C4BEC4B" w14:textId="77777777" w:rsidR="007D199D" w:rsidRPr="00217BC8" w:rsidRDefault="002E669F" w:rsidP="00217BC8">
      <w:pPr>
        <w:pStyle w:val="ListNumber2"/>
        <w:spacing w:after="0"/>
        <w:ind w:left="1440" w:hanging="360"/>
        <w:rPr>
          <w:sz w:val="24"/>
          <w:szCs w:val="24"/>
        </w:rPr>
      </w:pPr>
      <w:r w:rsidRPr="00217BC8">
        <w:rPr>
          <w:sz w:val="24"/>
          <w:szCs w:val="24"/>
        </w:rPr>
        <w:t xml:space="preserve">(a) Page 1:          </w:t>
      </w:r>
      <w:r w:rsidRPr="00217BC8">
        <w:rPr>
          <w:rStyle w:val="Strong"/>
          <w:sz w:val="24"/>
          <w:szCs w:val="24"/>
        </w:rPr>
        <w:t>Summary.</w:t>
      </w:r>
    </w:p>
    <w:p w14:paraId="47B4D063" w14:textId="77777777" w:rsidR="007D199D" w:rsidRPr="00217BC8" w:rsidRDefault="002E669F" w:rsidP="00217BC8">
      <w:pPr>
        <w:pStyle w:val="ListNumber2"/>
        <w:numPr>
          <w:ilvl w:val="0"/>
          <w:numId w:val="38"/>
        </w:numPr>
        <w:spacing w:after="0"/>
        <w:rPr>
          <w:sz w:val="24"/>
          <w:szCs w:val="24"/>
        </w:rPr>
      </w:pPr>
      <w:r w:rsidRPr="00217BC8">
        <w:rPr>
          <w:sz w:val="24"/>
          <w:szCs w:val="24"/>
        </w:rPr>
        <w:t xml:space="preserve">Text supplied in </w:t>
      </w:r>
      <w:r w:rsidRPr="00217BC8">
        <w:rPr>
          <w:rStyle w:val="Strong"/>
          <w:sz w:val="24"/>
          <w:szCs w:val="24"/>
        </w:rPr>
        <w:t>M2_Editorial_P1</w:t>
      </w:r>
      <w:r w:rsidRPr="00217BC8">
        <w:rPr>
          <w:sz w:val="24"/>
          <w:szCs w:val="24"/>
        </w:rPr>
        <w:t xml:space="preserve">.rtf </w:t>
      </w:r>
    </w:p>
    <w:p w14:paraId="7EAB4951" w14:textId="77777777" w:rsidR="007D199D" w:rsidRPr="00217BC8" w:rsidRDefault="002E669F" w:rsidP="00217BC8">
      <w:pPr>
        <w:pStyle w:val="ListNumber2"/>
        <w:numPr>
          <w:ilvl w:val="0"/>
          <w:numId w:val="38"/>
        </w:numPr>
        <w:spacing w:after="0"/>
        <w:rPr>
          <w:sz w:val="24"/>
          <w:szCs w:val="24"/>
        </w:rPr>
      </w:pPr>
      <w:r w:rsidRPr="00217BC8">
        <w:rPr>
          <w:sz w:val="24"/>
          <w:szCs w:val="24"/>
        </w:rPr>
        <w:t>Use of 1 image is required</w:t>
      </w:r>
    </w:p>
    <w:p w14:paraId="0C28A316" w14:textId="77777777" w:rsidR="007D199D" w:rsidRPr="00217BC8" w:rsidRDefault="002E669F" w:rsidP="00217BC8">
      <w:pPr>
        <w:pStyle w:val="ListNumber2"/>
        <w:spacing w:after="0"/>
        <w:ind w:left="2880"/>
        <w:rPr>
          <w:sz w:val="24"/>
          <w:szCs w:val="24"/>
        </w:rPr>
      </w:pPr>
      <w:proofErr w:type="gramStart"/>
      <w:r w:rsidRPr="00217BC8">
        <w:rPr>
          <w:sz w:val="24"/>
          <w:szCs w:val="24"/>
        </w:rPr>
        <w:t>( from</w:t>
      </w:r>
      <w:proofErr w:type="gramEnd"/>
      <w:r w:rsidRPr="00217BC8">
        <w:rPr>
          <w:sz w:val="24"/>
          <w:szCs w:val="24"/>
        </w:rPr>
        <w:t xml:space="preserve"> the folder: </w:t>
      </w:r>
      <w:r w:rsidRPr="00217BC8">
        <w:rPr>
          <w:rStyle w:val="Strong"/>
          <w:sz w:val="24"/>
          <w:szCs w:val="24"/>
        </w:rPr>
        <w:t xml:space="preserve">Page 1 Images </w:t>
      </w:r>
      <w:r w:rsidRPr="00217BC8">
        <w:rPr>
          <w:sz w:val="24"/>
          <w:szCs w:val="24"/>
        </w:rPr>
        <w:t>)</w:t>
      </w:r>
    </w:p>
    <w:p w14:paraId="0E0543CF" w14:textId="77777777" w:rsidR="007D199D" w:rsidRPr="00217BC8" w:rsidRDefault="002E669F" w:rsidP="00217BC8">
      <w:pPr>
        <w:pStyle w:val="ListNumber2"/>
        <w:spacing w:after="0"/>
        <w:ind w:left="720" w:firstLine="360"/>
        <w:rPr>
          <w:sz w:val="24"/>
          <w:szCs w:val="24"/>
        </w:rPr>
      </w:pPr>
      <w:r w:rsidRPr="00217BC8">
        <w:rPr>
          <w:sz w:val="24"/>
          <w:szCs w:val="24"/>
        </w:rPr>
        <w:t>(b)</w:t>
      </w:r>
      <w:r w:rsidRPr="00217BC8">
        <w:rPr>
          <w:sz w:val="24"/>
          <w:szCs w:val="24"/>
        </w:rPr>
        <w:tab/>
        <w:t xml:space="preserve">Page 2 – 5:  </w:t>
      </w:r>
      <w:r w:rsidRPr="00217BC8">
        <w:rPr>
          <w:rStyle w:val="Strong"/>
          <w:sz w:val="24"/>
          <w:szCs w:val="24"/>
        </w:rPr>
        <w:t>The 10 Wonders of ASEAN</w:t>
      </w:r>
    </w:p>
    <w:p w14:paraId="7B07143E" w14:textId="77777777" w:rsidR="007D199D" w:rsidRPr="00217BC8" w:rsidRDefault="002E669F" w:rsidP="00217BC8">
      <w:pPr>
        <w:pStyle w:val="ListNumber2"/>
        <w:numPr>
          <w:ilvl w:val="0"/>
          <w:numId w:val="40"/>
        </w:numPr>
        <w:spacing w:after="0"/>
        <w:rPr>
          <w:sz w:val="24"/>
          <w:szCs w:val="24"/>
        </w:rPr>
      </w:pPr>
      <w:r w:rsidRPr="00217BC8">
        <w:rPr>
          <w:sz w:val="24"/>
          <w:szCs w:val="24"/>
        </w:rPr>
        <w:t xml:space="preserve">Text supplied in </w:t>
      </w:r>
      <w:r w:rsidRPr="00217BC8">
        <w:rPr>
          <w:rStyle w:val="Strong"/>
          <w:sz w:val="24"/>
          <w:szCs w:val="24"/>
        </w:rPr>
        <w:t>M2_Editorial_P2-5</w:t>
      </w:r>
      <w:r w:rsidRPr="00217BC8">
        <w:rPr>
          <w:sz w:val="24"/>
          <w:szCs w:val="24"/>
        </w:rPr>
        <w:t>.rtf</w:t>
      </w:r>
    </w:p>
    <w:p w14:paraId="59A089A1" w14:textId="77777777" w:rsidR="007D199D" w:rsidRPr="00217BC8" w:rsidRDefault="002E669F" w:rsidP="00217BC8">
      <w:pPr>
        <w:pStyle w:val="ListNumber2"/>
        <w:numPr>
          <w:ilvl w:val="0"/>
          <w:numId w:val="40"/>
        </w:numPr>
        <w:spacing w:after="0"/>
        <w:rPr>
          <w:sz w:val="24"/>
          <w:szCs w:val="24"/>
        </w:rPr>
      </w:pPr>
      <w:r w:rsidRPr="00217BC8">
        <w:rPr>
          <w:sz w:val="24"/>
          <w:szCs w:val="24"/>
        </w:rPr>
        <w:t>Use of 1 image per country mentioned in the article</w:t>
      </w:r>
    </w:p>
    <w:p w14:paraId="7ECCD01C" w14:textId="77777777" w:rsidR="007D199D" w:rsidRPr="00217BC8" w:rsidRDefault="002E669F" w:rsidP="00217BC8">
      <w:pPr>
        <w:pStyle w:val="ListNumber2"/>
        <w:spacing w:after="80"/>
        <w:ind w:left="2880"/>
        <w:rPr>
          <w:sz w:val="24"/>
          <w:szCs w:val="24"/>
        </w:rPr>
      </w:pPr>
      <w:r w:rsidRPr="00217BC8">
        <w:rPr>
          <w:sz w:val="24"/>
          <w:szCs w:val="24"/>
        </w:rPr>
        <w:t>or one vector illustration/pictogram per topic.</w:t>
      </w:r>
    </w:p>
    <w:p w14:paraId="1258AE39" w14:textId="77777777" w:rsidR="007D199D" w:rsidRPr="00217BC8" w:rsidRDefault="002E669F" w:rsidP="00217BC8">
      <w:pPr>
        <w:pStyle w:val="ListNumber2"/>
        <w:numPr>
          <w:ilvl w:val="0"/>
          <w:numId w:val="40"/>
        </w:numPr>
        <w:spacing w:after="80"/>
        <w:rPr>
          <w:sz w:val="24"/>
          <w:szCs w:val="24"/>
        </w:rPr>
      </w:pPr>
      <w:proofErr w:type="gramStart"/>
      <w:r w:rsidRPr="00217BC8">
        <w:rPr>
          <w:sz w:val="24"/>
          <w:szCs w:val="24"/>
        </w:rPr>
        <w:t>( from</w:t>
      </w:r>
      <w:proofErr w:type="gramEnd"/>
      <w:r w:rsidRPr="00217BC8">
        <w:rPr>
          <w:sz w:val="24"/>
          <w:szCs w:val="24"/>
        </w:rPr>
        <w:t xml:space="preserve"> the folder: </w:t>
      </w:r>
      <w:r w:rsidRPr="00217BC8">
        <w:rPr>
          <w:rStyle w:val="Strong"/>
          <w:sz w:val="24"/>
          <w:szCs w:val="24"/>
        </w:rPr>
        <w:t xml:space="preserve">Page 2-5 Images </w:t>
      </w:r>
      <w:r w:rsidRPr="00217BC8">
        <w:rPr>
          <w:sz w:val="24"/>
          <w:szCs w:val="24"/>
        </w:rPr>
        <w:t>)</w:t>
      </w:r>
    </w:p>
    <w:p w14:paraId="6F20717C" w14:textId="77777777" w:rsidR="007D199D" w:rsidRPr="00217BC8" w:rsidRDefault="002E669F">
      <w:pPr>
        <w:pStyle w:val="BodyA"/>
        <w:spacing w:after="0"/>
        <w:ind w:left="1440" w:hanging="345"/>
        <w:rPr>
          <w:sz w:val="24"/>
          <w:szCs w:val="24"/>
        </w:rPr>
      </w:pPr>
      <w:r w:rsidRPr="00217BC8">
        <w:rPr>
          <w:sz w:val="24"/>
          <w:szCs w:val="24"/>
        </w:rPr>
        <w:t xml:space="preserve"> (c)</w:t>
      </w:r>
      <w:r w:rsidRPr="00217BC8">
        <w:rPr>
          <w:sz w:val="24"/>
          <w:szCs w:val="24"/>
        </w:rPr>
        <w:tab/>
        <w:t xml:space="preserve">Page 6 - 7:  </w:t>
      </w:r>
      <w:r w:rsidRPr="00217BC8">
        <w:rPr>
          <w:rStyle w:val="Strong"/>
          <w:sz w:val="24"/>
          <w:szCs w:val="24"/>
        </w:rPr>
        <w:t xml:space="preserve">Infographic </w:t>
      </w:r>
      <w:proofErr w:type="gramStart"/>
      <w:r w:rsidRPr="00217BC8">
        <w:rPr>
          <w:rStyle w:val="Strong"/>
          <w:sz w:val="24"/>
          <w:szCs w:val="24"/>
        </w:rPr>
        <w:t>( Page</w:t>
      </w:r>
      <w:proofErr w:type="gramEnd"/>
      <w:r w:rsidRPr="00217BC8">
        <w:rPr>
          <w:rStyle w:val="Strong"/>
          <w:sz w:val="24"/>
          <w:szCs w:val="24"/>
        </w:rPr>
        <w:t xml:space="preserve"> 6 )</w:t>
      </w:r>
    </w:p>
    <w:p w14:paraId="4AAE8567" w14:textId="77777777" w:rsidR="007D199D" w:rsidRDefault="002E669F" w:rsidP="005040A6">
      <w:pPr>
        <w:pStyle w:val="ListParagraph"/>
        <w:numPr>
          <w:ilvl w:val="3"/>
          <w:numId w:val="42"/>
        </w:numPr>
        <w:spacing w:after="0"/>
        <w:rPr>
          <w:ins w:id="25" w:author="Microsoft Office User" w:date="2018-08-01T18:12:00Z"/>
          <w:sz w:val="24"/>
          <w:szCs w:val="24"/>
        </w:rPr>
      </w:pPr>
      <w:r w:rsidRPr="005040A6">
        <w:rPr>
          <w:sz w:val="24"/>
          <w:szCs w:val="24"/>
        </w:rPr>
        <w:t xml:space="preserve">The ASEAN Travel Guide. Text supplied in </w:t>
      </w:r>
      <w:r w:rsidRPr="005040A6">
        <w:rPr>
          <w:rStyle w:val="Strong"/>
          <w:sz w:val="24"/>
          <w:szCs w:val="24"/>
        </w:rPr>
        <w:t>M2_Editorial_P6-7</w:t>
      </w:r>
      <w:r w:rsidRPr="005040A6">
        <w:rPr>
          <w:sz w:val="24"/>
          <w:szCs w:val="24"/>
        </w:rPr>
        <w:t>.rtf</w:t>
      </w:r>
      <w:r w:rsidRPr="005040A6">
        <w:rPr>
          <w:sz w:val="24"/>
          <w:szCs w:val="24"/>
        </w:rPr>
        <w:br/>
      </w:r>
      <w:r w:rsidRPr="005040A6">
        <w:rPr>
          <w:i/>
          <w:iCs/>
          <w:sz w:val="24"/>
          <w:szCs w:val="24"/>
        </w:rPr>
        <w:t xml:space="preserve">The text’s data and must be converted into an interesting information design. Includes </w:t>
      </w:r>
      <w:r w:rsidRPr="005040A6">
        <w:rPr>
          <w:sz w:val="24"/>
          <w:szCs w:val="24"/>
        </w:rPr>
        <w:t>"</w:t>
      </w:r>
      <w:r w:rsidRPr="005040A6">
        <w:rPr>
          <w:rStyle w:val="Strong"/>
          <w:sz w:val="24"/>
          <w:szCs w:val="24"/>
        </w:rPr>
        <w:t>ASEAN Map</w:t>
      </w:r>
      <w:r w:rsidRPr="005040A6">
        <w:rPr>
          <w:sz w:val="24"/>
          <w:szCs w:val="24"/>
        </w:rPr>
        <w:t>.png"</w:t>
      </w:r>
    </w:p>
    <w:p w14:paraId="1D1A8BC6" w14:textId="77777777" w:rsidR="00712DB3" w:rsidRPr="005040A6" w:rsidRDefault="00712DB3" w:rsidP="00712DB3">
      <w:pPr>
        <w:pStyle w:val="ListParagraph"/>
        <w:spacing w:after="0"/>
        <w:ind w:left="2880"/>
        <w:rPr>
          <w:sz w:val="24"/>
          <w:szCs w:val="24"/>
        </w:rPr>
      </w:pPr>
    </w:p>
    <w:p w14:paraId="244094DD" w14:textId="77777777" w:rsidR="007D199D" w:rsidRDefault="002E669F" w:rsidP="005040A6">
      <w:pPr>
        <w:pStyle w:val="ListParagraph"/>
        <w:numPr>
          <w:ilvl w:val="3"/>
          <w:numId w:val="42"/>
        </w:numPr>
        <w:spacing w:after="0"/>
        <w:rPr>
          <w:sz w:val="24"/>
          <w:szCs w:val="24"/>
        </w:rPr>
      </w:pPr>
      <w:r w:rsidRPr="005040A6">
        <w:rPr>
          <w:sz w:val="24"/>
          <w:szCs w:val="24"/>
        </w:rPr>
        <w:t xml:space="preserve">A map of the guide re-designed with legend from the image: </w:t>
      </w:r>
      <w:r w:rsidRPr="005040A6">
        <w:rPr>
          <w:rStyle w:val="Strong"/>
          <w:sz w:val="24"/>
          <w:szCs w:val="24"/>
        </w:rPr>
        <w:t>ASEAN Map</w:t>
      </w:r>
      <w:r w:rsidRPr="005040A6">
        <w:rPr>
          <w:sz w:val="24"/>
          <w:szCs w:val="24"/>
        </w:rPr>
        <w:t xml:space="preserve">.png </w:t>
      </w:r>
      <w:proofErr w:type="gramStart"/>
      <w:r w:rsidRPr="005040A6">
        <w:rPr>
          <w:sz w:val="24"/>
          <w:szCs w:val="24"/>
        </w:rPr>
        <w:t>( All</w:t>
      </w:r>
      <w:proofErr w:type="gramEnd"/>
      <w:r w:rsidRPr="005040A6">
        <w:rPr>
          <w:sz w:val="24"/>
          <w:szCs w:val="24"/>
        </w:rPr>
        <w:t xml:space="preserve"> Text must be included from the image “ASEAN Map.png” )</w:t>
      </w:r>
    </w:p>
    <w:p w14:paraId="6C4E28F7" w14:textId="77777777" w:rsidR="005040A6" w:rsidRPr="005040A6" w:rsidRDefault="005040A6" w:rsidP="00712DB3">
      <w:pPr>
        <w:pStyle w:val="ListParagraph"/>
        <w:spacing w:after="0"/>
        <w:ind w:left="2880"/>
        <w:rPr>
          <w:sz w:val="24"/>
          <w:szCs w:val="24"/>
        </w:rPr>
      </w:pPr>
    </w:p>
    <w:p w14:paraId="5C9BB0F5" w14:textId="77777777" w:rsidR="007D199D" w:rsidRPr="00712DB3"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rStyle w:val="Strong"/>
          <w:sz w:val="24"/>
          <w:szCs w:val="24"/>
        </w:rPr>
      </w:pPr>
      <w:r w:rsidRPr="00712DB3">
        <w:rPr>
          <w:rStyle w:val="Strong"/>
          <w:sz w:val="24"/>
          <w:szCs w:val="24"/>
        </w:rPr>
        <w:lastRenderedPageBreak/>
        <w:t xml:space="preserve"> </w:t>
      </w:r>
      <w:r w:rsidRPr="00712DB3">
        <w:rPr>
          <w:rStyle w:val="Strong"/>
          <w:sz w:val="24"/>
          <w:szCs w:val="24"/>
        </w:rPr>
        <w:tab/>
      </w:r>
      <w:r w:rsidRPr="00712DB3">
        <w:rPr>
          <w:rStyle w:val="Strong"/>
          <w:sz w:val="24"/>
          <w:szCs w:val="24"/>
        </w:rPr>
        <w:tab/>
      </w:r>
      <w:r w:rsidRPr="00712DB3">
        <w:rPr>
          <w:rStyle w:val="Strong"/>
          <w:sz w:val="24"/>
          <w:szCs w:val="24"/>
        </w:rPr>
        <w:tab/>
      </w:r>
      <w:r w:rsidRPr="00712DB3">
        <w:rPr>
          <w:rStyle w:val="Strong"/>
          <w:sz w:val="24"/>
          <w:szCs w:val="24"/>
        </w:rPr>
        <w:tab/>
        <w:t xml:space="preserve">      For Packing Essentials Odds and Ends </w:t>
      </w:r>
      <w:proofErr w:type="gramStart"/>
      <w:r w:rsidRPr="00712DB3">
        <w:rPr>
          <w:rStyle w:val="Strong"/>
          <w:sz w:val="24"/>
          <w:szCs w:val="24"/>
        </w:rPr>
        <w:t>( Page</w:t>
      </w:r>
      <w:proofErr w:type="gramEnd"/>
      <w:r w:rsidRPr="00712DB3">
        <w:rPr>
          <w:rStyle w:val="Strong"/>
          <w:sz w:val="24"/>
          <w:szCs w:val="24"/>
        </w:rPr>
        <w:t xml:space="preserve"> 7 )</w:t>
      </w:r>
    </w:p>
    <w:p w14:paraId="5BE09C91" w14:textId="77777777" w:rsidR="007D199D" w:rsidRPr="005040A6" w:rsidRDefault="002E669F">
      <w:pPr>
        <w:pStyle w:val="ListNumber2"/>
        <w:numPr>
          <w:ilvl w:val="0"/>
          <w:numId w:val="44"/>
        </w:numPr>
        <w:spacing w:after="0"/>
        <w:rPr>
          <w:sz w:val="24"/>
          <w:szCs w:val="24"/>
        </w:rPr>
      </w:pPr>
      <w:r w:rsidRPr="005040A6">
        <w:rPr>
          <w:sz w:val="24"/>
          <w:szCs w:val="24"/>
        </w:rPr>
        <w:t xml:space="preserve">2 images must be used </w:t>
      </w:r>
    </w:p>
    <w:p w14:paraId="52E3404A" w14:textId="77777777" w:rsidR="007D199D" w:rsidRPr="005040A6" w:rsidRDefault="002E669F">
      <w:pPr>
        <w:pStyle w:val="ListNumber2"/>
        <w:spacing w:after="0"/>
        <w:ind w:left="2880"/>
        <w:rPr>
          <w:sz w:val="24"/>
          <w:szCs w:val="24"/>
        </w:rPr>
      </w:pPr>
      <w:proofErr w:type="gramStart"/>
      <w:r w:rsidRPr="005040A6">
        <w:rPr>
          <w:sz w:val="24"/>
          <w:szCs w:val="24"/>
        </w:rPr>
        <w:t>( from</w:t>
      </w:r>
      <w:proofErr w:type="gramEnd"/>
      <w:r w:rsidRPr="005040A6">
        <w:rPr>
          <w:sz w:val="24"/>
          <w:szCs w:val="24"/>
        </w:rPr>
        <w:t xml:space="preserve"> the folder: </w:t>
      </w:r>
      <w:r w:rsidRPr="005040A6">
        <w:rPr>
          <w:b/>
          <w:bCs/>
          <w:sz w:val="24"/>
          <w:szCs w:val="24"/>
        </w:rPr>
        <w:t xml:space="preserve">Page 6-7 Images </w:t>
      </w:r>
      <w:r w:rsidRPr="005040A6">
        <w:rPr>
          <w:sz w:val="24"/>
          <w:szCs w:val="24"/>
        </w:rPr>
        <w:t>)</w:t>
      </w:r>
    </w:p>
    <w:p w14:paraId="73263A03" w14:textId="77777777" w:rsidR="007D199D" w:rsidRPr="005040A6" w:rsidRDefault="002E669F">
      <w:pPr>
        <w:pStyle w:val="ListNumber2"/>
        <w:numPr>
          <w:ilvl w:val="0"/>
          <w:numId w:val="44"/>
        </w:numPr>
        <w:spacing w:after="0"/>
        <w:rPr>
          <w:sz w:val="24"/>
          <w:szCs w:val="24"/>
        </w:rPr>
      </w:pPr>
      <w:r w:rsidRPr="005040A6">
        <w:rPr>
          <w:sz w:val="24"/>
          <w:szCs w:val="24"/>
        </w:rPr>
        <w:t xml:space="preserve">Text supplied in </w:t>
      </w:r>
      <w:r w:rsidRPr="005040A6">
        <w:rPr>
          <w:rStyle w:val="Strong"/>
          <w:sz w:val="24"/>
          <w:szCs w:val="24"/>
        </w:rPr>
        <w:t>M2_Editorial_P6-7</w:t>
      </w:r>
      <w:r w:rsidRPr="005040A6">
        <w:rPr>
          <w:sz w:val="24"/>
          <w:szCs w:val="24"/>
        </w:rPr>
        <w:t>.rtf</w:t>
      </w:r>
      <w:r w:rsidRPr="005040A6">
        <w:rPr>
          <w:sz w:val="24"/>
          <w:szCs w:val="24"/>
        </w:rPr>
        <w:br/>
      </w:r>
    </w:p>
    <w:p w14:paraId="1C8C6AD8" w14:textId="77777777" w:rsidR="007D199D" w:rsidRPr="00217BC8" w:rsidRDefault="002E669F">
      <w:pPr>
        <w:pStyle w:val="BodyA"/>
        <w:spacing w:after="0"/>
        <w:ind w:left="1440" w:hanging="345"/>
        <w:rPr>
          <w:sz w:val="24"/>
          <w:szCs w:val="24"/>
        </w:rPr>
      </w:pPr>
      <w:r w:rsidRPr="00217BC8">
        <w:rPr>
          <w:sz w:val="24"/>
          <w:szCs w:val="24"/>
        </w:rPr>
        <w:t xml:space="preserve"> (d)</w:t>
      </w:r>
      <w:r w:rsidRPr="00217BC8">
        <w:rPr>
          <w:sz w:val="24"/>
          <w:szCs w:val="24"/>
        </w:rPr>
        <w:tab/>
        <w:t xml:space="preserve">Page 8:         </w:t>
      </w:r>
      <w:r w:rsidRPr="00217BC8">
        <w:rPr>
          <w:rStyle w:val="Strong"/>
          <w:sz w:val="24"/>
          <w:szCs w:val="24"/>
        </w:rPr>
        <w:t>The ASEAN Travel Advertisement</w:t>
      </w:r>
    </w:p>
    <w:p w14:paraId="51EBADB8" w14:textId="77777777" w:rsidR="007D199D" w:rsidRPr="00217BC8" w:rsidRDefault="002E669F">
      <w:pPr>
        <w:pStyle w:val="BodyA"/>
        <w:spacing w:after="0"/>
        <w:ind w:left="2595"/>
        <w:rPr>
          <w:sz w:val="24"/>
          <w:szCs w:val="24"/>
        </w:rPr>
      </w:pPr>
      <w:r w:rsidRPr="00217BC8">
        <w:rPr>
          <w:sz w:val="24"/>
          <w:szCs w:val="24"/>
        </w:rPr>
        <w:t xml:space="preserve">Text supplied in </w:t>
      </w:r>
      <w:r w:rsidRPr="00217BC8">
        <w:rPr>
          <w:rStyle w:val="Strong"/>
          <w:sz w:val="24"/>
          <w:szCs w:val="24"/>
        </w:rPr>
        <w:t>M2_Editorial_P8</w:t>
      </w:r>
      <w:r w:rsidRPr="00217BC8">
        <w:rPr>
          <w:sz w:val="24"/>
          <w:szCs w:val="24"/>
        </w:rPr>
        <w:t>.rtf</w:t>
      </w:r>
    </w:p>
    <w:p w14:paraId="59745019" w14:textId="77777777" w:rsidR="007D199D" w:rsidRPr="005040A6" w:rsidRDefault="002E669F">
      <w:pPr>
        <w:pStyle w:val="ListNumber2"/>
        <w:spacing w:after="0"/>
        <w:ind w:left="2160"/>
        <w:rPr>
          <w:sz w:val="24"/>
          <w:szCs w:val="24"/>
        </w:rPr>
      </w:pPr>
      <w:r w:rsidRPr="005040A6">
        <w:rPr>
          <w:sz w:val="24"/>
          <w:szCs w:val="24"/>
        </w:rPr>
        <w:t xml:space="preserve">        </w:t>
      </w:r>
      <w:proofErr w:type="gramStart"/>
      <w:r w:rsidRPr="005040A6">
        <w:rPr>
          <w:sz w:val="24"/>
          <w:szCs w:val="24"/>
        </w:rPr>
        <w:t>( From</w:t>
      </w:r>
      <w:proofErr w:type="gramEnd"/>
      <w:r w:rsidRPr="005040A6">
        <w:rPr>
          <w:sz w:val="24"/>
          <w:szCs w:val="24"/>
        </w:rPr>
        <w:t xml:space="preserve"> the folder: </w:t>
      </w:r>
      <w:r w:rsidRPr="005040A6">
        <w:rPr>
          <w:b/>
          <w:bCs/>
          <w:sz w:val="24"/>
          <w:szCs w:val="24"/>
        </w:rPr>
        <w:t xml:space="preserve">Page 8 Images </w:t>
      </w:r>
      <w:r w:rsidRPr="005040A6">
        <w:rPr>
          <w:sz w:val="24"/>
          <w:szCs w:val="24"/>
        </w:rPr>
        <w:t>)</w:t>
      </w:r>
    </w:p>
    <w:p w14:paraId="5E31AA45" w14:textId="77777777" w:rsidR="007D199D" w:rsidRPr="005040A6" w:rsidRDefault="002E669F">
      <w:pPr>
        <w:pStyle w:val="ListNumber2"/>
        <w:numPr>
          <w:ilvl w:val="0"/>
          <w:numId w:val="44"/>
        </w:numPr>
        <w:spacing w:after="0"/>
        <w:rPr>
          <w:sz w:val="24"/>
          <w:szCs w:val="24"/>
        </w:rPr>
      </w:pPr>
      <w:r w:rsidRPr="005040A6">
        <w:rPr>
          <w:sz w:val="24"/>
          <w:szCs w:val="24"/>
        </w:rPr>
        <w:t>“Plane” image must be used.</w:t>
      </w:r>
    </w:p>
    <w:p w14:paraId="325DF514" w14:textId="77777777" w:rsidR="007D199D" w:rsidRPr="005040A6" w:rsidRDefault="002E669F">
      <w:pPr>
        <w:pStyle w:val="ListNumber2"/>
        <w:numPr>
          <w:ilvl w:val="0"/>
          <w:numId w:val="44"/>
        </w:numPr>
        <w:spacing w:after="0"/>
        <w:rPr>
          <w:sz w:val="24"/>
          <w:szCs w:val="24"/>
        </w:rPr>
      </w:pPr>
      <w:r w:rsidRPr="005040A6">
        <w:rPr>
          <w:sz w:val="24"/>
          <w:szCs w:val="24"/>
        </w:rPr>
        <w:t>“</w:t>
      </w:r>
      <w:proofErr w:type="spellStart"/>
      <w:r w:rsidRPr="005040A6">
        <w:rPr>
          <w:sz w:val="24"/>
          <w:szCs w:val="24"/>
        </w:rPr>
        <w:t>GoTravel</w:t>
      </w:r>
      <w:proofErr w:type="spellEnd"/>
      <w:r w:rsidRPr="005040A6">
        <w:rPr>
          <w:sz w:val="24"/>
          <w:szCs w:val="24"/>
        </w:rPr>
        <w:t>” Logo must be used.</w:t>
      </w:r>
    </w:p>
    <w:p w14:paraId="598FDC34" w14:textId="77777777" w:rsidR="007D199D" w:rsidRPr="005040A6" w:rsidRDefault="002E669F">
      <w:pPr>
        <w:pStyle w:val="ListNumber2"/>
        <w:numPr>
          <w:ilvl w:val="0"/>
          <w:numId w:val="44"/>
        </w:numPr>
        <w:spacing w:after="0"/>
        <w:rPr>
          <w:sz w:val="24"/>
          <w:szCs w:val="24"/>
        </w:rPr>
      </w:pPr>
      <w:r w:rsidRPr="005040A6">
        <w:rPr>
          <w:sz w:val="24"/>
          <w:szCs w:val="24"/>
        </w:rPr>
        <w:t>“</w:t>
      </w:r>
      <w:proofErr w:type="spellStart"/>
      <w:r w:rsidRPr="005040A6">
        <w:rPr>
          <w:sz w:val="24"/>
          <w:szCs w:val="24"/>
        </w:rPr>
        <w:t>HandPhone</w:t>
      </w:r>
      <w:proofErr w:type="spellEnd"/>
      <w:r w:rsidRPr="005040A6">
        <w:rPr>
          <w:sz w:val="24"/>
          <w:szCs w:val="24"/>
        </w:rPr>
        <w:t>” image must be used</w:t>
      </w:r>
    </w:p>
    <w:p w14:paraId="7EFF8BDB" w14:textId="77777777" w:rsidR="007D199D" w:rsidRPr="005040A6" w:rsidRDefault="002E669F">
      <w:pPr>
        <w:pStyle w:val="ListNumber2"/>
        <w:spacing w:after="0"/>
        <w:ind w:left="1935" w:firstLine="720"/>
        <w:rPr>
          <w:sz w:val="24"/>
          <w:szCs w:val="24"/>
        </w:rPr>
      </w:pPr>
      <w:proofErr w:type="gramStart"/>
      <w:r w:rsidRPr="005040A6">
        <w:rPr>
          <w:sz w:val="24"/>
          <w:szCs w:val="24"/>
        </w:rPr>
        <w:t>( From</w:t>
      </w:r>
      <w:proofErr w:type="gramEnd"/>
      <w:r w:rsidRPr="005040A6">
        <w:rPr>
          <w:sz w:val="24"/>
          <w:szCs w:val="24"/>
        </w:rPr>
        <w:t xml:space="preserve"> the folder: </w:t>
      </w:r>
      <w:r w:rsidRPr="005040A6">
        <w:rPr>
          <w:b/>
          <w:bCs/>
          <w:sz w:val="24"/>
          <w:szCs w:val="24"/>
        </w:rPr>
        <w:t xml:space="preserve">Page 2-5 Images </w:t>
      </w:r>
      <w:r w:rsidRPr="005040A6">
        <w:rPr>
          <w:sz w:val="24"/>
          <w:szCs w:val="24"/>
        </w:rPr>
        <w:t>)</w:t>
      </w:r>
    </w:p>
    <w:p w14:paraId="2CA55003" w14:textId="77777777" w:rsidR="007D199D" w:rsidRPr="005040A6" w:rsidRDefault="002E669F">
      <w:pPr>
        <w:pStyle w:val="ListNumber2"/>
        <w:numPr>
          <w:ilvl w:val="0"/>
          <w:numId w:val="44"/>
        </w:numPr>
        <w:spacing w:after="0"/>
        <w:rPr>
          <w:sz w:val="24"/>
          <w:szCs w:val="24"/>
        </w:rPr>
      </w:pPr>
      <w:r w:rsidRPr="005040A6">
        <w:rPr>
          <w:sz w:val="24"/>
          <w:szCs w:val="24"/>
        </w:rPr>
        <w:t>Image must be used to super impose into “</w:t>
      </w:r>
      <w:proofErr w:type="spellStart"/>
      <w:r w:rsidRPr="005040A6">
        <w:rPr>
          <w:sz w:val="24"/>
          <w:szCs w:val="24"/>
        </w:rPr>
        <w:t>handphone</w:t>
      </w:r>
      <w:proofErr w:type="spellEnd"/>
      <w:r w:rsidRPr="005040A6">
        <w:rPr>
          <w:sz w:val="24"/>
          <w:szCs w:val="24"/>
        </w:rPr>
        <w:t>” screen.</w:t>
      </w:r>
    </w:p>
    <w:p w14:paraId="5CFB5BE1" w14:textId="77777777" w:rsidR="007D199D" w:rsidRPr="005040A6" w:rsidRDefault="002E669F">
      <w:pPr>
        <w:pStyle w:val="ListNumber2"/>
        <w:numPr>
          <w:ilvl w:val="0"/>
          <w:numId w:val="44"/>
        </w:numPr>
        <w:spacing w:after="0"/>
        <w:rPr>
          <w:sz w:val="24"/>
          <w:szCs w:val="24"/>
        </w:rPr>
      </w:pPr>
      <w:r w:rsidRPr="005040A6">
        <w:rPr>
          <w:sz w:val="24"/>
          <w:szCs w:val="24"/>
        </w:rPr>
        <w:t>1 image must be used as a background image for the</w:t>
      </w:r>
    </w:p>
    <w:p w14:paraId="3200A9F2" w14:textId="77777777" w:rsidR="007D199D" w:rsidRPr="005040A6" w:rsidRDefault="002E669F">
      <w:pPr>
        <w:pStyle w:val="ListNumber2"/>
        <w:spacing w:after="0"/>
        <w:ind w:left="2880"/>
        <w:rPr>
          <w:sz w:val="24"/>
          <w:szCs w:val="24"/>
        </w:rPr>
      </w:pPr>
      <w:r w:rsidRPr="005040A6">
        <w:rPr>
          <w:sz w:val="24"/>
          <w:szCs w:val="24"/>
        </w:rPr>
        <w:t>advertisement page.</w:t>
      </w:r>
    </w:p>
    <w:p w14:paraId="5E846F45" w14:textId="77777777" w:rsidR="007D199D" w:rsidRPr="002E669F" w:rsidRDefault="007D199D" w:rsidP="00217BC8">
      <w:pPr>
        <w:pStyle w:val="ListNumber2"/>
        <w:spacing w:after="0"/>
        <w:ind w:left="2880"/>
        <w:rPr>
          <w:sz w:val="24"/>
          <w:szCs w:val="24"/>
        </w:rPr>
      </w:pPr>
    </w:p>
    <w:p w14:paraId="19AD996A" w14:textId="77777777" w:rsidR="007D199D" w:rsidRPr="002E669F" w:rsidRDefault="002E669F" w:rsidP="00217BC8">
      <w:pPr>
        <w:pStyle w:val="BodyA"/>
        <w:keepNext/>
        <w:spacing w:before="240" w:after="0"/>
        <w:outlineLvl w:val="1"/>
        <w:rPr>
          <w:b/>
          <w:bCs/>
          <w:sz w:val="40"/>
          <w:szCs w:val="40"/>
        </w:rPr>
      </w:pPr>
      <w:r w:rsidRPr="002E669F">
        <w:rPr>
          <w:b/>
          <w:bCs/>
          <w:sz w:val="40"/>
          <w:szCs w:val="40"/>
        </w:rPr>
        <w:t xml:space="preserve">Technical specifications: </w:t>
      </w:r>
    </w:p>
    <w:p w14:paraId="33E327D6" w14:textId="6A062D1F" w:rsidR="007D199D" w:rsidRPr="00217BC8" w:rsidRDefault="002E669F">
      <w:pPr>
        <w:pStyle w:val="BodyA"/>
        <w:spacing w:after="0"/>
        <w:jc w:val="both"/>
        <w:rPr>
          <w:sz w:val="24"/>
        </w:rPr>
      </w:pPr>
      <w:r w:rsidRPr="00217BC8">
        <w:rPr>
          <w:rStyle w:val="Strong"/>
          <w:sz w:val="24"/>
        </w:rPr>
        <w:t>Dimensions</w:t>
      </w:r>
      <w:r w:rsidRPr="00217BC8">
        <w:rPr>
          <w:rStyle w:val="Strong"/>
          <w:sz w:val="24"/>
        </w:rPr>
        <w:tab/>
      </w:r>
      <w:r w:rsidRPr="00217BC8">
        <w:rPr>
          <w:rStyle w:val="Strong"/>
          <w:sz w:val="24"/>
        </w:rPr>
        <w:tab/>
      </w:r>
      <w:r w:rsidRPr="00217BC8">
        <w:rPr>
          <w:rStyle w:val="Strong"/>
          <w:sz w:val="24"/>
        </w:rPr>
        <w:tab/>
      </w:r>
      <w:r w:rsidRPr="00217BC8">
        <w:rPr>
          <w:sz w:val="24"/>
        </w:rPr>
        <w:t xml:space="preserve">: </w:t>
      </w:r>
      <w:r w:rsidR="00674D13">
        <w:rPr>
          <w:sz w:val="24"/>
        </w:rPr>
        <w:t>P</w:t>
      </w:r>
      <w:r w:rsidRPr="00217BC8">
        <w:rPr>
          <w:sz w:val="24"/>
        </w:rPr>
        <w:t xml:space="preserve">age size of 190 x 260 mm </w:t>
      </w:r>
      <w:proofErr w:type="gramStart"/>
      <w:r w:rsidRPr="00217BC8">
        <w:rPr>
          <w:sz w:val="24"/>
        </w:rPr>
        <w:t>( Portrait</w:t>
      </w:r>
      <w:proofErr w:type="gramEnd"/>
      <w:r w:rsidRPr="00217BC8">
        <w:rPr>
          <w:sz w:val="24"/>
        </w:rPr>
        <w:t xml:space="preserve"> )</w:t>
      </w:r>
    </w:p>
    <w:p w14:paraId="2C7C1CA7" w14:textId="77777777" w:rsidR="007D199D" w:rsidRPr="00217BC8" w:rsidRDefault="002E669F">
      <w:pPr>
        <w:pStyle w:val="BodyA"/>
        <w:spacing w:after="0"/>
        <w:rPr>
          <w:sz w:val="24"/>
          <w:lang w:val="it-IT"/>
        </w:rPr>
      </w:pPr>
      <w:proofErr w:type="spellStart"/>
      <w:r w:rsidRPr="00217BC8">
        <w:rPr>
          <w:b/>
          <w:bCs/>
          <w:sz w:val="24"/>
          <w:lang w:val="it-IT"/>
        </w:rPr>
        <w:t>Bleed</w:t>
      </w:r>
      <w:proofErr w:type="spellEnd"/>
      <w:r w:rsidRPr="00217BC8">
        <w:rPr>
          <w:b/>
          <w:bCs/>
          <w:sz w:val="24"/>
          <w:lang w:val="it-IT"/>
        </w:rPr>
        <w:tab/>
      </w:r>
      <w:r w:rsidRPr="00217BC8">
        <w:rPr>
          <w:b/>
          <w:bCs/>
          <w:sz w:val="24"/>
          <w:lang w:val="it-IT"/>
        </w:rPr>
        <w:tab/>
      </w:r>
      <w:r w:rsidRPr="00217BC8">
        <w:rPr>
          <w:b/>
          <w:bCs/>
          <w:sz w:val="24"/>
          <w:lang w:val="it-IT"/>
        </w:rPr>
        <w:tab/>
      </w:r>
      <w:r w:rsidRPr="00217BC8">
        <w:rPr>
          <w:b/>
          <w:bCs/>
          <w:sz w:val="24"/>
          <w:lang w:val="it-IT"/>
        </w:rPr>
        <w:tab/>
      </w:r>
      <w:r w:rsidRPr="00217BC8">
        <w:rPr>
          <w:sz w:val="24"/>
          <w:lang w:val="it-IT"/>
        </w:rPr>
        <w:t>: 3 mm</w:t>
      </w:r>
    </w:p>
    <w:p w14:paraId="3063F954" w14:textId="77777777" w:rsidR="007D199D" w:rsidRPr="00217BC8" w:rsidRDefault="002E669F">
      <w:pPr>
        <w:pStyle w:val="BodyA"/>
        <w:spacing w:after="0"/>
        <w:rPr>
          <w:sz w:val="24"/>
          <w:lang w:val="fr-FR"/>
        </w:rPr>
      </w:pPr>
      <w:proofErr w:type="spellStart"/>
      <w:r w:rsidRPr="00217BC8">
        <w:rPr>
          <w:b/>
          <w:bCs/>
          <w:sz w:val="24"/>
          <w:lang w:val="fr-FR"/>
        </w:rPr>
        <w:t>Colors</w:t>
      </w:r>
      <w:proofErr w:type="spellEnd"/>
      <w:r w:rsidRPr="00217BC8">
        <w:rPr>
          <w:b/>
          <w:bCs/>
          <w:sz w:val="24"/>
          <w:lang w:val="fr-FR"/>
        </w:rPr>
        <w:tab/>
      </w:r>
      <w:r w:rsidRPr="00217BC8">
        <w:rPr>
          <w:b/>
          <w:bCs/>
          <w:sz w:val="24"/>
          <w:lang w:val="fr-FR"/>
        </w:rPr>
        <w:tab/>
      </w:r>
      <w:r w:rsidRPr="00217BC8">
        <w:rPr>
          <w:b/>
          <w:bCs/>
          <w:sz w:val="24"/>
          <w:lang w:val="fr-FR"/>
        </w:rPr>
        <w:tab/>
      </w:r>
      <w:r w:rsidRPr="00217BC8">
        <w:rPr>
          <w:b/>
          <w:bCs/>
          <w:sz w:val="24"/>
          <w:lang w:val="fr-FR"/>
        </w:rPr>
        <w:tab/>
      </w:r>
      <w:r w:rsidRPr="00217BC8">
        <w:rPr>
          <w:sz w:val="24"/>
          <w:lang w:val="fr-FR"/>
        </w:rPr>
        <w:t>: CMYK</w:t>
      </w:r>
    </w:p>
    <w:p w14:paraId="0660CA02" w14:textId="77777777" w:rsidR="007D199D" w:rsidRPr="00217BC8" w:rsidRDefault="002E669F">
      <w:pPr>
        <w:pStyle w:val="BodyA"/>
        <w:spacing w:after="0"/>
        <w:rPr>
          <w:sz w:val="24"/>
        </w:rPr>
      </w:pPr>
      <w:r w:rsidRPr="00217BC8">
        <w:rPr>
          <w:rStyle w:val="Strong"/>
          <w:sz w:val="24"/>
        </w:rPr>
        <w:t>Images resolution</w:t>
      </w:r>
      <w:r w:rsidRPr="00217BC8">
        <w:rPr>
          <w:sz w:val="24"/>
        </w:rPr>
        <w:t xml:space="preserve"> </w:t>
      </w:r>
      <w:r w:rsidRPr="00217BC8">
        <w:rPr>
          <w:sz w:val="24"/>
        </w:rPr>
        <w:tab/>
      </w:r>
      <w:r w:rsidRPr="00217BC8">
        <w:rPr>
          <w:sz w:val="24"/>
        </w:rPr>
        <w:tab/>
        <w:t xml:space="preserve">: 280 – 320 PPI at 100% in InDesign </w:t>
      </w:r>
      <w:proofErr w:type="gramStart"/>
      <w:r w:rsidRPr="00217BC8">
        <w:rPr>
          <w:sz w:val="24"/>
        </w:rPr>
        <w:t xml:space="preserve">( </w:t>
      </w:r>
      <w:proofErr w:type="spellStart"/>
      <w:r w:rsidRPr="00217BC8">
        <w:rPr>
          <w:sz w:val="24"/>
        </w:rPr>
        <w:t>Colour</w:t>
      </w:r>
      <w:proofErr w:type="spellEnd"/>
      <w:proofErr w:type="gramEnd"/>
      <w:r w:rsidRPr="00217BC8">
        <w:rPr>
          <w:sz w:val="24"/>
        </w:rPr>
        <w:t xml:space="preserve"> Images )</w:t>
      </w:r>
    </w:p>
    <w:p w14:paraId="4A3274EF" w14:textId="77777777" w:rsidR="007D199D" w:rsidRPr="00217BC8" w:rsidRDefault="002E669F">
      <w:pPr>
        <w:pStyle w:val="BodyA"/>
        <w:spacing w:after="0"/>
        <w:rPr>
          <w:sz w:val="24"/>
        </w:rPr>
      </w:pPr>
      <w:r w:rsidRPr="00217BC8">
        <w:rPr>
          <w:b/>
          <w:bCs/>
          <w:sz w:val="24"/>
        </w:rPr>
        <w:t>Bitmap images resolution</w:t>
      </w:r>
      <w:r w:rsidRPr="00217BC8">
        <w:rPr>
          <w:sz w:val="24"/>
        </w:rPr>
        <w:t xml:space="preserve"> </w:t>
      </w:r>
      <w:r w:rsidRPr="00217BC8">
        <w:rPr>
          <w:sz w:val="24"/>
        </w:rPr>
        <w:tab/>
        <w:t xml:space="preserve">: 800 – 1200 PPI at 100% in </w:t>
      </w:r>
      <w:r w:rsidRPr="00217BC8">
        <w:rPr>
          <w:sz w:val="24"/>
          <w:lang w:val="da-DK"/>
        </w:rPr>
        <w:t>InDesign</w:t>
      </w:r>
      <w:r w:rsidRPr="00217BC8">
        <w:rPr>
          <w:sz w:val="24"/>
        </w:rPr>
        <w:t xml:space="preserve"> </w:t>
      </w:r>
      <w:proofErr w:type="gramStart"/>
      <w:r w:rsidRPr="00217BC8">
        <w:rPr>
          <w:sz w:val="24"/>
        </w:rPr>
        <w:t>( Bitmap</w:t>
      </w:r>
      <w:proofErr w:type="gramEnd"/>
      <w:r w:rsidRPr="00217BC8">
        <w:rPr>
          <w:sz w:val="24"/>
        </w:rPr>
        <w:t xml:space="preserve"> or Greyscale )</w:t>
      </w:r>
    </w:p>
    <w:p w14:paraId="0CBCD63C" w14:textId="77777777" w:rsidR="007D199D" w:rsidRPr="00217BC8" w:rsidRDefault="002E669F">
      <w:pPr>
        <w:pStyle w:val="BodyA"/>
        <w:spacing w:after="0"/>
        <w:jc w:val="both"/>
        <w:rPr>
          <w:sz w:val="24"/>
        </w:rPr>
      </w:pPr>
      <w:r w:rsidRPr="00217BC8">
        <w:rPr>
          <w:rStyle w:val="Strong"/>
          <w:sz w:val="24"/>
        </w:rPr>
        <w:t>Paper (Inside page)</w:t>
      </w:r>
      <w:r w:rsidRPr="00217BC8">
        <w:rPr>
          <w:sz w:val="24"/>
        </w:rPr>
        <w:t xml:space="preserve"> </w:t>
      </w:r>
      <w:r w:rsidRPr="00217BC8">
        <w:rPr>
          <w:sz w:val="24"/>
        </w:rPr>
        <w:tab/>
      </w:r>
      <w:r w:rsidRPr="00217BC8">
        <w:rPr>
          <w:sz w:val="24"/>
        </w:rPr>
        <w:tab/>
        <w:t>: 100 g/m²</w:t>
      </w:r>
    </w:p>
    <w:p w14:paraId="4373745E" w14:textId="77777777" w:rsidR="007D199D" w:rsidRPr="00217BC8" w:rsidRDefault="002E669F">
      <w:pPr>
        <w:pStyle w:val="BodyA"/>
        <w:spacing w:after="0"/>
        <w:jc w:val="both"/>
        <w:rPr>
          <w:sz w:val="24"/>
        </w:rPr>
      </w:pPr>
      <w:r w:rsidRPr="00217BC8">
        <w:rPr>
          <w:rStyle w:val="Strong"/>
          <w:sz w:val="24"/>
        </w:rPr>
        <w:t>Finishing</w:t>
      </w:r>
      <w:r w:rsidRPr="00217BC8">
        <w:rPr>
          <w:sz w:val="24"/>
        </w:rPr>
        <w:t xml:space="preserve"> </w:t>
      </w:r>
      <w:r w:rsidRPr="00217BC8">
        <w:rPr>
          <w:sz w:val="24"/>
        </w:rPr>
        <w:tab/>
      </w:r>
      <w:r w:rsidRPr="00217BC8">
        <w:rPr>
          <w:sz w:val="24"/>
        </w:rPr>
        <w:tab/>
      </w:r>
      <w:r w:rsidRPr="00217BC8">
        <w:rPr>
          <w:sz w:val="24"/>
        </w:rPr>
        <w:tab/>
        <w:t>: Perfect Binding</w:t>
      </w:r>
    </w:p>
    <w:p w14:paraId="3F44194F" w14:textId="77777777" w:rsidR="007D199D" w:rsidRPr="00217BC8" w:rsidRDefault="002E669F">
      <w:pPr>
        <w:pStyle w:val="BodyA"/>
        <w:spacing w:after="0"/>
        <w:ind w:left="2160" w:firstLine="720"/>
        <w:jc w:val="both"/>
        <w:rPr>
          <w:sz w:val="24"/>
        </w:rPr>
      </w:pPr>
      <w:proofErr w:type="gramStart"/>
      <w:r w:rsidRPr="00217BC8">
        <w:rPr>
          <w:sz w:val="24"/>
        </w:rPr>
        <w:t>( Complete</w:t>
      </w:r>
      <w:proofErr w:type="gramEnd"/>
      <w:r w:rsidRPr="00217BC8">
        <w:rPr>
          <w:sz w:val="24"/>
        </w:rPr>
        <w:t xml:space="preserve"> mock up is to be folded, does not need to be </w:t>
      </w:r>
      <w:proofErr w:type="spellStart"/>
      <w:r w:rsidRPr="00217BC8">
        <w:rPr>
          <w:sz w:val="24"/>
        </w:rPr>
        <w:t>sticked</w:t>
      </w:r>
      <w:proofErr w:type="spellEnd"/>
      <w:r w:rsidRPr="00217BC8">
        <w:rPr>
          <w:sz w:val="24"/>
        </w:rPr>
        <w:t xml:space="preserve"> )</w:t>
      </w:r>
    </w:p>
    <w:p w14:paraId="328BB967" w14:textId="77777777" w:rsidR="007D199D" w:rsidRPr="00217BC8" w:rsidRDefault="002E669F">
      <w:pPr>
        <w:pStyle w:val="BodyA"/>
        <w:tabs>
          <w:tab w:val="left" w:pos="720"/>
          <w:tab w:val="left" w:pos="1440"/>
          <w:tab w:val="left" w:pos="2160"/>
          <w:tab w:val="left" w:pos="2880"/>
          <w:tab w:val="left" w:pos="3600"/>
          <w:tab w:val="center" w:pos="4819"/>
        </w:tabs>
        <w:spacing w:after="0"/>
        <w:jc w:val="both"/>
        <w:rPr>
          <w:color w:val="FF0000"/>
          <w:sz w:val="24"/>
          <w:u w:color="FF0000"/>
        </w:rPr>
      </w:pPr>
      <w:r w:rsidRPr="00217BC8">
        <w:rPr>
          <w:rStyle w:val="Strong"/>
          <w:sz w:val="24"/>
        </w:rPr>
        <w:t>Trapping</w:t>
      </w:r>
      <w:r w:rsidRPr="00217BC8">
        <w:rPr>
          <w:sz w:val="24"/>
        </w:rPr>
        <w:t xml:space="preserve"> </w:t>
      </w:r>
      <w:r w:rsidRPr="00217BC8">
        <w:rPr>
          <w:sz w:val="24"/>
        </w:rPr>
        <w:tab/>
      </w:r>
      <w:r w:rsidRPr="00217BC8">
        <w:rPr>
          <w:sz w:val="24"/>
        </w:rPr>
        <w:tab/>
      </w:r>
      <w:r w:rsidRPr="00217BC8">
        <w:rPr>
          <w:sz w:val="24"/>
        </w:rPr>
        <w:tab/>
        <w:t>: 0.35 pts (if necessary)</w:t>
      </w:r>
    </w:p>
    <w:p w14:paraId="355465C2" w14:textId="77777777" w:rsidR="007D199D" w:rsidRPr="00217BC8" w:rsidRDefault="002E669F">
      <w:pPr>
        <w:pStyle w:val="BodyA"/>
        <w:spacing w:after="0"/>
        <w:rPr>
          <w:sz w:val="24"/>
        </w:rPr>
      </w:pPr>
      <w:r w:rsidRPr="00217BC8">
        <w:rPr>
          <w:rStyle w:val="Strong"/>
          <w:sz w:val="24"/>
        </w:rPr>
        <w:t>Ink Density</w:t>
      </w:r>
      <w:r w:rsidRPr="00217BC8">
        <w:rPr>
          <w:sz w:val="24"/>
        </w:rPr>
        <w:tab/>
      </w:r>
      <w:r w:rsidRPr="00217BC8">
        <w:rPr>
          <w:sz w:val="24"/>
        </w:rPr>
        <w:tab/>
      </w:r>
      <w:r w:rsidRPr="00217BC8">
        <w:rPr>
          <w:sz w:val="24"/>
        </w:rPr>
        <w:tab/>
        <w:t>: 280%</w:t>
      </w:r>
    </w:p>
    <w:p w14:paraId="01D085F1" w14:textId="77777777" w:rsidR="007D199D" w:rsidRPr="00217BC8" w:rsidRDefault="002E669F">
      <w:pPr>
        <w:pStyle w:val="BodyA"/>
        <w:spacing w:after="0"/>
        <w:jc w:val="both"/>
        <w:rPr>
          <w:sz w:val="24"/>
        </w:rPr>
      </w:pPr>
      <w:r w:rsidRPr="00217BC8">
        <w:rPr>
          <w:rStyle w:val="Strong"/>
          <w:sz w:val="24"/>
        </w:rPr>
        <w:t>Paragraph Styles</w:t>
      </w:r>
      <w:r w:rsidRPr="00217BC8">
        <w:rPr>
          <w:sz w:val="24"/>
        </w:rPr>
        <w:t xml:space="preserve"> </w:t>
      </w:r>
      <w:r w:rsidRPr="00217BC8">
        <w:rPr>
          <w:sz w:val="24"/>
        </w:rPr>
        <w:tab/>
      </w:r>
      <w:r w:rsidRPr="00217BC8">
        <w:rPr>
          <w:sz w:val="24"/>
        </w:rPr>
        <w:tab/>
        <w:t>: Must be used for titles, sub-title, body text</w:t>
      </w:r>
    </w:p>
    <w:p w14:paraId="37AF2673" w14:textId="77777777" w:rsidR="007D199D" w:rsidRPr="00217BC8" w:rsidRDefault="002E669F">
      <w:pPr>
        <w:pStyle w:val="BodyA"/>
        <w:spacing w:after="0"/>
        <w:jc w:val="both"/>
        <w:rPr>
          <w:sz w:val="24"/>
        </w:rPr>
      </w:pPr>
      <w:r w:rsidRPr="00217BC8">
        <w:rPr>
          <w:rStyle w:val="Strong"/>
          <w:sz w:val="24"/>
        </w:rPr>
        <w:t>Character Styles</w:t>
      </w:r>
      <w:r w:rsidRPr="00217BC8">
        <w:rPr>
          <w:sz w:val="24"/>
        </w:rPr>
        <w:tab/>
      </w:r>
      <w:r w:rsidRPr="00217BC8">
        <w:rPr>
          <w:sz w:val="24"/>
        </w:rPr>
        <w:tab/>
        <w:t>: Must be used if needed</w:t>
      </w:r>
    </w:p>
    <w:p w14:paraId="5562D096" w14:textId="77777777" w:rsidR="007D199D" w:rsidRPr="00217BC8" w:rsidRDefault="002E669F">
      <w:pPr>
        <w:pStyle w:val="BodyA"/>
        <w:tabs>
          <w:tab w:val="left" w:pos="720"/>
          <w:tab w:val="left" w:pos="1440"/>
          <w:tab w:val="left" w:pos="2160"/>
          <w:tab w:val="left" w:pos="2880"/>
          <w:tab w:val="left" w:pos="3600"/>
          <w:tab w:val="center" w:pos="4819"/>
        </w:tabs>
        <w:spacing w:after="0"/>
        <w:jc w:val="both"/>
        <w:rPr>
          <w:sz w:val="24"/>
        </w:rPr>
      </w:pPr>
      <w:r w:rsidRPr="00217BC8">
        <w:rPr>
          <w:rStyle w:val="Strong"/>
          <w:sz w:val="24"/>
        </w:rPr>
        <w:t>ICC Profile</w:t>
      </w:r>
      <w:r w:rsidRPr="00217BC8">
        <w:rPr>
          <w:rStyle w:val="Strong"/>
          <w:sz w:val="24"/>
        </w:rPr>
        <w:tab/>
      </w:r>
      <w:r w:rsidRPr="00217BC8">
        <w:rPr>
          <w:sz w:val="24"/>
        </w:rPr>
        <w:tab/>
      </w:r>
      <w:r w:rsidRPr="00217BC8">
        <w:rPr>
          <w:sz w:val="24"/>
        </w:rPr>
        <w:tab/>
        <w:t>: UncoatedFOGRA29</w:t>
      </w:r>
    </w:p>
    <w:p w14:paraId="4AE8EDEC" w14:textId="77777777" w:rsidR="007D199D" w:rsidRPr="00217BC8" w:rsidRDefault="002E669F">
      <w:pPr>
        <w:pStyle w:val="BodyA"/>
        <w:spacing w:after="0"/>
        <w:ind w:left="2880" w:hanging="2880"/>
        <w:jc w:val="both"/>
        <w:rPr>
          <w:sz w:val="24"/>
        </w:rPr>
      </w:pPr>
      <w:r w:rsidRPr="00217BC8">
        <w:rPr>
          <w:rStyle w:val="Strong"/>
          <w:sz w:val="24"/>
        </w:rPr>
        <w:t>Master Page Elements:</w:t>
      </w:r>
      <w:r w:rsidRPr="00217BC8">
        <w:rPr>
          <w:sz w:val="24"/>
        </w:rPr>
        <w:tab/>
        <w:t xml:space="preserve">: Header, footer, page numbers and running headline. </w:t>
      </w:r>
    </w:p>
    <w:p w14:paraId="64FC51FF" w14:textId="77777777" w:rsidR="007D199D" w:rsidRPr="00217BC8" w:rsidRDefault="002E669F">
      <w:pPr>
        <w:pStyle w:val="BodyA"/>
        <w:spacing w:after="0"/>
        <w:ind w:left="2880"/>
        <w:jc w:val="both"/>
        <w:rPr>
          <w:sz w:val="24"/>
        </w:rPr>
      </w:pPr>
      <w:r w:rsidRPr="00217BC8">
        <w:rPr>
          <w:rStyle w:val="Strong"/>
          <w:sz w:val="24"/>
        </w:rPr>
        <w:t xml:space="preserve">  </w:t>
      </w:r>
      <w:r w:rsidRPr="00217BC8">
        <w:rPr>
          <w:sz w:val="24"/>
        </w:rPr>
        <w:t>Must include automatic page numbers &amp; automatic running headline.</w:t>
      </w:r>
    </w:p>
    <w:p w14:paraId="3EE2869E" w14:textId="77777777" w:rsidR="007D199D" w:rsidRPr="002E669F" w:rsidRDefault="007D199D">
      <w:pPr>
        <w:pStyle w:val="BodyA"/>
        <w:ind w:left="2880" w:hanging="2880"/>
        <w:jc w:val="both"/>
      </w:pPr>
    </w:p>
    <w:p w14:paraId="13533338" w14:textId="77777777" w:rsidR="007D199D" w:rsidRPr="002E669F" w:rsidRDefault="002E669F">
      <w:pPr>
        <w:pStyle w:val="BodyA"/>
        <w:keepNext/>
        <w:spacing w:before="240" w:after="0"/>
        <w:outlineLvl w:val="1"/>
        <w:rPr>
          <w:b/>
          <w:bCs/>
          <w:sz w:val="40"/>
          <w:szCs w:val="40"/>
        </w:rPr>
      </w:pPr>
      <w:r w:rsidRPr="002E669F">
        <w:rPr>
          <w:b/>
          <w:bCs/>
          <w:sz w:val="40"/>
          <w:szCs w:val="40"/>
        </w:rPr>
        <w:lastRenderedPageBreak/>
        <w:t xml:space="preserve">Required elements: </w:t>
      </w:r>
      <w:r w:rsidRPr="002E669F">
        <w:rPr>
          <w:b/>
          <w:bCs/>
          <w:sz w:val="40"/>
          <w:szCs w:val="40"/>
        </w:rPr>
        <w:br/>
      </w:r>
      <w:r w:rsidRPr="002E669F">
        <w:rPr>
          <w:b/>
          <w:bCs/>
          <w:sz w:val="28"/>
          <w:szCs w:val="28"/>
          <w:u w:val="single"/>
        </w:rPr>
        <w:t>For pages 1</w:t>
      </w:r>
    </w:p>
    <w:p w14:paraId="79E09A52" w14:textId="77777777" w:rsidR="007D199D" w:rsidRPr="00712DB3" w:rsidRDefault="002E669F" w:rsidP="00712DB3">
      <w:pPr>
        <w:pStyle w:val="ListBullet"/>
        <w:numPr>
          <w:ilvl w:val="0"/>
          <w:numId w:val="29"/>
        </w:numPr>
        <w:spacing w:after="0"/>
        <w:rPr>
          <w:sz w:val="24"/>
        </w:rPr>
      </w:pPr>
      <w:r w:rsidRPr="00712DB3">
        <w:rPr>
          <w:sz w:val="24"/>
        </w:rPr>
        <w:t xml:space="preserve">The text is available in the file named </w:t>
      </w:r>
      <w:r w:rsidRPr="00712DB3">
        <w:rPr>
          <w:rStyle w:val="Strong"/>
          <w:sz w:val="24"/>
        </w:rPr>
        <w:t>M2_Editorial_P1</w:t>
      </w:r>
      <w:r w:rsidRPr="00712DB3">
        <w:rPr>
          <w:sz w:val="24"/>
        </w:rPr>
        <w:t>.rtf</w:t>
      </w:r>
    </w:p>
    <w:p w14:paraId="388D37B9" w14:textId="77777777" w:rsidR="007D199D" w:rsidRPr="00712DB3" w:rsidRDefault="002E669F" w:rsidP="00712DB3">
      <w:pPr>
        <w:pStyle w:val="ListBullet"/>
        <w:numPr>
          <w:ilvl w:val="0"/>
          <w:numId w:val="29"/>
        </w:numPr>
        <w:spacing w:after="0"/>
        <w:rPr>
          <w:sz w:val="24"/>
        </w:rPr>
      </w:pPr>
      <w:r w:rsidRPr="00712DB3">
        <w:rPr>
          <w:sz w:val="24"/>
        </w:rPr>
        <w:t xml:space="preserve">You must use 1 images from the folder: </w:t>
      </w:r>
      <w:r w:rsidRPr="00712DB3">
        <w:rPr>
          <w:rStyle w:val="Strong"/>
          <w:sz w:val="24"/>
        </w:rPr>
        <w:t>Page 1 Images</w:t>
      </w:r>
    </w:p>
    <w:p w14:paraId="6A9DCA8D" w14:textId="77777777" w:rsidR="005040A6" w:rsidRDefault="005040A6">
      <w:pPr>
        <w:pStyle w:val="BodyA"/>
        <w:spacing w:after="120"/>
        <w:jc w:val="both"/>
        <w:rPr>
          <w:ins w:id="26" w:author="TAN HUI QIN" w:date="2018-07-31T11:53:00Z"/>
          <w:b/>
          <w:bCs/>
          <w:sz w:val="28"/>
          <w:szCs w:val="28"/>
          <w:u w:val="single"/>
        </w:rPr>
      </w:pPr>
    </w:p>
    <w:p w14:paraId="1C9F7878" w14:textId="77777777" w:rsidR="007D199D" w:rsidRPr="002E669F" w:rsidRDefault="002E669F">
      <w:pPr>
        <w:pStyle w:val="BodyA"/>
        <w:spacing w:after="120"/>
        <w:jc w:val="both"/>
        <w:rPr>
          <w:b/>
          <w:bCs/>
          <w:sz w:val="28"/>
          <w:szCs w:val="28"/>
          <w:u w:val="single"/>
        </w:rPr>
      </w:pPr>
      <w:r w:rsidRPr="002E669F">
        <w:rPr>
          <w:b/>
          <w:bCs/>
          <w:sz w:val="28"/>
          <w:szCs w:val="28"/>
          <w:u w:val="single"/>
        </w:rPr>
        <w:t>For pages 2-5</w:t>
      </w:r>
    </w:p>
    <w:p w14:paraId="2CDD5947" w14:textId="77777777" w:rsidR="007D199D" w:rsidRPr="00712DB3" w:rsidRDefault="002E669F" w:rsidP="00712DB3">
      <w:pPr>
        <w:pStyle w:val="ListBullet"/>
        <w:numPr>
          <w:ilvl w:val="0"/>
          <w:numId w:val="29"/>
        </w:numPr>
        <w:spacing w:after="0"/>
        <w:rPr>
          <w:sz w:val="24"/>
        </w:rPr>
      </w:pPr>
      <w:r w:rsidRPr="00712DB3">
        <w:rPr>
          <w:sz w:val="24"/>
        </w:rPr>
        <w:t xml:space="preserve">The text is available in the file named </w:t>
      </w:r>
      <w:r w:rsidRPr="00712DB3">
        <w:rPr>
          <w:rStyle w:val="Strong"/>
          <w:sz w:val="24"/>
        </w:rPr>
        <w:t>M2_Editorial_P2-5</w:t>
      </w:r>
      <w:r w:rsidRPr="00712DB3">
        <w:rPr>
          <w:sz w:val="24"/>
        </w:rPr>
        <w:t xml:space="preserve">.rtf, </w:t>
      </w:r>
    </w:p>
    <w:p w14:paraId="42B6CFC9" w14:textId="77777777" w:rsidR="007D199D" w:rsidRPr="00712DB3" w:rsidRDefault="002E669F">
      <w:pPr>
        <w:pStyle w:val="BodyA"/>
        <w:spacing w:after="0"/>
        <w:ind w:left="568"/>
        <w:rPr>
          <w:sz w:val="24"/>
        </w:rPr>
      </w:pPr>
      <w:r w:rsidRPr="00712DB3">
        <w:rPr>
          <w:sz w:val="24"/>
        </w:rPr>
        <w:t>You must use 1 image per country mentioned in the article must be used or</w:t>
      </w:r>
      <w:r w:rsidRPr="00712DB3">
        <w:rPr>
          <w:color w:val="FF0000"/>
          <w:sz w:val="24"/>
          <w:u w:color="FF0000"/>
        </w:rPr>
        <w:t xml:space="preserve"> </w:t>
      </w:r>
      <w:r w:rsidRPr="00712DB3">
        <w:rPr>
          <w:sz w:val="24"/>
        </w:rPr>
        <w:t xml:space="preserve">1 vector illustration/pictogram per material from </w:t>
      </w:r>
      <w:r w:rsidRPr="00712DB3">
        <w:rPr>
          <w:rStyle w:val="Strong"/>
          <w:sz w:val="24"/>
        </w:rPr>
        <w:t>Page 2-5 Images</w:t>
      </w:r>
    </w:p>
    <w:p w14:paraId="4270672D" w14:textId="77777777" w:rsidR="005040A6" w:rsidRDefault="005040A6">
      <w:pPr>
        <w:pStyle w:val="BodyA"/>
        <w:spacing w:after="120"/>
        <w:jc w:val="both"/>
        <w:rPr>
          <w:ins w:id="27" w:author="TAN HUI QIN" w:date="2018-07-31T11:53:00Z"/>
          <w:b/>
          <w:bCs/>
          <w:sz w:val="28"/>
          <w:szCs w:val="28"/>
          <w:u w:val="single"/>
        </w:rPr>
      </w:pPr>
    </w:p>
    <w:p w14:paraId="7A4E276F" w14:textId="77777777" w:rsidR="007D199D" w:rsidRPr="002E669F" w:rsidRDefault="002E669F">
      <w:pPr>
        <w:pStyle w:val="BodyA"/>
        <w:spacing w:after="120"/>
        <w:jc w:val="both"/>
        <w:rPr>
          <w:b/>
          <w:bCs/>
          <w:sz w:val="28"/>
          <w:szCs w:val="28"/>
          <w:u w:val="single"/>
        </w:rPr>
      </w:pPr>
      <w:r w:rsidRPr="002E669F">
        <w:rPr>
          <w:b/>
          <w:bCs/>
          <w:sz w:val="28"/>
          <w:szCs w:val="28"/>
          <w:u w:val="single"/>
        </w:rPr>
        <w:t>For pages 6-7</w:t>
      </w:r>
    </w:p>
    <w:p w14:paraId="234BD03A" w14:textId="77777777" w:rsidR="007D199D" w:rsidRPr="00712DB3" w:rsidRDefault="002E669F">
      <w:pPr>
        <w:pStyle w:val="ListBullet"/>
        <w:numPr>
          <w:ilvl w:val="0"/>
          <w:numId w:val="29"/>
        </w:numPr>
        <w:spacing w:after="0"/>
        <w:rPr>
          <w:sz w:val="24"/>
        </w:rPr>
      </w:pPr>
      <w:r w:rsidRPr="00712DB3">
        <w:rPr>
          <w:rStyle w:val="Strong"/>
          <w:sz w:val="24"/>
        </w:rPr>
        <w:t>M2_Editorial_P6-7</w:t>
      </w:r>
      <w:r w:rsidRPr="00712DB3">
        <w:rPr>
          <w:sz w:val="24"/>
        </w:rPr>
        <w:t>.rtf</w:t>
      </w:r>
    </w:p>
    <w:p w14:paraId="2E800123" w14:textId="77777777" w:rsidR="007D199D" w:rsidRPr="00712DB3" w:rsidRDefault="002E669F">
      <w:pPr>
        <w:pStyle w:val="ListBullet"/>
        <w:numPr>
          <w:ilvl w:val="0"/>
          <w:numId w:val="29"/>
        </w:numPr>
        <w:spacing w:after="0"/>
        <w:rPr>
          <w:sz w:val="24"/>
        </w:rPr>
      </w:pPr>
      <w:r w:rsidRPr="00712DB3">
        <w:rPr>
          <w:sz w:val="24"/>
        </w:rPr>
        <w:t xml:space="preserve">You must use at 2 images from the folder: </w:t>
      </w:r>
      <w:r w:rsidRPr="00712DB3">
        <w:rPr>
          <w:rStyle w:val="Strong"/>
          <w:sz w:val="24"/>
        </w:rPr>
        <w:t>Page 6-7 Images</w:t>
      </w:r>
    </w:p>
    <w:p w14:paraId="7FB85ACD" w14:textId="77777777" w:rsidR="007D199D" w:rsidRPr="00712DB3" w:rsidRDefault="002E669F">
      <w:pPr>
        <w:pStyle w:val="ListBullet"/>
        <w:numPr>
          <w:ilvl w:val="0"/>
          <w:numId w:val="29"/>
        </w:numPr>
        <w:spacing w:after="0"/>
        <w:rPr>
          <w:sz w:val="24"/>
        </w:rPr>
      </w:pPr>
      <w:r w:rsidRPr="00712DB3">
        <w:rPr>
          <w:sz w:val="24"/>
        </w:rPr>
        <w:t>Page 6: Infographic</w:t>
      </w:r>
      <w:r w:rsidRPr="00712DB3">
        <w:rPr>
          <w:rStyle w:val="Strong"/>
          <w:sz w:val="24"/>
        </w:rPr>
        <w:t xml:space="preserve"> </w:t>
      </w:r>
      <w:r w:rsidRPr="00712DB3">
        <w:rPr>
          <w:sz w:val="24"/>
        </w:rPr>
        <w:t>Page.</w:t>
      </w:r>
    </w:p>
    <w:p w14:paraId="5E80686D" w14:textId="77777777" w:rsidR="007D199D" w:rsidRPr="00712DB3" w:rsidRDefault="002E669F">
      <w:pPr>
        <w:pStyle w:val="ListBullet"/>
        <w:spacing w:after="0"/>
        <w:ind w:left="568"/>
        <w:rPr>
          <w:sz w:val="24"/>
        </w:rPr>
      </w:pPr>
      <w:r w:rsidRPr="00712DB3">
        <w:rPr>
          <w:sz w:val="24"/>
        </w:rPr>
        <w:t xml:space="preserve">A map of the guide re-designed with legend from the image: </w:t>
      </w:r>
      <w:r w:rsidRPr="00712DB3">
        <w:rPr>
          <w:rStyle w:val="Strong"/>
          <w:sz w:val="24"/>
        </w:rPr>
        <w:t>ASEAN Map</w:t>
      </w:r>
      <w:r w:rsidRPr="00712DB3">
        <w:rPr>
          <w:sz w:val="24"/>
        </w:rPr>
        <w:t>.png</w:t>
      </w:r>
    </w:p>
    <w:p w14:paraId="7F330478" w14:textId="77777777" w:rsidR="007D199D" w:rsidRPr="00712DB3" w:rsidRDefault="002E669F">
      <w:pPr>
        <w:pStyle w:val="ListBullet"/>
        <w:spacing w:after="0"/>
        <w:ind w:left="568"/>
        <w:rPr>
          <w:sz w:val="24"/>
        </w:rPr>
      </w:pPr>
      <w:proofErr w:type="gramStart"/>
      <w:r w:rsidRPr="00712DB3">
        <w:rPr>
          <w:sz w:val="24"/>
        </w:rPr>
        <w:t>( All</w:t>
      </w:r>
      <w:proofErr w:type="gramEnd"/>
      <w:r w:rsidRPr="00712DB3">
        <w:rPr>
          <w:sz w:val="24"/>
        </w:rPr>
        <w:t xml:space="preserve"> Text must be included from the image “ASEAN Map.png” )</w:t>
      </w:r>
    </w:p>
    <w:p w14:paraId="633F7EDB" w14:textId="77777777" w:rsidR="007D199D" w:rsidRPr="002E669F" w:rsidRDefault="007D199D">
      <w:pPr>
        <w:pStyle w:val="ListBullet"/>
        <w:spacing w:after="0"/>
        <w:ind w:left="568"/>
      </w:pPr>
    </w:p>
    <w:p w14:paraId="15F27CCA" w14:textId="77777777" w:rsidR="007D199D" w:rsidRPr="002E669F" w:rsidRDefault="007D199D">
      <w:pPr>
        <w:pStyle w:val="ListBullet"/>
        <w:spacing w:after="0"/>
        <w:ind w:left="568"/>
      </w:pPr>
    </w:p>
    <w:p w14:paraId="12AA1412" w14:textId="77777777" w:rsidR="007D199D" w:rsidRPr="002E669F" w:rsidRDefault="002E669F">
      <w:pPr>
        <w:pStyle w:val="BodyA"/>
        <w:spacing w:after="0"/>
        <w:jc w:val="both"/>
        <w:rPr>
          <w:b/>
          <w:bCs/>
          <w:sz w:val="28"/>
          <w:szCs w:val="28"/>
          <w:u w:val="single"/>
        </w:rPr>
      </w:pPr>
      <w:r w:rsidRPr="002E669F">
        <w:rPr>
          <w:b/>
          <w:bCs/>
          <w:sz w:val="28"/>
          <w:szCs w:val="28"/>
          <w:u w:val="single"/>
        </w:rPr>
        <w:t>For pages 8</w:t>
      </w:r>
    </w:p>
    <w:p w14:paraId="21D0C358" w14:textId="77777777" w:rsidR="007D199D" w:rsidRPr="00712DB3" w:rsidRDefault="002E669F">
      <w:pPr>
        <w:pStyle w:val="ListBullet"/>
        <w:numPr>
          <w:ilvl w:val="0"/>
          <w:numId w:val="29"/>
        </w:numPr>
        <w:spacing w:after="0"/>
        <w:rPr>
          <w:sz w:val="24"/>
        </w:rPr>
      </w:pPr>
      <w:r w:rsidRPr="00712DB3">
        <w:rPr>
          <w:rStyle w:val="Strong"/>
          <w:sz w:val="24"/>
        </w:rPr>
        <w:t>M2_Editorial_P8</w:t>
      </w:r>
      <w:r w:rsidRPr="00712DB3">
        <w:rPr>
          <w:sz w:val="24"/>
        </w:rPr>
        <w:t>.rtf</w:t>
      </w:r>
    </w:p>
    <w:p w14:paraId="60E2C169" w14:textId="77777777" w:rsidR="007D199D" w:rsidRPr="00712DB3" w:rsidRDefault="002E669F">
      <w:pPr>
        <w:pStyle w:val="ListBullet"/>
        <w:numPr>
          <w:ilvl w:val="0"/>
          <w:numId w:val="29"/>
        </w:numPr>
        <w:spacing w:after="0"/>
        <w:rPr>
          <w:b/>
          <w:bCs/>
          <w:sz w:val="24"/>
        </w:rPr>
      </w:pPr>
      <w:r w:rsidRPr="00712DB3">
        <w:rPr>
          <w:sz w:val="24"/>
        </w:rPr>
        <w:t xml:space="preserve">You must use “Plane Image” from the folder: </w:t>
      </w:r>
      <w:r w:rsidRPr="00712DB3">
        <w:rPr>
          <w:b/>
          <w:bCs/>
          <w:sz w:val="24"/>
        </w:rPr>
        <w:t>Page 8 Images</w:t>
      </w:r>
    </w:p>
    <w:p w14:paraId="7622CD0E" w14:textId="77777777" w:rsidR="007D199D" w:rsidRPr="00712DB3" w:rsidRDefault="002E669F">
      <w:pPr>
        <w:pStyle w:val="ListBullet"/>
        <w:numPr>
          <w:ilvl w:val="0"/>
          <w:numId w:val="29"/>
        </w:numPr>
        <w:spacing w:after="0"/>
        <w:rPr>
          <w:b/>
          <w:bCs/>
          <w:sz w:val="24"/>
        </w:rPr>
      </w:pPr>
      <w:r w:rsidRPr="00712DB3">
        <w:rPr>
          <w:sz w:val="24"/>
        </w:rPr>
        <w:t xml:space="preserve">You must add in “Go Travel” logo image from the folder: </w:t>
      </w:r>
      <w:r w:rsidRPr="00712DB3">
        <w:rPr>
          <w:b/>
          <w:bCs/>
          <w:sz w:val="24"/>
        </w:rPr>
        <w:t>Page 8 Images</w:t>
      </w:r>
    </w:p>
    <w:p w14:paraId="30219237" w14:textId="77777777" w:rsidR="007D199D" w:rsidRPr="00712DB3" w:rsidRDefault="002E669F">
      <w:pPr>
        <w:pStyle w:val="ListBullet"/>
        <w:numPr>
          <w:ilvl w:val="0"/>
          <w:numId w:val="29"/>
        </w:numPr>
        <w:spacing w:after="0"/>
        <w:rPr>
          <w:b/>
          <w:bCs/>
          <w:sz w:val="24"/>
        </w:rPr>
      </w:pPr>
      <w:r w:rsidRPr="00712DB3">
        <w:rPr>
          <w:sz w:val="24"/>
        </w:rPr>
        <w:t xml:space="preserve">You must use </w:t>
      </w:r>
      <w:proofErr w:type="gramStart"/>
      <w:r w:rsidRPr="00712DB3">
        <w:rPr>
          <w:sz w:val="24"/>
        </w:rPr>
        <w:t>1  of</w:t>
      </w:r>
      <w:proofErr w:type="gramEnd"/>
      <w:r w:rsidRPr="00712DB3">
        <w:rPr>
          <w:sz w:val="24"/>
        </w:rPr>
        <w:t xml:space="preserve"> the “</w:t>
      </w:r>
      <w:proofErr w:type="spellStart"/>
      <w:r w:rsidRPr="00712DB3">
        <w:rPr>
          <w:sz w:val="24"/>
        </w:rPr>
        <w:t>Handphone</w:t>
      </w:r>
      <w:proofErr w:type="spellEnd"/>
      <w:r w:rsidRPr="00712DB3">
        <w:rPr>
          <w:sz w:val="24"/>
        </w:rPr>
        <w:t xml:space="preserve">” image from the folder: </w:t>
      </w:r>
      <w:r w:rsidRPr="00712DB3">
        <w:rPr>
          <w:b/>
          <w:bCs/>
          <w:sz w:val="24"/>
        </w:rPr>
        <w:t>Page 8 Images</w:t>
      </w:r>
    </w:p>
    <w:p w14:paraId="12F312D6" w14:textId="77777777" w:rsidR="007D199D" w:rsidRPr="00712DB3" w:rsidRDefault="002E669F">
      <w:pPr>
        <w:pStyle w:val="ListBullet"/>
        <w:numPr>
          <w:ilvl w:val="0"/>
          <w:numId w:val="29"/>
        </w:numPr>
        <w:spacing w:after="0"/>
        <w:rPr>
          <w:sz w:val="24"/>
        </w:rPr>
      </w:pPr>
      <w:r w:rsidRPr="00712DB3">
        <w:rPr>
          <w:sz w:val="24"/>
        </w:rPr>
        <w:t xml:space="preserve">You must use </w:t>
      </w:r>
      <w:proofErr w:type="gramStart"/>
      <w:r w:rsidRPr="00712DB3">
        <w:rPr>
          <w:sz w:val="24"/>
        </w:rPr>
        <w:t>1  image</w:t>
      </w:r>
      <w:proofErr w:type="gramEnd"/>
      <w:r w:rsidRPr="00712DB3">
        <w:rPr>
          <w:sz w:val="24"/>
        </w:rPr>
        <w:t xml:space="preserve"> from the folder “</w:t>
      </w:r>
      <w:r w:rsidRPr="00712DB3">
        <w:rPr>
          <w:rStyle w:val="Strong"/>
          <w:sz w:val="24"/>
        </w:rPr>
        <w:t>Page 2-5 Images “</w:t>
      </w:r>
    </w:p>
    <w:p w14:paraId="122660D4" w14:textId="77777777" w:rsidR="007D199D" w:rsidRPr="00712DB3" w:rsidRDefault="002E669F">
      <w:pPr>
        <w:pStyle w:val="ListBullet"/>
        <w:spacing w:after="0"/>
        <w:ind w:left="568"/>
        <w:rPr>
          <w:sz w:val="24"/>
        </w:rPr>
      </w:pPr>
      <w:r w:rsidRPr="00712DB3">
        <w:rPr>
          <w:sz w:val="24"/>
        </w:rPr>
        <w:t>[</w:t>
      </w:r>
      <w:r w:rsidRPr="00712DB3">
        <w:rPr>
          <w:rStyle w:val="Strong"/>
          <w:sz w:val="24"/>
        </w:rPr>
        <w:t xml:space="preserve"> </w:t>
      </w:r>
      <w:r w:rsidRPr="00712DB3">
        <w:rPr>
          <w:sz w:val="24"/>
        </w:rPr>
        <w:t xml:space="preserve">super impose image into the </w:t>
      </w:r>
      <w:proofErr w:type="spellStart"/>
      <w:r w:rsidRPr="00712DB3">
        <w:rPr>
          <w:sz w:val="24"/>
        </w:rPr>
        <w:t>hanphone</w:t>
      </w:r>
      <w:proofErr w:type="spellEnd"/>
      <w:r w:rsidRPr="00712DB3">
        <w:rPr>
          <w:sz w:val="24"/>
        </w:rPr>
        <w:t xml:space="preserve"> image </w:t>
      </w:r>
      <w:proofErr w:type="gramStart"/>
      <w:r w:rsidRPr="00712DB3">
        <w:rPr>
          <w:sz w:val="24"/>
        </w:rPr>
        <w:t>screen ]</w:t>
      </w:r>
      <w:proofErr w:type="gramEnd"/>
    </w:p>
    <w:p w14:paraId="655D6A9F" w14:textId="77777777" w:rsidR="007D199D" w:rsidRPr="00712DB3" w:rsidRDefault="002E669F">
      <w:pPr>
        <w:pStyle w:val="ListBullet"/>
        <w:numPr>
          <w:ilvl w:val="0"/>
          <w:numId w:val="29"/>
        </w:numPr>
        <w:spacing w:after="0"/>
        <w:rPr>
          <w:sz w:val="24"/>
        </w:rPr>
      </w:pPr>
      <w:r w:rsidRPr="00712DB3">
        <w:rPr>
          <w:sz w:val="24"/>
        </w:rPr>
        <w:t xml:space="preserve">You must use </w:t>
      </w:r>
      <w:proofErr w:type="gramStart"/>
      <w:r w:rsidRPr="00712DB3">
        <w:rPr>
          <w:sz w:val="24"/>
        </w:rPr>
        <w:t>1  image</w:t>
      </w:r>
      <w:proofErr w:type="gramEnd"/>
      <w:r w:rsidRPr="00712DB3">
        <w:rPr>
          <w:sz w:val="24"/>
        </w:rPr>
        <w:t xml:space="preserve"> from the folder “</w:t>
      </w:r>
      <w:r w:rsidRPr="00712DB3">
        <w:rPr>
          <w:rStyle w:val="Strong"/>
          <w:sz w:val="24"/>
        </w:rPr>
        <w:t>Page 2-5 Images “</w:t>
      </w:r>
    </w:p>
    <w:p w14:paraId="4BD04C26" w14:textId="77777777" w:rsidR="007D199D" w:rsidRPr="00712DB3" w:rsidRDefault="002E669F">
      <w:pPr>
        <w:pStyle w:val="ListBullet"/>
        <w:spacing w:after="0"/>
        <w:ind w:left="568"/>
        <w:rPr>
          <w:sz w:val="24"/>
        </w:rPr>
      </w:pPr>
      <w:r w:rsidRPr="00712DB3">
        <w:rPr>
          <w:sz w:val="24"/>
        </w:rPr>
        <w:t xml:space="preserve">[ Use the image for the advertisement page </w:t>
      </w:r>
      <w:proofErr w:type="gramStart"/>
      <w:r w:rsidRPr="00712DB3">
        <w:rPr>
          <w:sz w:val="24"/>
        </w:rPr>
        <w:t>background ]</w:t>
      </w:r>
      <w:proofErr w:type="gramEnd"/>
    </w:p>
    <w:p w14:paraId="11062759" w14:textId="77777777" w:rsidR="007D199D" w:rsidRPr="002E669F" w:rsidRDefault="007D199D" w:rsidP="00712DB3">
      <w:pPr>
        <w:pStyle w:val="ListBullet"/>
        <w:spacing w:after="0"/>
        <w:ind w:left="568"/>
      </w:pPr>
    </w:p>
    <w:p w14:paraId="5AD445AD" w14:textId="77777777" w:rsidR="005040A6" w:rsidRDefault="005040A6">
      <w:pPr>
        <w:rPr>
          <w:ins w:id="28" w:author="TAN HUI QIN" w:date="2018-07-31T11:53:00Z"/>
          <w:rFonts w:ascii="Calibri" w:eastAsia="Calibri" w:hAnsi="Calibri" w:cs="Calibri"/>
          <w:b/>
          <w:bCs/>
          <w:sz w:val="40"/>
          <w:szCs w:val="40"/>
        </w:rPr>
      </w:pPr>
      <w:ins w:id="29" w:author="TAN HUI QIN" w:date="2018-07-31T11:53:00Z">
        <w:r>
          <w:rPr>
            <w:b/>
            <w:bCs/>
            <w:sz w:val="40"/>
            <w:szCs w:val="40"/>
          </w:rPr>
          <w:br w:type="page"/>
        </w:r>
      </w:ins>
    </w:p>
    <w:p w14:paraId="34203722" w14:textId="6D330F06" w:rsidR="007D199D" w:rsidRPr="002E669F" w:rsidRDefault="002E669F">
      <w:pPr>
        <w:pStyle w:val="BodyA"/>
        <w:keepNext/>
        <w:spacing w:before="240" w:after="0"/>
        <w:outlineLvl w:val="1"/>
        <w:rPr>
          <w:b/>
          <w:bCs/>
          <w:sz w:val="40"/>
          <w:szCs w:val="40"/>
        </w:rPr>
      </w:pPr>
      <w:r w:rsidRPr="002E669F">
        <w:rPr>
          <w:b/>
          <w:bCs/>
          <w:sz w:val="40"/>
          <w:szCs w:val="40"/>
        </w:rPr>
        <w:lastRenderedPageBreak/>
        <w:t xml:space="preserve">You must deliver: </w:t>
      </w:r>
    </w:p>
    <w:p w14:paraId="52EFD6DC" w14:textId="77777777" w:rsidR="007D199D" w:rsidRPr="00217BC8" w:rsidRDefault="002E669F">
      <w:pPr>
        <w:pStyle w:val="ListBullet"/>
        <w:numPr>
          <w:ilvl w:val="0"/>
          <w:numId w:val="29"/>
        </w:numPr>
        <w:spacing w:after="0"/>
        <w:rPr>
          <w:sz w:val="24"/>
        </w:rPr>
      </w:pPr>
      <w:r w:rsidRPr="00217BC8">
        <w:rPr>
          <w:sz w:val="24"/>
        </w:rPr>
        <w:t>Folders as specified in</w:t>
      </w:r>
      <w:r w:rsidRPr="00217BC8">
        <w:rPr>
          <w:rStyle w:val="Strong"/>
          <w:sz w:val="24"/>
        </w:rPr>
        <w:t xml:space="preserve"> “Instructions to the Competitor”</w:t>
      </w:r>
      <w:r w:rsidRPr="00217BC8">
        <w:rPr>
          <w:sz w:val="24"/>
        </w:rPr>
        <w:br/>
      </w:r>
      <w:r w:rsidRPr="00217BC8">
        <w:rPr>
          <w:rStyle w:val="Strong"/>
          <w:sz w:val="24"/>
        </w:rPr>
        <w:t>Only files from these folders will be assessed.</w:t>
      </w:r>
      <w:r w:rsidRPr="00217BC8">
        <w:rPr>
          <w:sz w:val="24"/>
        </w:rPr>
        <w:t xml:space="preserve"> </w:t>
      </w:r>
    </w:p>
    <w:p w14:paraId="5612A903" w14:textId="09FDEA89" w:rsidR="007D199D" w:rsidRPr="00217BC8" w:rsidRDefault="002E669F">
      <w:pPr>
        <w:pStyle w:val="ListBullet"/>
        <w:numPr>
          <w:ilvl w:val="0"/>
          <w:numId w:val="29"/>
        </w:numPr>
        <w:spacing w:after="0"/>
        <w:rPr>
          <w:sz w:val="24"/>
        </w:rPr>
      </w:pPr>
      <w:r w:rsidRPr="00217BC8">
        <w:rPr>
          <w:sz w:val="24"/>
        </w:rPr>
        <w:t>One PDF/X-4:2008 (Must be fixed) file for Task 3 with color bars for CMYK, registration marks and crop marks &amp; fold marks — placed outside the bleed area ONLY.</w:t>
      </w:r>
    </w:p>
    <w:p w14:paraId="24EAB1EE" w14:textId="77777777" w:rsidR="007D199D" w:rsidRPr="00217BC8" w:rsidRDefault="002E669F">
      <w:pPr>
        <w:pStyle w:val="ListBullet"/>
        <w:numPr>
          <w:ilvl w:val="0"/>
          <w:numId w:val="29"/>
        </w:numPr>
        <w:spacing w:after="0"/>
        <w:rPr>
          <w:sz w:val="24"/>
        </w:rPr>
      </w:pPr>
      <w:r w:rsidRPr="00217BC8">
        <w:rPr>
          <w:sz w:val="24"/>
        </w:rPr>
        <w:t xml:space="preserve">One final printout of all the interior pages, printed as spreads </w:t>
      </w:r>
      <w:proofErr w:type="gramStart"/>
      <w:r w:rsidRPr="00217BC8">
        <w:rPr>
          <w:sz w:val="24"/>
        </w:rPr>
        <w:t>( including</w:t>
      </w:r>
      <w:proofErr w:type="gramEnd"/>
      <w:r w:rsidRPr="00217BC8">
        <w:rPr>
          <w:sz w:val="24"/>
        </w:rPr>
        <w:t>: color bars for CMYK, registration marks and crop marks ONLY )</w:t>
      </w:r>
    </w:p>
    <w:p w14:paraId="5AB8C922" w14:textId="77777777" w:rsidR="007D199D" w:rsidRPr="002E669F" w:rsidRDefault="007D199D">
      <w:pPr>
        <w:pStyle w:val="ListBullet"/>
        <w:spacing w:after="0"/>
        <w:rPr>
          <w:color w:val="F220CA"/>
          <w:u w:color="F220CA"/>
        </w:rPr>
      </w:pPr>
    </w:p>
    <w:p w14:paraId="7E08F6BD" w14:textId="77777777" w:rsidR="007D199D" w:rsidRPr="002E669F" w:rsidRDefault="007D199D">
      <w:pPr>
        <w:pStyle w:val="ListBullet"/>
        <w:spacing w:after="0"/>
        <w:rPr>
          <w:color w:val="F220CA"/>
          <w:u w:color="F220CA"/>
        </w:rPr>
      </w:pPr>
    </w:p>
    <w:p w14:paraId="38EEA540" w14:textId="77777777" w:rsidR="007D199D" w:rsidRPr="002E669F" w:rsidRDefault="007D199D">
      <w:pPr>
        <w:pStyle w:val="ListBullet"/>
        <w:spacing w:after="0"/>
        <w:rPr>
          <w:color w:val="F220CA"/>
          <w:u w:color="F220CA"/>
        </w:rPr>
      </w:pPr>
    </w:p>
    <w:p w14:paraId="36465401" w14:textId="77777777" w:rsidR="007D199D" w:rsidRPr="002E669F" w:rsidRDefault="007D199D">
      <w:pPr>
        <w:pStyle w:val="ListBullet"/>
        <w:spacing w:after="0"/>
        <w:rPr>
          <w:color w:val="F220CA"/>
          <w:u w:color="F220CA"/>
        </w:rPr>
      </w:pPr>
    </w:p>
    <w:p w14:paraId="43117657" w14:textId="77777777" w:rsidR="007D199D" w:rsidRPr="002E669F" w:rsidRDefault="002E669F">
      <w:pPr>
        <w:pStyle w:val="BodyA"/>
        <w:keepNext/>
        <w:spacing w:before="240" w:after="60"/>
        <w:outlineLvl w:val="0"/>
        <w:rPr>
          <w:b/>
          <w:bCs/>
          <w:color w:val="2948A1"/>
          <w:kern w:val="32"/>
          <w:sz w:val="52"/>
          <w:szCs w:val="52"/>
          <w:u w:color="2948A1"/>
        </w:rPr>
      </w:pPr>
      <w:r w:rsidRPr="002E669F">
        <w:rPr>
          <w:b/>
          <w:bCs/>
          <w:color w:val="2948A1"/>
          <w:kern w:val="32"/>
          <w:sz w:val="52"/>
          <w:szCs w:val="52"/>
          <w:u w:color="2948A1"/>
        </w:rPr>
        <w:t>TASK 4: FULL CATALOGUE</w:t>
      </w:r>
    </w:p>
    <w:p w14:paraId="0FF5C87E" w14:textId="77777777" w:rsidR="007D199D" w:rsidRPr="00712DB3" w:rsidRDefault="002E669F">
      <w:pPr>
        <w:pStyle w:val="BodyA"/>
        <w:rPr>
          <w:sz w:val="24"/>
          <w:szCs w:val="24"/>
        </w:rPr>
      </w:pPr>
      <w:r w:rsidRPr="00712DB3">
        <w:rPr>
          <w:sz w:val="24"/>
          <w:szCs w:val="24"/>
        </w:rPr>
        <w:t>You are required to deliver the whole catalogue.</w:t>
      </w:r>
    </w:p>
    <w:p w14:paraId="631937ED" w14:textId="77777777" w:rsidR="007D199D" w:rsidRPr="002E669F" w:rsidRDefault="002E669F">
      <w:pPr>
        <w:pStyle w:val="BodyA"/>
        <w:keepNext/>
        <w:spacing w:before="240" w:after="60"/>
        <w:outlineLvl w:val="1"/>
        <w:rPr>
          <w:b/>
          <w:bCs/>
          <w:sz w:val="40"/>
          <w:szCs w:val="40"/>
          <w:rtl/>
        </w:rPr>
      </w:pPr>
      <w:r w:rsidRPr="002E669F">
        <w:rPr>
          <w:b/>
          <w:bCs/>
          <w:sz w:val="40"/>
          <w:szCs w:val="40"/>
        </w:rPr>
        <w:t>You must deliver:</w:t>
      </w:r>
    </w:p>
    <w:p w14:paraId="59837B1A" w14:textId="77777777" w:rsidR="007D199D" w:rsidRPr="00712DB3" w:rsidRDefault="002E669F">
      <w:pPr>
        <w:pStyle w:val="BodyA"/>
        <w:keepNext/>
        <w:spacing w:before="240" w:after="0"/>
        <w:outlineLvl w:val="1"/>
        <w:rPr>
          <w:sz w:val="24"/>
        </w:rPr>
      </w:pPr>
      <w:r w:rsidRPr="00712DB3">
        <w:rPr>
          <w:sz w:val="24"/>
        </w:rPr>
        <w:t xml:space="preserve">Name the file: </w:t>
      </w:r>
      <w:proofErr w:type="spellStart"/>
      <w:r w:rsidRPr="00712DB3">
        <w:rPr>
          <w:sz w:val="24"/>
        </w:rPr>
        <w:t>CATALOGUE.indd</w:t>
      </w:r>
      <w:proofErr w:type="spellEnd"/>
    </w:p>
    <w:p w14:paraId="241685E4" w14:textId="77777777" w:rsidR="007D199D" w:rsidRPr="00712DB3" w:rsidRDefault="002E669F">
      <w:pPr>
        <w:pStyle w:val="BodyA"/>
        <w:spacing w:after="0"/>
        <w:rPr>
          <w:sz w:val="24"/>
        </w:rPr>
      </w:pPr>
      <w:r w:rsidRPr="00712DB3">
        <w:rPr>
          <w:sz w:val="24"/>
        </w:rPr>
        <w:t xml:space="preserve">Folders as specified in </w:t>
      </w:r>
      <w:r w:rsidRPr="00712DB3">
        <w:rPr>
          <w:rStyle w:val="Strong"/>
          <w:sz w:val="24"/>
        </w:rPr>
        <w:t>“Instructions to the Competitor”. On Page 4.</w:t>
      </w:r>
    </w:p>
    <w:p w14:paraId="1C81D84A" w14:textId="77777777" w:rsidR="005040A6" w:rsidRDefault="005040A6">
      <w:pPr>
        <w:pStyle w:val="BodyA"/>
        <w:spacing w:after="0"/>
        <w:rPr>
          <w:ins w:id="30" w:author="TAN HUI QIN" w:date="2018-07-31T11:53:00Z"/>
          <w:rStyle w:val="Strong"/>
          <w:sz w:val="24"/>
        </w:rPr>
      </w:pPr>
    </w:p>
    <w:p w14:paraId="0F1B2F75" w14:textId="77777777" w:rsidR="007D199D" w:rsidRPr="00712DB3" w:rsidRDefault="002E669F">
      <w:pPr>
        <w:pStyle w:val="BodyA"/>
        <w:spacing w:after="0"/>
        <w:rPr>
          <w:sz w:val="24"/>
        </w:rPr>
      </w:pPr>
      <w:r w:rsidRPr="00712DB3">
        <w:rPr>
          <w:rStyle w:val="Strong"/>
          <w:sz w:val="24"/>
        </w:rPr>
        <w:t>Only files from these folders will be assessed</w:t>
      </w:r>
      <w:r w:rsidRPr="00712DB3">
        <w:rPr>
          <w:b/>
          <w:bCs/>
          <w:sz w:val="24"/>
        </w:rPr>
        <w:t>.</w:t>
      </w:r>
    </w:p>
    <w:p w14:paraId="20F854C0" w14:textId="77777777" w:rsidR="007D199D" w:rsidRPr="00712DB3" w:rsidRDefault="002E669F" w:rsidP="00712DB3">
      <w:pPr>
        <w:pStyle w:val="ListParagraph"/>
        <w:numPr>
          <w:ilvl w:val="0"/>
          <w:numId w:val="46"/>
        </w:numPr>
        <w:spacing w:after="0"/>
        <w:rPr>
          <w:sz w:val="24"/>
        </w:rPr>
      </w:pPr>
      <w:r w:rsidRPr="00712DB3">
        <w:rPr>
          <w:sz w:val="24"/>
        </w:rPr>
        <w:t xml:space="preserve">One PDF file </w:t>
      </w:r>
      <w:proofErr w:type="gramStart"/>
      <w:r w:rsidRPr="00712DB3">
        <w:rPr>
          <w:sz w:val="24"/>
        </w:rPr>
        <w:t>( Single</w:t>
      </w:r>
      <w:proofErr w:type="gramEnd"/>
      <w:r w:rsidRPr="00712DB3">
        <w:rPr>
          <w:sz w:val="24"/>
        </w:rPr>
        <w:t xml:space="preserve"> pages — not spreads ) for a web preview without any printers marks, resolution of images is 72 to 100 PPI, RGB ( without vanish ), with Active URL link and Active link for all website, email addresses &amp; social media. File size to be no larger than 5 MB.  The active links </w:t>
      </w:r>
      <w:r w:rsidRPr="00712DB3">
        <w:rPr>
          <w:rStyle w:val="Strong"/>
          <w:sz w:val="24"/>
        </w:rPr>
        <w:t>MUST BE CREATED IN INDESIGN</w:t>
      </w:r>
      <w:r w:rsidRPr="00712DB3">
        <w:rPr>
          <w:sz w:val="24"/>
        </w:rPr>
        <w:t>.</w:t>
      </w:r>
    </w:p>
    <w:p w14:paraId="71D81AE5" w14:textId="77777777" w:rsidR="007D199D" w:rsidRPr="00712DB3" w:rsidRDefault="002E669F" w:rsidP="00712DB3">
      <w:pPr>
        <w:pStyle w:val="ListParagraph"/>
        <w:numPr>
          <w:ilvl w:val="0"/>
          <w:numId w:val="46"/>
        </w:numPr>
        <w:spacing w:after="0"/>
        <w:rPr>
          <w:sz w:val="24"/>
        </w:rPr>
      </w:pPr>
      <w:r w:rsidRPr="00712DB3">
        <w:rPr>
          <w:sz w:val="24"/>
        </w:rPr>
        <w:t xml:space="preserve">One PDF/x-4:2008 file with imposed pages as spreads, crop marks and registration marks </w:t>
      </w:r>
      <w:proofErr w:type="gramStart"/>
      <w:r w:rsidRPr="00712DB3">
        <w:rPr>
          <w:sz w:val="24"/>
        </w:rPr>
        <w:t>( ONLY</w:t>
      </w:r>
      <w:proofErr w:type="gramEnd"/>
      <w:r w:rsidRPr="00712DB3">
        <w:rPr>
          <w:sz w:val="24"/>
        </w:rPr>
        <w:t xml:space="preserve"> to be evaluated in the PDF file ).</w:t>
      </w:r>
    </w:p>
    <w:p w14:paraId="0A8CB888" w14:textId="77777777" w:rsidR="00370508" w:rsidRPr="00712DB3" w:rsidRDefault="002E669F" w:rsidP="00712DB3">
      <w:pPr>
        <w:pStyle w:val="ListParagraph"/>
        <w:numPr>
          <w:ilvl w:val="0"/>
          <w:numId w:val="46"/>
        </w:numPr>
        <w:spacing w:after="0"/>
        <w:rPr>
          <w:sz w:val="24"/>
        </w:rPr>
        <w:sectPr w:rsidR="00370508" w:rsidRPr="00712DB3">
          <w:headerReference w:type="default" r:id="rId15"/>
          <w:pgSz w:w="11900" w:h="16840"/>
          <w:pgMar w:top="1985" w:right="1134" w:bottom="1418" w:left="1134" w:header="567" w:footer="284" w:gutter="0"/>
          <w:cols w:space="720"/>
        </w:sectPr>
      </w:pPr>
      <w:r w:rsidRPr="00712DB3">
        <w:rPr>
          <w:sz w:val="24"/>
        </w:rPr>
        <w:t>A final dummy/booklet trimmed and folded to final size ( printed on both sides ), including front cover, back cover and inside pages without varnish</w:t>
      </w:r>
    </w:p>
    <w:p w14:paraId="538FFE44" w14:textId="77777777" w:rsidR="007D199D" w:rsidRPr="002E669F" w:rsidRDefault="002E669F">
      <w:pPr>
        <w:pStyle w:val="BodyA"/>
        <w:keepNext/>
        <w:spacing w:before="240" w:after="60"/>
        <w:outlineLvl w:val="0"/>
        <w:rPr>
          <w:b/>
          <w:bCs/>
          <w:color w:val="2948A1"/>
          <w:kern w:val="32"/>
          <w:sz w:val="52"/>
          <w:szCs w:val="52"/>
          <w:u w:color="2948A1"/>
        </w:rPr>
      </w:pPr>
      <w:r w:rsidRPr="002E669F">
        <w:rPr>
          <w:b/>
          <w:bCs/>
          <w:color w:val="2948A1"/>
          <w:kern w:val="32"/>
          <w:sz w:val="52"/>
          <w:szCs w:val="52"/>
          <w:u w:color="2948A1"/>
        </w:rPr>
        <w:lastRenderedPageBreak/>
        <w:t>TEXT FOR INCLUSION</w:t>
      </w:r>
    </w:p>
    <w:p w14:paraId="561A4DC5"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u w:color="FF0000"/>
        </w:rPr>
      </w:pPr>
      <w:r w:rsidRPr="00217BC8">
        <w:rPr>
          <w:color w:val="FF0000"/>
          <w:sz w:val="24"/>
          <w:u w:color="FF0000"/>
        </w:rPr>
        <w:t xml:space="preserve">IMPORTANT: the texts in red SHOULD NOT be applied to the material. </w:t>
      </w:r>
    </w:p>
    <w:p w14:paraId="4A265AF4"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u w:color="FF0000"/>
        </w:rPr>
      </w:pPr>
      <w:r w:rsidRPr="00217BC8">
        <w:rPr>
          <w:color w:val="FF0000"/>
          <w:sz w:val="24"/>
          <w:u w:color="FF0000"/>
        </w:rPr>
        <w:t>Only to guide your layout. They are found in folder “</w:t>
      </w:r>
      <w:r w:rsidRPr="00217BC8">
        <w:rPr>
          <w:b/>
          <w:bCs/>
          <w:color w:val="FF0000"/>
          <w:sz w:val="24"/>
          <w:u w:color="FF0000"/>
          <w:lang w:val="de-DE"/>
        </w:rPr>
        <w:t>WSS2018_TP40_M2_Text</w:t>
      </w:r>
      <w:r w:rsidRPr="00217BC8">
        <w:rPr>
          <w:b/>
          <w:bCs/>
          <w:color w:val="FF0000"/>
          <w:sz w:val="24"/>
          <w:u w:color="FF0000"/>
        </w:rPr>
        <w:t xml:space="preserve">” </w:t>
      </w:r>
      <w:r w:rsidRPr="00217BC8">
        <w:rPr>
          <w:b/>
          <w:bCs/>
          <w:color w:val="FF0000"/>
          <w:sz w:val="24"/>
          <w:u w:color="FF0000"/>
          <w:lang w:val="da-DK"/>
        </w:rPr>
        <w:t>Folder</w:t>
      </w:r>
    </w:p>
    <w:p w14:paraId="3C7C1B0E" w14:textId="77777777" w:rsidR="007D199D" w:rsidRPr="002E669F" w:rsidRDefault="002E669F">
      <w:pPr>
        <w:pStyle w:val="BodyA"/>
        <w:rPr>
          <w:b/>
          <w:bCs/>
          <w:i/>
          <w:iCs/>
          <w:color w:val="FF0000"/>
          <w:sz w:val="32"/>
          <w:szCs w:val="32"/>
          <w:u w:color="FF0000"/>
        </w:rPr>
      </w:pPr>
      <w:r w:rsidRPr="002E669F">
        <w:rPr>
          <w:b/>
          <w:bCs/>
          <w:i/>
          <w:iCs/>
          <w:color w:val="FF0000"/>
          <w:sz w:val="32"/>
          <w:szCs w:val="32"/>
          <w:u w:color="FF0000"/>
        </w:rPr>
        <w:t>M2_Editorial_Front Outside Cover</w:t>
      </w:r>
    </w:p>
    <w:p w14:paraId="0026CED1"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szCs w:val="20"/>
          <w:u w:color="FF0000"/>
          <w:lang w:val="it-IT"/>
        </w:rPr>
      </w:pPr>
      <w:proofErr w:type="gramStart"/>
      <w:r w:rsidRPr="00217BC8">
        <w:rPr>
          <w:color w:val="FF0000"/>
          <w:sz w:val="24"/>
          <w:szCs w:val="20"/>
          <w:u w:color="FF0000"/>
          <w:lang w:val="it-IT"/>
        </w:rPr>
        <w:t xml:space="preserve">( </w:t>
      </w:r>
      <w:proofErr w:type="spellStart"/>
      <w:r w:rsidRPr="00217BC8">
        <w:rPr>
          <w:color w:val="FF0000"/>
          <w:sz w:val="24"/>
          <w:szCs w:val="20"/>
          <w:u w:color="FF0000"/>
          <w:lang w:val="it-IT"/>
        </w:rPr>
        <w:t>Tagline</w:t>
      </w:r>
      <w:proofErr w:type="spellEnd"/>
      <w:proofErr w:type="gramEnd"/>
      <w:r w:rsidRPr="00217BC8">
        <w:rPr>
          <w:color w:val="FF0000"/>
          <w:sz w:val="24"/>
          <w:szCs w:val="20"/>
          <w:u w:color="FF0000"/>
          <w:lang w:val="it-IT"/>
        </w:rPr>
        <w:t xml:space="preserve"> )</w:t>
      </w:r>
    </w:p>
    <w:p w14:paraId="6BD8DC86" w14:textId="670D89D1" w:rsidR="007D199D" w:rsidRPr="00217BC8" w:rsidRDefault="00712DB3">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color w:val="141823"/>
          <w:sz w:val="24"/>
          <w:u w:color="141823"/>
        </w:rPr>
      </w:pPr>
      <w:del w:id="31" w:author="Microsoft Office User" w:date="2018-08-01T18:14:00Z">
        <w:r w:rsidDel="00712DB3">
          <w:rPr>
            <w:b/>
            <w:bCs/>
            <w:color w:val="141823"/>
            <w:sz w:val="24"/>
            <w:highlight w:val="yellow"/>
            <w:u w:color="141823"/>
          </w:rPr>
          <w:delText xml:space="preserve">The </w:delText>
        </w:r>
      </w:del>
      <w:r w:rsidR="00217BC8" w:rsidRPr="00217BC8">
        <w:rPr>
          <w:b/>
          <w:bCs/>
          <w:color w:val="141823"/>
          <w:sz w:val="24"/>
          <w:highlight w:val="yellow"/>
          <w:u w:color="141823"/>
        </w:rPr>
        <w:t xml:space="preserve">Wonders </w:t>
      </w:r>
      <w:del w:id="32" w:author="Microsoft Office User" w:date="2018-08-01T18:14:00Z">
        <w:r w:rsidDel="00712DB3">
          <w:rPr>
            <w:b/>
            <w:bCs/>
            <w:color w:val="141823"/>
            <w:sz w:val="24"/>
            <w:highlight w:val="yellow"/>
            <w:u w:color="141823"/>
          </w:rPr>
          <w:delText xml:space="preserve">OF </w:delText>
        </w:r>
      </w:del>
      <w:ins w:id="33" w:author="Microsoft Office User" w:date="2018-08-01T18:14:00Z">
        <w:r>
          <w:rPr>
            <w:b/>
            <w:bCs/>
            <w:color w:val="141823"/>
            <w:sz w:val="24"/>
            <w:highlight w:val="yellow"/>
            <w:u w:color="141823"/>
          </w:rPr>
          <w:t xml:space="preserve">of </w:t>
        </w:r>
      </w:ins>
      <w:r w:rsidR="002E669F" w:rsidRPr="00217BC8">
        <w:rPr>
          <w:b/>
          <w:bCs/>
          <w:color w:val="141823"/>
          <w:sz w:val="24"/>
          <w:highlight w:val="yellow"/>
          <w:u w:color="141823"/>
        </w:rPr>
        <w:t>ASEAN</w:t>
      </w:r>
    </w:p>
    <w:p w14:paraId="7990EE26"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141823"/>
          <w:sz w:val="24"/>
          <w:u w:color="141823"/>
        </w:rPr>
      </w:pPr>
      <w:r w:rsidRPr="00217BC8">
        <w:rPr>
          <w:color w:val="141823"/>
          <w:sz w:val="24"/>
          <w:u w:color="141823"/>
        </w:rPr>
        <w:t>Some of the most beautiful experiences in the world</w:t>
      </w:r>
    </w:p>
    <w:p w14:paraId="480D1E91" w14:textId="77777777" w:rsidR="007D199D" w:rsidRPr="002E669F" w:rsidRDefault="007D199D">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pPr>
    </w:p>
    <w:p w14:paraId="3A5A76C5" w14:textId="77777777" w:rsidR="007D199D" w:rsidRPr="002E669F"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b/>
          <w:bCs/>
          <w:i/>
          <w:iCs/>
          <w:color w:val="FF0000"/>
          <w:sz w:val="32"/>
          <w:szCs w:val="32"/>
          <w:u w:color="FF0000"/>
        </w:rPr>
      </w:pPr>
      <w:r w:rsidRPr="002E669F">
        <w:rPr>
          <w:b/>
          <w:bCs/>
          <w:i/>
          <w:iCs/>
          <w:color w:val="FF0000"/>
          <w:sz w:val="32"/>
          <w:szCs w:val="32"/>
          <w:u w:color="FF0000"/>
        </w:rPr>
        <w:t>M2_Editorial_Back Outside Cover</w:t>
      </w:r>
    </w:p>
    <w:p w14:paraId="3B8B3218"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color w:val="FF0000"/>
          <w:sz w:val="24"/>
          <w:szCs w:val="24"/>
          <w:u w:color="FF0000"/>
          <w:lang w:val="it-IT"/>
        </w:rPr>
      </w:pPr>
      <w:proofErr w:type="gramStart"/>
      <w:r w:rsidRPr="00217BC8">
        <w:rPr>
          <w:color w:val="FF0000"/>
          <w:sz w:val="24"/>
          <w:szCs w:val="24"/>
          <w:u w:color="FF0000"/>
          <w:lang w:val="it-IT"/>
        </w:rPr>
        <w:t xml:space="preserve">( </w:t>
      </w:r>
      <w:proofErr w:type="spellStart"/>
      <w:r w:rsidRPr="00217BC8">
        <w:rPr>
          <w:color w:val="FF0000"/>
          <w:sz w:val="24"/>
          <w:szCs w:val="24"/>
          <w:u w:color="FF0000"/>
          <w:lang w:val="it-IT"/>
        </w:rPr>
        <w:t>Tagline</w:t>
      </w:r>
      <w:proofErr w:type="spellEnd"/>
      <w:proofErr w:type="gramEnd"/>
      <w:r w:rsidRPr="00217BC8">
        <w:rPr>
          <w:color w:val="FF0000"/>
          <w:sz w:val="24"/>
          <w:szCs w:val="24"/>
          <w:u w:color="FF0000"/>
          <w:lang w:val="it-IT"/>
        </w:rPr>
        <w:t xml:space="preserve"> )</w:t>
      </w:r>
    </w:p>
    <w:p w14:paraId="660D83FB" w14:textId="62680EEF" w:rsidR="007D199D" w:rsidRPr="00217BC8" w:rsidRDefault="00712DB3">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szCs w:val="24"/>
        </w:rPr>
      </w:pPr>
      <w:del w:id="34" w:author="Microsoft Office User" w:date="2018-08-01T18:15:00Z">
        <w:r w:rsidDel="00712DB3">
          <w:rPr>
            <w:b/>
            <w:bCs/>
            <w:color w:val="141823"/>
            <w:sz w:val="24"/>
            <w:szCs w:val="24"/>
            <w:highlight w:val="yellow"/>
            <w:u w:color="141823"/>
          </w:rPr>
          <w:delText xml:space="preserve">The </w:delText>
        </w:r>
      </w:del>
      <w:r w:rsidR="002E669F" w:rsidRPr="00712DB3">
        <w:rPr>
          <w:b/>
          <w:bCs/>
          <w:color w:val="141823"/>
          <w:sz w:val="24"/>
          <w:szCs w:val="24"/>
          <w:highlight w:val="yellow"/>
          <w:u w:color="141823"/>
        </w:rPr>
        <w:t>W</w:t>
      </w:r>
      <w:r w:rsidR="00217BC8" w:rsidRPr="00712DB3">
        <w:rPr>
          <w:b/>
          <w:bCs/>
          <w:color w:val="141823"/>
          <w:sz w:val="24"/>
          <w:szCs w:val="24"/>
          <w:highlight w:val="yellow"/>
          <w:u w:color="141823"/>
        </w:rPr>
        <w:t>onders</w:t>
      </w:r>
      <w:r w:rsidR="002E669F" w:rsidRPr="00712DB3">
        <w:rPr>
          <w:b/>
          <w:bCs/>
          <w:color w:val="141823"/>
          <w:sz w:val="24"/>
          <w:szCs w:val="24"/>
          <w:highlight w:val="yellow"/>
          <w:u w:color="141823"/>
        </w:rPr>
        <w:t xml:space="preserve"> </w:t>
      </w:r>
      <w:del w:id="35" w:author="Microsoft Office User" w:date="2018-08-01T18:15:00Z">
        <w:r w:rsidDel="00712DB3">
          <w:rPr>
            <w:b/>
            <w:bCs/>
            <w:color w:val="141823"/>
            <w:sz w:val="24"/>
            <w:szCs w:val="24"/>
            <w:highlight w:val="yellow"/>
            <w:u w:color="141823"/>
          </w:rPr>
          <w:delText xml:space="preserve">Of </w:delText>
        </w:r>
      </w:del>
      <w:ins w:id="36" w:author="Microsoft Office User" w:date="2018-08-01T18:15:00Z">
        <w:r>
          <w:rPr>
            <w:b/>
            <w:bCs/>
            <w:color w:val="141823"/>
            <w:sz w:val="24"/>
            <w:szCs w:val="24"/>
            <w:highlight w:val="yellow"/>
            <w:u w:color="141823"/>
          </w:rPr>
          <w:t xml:space="preserve">of </w:t>
        </w:r>
      </w:ins>
      <w:r w:rsidR="002E669F" w:rsidRPr="00712DB3">
        <w:rPr>
          <w:b/>
          <w:bCs/>
          <w:color w:val="141823"/>
          <w:sz w:val="24"/>
          <w:szCs w:val="24"/>
          <w:highlight w:val="yellow"/>
          <w:u w:color="141823"/>
        </w:rPr>
        <w:t>ASEAN</w:t>
      </w:r>
      <w:r w:rsidR="002E669F" w:rsidRPr="00217BC8">
        <w:rPr>
          <w:color w:val="141823"/>
          <w:sz w:val="24"/>
          <w:szCs w:val="24"/>
          <w:u w:color="141823"/>
        </w:rPr>
        <w:br/>
        <w:t>Some of the most beautiful experiences in the world</w:t>
      </w:r>
    </w:p>
    <w:p w14:paraId="2F8D160B" w14:textId="77777777" w:rsidR="007D199D" w:rsidRPr="00217BC8" w:rsidRDefault="002E669F">
      <w:pPr>
        <w:pStyle w:val="BodyA"/>
        <w:rPr>
          <w:sz w:val="24"/>
          <w:szCs w:val="24"/>
          <w:shd w:val="clear" w:color="auto" w:fill="FFFFFF"/>
        </w:rPr>
      </w:pPr>
      <w:r w:rsidRPr="00217BC8">
        <w:rPr>
          <w:sz w:val="24"/>
          <w:szCs w:val="24"/>
          <w:shd w:val="clear" w:color="auto" w:fill="FFFFFF"/>
        </w:rPr>
        <w:t xml:space="preserve">From some of the world’s most beautiful beaches to the most exotic and </w:t>
      </w:r>
      <w:proofErr w:type="spellStart"/>
      <w:r w:rsidRPr="00217BC8">
        <w:rPr>
          <w:sz w:val="24"/>
          <w:szCs w:val="24"/>
          <w:shd w:val="clear" w:color="auto" w:fill="FFFFFF"/>
        </w:rPr>
        <w:t>colourful</w:t>
      </w:r>
      <w:proofErr w:type="spellEnd"/>
      <w:r w:rsidRPr="00217BC8">
        <w:rPr>
          <w:sz w:val="24"/>
          <w:szCs w:val="24"/>
          <w:shd w:val="clear" w:color="auto" w:fill="FFFFFF"/>
        </w:rPr>
        <w:t xml:space="preserve"> street markets on the planet, the ASEAN region has a lot to offer. </w:t>
      </w:r>
      <w:r w:rsidRPr="00217BC8">
        <w:rPr>
          <w:color w:val="333333"/>
          <w:sz w:val="24"/>
          <w:szCs w:val="24"/>
          <w:u w:color="333333"/>
          <w:shd w:val="clear" w:color="auto" w:fill="FFFFFF"/>
        </w:rPr>
        <w:t xml:space="preserve">ASEAN proudly presents a beautiful variety of resources, unique of its own in the world. It is a </w:t>
      </w:r>
      <w:r w:rsidRPr="00217BC8">
        <w:rPr>
          <w:color w:val="111111"/>
          <w:sz w:val="24"/>
          <w:szCs w:val="24"/>
          <w:u w:color="111111"/>
          <w:shd w:val="clear" w:color="auto" w:fill="FFFFFF"/>
        </w:rPr>
        <w:t xml:space="preserve">home to wonderful sites that stand out for their natural or cultural value, </w:t>
      </w:r>
      <w:r w:rsidRPr="00217BC8">
        <w:rPr>
          <w:color w:val="333333"/>
          <w:sz w:val="24"/>
          <w:szCs w:val="24"/>
          <w:u w:color="333333"/>
          <w:shd w:val="clear" w:color="auto" w:fill="FFFFFF"/>
        </w:rPr>
        <w:t xml:space="preserve">full of super-friendly locals, plentiful nature, lush rainforest mountains, gigantic falls, deserts, and also colorful coral reefs. </w:t>
      </w:r>
      <w:r w:rsidRPr="00217BC8">
        <w:rPr>
          <w:sz w:val="24"/>
          <w:szCs w:val="24"/>
          <w:shd w:val="clear" w:color="auto" w:fill="FFFFFF"/>
        </w:rPr>
        <w:t xml:space="preserve">It is a deeply spiritual region, and home to people of many faiths. It’s no surprise then, that the countries in this region are some of the top picks for </w:t>
      </w:r>
      <w:proofErr w:type="spellStart"/>
      <w:r w:rsidRPr="00217BC8">
        <w:rPr>
          <w:sz w:val="24"/>
          <w:szCs w:val="24"/>
          <w:shd w:val="clear" w:color="auto" w:fill="FFFFFF"/>
        </w:rPr>
        <w:t>travellers</w:t>
      </w:r>
      <w:proofErr w:type="spellEnd"/>
      <w:r w:rsidRPr="00217BC8">
        <w:rPr>
          <w:sz w:val="24"/>
          <w:szCs w:val="24"/>
          <w:shd w:val="clear" w:color="auto" w:fill="FFFFFF"/>
        </w:rPr>
        <w:t xml:space="preserve"> from across the globe.</w:t>
      </w:r>
    </w:p>
    <w:p w14:paraId="52936003" w14:textId="77777777" w:rsidR="007D199D" w:rsidRPr="00217BC8" w:rsidRDefault="002E669F">
      <w:pPr>
        <w:pStyle w:val="BodyA"/>
        <w:widowControl w:val="0"/>
        <w:spacing w:after="80"/>
        <w:rPr>
          <w:color w:val="FF0000"/>
          <w:sz w:val="24"/>
          <w:szCs w:val="24"/>
          <w:u w:color="FF0000"/>
        </w:rPr>
      </w:pPr>
      <w:r w:rsidRPr="00217BC8">
        <w:rPr>
          <w:sz w:val="24"/>
          <w:szCs w:val="24"/>
        </w:rPr>
        <w:t>29€ - ISBN: 931285147620</w:t>
      </w:r>
      <w:proofErr w:type="gramStart"/>
      <w:r w:rsidRPr="00217BC8">
        <w:rPr>
          <w:color w:val="FF0000"/>
          <w:sz w:val="24"/>
          <w:szCs w:val="24"/>
          <w:u w:color="FF0000"/>
        </w:rPr>
        <w:t xml:space="preserve">   (</w:t>
      </w:r>
      <w:proofErr w:type="gramEnd"/>
      <w:r w:rsidRPr="00217BC8">
        <w:rPr>
          <w:color w:val="FF0000"/>
          <w:sz w:val="24"/>
          <w:szCs w:val="24"/>
          <w:u w:color="FF0000"/>
        </w:rPr>
        <w:t xml:space="preserve"> Insert the barcode )</w:t>
      </w:r>
    </w:p>
    <w:p w14:paraId="7AD73FE2" w14:textId="77777777" w:rsidR="007D199D" w:rsidRPr="00217BC8" w:rsidRDefault="002E669F">
      <w:pPr>
        <w:pStyle w:val="BodyA"/>
        <w:widowControl w:val="0"/>
        <w:spacing w:after="80"/>
        <w:rPr>
          <w:rStyle w:val="None"/>
          <w:color w:val="FF0000"/>
          <w:sz w:val="24"/>
          <w:szCs w:val="24"/>
          <w:u w:color="FF0000"/>
        </w:rPr>
      </w:pPr>
      <w:r w:rsidRPr="00217BC8">
        <w:rPr>
          <w:color w:val="FF0000"/>
          <w:sz w:val="24"/>
          <w:szCs w:val="24"/>
          <w:u w:color="FF0000"/>
        </w:rPr>
        <w:t xml:space="preserve">( Insert </w:t>
      </w:r>
      <w:hyperlink r:id="rId16" w:history="1">
        <w:r w:rsidRPr="00217BC8">
          <w:rPr>
            <w:rStyle w:val="Hyperlink0"/>
            <w:sz w:val="24"/>
            <w:szCs w:val="24"/>
          </w:rPr>
          <w:t>www.wondersofasean.com</w:t>
        </w:r>
      </w:hyperlink>
      <w:r w:rsidRPr="00217BC8">
        <w:rPr>
          <w:rStyle w:val="None"/>
          <w:color w:val="FF0000"/>
          <w:sz w:val="24"/>
          <w:szCs w:val="24"/>
          <w:u w:color="FF0000"/>
        </w:rPr>
        <w:t xml:space="preserve"> ( Insert the QR Code ) </w:t>
      </w:r>
    </w:p>
    <w:p w14:paraId="42DE989E" w14:textId="77777777" w:rsid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37" w:author="TAN HUI QIN" w:date="2018-08-01T16:00:00Z"/>
          <w:b/>
          <w:bCs/>
          <w:i/>
          <w:iCs/>
          <w:color w:val="FF0000"/>
          <w:sz w:val="32"/>
          <w:szCs w:val="32"/>
          <w:u w:color="FF0000"/>
        </w:rPr>
      </w:pPr>
    </w:p>
    <w:p w14:paraId="7091AD7A" w14:textId="77777777" w:rsid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38" w:author="TAN HUI QIN" w:date="2018-08-01T16:00:00Z"/>
          <w:b/>
          <w:bCs/>
          <w:i/>
          <w:iCs/>
          <w:color w:val="FF0000"/>
          <w:sz w:val="32"/>
          <w:szCs w:val="32"/>
          <w:u w:color="FF0000"/>
        </w:rPr>
      </w:pPr>
    </w:p>
    <w:p w14:paraId="1FB9177C" w14:textId="77777777" w:rsid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39" w:author="TAN HUI QIN" w:date="2018-08-01T16:00:00Z"/>
          <w:b/>
          <w:bCs/>
          <w:i/>
          <w:iCs/>
          <w:color w:val="FF0000"/>
          <w:sz w:val="32"/>
          <w:szCs w:val="32"/>
          <w:u w:color="FF0000"/>
        </w:rPr>
      </w:pPr>
    </w:p>
    <w:p w14:paraId="1AC6B4C2" w14:textId="77777777" w:rsid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40" w:author="TAN HUI QIN" w:date="2018-08-01T16:00:00Z"/>
          <w:b/>
          <w:bCs/>
          <w:i/>
          <w:iCs/>
          <w:color w:val="FF0000"/>
          <w:sz w:val="32"/>
          <w:szCs w:val="32"/>
          <w:u w:color="FF0000"/>
        </w:rPr>
      </w:pPr>
    </w:p>
    <w:p w14:paraId="54113F9B" w14:textId="77777777" w:rsid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41" w:author="TAN HUI QIN" w:date="2018-08-01T16:00:00Z"/>
          <w:b/>
          <w:bCs/>
          <w:i/>
          <w:iCs/>
          <w:color w:val="FF0000"/>
          <w:sz w:val="32"/>
          <w:szCs w:val="32"/>
          <w:u w:color="FF0000"/>
        </w:rPr>
      </w:pPr>
    </w:p>
    <w:p w14:paraId="48AE40DE" w14:textId="77777777" w:rsid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42" w:author="TAN HUI QIN" w:date="2018-08-01T16:00:00Z"/>
          <w:b/>
          <w:bCs/>
          <w:i/>
          <w:iCs/>
          <w:color w:val="FF0000"/>
          <w:sz w:val="32"/>
          <w:szCs w:val="32"/>
          <w:u w:color="FF0000"/>
        </w:rPr>
      </w:pPr>
      <w:ins w:id="43" w:author="TAN HUI QIN" w:date="2018-08-01T16:00:00Z">
        <w:r w:rsidRPr="002E669F">
          <w:rPr>
            <w:b/>
            <w:bCs/>
            <w:i/>
            <w:iCs/>
            <w:color w:val="FF0000"/>
            <w:sz w:val="32"/>
            <w:szCs w:val="32"/>
            <w:u w:color="FF0000"/>
          </w:rPr>
          <w:lastRenderedPageBreak/>
          <w:t>M2_Editorial_</w:t>
        </w:r>
        <w:r>
          <w:rPr>
            <w:b/>
            <w:bCs/>
            <w:i/>
            <w:iCs/>
            <w:color w:val="FF0000"/>
            <w:sz w:val="32"/>
            <w:szCs w:val="32"/>
            <w:u w:color="FF0000"/>
          </w:rPr>
          <w:t>OutSide Cover Spine</w:t>
        </w:r>
      </w:ins>
    </w:p>
    <w:p w14:paraId="5FFB64EE" w14:textId="77777777" w:rsidR="00217BC8" w:rsidRPr="009B048E"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44" w:author="TAN HUI QIN" w:date="2018-08-01T16:00:00Z"/>
          <w:color w:val="FF0000"/>
          <w:sz w:val="24"/>
          <w:szCs w:val="24"/>
        </w:rPr>
      </w:pPr>
      <w:proofErr w:type="gramStart"/>
      <w:ins w:id="45" w:author="TAN HUI QIN" w:date="2018-08-01T16:00:00Z">
        <w:r w:rsidRPr="009B048E">
          <w:rPr>
            <w:color w:val="FF0000"/>
            <w:sz w:val="24"/>
            <w:highlight w:val="yellow"/>
          </w:rPr>
          <w:t>( Spine</w:t>
        </w:r>
        <w:proofErr w:type="gramEnd"/>
        <w:r w:rsidRPr="009B048E">
          <w:rPr>
            <w:color w:val="FF0000"/>
            <w:sz w:val="24"/>
            <w:highlight w:val="yellow"/>
          </w:rPr>
          <w:t xml:space="preserve"> title must be added along the outer cover’s spine )</w:t>
        </w:r>
      </w:ins>
    </w:p>
    <w:p w14:paraId="2EBAB76A" w14:textId="4A5BE7F6" w:rsidR="007D199D" w:rsidRPr="00217BC8" w:rsidRDefault="00217BC8" w:rsidP="00217BC8">
      <w:pPr>
        <w:pStyle w:val="BodyA"/>
        <w:rPr>
          <w:rStyle w:val="None"/>
          <w:b/>
          <w:bCs/>
          <w:i/>
          <w:iCs/>
          <w:color w:val="FF0000"/>
          <w:sz w:val="24"/>
          <w:szCs w:val="24"/>
          <w:u w:color="FF0000"/>
        </w:rPr>
      </w:pPr>
      <w:ins w:id="46" w:author="TAN HUI QIN" w:date="2018-08-01T16:00:00Z">
        <w:r w:rsidRPr="004B2D4B">
          <w:rPr>
            <w:rStyle w:val="None"/>
            <w:b/>
            <w:bCs/>
            <w:color w:val="141823"/>
            <w:sz w:val="24"/>
            <w:szCs w:val="24"/>
            <w:highlight w:val="yellow"/>
            <w:u w:color="141823"/>
          </w:rPr>
          <w:t xml:space="preserve"> “</w:t>
        </w:r>
        <w:r w:rsidRPr="00217BC8">
          <w:rPr>
            <w:rStyle w:val="None"/>
            <w:b/>
            <w:bCs/>
            <w:color w:val="141823"/>
            <w:sz w:val="24"/>
            <w:szCs w:val="24"/>
            <w:highlight w:val="yellow"/>
            <w:u w:color="141823"/>
          </w:rPr>
          <w:t>W</w:t>
        </w:r>
        <w:r>
          <w:rPr>
            <w:rStyle w:val="None"/>
            <w:b/>
            <w:bCs/>
            <w:color w:val="141823"/>
            <w:sz w:val="24"/>
            <w:szCs w:val="24"/>
            <w:highlight w:val="yellow"/>
            <w:u w:color="141823"/>
          </w:rPr>
          <w:t>onders</w:t>
        </w:r>
        <w:r w:rsidRPr="00217BC8">
          <w:rPr>
            <w:rStyle w:val="None"/>
            <w:b/>
            <w:bCs/>
            <w:color w:val="141823"/>
            <w:sz w:val="24"/>
            <w:szCs w:val="24"/>
            <w:highlight w:val="yellow"/>
            <w:u w:color="141823"/>
          </w:rPr>
          <w:t xml:space="preserve"> </w:t>
        </w:r>
        <w:r>
          <w:rPr>
            <w:rStyle w:val="None"/>
            <w:b/>
            <w:bCs/>
            <w:color w:val="141823"/>
            <w:sz w:val="24"/>
            <w:szCs w:val="24"/>
            <w:highlight w:val="yellow"/>
            <w:u w:color="141823"/>
          </w:rPr>
          <w:t>of</w:t>
        </w:r>
        <w:r w:rsidRPr="00217BC8">
          <w:rPr>
            <w:rStyle w:val="None"/>
            <w:b/>
            <w:bCs/>
            <w:color w:val="141823"/>
            <w:sz w:val="24"/>
            <w:szCs w:val="24"/>
            <w:highlight w:val="yellow"/>
            <w:u w:color="141823"/>
          </w:rPr>
          <w:t xml:space="preserve"> ASEAN </w:t>
        </w:r>
        <w:r w:rsidRPr="00217BC8">
          <w:rPr>
            <w:rStyle w:val="None"/>
            <w:color w:val="141823"/>
            <w:sz w:val="24"/>
            <w:szCs w:val="24"/>
            <w:highlight w:val="yellow"/>
            <w:u w:color="141823"/>
          </w:rPr>
          <w:t>Some of the most beautiful experiences in the world</w:t>
        </w:r>
        <w:r w:rsidRPr="004B2D4B">
          <w:rPr>
            <w:rStyle w:val="None"/>
            <w:color w:val="141823"/>
            <w:sz w:val="24"/>
            <w:szCs w:val="24"/>
            <w:highlight w:val="yellow"/>
            <w:u w:color="141823"/>
          </w:rPr>
          <w:t>.”</w:t>
        </w:r>
      </w:ins>
    </w:p>
    <w:p w14:paraId="4C1B3027" w14:textId="77777777" w:rsidR="007D199D" w:rsidRPr="00217BC8" w:rsidRDefault="002E669F">
      <w:pPr>
        <w:pStyle w:val="BodyA"/>
        <w:rPr>
          <w:rStyle w:val="None"/>
          <w:b/>
          <w:bCs/>
          <w:i/>
          <w:iCs/>
          <w:color w:val="FF0000"/>
          <w:sz w:val="24"/>
          <w:szCs w:val="24"/>
          <w:u w:color="FF0000"/>
        </w:rPr>
      </w:pPr>
      <w:r w:rsidRPr="00217BC8">
        <w:rPr>
          <w:rStyle w:val="None"/>
          <w:b/>
          <w:bCs/>
          <w:i/>
          <w:iCs/>
          <w:color w:val="FF0000"/>
          <w:sz w:val="24"/>
          <w:szCs w:val="24"/>
          <w:u w:color="FF0000"/>
        </w:rPr>
        <w:t>For all the Interior Design:</w:t>
      </w:r>
    </w:p>
    <w:p w14:paraId="4A132F6B"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
      </w:pPr>
      <w:r w:rsidRPr="00217BC8">
        <w:rPr>
          <w:rStyle w:val="None"/>
          <w:color w:val="FF0000"/>
          <w:sz w:val="24"/>
          <w:szCs w:val="24"/>
          <w:u w:color="FF0000"/>
        </w:rPr>
        <w:t>Note: you have to create the titles, body text and caption paragraph styles</w:t>
      </w:r>
    </w:p>
    <w:p w14:paraId="5D0F013F"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
      </w:pPr>
      <w:r w:rsidRPr="00217BC8">
        <w:rPr>
          <w:rStyle w:val="None"/>
          <w:color w:val="FF0000"/>
          <w:sz w:val="24"/>
          <w:szCs w:val="24"/>
          <w:u w:color="FF0000"/>
        </w:rPr>
        <w:t>Note: you are free to create the character styles from your design need</w:t>
      </w:r>
    </w:p>
    <w:p w14:paraId="23AFC4E0" w14:textId="77777777" w:rsidR="007D199D" w:rsidRPr="002E669F" w:rsidRDefault="007D199D">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p>
    <w:p w14:paraId="292089F0" w14:textId="77777777" w:rsidR="007D199D" w:rsidRPr="002E669F" w:rsidRDefault="007D199D">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u w:color="FF0000"/>
        </w:rPr>
      </w:pPr>
    </w:p>
    <w:p w14:paraId="45DF5617" w14:textId="77777777" w:rsidR="007D199D" w:rsidRPr="002E669F" w:rsidRDefault="002E669F" w:rsidP="005040A6">
      <w:pPr>
        <w:pStyle w:val="BodyA"/>
        <w:rPr>
          <w:rStyle w:val="None"/>
          <w:b/>
          <w:bCs/>
          <w:i/>
          <w:iCs/>
          <w:color w:val="FF0000"/>
          <w:sz w:val="32"/>
          <w:szCs w:val="32"/>
          <w:u w:color="FF0000"/>
        </w:rPr>
      </w:pPr>
      <w:r w:rsidRPr="005040A6">
        <w:rPr>
          <w:rStyle w:val="None"/>
          <w:b/>
          <w:bCs/>
          <w:i/>
          <w:iCs/>
          <w:color w:val="FF0000"/>
          <w:sz w:val="32"/>
          <w:szCs w:val="32"/>
          <w:u w:color="FF0000"/>
        </w:rPr>
        <w:t>M2_Editorial_P1</w:t>
      </w:r>
    </w:p>
    <w:p w14:paraId="23F67ECF"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
      </w:pPr>
      <w:proofErr w:type="spellStart"/>
      <w:r w:rsidRPr="00217BC8">
        <w:rPr>
          <w:rStyle w:val="None"/>
          <w:i/>
          <w:iCs/>
          <w:color w:val="FF0000"/>
          <w:sz w:val="24"/>
          <w:szCs w:val="24"/>
          <w:u w:color="FF0000"/>
        </w:rPr>
        <w:t>Masterpage</w:t>
      </w:r>
      <w:proofErr w:type="spellEnd"/>
      <w:r w:rsidRPr="00217BC8">
        <w:rPr>
          <w:rStyle w:val="None"/>
          <w:i/>
          <w:iCs/>
          <w:color w:val="FF0000"/>
          <w:sz w:val="24"/>
          <w:szCs w:val="24"/>
          <w:u w:color="FF0000"/>
        </w:rPr>
        <w:t xml:space="preserve"> Items:</w:t>
      </w:r>
    </w:p>
    <w:p w14:paraId="426B857E"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
      </w:pPr>
      <w:r w:rsidRPr="00217BC8">
        <w:rPr>
          <w:rStyle w:val="None"/>
          <w:i/>
          <w:iCs/>
          <w:color w:val="FF0000"/>
          <w:sz w:val="24"/>
          <w:szCs w:val="24"/>
          <w:u w:color="FF0000"/>
        </w:rPr>
        <w:t>Header</w:t>
      </w:r>
    </w:p>
    <w:p w14:paraId="31ED18C1" w14:textId="694D01E7" w:rsidR="007D199D" w:rsidRPr="00217BC8" w:rsidRDefault="00712DB3">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szCs w:val="24"/>
        </w:rPr>
      </w:pPr>
      <w:del w:id="47" w:author="Microsoft Office User" w:date="2018-08-01T18:16:00Z">
        <w:r w:rsidRPr="00712DB3" w:rsidDel="00712DB3">
          <w:rPr>
            <w:rStyle w:val="None"/>
            <w:b/>
            <w:bCs/>
            <w:color w:val="000000" w:themeColor="text1"/>
            <w:sz w:val="24"/>
            <w:szCs w:val="24"/>
            <w:u w:color="141823"/>
          </w:rPr>
          <w:delText xml:space="preserve">The </w:delText>
        </w:r>
      </w:del>
      <w:r w:rsidR="00217BC8" w:rsidRPr="00712DB3">
        <w:rPr>
          <w:rStyle w:val="None"/>
          <w:b/>
          <w:bCs/>
          <w:color w:val="000000" w:themeColor="text1"/>
          <w:sz w:val="24"/>
          <w:szCs w:val="24"/>
          <w:u w:color="141823"/>
        </w:rPr>
        <w:t xml:space="preserve">Wonders </w:t>
      </w:r>
      <w:del w:id="48" w:author="Microsoft Office User" w:date="2018-08-01T18:16:00Z">
        <w:r w:rsidRPr="00712DB3" w:rsidDel="00712DB3">
          <w:rPr>
            <w:rStyle w:val="None"/>
            <w:b/>
            <w:bCs/>
            <w:color w:val="000000" w:themeColor="text1"/>
            <w:sz w:val="24"/>
            <w:szCs w:val="24"/>
            <w:u w:color="141823"/>
          </w:rPr>
          <w:delText>Of</w:delText>
        </w:r>
        <w:r w:rsidR="00217BC8" w:rsidRPr="00712DB3" w:rsidDel="00712DB3">
          <w:rPr>
            <w:rStyle w:val="None"/>
            <w:b/>
            <w:bCs/>
            <w:color w:val="000000" w:themeColor="text1"/>
            <w:sz w:val="24"/>
            <w:szCs w:val="24"/>
            <w:u w:color="141823"/>
          </w:rPr>
          <w:delText xml:space="preserve"> </w:delText>
        </w:r>
      </w:del>
      <w:ins w:id="49" w:author="Microsoft Office User" w:date="2018-08-01T18:16:00Z">
        <w:r>
          <w:rPr>
            <w:rStyle w:val="None"/>
            <w:b/>
            <w:bCs/>
            <w:color w:val="000000" w:themeColor="text1"/>
            <w:sz w:val="24"/>
            <w:szCs w:val="24"/>
            <w:u w:color="141823"/>
          </w:rPr>
          <w:t>o</w:t>
        </w:r>
        <w:r w:rsidRPr="00712DB3">
          <w:rPr>
            <w:rStyle w:val="None"/>
            <w:b/>
            <w:bCs/>
            <w:color w:val="000000" w:themeColor="text1"/>
            <w:sz w:val="24"/>
            <w:szCs w:val="24"/>
            <w:u w:color="141823"/>
          </w:rPr>
          <w:t xml:space="preserve">f </w:t>
        </w:r>
      </w:ins>
      <w:r w:rsidR="002E669F" w:rsidRPr="00712DB3">
        <w:rPr>
          <w:rStyle w:val="None"/>
          <w:b/>
          <w:bCs/>
          <w:color w:val="000000" w:themeColor="text1"/>
          <w:sz w:val="24"/>
          <w:szCs w:val="24"/>
          <w:u w:color="141823"/>
        </w:rPr>
        <w:t xml:space="preserve">ASEAN </w:t>
      </w:r>
      <w:r w:rsidR="002E669F" w:rsidRPr="00217BC8">
        <w:rPr>
          <w:rStyle w:val="None"/>
          <w:color w:val="141823"/>
          <w:sz w:val="24"/>
          <w:szCs w:val="24"/>
          <w:u w:color="141823"/>
        </w:rPr>
        <w:t>Some of the most beautiful experiences in the world</w:t>
      </w:r>
    </w:p>
    <w:p w14:paraId="6FDB5FC1"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lang w:val="nl-NL"/>
        </w:rPr>
      </w:pPr>
      <w:proofErr w:type="spellStart"/>
      <w:r w:rsidRPr="00217BC8">
        <w:rPr>
          <w:rStyle w:val="None"/>
          <w:i/>
          <w:iCs/>
          <w:color w:val="FF0000"/>
          <w:sz w:val="24"/>
          <w:szCs w:val="24"/>
          <w:u w:color="FF0000"/>
          <w:lang w:val="nl-NL"/>
        </w:rPr>
        <w:t>Footer</w:t>
      </w:r>
      <w:proofErr w:type="spellEnd"/>
    </w:p>
    <w:p w14:paraId="4DF55F6E" w14:textId="77777777" w:rsidR="007D199D" w:rsidRPr="00217BC8" w:rsidRDefault="00AB34C3">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sz w:val="24"/>
          <w:szCs w:val="24"/>
        </w:rPr>
      </w:pPr>
      <w:hyperlink r:id="rId17" w:history="1">
        <w:r w:rsidR="002E669F" w:rsidRPr="00217BC8">
          <w:rPr>
            <w:rStyle w:val="Hyperlink0"/>
            <w:sz w:val="24"/>
            <w:szCs w:val="24"/>
          </w:rPr>
          <w:t>www.wondersofasean.com</w:t>
        </w:r>
      </w:hyperlink>
    </w:p>
    <w:p w14:paraId="595AE397" w14:textId="77777777" w:rsidR="007D199D" w:rsidRPr="005040A6" w:rsidRDefault="002E669F" w:rsidP="00217BC8">
      <w:pPr>
        <w:pStyle w:val="ListNumber2"/>
        <w:spacing w:after="80"/>
        <w:rPr>
          <w:rStyle w:val="None"/>
          <w:sz w:val="24"/>
          <w:szCs w:val="24"/>
        </w:rPr>
      </w:pPr>
      <w:r w:rsidRPr="005040A6">
        <w:rPr>
          <w:rStyle w:val="None"/>
          <w:color w:val="FF0000"/>
          <w:sz w:val="24"/>
          <w:szCs w:val="24"/>
          <w:u w:color="FF0000"/>
        </w:rPr>
        <w:t xml:space="preserve">[ 1 image is required </w:t>
      </w:r>
      <w:proofErr w:type="gramStart"/>
      <w:r w:rsidRPr="005040A6">
        <w:rPr>
          <w:rStyle w:val="None"/>
          <w:color w:val="FF0000"/>
          <w:sz w:val="24"/>
          <w:szCs w:val="24"/>
          <w:u w:color="FF0000"/>
        </w:rPr>
        <w:t>( From</w:t>
      </w:r>
      <w:proofErr w:type="gramEnd"/>
      <w:r w:rsidRPr="005040A6">
        <w:rPr>
          <w:rStyle w:val="None"/>
          <w:color w:val="FF0000"/>
          <w:sz w:val="24"/>
          <w:szCs w:val="24"/>
          <w:u w:color="FF0000"/>
        </w:rPr>
        <w:t xml:space="preserve"> the folder: </w:t>
      </w:r>
      <w:r w:rsidRPr="005040A6">
        <w:rPr>
          <w:rStyle w:val="None"/>
          <w:b/>
          <w:bCs/>
          <w:color w:val="FF0000"/>
          <w:sz w:val="24"/>
          <w:szCs w:val="24"/>
          <w:u w:color="FF0000"/>
        </w:rPr>
        <w:t>Page 1 Images</w:t>
      </w:r>
      <w:r w:rsidRPr="005040A6">
        <w:rPr>
          <w:rStyle w:val="None"/>
          <w:color w:val="FF0000"/>
          <w:sz w:val="24"/>
          <w:szCs w:val="24"/>
          <w:u w:color="FF0000"/>
        </w:rPr>
        <w:t>) ]</w:t>
      </w:r>
    </w:p>
    <w:p w14:paraId="0ED9EF86" w14:textId="77777777" w:rsidR="007D199D" w:rsidRPr="00217BC8" w:rsidRDefault="007D199D">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
          <w:iCs/>
          <w:sz w:val="24"/>
          <w:szCs w:val="24"/>
        </w:rPr>
      </w:pPr>
    </w:p>
    <w:p w14:paraId="59C6AF16"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lang w:val="de-DE"/>
        </w:rPr>
      </w:pPr>
      <w:r w:rsidRPr="00217BC8">
        <w:rPr>
          <w:rStyle w:val="None"/>
          <w:color w:val="FF2712"/>
          <w:sz w:val="24"/>
          <w:szCs w:val="24"/>
          <w:u w:color="FF2712"/>
          <w:lang w:val="de-DE"/>
        </w:rPr>
        <w:t>Text</w:t>
      </w:r>
    </w:p>
    <w:p w14:paraId="3637BCCE"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Strong"/>
          <w:sz w:val="24"/>
          <w:szCs w:val="24"/>
        </w:rPr>
      </w:pPr>
      <w:r w:rsidRPr="00217BC8">
        <w:rPr>
          <w:rStyle w:val="Strong"/>
          <w:sz w:val="24"/>
          <w:szCs w:val="24"/>
        </w:rPr>
        <w:t>Summary</w:t>
      </w:r>
    </w:p>
    <w:p w14:paraId="1352EE33" w14:textId="0633170F" w:rsidR="007D199D" w:rsidRPr="00217BC8" w:rsidRDefault="002E669F">
      <w:pPr>
        <w:pStyle w:val="BodyA"/>
        <w:widowControl w:val="0"/>
        <w:spacing w:after="0"/>
        <w:rPr>
          <w:rStyle w:val="None"/>
          <w:b/>
          <w:bCs/>
          <w:color w:val="1D300D"/>
          <w:sz w:val="24"/>
          <w:szCs w:val="24"/>
          <w:u w:color="1D300D"/>
        </w:rPr>
      </w:pPr>
      <w:r w:rsidRPr="00217BC8">
        <w:rPr>
          <w:rStyle w:val="None"/>
          <w:b/>
          <w:bCs/>
          <w:color w:val="1D300D"/>
          <w:sz w:val="24"/>
          <w:szCs w:val="24"/>
          <w:u w:color="1D300D"/>
        </w:rPr>
        <w:t xml:space="preserve">10 Wonders of </w:t>
      </w:r>
      <w:r w:rsidR="005040A6" w:rsidRPr="00217BC8">
        <w:rPr>
          <w:rStyle w:val="None"/>
          <w:b/>
          <w:bCs/>
          <w:color w:val="1D300D"/>
          <w:sz w:val="24"/>
          <w:szCs w:val="24"/>
          <w:u w:color="1D300D"/>
        </w:rPr>
        <w:t>ASEAN</w:t>
      </w:r>
      <w:r w:rsidR="005040A6" w:rsidRPr="00217BC8">
        <w:rPr>
          <w:rStyle w:val="None"/>
          <w:color w:val="1D300D"/>
          <w:sz w:val="24"/>
          <w:szCs w:val="24"/>
          <w:u w:color="1D300D"/>
        </w:rPr>
        <w:t xml:space="preserve">   </w:t>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2-5</w:t>
      </w:r>
    </w:p>
    <w:p w14:paraId="6F88D951" w14:textId="7A61B56A"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01. </w:t>
      </w:r>
      <w:r w:rsidRPr="00217BC8">
        <w:rPr>
          <w:sz w:val="24"/>
          <w:szCs w:val="24"/>
        </w:rPr>
        <w:t>ASEAN Travel Guide</w:t>
      </w:r>
      <w:r w:rsidRPr="00217BC8">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6-7</w:t>
      </w:r>
    </w:p>
    <w:p w14:paraId="7005DA81" w14:textId="49EBE94B" w:rsidR="007D199D" w:rsidRPr="00217BC8" w:rsidRDefault="002E669F">
      <w:pPr>
        <w:pStyle w:val="BodyA"/>
        <w:widowControl w:val="0"/>
        <w:spacing w:after="0"/>
        <w:rPr>
          <w:rStyle w:val="None"/>
          <w:color w:val="1D300D"/>
          <w:sz w:val="24"/>
          <w:szCs w:val="24"/>
          <w:u w:color="1D300D"/>
          <w:lang w:val="es-ES_tradnl"/>
        </w:rPr>
      </w:pPr>
      <w:r w:rsidRPr="00217BC8">
        <w:rPr>
          <w:rStyle w:val="None"/>
          <w:color w:val="1D300D"/>
          <w:sz w:val="24"/>
          <w:szCs w:val="24"/>
          <w:u w:color="1D300D"/>
          <w:lang w:val="es-ES_tradnl"/>
        </w:rPr>
        <w:t>02. Cotopaxi (Ecuador)</w:t>
      </w:r>
      <w:r w:rsidRPr="00217BC8">
        <w:rPr>
          <w:rStyle w:val="None"/>
          <w:color w:val="1D300D"/>
          <w:sz w:val="24"/>
          <w:szCs w:val="24"/>
          <w:u w:color="1D300D"/>
          <w:lang w:val="es-ES_tradnl"/>
        </w:rPr>
        <w:tab/>
      </w:r>
      <w:r w:rsidR="005040A6">
        <w:rPr>
          <w:rStyle w:val="None"/>
          <w:color w:val="1D300D"/>
          <w:sz w:val="24"/>
          <w:szCs w:val="24"/>
          <w:u w:color="1D300D"/>
          <w:lang w:val="es-ES_tradnl"/>
        </w:rPr>
        <w:tab/>
      </w:r>
      <w:r w:rsidRPr="00217BC8">
        <w:rPr>
          <w:rStyle w:val="None"/>
          <w:color w:val="1D300D"/>
          <w:sz w:val="24"/>
          <w:szCs w:val="24"/>
          <w:u w:color="1D300D"/>
          <w:lang w:val="es-ES_tradnl"/>
        </w:rPr>
        <w:t>8-9</w:t>
      </w:r>
    </w:p>
    <w:p w14:paraId="2B9C7E3A" w14:textId="30BFD219" w:rsidR="007D199D" w:rsidRPr="00217BC8" w:rsidRDefault="002E669F">
      <w:pPr>
        <w:pStyle w:val="BodyA"/>
        <w:widowControl w:val="0"/>
        <w:spacing w:after="0"/>
        <w:rPr>
          <w:rStyle w:val="None"/>
          <w:color w:val="1D300D"/>
          <w:sz w:val="24"/>
          <w:szCs w:val="24"/>
          <w:u w:color="1D300D"/>
          <w:lang w:val="pt-PT"/>
        </w:rPr>
      </w:pPr>
      <w:r w:rsidRPr="00217BC8">
        <w:rPr>
          <w:rStyle w:val="None"/>
          <w:color w:val="1D300D"/>
          <w:sz w:val="24"/>
          <w:szCs w:val="24"/>
          <w:u w:color="1D300D"/>
          <w:lang w:val="pt-PT"/>
        </w:rPr>
        <w:t xml:space="preserve">03. </w:t>
      </w:r>
      <w:proofErr w:type="spellStart"/>
      <w:r w:rsidRPr="00217BC8">
        <w:rPr>
          <w:rStyle w:val="None"/>
          <w:color w:val="1D300D"/>
          <w:sz w:val="24"/>
          <w:szCs w:val="24"/>
          <w:u w:color="1D300D"/>
          <w:lang w:val="pt-PT"/>
        </w:rPr>
        <w:t>Fitz</w:t>
      </w:r>
      <w:proofErr w:type="spellEnd"/>
      <w:r w:rsidRPr="00217BC8">
        <w:rPr>
          <w:rStyle w:val="None"/>
          <w:color w:val="1D300D"/>
          <w:sz w:val="24"/>
          <w:szCs w:val="24"/>
          <w:u w:color="1D300D"/>
          <w:lang w:val="pt-PT"/>
        </w:rPr>
        <w:t xml:space="preserve"> </w:t>
      </w:r>
      <w:proofErr w:type="spellStart"/>
      <w:r w:rsidRPr="00217BC8">
        <w:rPr>
          <w:rStyle w:val="None"/>
          <w:color w:val="1D300D"/>
          <w:sz w:val="24"/>
          <w:szCs w:val="24"/>
          <w:u w:color="1D300D"/>
          <w:lang w:val="pt-PT"/>
        </w:rPr>
        <w:t>Roy</w:t>
      </w:r>
      <w:proofErr w:type="spellEnd"/>
      <w:r w:rsidRPr="00217BC8">
        <w:rPr>
          <w:rStyle w:val="None"/>
          <w:color w:val="1D300D"/>
          <w:sz w:val="24"/>
          <w:szCs w:val="24"/>
          <w:u w:color="1D300D"/>
          <w:lang w:val="pt-PT"/>
        </w:rPr>
        <w:t xml:space="preserve"> </w:t>
      </w:r>
      <w:proofErr w:type="spellStart"/>
      <w:r w:rsidRPr="00217BC8">
        <w:rPr>
          <w:rStyle w:val="None"/>
          <w:color w:val="1D300D"/>
          <w:sz w:val="24"/>
          <w:szCs w:val="24"/>
          <w:u w:color="1D300D"/>
          <w:lang w:val="pt-PT"/>
        </w:rPr>
        <w:t>Trail</w:t>
      </w:r>
      <w:proofErr w:type="spellEnd"/>
      <w:r w:rsidRPr="00217BC8">
        <w:rPr>
          <w:rStyle w:val="None"/>
          <w:color w:val="1D300D"/>
          <w:sz w:val="24"/>
          <w:szCs w:val="24"/>
          <w:u w:color="1D300D"/>
          <w:lang w:val="pt-PT"/>
        </w:rPr>
        <w:t xml:space="preserve"> (Argentina)</w:t>
      </w:r>
      <w:r w:rsidRPr="00217BC8">
        <w:rPr>
          <w:rStyle w:val="None"/>
          <w:color w:val="1D300D"/>
          <w:sz w:val="24"/>
          <w:szCs w:val="24"/>
          <w:u w:color="1D300D"/>
          <w:lang w:val="pt-PT"/>
        </w:rPr>
        <w:tab/>
      </w:r>
      <w:r w:rsidR="005040A6">
        <w:rPr>
          <w:rStyle w:val="None"/>
          <w:color w:val="1D300D"/>
          <w:sz w:val="24"/>
          <w:szCs w:val="24"/>
          <w:u w:color="1D300D"/>
          <w:lang w:val="pt-PT"/>
        </w:rPr>
        <w:tab/>
      </w:r>
      <w:r w:rsidRPr="00217BC8">
        <w:rPr>
          <w:rStyle w:val="None"/>
          <w:color w:val="1D300D"/>
          <w:sz w:val="24"/>
          <w:szCs w:val="24"/>
          <w:u w:color="1D300D"/>
          <w:lang w:val="pt-PT"/>
        </w:rPr>
        <w:t>10-11</w:t>
      </w:r>
    </w:p>
    <w:p w14:paraId="2DA3382F" w14:textId="02632645" w:rsidR="007D199D" w:rsidRPr="00217BC8" w:rsidRDefault="002E669F">
      <w:pPr>
        <w:pStyle w:val="BodyA"/>
        <w:widowControl w:val="0"/>
        <w:spacing w:after="0"/>
        <w:rPr>
          <w:rStyle w:val="None"/>
          <w:color w:val="1D300D"/>
          <w:sz w:val="24"/>
          <w:szCs w:val="24"/>
          <w:u w:color="1D300D"/>
          <w:lang w:val="pt-PT"/>
        </w:rPr>
      </w:pPr>
      <w:r w:rsidRPr="00217BC8">
        <w:rPr>
          <w:rStyle w:val="None"/>
          <w:color w:val="1D300D"/>
          <w:sz w:val="24"/>
          <w:szCs w:val="24"/>
          <w:u w:color="1D300D"/>
          <w:lang w:val="pt-PT"/>
        </w:rPr>
        <w:t xml:space="preserve">04. Santa Cruz </w:t>
      </w:r>
      <w:proofErr w:type="spellStart"/>
      <w:r w:rsidRPr="00217BC8">
        <w:rPr>
          <w:rStyle w:val="None"/>
          <w:color w:val="1D300D"/>
          <w:sz w:val="24"/>
          <w:szCs w:val="24"/>
          <w:u w:color="1D300D"/>
          <w:lang w:val="pt-PT"/>
        </w:rPr>
        <w:t>Trail</w:t>
      </w:r>
      <w:proofErr w:type="spellEnd"/>
      <w:r w:rsidRPr="00217BC8">
        <w:rPr>
          <w:rStyle w:val="None"/>
          <w:color w:val="1D300D"/>
          <w:sz w:val="24"/>
          <w:szCs w:val="24"/>
          <w:u w:color="1D300D"/>
          <w:lang w:val="pt-PT"/>
        </w:rPr>
        <w:t xml:space="preserve"> (Peru)</w:t>
      </w:r>
      <w:r w:rsidRPr="00217BC8">
        <w:rPr>
          <w:rStyle w:val="None"/>
          <w:color w:val="1D300D"/>
          <w:sz w:val="24"/>
          <w:szCs w:val="24"/>
          <w:u w:color="1D300D"/>
          <w:lang w:val="pt-PT"/>
        </w:rPr>
        <w:tab/>
      </w:r>
      <w:r w:rsidR="005040A6">
        <w:rPr>
          <w:rStyle w:val="None"/>
          <w:color w:val="1D300D"/>
          <w:sz w:val="24"/>
          <w:szCs w:val="24"/>
          <w:u w:color="1D300D"/>
          <w:lang w:val="pt-PT"/>
        </w:rPr>
        <w:tab/>
      </w:r>
      <w:r w:rsidRPr="00217BC8">
        <w:rPr>
          <w:rStyle w:val="None"/>
          <w:color w:val="1D300D"/>
          <w:sz w:val="24"/>
          <w:szCs w:val="24"/>
          <w:u w:color="1D300D"/>
          <w:lang w:val="pt-PT"/>
        </w:rPr>
        <w:t>12-13</w:t>
      </w:r>
    </w:p>
    <w:p w14:paraId="69AF36FE" w14:textId="77777777" w:rsidR="007D199D" w:rsidRPr="00217BC8" w:rsidRDefault="007D199D">
      <w:pPr>
        <w:pStyle w:val="BodyA"/>
        <w:widowControl w:val="0"/>
        <w:spacing w:after="0"/>
        <w:rPr>
          <w:rStyle w:val="None"/>
          <w:color w:val="1D300D"/>
          <w:sz w:val="24"/>
          <w:szCs w:val="24"/>
          <w:u w:color="1D300D"/>
        </w:rPr>
      </w:pPr>
    </w:p>
    <w:p w14:paraId="01DD98E7" w14:textId="6DF8F1DA"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rPr>
        <w:t xml:space="preserve">Brunei </w:t>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Pr="00217BC8">
        <w:rPr>
          <w:rStyle w:val="None"/>
          <w:color w:val="1D300D"/>
          <w:sz w:val="24"/>
          <w:szCs w:val="24"/>
          <w:u w:color="1D300D"/>
        </w:rPr>
        <w:t>14-15</w:t>
      </w:r>
    </w:p>
    <w:p w14:paraId="2D3F753D" w14:textId="4F6843AC"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05. Istana </w:t>
      </w:r>
      <w:proofErr w:type="spellStart"/>
      <w:r w:rsidRPr="00217BC8">
        <w:rPr>
          <w:rStyle w:val="None"/>
          <w:color w:val="1D300D"/>
          <w:sz w:val="24"/>
          <w:szCs w:val="24"/>
          <w:u w:color="1D300D"/>
        </w:rPr>
        <w:t>Nurul</w:t>
      </w:r>
      <w:proofErr w:type="spellEnd"/>
      <w:r w:rsidRPr="00217BC8">
        <w:rPr>
          <w:rStyle w:val="None"/>
          <w:color w:val="1D300D"/>
          <w:sz w:val="24"/>
          <w:szCs w:val="24"/>
          <w:u w:color="1D300D"/>
        </w:rPr>
        <w:t xml:space="preserve"> </w:t>
      </w:r>
      <w:proofErr w:type="spellStart"/>
      <w:r w:rsidRPr="00217BC8">
        <w:rPr>
          <w:rStyle w:val="None"/>
          <w:color w:val="1D300D"/>
          <w:sz w:val="24"/>
          <w:szCs w:val="24"/>
          <w:u w:color="1D300D"/>
        </w:rPr>
        <w:t>Iman</w:t>
      </w:r>
      <w:proofErr w:type="spellEnd"/>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16-17</w:t>
      </w:r>
    </w:p>
    <w:p w14:paraId="76817C27" w14:textId="0AF40B75" w:rsidR="007D199D" w:rsidRPr="00217BC8" w:rsidRDefault="002E669F">
      <w:pPr>
        <w:pStyle w:val="BodyA"/>
        <w:widowControl w:val="0"/>
        <w:spacing w:after="0"/>
        <w:rPr>
          <w:rStyle w:val="None"/>
          <w:color w:val="1D300D"/>
          <w:sz w:val="24"/>
          <w:szCs w:val="24"/>
          <w:u w:color="1D300D"/>
          <w:lang w:val="pt-PT"/>
        </w:rPr>
      </w:pPr>
      <w:r w:rsidRPr="00217BC8">
        <w:rPr>
          <w:rStyle w:val="None"/>
          <w:color w:val="1D300D"/>
          <w:sz w:val="24"/>
          <w:szCs w:val="24"/>
          <w:u w:color="1D300D"/>
          <w:lang w:val="pt-PT"/>
        </w:rPr>
        <w:t xml:space="preserve">06. </w:t>
      </w:r>
      <w:proofErr w:type="spellStart"/>
      <w:r w:rsidRPr="00217BC8">
        <w:rPr>
          <w:rStyle w:val="None"/>
          <w:color w:val="1D300D"/>
          <w:sz w:val="24"/>
          <w:szCs w:val="24"/>
          <w:u w:color="1D300D"/>
          <w:lang w:val="pt-PT"/>
        </w:rPr>
        <w:t>Berakas</w:t>
      </w:r>
      <w:proofErr w:type="spellEnd"/>
      <w:r w:rsidRPr="00217BC8">
        <w:rPr>
          <w:rStyle w:val="None"/>
          <w:color w:val="1D300D"/>
          <w:sz w:val="24"/>
          <w:szCs w:val="24"/>
          <w:u w:color="1D300D"/>
          <w:lang w:val="pt-PT"/>
        </w:rPr>
        <w:t xml:space="preserve"> </w:t>
      </w:r>
      <w:proofErr w:type="spellStart"/>
      <w:r w:rsidRPr="00217BC8">
        <w:rPr>
          <w:rStyle w:val="None"/>
          <w:color w:val="1D300D"/>
          <w:sz w:val="24"/>
          <w:szCs w:val="24"/>
          <w:u w:color="1D300D"/>
          <w:lang w:val="pt-PT"/>
        </w:rPr>
        <w:t>Forest</w:t>
      </w:r>
      <w:proofErr w:type="spellEnd"/>
      <w:r w:rsidRPr="00217BC8">
        <w:rPr>
          <w:rStyle w:val="None"/>
          <w:color w:val="1D300D"/>
          <w:sz w:val="24"/>
          <w:szCs w:val="24"/>
          <w:u w:color="1D300D"/>
          <w:lang w:val="pt-PT"/>
        </w:rPr>
        <w:t xml:space="preserve"> Reserve</w:t>
      </w:r>
      <w:r w:rsidRPr="00217BC8">
        <w:rPr>
          <w:rStyle w:val="None"/>
          <w:color w:val="1D300D"/>
          <w:sz w:val="24"/>
          <w:szCs w:val="24"/>
          <w:u w:color="1D300D"/>
          <w:lang w:val="pt-PT"/>
        </w:rPr>
        <w:tab/>
      </w:r>
      <w:r w:rsidR="005040A6">
        <w:rPr>
          <w:rStyle w:val="None"/>
          <w:color w:val="1D300D"/>
          <w:sz w:val="24"/>
          <w:szCs w:val="24"/>
          <w:u w:color="1D300D"/>
          <w:lang w:val="pt-PT"/>
        </w:rPr>
        <w:tab/>
      </w:r>
      <w:r w:rsidRPr="00217BC8">
        <w:rPr>
          <w:rStyle w:val="None"/>
          <w:color w:val="1D300D"/>
          <w:sz w:val="24"/>
          <w:szCs w:val="24"/>
          <w:u w:color="1D300D"/>
          <w:lang w:val="pt-PT"/>
        </w:rPr>
        <w:t>18-19</w:t>
      </w:r>
    </w:p>
    <w:p w14:paraId="6084D096" w14:textId="74C6D55B" w:rsidR="007D199D" w:rsidRPr="00217BC8" w:rsidRDefault="002E669F">
      <w:pPr>
        <w:pStyle w:val="BodyA"/>
        <w:widowControl w:val="0"/>
        <w:spacing w:after="0"/>
        <w:rPr>
          <w:rStyle w:val="None"/>
          <w:color w:val="1D300D"/>
          <w:sz w:val="24"/>
          <w:szCs w:val="24"/>
          <w:u w:color="1D300D"/>
          <w:lang w:val="fr-FR"/>
        </w:rPr>
      </w:pPr>
      <w:r w:rsidRPr="00217BC8">
        <w:rPr>
          <w:rStyle w:val="None"/>
          <w:color w:val="1D300D"/>
          <w:sz w:val="24"/>
          <w:szCs w:val="24"/>
          <w:u w:color="1D300D"/>
          <w:lang w:val="fr-FR"/>
        </w:rPr>
        <w:t>07. Belait District Museum</w:t>
      </w:r>
      <w:r w:rsidRPr="00217BC8">
        <w:rPr>
          <w:rStyle w:val="None"/>
          <w:color w:val="1D300D"/>
          <w:sz w:val="24"/>
          <w:szCs w:val="24"/>
          <w:u w:color="1D300D"/>
          <w:lang w:val="fr-FR"/>
        </w:rPr>
        <w:tab/>
      </w:r>
      <w:r w:rsidR="005040A6">
        <w:rPr>
          <w:rStyle w:val="None"/>
          <w:color w:val="1D300D"/>
          <w:sz w:val="24"/>
          <w:szCs w:val="24"/>
          <w:u w:color="1D300D"/>
          <w:lang w:val="fr-FR"/>
        </w:rPr>
        <w:tab/>
      </w:r>
      <w:r w:rsidRPr="00217BC8">
        <w:rPr>
          <w:rStyle w:val="None"/>
          <w:color w:val="1D300D"/>
          <w:sz w:val="24"/>
          <w:szCs w:val="24"/>
          <w:u w:color="1D300D"/>
          <w:lang w:val="fr-FR"/>
        </w:rPr>
        <w:t>20-21</w:t>
      </w:r>
    </w:p>
    <w:p w14:paraId="62430466" w14:textId="449A76A8"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08. </w:t>
      </w:r>
      <w:proofErr w:type="spellStart"/>
      <w:r w:rsidRPr="00217BC8">
        <w:rPr>
          <w:rStyle w:val="None"/>
          <w:color w:val="1D300D"/>
          <w:sz w:val="24"/>
          <w:szCs w:val="24"/>
          <w:u w:color="1D300D"/>
        </w:rPr>
        <w:t>Meragang</w:t>
      </w:r>
      <w:proofErr w:type="spellEnd"/>
      <w:r w:rsidRPr="00217BC8">
        <w:rPr>
          <w:rStyle w:val="None"/>
          <w:color w:val="1D300D"/>
          <w:sz w:val="24"/>
          <w:szCs w:val="24"/>
          <w:u w:color="1D300D"/>
        </w:rPr>
        <w:t xml:space="preserve"> Beach</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22-23</w:t>
      </w:r>
    </w:p>
    <w:p w14:paraId="400CAB33" w14:textId="77777777" w:rsidR="007D199D" w:rsidRPr="00217BC8" w:rsidRDefault="007D199D">
      <w:pPr>
        <w:pStyle w:val="BodyA"/>
        <w:widowControl w:val="0"/>
        <w:spacing w:after="0"/>
        <w:rPr>
          <w:rStyle w:val="None"/>
          <w:color w:val="1D300D"/>
          <w:sz w:val="24"/>
          <w:szCs w:val="24"/>
          <w:u w:color="1D300D"/>
        </w:rPr>
      </w:pPr>
    </w:p>
    <w:p w14:paraId="41109DD1" w14:textId="258A458A"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rPr>
        <w:t xml:space="preserve">Cambodia </w:t>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005040A6">
        <w:rPr>
          <w:rStyle w:val="None"/>
          <w:b/>
          <w:bCs/>
          <w:color w:val="1D300D"/>
          <w:sz w:val="24"/>
          <w:szCs w:val="24"/>
          <w:u w:color="1D300D"/>
        </w:rPr>
        <w:tab/>
      </w:r>
      <w:r w:rsidRPr="00217BC8">
        <w:rPr>
          <w:rStyle w:val="None"/>
          <w:color w:val="1D300D"/>
          <w:sz w:val="24"/>
          <w:szCs w:val="24"/>
          <w:u w:color="1D300D"/>
        </w:rPr>
        <w:t>24-25</w:t>
      </w:r>
    </w:p>
    <w:p w14:paraId="3583300C" w14:textId="11272384" w:rsidR="007D199D" w:rsidRPr="00217BC8" w:rsidRDefault="002E669F">
      <w:pPr>
        <w:pStyle w:val="BodyA"/>
        <w:widowControl w:val="0"/>
        <w:spacing w:after="0"/>
        <w:rPr>
          <w:rStyle w:val="None"/>
          <w:color w:val="1D300D"/>
          <w:sz w:val="24"/>
          <w:szCs w:val="24"/>
          <w:u w:color="1D300D"/>
          <w:lang w:val="de-DE"/>
        </w:rPr>
      </w:pPr>
      <w:r w:rsidRPr="00217BC8">
        <w:rPr>
          <w:rStyle w:val="None"/>
          <w:color w:val="1D300D"/>
          <w:sz w:val="24"/>
          <w:szCs w:val="24"/>
          <w:u w:color="1D300D"/>
          <w:lang w:val="de-DE"/>
        </w:rPr>
        <w:t xml:space="preserve">09. </w:t>
      </w:r>
      <w:proofErr w:type="spellStart"/>
      <w:r w:rsidRPr="00217BC8">
        <w:rPr>
          <w:rStyle w:val="None"/>
          <w:color w:val="1D300D"/>
          <w:sz w:val="24"/>
          <w:szCs w:val="24"/>
          <w:u w:color="1D300D"/>
          <w:lang w:val="de-DE"/>
        </w:rPr>
        <w:t>Siem</w:t>
      </w:r>
      <w:proofErr w:type="spellEnd"/>
      <w:r w:rsidRPr="00217BC8">
        <w:rPr>
          <w:rStyle w:val="None"/>
          <w:color w:val="1D300D"/>
          <w:sz w:val="24"/>
          <w:szCs w:val="24"/>
          <w:u w:color="1D300D"/>
          <w:lang w:val="de-DE"/>
        </w:rPr>
        <w:t xml:space="preserve"> Reap</w:t>
      </w:r>
      <w:r w:rsidRPr="00217BC8">
        <w:rPr>
          <w:rStyle w:val="None"/>
          <w:color w:val="1D300D"/>
          <w:sz w:val="24"/>
          <w:szCs w:val="24"/>
          <w:u w:color="1D300D"/>
          <w:lang w:val="de-DE"/>
        </w:rPr>
        <w:tab/>
      </w:r>
      <w:r w:rsidRPr="00217BC8">
        <w:rPr>
          <w:rStyle w:val="None"/>
          <w:color w:val="1D300D"/>
          <w:sz w:val="24"/>
          <w:szCs w:val="24"/>
          <w:u w:color="1D300D"/>
          <w:lang w:val="de-DE"/>
        </w:rPr>
        <w:tab/>
      </w:r>
      <w:r w:rsidR="005040A6">
        <w:rPr>
          <w:rStyle w:val="None"/>
          <w:color w:val="1D300D"/>
          <w:sz w:val="24"/>
          <w:szCs w:val="24"/>
          <w:u w:color="1D300D"/>
          <w:lang w:val="de-DE"/>
        </w:rPr>
        <w:tab/>
      </w:r>
      <w:r w:rsidR="005040A6">
        <w:rPr>
          <w:rStyle w:val="None"/>
          <w:color w:val="1D300D"/>
          <w:sz w:val="24"/>
          <w:szCs w:val="24"/>
          <w:u w:color="1D300D"/>
          <w:lang w:val="de-DE"/>
        </w:rPr>
        <w:tab/>
      </w:r>
      <w:r w:rsidRPr="00217BC8">
        <w:rPr>
          <w:rStyle w:val="None"/>
          <w:color w:val="1D300D"/>
          <w:sz w:val="24"/>
          <w:szCs w:val="24"/>
          <w:u w:color="1D300D"/>
          <w:lang w:val="de-DE"/>
        </w:rPr>
        <w:t>26-27</w:t>
      </w:r>
    </w:p>
    <w:p w14:paraId="04D6FD07" w14:textId="3C909168"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10. Angkor </w:t>
      </w:r>
      <w:proofErr w:type="spellStart"/>
      <w:r w:rsidRPr="00217BC8">
        <w:rPr>
          <w:rStyle w:val="None"/>
          <w:color w:val="1D300D"/>
          <w:sz w:val="24"/>
          <w:szCs w:val="24"/>
          <w:u w:color="1D300D"/>
        </w:rPr>
        <w:t>Wat</w:t>
      </w:r>
      <w:proofErr w:type="spellEnd"/>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28-29</w:t>
      </w:r>
    </w:p>
    <w:p w14:paraId="46B59FA7" w14:textId="3DE60668"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11. </w:t>
      </w:r>
      <w:proofErr w:type="spellStart"/>
      <w:r w:rsidRPr="00217BC8">
        <w:rPr>
          <w:rStyle w:val="None"/>
          <w:color w:val="1D300D"/>
          <w:sz w:val="24"/>
          <w:szCs w:val="24"/>
          <w:u w:color="1D300D"/>
        </w:rPr>
        <w:t>Beng</w:t>
      </w:r>
      <w:proofErr w:type="spellEnd"/>
      <w:r w:rsidRPr="00217BC8">
        <w:rPr>
          <w:rStyle w:val="None"/>
          <w:color w:val="1D300D"/>
          <w:sz w:val="24"/>
          <w:szCs w:val="24"/>
          <w:u w:color="1D300D"/>
        </w:rPr>
        <w:t xml:space="preserve"> </w:t>
      </w:r>
      <w:proofErr w:type="spellStart"/>
      <w:r w:rsidRPr="00217BC8">
        <w:rPr>
          <w:rStyle w:val="None"/>
          <w:color w:val="1D300D"/>
          <w:sz w:val="24"/>
          <w:szCs w:val="24"/>
          <w:u w:color="1D300D"/>
        </w:rPr>
        <w:t>Mealea</w:t>
      </w:r>
      <w:proofErr w:type="spellEnd"/>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30-31</w:t>
      </w:r>
    </w:p>
    <w:p w14:paraId="40BAA6A7" w14:textId="18E9015D"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12. Ta </w:t>
      </w:r>
      <w:proofErr w:type="spellStart"/>
      <w:r w:rsidRPr="00217BC8">
        <w:rPr>
          <w:rStyle w:val="None"/>
          <w:color w:val="1D300D"/>
          <w:sz w:val="24"/>
          <w:szCs w:val="24"/>
          <w:u w:color="1D300D"/>
        </w:rPr>
        <w:t>Prohm</w:t>
      </w:r>
      <w:proofErr w:type="spellEnd"/>
      <w:r w:rsidRPr="00217BC8">
        <w:rPr>
          <w:rStyle w:val="None"/>
          <w:color w:val="1D300D"/>
          <w:sz w:val="24"/>
          <w:szCs w:val="24"/>
          <w:u w:color="1D300D"/>
        </w:rPr>
        <w:tab/>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32-33</w:t>
      </w:r>
    </w:p>
    <w:p w14:paraId="53983E77" w14:textId="77777777" w:rsidR="007D199D" w:rsidRPr="00217BC8" w:rsidRDefault="007D199D">
      <w:pPr>
        <w:pStyle w:val="BodyA"/>
        <w:widowControl w:val="0"/>
        <w:spacing w:after="0"/>
        <w:rPr>
          <w:rStyle w:val="None"/>
          <w:color w:val="1D300D"/>
          <w:sz w:val="24"/>
          <w:szCs w:val="24"/>
          <w:u w:color="1D300D"/>
        </w:rPr>
      </w:pPr>
    </w:p>
    <w:p w14:paraId="12A1475B" w14:textId="18FF6597"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lang w:val="it-IT"/>
        </w:rPr>
        <w:t xml:space="preserve">Indonesia </w:t>
      </w:r>
      <w:r w:rsidR="005040A6">
        <w:rPr>
          <w:rStyle w:val="None"/>
          <w:b/>
          <w:bCs/>
          <w:color w:val="1D300D"/>
          <w:sz w:val="24"/>
          <w:szCs w:val="24"/>
          <w:u w:color="1D300D"/>
          <w:lang w:val="it-IT"/>
        </w:rPr>
        <w:tab/>
      </w:r>
      <w:r w:rsidR="005040A6">
        <w:rPr>
          <w:rStyle w:val="None"/>
          <w:b/>
          <w:bCs/>
          <w:color w:val="1D300D"/>
          <w:sz w:val="24"/>
          <w:szCs w:val="24"/>
          <w:u w:color="1D300D"/>
          <w:lang w:val="it-IT"/>
        </w:rPr>
        <w:tab/>
      </w:r>
      <w:r w:rsidR="005040A6">
        <w:rPr>
          <w:rStyle w:val="None"/>
          <w:b/>
          <w:bCs/>
          <w:color w:val="1D300D"/>
          <w:sz w:val="24"/>
          <w:szCs w:val="24"/>
          <w:u w:color="1D300D"/>
          <w:lang w:val="it-IT"/>
        </w:rPr>
        <w:tab/>
      </w:r>
      <w:r w:rsidR="005040A6">
        <w:rPr>
          <w:rStyle w:val="None"/>
          <w:b/>
          <w:bCs/>
          <w:color w:val="1D300D"/>
          <w:sz w:val="24"/>
          <w:szCs w:val="24"/>
          <w:u w:color="1D300D"/>
          <w:lang w:val="it-IT"/>
        </w:rPr>
        <w:tab/>
      </w:r>
      <w:r w:rsidRPr="00217BC8">
        <w:rPr>
          <w:rStyle w:val="None"/>
          <w:color w:val="1D300D"/>
          <w:sz w:val="24"/>
          <w:szCs w:val="24"/>
          <w:u w:color="1D300D"/>
        </w:rPr>
        <w:t>34-35</w:t>
      </w:r>
    </w:p>
    <w:p w14:paraId="503B25A8" w14:textId="5CCF5511"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13. Yogyakarta</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36-37</w:t>
      </w:r>
    </w:p>
    <w:p w14:paraId="08206F55" w14:textId="732E9321"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14. </w:t>
      </w:r>
      <w:proofErr w:type="spellStart"/>
      <w:r w:rsidRPr="00217BC8">
        <w:rPr>
          <w:rStyle w:val="None"/>
          <w:color w:val="1D300D"/>
          <w:sz w:val="24"/>
          <w:szCs w:val="24"/>
          <w:u w:color="1D300D"/>
        </w:rPr>
        <w:t>Ubud</w:t>
      </w:r>
      <w:proofErr w:type="spellEnd"/>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38-39</w:t>
      </w:r>
    </w:p>
    <w:p w14:paraId="5F5BC66D" w14:textId="0BFFE631"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15. Jakarta</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40-41</w:t>
      </w:r>
    </w:p>
    <w:p w14:paraId="5ED8266D" w14:textId="3A25BEBF"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16.</w:t>
      </w:r>
      <w:ins w:id="50" w:author="Microsoft Office User" w:date="2018-08-01T18:17:00Z">
        <w:r w:rsidR="00712DB3" w:rsidRPr="00712DB3">
          <w:rPr>
            <w:rStyle w:val="None"/>
            <w:color w:val="1D300D"/>
            <w:sz w:val="24"/>
            <w:szCs w:val="24"/>
            <w:u w:color="1D300D"/>
          </w:rPr>
          <w:t xml:space="preserve"> </w:t>
        </w:r>
        <w:r w:rsidR="00712DB3" w:rsidRPr="00217BC8">
          <w:rPr>
            <w:rStyle w:val="None"/>
            <w:color w:val="1D300D"/>
            <w:sz w:val="24"/>
            <w:szCs w:val="24"/>
            <w:u w:color="1D300D"/>
          </w:rPr>
          <w:t>Ko</w:t>
        </w:r>
        <w:r w:rsidR="00712DB3">
          <w:rPr>
            <w:rStyle w:val="None"/>
            <w:color w:val="1D300D"/>
            <w:sz w:val="24"/>
            <w:szCs w:val="24"/>
            <w:u w:color="1D300D"/>
          </w:rPr>
          <w:t>modo</w:t>
        </w:r>
        <w:r w:rsidR="00712DB3" w:rsidRPr="00217BC8">
          <w:rPr>
            <w:rStyle w:val="None"/>
            <w:color w:val="1D300D"/>
            <w:sz w:val="24"/>
            <w:szCs w:val="24"/>
            <w:u w:color="1D300D"/>
          </w:rPr>
          <w:t xml:space="preserve"> </w:t>
        </w:r>
      </w:ins>
      <w:del w:id="51" w:author="Microsoft Office User" w:date="2018-08-01T18:17:00Z">
        <w:r w:rsidRPr="00217BC8" w:rsidDel="00712DB3">
          <w:rPr>
            <w:rStyle w:val="None"/>
            <w:color w:val="1D300D"/>
            <w:sz w:val="24"/>
            <w:szCs w:val="24"/>
            <w:u w:color="1D300D"/>
          </w:rPr>
          <w:delText xml:space="preserve"> </w:delText>
        </w:r>
        <w:r w:rsidR="00712DB3" w:rsidDel="00712DB3">
          <w:rPr>
            <w:rStyle w:val="None"/>
            <w:color w:val="1D300D"/>
            <w:sz w:val="24"/>
            <w:szCs w:val="24"/>
            <w:u w:color="1D300D"/>
          </w:rPr>
          <w:delText xml:space="preserve">Kodomo </w:delText>
        </w:r>
      </w:del>
      <w:r w:rsidRPr="00217BC8">
        <w:rPr>
          <w:rStyle w:val="None"/>
          <w:color w:val="1D300D"/>
          <w:sz w:val="24"/>
          <w:szCs w:val="24"/>
          <w:u w:color="1D300D"/>
        </w:rPr>
        <w:t>National Park</w:t>
      </w:r>
      <w:r w:rsidRPr="00217BC8">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42-43</w:t>
      </w:r>
    </w:p>
    <w:p w14:paraId="254713D8" w14:textId="77777777" w:rsidR="007D199D" w:rsidRPr="00217BC8" w:rsidRDefault="007D199D">
      <w:pPr>
        <w:pStyle w:val="BodyA"/>
        <w:widowControl w:val="0"/>
        <w:spacing w:after="0"/>
        <w:rPr>
          <w:rStyle w:val="None"/>
          <w:color w:val="1D300D"/>
          <w:sz w:val="24"/>
          <w:szCs w:val="24"/>
          <w:u w:color="1D300D"/>
        </w:rPr>
      </w:pPr>
    </w:p>
    <w:p w14:paraId="32D0FCB1" w14:textId="51F1B6C2"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lang w:val="pt-PT"/>
        </w:rPr>
        <w:t>Laos</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44-45</w:t>
      </w:r>
    </w:p>
    <w:p w14:paraId="167AE71F" w14:textId="1A4486BD" w:rsidR="007D199D" w:rsidRPr="00217BC8" w:rsidRDefault="002E669F">
      <w:pPr>
        <w:pStyle w:val="BodyA"/>
        <w:widowControl w:val="0"/>
        <w:spacing w:after="0"/>
        <w:rPr>
          <w:rStyle w:val="None"/>
          <w:color w:val="1D300D"/>
          <w:sz w:val="24"/>
          <w:szCs w:val="24"/>
          <w:u w:color="1D300D"/>
          <w:lang w:val="it-IT"/>
        </w:rPr>
      </w:pPr>
      <w:r w:rsidRPr="00217BC8">
        <w:rPr>
          <w:rStyle w:val="None"/>
          <w:color w:val="1D300D"/>
          <w:sz w:val="24"/>
          <w:szCs w:val="24"/>
          <w:u w:color="1D300D"/>
          <w:lang w:val="it-IT"/>
        </w:rPr>
        <w:t>17. Vientiane</w:t>
      </w:r>
      <w:r w:rsidRPr="00217BC8">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217BC8">
        <w:rPr>
          <w:rStyle w:val="None"/>
          <w:color w:val="1D300D"/>
          <w:sz w:val="24"/>
          <w:szCs w:val="24"/>
          <w:u w:color="1D300D"/>
          <w:lang w:val="it-IT"/>
        </w:rPr>
        <w:t>46-47</w:t>
      </w:r>
    </w:p>
    <w:p w14:paraId="04015B6B" w14:textId="4C66AE96" w:rsidR="007D199D" w:rsidRPr="00217BC8" w:rsidRDefault="002E669F">
      <w:pPr>
        <w:pStyle w:val="BodyA"/>
        <w:widowControl w:val="0"/>
        <w:spacing w:after="0"/>
        <w:rPr>
          <w:rStyle w:val="None"/>
          <w:color w:val="1D300D"/>
          <w:sz w:val="24"/>
          <w:szCs w:val="24"/>
          <w:u w:color="1D300D"/>
          <w:lang w:val="it-IT"/>
        </w:rPr>
      </w:pPr>
      <w:r w:rsidRPr="00217BC8">
        <w:rPr>
          <w:rStyle w:val="None"/>
          <w:color w:val="1D300D"/>
          <w:sz w:val="24"/>
          <w:szCs w:val="24"/>
          <w:u w:color="1D300D"/>
          <w:lang w:val="it-IT"/>
        </w:rPr>
        <w:t xml:space="preserve">18. </w:t>
      </w:r>
      <w:proofErr w:type="spellStart"/>
      <w:r w:rsidRPr="00217BC8">
        <w:rPr>
          <w:rStyle w:val="None"/>
          <w:color w:val="1D300D"/>
          <w:sz w:val="24"/>
          <w:szCs w:val="24"/>
          <w:u w:color="1D300D"/>
          <w:lang w:val="it-IT"/>
        </w:rPr>
        <w:t>Vang</w:t>
      </w:r>
      <w:proofErr w:type="spellEnd"/>
      <w:r w:rsidRPr="00217BC8">
        <w:rPr>
          <w:rStyle w:val="None"/>
          <w:color w:val="1D300D"/>
          <w:sz w:val="24"/>
          <w:szCs w:val="24"/>
          <w:u w:color="1D300D"/>
          <w:lang w:val="it-IT"/>
        </w:rPr>
        <w:t xml:space="preserve"> </w:t>
      </w:r>
      <w:proofErr w:type="spellStart"/>
      <w:r w:rsidRPr="00217BC8">
        <w:rPr>
          <w:rStyle w:val="None"/>
          <w:color w:val="1D300D"/>
          <w:sz w:val="24"/>
          <w:szCs w:val="24"/>
          <w:u w:color="1D300D"/>
          <w:lang w:val="it-IT"/>
        </w:rPr>
        <w:t>Vieng</w:t>
      </w:r>
      <w:proofErr w:type="spellEnd"/>
      <w:r w:rsidRPr="00217BC8">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217BC8">
        <w:rPr>
          <w:rStyle w:val="None"/>
          <w:color w:val="1D300D"/>
          <w:sz w:val="24"/>
          <w:szCs w:val="24"/>
          <w:u w:color="1D300D"/>
          <w:lang w:val="it-IT"/>
        </w:rPr>
        <w:t>48-49</w:t>
      </w:r>
    </w:p>
    <w:p w14:paraId="431CD277" w14:textId="6E54F5CD"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19. </w:t>
      </w:r>
      <w:proofErr w:type="spellStart"/>
      <w:r w:rsidRPr="00217BC8">
        <w:rPr>
          <w:rStyle w:val="None"/>
          <w:color w:val="1D300D"/>
          <w:sz w:val="24"/>
          <w:szCs w:val="24"/>
          <w:u w:color="1D300D"/>
        </w:rPr>
        <w:t>Luang</w:t>
      </w:r>
      <w:proofErr w:type="spellEnd"/>
      <w:r w:rsidRPr="00217BC8">
        <w:rPr>
          <w:rStyle w:val="None"/>
          <w:color w:val="1D300D"/>
          <w:sz w:val="24"/>
          <w:szCs w:val="24"/>
          <w:u w:color="1D300D"/>
        </w:rPr>
        <w:t xml:space="preserve"> </w:t>
      </w:r>
      <w:proofErr w:type="spellStart"/>
      <w:r w:rsidRPr="00217BC8">
        <w:rPr>
          <w:rStyle w:val="None"/>
          <w:color w:val="1D300D"/>
          <w:sz w:val="24"/>
          <w:szCs w:val="24"/>
          <w:u w:color="1D300D"/>
        </w:rPr>
        <w:t>Prabang</w:t>
      </w:r>
      <w:proofErr w:type="spellEnd"/>
      <w:r w:rsidRPr="00217BC8">
        <w:rPr>
          <w:rStyle w:val="None"/>
          <w:color w:val="1D300D"/>
          <w:sz w:val="24"/>
          <w:szCs w:val="24"/>
          <w:u w:color="1D300D"/>
        </w:rPr>
        <w:t xml:space="preserve"> District</w:t>
      </w:r>
      <w:r w:rsidRPr="00217BC8">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50-51</w:t>
      </w:r>
    </w:p>
    <w:p w14:paraId="43C2FAB8" w14:textId="41DA49FB"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20. </w:t>
      </w:r>
      <w:proofErr w:type="spellStart"/>
      <w:r w:rsidRPr="00217BC8">
        <w:rPr>
          <w:rStyle w:val="None"/>
          <w:color w:val="1D300D"/>
          <w:sz w:val="24"/>
          <w:szCs w:val="24"/>
          <w:u w:color="1D300D"/>
        </w:rPr>
        <w:t>Pakse</w:t>
      </w:r>
      <w:proofErr w:type="spellEnd"/>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52-53</w:t>
      </w:r>
    </w:p>
    <w:p w14:paraId="2A19365E" w14:textId="77777777" w:rsidR="007D199D" w:rsidRPr="00217BC8" w:rsidRDefault="007D199D">
      <w:pPr>
        <w:pStyle w:val="BodyA"/>
        <w:widowControl w:val="0"/>
        <w:spacing w:after="0"/>
        <w:rPr>
          <w:rStyle w:val="None"/>
          <w:color w:val="1D300D"/>
          <w:sz w:val="24"/>
          <w:szCs w:val="24"/>
          <w:u w:color="1D300D"/>
        </w:rPr>
      </w:pPr>
    </w:p>
    <w:p w14:paraId="24477F9A" w14:textId="4A51DEB9"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lang w:val="nl-NL"/>
        </w:rPr>
        <w:t>Malaysia</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54-55</w:t>
      </w:r>
    </w:p>
    <w:p w14:paraId="65F70D69" w14:textId="66C90F03" w:rsidR="007D199D" w:rsidRPr="00217BC8" w:rsidRDefault="002E669F">
      <w:pPr>
        <w:pStyle w:val="BodyA"/>
        <w:widowControl w:val="0"/>
        <w:spacing w:after="0"/>
        <w:rPr>
          <w:rStyle w:val="None"/>
          <w:color w:val="1D300D"/>
          <w:sz w:val="24"/>
          <w:szCs w:val="24"/>
          <w:u w:color="1D300D"/>
          <w:lang w:val="it-IT"/>
        </w:rPr>
      </w:pPr>
      <w:r w:rsidRPr="00217BC8">
        <w:rPr>
          <w:rStyle w:val="None"/>
          <w:color w:val="1D300D"/>
          <w:sz w:val="24"/>
          <w:szCs w:val="24"/>
          <w:u w:color="1D300D"/>
          <w:lang w:val="it-IT"/>
        </w:rPr>
        <w:t>21. Kuala Lumpur</w:t>
      </w:r>
      <w:r w:rsidRPr="00217BC8">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217BC8">
        <w:rPr>
          <w:rStyle w:val="None"/>
          <w:color w:val="1D300D"/>
          <w:sz w:val="24"/>
          <w:szCs w:val="24"/>
          <w:u w:color="1D300D"/>
          <w:lang w:val="it-IT"/>
        </w:rPr>
        <w:t>56-57</w:t>
      </w:r>
    </w:p>
    <w:p w14:paraId="51CA6683" w14:textId="61E34488"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22. Kota </w:t>
      </w:r>
      <w:proofErr w:type="spellStart"/>
      <w:r w:rsidRPr="00217BC8">
        <w:rPr>
          <w:rStyle w:val="None"/>
          <w:color w:val="1D300D"/>
          <w:sz w:val="24"/>
          <w:szCs w:val="24"/>
          <w:u w:color="1D300D"/>
        </w:rPr>
        <w:t>Kinabalu</w:t>
      </w:r>
      <w:proofErr w:type="spellEnd"/>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58-59</w:t>
      </w:r>
    </w:p>
    <w:p w14:paraId="5CCB829C" w14:textId="443289F5" w:rsidR="007D199D" w:rsidRPr="00217BC8" w:rsidRDefault="002E669F">
      <w:pPr>
        <w:pStyle w:val="BodyA"/>
        <w:widowControl w:val="0"/>
        <w:spacing w:after="0"/>
        <w:rPr>
          <w:rStyle w:val="None"/>
          <w:color w:val="1D300D"/>
          <w:sz w:val="24"/>
          <w:szCs w:val="24"/>
          <w:u w:color="1D300D"/>
          <w:lang w:val="it-IT"/>
        </w:rPr>
      </w:pPr>
      <w:r w:rsidRPr="00217BC8">
        <w:rPr>
          <w:rStyle w:val="None"/>
          <w:color w:val="1D300D"/>
          <w:sz w:val="24"/>
          <w:szCs w:val="24"/>
          <w:u w:color="1D300D"/>
          <w:lang w:val="it-IT"/>
        </w:rPr>
        <w:t>23. Malacca City</w:t>
      </w:r>
      <w:r w:rsidRPr="00217BC8">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217BC8">
        <w:rPr>
          <w:rStyle w:val="None"/>
          <w:color w:val="1D300D"/>
          <w:sz w:val="24"/>
          <w:szCs w:val="24"/>
          <w:u w:color="1D300D"/>
          <w:lang w:val="it-IT"/>
        </w:rPr>
        <w:t>60-51</w:t>
      </w:r>
    </w:p>
    <w:p w14:paraId="065E7E68" w14:textId="2C7CA0D3"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24. George Town </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62-63</w:t>
      </w:r>
    </w:p>
    <w:p w14:paraId="72240630" w14:textId="77777777" w:rsidR="007D199D" w:rsidRPr="00217BC8" w:rsidRDefault="007D199D">
      <w:pPr>
        <w:pStyle w:val="BodyA"/>
        <w:widowControl w:val="0"/>
        <w:spacing w:after="0"/>
        <w:rPr>
          <w:rStyle w:val="None"/>
          <w:color w:val="1D300D"/>
          <w:sz w:val="24"/>
          <w:szCs w:val="24"/>
          <w:u w:color="1D300D"/>
        </w:rPr>
      </w:pPr>
    </w:p>
    <w:p w14:paraId="6B0E584B" w14:textId="194FFBD4" w:rsidR="007D199D" w:rsidRPr="00217BC8" w:rsidRDefault="002E669F">
      <w:pPr>
        <w:pStyle w:val="BodyA"/>
        <w:widowControl w:val="0"/>
        <w:spacing w:after="0"/>
        <w:rPr>
          <w:rStyle w:val="None"/>
          <w:b/>
          <w:bCs/>
          <w:color w:val="1D300D"/>
          <w:sz w:val="24"/>
          <w:szCs w:val="24"/>
          <w:u w:color="1D300D"/>
        </w:rPr>
      </w:pPr>
      <w:r w:rsidRPr="00217BC8">
        <w:rPr>
          <w:rStyle w:val="None"/>
          <w:b/>
          <w:bCs/>
          <w:color w:val="1D300D"/>
          <w:sz w:val="24"/>
          <w:szCs w:val="24"/>
          <w:u w:color="1D300D"/>
        </w:rPr>
        <w:t>Myanmar</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64-65</w:t>
      </w:r>
    </w:p>
    <w:p w14:paraId="205E3500" w14:textId="360FDAF7"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25. Yangon</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66-67</w:t>
      </w:r>
    </w:p>
    <w:p w14:paraId="59240F4D" w14:textId="0082D41C"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26. Mandalay</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68-69</w:t>
      </w:r>
    </w:p>
    <w:p w14:paraId="576BCFB1" w14:textId="017855DE" w:rsidR="007D199D" w:rsidRPr="00217BC8" w:rsidRDefault="002E669F">
      <w:pPr>
        <w:pStyle w:val="BodyA"/>
        <w:widowControl w:val="0"/>
        <w:spacing w:after="0"/>
        <w:rPr>
          <w:rStyle w:val="None"/>
          <w:color w:val="1D300D"/>
          <w:sz w:val="24"/>
          <w:szCs w:val="24"/>
          <w:u w:color="1D300D"/>
          <w:lang w:val="de-DE"/>
        </w:rPr>
      </w:pPr>
      <w:r w:rsidRPr="00217BC8">
        <w:rPr>
          <w:rStyle w:val="None"/>
          <w:color w:val="1D300D"/>
          <w:sz w:val="24"/>
          <w:szCs w:val="24"/>
          <w:u w:color="1D300D"/>
          <w:lang w:val="de-DE"/>
        </w:rPr>
        <w:t xml:space="preserve">27. </w:t>
      </w:r>
      <w:proofErr w:type="spellStart"/>
      <w:r w:rsidRPr="00217BC8">
        <w:rPr>
          <w:rStyle w:val="None"/>
          <w:color w:val="1D300D"/>
          <w:sz w:val="24"/>
          <w:szCs w:val="24"/>
          <w:u w:color="1D300D"/>
          <w:lang w:val="de-DE"/>
        </w:rPr>
        <w:t>Inle</w:t>
      </w:r>
      <w:proofErr w:type="spellEnd"/>
      <w:r w:rsidRPr="00217BC8">
        <w:rPr>
          <w:rStyle w:val="None"/>
          <w:color w:val="1D300D"/>
          <w:sz w:val="24"/>
          <w:szCs w:val="24"/>
          <w:u w:color="1D300D"/>
          <w:lang w:val="de-DE"/>
        </w:rPr>
        <w:t xml:space="preserve"> Lake</w:t>
      </w:r>
      <w:r w:rsidRPr="00217BC8">
        <w:rPr>
          <w:rStyle w:val="None"/>
          <w:color w:val="1D300D"/>
          <w:sz w:val="24"/>
          <w:szCs w:val="24"/>
          <w:u w:color="1D300D"/>
          <w:lang w:val="de-DE"/>
        </w:rPr>
        <w:tab/>
      </w:r>
      <w:r w:rsidR="005040A6">
        <w:rPr>
          <w:rStyle w:val="None"/>
          <w:color w:val="1D300D"/>
          <w:sz w:val="24"/>
          <w:szCs w:val="24"/>
          <w:u w:color="1D300D"/>
          <w:lang w:val="de-DE"/>
        </w:rPr>
        <w:tab/>
      </w:r>
      <w:r w:rsidR="005040A6">
        <w:rPr>
          <w:rStyle w:val="None"/>
          <w:color w:val="1D300D"/>
          <w:sz w:val="24"/>
          <w:szCs w:val="24"/>
          <w:u w:color="1D300D"/>
          <w:lang w:val="de-DE"/>
        </w:rPr>
        <w:tab/>
      </w:r>
      <w:r w:rsidR="005040A6">
        <w:rPr>
          <w:rStyle w:val="None"/>
          <w:color w:val="1D300D"/>
          <w:sz w:val="24"/>
          <w:szCs w:val="24"/>
          <w:u w:color="1D300D"/>
          <w:lang w:val="de-DE"/>
        </w:rPr>
        <w:tab/>
      </w:r>
      <w:r w:rsidRPr="00217BC8">
        <w:rPr>
          <w:rStyle w:val="None"/>
          <w:color w:val="1D300D"/>
          <w:sz w:val="24"/>
          <w:szCs w:val="24"/>
          <w:u w:color="1D300D"/>
          <w:lang w:val="de-DE"/>
        </w:rPr>
        <w:t>70-71</w:t>
      </w:r>
    </w:p>
    <w:p w14:paraId="5E0BA785" w14:textId="071666F4"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28. </w:t>
      </w:r>
      <w:proofErr w:type="spellStart"/>
      <w:r w:rsidRPr="00217BC8">
        <w:rPr>
          <w:rStyle w:val="None"/>
          <w:color w:val="1D300D"/>
          <w:sz w:val="24"/>
          <w:szCs w:val="24"/>
          <w:u w:color="1D300D"/>
        </w:rPr>
        <w:t>Ananda</w:t>
      </w:r>
      <w:proofErr w:type="spellEnd"/>
      <w:r w:rsidRPr="00217BC8">
        <w:rPr>
          <w:rStyle w:val="None"/>
          <w:color w:val="1D300D"/>
          <w:sz w:val="24"/>
          <w:szCs w:val="24"/>
          <w:u w:color="1D300D"/>
        </w:rPr>
        <w:t xml:space="preserve"> Temple</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72-73</w:t>
      </w:r>
    </w:p>
    <w:p w14:paraId="00267A94" w14:textId="77777777" w:rsidR="007D199D" w:rsidRPr="00217BC8" w:rsidRDefault="007D199D">
      <w:pPr>
        <w:pStyle w:val="BodyA"/>
        <w:widowControl w:val="0"/>
        <w:spacing w:after="0"/>
        <w:rPr>
          <w:rStyle w:val="None"/>
          <w:color w:val="1D300D"/>
          <w:sz w:val="24"/>
          <w:szCs w:val="24"/>
          <w:u w:color="1D300D"/>
        </w:rPr>
      </w:pPr>
    </w:p>
    <w:p w14:paraId="5F392A66" w14:textId="7173EB4A"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rPr>
        <w:t>Philippines</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74-75</w:t>
      </w:r>
    </w:p>
    <w:p w14:paraId="2F1C7275" w14:textId="576C5133"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29. Manila</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76-77</w:t>
      </w:r>
    </w:p>
    <w:p w14:paraId="715FCDD7" w14:textId="42F54BDE"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30. </w:t>
      </w:r>
      <w:proofErr w:type="spellStart"/>
      <w:r w:rsidRPr="00217BC8">
        <w:rPr>
          <w:rStyle w:val="None"/>
          <w:color w:val="1D300D"/>
          <w:sz w:val="24"/>
          <w:szCs w:val="24"/>
          <w:u w:color="1D300D"/>
        </w:rPr>
        <w:t>Boracay</w:t>
      </w:r>
      <w:proofErr w:type="spellEnd"/>
      <w:r w:rsidRPr="00217BC8">
        <w:rPr>
          <w:rStyle w:val="None"/>
          <w:color w:val="1D300D"/>
          <w:sz w:val="24"/>
          <w:szCs w:val="24"/>
          <w:u w:color="1D300D"/>
        </w:rPr>
        <w:t xml:space="preserve"> Rice Terrace</w:t>
      </w:r>
      <w:r w:rsidRPr="00217BC8">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78-79</w:t>
      </w:r>
    </w:p>
    <w:p w14:paraId="03689B0F" w14:textId="4B09685B"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31. Cebu</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80-81</w:t>
      </w:r>
    </w:p>
    <w:p w14:paraId="5F113BEE" w14:textId="40D874E6"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32. Bohol</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82-83</w:t>
      </w:r>
    </w:p>
    <w:p w14:paraId="3334FD1E" w14:textId="77777777" w:rsidR="007D199D" w:rsidRPr="00217BC8" w:rsidRDefault="007D199D">
      <w:pPr>
        <w:pStyle w:val="BodyA"/>
        <w:widowControl w:val="0"/>
        <w:spacing w:after="0"/>
        <w:rPr>
          <w:rStyle w:val="None"/>
          <w:color w:val="1D300D"/>
          <w:sz w:val="24"/>
          <w:szCs w:val="24"/>
          <w:u w:color="1D300D"/>
        </w:rPr>
      </w:pPr>
    </w:p>
    <w:p w14:paraId="12DF31B5" w14:textId="4F24058B"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lang w:val="it-IT"/>
        </w:rPr>
        <w:t>Singapore</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84-85</w:t>
      </w:r>
    </w:p>
    <w:p w14:paraId="17829D03" w14:textId="33F57286"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33. Gardens </w:t>
      </w:r>
      <w:proofErr w:type="gramStart"/>
      <w:r w:rsidRPr="00217BC8">
        <w:rPr>
          <w:rStyle w:val="None"/>
          <w:color w:val="1D300D"/>
          <w:sz w:val="24"/>
          <w:szCs w:val="24"/>
          <w:u w:color="1D300D"/>
        </w:rPr>
        <w:t>By</w:t>
      </w:r>
      <w:proofErr w:type="gramEnd"/>
      <w:r w:rsidRPr="00217BC8">
        <w:rPr>
          <w:rStyle w:val="None"/>
          <w:color w:val="1D300D"/>
          <w:sz w:val="24"/>
          <w:szCs w:val="24"/>
          <w:u w:color="1D300D"/>
        </w:rPr>
        <w:t xml:space="preserve"> The Bay</w:t>
      </w:r>
      <w:r w:rsidRPr="00217BC8">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86-87</w:t>
      </w:r>
    </w:p>
    <w:p w14:paraId="08CE2EAC" w14:textId="77777777" w:rsidR="007D199D" w:rsidRPr="00217BC8" w:rsidRDefault="002E669F">
      <w:pPr>
        <w:pStyle w:val="BodyA"/>
        <w:widowControl w:val="0"/>
        <w:spacing w:after="0"/>
        <w:rPr>
          <w:rStyle w:val="None"/>
          <w:color w:val="1D300D"/>
          <w:sz w:val="24"/>
          <w:szCs w:val="24"/>
          <w:u w:color="1D300D"/>
          <w:lang w:val="it-IT"/>
        </w:rPr>
      </w:pPr>
      <w:r w:rsidRPr="00217BC8">
        <w:rPr>
          <w:rStyle w:val="None"/>
          <w:color w:val="1D300D"/>
          <w:sz w:val="24"/>
          <w:szCs w:val="24"/>
          <w:u w:color="1D300D"/>
          <w:lang w:val="it-IT"/>
        </w:rPr>
        <w:t xml:space="preserve">34. Universal </w:t>
      </w:r>
      <w:proofErr w:type="spellStart"/>
      <w:r w:rsidRPr="00217BC8">
        <w:rPr>
          <w:rStyle w:val="None"/>
          <w:color w:val="1D300D"/>
          <w:sz w:val="24"/>
          <w:szCs w:val="24"/>
          <w:u w:color="1D300D"/>
          <w:lang w:val="it-IT"/>
        </w:rPr>
        <w:t>Studios</w:t>
      </w:r>
      <w:proofErr w:type="spellEnd"/>
      <w:r w:rsidRPr="00217BC8">
        <w:rPr>
          <w:rStyle w:val="None"/>
          <w:color w:val="1D300D"/>
          <w:sz w:val="24"/>
          <w:szCs w:val="24"/>
          <w:u w:color="1D300D"/>
          <w:lang w:val="it-IT"/>
        </w:rPr>
        <w:t xml:space="preserve"> Singapore</w:t>
      </w:r>
      <w:r w:rsidRPr="00217BC8">
        <w:rPr>
          <w:rStyle w:val="None"/>
          <w:color w:val="1D300D"/>
          <w:sz w:val="24"/>
          <w:szCs w:val="24"/>
          <w:u w:color="1D300D"/>
          <w:lang w:val="it-IT"/>
        </w:rPr>
        <w:tab/>
        <w:t>88-89</w:t>
      </w:r>
    </w:p>
    <w:p w14:paraId="68E120E6" w14:textId="6A374E07"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lastRenderedPageBreak/>
        <w:t xml:space="preserve">35. </w:t>
      </w:r>
      <w:proofErr w:type="spellStart"/>
      <w:r w:rsidRPr="00217BC8">
        <w:rPr>
          <w:rStyle w:val="None"/>
          <w:color w:val="1D300D"/>
          <w:sz w:val="24"/>
          <w:szCs w:val="24"/>
          <w:u w:color="1D300D"/>
        </w:rPr>
        <w:t>Merlion</w:t>
      </w:r>
      <w:proofErr w:type="spellEnd"/>
      <w:r w:rsidRPr="00217BC8">
        <w:rPr>
          <w:rStyle w:val="None"/>
          <w:color w:val="1D300D"/>
          <w:sz w:val="24"/>
          <w:szCs w:val="24"/>
          <w:u w:color="1D300D"/>
        </w:rPr>
        <w:t xml:space="preserve"> Park</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90-91</w:t>
      </w:r>
    </w:p>
    <w:p w14:paraId="1FB7FC09" w14:textId="66B94A18"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36. Night Safari </w:t>
      </w:r>
      <w:proofErr w:type="spellStart"/>
      <w:r w:rsidRPr="00217BC8">
        <w:rPr>
          <w:rStyle w:val="None"/>
          <w:color w:val="1D300D"/>
          <w:sz w:val="24"/>
          <w:szCs w:val="24"/>
          <w:u w:color="1D300D"/>
        </w:rPr>
        <w:t>SIngapore</w:t>
      </w:r>
      <w:proofErr w:type="spellEnd"/>
      <w:r w:rsidRPr="00217BC8">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92-93</w:t>
      </w:r>
    </w:p>
    <w:p w14:paraId="704CAEFF" w14:textId="77777777" w:rsidR="007D199D" w:rsidRPr="00217BC8" w:rsidRDefault="007D199D">
      <w:pPr>
        <w:pStyle w:val="BodyA"/>
        <w:widowControl w:val="0"/>
        <w:spacing w:after="0"/>
        <w:rPr>
          <w:rStyle w:val="None"/>
          <w:color w:val="1D300D"/>
          <w:sz w:val="24"/>
          <w:szCs w:val="24"/>
          <w:u w:color="1D300D"/>
        </w:rPr>
      </w:pPr>
    </w:p>
    <w:p w14:paraId="48E262A6" w14:textId="6D5C559B" w:rsidR="007D199D" w:rsidRPr="00217BC8" w:rsidRDefault="002E669F">
      <w:pPr>
        <w:pStyle w:val="BodyA"/>
        <w:widowControl w:val="0"/>
        <w:spacing w:after="0"/>
        <w:rPr>
          <w:rStyle w:val="None"/>
          <w:color w:val="1D300D"/>
          <w:sz w:val="24"/>
          <w:szCs w:val="24"/>
          <w:u w:val="single" w:color="1D300D"/>
        </w:rPr>
      </w:pPr>
      <w:r w:rsidRPr="00217BC8">
        <w:rPr>
          <w:rStyle w:val="None"/>
          <w:b/>
          <w:bCs/>
          <w:color w:val="1D300D"/>
          <w:sz w:val="24"/>
          <w:szCs w:val="24"/>
          <w:u w:color="1D300D"/>
        </w:rPr>
        <w:t>Thailand</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94-95</w:t>
      </w:r>
    </w:p>
    <w:p w14:paraId="2FEF5771" w14:textId="0A4D01D0"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37. Bangkok </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96-97</w:t>
      </w:r>
    </w:p>
    <w:p w14:paraId="0BFA5B6D" w14:textId="474B4E9F" w:rsidR="007D199D" w:rsidRPr="00217BC8" w:rsidRDefault="002E669F">
      <w:pPr>
        <w:pStyle w:val="BodyA"/>
        <w:widowControl w:val="0"/>
        <w:spacing w:after="0"/>
        <w:rPr>
          <w:rStyle w:val="None"/>
          <w:color w:val="1D300D"/>
          <w:sz w:val="24"/>
          <w:szCs w:val="24"/>
          <w:u w:color="1D300D"/>
          <w:lang w:val="it-IT"/>
        </w:rPr>
      </w:pPr>
      <w:r w:rsidRPr="00217BC8">
        <w:rPr>
          <w:rStyle w:val="None"/>
          <w:color w:val="1D300D"/>
          <w:sz w:val="24"/>
          <w:szCs w:val="24"/>
          <w:u w:color="1D300D"/>
          <w:lang w:val="it-IT"/>
        </w:rPr>
        <w:t xml:space="preserve">38.Chiang Mai </w:t>
      </w:r>
      <w:r w:rsidRPr="00217BC8">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217BC8">
        <w:rPr>
          <w:rStyle w:val="None"/>
          <w:color w:val="1D300D"/>
          <w:sz w:val="24"/>
          <w:szCs w:val="24"/>
          <w:u w:color="1D300D"/>
          <w:lang w:val="it-IT"/>
        </w:rPr>
        <w:t>98-99</w:t>
      </w:r>
    </w:p>
    <w:p w14:paraId="1E92221E" w14:textId="2F13FD3C"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 xml:space="preserve">39. </w:t>
      </w:r>
      <w:proofErr w:type="spellStart"/>
      <w:r w:rsidRPr="00217BC8">
        <w:rPr>
          <w:rStyle w:val="None"/>
          <w:color w:val="1D300D"/>
          <w:sz w:val="24"/>
          <w:szCs w:val="24"/>
          <w:u w:color="1D300D"/>
        </w:rPr>
        <w:t>Pattaya</w:t>
      </w:r>
      <w:proofErr w:type="spellEnd"/>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100-101</w:t>
      </w:r>
    </w:p>
    <w:p w14:paraId="6733913E" w14:textId="2CE6A79D" w:rsidR="007D199D" w:rsidRPr="00217BC8" w:rsidRDefault="002E669F">
      <w:pPr>
        <w:pStyle w:val="BodyA"/>
        <w:widowControl w:val="0"/>
        <w:spacing w:after="0"/>
        <w:rPr>
          <w:rStyle w:val="None"/>
          <w:color w:val="1D300D"/>
          <w:sz w:val="24"/>
          <w:szCs w:val="24"/>
          <w:u w:color="1D300D"/>
          <w:lang w:val="pt-PT"/>
        </w:rPr>
      </w:pPr>
      <w:r w:rsidRPr="00217BC8">
        <w:rPr>
          <w:rStyle w:val="None"/>
          <w:color w:val="1D300D"/>
          <w:sz w:val="24"/>
          <w:szCs w:val="24"/>
          <w:u w:color="1D300D"/>
          <w:lang w:val="pt-PT"/>
        </w:rPr>
        <w:t xml:space="preserve">40. </w:t>
      </w:r>
      <w:proofErr w:type="spellStart"/>
      <w:r w:rsidRPr="00217BC8">
        <w:rPr>
          <w:rStyle w:val="None"/>
          <w:color w:val="1D300D"/>
          <w:sz w:val="24"/>
          <w:szCs w:val="24"/>
          <w:u w:color="1D300D"/>
          <w:lang w:val="pt-PT"/>
        </w:rPr>
        <w:t>Ko</w:t>
      </w:r>
      <w:proofErr w:type="spellEnd"/>
      <w:r w:rsidRPr="00217BC8">
        <w:rPr>
          <w:rStyle w:val="None"/>
          <w:color w:val="1D300D"/>
          <w:sz w:val="24"/>
          <w:szCs w:val="24"/>
          <w:u w:color="1D300D"/>
          <w:lang w:val="pt-PT"/>
        </w:rPr>
        <w:t xml:space="preserve"> </w:t>
      </w:r>
      <w:proofErr w:type="spellStart"/>
      <w:r w:rsidRPr="00217BC8">
        <w:rPr>
          <w:rStyle w:val="None"/>
          <w:color w:val="1D300D"/>
          <w:sz w:val="24"/>
          <w:szCs w:val="24"/>
          <w:u w:color="1D300D"/>
          <w:lang w:val="pt-PT"/>
        </w:rPr>
        <w:t>Samui</w:t>
      </w:r>
      <w:proofErr w:type="spellEnd"/>
      <w:r w:rsidRPr="00217BC8">
        <w:rPr>
          <w:rStyle w:val="None"/>
          <w:color w:val="1D300D"/>
          <w:sz w:val="24"/>
          <w:szCs w:val="24"/>
          <w:u w:color="1D300D"/>
          <w:lang w:val="pt-PT"/>
        </w:rPr>
        <w:tab/>
      </w:r>
      <w:r w:rsidR="005040A6">
        <w:rPr>
          <w:rStyle w:val="None"/>
          <w:color w:val="1D300D"/>
          <w:sz w:val="24"/>
          <w:szCs w:val="24"/>
          <w:u w:color="1D300D"/>
          <w:lang w:val="pt-PT"/>
        </w:rPr>
        <w:tab/>
      </w:r>
      <w:r w:rsidR="005040A6">
        <w:rPr>
          <w:rStyle w:val="None"/>
          <w:color w:val="1D300D"/>
          <w:sz w:val="24"/>
          <w:szCs w:val="24"/>
          <w:u w:color="1D300D"/>
          <w:lang w:val="pt-PT"/>
        </w:rPr>
        <w:tab/>
      </w:r>
      <w:r w:rsidR="005040A6">
        <w:rPr>
          <w:rStyle w:val="None"/>
          <w:color w:val="1D300D"/>
          <w:sz w:val="24"/>
          <w:szCs w:val="24"/>
          <w:u w:color="1D300D"/>
          <w:lang w:val="pt-PT"/>
        </w:rPr>
        <w:tab/>
      </w:r>
      <w:r w:rsidRPr="00217BC8">
        <w:rPr>
          <w:rStyle w:val="None"/>
          <w:color w:val="1D300D"/>
          <w:sz w:val="24"/>
          <w:szCs w:val="24"/>
          <w:u w:color="1D300D"/>
          <w:lang w:val="pt-PT"/>
        </w:rPr>
        <w:t>102-103</w:t>
      </w:r>
    </w:p>
    <w:p w14:paraId="4057E824" w14:textId="27B8EA15"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41. Phi Phi Islands</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104-105</w:t>
      </w:r>
    </w:p>
    <w:p w14:paraId="07718725" w14:textId="77777777" w:rsidR="007D199D" w:rsidRPr="00217BC8" w:rsidRDefault="007D199D">
      <w:pPr>
        <w:pStyle w:val="BodyA"/>
        <w:widowControl w:val="0"/>
        <w:spacing w:after="0"/>
        <w:rPr>
          <w:rStyle w:val="None"/>
          <w:color w:val="1D300D"/>
          <w:sz w:val="24"/>
          <w:szCs w:val="24"/>
          <w:u w:color="1D300D"/>
        </w:rPr>
      </w:pPr>
    </w:p>
    <w:p w14:paraId="295A56A8" w14:textId="7BF8FC5F" w:rsidR="007D199D" w:rsidRPr="00217BC8" w:rsidRDefault="002E669F">
      <w:pPr>
        <w:pStyle w:val="BodyA"/>
        <w:widowControl w:val="0"/>
        <w:spacing w:after="0"/>
        <w:rPr>
          <w:rStyle w:val="None"/>
          <w:color w:val="1D300D"/>
          <w:sz w:val="24"/>
          <w:szCs w:val="24"/>
          <w:u w:color="1D300D"/>
        </w:rPr>
      </w:pPr>
      <w:r w:rsidRPr="00217BC8">
        <w:rPr>
          <w:rStyle w:val="None"/>
          <w:b/>
          <w:bCs/>
          <w:color w:val="1D300D"/>
          <w:sz w:val="24"/>
          <w:szCs w:val="24"/>
          <w:u w:color="1D300D"/>
        </w:rPr>
        <w:t>Vietnam</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106-107</w:t>
      </w:r>
    </w:p>
    <w:p w14:paraId="09BB3810" w14:textId="19F6B310" w:rsidR="007D199D" w:rsidRPr="00217BC8" w:rsidRDefault="002E669F">
      <w:pPr>
        <w:pStyle w:val="BodyA"/>
        <w:widowControl w:val="0"/>
        <w:spacing w:after="0"/>
        <w:rPr>
          <w:rStyle w:val="None"/>
          <w:color w:val="1D300D"/>
          <w:sz w:val="24"/>
          <w:szCs w:val="24"/>
          <w:u w:color="1D300D"/>
          <w:lang w:val="it-IT"/>
        </w:rPr>
      </w:pPr>
      <w:r w:rsidRPr="00217BC8">
        <w:rPr>
          <w:rStyle w:val="None"/>
          <w:color w:val="1D300D"/>
          <w:sz w:val="24"/>
          <w:szCs w:val="24"/>
          <w:u w:color="1D300D"/>
          <w:lang w:val="it-IT"/>
        </w:rPr>
        <w:t>42. Ho Chi Minh City</w:t>
      </w:r>
      <w:r w:rsidRPr="00217BC8">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217BC8">
        <w:rPr>
          <w:rStyle w:val="None"/>
          <w:color w:val="1D300D"/>
          <w:sz w:val="24"/>
          <w:szCs w:val="24"/>
          <w:u w:color="1D300D"/>
          <w:lang w:val="it-IT"/>
        </w:rPr>
        <w:t>108-109</w:t>
      </w:r>
    </w:p>
    <w:p w14:paraId="6E6266CC" w14:textId="28402BAE"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43. Hanoi</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110-111</w:t>
      </w:r>
    </w:p>
    <w:p w14:paraId="500E87A9" w14:textId="40FD0FDC"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lang w:val="it-IT"/>
        </w:rPr>
        <w:t xml:space="preserve">44. Ha Long </w:t>
      </w:r>
      <w:proofErr w:type="spellStart"/>
      <w:r w:rsidRPr="00217BC8">
        <w:rPr>
          <w:rStyle w:val="None"/>
          <w:color w:val="1D300D"/>
          <w:sz w:val="24"/>
          <w:szCs w:val="24"/>
          <w:u w:color="1D300D"/>
          <w:lang w:val="it-IT"/>
        </w:rPr>
        <w:t>Bay</w:t>
      </w:r>
      <w:proofErr w:type="spellEnd"/>
      <w:r w:rsidRPr="00217BC8">
        <w:rPr>
          <w:rStyle w:val="None"/>
          <w:color w:val="1D300D"/>
          <w:sz w:val="24"/>
          <w:szCs w:val="24"/>
          <w:u w:color="1D300D"/>
          <w:lang w:val="it-IT"/>
        </w:rPr>
        <w:tab/>
      </w:r>
      <w:r w:rsidR="005040A6">
        <w:rPr>
          <w:rStyle w:val="None"/>
          <w:color w:val="1D300D"/>
          <w:sz w:val="24"/>
          <w:szCs w:val="24"/>
          <w:u w:color="1D300D"/>
          <w:lang w:val="it-IT"/>
        </w:rPr>
        <w:tab/>
      </w:r>
      <w:r w:rsidR="005040A6">
        <w:rPr>
          <w:rStyle w:val="None"/>
          <w:color w:val="1D300D"/>
          <w:sz w:val="24"/>
          <w:szCs w:val="24"/>
          <w:u w:color="1D300D"/>
          <w:lang w:val="it-IT"/>
        </w:rPr>
        <w:tab/>
      </w:r>
      <w:r w:rsidRPr="00217BC8">
        <w:rPr>
          <w:rStyle w:val="None"/>
          <w:color w:val="1D300D"/>
          <w:sz w:val="24"/>
          <w:szCs w:val="24"/>
          <w:u w:color="1D300D"/>
          <w:lang w:val="it-IT"/>
        </w:rPr>
        <w:t>112-113</w:t>
      </w:r>
      <w:r w:rsidRPr="00217BC8">
        <w:rPr>
          <w:rStyle w:val="None"/>
          <w:b/>
          <w:bCs/>
          <w:color w:val="1D300D"/>
          <w:sz w:val="24"/>
          <w:szCs w:val="24"/>
          <w:u w:color="1D300D"/>
        </w:rPr>
        <w:tab/>
      </w:r>
      <w:r w:rsidRPr="00217BC8">
        <w:rPr>
          <w:rStyle w:val="None"/>
          <w:b/>
          <w:bCs/>
          <w:color w:val="1D300D"/>
          <w:sz w:val="24"/>
          <w:szCs w:val="24"/>
          <w:u w:color="1D300D"/>
        </w:rPr>
        <w:tab/>
      </w:r>
      <w:r w:rsidRPr="00217BC8">
        <w:rPr>
          <w:rStyle w:val="None"/>
          <w:b/>
          <w:bCs/>
          <w:color w:val="1D300D"/>
          <w:sz w:val="24"/>
          <w:szCs w:val="24"/>
          <w:u w:color="1D300D"/>
        </w:rPr>
        <w:tab/>
      </w:r>
    </w:p>
    <w:p w14:paraId="5877396E" w14:textId="47564D87" w:rsidR="007D199D" w:rsidRPr="00217BC8" w:rsidRDefault="002E669F">
      <w:pPr>
        <w:pStyle w:val="BodyA"/>
        <w:widowControl w:val="0"/>
        <w:spacing w:after="0"/>
        <w:rPr>
          <w:rStyle w:val="None"/>
          <w:color w:val="1D300D"/>
          <w:sz w:val="24"/>
          <w:szCs w:val="24"/>
          <w:u w:color="1D300D"/>
        </w:rPr>
      </w:pPr>
      <w:r w:rsidRPr="00217BC8">
        <w:rPr>
          <w:rStyle w:val="None"/>
          <w:color w:val="1D300D"/>
          <w:sz w:val="24"/>
          <w:szCs w:val="24"/>
          <w:u w:color="1D300D"/>
        </w:rPr>
        <w:t>45. Da Nang</w:t>
      </w:r>
      <w:r w:rsidRPr="00217BC8">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005040A6">
        <w:rPr>
          <w:rStyle w:val="None"/>
          <w:color w:val="1D300D"/>
          <w:sz w:val="24"/>
          <w:szCs w:val="24"/>
          <w:u w:color="1D300D"/>
        </w:rPr>
        <w:tab/>
      </w:r>
      <w:r w:rsidRPr="00217BC8">
        <w:rPr>
          <w:rStyle w:val="None"/>
          <w:color w:val="1D300D"/>
          <w:sz w:val="24"/>
          <w:szCs w:val="24"/>
          <w:u w:color="1D300D"/>
        </w:rPr>
        <w:t>114-115</w:t>
      </w:r>
    </w:p>
    <w:p w14:paraId="70E32566" w14:textId="77777777" w:rsidR="007D199D" w:rsidRPr="00217BC8" w:rsidRDefault="007D199D">
      <w:pPr>
        <w:pStyle w:val="BodyA"/>
        <w:widowControl w:val="0"/>
        <w:spacing w:after="0"/>
        <w:rPr>
          <w:rStyle w:val="None"/>
          <w:color w:val="1D300D"/>
          <w:sz w:val="24"/>
          <w:szCs w:val="24"/>
          <w:u w:color="1D300D"/>
        </w:rPr>
      </w:pPr>
    </w:p>
    <w:p w14:paraId="551E9E3C" w14:textId="77777777" w:rsidR="007D199D" w:rsidRPr="002E669F" w:rsidRDefault="007D199D">
      <w:pPr>
        <w:pStyle w:val="BodyA"/>
        <w:widowControl w:val="0"/>
        <w:spacing w:after="0"/>
        <w:rPr>
          <w:rStyle w:val="None"/>
          <w:color w:val="1D300D"/>
          <w:u w:color="1D300D"/>
        </w:rPr>
      </w:pPr>
    </w:p>
    <w:p w14:paraId="12A93818" w14:textId="77777777" w:rsidR="007D199D" w:rsidRPr="002E669F" w:rsidRDefault="007D199D">
      <w:pPr>
        <w:pStyle w:val="BodyA"/>
        <w:rPr>
          <w:rStyle w:val="None"/>
          <w:color w:val="1D300D"/>
          <w:u w:color="1D300D"/>
        </w:rPr>
      </w:pPr>
    </w:p>
    <w:p w14:paraId="00D9B176" w14:textId="77777777" w:rsidR="007D199D" w:rsidRPr="002E669F"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r w:rsidRPr="002E669F">
        <w:rPr>
          <w:rStyle w:val="None"/>
          <w:b/>
          <w:bCs/>
          <w:i/>
          <w:iCs/>
          <w:color w:val="FF0000"/>
          <w:sz w:val="32"/>
          <w:szCs w:val="32"/>
          <w:u w:color="FF0000"/>
        </w:rPr>
        <w:t>M2_Editorial_P2-5</w:t>
      </w:r>
    </w:p>
    <w:p w14:paraId="5413C08E" w14:textId="77777777" w:rsidR="00217BC8" w:rsidRP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52" w:author="TAN HUI QIN" w:date="2018-08-01T16:05:00Z"/>
          <w:rStyle w:val="None"/>
          <w:i/>
          <w:iCs/>
          <w:color w:val="FF0000"/>
          <w:sz w:val="24"/>
          <w:szCs w:val="28"/>
          <w:u w:color="FF0000"/>
        </w:rPr>
      </w:pPr>
      <w:proofErr w:type="spellStart"/>
      <w:ins w:id="53" w:author="TAN HUI QIN" w:date="2018-08-01T16:05:00Z">
        <w:r w:rsidRPr="00217BC8">
          <w:rPr>
            <w:rStyle w:val="None"/>
            <w:i/>
            <w:iCs/>
            <w:color w:val="FF0000"/>
            <w:sz w:val="24"/>
            <w:szCs w:val="28"/>
            <w:u w:color="FF0000"/>
          </w:rPr>
          <w:t>Masterpage</w:t>
        </w:r>
        <w:proofErr w:type="spellEnd"/>
        <w:r w:rsidRPr="00217BC8">
          <w:rPr>
            <w:rStyle w:val="None"/>
            <w:i/>
            <w:iCs/>
            <w:color w:val="FF0000"/>
            <w:sz w:val="24"/>
            <w:szCs w:val="28"/>
            <w:u w:color="FF0000"/>
          </w:rPr>
          <w:t xml:space="preserve"> Items:</w:t>
        </w:r>
      </w:ins>
    </w:p>
    <w:p w14:paraId="14CEF98E" w14:textId="77777777" w:rsidR="00217BC8" w:rsidRP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54" w:author="TAN HUI QIN" w:date="2018-08-01T16:05:00Z"/>
          <w:rStyle w:val="None"/>
          <w:i/>
          <w:iCs/>
          <w:color w:val="FF0000"/>
          <w:sz w:val="24"/>
          <w:szCs w:val="28"/>
          <w:u w:color="FF0000"/>
        </w:rPr>
      </w:pPr>
      <w:ins w:id="55" w:author="TAN HUI QIN" w:date="2018-08-01T16:05:00Z">
        <w:r w:rsidRPr="00217BC8">
          <w:rPr>
            <w:rStyle w:val="None"/>
            <w:i/>
            <w:iCs/>
            <w:color w:val="FF0000"/>
            <w:sz w:val="24"/>
            <w:szCs w:val="28"/>
            <w:u w:color="FF0000"/>
          </w:rPr>
          <w:t>Header</w:t>
        </w:r>
      </w:ins>
    </w:p>
    <w:p w14:paraId="63487AA0" w14:textId="77777777" w:rsidR="00217BC8" w:rsidRP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56" w:author="TAN HUI QIN" w:date="2018-08-01T16:05:00Z"/>
          <w:rStyle w:val="None"/>
          <w:sz w:val="24"/>
          <w:szCs w:val="28"/>
        </w:rPr>
      </w:pPr>
      <w:ins w:id="57" w:author="TAN HUI QIN" w:date="2018-08-01T16:05:00Z">
        <w:r w:rsidRPr="00217BC8">
          <w:rPr>
            <w:rStyle w:val="None"/>
            <w:b/>
            <w:bCs/>
            <w:color w:val="141823"/>
            <w:sz w:val="24"/>
            <w:szCs w:val="28"/>
            <w:highlight w:val="yellow"/>
            <w:u w:color="141823"/>
          </w:rPr>
          <w:t>W</w:t>
        </w:r>
        <w:r w:rsidRPr="009C71EB">
          <w:rPr>
            <w:rStyle w:val="None"/>
            <w:b/>
            <w:bCs/>
            <w:color w:val="141823"/>
            <w:sz w:val="24"/>
            <w:szCs w:val="28"/>
            <w:highlight w:val="yellow"/>
            <w:u w:color="141823"/>
          </w:rPr>
          <w:t>onders of</w:t>
        </w:r>
        <w:r w:rsidRPr="00217BC8">
          <w:rPr>
            <w:rStyle w:val="None"/>
            <w:b/>
            <w:bCs/>
            <w:color w:val="141823"/>
            <w:sz w:val="24"/>
            <w:szCs w:val="28"/>
            <w:highlight w:val="yellow"/>
            <w:u w:color="141823"/>
          </w:rPr>
          <w:t xml:space="preserve"> ASEAN</w:t>
        </w:r>
        <w:r w:rsidRPr="00217BC8">
          <w:rPr>
            <w:rStyle w:val="None"/>
            <w:b/>
            <w:bCs/>
            <w:color w:val="141823"/>
            <w:sz w:val="24"/>
            <w:szCs w:val="28"/>
            <w:u w:color="141823"/>
          </w:rPr>
          <w:t xml:space="preserve"> </w:t>
        </w:r>
        <w:r w:rsidRPr="00217BC8">
          <w:rPr>
            <w:rStyle w:val="None"/>
            <w:color w:val="141823"/>
            <w:sz w:val="24"/>
            <w:szCs w:val="28"/>
            <w:u w:color="141823"/>
          </w:rPr>
          <w:t>Some of the most beautiful experiences in the world</w:t>
        </w:r>
      </w:ins>
    </w:p>
    <w:p w14:paraId="6E95353F" w14:textId="77777777" w:rsidR="00217BC8" w:rsidRP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58" w:author="TAN HUI QIN" w:date="2018-08-01T16:05:00Z"/>
          <w:rStyle w:val="None"/>
          <w:i/>
          <w:iCs/>
          <w:color w:val="FF0000"/>
          <w:sz w:val="24"/>
          <w:szCs w:val="28"/>
          <w:u w:color="FF0000"/>
          <w:lang w:val="nl-NL"/>
        </w:rPr>
      </w:pPr>
      <w:proofErr w:type="spellStart"/>
      <w:ins w:id="59" w:author="TAN HUI QIN" w:date="2018-08-01T16:05:00Z">
        <w:r w:rsidRPr="00217BC8">
          <w:rPr>
            <w:rStyle w:val="None"/>
            <w:i/>
            <w:iCs/>
            <w:color w:val="FF0000"/>
            <w:sz w:val="24"/>
            <w:szCs w:val="28"/>
            <w:u w:color="FF0000"/>
            <w:lang w:val="nl-NL"/>
          </w:rPr>
          <w:t>Footer</w:t>
        </w:r>
        <w:proofErr w:type="spellEnd"/>
      </w:ins>
    </w:p>
    <w:p w14:paraId="6D28AC04" w14:textId="77777777" w:rsidR="00217BC8" w:rsidRDefault="00AB34C3"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60" w:author="TAN HUI QIN" w:date="2018-08-01T16:05:00Z"/>
          <w:sz w:val="24"/>
          <w:szCs w:val="28"/>
        </w:rPr>
      </w:pPr>
      <w:hyperlink r:id="rId18" w:history="1">
        <w:r w:rsidR="00217BC8" w:rsidRPr="00217BC8">
          <w:rPr>
            <w:rStyle w:val="Hyperlink0"/>
            <w:sz w:val="24"/>
            <w:szCs w:val="28"/>
          </w:rPr>
          <w:t>www.wondersofasean.com</w:t>
        </w:r>
      </w:hyperlink>
    </w:p>
    <w:p w14:paraId="4C5C18A7" w14:textId="77777777" w:rsidR="00217BC8" w:rsidRP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61" w:author="TAN HUI QIN" w:date="2018-08-01T16:05:00Z"/>
          <w:rStyle w:val="None"/>
          <w:sz w:val="24"/>
          <w:szCs w:val="28"/>
        </w:rPr>
      </w:pPr>
    </w:p>
    <w:p w14:paraId="042A9A9C" w14:textId="77777777" w:rsidR="00217BC8" w:rsidRPr="00995A5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62" w:author="TAN HUI QIN" w:date="2018-08-01T16:05:00Z"/>
          <w:rStyle w:val="None"/>
          <w:i/>
          <w:iCs/>
          <w:color w:val="FF0000"/>
          <w:sz w:val="24"/>
          <w:szCs w:val="28"/>
          <w:highlight w:val="yellow"/>
          <w:u w:color="FF0000"/>
        </w:rPr>
      </w:pPr>
      <w:ins w:id="63" w:author="TAN HUI QIN" w:date="2018-08-01T16:05:00Z">
        <w:r w:rsidRPr="00217BC8">
          <w:rPr>
            <w:rStyle w:val="None"/>
            <w:i/>
            <w:iCs/>
            <w:color w:val="FF0000"/>
            <w:sz w:val="24"/>
            <w:szCs w:val="28"/>
            <w:highlight w:val="yellow"/>
            <w:u w:color="FF0000"/>
          </w:rPr>
          <w:t>Running Headline Pages 02 to 05</w:t>
        </w:r>
      </w:ins>
    </w:p>
    <w:p w14:paraId="717A0146" w14:textId="77777777" w:rsidR="00217BC8" w:rsidRP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64" w:author="TAN HUI QIN" w:date="2018-08-01T16:05:00Z"/>
          <w:rStyle w:val="None"/>
          <w:i/>
          <w:iCs/>
          <w:sz w:val="24"/>
          <w:szCs w:val="28"/>
          <w:highlight w:val="yellow"/>
        </w:rPr>
      </w:pPr>
      <w:ins w:id="65" w:author="TAN HUI QIN" w:date="2018-08-01T16:05:00Z">
        <w:r w:rsidRPr="00217BC8">
          <w:rPr>
            <w:rStyle w:val="None"/>
            <w:i/>
            <w:iCs/>
            <w:sz w:val="24"/>
            <w:szCs w:val="28"/>
            <w:highlight w:val="yellow"/>
          </w:rPr>
          <w:t>10 Wonders of ASEAN</w:t>
        </w:r>
      </w:ins>
    </w:p>
    <w:p w14:paraId="708FD9E1" w14:textId="77777777" w:rsidR="00217BC8" w:rsidRPr="00217BC8" w:rsidRDefault="00217BC8" w:rsidP="00217BC8">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66" w:author="TAN HUI QIN" w:date="2018-08-01T16:05:00Z"/>
          <w:i/>
          <w:iCs/>
          <w:color w:val="F220CA"/>
          <w:sz w:val="24"/>
          <w:szCs w:val="28"/>
          <w:u w:color="F220CA"/>
        </w:rPr>
      </w:pPr>
      <w:proofErr w:type="gramStart"/>
      <w:ins w:id="67" w:author="TAN HUI QIN" w:date="2018-08-01T16:05:00Z">
        <w:r w:rsidRPr="00995A58">
          <w:rPr>
            <w:rStyle w:val="None"/>
            <w:i/>
            <w:iCs/>
            <w:color w:val="D51623"/>
            <w:sz w:val="24"/>
            <w:szCs w:val="28"/>
            <w:highlight w:val="yellow"/>
            <w:u w:color="F220CA"/>
          </w:rPr>
          <w:t xml:space="preserve">( </w:t>
        </w:r>
        <w:r w:rsidRPr="00217BC8">
          <w:rPr>
            <w:rStyle w:val="None"/>
            <w:i/>
            <w:iCs/>
            <w:color w:val="D51623"/>
            <w:sz w:val="24"/>
            <w:szCs w:val="28"/>
            <w:highlight w:val="yellow"/>
            <w:u w:color="F220CA"/>
          </w:rPr>
          <w:t>Pages</w:t>
        </w:r>
        <w:proofErr w:type="gramEnd"/>
        <w:r w:rsidRPr="00217BC8">
          <w:rPr>
            <w:rStyle w:val="None"/>
            <w:i/>
            <w:iCs/>
            <w:color w:val="D51623"/>
            <w:sz w:val="24"/>
            <w:szCs w:val="28"/>
            <w:highlight w:val="yellow"/>
            <w:u w:color="F220CA"/>
          </w:rPr>
          <w:t xml:space="preserve"> 02- and 05 must include page numbers</w:t>
        </w:r>
        <w:r w:rsidRPr="00995A58">
          <w:rPr>
            <w:rStyle w:val="None"/>
            <w:i/>
            <w:iCs/>
            <w:color w:val="D51623"/>
            <w:sz w:val="24"/>
            <w:szCs w:val="28"/>
            <w:highlight w:val="yellow"/>
            <w:u w:color="F220CA"/>
          </w:rPr>
          <w:t xml:space="preserve"> )</w:t>
        </w:r>
      </w:ins>
    </w:p>
    <w:p w14:paraId="7F51FCAA"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8"/>
          <w:u w:color="FF0000"/>
        </w:rPr>
      </w:pPr>
      <w:proofErr w:type="gramStart"/>
      <w:r w:rsidRPr="00217BC8">
        <w:rPr>
          <w:rStyle w:val="None"/>
          <w:color w:val="FF0000"/>
          <w:sz w:val="24"/>
          <w:szCs w:val="28"/>
          <w:u w:color="FF0000"/>
        </w:rPr>
        <w:t>{ You</w:t>
      </w:r>
      <w:proofErr w:type="gramEnd"/>
      <w:r w:rsidRPr="00217BC8">
        <w:rPr>
          <w:rStyle w:val="None"/>
          <w:color w:val="FF0000"/>
          <w:sz w:val="24"/>
          <w:szCs w:val="28"/>
          <w:u w:color="FF0000"/>
        </w:rPr>
        <w:t xml:space="preserve"> must use 1 image per country mentioned in the article must be used or one vector illustration/pictogram per material from </w:t>
      </w:r>
      <w:r w:rsidRPr="00217BC8">
        <w:rPr>
          <w:rStyle w:val="None"/>
          <w:b/>
          <w:bCs/>
          <w:color w:val="FF0000"/>
          <w:sz w:val="24"/>
          <w:szCs w:val="28"/>
          <w:u w:color="FF0000"/>
        </w:rPr>
        <w:t>Page 2-5 Images }</w:t>
      </w:r>
    </w:p>
    <w:p w14:paraId="0756F4CF" w14:textId="77777777" w:rsidR="007D199D" w:rsidRPr="002E669F"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u w:color="FF0000"/>
        </w:rPr>
      </w:pPr>
      <w:r w:rsidRPr="002E669F">
        <w:rPr>
          <w:rStyle w:val="None"/>
          <w:b/>
          <w:bCs/>
          <w:color w:val="FF0000"/>
          <w:u w:color="FF0000"/>
        </w:rPr>
        <w:t>___________________________________________________________________________________</w:t>
      </w:r>
      <w:r w:rsidRPr="002E669F">
        <w:rPr>
          <w:rStyle w:val="None"/>
          <w:b/>
          <w:bCs/>
          <w:color w:val="FF0000"/>
          <w:u w:color="FF0000"/>
        </w:rPr>
        <w:br/>
      </w:r>
    </w:p>
    <w:p w14:paraId="2DFA54BC"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u w:color="FF2712"/>
          <w:lang w:val="de-DE"/>
        </w:rPr>
      </w:pPr>
      <w:r w:rsidRPr="00217BC8">
        <w:rPr>
          <w:rStyle w:val="None"/>
          <w:color w:val="FF2712"/>
          <w:sz w:val="24"/>
          <w:u w:color="FF2712"/>
          <w:lang w:val="de-DE"/>
        </w:rPr>
        <w:t>Text</w:t>
      </w:r>
    </w:p>
    <w:p w14:paraId="7791783A" w14:textId="77777777" w:rsidR="007D199D" w:rsidRPr="00217BC8"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4"/>
        </w:rPr>
      </w:pPr>
      <w:r w:rsidRPr="00217BC8">
        <w:rPr>
          <w:sz w:val="24"/>
        </w:rPr>
        <w:lastRenderedPageBreak/>
        <w:t>The 10 Wonders of ASEAN</w:t>
      </w:r>
    </w:p>
    <w:p w14:paraId="22BE314C" w14:textId="77777777" w:rsidR="007D199D" w:rsidRPr="00217BC8" w:rsidRDefault="002E669F">
      <w:pPr>
        <w:pStyle w:val="BodyA"/>
        <w:rPr>
          <w:rStyle w:val="None"/>
          <w:color w:val="333333"/>
          <w:sz w:val="24"/>
          <w:u w:color="333333"/>
          <w:shd w:val="clear" w:color="auto" w:fill="FFFFFF"/>
        </w:rPr>
      </w:pPr>
      <w:r w:rsidRPr="00217BC8">
        <w:rPr>
          <w:rStyle w:val="None"/>
          <w:color w:val="333333"/>
          <w:sz w:val="24"/>
          <w:u w:color="333333"/>
          <w:shd w:val="clear" w:color="auto" w:fill="FFFFFF"/>
        </w:rPr>
        <w:t>ASEAN boasts a variety of resources different from elsewhere. It is the land of wonders, full of super-friendly locals, plentiful nature, lush rainforest mountains, gigantic falls, deserts, and also colorful coral reefs.</w:t>
      </w:r>
    </w:p>
    <w:p w14:paraId="0CD559C8" w14:textId="6B032CCE" w:rsidR="007D199D" w:rsidRPr="00712DB3" w:rsidRDefault="002E669F" w:rsidP="00712DB3">
      <w:pPr>
        <w:pStyle w:val="NormalWeb"/>
        <w:shd w:val="clear" w:color="auto" w:fill="FFFFFF"/>
        <w:spacing w:before="0" w:after="150" w:line="276" w:lineRule="auto"/>
        <w:rPr>
          <w:rStyle w:val="None"/>
          <w:rFonts w:ascii="Calibri" w:eastAsia="Calibri" w:hAnsi="Calibri" w:cs="Calibri"/>
          <w:color w:val="333333"/>
          <w:sz w:val="28"/>
          <w:szCs w:val="24"/>
          <w:u w:color="333333"/>
          <w:shd w:val="clear" w:color="auto" w:fill="FFFFFF"/>
        </w:rPr>
      </w:pPr>
      <w:r w:rsidRPr="00712DB3">
        <w:rPr>
          <w:rStyle w:val="None"/>
          <w:rFonts w:ascii="Calibri" w:eastAsia="Calibri" w:hAnsi="Calibri" w:cs="Calibri"/>
          <w:color w:val="333333"/>
          <w:sz w:val="28"/>
          <w:szCs w:val="24"/>
          <w:u w:color="333333"/>
          <w:shd w:val="clear" w:color="auto" w:fill="FFFFFF"/>
        </w:rPr>
        <w:t>constructed by Hindu builders sometime around 775 AD. There are magnificent views over the surrounding green rice fields.</w:t>
      </w:r>
    </w:p>
    <w:p w14:paraId="6FE1F8AA" w14:textId="77777777" w:rsidR="007D199D" w:rsidRPr="00712DB3" w:rsidRDefault="007D199D" w:rsidP="00712DB3">
      <w:pPr>
        <w:pStyle w:val="NormalWeb"/>
        <w:shd w:val="clear" w:color="auto" w:fill="FFFFFF"/>
        <w:spacing w:before="0" w:after="150" w:line="276" w:lineRule="auto"/>
        <w:rPr>
          <w:rStyle w:val="None"/>
          <w:rFonts w:ascii="Calibri" w:eastAsia="Calibri" w:hAnsi="Calibri" w:cs="Calibri"/>
          <w:b/>
          <w:color w:val="333333"/>
          <w:sz w:val="28"/>
          <w:szCs w:val="24"/>
          <w:u w:color="333333"/>
          <w:shd w:val="clear" w:color="auto" w:fill="FFFFFF"/>
        </w:rPr>
      </w:pPr>
    </w:p>
    <w:p w14:paraId="4B0D75A3" w14:textId="77777777" w:rsidR="007D199D" w:rsidRPr="00712DB3" w:rsidRDefault="002E669F" w:rsidP="00712DB3">
      <w:pPr>
        <w:pStyle w:val="NormalWeb"/>
        <w:shd w:val="clear" w:color="auto" w:fill="FFFFFF"/>
        <w:spacing w:before="0" w:after="150" w:line="276" w:lineRule="auto"/>
        <w:rPr>
          <w:rStyle w:val="None"/>
          <w:rFonts w:ascii="Calibri" w:eastAsia="Calibri" w:hAnsi="Calibri" w:cs="Calibri"/>
          <w:b/>
          <w:bCs/>
          <w:color w:val="333333"/>
          <w:sz w:val="28"/>
          <w:szCs w:val="24"/>
          <w:u w:color="333333"/>
          <w:shd w:val="clear" w:color="auto" w:fill="FFFFFF"/>
        </w:rPr>
      </w:pPr>
      <w:proofErr w:type="spellStart"/>
      <w:r w:rsidRPr="00712DB3">
        <w:rPr>
          <w:rStyle w:val="None"/>
          <w:rFonts w:ascii="Calibri" w:eastAsia="Calibri" w:hAnsi="Calibri" w:cs="Calibri"/>
          <w:b/>
          <w:color w:val="333333"/>
          <w:sz w:val="28"/>
          <w:szCs w:val="24"/>
          <w:u w:color="333333"/>
        </w:rPr>
        <w:t>Kon</w:t>
      </w:r>
      <w:proofErr w:type="spellEnd"/>
      <w:r w:rsidRPr="00712DB3">
        <w:rPr>
          <w:rStyle w:val="None"/>
          <w:rFonts w:ascii="Calibri" w:eastAsia="Calibri" w:hAnsi="Calibri" w:cs="Calibri"/>
          <w:b/>
          <w:color w:val="333333"/>
          <w:sz w:val="28"/>
          <w:szCs w:val="24"/>
          <w:u w:color="333333"/>
        </w:rPr>
        <w:t xml:space="preserve"> </w:t>
      </w:r>
      <w:proofErr w:type="spellStart"/>
      <w:r w:rsidRPr="00712DB3">
        <w:rPr>
          <w:rStyle w:val="None"/>
          <w:rFonts w:ascii="Calibri" w:eastAsia="Calibri" w:hAnsi="Calibri" w:cs="Calibri"/>
          <w:b/>
          <w:color w:val="333333"/>
          <w:sz w:val="28"/>
          <w:szCs w:val="24"/>
          <w:u w:color="333333"/>
        </w:rPr>
        <w:t>Papeng</w:t>
      </w:r>
      <w:proofErr w:type="spellEnd"/>
      <w:r w:rsidRPr="00712DB3">
        <w:rPr>
          <w:rStyle w:val="None"/>
          <w:rFonts w:ascii="Calibri" w:eastAsia="Calibri" w:hAnsi="Calibri" w:cs="Calibri"/>
          <w:b/>
          <w:bCs/>
          <w:color w:val="333333"/>
          <w:sz w:val="28"/>
          <w:szCs w:val="24"/>
          <w:u w:color="333333"/>
        </w:rPr>
        <w:t> </w:t>
      </w:r>
      <w:r w:rsidRPr="00712DB3">
        <w:rPr>
          <w:rStyle w:val="None"/>
          <w:rFonts w:ascii="Calibri" w:eastAsia="Calibri" w:hAnsi="Calibri" w:cs="Calibri"/>
          <w:b/>
          <w:color w:val="333333"/>
          <w:sz w:val="28"/>
          <w:szCs w:val="24"/>
          <w:u w:color="333333"/>
        </w:rPr>
        <w:t>Falls</w:t>
      </w:r>
      <w:r w:rsidRPr="00712DB3">
        <w:rPr>
          <w:rStyle w:val="None"/>
          <w:rFonts w:ascii="Calibri" w:eastAsia="Calibri" w:hAnsi="Calibri" w:cs="Calibri"/>
          <w:b/>
          <w:bCs/>
          <w:color w:val="333333"/>
          <w:sz w:val="28"/>
          <w:szCs w:val="24"/>
          <w:u w:color="333333"/>
        </w:rPr>
        <w:br/>
      </w:r>
      <w:r w:rsidRPr="00712DB3">
        <w:rPr>
          <w:rStyle w:val="None"/>
          <w:rFonts w:ascii="Calibri" w:eastAsia="Calibri" w:hAnsi="Calibri" w:cs="Calibri"/>
          <w:b/>
          <w:color w:val="333333"/>
          <w:sz w:val="28"/>
          <w:szCs w:val="24"/>
          <w:u w:color="333333"/>
        </w:rPr>
        <w:t>Laos</w:t>
      </w:r>
    </w:p>
    <w:p w14:paraId="5E66CCFF" w14:textId="77777777" w:rsidR="007D199D" w:rsidRPr="00712DB3" w:rsidRDefault="002E669F">
      <w:pPr>
        <w:pStyle w:val="BodyA"/>
        <w:rPr>
          <w:rStyle w:val="None"/>
          <w:color w:val="333333"/>
          <w:sz w:val="24"/>
          <w:u w:color="333333"/>
          <w:shd w:val="clear" w:color="auto" w:fill="FFFFFF"/>
        </w:rPr>
      </w:pPr>
      <w:r w:rsidRPr="00712DB3">
        <w:rPr>
          <w:rStyle w:val="None"/>
          <w:color w:val="333333"/>
          <w:sz w:val="24"/>
          <w:u w:color="333333"/>
          <w:shd w:val="clear" w:color="auto" w:fill="FFFFFF"/>
        </w:rPr>
        <w:t xml:space="preserve">Known as the Niagara of Asia and located in </w:t>
      </w:r>
      <w:proofErr w:type="spellStart"/>
      <w:r w:rsidRPr="00712DB3">
        <w:rPr>
          <w:rStyle w:val="None"/>
          <w:color w:val="333333"/>
          <w:sz w:val="24"/>
          <w:u w:color="333333"/>
          <w:shd w:val="clear" w:color="auto" w:fill="FFFFFF"/>
        </w:rPr>
        <w:t>Champasak</w:t>
      </w:r>
      <w:proofErr w:type="spellEnd"/>
      <w:r w:rsidRPr="00712DB3">
        <w:rPr>
          <w:rStyle w:val="None"/>
          <w:color w:val="333333"/>
          <w:sz w:val="24"/>
          <w:u w:color="333333"/>
          <w:shd w:val="clear" w:color="auto" w:fill="FFFFFF"/>
        </w:rPr>
        <w:t xml:space="preserve"> Province on the Mekong River in southern </w:t>
      </w:r>
      <w:bookmarkStart w:id="68" w:name="_GoBack"/>
      <w:r w:rsidRPr="004C45C7">
        <w:rPr>
          <w:rStyle w:val="None"/>
          <w:color w:val="333333"/>
          <w:sz w:val="24"/>
          <w:u w:color="333333"/>
          <w:shd w:val="clear" w:color="auto" w:fill="FFFFFF"/>
        </w:rPr>
        <w:t xml:space="preserve">Laos, </w:t>
      </w:r>
      <w:proofErr w:type="spellStart"/>
      <w:r w:rsidRPr="004C45C7">
        <w:rPr>
          <w:rStyle w:val="None"/>
          <w:color w:val="333333"/>
          <w:sz w:val="24"/>
          <w:u w:color="333333"/>
          <w:shd w:val="clear" w:color="auto" w:fill="FFFFFF"/>
        </w:rPr>
        <w:t>Kon</w:t>
      </w:r>
      <w:proofErr w:type="spellEnd"/>
      <w:r w:rsidRPr="004C45C7">
        <w:rPr>
          <w:rStyle w:val="None"/>
          <w:color w:val="333333"/>
          <w:sz w:val="24"/>
          <w:u w:color="333333"/>
          <w:shd w:val="clear" w:color="auto" w:fill="FFFFFF"/>
        </w:rPr>
        <w:t xml:space="preserve"> </w:t>
      </w:r>
      <w:proofErr w:type="spellStart"/>
      <w:r w:rsidRPr="004C45C7">
        <w:rPr>
          <w:rStyle w:val="None"/>
          <w:color w:val="333333"/>
          <w:sz w:val="24"/>
          <w:u w:color="333333"/>
          <w:shd w:val="clear" w:color="auto" w:fill="FFFFFF"/>
        </w:rPr>
        <w:t>Papeng</w:t>
      </w:r>
      <w:proofErr w:type="spellEnd"/>
      <w:r w:rsidRPr="004C45C7">
        <w:rPr>
          <w:rStyle w:val="None"/>
          <w:color w:val="333333"/>
          <w:sz w:val="24"/>
          <w:u w:color="333333"/>
          <w:shd w:val="clear" w:color="auto" w:fill="FFFFFF"/>
        </w:rPr>
        <w:t xml:space="preserve"> are a series of cascading waterfalls crashing over countless rocks and boast thousands of islands and several waterways. Also, the falls are the largest in volume in Southeast Asia and home to a small group of rare Irrawaddy dolphins as well as the world’s largest fresh water fish called the </w:t>
      </w:r>
      <w:proofErr w:type="spellStart"/>
      <w:r w:rsidRPr="004C45C7">
        <w:rPr>
          <w:rStyle w:val="None"/>
          <w:color w:val="333333"/>
          <w:sz w:val="24"/>
          <w:u w:color="333333"/>
          <w:shd w:val="clear" w:color="auto" w:fill="FFFFFF"/>
        </w:rPr>
        <w:t>pla-buek</w:t>
      </w:r>
      <w:proofErr w:type="spellEnd"/>
      <w:r w:rsidRPr="004C45C7">
        <w:rPr>
          <w:rStyle w:val="None"/>
          <w:color w:val="333333"/>
          <w:sz w:val="24"/>
          <w:u w:color="333333"/>
          <w:shd w:val="clear" w:color="auto" w:fill="FFFFFF"/>
        </w:rPr>
        <w:t>, a type of catfish that is on the endangered species list. It is recommended to visit the falls during the dry season, as the rainy season offers only very fast-flowing water with unrestrained aggression.</w:t>
      </w:r>
      <w:bookmarkEnd w:id="68"/>
    </w:p>
    <w:p w14:paraId="28D34A39" w14:textId="77777777" w:rsidR="007D199D" w:rsidRPr="00712DB3" w:rsidRDefault="007D199D" w:rsidP="00712DB3">
      <w:pPr>
        <w:pStyle w:val="NormalWeb"/>
        <w:shd w:val="clear" w:color="auto" w:fill="FFFFFF"/>
        <w:spacing w:before="0" w:after="150" w:line="276" w:lineRule="auto"/>
        <w:rPr>
          <w:rStyle w:val="None"/>
          <w:rFonts w:ascii="Calibri" w:eastAsia="Calibri" w:hAnsi="Calibri" w:cs="Calibri"/>
          <w:color w:val="333333"/>
          <w:sz w:val="28"/>
          <w:szCs w:val="24"/>
          <w:u w:color="333333"/>
        </w:rPr>
      </w:pPr>
    </w:p>
    <w:p w14:paraId="4CD342A6" w14:textId="77777777" w:rsidR="007D199D" w:rsidRPr="00712DB3" w:rsidRDefault="002E669F">
      <w:pPr>
        <w:pStyle w:val="Heading4"/>
        <w:shd w:val="clear" w:color="auto" w:fill="FFFFFF"/>
        <w:spacing w:before="150" w:after="150"/>
        <w:rPr>
          <w:rStyle w:val="None"/>
          <w:b w:val="0"/>
          <w:bCs w:val="0"/>
          <w:color w:val="333333"/>
          <w:sz w:val="28"/>
          <w:szCs w:val="24"/>
          <w:u w:color="333333"/>
        </w:rPr>
      </w:pPr>
      <w:r w:rsidRPr="00712DB3">
        <w:rPr>
          <w:rStyle w:val="None"/>
          <w:color w:val="333333"/>
          <w:sz w:val="28"/>
          <w:szCs w:val="24"/>
          <w:u w:color="333333"/>
        </w:rPr>
        <w:t>Langkawi Cable Car</w:t>
      </w:r>
      <w:r w:rsidRPr="00712DB3">
        <w:rPr>
          <w:rStyle w:val="None"/>
          <w:color w:val="333333"/>
          <w:sz w:val="28"/>
          <w:szCs w:val="24"/>
          <w:u w:color="333333"/>
        </w:rPr>
        <w:br/>
        <w:t>Malaysia</w:t>
      </w:r>
    </w:p>
    <w:p w14:paraId="5FB0C141" w14:textId="77777777" w:rsidR="007D199D" w:rsidRPr="00712DB3" w:rsidRDefault="002E669F" w:rsidP="00712DB3">
      <w:pPr>
        <w:pStyle w:val="NormalWeb"/>
        <w:shd w:val="clear" w:color="auto" w:fill="FFFFFF"/>
        <w:spacing w:before="0" w:after="150" w:line="276" w:lineRule="auto"/>
        <w:rPr>
          <w:rStyle w:val="None"/>
          <w:rFonts w:ascii="Calibri" w:eastAsia="Calibri" w:hAnsi="Calibri" w:cs="Calibri"/>
          <w:color w:val="333333"/>
          <w:sz w:val="24"/>
          <w:szCs w:val="24"/>
          <w:u w:color="333333"/>
        </w:rPr>
      </w:pPr>
      <w:r w:rsidRPr="002E669F">
        <w:rPr>
          <w:rStyle w:val="None"/>
          <w:rFonts w:ascii="Calibri" w:eastAsia="Calibri" w:hAnsi="Calibri" w:cs="Calibri"/>
          <w:color w:val="333333"/>
          <w:sz w:val="24"/>
          <w:szCs w:val="24"/>
          <w:u w:color="333333"/>
          <w:shd w:val="clear" w:color="auto" w:fill="FFFFFF"/>
        </w:rPr>
        <w:t>Langkawi is an archipelago of 99 to 104 islands located in the Malaysian state of Kedah, which is adjacent to the Thai border.  A reddish-brown eagle called ‘</w:t>
      </w:r>
      <w:proofErr w:type="spellStart"/>
      <w:r w:rsidRPr="002E669F">
        <w:rPr>
          <w:rStyle w:val="None"/>
          <w:rFonts w:ascii="Calibri" w:eastAsia="Calibri" w:hAnsi="Calibri" w:cs="Calibri"/>
          <w:color w:val="333333"/>
          <w:sz w:val="24"/>
          <w:szCs w:val="24"/>
          <w:u w:color="333333"/>
          <w:shd w:val="clear" w:color="auto" w:fill="FFFFFF"/>
        </w:rPr>
        <w:t>helang</w:t>
      </w:r>
      <w:proofErr w:type="spellEnd"/>
      <w:r w:rsidRPr="002E669F">
        <w:rPr>
          <w:rStyle w:val="None"/>
          <w:rFonts w:ascii="Calibri" w:eastAsia="Calibri" w:hAnsi="Calibri" w:cs="Calibri"/>
          <w:color w:val="333333"/>
          <w:sz w:val="24"/>
          <w:szCs w:val="24"/>
          <w:u w:color="333333"/>
          <w:shd w:val="clear" w:color="auto" w:fill="FFFFFF"/>
        </w:rPr>
        <w:t>’ (eagle) and “˜</w:t>
      </w:r>
      <w:proofErr w:type="spellStart"/>
      <w:r w:rsidRPr="002E669F">
        <w:rPr>
          <w:rStyle w:val="None"/>
          <w:rFonts w:ascii="Calibri" w:eastAsia="Calibri" w:hAnsi="Calibri" w:cs="Calibri"/>
          <w:color w:val="333333"/>
          <w:sz w:val="24"/>
          <w:szCs w:val="24"/>
          <w:u w:color="333333"/>
          <w:shd w:val="clear" w:color="auto" w:fill="FFFFFF"/>
        </w:rPr>
        <w:t>kawi</w:t>
      </w:r>
      <w:proofErr w:type="spellEnd"/>
      <w:r w:rsidRPr="002E669F">
        <w:rPr>
          <w:rStyle w:val="None"/>
          <w:rFonts w:ascii="Calibri" w:eastAsia="Calibri" w:hAnsi="Calibri" w:cs="Calibri"/>
          <w:color w:val="333333"/>
          <w:sz w:val="24"/>
          <w:szCs w:val="24"/>
          <w:u w:color="333333"/>
          <w:shd w:val="clear" w:color="auto" w:fill="FFFFFF"/>
        </w:rPr>
        <w:t xml:space="preserve">’ (reddish brown) in the Malay language is symbolic of the Island. Don’t miss the </w:t>
      </w:r>
      <w:proofErr w:type="gramStart"/>
      <w:r w:rsidRPr="002E669F">
        <w:rPr>
          <w:rStyle w:val="None"/>
          <w:rFonts w:ascii="Calibri" w:eastAsia="Calibri" w:hAnsi="Calibri" w:cs="Calibri"/>
          <w:color w:val="333333"/>
          <w:sz w:val="24"/>
          <w:szCs w:val="24"/>
          <w:u w:color="333333"/>
          <w:shd w:val="clear" w:color="auto" w:fill="FFFFFF"/>
        </w:rPr>
        <w:t>1.4 mile long</w:t>
      </w:r>
      <w:proofErr w:type="gramEnd"/>
      <w:r w:rsidRPr="002E669F">
        <w:rPr>
          <w:rStyle w:val="None"/>
          <w:rFonts w:ascii="Calibri" w:eastAsia="Calibri" w:hAnsi="Calibri" w:cs="Calibri"/>
          <w:color w:val="333333"/>
          <w:sz w:val="24"/>
          <w:szCs w:val="24"/>
          <w:u w:color="333333"/>
          <w:shd w:val="clear" w:color="auto" w:fill="FFFFFF"/>
        </w:rPr>
        <w:t xml:space="preserve"> Langkawi Cable Car that provides an aerial link to the peak of </w:t>
      </w:r>
      <w:proofErr w:type="spellStart"/>
      <w:r w:rsidRPr="002E669F">
        <w:rPr>
          <w:rStyle w:val="None"/>
          <w:rFonts w:ascii="Calibri" w:eastAsia="Calibri" w:hAnsi="Calibri" w:cs="Calibri"/>
          <w:color w:val="333333"/>
          <w:sz w:val="24"/>
          <w:szCs w:val="24"/>
          <w:u w:color="333333"/>
          <w:shd w:val="clear" w:color="auto" w:fill="FFFFFF"/>
        </w:rPr>
        <w:t>Gunung</w:t>
      </w:r>
      <w:proofErr w:type="spellEnd"/>
      <w:r w:rsidRPr="002E669F">
        <w:rPr>
          <w:rStyle w:val="None"/>
          <w:rFonts w:ascii="Calibri" w:eastAsia="Calibri" w:hAnsi="Calibri" w:cs="Calibri"/>
          <w:color w:val="333333"/>
          <w:sz w:val="24"/>
          <w:szCs w:val="24"/>
          <w:u w:color="333333"/>
          <w:shd w:val="clear" w:color="auto" w:fill="FFFFFF"/>
        </w:rPr>
        <w:t xml:space="preserve"> Mat </w:t>
      </w:r>
      <w:proofErr w:type="spellStart"/>
      <w:r w:rsidRPr="002E669F">
        <w:rPr>
          <w:rStyle w:val="None"/>
          <w:rFonts w:ascii="Calibri" w:eastAsia="Calibri" w:hAnsi="Calibri" w:cs="Calibri"/>
          <w:color w:val="333333"/>
          <w:sz w:val="24"/>
          <w:szCs w:val="24"/>
          <w:u w:color="333333"/>
          <w:shd w:val="clear" w:color="auto" w:fill="FFFFFF"/>
        </w:rPr>
        <w:t>Chinchang</w:t>
      </w:r>
      <w:proofErr w:type="spellEnd"/>
      <w:r w:rsidRPr="002E669F">
        <w:rPr>
          <w:rStyle w:val="None"/>
          <w:rFonts w:ascii="Calibri" w:eastAsia="Calibri" w:hAnsi="Calibri" w:cs="Calibri"/>
          <w:color w:val="333333"/>
          <w:sz w:val="24"/>
          <w:szCs w:val="24"/>
          <w:u w:color="333333"/>
          <w:shd w:val="clear" w:color="auto" w:fill="FFFFFF"/>
        </w:rPr>
        <w:t xml:space="preserve"> mountain, where you can get a great view of </w:t>
      </w:r>
      <w:proofErr w:type="spellStart"/>
      <w:r w:rsidRPr="002E669F">
        <w:rPr>
          <w:rStyle w:val="None"/>
          <w:rFonts w:ascii="Calibri" w:eastAsia="Calibri" w:hAnsi="Calibri" w:cs="Calibri"/>
          <w:color w:val="333333"/>
          <w:sz w:val="24"/>
          <w:szCs w:val="24"/>
          <w:u w:color="333333"/>
          <w:shd w:val="clear" w:color="auto" w:fill="FFFFFF"/>
        </w:rPr>
        <w:t>Pantai</w:t>
      </w:r>
      <w:proofErr w:type="spellEnd"/>
      <w:r w:rsidRPr="002E669F">
        <w:rPr>
          <w:rStyle w:val="None"/>
          <w:rFonts w:ascii="Calibri" w:eastAsia="Calibri" w:hAnsi="Calibri" w:cs="Calibri"/>
          <w:color w:val="333333"/>
          <w:sz w:val="24"/>
          <w:szCs w:val="24"/>
          <w:u w:color="333333"/>
          <w:shd w:val="clear" w:color="auto" w:fill="FFFFFF"/>
        </w:rPr>
        <w:t xml:space="preserve"> </w:t>
      </w:r>
      <w:proofErr w:type="spellStart"/>
      <w:r w:rsidRPr="002E669F">
        <w:rPr>
          <w:rStyle w:val="None"/>
          <w:rFonts w:ascii="Calibri" w:eastAsia="Calibri" w:hAnsi="Calibri" w:cs="Calibri"/>
          <w:color w:val="333333"/>
          <w:sz w:val="24"/>
          <w:szCs w:val="24"/>
          <w:u w:color="333333"/>
          <w:shd w:val="clear" w:color="auto" w:fill="FFFFFF"/>
        </w:rPr>
        <w:t>Cenang</w:t>
      </w:r>
      <w:proofErr w:type="spellEnd"/>
      <w:r w:rsidRPr="002E669F">
        <w:rPr>
          <w:rStyle w:val="None"/>
          <w:rFonts w:ascii="Calibri" w:eastAsia="Calibri" w:hAnsi="Calibri" w:cs="Calibri"/>
          <w:color w:val="333333"/>
          <w:sz w:val="24"/>
          <w:szCs w:val="24"/>
          <w:u w:color="333333"/>
          <w:shd w:val="clear" w:color="auto" w:fill="FFFFFF"/>
        </w:rPr>
        <w:t xml:space="preserve"> on the Langkawi Sky Bridge. This is a 125-meter curved pedestrian cable-stayed bridge hanging at about 100 meters above ground. It swings out over the landscape to offer visitors breathtaking views of the Andaman Sea.</w:t>
      </w:r>
    </w:p>
    <w:p w14:paraId="1AF2CA7C" w14:textId="77777777" w:rsidR="007D199D" w:rsidRPr="00712DB3" w:rsidRDefault="007D199D">
      <w:pPr>
        <w:pStyle w:val="BodyA"/>
        <w:rPr>
          <w:rStyle w:val="None"/>
          <w:b/>
          <w:bCs/>
          <w:i/>
          <w:iCs/>
          <w:color w:val="FF0000"/>
          <w:u w:color="FF0000"/>
        </w:rPr>
      </w:pPr>
    </w:p>
    <w:p w14:paraId="6F4EB1CA" w14:textId="77777777" w:rsidR="007D199D" w:rsidRPr="00712DB3" w:rsidRDefault="002E669F">
      <w:pPr>
        <w:pStyle w:val="BodyA"/>
        <w:shd w:val="clear" w:color="auto" w:fill="FFFFFF"/>
        <w:spacing w:before="150" w:after="150"/>
        <w:outlineLvl w:val="3"/>
        <w:rPr>
          <w:rStyle w:val="None"/>
          <w:b/>
          <w:color w:val="333333"/>
          <w:sz w:val="28"/>
          <w:u w:color="333333"/>
        </w:rPr>
      </w:pPr>
      <w:proofErr w:type="spellStart"/>
      <w:r w:rsidRPr="00712DB3">
        <w:rPr>
          <w:rStyle w:val="None"/>
          <w:b/>
          <w:color w:val="333333"/>
          <w:sz w:val="28"/>
          <w:u w:color="333333"/>
        </w:rPr>
        <w:t>Kyaikhtiyo</w:t>
      </w:r>
      <w:proofErr w:type="spellEnd"/>
      <w:r w:rsidRPr="00712DB3">
        <w:rPr>
          <w:rStyle w:val="None"/>
          <w:b/>
          <w:color w:val="333333"/>
          <w:sz w:val="28"/>
          <w:u w:color="333333"/>
        </w:rPr>
        <w:t> Pagoda</w:t>
      </w:r>
      <w:r w:rsidRPr="00712DB3">
        <w:rPr>
          <w:rStyle w:val="None"/>
          <w:b/>
          <w:color w:val="333333"/>
          <w:sz w:val="28"/>
          <w:u w:color="333333"/>
        </w:rPr>
        <w:br/>
        <w:t>Myanmar</w:t>
      </w:r>
    </w:p>
    <w:p w14:paraId="39077BCF" w14:textId="77777777" w:rsidR="007D199D" w:rsidRPr="00712DB3" w:rsidRDefault="002E669F">
      <w:pPr>
        <w:pStyle w:val="BodyA"/>
        <w:rPr>
          <w:rStyle w:val="None"/>
          <w:color w:val="333333"/>
          <w:sz w:val="24"/>
          <w:u w:color="333333"/>
          <w:shd w:val="clear" w:color="auto" w:fill="FFFFFF"/>
        </w:rPr>
      </w:pPr>
      <w:proofErr w:type="spellStart"/>
      <w:r w:rsidRPr="00712DB3">
        <w:rPr>
          <w:rStyle w:val="None"/>
          <w:color w:val="333333"/>
          <w:sz w:val="24"/>
          <w:u w:color="333333"/>
          <w:shd w:val="clear" w:color="auto" w:fill="FFFFFF"/>
        </w:rPr>
        <w:t>Kyaikhtiyo</w:t>
      </w:r>
      <w:proofErr w:type="spellEnd"/>
      <w:r w:rsidRPr="00712DB3">
        <w:rPr>
          <w:rStyle w:val="None"/>
          <w:color w:val="333333"/>
          <w:sz w:val="24"/>
          <w:u w:color="333333"/>
          <w:shd w:val="clear" w:color="auto" w:fill="FFFFFF"/>
        </w:rPr>
        <w:t xml:space="preserve"> means a golden pagoda in the Burmese language. The pagoda is one of Myanmar’s most sacred and respected Buddhist sites and located in the northeast of Yangon. What makes this attraction superior to other pagodas across the country is that the pagoda is located on top of </w:t>
      </w:r>
      <w:r w:rsidRPr="00712DB3">
        <w:rPr>
          <w:rStyle w:val="None"/>
          <w:color w:val="333333"/>
          <w:sz w:val="24"/>
          <w:u w:color="333333"/>
          <w:shd w:val="clear" w:color="auto" w:fill="FFFFFF"/>
        </w:rPr>
        <w:lastRenderedPageBreak/>
        <w:t>a huge golden boulder hanging over a steep cliff. Everyday thousands of people come to the rock to pay their respect, including the pilgrims who were born in the year of the dog (one of 12 Zodiac year cycle believed especially by Southeast Asians in Myanmar and Thailand) as the pagoda is designated for their birth year.</w:t>
      </w:r>
    </w:p>
    <w:p w14:paraId="6F257D8D" w14:textId="77777777" w:rsidR="007D199D" w:rsidRPr="002E669F" w:rsidRDefault="007D199D">
      <w:pPr>
        <w:pStyle w:val="BodyA"/>
        <w:rPr>
          <w:rStyle w:val="None"/>
          <w:color w:val="333333"/>
          <w:u w:color="333333"/>
          <w:shd w:val="clear" w:color="auto" w:fill="FFFFFF"/>
        </w:rPr>
      </w:pPr>
    </w:p>
    <w:p w14:paraId="0C4E83C3" w14:textId="77777777" w:rsidR="007D199D" w:rsidRPr="00712DB3" w:rsidRDefault="002E669F">
      <w:pPr>
        <w:pStyle w:val="Heading4"/>
        <w:shd w:val="clear" w:color="auto" w:fill="FFFFFF"/>
        <w:spacing w:before="150" w:after="150"/>
        <w:rPr>
          <w:rStyle w:val="None"/>
          <w:b w:val="0"/>
          <w:bCs w:val="0"/>
          <w:color w:val="333333"/>
          <w:sz w:val="28"/>
          <w:szCs w:val="24"/>
          <w:u w:color="333333"/>
        </w:rPr>
      </w:pPr>
      <w:r w:rsidRPr="00712DB3">
        <w:rPr>
          <w:rStyle w:val="None"/>
          <w:color w:val="333333"/>
          <w:sz w:val="28"/>
          <w:szCs w:val="24"/>
          <w:u w:color="333333"/>
        </w:rPr>
        <w:t>Chocolate Hill</w:t>
      </w:r>
      <w:r w:rsidRPr="00712DB3">
        <w:rPr>
          <w:rStyle w:val="None"/>
          <w:color w:val="333333"/>
          <w:sz w:val="28"/>
          <w:szCs w:val="24"/>
          <w:u w:color="333333"/>
        </w:rPr>
        <w:br/>
        <w:t>The Philippines</w:t>
      </w:r>
    </w:p>
    <w:p w14:paraId="3B2174EE" w14:textId="77777777" w:rsidR="007D199D" w:rsidRPr="00712DB3" w:rsidRDefault="002E669F">
      <w:pPr>
        <w:pStyle w:val="BodyA"/>
        <w:rPr>
          <w:rStyle w:val="None"/>
          <w:color w:val="333333"/>
          <w:sz w:val="24"/>
          <w:u w:color="333333"/>
          <w:shd w:val="clear" w:color="auto" w:fill="FFFFFF"/>
        </w:rPr>
      </w:pPr>
      <w:r w:rsidRPr="00712DB3">
        <w:rPr>
          <w:rStyle w:val="None"/>
          <w:color w:val="333333"/>
          <w:sz w:val="24"/>
          <w:u w:color="333333"/>
          <w:shd w:val="clear" w:color="auto" w:fill="FFFFFF"/>
        </w:rPr>
        <w:t xml:space="preserve">The Chocolate Hills are an unusual geological formation found in Bohol, in the Central </w:t>
      </w:r>
      <w:proofErr w:type="spellStart"/>
      <w:r w:rsidRPr="00712DB3">
        <w:rPr>
          <w:rStyle w:val="None"/>
          <w:color w:val="333333"/>
          <w:sz w:val="24"/>
          <w:u w:color="333333"/>
          <w:shd w:val="clear" w:color="auto" w:fill="FFFFFF"/>
        </w:rPr>
        <w:t>Visayas</w:t>
      </w:r>
      <w:proofErr w:type="spellEnd"/>
      <w:r w:rsidRPr="00712DB3">
        <w:rPr>
          <w:rStyle w:val="None"/>
          <w:color w:val="333333"/>
          <w:sz w:val="24"/>
          <w:u w:color="333333"/>
          <w:shd w:val="clear" w:color="auto" w:fill="FFFFFF"/>
        </w:rPr>
        <w:t xml:space="preserve"> region of the Philippines. There are 1,776 hills spread on an approximate 50 </w:t>
      </w:r>
      <w:proofErr w:type="spellStart"/>
      <w:r w:rsidRPr="00712DB3">
        <w:rPr>
          <w:rStyle w:val="None"/>
          <w:color w:val="333333"/>
          <w:sz w:val="24"/>
          <w:u w:color="333333"/>
          <w:shd w:val="clear" w:color="auto" w:fill="FFFFFF"/>
        </w:rPr>
        <w:t>sqkm</w:t>
      </w:r>
      <w:proofErr w:type="spellEnd"/>
      <w:r w:rsidRPr="00712DB3">
        <w:rPr>
          <w:rStyle w:val="None"/>
          <w:color w:val="333333"/>
          <w:sz w:val="24"/>
          <w:u w:color="333333"/>
          <w:shd w:val="clear" w:color="auto" w:fill="FFFFFF"/>
        </w:rPr>
        <w:t xml:space="preserve"> area. It is believed that the hills were formed from marine limestone on top of a clay layer. They are standing from 30 to 50 meters high and covered with grass the year around, but turn chocolate brown during the dry season, then turn green during the rainy season.</w:t>
      </w:r>
    </w:p>
    <w:p w14:paraId="0D8FA4EE" w14:textId="77777777" w:rsidR="007D199D" w:rsidRPr="002E669F" w:rsidRDefault="007D199D">
      <w:pPr>
        <w:pStyle w:val="BodyA"/>
        <w:rPr>
          <w:rStyle w:val="None"/>
          <w:color w:val="333333"/>
          <w:u w:color="333333"/>
          <w:shd w:val="clear" w:color="auto" w:fill="FFFFFF"/>
        </w:rPr>
      </w:pPr>
    </w:p>
    <w:p w14:paraId="5AB70976" w14:textId="77777777" w:rsidR="007D199D" w:rsidRPr="00712DB3" w:rsidRDefault="002E669F">
      <w:pPr>
        <w:pStyle w:val="Heading4"/>
        <w:shd w:val="clear" w:color="auto" w:fill="FFFFFF"/>
        <w:spacing w:before="150" w:after="150"/>
        <w:rPr>
          <w:rStyle w:val="None"/>
          <w:color w:val="333333"/>
          <w:sz w:val="28"/>
          <w:szCs w:val="24"/>
          <w:u w:color="333333"/>
        </w:rPr>
      </w:pPr>
      <w:r w:rsidRPr="00712DB3">
        <w:rPr>
          <w:rStyle w:val="None"/>
          <w:color w:val="333333"/>
          <w:sz w:val="28"/>
          <w:szCs w:val="24"/>
          <w:u w:color="333333"/>
        </w:rPr>
        <w:t>Top Famous Manmade Attractions</w:t>
      </w:r>
      <w:r w:rsidRPr="00712DB3">
        <w:rPr>
          <w:rStyle w:val="None"/>
          <w:color w:val="333333"/>
          <w:sz w:val="28"/>
          <w:szCs w:val="24"/>
          <w:u w:color="333333"/>
        </w:rPr>
        <w:br/>
        <w:t>Singapore</w:t>
      </w:r>
    </w:p>
    <w:p w14:paraId="3AF2ED40" w14:textId="77777777" w:rsidR="007D199D" w:rsidRPr="00712DB3" w:rsidRDefault="002E669F">
      <w:pPr>
        <w:pStyle w:val="BodyA"/>
        <w:rPr>
          <w:rStyle w:val="None"/>
          <w:color w:val="333333"/>
          <w:sz w:val="24"/>
          <w:u w:color="333333"/>
          <w:shd w:val="clear" w:color="auto" w:fill="FFFFFF"/>
        </w:rPr>
      </w:pPr>
      <w:r w:rsidRPr="00712DB3">
        <w:rPr>
          <w:rStyle w:val="None"/>
          <w:color w:val="333333"/>
          <w:sz w:val="24"/>
          <w:u w:color="333333"/>
          <w:shd w:val="clear" w:color="auto" w:fill="FFFFFF"/>
        </w:rPr>
        <w:t>Thanks to the opening of several mega-attractions, Singapore’s tourism is growing at breakneck speed. It offers world’s amazing all-in-one manmade attractions at which visitors can enjoy hi-tech facilities and recreation all day long, including </w:t>
      </w:r>
      <w:r w:rsidRPr="00712DB3">
        <w:rPr>
          <w:rStyle w:val="None"/>
          <w:color w:val="333333"/>
          <w:sz w:val="24"/>
          <w:u w:color="333333"/>
          <w:shd w:val="clear" w:color="auto" w:fill="FFFFFF"/>
          <w:lang w:val="it-IT"/>
        </w:rPr>
        <w:t xml:space="preserve">Singapore </w:t>
      </w:r>
      <w:proofErr w:type="spellStart"/>
      <w:r w:rsidRPr="00712DB3">
        <w:rPr>
          <w:rStyle w:val="None"/>
          <w:color w:val="333333"/>
          <w:sz w:val="24"/>
          <w:u w:color="333333"/>
          <w:shd w:val="clear" w:color="auto" w:fill="FFFFFF"/>
          <w:lang w:val="it-IT"/>
        </w:rPr>
        <w:t>Botanic</w:t>
      </w:r>
      <w:proofErr w:type="spellEnd"/>
      <w:r w:rsidRPr="00712DB3">
        <w:rPr>
          <w:rStyle w:val="None"/>
          <w:color w:val="333333"/>
          <w:sz w:val="24"/>
          <w:u w:color="333333"/>
          <w:shd w:val="clear" w:color="auto" w:fill="FFFFFF"/>
          <w:lang w:val="it-IT"/>
        </w:rPr>
        <w:t xml:space="preserve"> Garden, Universal </w:t>
      </w:r>
      <w:proofErr w:type="spellStart"/>
      <w:r w:rsidRPr="00712DB3">
        <w:rPr>
          <w:rStyle w:val="None"/>
          <w:color w:val="333333"/>
          <w:sz w:val="24"/>
          <w:u w:color="333333"/>
          <w:shd w:val="clear" w:color="auto" w:fill="FFFFFF"/>
          <w:lang w:val="it-IT"/>
        </w:rPr>
        <w:t>Studios</w:t>
      </w:r>
      <w:proofErr w:type="spellEnd"/>
      <w:r w:rsidRPr="00712DB3">
        <w:rPr>
          <w:rStyle w:val="None"/>
          <w:color w:val="333333"/>
          <w:sz w:val="24"/>
          <w:u w:color="333333"/>
          <w:shd w:val="clear" w:color="auto" w:fill="FFFFFF"/>
          <w:lang w:val="it-IT"/>
        </w:rPr>
        <w:t>,</w:t>
      </w:r>
      <w:r w:rsidRPr="00712DB3">
        <w:rPr>
          <w:rStyle w:val="None"/>
          <w:b/>
          <w:bCs/>
          <w:color w:val="333333"/>
          <w:sz w:val="24"/>
          <w:u w:color="333333"/>
          <w:shd w:val="clear" w:color="auto" w:fill="FFFFFF"/>
        </w:rPr>
        <w:t xml:space="preserve"> </w:t>
      </w:r>
      <w:r w:rsidRPr="00712DB3">
        <w:rPr>
          <w:rStyle w:val="None"/>
          <w:color w:val="333333"/>
          <w:sz w:val="24"/>
          <w:u w:color="333333"/>
          <w:shd w:val="clear" w:color="auto" w:fill="FFFFFF"/>
        </w:rPr>
        <w:t>Singapore Flyer</w:t>
      </w:r>
      <w:r w:rsidRPr="00712DB3">
        <w:rPr>
          <w:rStyle w:val="None"/>
          <w:b/>
          <w:bCs/>
          <w:color w:val="333333"/>
          <w:sz w:val="24"/>
          <w:u w:color="333333"/>
          <w:shd w:val="clear" w:color="auto" w:fill="FFFFFF"/>
        </w:rPr>
        <w:t> –</w:t>
      </w:r>
      <w:r w:rsidRPr="00712DB3">
        <w:rPr>
          <w:rStyle w:val="None"/>
          <w:color w:val="333333"/>
          <w:sz w:val="24"/>
          <w:u w:color="333333"/>
          <w:shd w:val="clear" w:color="auto" w:fill="FFFFFF"/>
        </w:rPr>
        <w:t xml:space="preserve"> the best spot to see the panorama of Singapore’s skyline at 540ft tall, and Gardens by the Bay featuring three cutting edge gardens – the 54-hectare Bay South, the 32-hectare Bay East and the yet-to-open Bay Central. Anyway the trip to this city isn’t complete without visiting the colorful historical enclaves – Chinatown and Little India.</w:t>
      </w:r>
    </w:p>
    <w:p w14:paraId="148493FC" w14:textId="77777777" w:rsidR="007D199D" w:rsidRPr="002E669F" w:rsidRDefault="007D199D">
      <w:pPr>
        <w:pStyle w:val="BodyA"/>
      </w:pPr>
    </w:p>
    <w:p w14:paraId="3D2DD4F5" w14:textId="77777777" w:rsidR="007D199D" w:rsidRPr="00712DB3" w:rsidRDefault="002E669F">
      <w:pPr>
        <w:pStyle w:val="Heading4"/>
        <w:shd w:val="clear" w:color="auto" w:fill="FFFFFF"/>
        <w:spacing w:before="150" w:after="150"/>
        <w:rPr>
          <w:rStyle w:val="None"/>
          <w:b w:val="0"/>
          <w:bCs w:val="0"/>
          <w:color w:val="333333"/>
          <w:sz w:val="28"/>
          <w:szCs w:val="24"/>
          <w:u w:color="333333"/>
        </w:rPr>
      </w:pPr>
      <w:r w:rsidRPr="00712DB3">
        <w:rPr>
          <w:rStyle w:val="None"/>
          <w:color w:val="333333"/>
          <w:sz w:val="28"/>
          <w:szCs w:val="24"/>
          <w:u w:color="333333"/>
        </w:rPr>
        <w:t xml:space="preserve">Sam </w:t>
      </w:r>
      <w:proofErr w:type="spellStart"/>
      <w:r w:rsidRPr="00712DB3">
        <w:rPr>
          <w:rStyle w:val="None"/>
          <w:color w:val="333333"/>
          <w:sz w:val="28"/>
          <w:szCs w:val="24"/>
          <w:u w:color="333333"/>
        </w:rPr>
        <w:t>Phan</w:t>
      </w:r>
      <w:proofErr w:type="spellEnd"/>
      <w:r w:rsidRPr="00712DB3">
        <w:rPr>
          <w:rStyle w:val="None"/>
          <w:color w:val="333333"/>
          <w:sz w:val="28"/>
          <w:szCs w:val="24"/>
          <w:u w:color="333333"/>
        </w:rPr>
        <w:t xml:space="preserve"> Bok</w:t>
      </w:r>
      <w:r w:rsidRPr="00712DB3">
        <w:rPr>
          <w:rStyle w:val="None"/>
          <w:color w:val="333333"/>
          <w:sz w:val="28"/>
          <w:szCs w:val="24"/>
          <w:u w:color="333333"/>
        </w:rPr>
        <w:br/>
        <w:t>Thailand</w:t>
      </w:r>
    </w:p>
    <w:p w14:paraId="224F8D81" w14:textId="77777777" w:rsidR="007D199D" w:rsidRPr="00712DB3" w:rsidRDefault="002E669F">
      <w:pPr>
        <w:pStyle w:val="BodyA"/>
        <w:rPr>
          <w:rStyle w:val="None"/>
          <w:color w:val="333333"/>
          <w:sz w:val="24"/>
          <w:u w:color="333333"/>
          <w:shd w:val="clear" w:color="auto" w:fill="FFFFFF"/>
        </w:rPr>
      </w:pPr>
      <w:r w:rsidRPr="00712DB3">
        <w:rPr>
          <w:rStyle w:val="None"/>
          <w:color w:val="333333"/>
          <w:sz w:val="24"/>
          <w:u w:color="333333"/>
          <w:shd w:val="clear" w:color="auto" w:fill="FFFFFF"/>
        </w:rPr>
        <w:t xml:space="preserve">Locals call it the “Grand Canyon of Siam”. Some have compared it to the surface of the moon because of a continuous current of rock notched with 3,000 holes, which are called </w:t>
      </w:r>
      <w:proofErr w:type="spellStart"/>
      <w:r w:rsidRPr="00712DB3">
        <w:rPr>
          <w:rStyle w:val="None"/>
          <w:color w:val="333333"/>
          <w:sz w:val="24"/>
          <w:u w:color="333333"/>
          <w:shd w:val="clear" w:color="auto" w:fill="FFFFFF"/>
        </w:rPr>
        <w:t>sam-phan-bok</w:t>
      </w:r>
      <w:proofErr w:type="spellEnd"/>
      <w:r w:rsidRPr="00712DB3">
        <w:rPr>
          <w:rStyle w:val="None"/>
          <w:color w:val="333333"/>
          <w:sz w:val="24"/>
          <w:u w:color="333333"/>
          <w:shd w:val="clear" w:color="auto" w:fill="FFFFFF"/>
        </w:rPr>
        <w:t xml:space="preserve"> in Thailand’s northeastern or E-</w:t>
      </w:r>
      <w:proofErr w:type="spellStart"/>
      <w:r w:rsidRPr="00712DB3">
        <w:rPr>
          <w:rStyle w:val="None"/>
          <w:color w:val="333333"/>
          <w:sz w:val="24"/>
          <w:u w:color="333333"/>
          <w:shd w:val="clear" w:color="auto" w:fill="FFFFFF"/>
        </w:rPr>
        <w:t>saan</w:t>
      </w:r>
      <w:proofErr w:type="spellEnd"/>
      <w:r w:rsidRPr="00712DB3">
        <w:rPr>
          <w:rStyle w:val="None"/>
          <w:color w:val="333333"/>
          <w:sz w:val="24"/>
          <w:u w:color="333333"/>
          <w:shd w:val="clear" w:color="auto" w:fill="FFFFFF"/>
        </w:rPr>
        <w:t xml:space="preserve"> dialect. As a rock submerged during the rainy season long ago, that helps to polish and sculpt the cavities. Though it’s a bit difficult to reach this attraction in a distant corner of </w:t>
      </w:r>
      <w:proofErr w:type="spellStart"/>
      <w:r w:rsidRPr="00712DB3">
        <w:rPr>
          <w:rStyle w:val="None"/>
          <w:color w:val="333333"/>
          <w:sz w:val="24"/>
          <w:u w:color="333333"/>
          <w:shd w:val="clear" w:color="auto" w:fill="FFFFFF"/>
        </w:rPr>
        <w:t>Ubon</w:t>
      </w:r>
      <w:proofErr w:type="spellEnd"/>
      <w:r w:rsidRPr="00712DB3">
        <w:rPr>
          <w:rStyle w:val="None"/>
          <w:color w:val="333333"/>
          <w:sz w:val="24"/>
          <w:u w:color="333333"/>
          <w:shd w:val="clear" w:color="auto" w:fill="FFFFFF"/>
        </w:rPr>
        <w:t xml:space="preserve"> </w:t>
      </w:r>
      <w:proofErr w:type="spellStart"/>
      <w:r w:rsidRPr="00712DB3">
        <w:rPr>
          <w:rStyle w:val="None"/>
          <w:color w:val="333333"/>
          <w:sz w:val="24"/>
          <w:u w:color="333333"/>
          <w:shd w:val="clear" w:color="auto" w:fill="FFFFFF"/>
        </w:rPr>
        <w:t>Ratchathani</w:t>
      </w:r>
      <w:proofErr w:type="spellEnd"/>
      <w:r w:rsidRPr="00712DB3">
        <w:rPr>
          <w:rStyle w:val="None"/>
          <w:color w:val="333333"/>
          <w:sz w:val="24"/>
          <w:u w:color="333333"/>
          <w:shd w:val="clear" w:color="auto" w:fill="FFFFFF"/>
        </w:rPr>
        <w:t xml:space="preserve"> province, you’ll be amazed by this natural wonder and Mekong River scenery. Best time to visit is around sunrise or sunset, when it’s a bit chilly with a shimmer of sunlight amid the thousands of holes.</w:t>
      </w:r>
    </w:p>
    <w:p w14:paraId="60F440D0" w14:textId="77777777" w:rsidR="007D199D" w:rsidRPr="00712DB3" w:rsidRDefault="007D199D">
      <w:pPr>
        <w:pStyle w:val="BodyA"/>
        <w:rPr>
          <w:rStyle w:val="None"/>
          <w:color w:val="333333"/>
          <w:sz w:val="24"/>
          <w:u w:color="333333"/>
          <w:shd w:val="clear" w:color="auto" w:fill="FFFFFF"/>
        </w:rPr>
      </w:pPr>
    </w:p>
    <w:p w14:paraId="1567592F" w14:textId="77777777" w:rsidR="007D199D" w:rsidRPr="00712DB3" w:rsidRDefault="002E669F">
      <w:pPr>
        <w:pStyle w:val="Heading4"/>
        <w:shd w:val="clear" w:color="auto" w:fill="FFFFFF"/>
        <w:spacing w:before="150" w:after="150"/>
        <w:rPr>
          <w:rStyle w:val="None"/>
          <w:b w:val="0"/>
          <w:bCs w:val="0"/>
          <w:color w:val="333333"/>
          <w:sz w:val="28"/>
          <w:szCs w:val="24"/>
          <w:u w:color="333333"/>
        </w:rPr>
      </w:pPr>
      <w:proofErr w:type="spellStart"/>
      <w:r w:rsidRPr="00712DB3">
        <w:rPr>
          <w:rStyle w:val="None"/>
          <w:color w:val="333333"/>
          <w:sz w:val="28"/>
          <w:szCs w:val="24"/>
          <w:u w:color="333333"/>
        </w:rPr>
        <w:lastRenderedPageBreak/>
        <w:t>Mui</w:t>
      </w:r>
      <w:proofErr w:type="spellEnd"/>
      <w:r w:rsidRPr="00712DB3">
        <w:rPr>
          <w:rStyle w:val="None"/>
          <w:color w:val="333333"/>
          <w:sz w:val="28"/>
          <w:szCs w:val="24"/>
          <w:u w:color="333333"/>
        </w:rPr>
        <w:t xml:space="preserve"> Ne Sand Dune</w:t>
      </w:r>
      <w:r w:rsidRPr="00712DB3">
        <w:rPr>
          <w:rStyle w:val="None"/>
          <w:color w:val="333333"/>
          <w:sz w:val="28"/>
          <w:szCs w:val="24"/>
          <w:u w:color="333333"/>
        </w:rPr>
        <w:br/>
        <w:t>Vietnam</w:t>
      </w:r>
    </w:p>
    <w:p w14:paraId="38D52FF3" w14:textId="77777777" w:rsidR="007D199D" w:rsidRPr="0077105B" w:rsidRDefault="002E669F">
      <w:pPr>
        <w:pStyle w:val="BodyA"/>
        <w:rPr>
          <w:rStyle w:val="Strong"/>
          <w:sz w:val="24"/>
        </w:rPr>
      </w:pPr>
      <w:r w:rsidRPr="00712DB3">
        <w:rPr>
          <w:rStyle w:val="None"/>
          <w:color w:val="333333"/>
          <w:sz w:val="24"/>
          <w:u w:color="333333"/>
          <w:shd w:val="clear" w:color="auto" w:fill="FFFFFF"/>
        </w:rPr>
        <w:t xml:space="preserve">Just 4 hours away from Ho Chi Minh City, </w:t>
      </w:r>
      <w:proofErr w:type="spellStart"/>
      <w:r w:rsidRPr="00712DB3">
        <w:rPr>
          <w:rStyle w:val="None"/>
          <w:color w:val="333333"/>
          <w:sz w:val="24"/>
          <w:u w:color="333333"/>
          <w:shd w:val="clear" w:color="auto" w:fill="FFFFFF"/>
        </w:rPr>
        <w:t>Mui</w:t>
      </w:r>
      <w:proofErr w:type="spellEnd"/>
      <w:r w:rsidRPr="00712DB3">
        <w:rPr>
          <w:rStyle w:val="None"/>
          <w:color w:val="333333"/>
          <w:sz w:val="24"/>
          <w:u w:color="333333"/>
          <w:shd w:val="clear" w:color="auto" w:fill="FFFFFF"/>
        </w:rPr>
        <w:t xml:space="preserve"> Ne is a resort town that spans 15 kilometers along Vietnam’s southern coast in the city of </w:t>
      </w:r>
      <w:proofErr w:type="spellStart"/>
      <w:r w:rsidRPr="00712DB3">
        <w:rPr>
          <w:rStyle w:val="None"/>
          <w:color w:val="333333"/>
          <w:sz w:val="24"/>
          <w:u w:color="333333"/>
          <w:shd w:val="clear" w:color="auto" w:fill="FFFFFF"/>
        </w:rPr>
        <w:t>Phan</w:t>
      </w:r>
      <w:proofErr w:type="spellEnd"/>
      <w:r w:rsidRPr="00712DB3">
        <w:rPr>
          <w:rStyle w:val="None"/>
          <w:color w:val="333333"/>
          <w:sz w:val="24"/>
          <w:u w:color="333333"/>
          <w:shd w:val="clear" w:color="auto" w:fill="FFFFFF"/>
        </w:rPr>
        <w:t xml:space="preserve"> </w:t>
      </w:r>
      <w:proofErr w:type="spellStart"/>
      <w:r w:rsidRPr="00712DB3">
        <w:rPr>
          <w:rStyle w:val="None"/>
          <w:color w:val="333333"/>
          <w:sz w:val="24"/>
          <w:u w:color="333333"/>
          <w:shd w:val="clear" w:color="auto" w:fill="FFFFFF"/>
        </w:rPr>
        <w:t>Thiet</w:t>
      </w:r>
      <w:proofErr w:type="spellEnd"/>
      <w:r w:rsidRPr="00712DB3">
        <w:rPr>
          <w:rStyle w:val="None"/>
          <w:color w:val="333333"/>
          <w:sz w:val="24"/>
          <w:u w:color="333333"/>
          <w:shd w:val="clear" w:color="auto" w:fill="FFFFFF"/>
        </w:rPr>
        <w:t xml:space="preserve">, Vietnam. The </w:t>
      </w:r>
      <w:proofErr w:type="spellStart"/>
      <w:r w:rsidRPr="00712DB3">
        <w:rPr>
          <w:rStyle w:val="None"/>
          <w:color w:val="333333"/>
          <w:sz w:val="24"/>
          <w:u w:color="333333"/>
          <w:shd w:val="clear" w:color="auto" w:fill="FFFFFF"/>
        </w:rPr>
        <w:t>Mui</w:t>
      </w:r>
      <w:proofErr w:type="spellEnd"/>
      <w:r w:rsidRPr="00712DB3">
        <w:rPr>
          <w:rStyle w:val="None"/>
          <w:color w:val="333333"/>
          <w:sz w:val="24"/>
          <w:u w:color="333333"/>
          <w:shd w:val="clear" w:color="auto" w:fill="FFFFFF"/>
        </w:rPr>
        <w:t xml:space="preserve"> Ne Sand Dune is the only desert in Vietnam and in the Southeast Asian region. This vast terrain appears to be empty and dry territory at first glance. But after you’ve found yourself familiar with this place, you may recognize that the </w:t>
      </w:r>
      <w:proofErr w:type="spellStart"/>
      <w:r w:rsidRPr="00712DB3">
        <w:rPr>
          <w:rStyle w:val="None"/>
          <w:color w:val="333333"/>
          <w:sz w:val="24"/>
          <w:u w:color="333333"/>
          <w:shd w:val="clear" w:color="auto" w:fill="FFFFFF"/>
        </w:rPr>
        <w:t>Mui</w:t>
      </w:r>
      <w:proofErr w:type="spellEnd"/>
      <w:r w:rsidRPr="00712DB3">
        <w:rPr>
          <w:rStyle w:val="None"/>
          <w:color w:val="333333"/>
          <w:sz w:val="24"/>
          <w:u w:color="333333"/>
          <w:shd w:val="clear" w:color="auto" w:fill="FFFFFF"/>
        </w:rPr>
        <w:t xml:space="preserve"> Ne Sand Dune can be regarded as the most exotic place in the region. There are two sand dunes you can easily access from </w:t>
      </w:r>
      <w:proofErr w:type="spellStart"/>
      <w:r w:rsidRPr="00712DB3">
        <w:rPr>
          <w:rStyle w:val="None"/>
          <w:color w:val="333333"/>
          <w:sz w:val="24"/>
          <w:u w:color="333333"/>
          <w:shd w:val="clear" w:color="auto" w:fill="FFFFFF"/>
        </w:rPr>
        <w:t>Mui</w:t>
      </w:r>
      <w:proofErr w:type="spellEnd"/>
      <w:r w:rsidRPr="00712DB3">
        <w:rPr>
          <w:rStyle w:val="None"/>
          <w:color w:val="333333"/>
          <w:sz w:val="24"/>
          <w:u w:color="333333"/>
          <w:shd w:val="clear" w:color="auto" w:fill="FFFFFF"/>
        </w:rPr>
        <w:t xml:space="preserve"> Ne, namely the Red Sand Dunes and the White Sand Dunes. The activities you should try here is sliding on the sand, running on motorcycles or ATVs, etc.</w:t>
      </w:r>
    </w:p>
    <w:p w14:paraId="659D48E1" w14:textId="77777777" w:rsidR="007D199D" w:rsidRPr="002E669F" w:rsidRDefault="007D199D">
      <w:pPr>
        <w:pStyle w:val="BodyA"/>
        <w:rPr>
          <w:rStyle w:val="None"/>
          <w:i/>
          <w:iCs/>
          <w:color w:val="FF0000"/>
          <w:u w:color="FF0000"/>
        </w:rPr>
      </w:pPr>
    </w:p>
    <w:p w14:paraId="005CA7F5" w14:textId="77777777" w:rsidR="005040A6" w:rsidRDefault="005040A6" w:rsidP="005040A6">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p>
    <w:p w14:paraId="7DA415DA" w14:textId="77777777" w:rsidR="005040A6" w:rsidRDefault="005040A6" w:rsidP="005040A6">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p>
    <w:p w14:paraId="5E01C424" w14:textId="77777777" w:rsidR="007D199D" w:rsidRPr="002E669F"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r w:rsidRPr="002E669F">
        <w:rPr>
          <w:rStyle w:val="None"/>
          <w:b/>
          <w:bCs/>
          <w:i/>
          <w:iCs/>
          <w:color w:val="FF0000"/>
          <w:sz w:val="32"/>
          <w:szCs w:val="32"/>
          <w:u w:color="FF0000"/>
        </w:rPr>
        <w:t>M2_Editorial_P6-7</w:t>
      </w:r>
    </w:p>
    <w:p w14:paraId="04CE8235" w14:textId="77777777" w:rsidR="007D199D" w:rsidRPr="0077105B"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
      </w:pPr>
      <w:proofErr w:type="spellStart"/>
      <w:r w:rsidRPr="0077105B">
        <w:rPr>
          <w:rStyle w:val="None"/>
          <w:i/>
          <w:iCs/>
          <w:color w:val="FF0000"/>
          <w:sz w:val="24"/>
          <w:szCs w:val="24"/>
          <w:u w:color="FF0000"/>
        </w:rPr>
        <w:t>Masterpage</w:t>
      </w:r>
      <w:proofErr w:type="spellEnd"/>
      <w:r w:rsidRPr="0077105B">
        <w:rPr>
          <w:rStyle w:val="None"/>
          <w:i/>
          <w:iCs/>
          <w:color w:val="FF0000"/>
          <w:sz w:val="24"/>
          <w:szCs w:val="24"/>
          <w:u w:color="FF0000"/>
        </w:rPr>
        <w:t xml:space="preserve"> items:</w:t>
      </w:r>
    </w:p>
    <w:p w14:paraId="172EE3DD"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69" w:author="TAN HUI QIN" w:date="2018-08-01T16:08:00Z"/>
          <w:rStyle w:val="None"/>
          <w:i/>
          <w:iCs/>
          <w:color w:val="FF0000"/>
          <w:sz w:val="24"/>
          <w:szCs w:val="24"/>
          <w:u w:color="FF0000"/>
        </w:rPr>
      </w:pPr>
      <w:ins w:id="70" w:author="TAN HUI QIN" w:date="2018-08-01T16:08:00Z">
        <w:r w:rsidRPr="0077105B">
          <w:rPr>
            <w:rStyle w:val="None"/>
            <w:i/>
            <w:iCs/>
            <w:color w:val="FF0000"/>
            <w:sz w:val="24"/>
            <w:szCs w:val="24"/>
            <w:u w:color="FF0000"/>
          </w:rPr>
          <w:t>Header</w:t>
        </w:r>
      </w:ins>
    </w:p>
    <w:p w14:paraId="7CE8502D" w14:textId="77777777" w:rsid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71" w:author="TAN HUI QIN" w:date="2018-08-01T16:08:00Z"/>
          <w:rStyle w:val="None"/>
          <w:color w:val="141823"/>
          <w:sz w:val="24"/>
          <w:szCs w:val="24"/>
          <w:u w:color="141823"/>
        </w:rPr>
      </w:pPr>
      <w:ins w:id="72" w:author="TAN HUI QIN" w:date="2018-08-01T16:08:00Z">
        <w:r w:rsidRPr="0077105B">
          <w:rPr>
            <w:rStyle w:val="None"/>
            <w:b/>
            <w:bCs/>
            <w:color w:val="141823"/>
            <w:sz w:val="24"/>
            <w:szCs w:val="24"/>
            <w:highlight w:val="yellow"/>
            <w:u w:color="141823"/>
          </w:rPr>
          <w:t>W</w:t>
        </w:r>
        <w:r w:rsidRPr="009C71EB">
          <w:rPr>
            <w:rStyle w:val="None"/>
            <w:b/>
            <w:bCs/>
            <w:color w:val="141823"/>
            <w:sz w:val="24"/>
            <w:szCs w:val="24"/>
            <w:highlight w:val="yellow"/>
            <w:u w:color="141823"/>
          </w:rPr>
          <w:t>onders of</w:t>
        </w:r>
        <w:r w:rsidRPr="0077105B">
          <w:rPr>
            <w:rStyle w:val="None"/>
            <w:b/>
            <w:bCs/>
            <w:color w:val="141823"/>
            <w:sz w:val="24"/>
            <w:szCs w:val="24"/>
            <w:highlight w:val="yellow"/>
            <w:u w:color="141823"/>
          </w:rPr>
          <w:t xml:space="preserve"> ASEAN</w:t>
        </w:r>
        <w:r w:rsidRPr="0077105B">
          <w:rPr>
            <w:rStyle w:val="None"/>
            <w:b/>
            <w:bCs/>
            <w:color w:val="141823"/>
            <w:sz w:val="24"/>
            <w:szCs w:val="24"/>
            <w:u w:color="141823"/>
          </w:rPr>
          <w:t xml:space="preserve"> </w:t>
        </w:r>
        <w:r w:rsidRPr="0077105B">
          <w:rPr>
            <w:rStyle w:val="None"/>
            <w:color w:val="141823"/>
            <w:sz w:val="24"/>
            <w:szCs w:val="24"/>
            <w:u w:color="141823"/>
          </w:rPr>
          <w:t>Some of the most beautiful experiences in the world</w:t>
        </w:r>
      </w:ins>
    </w:p>
    <w:p w14:paraId="7758C5B5"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73" w:author="TAN HUI QIN" w:date="2018-08-01T16:08:00Z"/>
          <w:rStyle w:val="None"/>
          <w:sz w:val="24"/>
          <w:szCs w:val="24"/>
        </w:rPr>
      </w:pPr>
    </w:p>
    <w:p w14:paraId="23A5983B"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74" w:author="TAN HUI QIN" w:date="2018-08-01T16:08:00Z"/>
          <w:rStyle w:val="None"/>
          <w:i/>
          <w:iCs/>
          <w:color w:val="FF0000"/>
          <w:sz w:val="24"/>
          <w:szCs w:val="24"/>
          <w:u w:color="FF0000"/>
          <w:lang w:val="nl-NL"/>
        </w:rPr>
      </w:pPr>
      <w:proofErr w:type="spellStart"/>
      <w:ins w:id="75" w:author="TAN HUI QIN" w:date="2018-08-01T16:08:00Z">
        <w:r w:rsidRPr="0077105B">
          <w:rPr>
            <w:rStyle w:val="None"/>
            <w:i/>
            <w:iCs/>
            <w:color w:val="FF0000"/>
            <w:sz w:val="24"/>
            <w:szCs w:val="24"/>
            <w:u w:color="FF0000"/>
            <w:lang w:val="nl-NL"/>
          </w:rPr>
          <w:t>Footer</w:t>
        </w:r>
        <w:proofErr w:type="spellEnd"/>
      </w:ins>
    </w:p>
    <w:p w14:paraId="22CDE36E" w14:textId="77777777" w:rsidR="0077105B" w:rsidRDefault="00AB34C3"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76" w:author="TAN HUI QIN" w:date="2018-08-01T16:08:00Z"/>
          <w:sz w:val="24"/>
          <w:szCs w:val="24"/>
        </w:rPr>
      </w:pPr>
      <w:hyperlink r:id="rId19" w:history="1">
        <w:r w:rsidR="0077105B" w:rsidRPr="0077105B">
          <w:rPr>
            <w:rStyle w:val="Hyperlink0"/>
            <w:sz w:val="24"/>
            <w:szCs w:val="24"/>
          </w:rPr>
          <w:t>www.wondersofasean.com</w:t>
        </w:r>
      </w:hyperlink>
    </w:p>
    <w:p w14:paraId="4F9ABE30"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77" w:author="TAN HUI QIN" w:date="2018-08-01T16:08:00Z"/>
          <w:rStyle w:val="None"/>
          <w:i/>
          <w:iCs/>
          <w:sz w:val="24"/>
          <w:szCs w:val="24"/>
        </w:rPr>
      </w:pPr>
    </w:p>
    <w:p w14:paraId="7E7F1F5C" w14:textId="77777777" w:rsidR="0077105B" w:rsidRPr="00995A58"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78" w:author="TAN HUI QIN" w:date="2018-08-01T16:08:00Z"/>
          <w:rStyle w:val="None"/>
          <w:i/>
          <w:iCs/>
          <w:color w:val="FF0000"/>
          <w:sz w:val="24"/>
          <w:szCs w:val="24"/>
          <w:highlight w:val="yellow"/>
          <w:u w:color="FF0000"/>
        </w:rPr>
      </w:pPr>
      <w:ins w:id="79" w:author="TAN HUI QIN" w:date="2018-08-01T16:08:00Z">
        <w:r w:rsidRPr="0077105B">
          <w:rPr>
            <w:rStyle w:val="None"/>
            <w:i/>
            <w:iCs/>
            <w:color w:val="FF0000"/>
            <w:sz w:val="24"/>
            <w:szCs w:val="24"/>
            <w:highlight w:val="yellow"/>
            <w:u w:color="FF0000"/>
          </w:rPr>
          <w:t>Running Headline Pages 06 and 07</w:t>
        </w:r>
      </w:ins>
    </w:p>
    <w:p w14:paraId="6DE30A26"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80" w:author="TAN HUI QIN" w:date="2018-08-01T16:08:00Z"/>
          <w:rStyle w:val="None"/>
          <w:sz w:val="24"/>
          <w:szCs w:val="24"/>
          <w:highlight w:val="yellow"/>
        </w:rPr>
      </w:pPr>
      <w:ins w:id="81" w:author="TAN HUI QIN" w:date="2018-08-01T16:08:00Z">
        <w:r w:rsidRPr="0077105B">
          <w:t>ASEAN Travel Guide</w:t>
        </w:r>
      </w:ins>
    </w:p>
    <w:p w14:paraId="3A094C37" w14:textId="77777777" w:rsid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82" w:author="TAN HUI QIN" w:date="2018-08-01T16:08:00Z"/>
          <w:rStyle w:val="None"/>
          <w:i/>
          <w:iCs/>
          <w:color w:val="FF0000"/>
          <w:sz w:val="24"/>
          <w:szCs w:val="24"/>
          <w:u w:color="FF0000"/>
        </w:rPr>
      </w:pPr>
      <w:proofErr w:type="gramStart"/>
      <w:ins w:id="83" w:author="TAN HUI QIN" w:date="2018-08-01T16:08:00Z">
        <w:r w:rsidRPr="00995A58">
          <w:rPr>
            <w:rStyle w:val="None"/>
            <w:i/>
            <w:iCs/>
            <w:color w:val="FF0000"/>
            <w:sz w:val="24"/>
            <w:szCs w:val="24"/>
            <w:highlight w:val="yellow"/>
            <w:u w:color="FF0000"/>
          </w:rPr>
          <w:t xml:space="preserve">( </w:t>
        </w:r>
        <w:r w:rsidRPr="0077105B">
          <w:rPr>
            <w:rStyle w:val="None"/>
            <w:i/>
            <w:iCs/>
            <w:color w:val="FF0000"/>
            <w:sz w:val="24"/>
            <w:szCs w:val="24"/>
            <w:highlight w:val="yellow"/>
            <w:u w:color="FF0000"/>
          </w:rPr>
          <w:t>Pages</w:t>
        </w:r>
        <w:proofErr w:type="gramEnd"/>
        <w:r w:rsidRPr="0077105B">
          <w:rPr>
            <w:rStyle w:val="None"/>
            <w:i/>
            <w:iCs/>
            <w:color w:val="FF0000"/>
            <w:sz w:val="24"/>
            <w:szCs w:val="24"/>
            <w:highlight w:val="yellow"/>
            <w:u w:color="FF0000"/>
          </w:rPr>
          <w:t xml:space="preserve"> 06 and 07 must include page numbers</w:t>
        </w:r>
        <w:r w:rsidRPr="00995A58">
          <w:rPr>
            <w:rStyle w:val="None"/>
            <w:i/>
            <w:iCs/>
            <w:color w:val="FF0000"/>
            <w:sz w:val="24"/>
            <w:szCs w:val="24"/>
            <w:highlight w:val="yellow"/>
            <w:u w:color="FF0000"/>
          </w:rPr>
          <w:t xml:space="preserve"> )</w:t>
        </w:r>
      </w:ins>
    </w:p>
    <w:p w14:paraId="6DB2286E" w14:textId="47B33F0C" w:rsidR="007D199D" w:rsidRPr="0077105B" w:rsidRDefault="0077105B" w:rsidP="0077105B">
      <w:pPr>
        <w:pStyle w:val="ListBullet"/>
        <w:spacing w:after="80"/>
        <w:rPr>
          <w:sz w:val="24"/>
          <w:szCs w:val="24"/>
        </w:rPr>
      </w:pPr>
      <w:ins w:id="84" w:author="TAN HUI QIN" w:date="2018-08-01T16:08:00Z">
        <w:r w:rsidRPr="0077105B" w:rsidDel="0077105B">
          <w:rPr>
            <w:rStyle w:val="None"/>
            <w:i/>
            <w:iCs/>
            <w:color w:val="FF0000"/>
            <w:sz w:val="24"/>
            <w:szCs w:val="24"/>
            <w:u w:color="FF0000"/>
          </w:rPr>
          <w:t xml:space="preserve"> </w:t>
        </w:r>
      </w:ins>
      <w:r w:rsidR="002E669F" w:rsidRPr="0077105B">
        <w:rPr>
          <w:rStyle w:val="None"/>
          <w:color w:val="FF0000"/>
          <w:sz w:val="24"/>
          <w:szCs w:val="24"/>
          <w:u w:color="FF0000"/>
        </w:rPr>
        <w:t xml:space="preserve">[ You must use 2 images from the folder: </w:t>
      </w:r>
      <w:r w:rsidR="002E669F" w:rsidRPr="0077105B">
        <w:rPr>
          <w:rStyle w:val="None"/>
          <w:b/>
          <w:bCs/>
          <w:color w:val="FF0000"/>
          <w:sz w:val="24"/>
          <w:szCs w:val="24"/>
          <w:u w:color="FF0000"/>
        </w:rPr>
        <w:t xml:space="preserve">Page 6-7 </w:t>
      </w:r>
      <w:proofErr w:type="gramStart"/>
      <w:r w:rsidR="002E669F" w:rsidRPr="0077105B">
        <w:rPr>
          <w:rStyle w:val="None"/>
          <w:b/>
          <w:bCs/>
          <w:color w:val="FF0000"/>
          <w:sz w:val="24"/>
          <w:szCs w:val="24"/>
          <w:u w:color="FF0000"/>
        </w:rPr>
        <w:t>Images ]</w:t>
      </w:r>
      <w:proofErr w:type="gramEnd"/>
    </w:p>
    <w:p w14:paraId="66C5E717" w14:textId="77777777" w:rsidR="007D199D" w:rsidRPr="0077105B" w:rsidRDefault="002E669F"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
      </w:pPr>
      <w:r w:rsidRPr="0077105B">
        <w:rPr>
          <w:rStyle w:val="None"/>
          <w:color w:val="FF0000"/>
          <w:sz w:val="24"/>
          <w:szCs w:val="24"/>
          <w:u w:color="FF0000"/>
        </w:rPr>
        <w:t xml:space="preserve">[ A map of the guide re-designed from the image: </w:t>
      </w:r>
      <w:r w:rsidRPr="0077105B">
        <w:rPr>
          <w:rStyle w:val="None"/>
          <w:b/>
          <w:bCs/>
          <w:color w:val="FF0000"/>
          <w:sz w:val="24"/>
          <w:szCs w:val="24"/>
          <w:u w:color="FF0000"/>
        </w:rPr>
        <w:t xml:space="preserve">ASEAN </w:t>
      </w:r>
      <w:proofErr w:type="gramStart"/>
      <w:r w:rsidRPr="0077105B">
        <w:rPr>
          <w:rStyle w:val="None"/>
          <w:b/>
          <w:bCs/>
          <w:color w:val="FF0000"/>
          <w:sz w:val="24"/>
          <w:szCs w:val="24"/>
          <w:u w:color="FF0000"/>
        </w:rPr>
        <w:t>Map</w:t>
      </w:r>
      <w:r w:rsidRPr="0077105B">
        <w:rPr>
          <w:rStyle w:val="None"/>
          <w:color w:val="FF0000"/>
          <w:sz w:val="24"/>
          <w:szCs w:val="24"/>
          <w:u w:color="FF0000"/>
        </w:rPr>
        <w:t>.png ]</w:t>
      </w:r>
      <w:proofErr w:type="gramEnd"/>
    </w:p>
    <w:p w14:paraId="513F432F" w14:textId="77777777" w:rsidR="007D199D" w:rsidRPr="0077105B" w:rsidRDefault="002E669F" w:rsidP="0077105B">
      <w:pPr>
        <w:pStyle w:val="ListBullet"/>
        <w:spacing w:after="80"/>
        <w:rPr>
          <w:rStyle w:val="None"/>
          <w:color w:val="FF0000"/>
          <w:sz w:val="24"/>
          <w:szCs w:val="24"/>
          <w:u w:color="FF0000"/>
        </w:rPr>
      </w:pPr>
      <w:r w:rsidRPr="0077105B">
        <w:rPr>
          <w:rStyle w:val="None"/>
          <w:color w:val="FF0000"/>
          <w:sz w:val="24"/>
          <w:szCs w:val="24"/>
          <w:u w:color="FF0000"/>
        </w:rPr>
        <w:t>[ All Text must be included from the image “ASEAN Map.png</w:t>
      </w:r>
      <w:proofErr w:type="gramStart"/>
      <w:r w:rsidRPr="0077105B">
        <w:rPr>
          <w:rStyle w:val="None"/>
          <w:color w:val="FF0000"/>
          <w:sz w:val="24"/>
          <w:szCs w:val="24"/>
          <w:u w:color="FF0000"/>
        </w:rPr>
        <w:t>” ]</w:t>
      </w:r>
      <w:proofErr w:type="gramEnd"/>
    </w:p>
    <w:p w14:paraId="03013626" w14:textId="77777777" w:rsidR="007D199D" w:rsidRPr="002E669F"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0"/>
          <w:szCs w:val="20"/>
          <w:u w:color="FF0000"/>
        </w:rPr>
      </w:pPr>
      <w:r w:rsidRPr="002E669F">
        <w:rPr>
          <w:rStyle w:val="None"/>
          <w:b/>
          <w:bCs/>
          <w:color w:val="FF0000"/>
          <w:u w:color="FF0000"/>
        </w:rPr>
        <w:t>___________________________________________________________________________________</w:t>
      </w:r>
    </w:p>
    <w:p w14:paraId="6086FBA3" w14:textId="77777777" w:rsidR="007D199D" w:rsidRPr="0077105B"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lang w:val="de-DE"/>
        </w:rPr>
      </w:pPr>
      <w:r w:rsidRPr="0077105B">
        <w:rPr>
          <w:rStyle w:val="None"/>
          <w:color w:val="FF2712"/>
          <w:sz w:val="24"/>
          <w:szCs w:val="24"/>
          <w:u w:color="FF2712"/>
          <w:lang w:val="de-DE"/>
        </w:rPr>
        <w:t>Text</w:t>
      </w:r>
    </w:p>
    <w:p w14:paraId="35708006" w14:textId="77777777" w:rsidR="007D199D" w:rsidRPr="0077105B" w:rsidRDefault="002E669F">
      <w:pPr>
        <w:pStyle w:val="BodyA"/>
        <w:tabs>
          <w:tab w:val="left" w:pos="6035"/>
        </w:tabs>
        <w:rPr>
          <w:rStyle w:val="None"/>
          <w:b/>
          <w:bCs/>
          <w:sz w:val="24"/>
          <w:szCs w:val="24"/>
        </w:rPr>
      </w:pPr>
      <w:r w:rsidRPr="0077105B">
        <w:rPr>
          <w:rStyle w:val="None"/>
          <w:color w:val="212121"/>
          <w:sz w:val="24"/>
          <w:szCs w:val="24"/>
          <w:u w:color="212121"/>
        </w:rPr>
        <w:lastRenderedPageBreak/>
        <w:t>Banana Pancake Trail</w:t>
      </w:r>
    </w:p>
    <w:p w14:paraId="37EC2E90" w14:textId="77777777" w:rsidR="007D199D" w:rsidRPr="005040A6" w:rsidRDefault="002E669F" w:rsidP="0077105B">
      <w:pPr>
        <w:pStyle w:val="NormalWeb"/>
        <w:shd w:val="clear" w:color="auto" w:fill="FFFFFF"/>
        <w:spacing w:line="276" w:lineRule="auto"/>
        <w:rPr>
          <w:rStyle w:val="None"/>
          <w:rFonts w:ascii="Calibri" w:eastAsia="Calibri" w:hAnsi="Calibri" w:cs="Calibri"/>
          <w:color w:val="212121"/>
          <w:sz w:val="24"/>
          <w:szCs w:val="24"/>
          <w:u w:color="212121"/>
        </w:rPr>
      </w:pPr>
      <w:r w:rsidRPr="005040A6">
        <w:rPr>
          <w:rStyle w:val="None"/>
          <w:rFonts w:ascii="Calibri" w:eastAsia="Calibri" w:hAnsi="Calibri" w:cs="Calibri"/>
          <w:color w:val="212121"/>
          <w:sz w:val="24"/>
          <w:szCs w:val="24"/>
          <w:u w:color="212121"/>
        </w:rPr>
        <w:t xml:space="preserve">The tired travelling or backpacking route across the Southeast Asian peninsula — Thailand, Cambodia, Laos, and Vietnam — is known in the travel world as the Banana Pancake Trail, so called for the many stalls selling banana pancakes that are widely sold in the cities along the trail. This route is popular for a reason. It’s exotic, “tourist-friendly”, and most importantly, cheap, the qualities that make a destination perfect for both seasoned and newbie backpackers, especially those traveling alone. </w:t>
      </w:r>
    </w:p>
    <w:p w14:paraId="7AC30F9E" w14:textId="77777777" w:rsidR="007D199D" w:rsidRPr="005040A6" w:rsidRDefault="002E669F" w:rsidP="0077105B">
      <w:pPr>
        <w:pStyle w:val="NormalWeb"/>
        <w:shd w:val="clear" w:color="auto" w:fill="FFFFFF"/>
        <w:spacing w:line="276" w:lineRule="auto"/>
        <w:rPr>
          <w:rStyle w:val="None"/>
          <w:rFonts w:ascii="Calibri" w:eastAsia="Calibri" w:hAnsi="Calibri" w:cs="Calibri"/>
          <w:color w:val="212121"/>
          <w:sz w:val="24"/>
          <w:szCs w:val="24"/>
          <w:u w:color="212121"/>
        </w:rPr>
      </w:pPr>
      <w:r w:rsidRPr="005040A6">
        <w:rPr>
          <w:rStyle w:val="None"/>
          <w:rFonts w:ascii="Calibri" w:eastAsia="Calibri" w:hAnsi="Calibri" w:cs="Calibri"/>
          <w:color w:val="212121"/>
          <w:sz w:val="24"/>
          <w:szCs w:val="24"/>
          <w:u w:color="212121"/>
        </w:rPr>
        <w:t xml:space="preserve">Head for the Banana Pancake Trail to have your solo backpacking debut. It is one of the most unforgettable trips to date. For a backpacker, although the region looks, tastes, and sounds different, it still fosters an atmosphere that made one feel like home. It is no surprise that </w:t>
      </w:r>
      <w:proofErr w:type="spellStart"/>
      <w:r w:rsidRPr="005040A6">
        <w:rPr>
          <w:rStyle w:val="None"/>
          <w:rFonts w:ascii="Calibri" w:eastAsia="Calibri" w:hAnsi="Calibri" w:cs="Calibri"/>
          <w:color w:val="212121"/>
          <w:sz w:val="24"/>
          <w:szCs w:val="24"/>
          <w:u w:color="212121"/>
        </w:rPr>
        <w:t>travellers</w:t>
      </w:r>
      <w:proofErr w:type="spellEnd"/>
      <w:r w:rsidRPr="005040A6">
        <w:rPr>
          <w:rStyle w:val="None"/>
          <w:rFonts w:ascii="Calibri" w:eastAsia="Calibri" w:hAnsi="Calibri" w:cs="Calibri"/>
          <w:color w:val="212121"/>
          <w:sz w:val="24"/>
          <w:szCs w:val="24"/>
          <w:u w:color="212121"/>
        </w:rPr>
        <w:t xml:space="preserve"> returned later that year, and every two years since.</w:t>
      </w:r>
    </w:p>
    <w:p w14:paraId="283B2147" w14:textId="77777777" w:rsidR="007D199D" w:rsidRPr="00712DB3" w:rsidRDefault="002E669F" w:rsidP="0077105B">
      <w:pPr>
        <w:pStyle w:val="BodyA"/>
        <w:numPr>
          <w:ilvl w:val="0"/>
          <w:numId w:val="48"/>
        </w:numPr>
        <w:shd w:val="clear" w:color="auto" w:fill="FFFFFF"/>
        <w:spacing w:after="0"/>
        <w:rPr>
          <w:color w:val="212121"/>
          <w:sz w:val="24"/>
          <w:szCs w:val="24"/>
        </w:rPr>
      </w:pPr>
      <w:r w:rsidRPr="00712DB3">
        <w:rPr>
          <w:rStyle w:val="None"/>
          <w:color w:val="212121"/>
          <w:sz w:val="24"/>
          <w:szCs w:val="24"/>
          <w:u w:color="212121"/>
        </w:rPr>
        <w:t>Route 1: Singapore, Malacca, Kuala Lumpur, Langkawi, Penang, Cameron Highlands</w:t>
      </w:r>
    </w:p>
    <w:p w14:paraId="7F786473" w14:textId="77777777" w:rsidR="007D199D" w:rsidRPr="00712DB3" w:rsidRDefault="002E669F" w:rsidP="0077105B">
      <w:pPr>
        <w:pStyle w:val="BodyA"/>
        <w:numPr>
          <w:ilvl w:val="0"/>
          <w:numId w:val="48"/>
        </w:numPr>
        <w:shd w:val="clear" w:color="auto" w:fill="FFFFFF"/>
        <w:spacing w:after="0"/>
        <w:rPr>
          <w:color w:val="212121"/>
          <w:sz w:val="24"/>
          <w:szCs w:val="24"/>
          <w:lang w:val="it-IT"/>
        </w:rPr>
      </w:pPr>
      <w:proofErr w:type="spellStart"/>
      <w:r w:rsidRPr="00712DB3">
        <w:rPr>
          <w:rStyle w:val="None"/>
          <w:color w:val="212121"/>
          <w:sz w:val="24"/>
          <w:szCs w:val="24"/>
          <w:u w:color="212121"/>
          <w:lang w:val="it-IT"/>
        </w:rPr>
        <w:t>Route</w:t>
      </w:r>
      <w:proofErr w:type="spellEnd"/>
      <w:r w:rsidRPr="00712DB3">
        <w:rPr>
          <w:rStyle w:val="None"/>
          <w:color w:val="212121"/>
          <w:sz w:val="24"/>
          <w:szCs w:val="24"/>
          <w:u w:color="212121"/>
          <w:lang w:val="it-IT"/>
        </w:rPr>
        <w:t xml:space="preserve"> 2: Phuket, </w:t>
      </w:r>
      <w:proofErr w:type="spellStart"/>
      <w:r w:rsidRPr="00712DB3">
        <w:rPr>
          <w:rStyle w:val="None"/>
          <w:color w:val="212121"/>
          <w:sz w:val="24"/>
          <w:szCs w:val="24"/>
          <w:u w:color="212121"/>
          <w:lang w:val="it-IT"/>
        </w:rPr>
        <w:t>Krabi</w:t>
      </w:r>
      <w:proofErr w:type="spellEnd"/>
      <w:r w:rsidRPr="00712DB3">
        <w:rPr>
          <w:rStyle w:val="None"/>
          <w:color w:val="212121"/>
          <w:sz w:val="24"/>
          <w:szCs w:val="24"/>
          <w:u w:color="212121"/>
          <w:lang w:val="it-IT"/>
        </w:rPr>
        <w:t xml:space="preserve">, Bangkok, Ayutthaya, </w:t>
      </w:r>
      <w:proofErr w:type="spellStart"/>
      <w:r w:rsidRPr="00712DB3">
        <w:rPr>
          <w:rStyle w:val="None"/>
          <w:color w:val="212121"/>
          <w:sz w:val="24"/>
          <w:szCs w:val="24"/>
          <w:u w:color="212121"/>
          <w:lang w:val="it-IT"/>
        </w:rPr>
        <w:t>Siem</w:t>
      </w:r>
      <w:proofErr w:type="spellEnd"/>
      <w:r w:rsidRPr="00712DB3">
        <w:rPr>
          <w:rStyle w:val="None"/>
          <w:color w:val="212121"/>
          <w:sz w:val="24"/>
          <w:szCs w:val="24"/>
          <w:u w:color="212121"/>
          <w:lang w:val="it-IT"/>
        </w:rPr>
        <w:t xml:space="preserve"> </w:t>
      </w:r>
      <w:proofErr w:type="spellStart"/>
      <w:r w:rsidRPr="00712DB3">
        <w:rPr>
          <w:rStyle w:val="None"/>
          <w:color w:val="212121"/>
          <w:sz w:val="24"/>
          <w:szCs w:val="24"/>
          <w:u w:color="212121"/>
          <w:lang w:val="it-IT"/>
        </w:rPr>
        <w:t>Reap</w:t>
      </w:r>
      <w:proofErr w:type="spellEnd"/>
      <w:r w:rsidRPr="00712DB3">
        <w:rPr>
          <w:rStyle w:val="None"/>
          <w:color w:val="212121"/>
          <w:sz w:val="24"/>
          <w:szCs w:val="24"/>
          <w:u w:color="212121"/>
          <w:lang w:val="it-IT"/>
        </w:rPr>
        <w:t xml:space="preserve">, Ho Chi Minh City, </w:t>
      </w:r>
      <w:proofErr w:type="spellStart"/>
      <w:r w:rsidRPr="00712DB3">
        <w:rPr>
          <w:rStyle w:val="None"/>
          <w:color w:val="212121"/>
          <w:sz w:val="24"/>
          <w:szCs w:val="24"/>
          <w:u w:color="212121"/>
          <w:lang w:val="it-IT"/>
        </w:rPr>
        <w:t>Phan</w:t>
      </w:r>
      <w:proofErr w:type="spellEnd"/>
      <w:r w:rsidRPr="00712DB3">
        <w:rPr>
          <w:rStyle w:val="None"/>
          <w:color w:val="212121"/>
          <w:sz w:val="24"/>
          <w:szCs w:val="24"/>
          <w:u w:color="212121"/>
          <w:lang w:val="it-IT"/>
        </w:rPr>
        <w:t xml:space="preserve"> </w:t>
      </w:r>
      <w:proofErr w:type="spellStart"/>
      <w:r w:rsidRPr="00712DB3">
        <w:rPr>
          <w:rStyle w:val="None"/>
          <w:color w:val="212121"/>
          <w:sz w:val="24"/>
          <w:szCs w:val="24"/>
          <w:u w:color="212121"/>
          <w:lang w:val="it-IT"/>
        </w:rPr>
        <w:t>Thiet</w:t>
      </w:r>
      <w:proofErr w:type="spellEnd"/>
      <w:r w:rsidRPr="00712DB3">
        <w:rPr>
          <w:rStyle w:val="None"/>
          <w:color w:val="212121"/>
          <w:sz w:val="24"/>
          <w:szCs w:val="24"/>
          <w:u w:color="212121"/>
          <w:lang w:val="it-IT"/>
        </w:rPr>
        <w:t xml:space="preserve">, </w:t>
      </w:r>
      <w:proofErr w:type="spellStart"/>
      <w:r w:rsidRPr="00712DB3">
        <w:rPr>
          <w:rStyle w:val="None"/>
          <w:color w:val="212121"/>
          <w:sz w:val="24"/>
          <w:szCs w:val="24"/>
          <w:u w:color="212121"/>
          <w:lang w:val="it-IT"/>
        </w:rPr>
        <w:t>Mui</w:t>
      </w:r>
      <w:proofErr w:type="spellEnd"/>
      <w:r w:rsidRPr="00712DB3">
        <w:rPr>
          <w:rStyle w:val="None"/>
          <w:color w:val="212121"/>
          <w:sz w:val="24"/>
          <w:szCs w:val="24"/>
          <w:u w:color="212121"/>
          <w:lang w:val="it-IT"/>
        </w:rPr>
        <w:t xml:space="preserve"> Ne</w:t>
      </w:r>
    </w:p>
    <w:p w14:paraId="48B290CE" w14:textId="77777777" w:rsidR="007D199D" w:rsidRPr="005040A6" w:rsidRDefault="002E669F" w:rsidP="0077105B">
      <w:pPr>
        <w:pStyle w:val="NormalWeb"/>
        <w:shd w:val="clear" w:color="auto" w:fill="FFFFFF"/>
        <w:spacing w:line="276" w:lineRule="auto"/>
        <w:rPr>
          <w:rStyle w:val="None"/>
          <w:rFonts w:ascii="Calibri" w:eastAsia="Calibri" w:hAnsi="Calibri" w:cs="Calibri"/>
          <w:color w:val="212121"/>
          <w:sz w:val="24"/>
          <w:szCs w:val="24"/>
          <w:u w:color="212121"/>
        </w:rPr>
      </w:pPr>
      <w:r w:rsidRPr="005040A6">
        <w:rPr>
          <w:rStyle w:val="None"/>
          <w:rFonts w:ascii="Calibri" w:eastAsia="Calibri" w:hAnsi="Calibri" w:cs="Calibri"/>
          <w:color w:val="212121"/>
          <w:sz w:val="24"/>
          <w:szCs w:val="24"/>
          <w:u w:color="212121"/>
        </w:rPr>
        <w:t>In this ASEAN TRAVEL GUIDE, we’ll be sharing with you how we plan our travel or backpacking trips across Southeast Asia. We will start off with 2 sample routes.</w:t>
      </w:r>
    </w:p>
    <w:p w14:paraId="056A0096" w14:textId="77777777" w:rsidR="007D199D" w:rsidRPr="00712DB3" w:rsidRDefault="002E669F">
      <w:pPr>
        <w:pStyle w:val="BodyA"/>
        <w:tabs>
          <w:tab w:val="left" w:pos="6035"/>
        </w:tabs>
        <w:rPr>
          <w:rStyle w:val="None"/>
          <w:color w:val="FF0000"/>
          <w:sz w:val="24"/>
          <w:szCs w:val="24"/>
          <w:u w:color="FF0000"/>
          <w:lang w:val="de-DE"/>
        </w:rPr>
      </w:pPr>
      <w:proofErr w:type="gramStart"/>
      <w:r w:rsidRPr="00712DB3">
        <w:rPr>
          <w:rStyle w:val="None"/>
          <w:color w:val="FF0000"/>
          <w:sz w:val="24"/>
          <w:szCs w:val="24"/>
          <w:u w:color="FF0000"/>
          <w:lang w:val="de-DE"/>
        </w:rPr>
        <w:t xml:space="preserve">( </w:t>
      </w:r>
      <w:proofErr w:type="spellStart"/>
      <w:r w:rsidRPr="00712DB3">
        <w:rPr>
          <w:rStyle w:val="None"/>
          <w:color w:val="FF0000"/>
          <w:sz w:val="24"/>
          <w:szCs w:val="24"/>
          <w:u w:color="FF0000"/>
          <w:lang w:val="de-DE"/>
        </w:rPr>
        <w:t>Inforgraphic</w:t>
      </w:r>
      <w:proofErr w:type="spellEnd"/>
      <w:proofErr w:type="gramEnd"/>
      <w:r w:rsidRPr="00712DB3">
        <w:rPr>
          <w:rStyle w:val="None"/>
          <w:color w:val="FF0000"/>
          <w:sz w:val="24"/>
          <w:szCs w:val="24"/>
          <w:u w:color="FF0000"/>
          <w:lang w:val="de-DE"/>
        </w:rPr>
        <w:t xml:space="preserve"> Text )</w:t>
      </w:r>
    </w:p>
    <w:p w14:paraId="4EA5347C" w14:textId="77777777" w:rsidR="007D199D" w:rsidRPr="00712DB3" w:rsidRDefault="002E669F">
      <w:pPr>
        <w:pStyle w:val="BodyA"/>
        <w:tabs>
          <w:tab w:val="left" w:pos="6035"/>
        </w:tabs>
        <w:rPr>
          <w:rStyle w:val="None"/>
          <w:sz w:val="32"/>
          <w:szCs w:val="28"/>
          <w:lang w:val="fr-FR"/>
        </w:rPr>
      </w:pPr>
      <w:r w:rsidRPr="00712DB3">
        <w:rPr>
          <w:rStyle w:val="None"/>
          <w:sz w:val="24"/>
          <w:lang w:val="fr-FR"/>
        </w:rPr>
        <w:t>Informations</w:t>
      </w:r>
    </w:p>
    <w:p w14:paraId="32DB6984" w14:textId="77777777" w:rsidR="007D199D" w:rsidRPr="00712DB3" w:rsidRDefault="002E669F" w:rsidP="00712DB3">
      <w:pPr>
        <w:pStyle w:val="BodyA"/>
        <w:numPr>
          <w:ilvl w:val="0"/>
          <w:numId w:val="48"/>
        </w:numPr>
        <w:shd w:val="clear" w:color="auto" w:fill="FFFFFF"/>
        <w:spacing w:after="0"/>
        <w:rPr>
          <w:color w:val="212121"/>
          <w:sz w:val="24"/>
        </w:rPr>
      </w:pPr>
      <w:r w:rsidRPr="00712DB3">
        <w:rPr>
          <w:rStyle w:val="None"/>
          <w:sz w:val="24"/>
        </w:rPr>
        <w:t>Starting point: Route 1, Route 2</w:t>
      </w:r>
      <w:r w:rsidRPr="00712DB3">
        <w:rPr>
          <w:rStyle w:val="None"/>
          <w:sz w:val="24"/>
        </w:rPr>
        <w:br/>
        <w:t>Duration: 7 Days Per Route</w:t>
      </w:r>
      <w:r w:rsidRPr="00712DB3">
        <w:rPr>
          <w:rStyle w:val="None"/>
          <w:sz w:val="24"/>
        </w:rPr>
        <w:br/>
        <w:t>Best time of the year: January to March &amp; June to September</w:t>
      </w:r>
      <w:r w:rsidRPr="00712DB3">
        <w:rPr>
          <w:rStyle w:val="None"/>
          <w:sz w:val="24"/>
        </w:rPr>
        <w:br/>
        <w:t xml:space="preserve">Point of interest: </w:t>
      </w:r>
      <w:r w:rsidRPr="00712DB3">
        <w:rPr>
          <w:rStyle w:val="None"/>
          <w:color w:val="212121"/>
          <w:sz w:val="24"/>
          <w:u w:color="212121"/>
          <w:lang w:val="it-IT"/>
        </w:rPr>
        <w:t xml:space="preserve">Singapore, Malacca, Kuala Lumpur, </w:t>
      </w:r>
      <w:proofErr w:type="spellStart"/>
      <w:r w:rsidRPr="00712DB3">
        <w:rPr>
          <w:rStyle w:val="None"/>
          <w:color w:val="212121"/>
          <w:sz w:val="24"/>
          <w:u w:color="212121"/>
          <w:lang w:val="it-IT"/>
        </w:rPr>
        <w:t>Langkawi</w:t>
      </w:r>
      <w:proofErr w:type="spellEnd"/>
      <w:r w:rsidRPr="00712DB3">
        <w:rPr>
          <w:rStyle w:val="None"/>
          <w:color w:val="212121"/>
          <w:sz w:val="24"/>
          <w:u w:color="212121"/>
          <w:lang w:val="it-IT"/>
        </w:rPr>
        <w:t xml:space="preserve">, </w:t>
      </w:r>
      <w:proofErr w:type="spellStart"/>
      <w:r w:rsidRPr="00712DB3">
        <w:rPr>
          <w:rStyle w:val="None"/>
          <w:color w:val="212121"/>
          <w:sz w:val="24"/>
          <w:u w:color="212121"/>
          <w:lang w:val="it-IT"/>
        </w:rPr>
        <w:t>Penang</w:t>
      </w:r>
      <w:proofErr w:type="spellEnd"/>
      <w:r w:rsidRPr="00712DB3">
        <w:rPr>
          <w:rStyle w:val="None"/>
          <w:color w:val="212121"/>
          <w:sz w:val="24"/>
          <w:u w:color="212121"/>
          <w:lang w:val="it-IT"/>
        </w:rPr>
        <w:t xml:space="preserve">, Cameron </w:t>
      </w:r>
      <w:proofErr w:type="spellStart"/>
      <w:r w:rsidRPr="00712DB3">
        <w:rPr>
          <w:rStyle w:val="None"/>
          <w:color w:val="212121"/>
          <w:sz w:val="24"/>
          <w:u w:color="212121"/>
          <w:lang w:val="it-IT"/>
        </w:rPr>
        <w:t>Highlands</w:t>
      </w:r>
      <w:proofErr w:type="spellEnd"/>
      <w:r w:rsidRPr="00712DB3">
        <w:rPr>
          <w:rStyle w:val="None"/>
          <w:color w:val="212121"/>
          <w:sz w:val="24"/>
          <w:u w:color="212121"/>
          <w:lang w:val="it-IT"/>
        </w:rPr>
        <w:t xml:space="preserve">, Phuket, </w:t>
      </w:r>
      <w:proofErr w:type="spellStart"/>
      <w:r w:rsidRPr="00712DB3">
        <w:rPr>
          <w:rStyle w:val="None"/>
          <w:color w:val="212121"/>
          <w:sz w:val="24"/>
          <w:u w:color="212121"/>
          <w:lang w:val="it-IT"/>
        </w:rPr>
        <w:t>Krabi</w:t>
      </w:r>
      <w:proofErr w:type="spellEnd"/>
      <w:r w:rsidRPr="00712DB3">
        <w:rPr>
          <w:rStyle w:val="None"/>
          <w:color w:val="212121"/>
          <w:sz w:val="24"/>
          <w:u w:color="212121"/>
          <w:lang w:val="it-IT"/>
        </w:rPr>
        <w:t xml:space="preserve">, Bangkok, Ayutthaya, </w:t>
      </w:r>
      <w:proofErr w:type="spellStart"/>
      <w:r w:rsidRPr="00712DB3">
        <w:rPr>
          <w:rStyle w:val="None"/>
          <w:color w:val="212121"/>
          <w:sz w:val="24"/>
          <w:u w:color="212121"/>
          <w:lang w:val="it-IT"/>
        </w:rPr>
        <w:t>Siem</w:t>
      </w:r>
      <w:proofErr w:type="spellEnd"/>
      <w:r w:rsidRPr="00712DB3">
        <w:rPr>
          <w:rStyle w:val="None"/>
          <w:color w:val="212121"/>
          <w:sz w:val="24"/>
          <w:u w:color="212121"/>
          <w:lang w:val="it-IT"/>
        </w:rPr>
        <w:t xml:space="preserve"> </w:t>
      </w:r>
      <w:proofErr w:type="spellStart"/>
      <w:r w:rsidRPr="00712DB3">
        <w:rPr>
          <w:rStyle w:val="None"/>
          <w:color w:val="212121"/>
          <w:sz w:val="24"/>
          <w:u w:color="212121"/>
          <w:lang w:val="it-IT"/>
        </w:rPr>
        <w:t>Reap</w:t>
      </w:r>
      <w:proofErr w:type="spellEnd"/>
      <w:r w:rsidRPr="00712DB3">
        <w:rPr>
          <w:rStyle w:val="None"/>
          <w:color w:val="212121"/>
          <w:sz w:val="24"/>
          <w:u w:color="212121"/>
          <w:lang w:val="it-IT"/>
        </w:rPr>
        <w:t xml:space="preserve">, Ho Chi Minh City, </w:t>
      </w:r>
      <w:proofErr w:type="spellStart"/>
      <w:r w:rsidRPr="00712DB3">
        <w:rPr>
          <w:rStyle w:val="None"/>
          <w:color w:val="212121"/>
          <w:sz w:val="24"/>
          <w:u w:color="212121"/>
          <w:lang w:val="it-IT"/>
        </w:rPr>
        <w:t>Phan</w:t>
      </w:r>
      <w:proofErr w:type="spellEnd"/>
      <w:r w:rsidRPr="00712DB3">
        <w:rPr>
          <w:rStyle w:val="None"/>
          <w:color w:val="212121"/>
          <w:sz w:val="24"/>
          <w:u w:color="212121"/>
          <w:lang w:val="it-IT"/>
        </w:rPr>
        <w:t xml:space="preserve"> </w:t>
      </w:r>
      <w:proofErr w:type="spellStart"/>
      <w:r w:rsidRPr="00712DB3">
        <w:rPr>
          <w:rStyle w:val="None"/>
          <w:color w:val="212121"/>
          <w:sz w:val="24"/>
          <w:u w:color="212121"/>
          <w:lang w:val="it-IT"/>
        </w:rPr>
        <w:t>Thiet</w:t>
      </w:r>
      <w:proofErr w:type="spellEnd"/>
      <w:r w:rsidRPr="00712DB3">
        <w:rPr>
          <w:rStyle w:val="None"/>
          <w:color w:val="212121"/>
          <w:sz w:val="24"/>
          <w:u w:color="212121"/>
          <w:lang w:val="it-IT"/>
        </w:rPr>
        <w:t xml:space="preserve">, </w:t>
      </w:r>
      <w:proofErr w:type="spellStart"/>
      <w:r w:rsidRPr="00712DB3">
        <w:rPr>
          <w:rStyle w:val="None"/>
          <w:color w:val="212121"/>
          <w:sz w:val="24"/>
          <w:u w:color="212121"/>
          <w:lang w:val="it-IT"/>
        </w:rPr>
        <w:t>Mui</w:t>
      </w:r>
      <w:proofErr w:type="spellEnd"/>
      <w:r w:rsidRPr="00712DB3">
        <w:rPr>
          <w:rStyle w:val="None"/>
          <w:color w:val="212121"/>
          <w:sz w:val="24"/>
          <w:u w:color="212121"/>
          <w:lang w:val="it-IT"/>
        </w:rPr>
        <w:t xml:space="preserve"> Ne</w:t>
      </w:r>
    </w:p>
    <w:p w14:paraId="266BB915" w14:textId="77777777" w:rsidR="007D199D" w:rsidRPr="00712DB3" w:rsidRDefault="002E669F">
      <w:pPr>
        <w:pStyle w:val="BodyA"/>
        <w:tabs>
          <w:tab w:val="left" w:pos="6035"/>
        </w:tabs>
        <w:rPr>
          <w:rStyle w:val="None"/>
          <w:color w:val="FF0000"/>
          <w:sz w:val="24"/>
          <w:u w:color="FF0000"/>
        </w:rPr>
      </w:pPr>
      <w:r w:rsidRPr="00712DB3">
        <w:rPr>
          <w:sz w:val="24"/>
        </w:rPr>
        <w:t xml:space="preserve">      </w:t>
      </w:r>
      <w:proofErr w:type="gramStart"/>
      <w:r w:rsidRPr="00712DB3">
        <w:rPr>
          <w:rStyle w:val="None"/>
          <w:color w:val="FF0000"/>
          <w:sz w:val="24"/>
          <w:u w:color="FF0000"/>
        </w:rPr>
        <w:t>( Insert</w:t>
      </w:r>
      <w:proofErr w:type="gramEnd"/>
      <w:r w:rsidRPr="00712DB3">
        <w:rPr>
          <w:rStyle w:val="None"/>
          <w:color w:val="FF0000"/>
          <w:sz w:val="24"/>
          <w:u w:color="FF0000"/>
        </w:rPr>
        <w:t xml:space="preserve"> the map re-designed including the legend )</w:t>
      </w:r>
    </w:p>
    <w:p w14:paraId="0DA82317" w14:textId="77777777" w:rsidR="007D199D" w:rsidRPr="002E669F" w:rsidRDefault="007D199D">
      <w:pPr>
        <w:pStyle w:val="BodyA"/>
        <w:tabs>
          <w:tab w:val="left" w:pos="6035"/>
        </w:tabs>
        <w:rPr>
          <w:sz w:val="20"/>
          <w:szCs w:val="20"/>
        </w:rPr>
      </w:pPr>
    </w:p>
    <w:p w14:paraId="0656CF46" w14:textId="77777777" w:rsidR="007D199D" w:rsidRPr="00712DB3"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sz w:val="28"/>
        </w:rPr>
      </w:pPr>
      <w:r w:rsidRPr="00712DB3">
        <w:rPr>
          <w:rStyle w:val="Strong"/>
          <w:sz w:val="28"/>
        </w:rPr>
        <w:t>Packing Essentials Odds and Ends</w:t>
      </w:r>
    </w:p>
    <w:p w14:paraId="4B5A6075" w14:textId="77777777" w:rsidR="007D199D" w:rsidRPr="00712DB3" w:rsidRDefault="002E669F">
      <w:pPr>
        <w:pStyle w:val="BodyA"/>
        <w:rPr>
          <w:sz w:val="24"/>
          <w:szCs w:val="24"/>
        </w:rPr>
      </w:pPr>
      <w:r w:rsidRPr="00712DB3">
        <w:rPr>
          <w:sz w:val="24"/>
          <w:szCs w:val="24"/>
        </w:rPr>
        <w:t>Never leave home on a trip without them</w:t>
      </w:r>
      <w:r w:rsidRPr="00712DB3">
        <w:rPr>
          <w:sz w:val="24"/>
          <w:szCs w:val="24"/>
        </w:rPr>
        <w:br/>
      </w:r>
    </w:p>
    <w:p w14:paraId="653352E6" w14:textId="77777777" w:rsidR="007D199D" w:rsidRPr="005040A6" w:rsidRDefault="002E669F" w:rsidP="00712DB3">
      <w:pPr>
        <w:pStyle w:val="NormalWeb"/>
        <w:numPr>
          <w:ilvl w:val="0"/>
          <w:numId w:val="50"/>
        </w:numPr>
        <w:shd w:val="clear" w:color="auto" w:fill="FFFFFF"/>
        <w:spacing w:before="0" w:after="0" w:line="276" w:lineRule="auto"/>
        <w:rPr>
          <w:rFonts w:ascii="Calibri" w:eastAsia="Calibri" w:hAnsi="Calibri" w:cs="Calibri"/>
          <w:sz w:val="24"/>
          <w:szCs w:val="24"/>
        </w:rPr>
      </w:pPr>
      <w:r w:rsidRPr="005040A6">
        <w:rPr>
          <w:rFonts w:ascii="Calibri" w:eastAsia="Calibri" w:hAnsi="Calibri" w:cs="Calibri"/>
          <w:sz w:val="24"/>
          <w:szCs w:val="24"/>
        </w:rPr>
        <w:t>Travel Documents</w:t>
      </w:r>
      <w:r w:rsidRPr="00712DB3">
        <w:rPr>
          <w:rStyle w:val="None"/>
          <w:rFonts w:ascii="Calibri" w:eastAsia="Calibri" w:hAnsi="Calibri" w:cs="Calibri"/>
          <w:sz w:val="24"/>
          <w:szCs w:val="24"/>
        </w:rPr>
        <w:br/>
      </w:r>
      <w:r w:rsidRPr="005040A6">
        <w:rPr>
          <w:rFonts w:ascii="Calibri" w:eastAsia="Calibri" w:hAnsi="Calibri" w:cs="Calibri"/>
          <w:sz w:val="24"/>
          <w:szCs w:val="24"/>
        </w:rPr>
        <w:t>Protect your </w:t>
      </w:r>
      <w:hyperlink r:id="rId20" w:history="1">
        <w:r w:rsidRPr="005040A6">
          <w:rPr>
            <w:rStyle w:val="Hyperlink1"/>
            <w:rFonts w:ascii="Calibri" w:eastAsia="Calibri" w:hAnsi="Calibri" w:cs="Calibri"/>
            <w:sz w:val="24"/>
            <w:szCs w:val="24"/>
          </w:rPr>
          <w:t>important travel documents</w:t>
        </w:r>
      </w:hyperlink>
      <w:r w:rsidRPr="005040A6">
        <w:rPr>
          <w:rFonts w:ascii="Calibri" w:eastAsia="Calibri" w:hAnsi="Calibri" w:cs="Calibri"/>
          <w:sz w:val="24"/>
          <w:szCs w:val="24"/>
        </w:rPr>
        <w:t xml:space="preserve"> from theft. Copy them in triplicate: passports, driver's licenses, airline tickets, and traveler's </w:t>
      </w:r>
      <w:proofErr w:type="spellStart"/>
      <w:r w:rsidRPr="005040A6">
        <w:rPr>
          <w:rFonts w:ascii="Calibri" w:eastAsia="Calibri" w:hAnsi="Calibri" w:cs="Calibri"/>
          <w:sz w:val="24"/>
          <w:szCs w:val="24"/>
        </w:rPr>
        <w:t>cheques</w:t>
      </w:r>
      <w:proofErr w:type="spellEnd"/>
      <w:r w:rsidRPr="005040A6">
        <w:rPr>
          <w:rFonts w:ascii="Calibri" w:eastAsia="Calibri" w:hAnsi="Calibri" w:cs="Calibri"/>
          <w:sz w:val="24"/>
          <w:szCs w:val="24"/>
        </w:rPr>
        <w:t>. Staple the photocopies together and pack each copy in separate locations. Keep the originals in a secure location, like a hotel safety deposit box. Alternatively, you can scan your documents and keep the files in an online storage service, for easy printing when you need them.</w:t>
      </w:r>
    </w:p>
    <w:p w14:paraId="7D003F0E" w14:textId="77777777" w:rsidR="007D199D" w:rsidRPr="005040A6" w:rsidRDefault="007D199D" w:rsidP="00712DB3">
      <w:pPr>
        <w:pStyle w:val="NormalWeb"/>
        <w:shd w:val="clear" w:color="auto" w:fill="FFFFFF"/>
        <w:spacing w:before="0" w:after="0" w:line="276" w:lineRule="auto"/>
        <w:ind w:left="720"/>
        <w:rPr>
          <w:rFonts w:ascii="Calibri" w:eastAsia="Calibri" w:hAnsi="Calibri" w:cs="Calibri"/>
          <w:sz w:val="24"/>
          <w:szCs w:val="24"/>
        </w:rPr>
      </w:pPr>
    </w:p>
    <w:p w14:paraId="0D8005CF" w14:textId="77777777" w:rsidR="007D199D" w:rsidRPr="005040A6" w:rsidRDefault="002E669F" w:rsidP="00712DB3">
      <w:pPr>
        <w:pStyle w:val="NormalWeb"/>
        <w:numPr>
          <w:ilvl w:val="0"/>
          <w:numId w:val="50"/>
        </w:numPr>
        <w:shd w:val="clear" w:color="auto" w:fill="FFFFFF"/>
        <w:spacing w:before="0" w:after="0" w:line="276" w:lineRule="auto"/>
        <w:rPr>
          <w:rFonts w:ascii="Calibri" w:eastAsia="Calibri" w:hAnsi="Calibri" w:cs="Calibri"/>
          <w:sz w:val="24"/>
          <w:szCs w:val="24"/>
        </w:rPr>
      </w:pPr>
      <w:r w:rsidRPr="005040A6">
        <w:rPr>
          <w:rStyle w:val="None"/>
          <w:rFonts w:ascii="Calibri" w:eastAsia="Calibri" w:hAnsi="Calibri" w:cs="Calibri"/>
          <w:spacing w:val="2"/>
          <w:sz w:val="24"/>
          <w:szCs w:val="24"/>
          <w:shd w:val="clear" w:color="auto" w:fill="FFFFFF"/>
        </w:rPr>
        <w:lastRenderedPageBreak/>
        <w:t>Pharmaceuticals and Toiletries</w:t>
      </w:r>
    </w:p>
    <w:p w14:paraId="036B8449" w14:textId="77777777" w:rsidR="007D199D" w:rsidRPr="00712DB3" w:rsidRDefault="002E669F">
      <w:pPr>
        <w:pStyle w:val="BodyA"/>
        <w:shd w:val="clear" w:color="auto" w:fill="FFFFFF"/>
        <w:ind w:left="720"/>
        <w:rPr>
          <w:sz w:val="24"/>
          <w:szCs w:val="24"/>
        </w:rPr>
      </w:pPr>
      <w:r w:rsidRPr="00712DB3">
        <w:rPr>
          <w:sz w:val="24"/>
          <w:szCs w:val="24"/>
        </w:rPr>
        <w:t>Pharmacies in urban areas can provide all your day-to-day stuff - shower gel, suntan lotion, deodorant, toothbrush and toothpaste, and shampoo.</w:t>
      </w:r>
    </w:p>
    <w:p w14:paraId="4EBE8CD5" w14:textId="77777777" w:rsidR="007D199D" w:rsidRPr="00712DB3" w:rsidRDefault="002E669F">
      <w:pPr>
        <w:pStyle w:val="BodyA"/>
        <w:shd w:val="clear" w:color="auto" w:fill="FFFFFF"/>
        <w:ind w:left="720"/>
        <w:rPr>
          <w:sz w:val="24"/>
          <w:szCs w:val="24"/>
        </w:rPr>
      </w:pPr>
      <w:r w:rsidRPr="00712DB3">
        <w:rPr>
          <w:sz w:val="24"/>
          <w:szCs w:val="24"/>
        </w:rPr>
        <w:t>While medical supplies are also easy to find in cities, you may want to be absolutely sure and pack your own – antacids, rehydration sachets, anti-diarrhea pills, analgesics.</w:t>
      </w:r>
    </w:p>
    <w:p w14:paraId="7F2D9693" w14:textId="77777777" w:rsidR="007D199D" w:rsidRPr="00712DB3" w:rsidRDefault="002E669F">
      <w:pPr>
        <w:pStyle w:val="BodyA"/>
        <w:shd w:val="clear" w:color="auto" w:fill="FFFFFF"/>
        <w:ind w:left="720"/>
        <w:rPr>
          <w:sz w:val="24"/>
          <w:szCs w:val="24"/>
        </w:rPr>
      </w:pPr>
      <w:r w:rsidRPr="00712DB3">
        <w:rPr>
          <w:sz w:val="24"/>
          <w:szCs w:val="24"/>
        </w:rPr>
        <w:t>If you're bringing prescription drugs, bring the prescription too. Keep your insurance number handy, just in case. Bring toilet paper for the eventual emergency, and soap or anti-bacterial gel for use afterwards. Don't forget sunscreen and mosquito repellent. Leave them behind at your own peril.</w:t>
      </w:r>
    </w:p>
    <w:p w14:paraId="12F68562" w14:textId="77777777" w:rsidR="007D199D" w:rsidRPr="00712DB3" w:rsidRDefault="007D199D">
      <w:pPr>
        <w:pStyle w:val="BodyA"/>
        <w:shd w:val="clear" w:color="auto" w:fill="FFFFFF"/>
        <w:ind w:left="720"/>
        <w:rPr>
          <w:sz w:val="24"/>
          <w:szCs w:val="24"/>
        </w:rPr>
      </w:pPr>
    </w:p>
    <w:p w14:paraId="1667BD5F" w14:textId="77777777" w:rsidR="007D199D" w:rsidRPr="005040A6" w:rsidRDefault="002E669F" w:rsidP="00712DB3">
      <w:pPr>
        <w:pStyle w:val="NormalWeb"/>
        <w:numPr>
          <w:ilvl w:val="0"/>
          <w:numId w:val="50"/>
        </w:numPr>
        <w:shd w:val="clear" w:color="auto" w:fill="FFFFFF"/>
        <w:spacing w:before="0" w:after="0" w:line="276" w:lineRule="auto"/>
        <w:rPr>
          <w:rFonts w:ascii="Calibri" w:eastAsia="Calibri" w:hAnsi="Calibri" w:cs="Calibri"/>
          <w:sz w:val="24"/>
          <w:szCs w:val="24"/>
        </w:rPr>
      </w:pPr>
      <w:r w:rsidRPr="005040A6">
        <w:rPr>
          <w:rStyle w:val="None"/>
          <w:rFonts w:ascii="Calibri" w:eastAsia="Calibri" w:hAnsi="Calibri" w:cs="Calibri"/>
          <w:spacing w:val="2"/>
          <w:sz w:val="24"/>
          <w:szCs w:val="24"/>
          <w:shd w:val="clear" w:color="auto" w:fill="FFFFFF"/>
        </w:rPr>
        <w:t>Electronics</w:t>
      </w:r>
      <w:r w:rsidRPr="005040A6">
        <w:rPr>
          <w:rFonts w:ascii="Calibri" w:eastAsia="Calibri" w:hAnsi="Calibri" w:cs="Calibri"/>
          <w:sz w:val="24"/>
          <w:szCs w:val="24"/>
        </w:rPr>
        <w:t xml:space="preserve"> </w:t>
      </w:r>
    </w:p>
    <w:p w14:paraId="24D8A4E7" w14:textId="77777777" w:rsidR="007D199D" w:rsidRPr="00712DB3" w:rsidRDefault="002E669F" w:rsidP="00712DB3">
      <w:pPr>
        <w:pStyle w:val="ListParagraph"/>
        <w:spacing w:after="0"/>
        <w:rPr>
          <w:rStyle w:val="None"/>
          <w:spacing w:val="2"/>
          <w:sz w:val="24"/>
          <w:szCs w:val="24"/>
          <w:shd w:val="clear" w:color="auto" w:fill="FFFFFF"/>
        </w:rPr>
      </w:pPr>
      <w:r w:rsidRPr="005040A6">
        <w:rPr>
          <w:rStyle w:val="None"/>
          <w:spacing w:val="2"/>
          <w:sz w:val="24"/>
          <w:szCs w:val="24"/>
          <w:shd w:val="clear" w:color="auto" w:fill="FFFFFF"/>
        </w:rPr>
        <w:t>Electrical systems in most Southeast Asian countries use different voltages. Bring a transformer or adapter if your electronics don't play nice with the local electricity. Bring extra batteries and film, in case you go someplace where you can't buy replacement stocks.</w:t>
      </w:r>
    </w:p>
    <w:p w14:paraId="263AFF05" w14:textId="77777777" w:rsidR="007D199D" w:rsidRPr="005040A6" w:rsidRDefault="007D199D" w:rsidP="00712DB3">
      <w:pPr>
        <w:pStyle w:val="ListParagraph"/>
        <w:spacing w:after="0"/>
        <w:rPr>
          <w:rStyle w:val="None"/>
          <w:spacing w:val="2"/>
          <w:sz w:val="24"/>
          <w:szCs w:val="24"/>
          <w:shd w:val="clear" w:color="auto" w:fill="FFFFFF"/>
        </w:rPr>
      </w:pPr>
    </w:p>
    <w:p w14:paraId="40563922" w14:textId="77777777" w:rsidR="007D199D" w:rsidRPr="005040A6" w:rsidRDefault="002E669F" w:rsidP="00712DB3">
      <w:pPr>
        <w:pStyle w:val="ListParagraph"/>
        <w:numPr>
          <w:ilvl w:val="0"/>
          <w:numId w:val="50"/>
        </w:numPr>
        <w:spacing w:after="0"/>
        <w:rPr>
          <w:sz w:val="24"/>
          <w:szCs w:val="24"/>
        </w:rPr>
      </w:pPr>
      <w:r w:rsidRPr="005040A6">
        <w:rPr>
          <w:rStyle w:val="None"/>
          <w:spacing w:val="2"/>
          <w:sz w:val="24"/>
          <w:szCs w:val="24"/>
          <w:shd w:val="clear" w:color="auto" w:fill="FFFFFF"/>
        </w:rPr>
        <w:t>Extra Luggage</w:t>
      </w:r>
    </w:p>
    <w:p w14:paraId="46DAB0C8" w14:textId="77777777" w:rsidR="007D199D" w:rsidRPr="005040A6" w:rsidRDefault="002E669F" w:rsidP="00712DB3">
      <w:pPr>
        <w:pStyle w:val="ListParagraph"/>
        <w:spacing w:after="0"/>
        <w:rPr>
          <w:rStyle w:val="None"/>
          <w:sz w:val="24"/>
          <w:szCs w:val="24"/>
        </w:rPr>
      </w:pPr>
      <w:r w:rsidRPr="005040A6">
        <w:rPr>
          <w:rStyle w:val="None"/>
          <w:spacing w:val="2"/>
          <w:sz w:val="24"/>
          <w:szCs w:val="24"/>
          <w:shd w:val="clear" w:color="auto" w:fill="FFFFFF"/>
        </w:rPr>
        <w:t>Always a good idea, especially if you're bringing back more stuff than you came in with. This writer likes to carry a foldable backpack that takes up minimal space when not needed.</w:t>
      </w:r>
    </w:p>
    <w:p w14:paraId="4EBCC3EB" w14:textId="77777777" w:rsidR="007D199D" w:rsidRPr="00712DB3" w:rsidRDefault="007D199D" w:rsidP="00712DB3">
      <w:pPr>
        <w:pStyle w:val="NormalWeb"/>
        <w:shd w:val="clear" w:color="auto" w:fill="FFFFFF"/>
        <w:spacing w:before="0" w:after="0" w:line="276" w:lineRule="auto"/>
        <w:rPr>
          <w:rFonts w:ascii="Calibri" w:eastAsia="Calibri" w:hAnsi="Calibri" w:cs="Calibri"/>
          <w:b/>
          <w:bCs/>
          <w:sz w:val="24"/>
          <w:szCs w:val="24"/>
        </w:rPr>
      </w:pPr>
    </w:p>
    <w:p w14:paraId="3AB4F15A" w14:textId="77777777" w:rsidR="007D199D" w:rsidRPr="005040A6" w:rsidRDefault="002E669F" w:rsidP="00712DB3">
      <w:pPr>
        <w:pStyle w:val="NormalWeb"/>
        <w:numPr>
          <w:ilvl w:val="0"/>
          <w:numId w:val="50"/>
        </w:numPr>
        <w:shd w:val="clear" w:color="auto" w:fill="FFFFFF"/>
        <w:spacing w:before="0" w:after="0" w:line="276" w:lineRule="auto"/>
        <w:rPr>
          <w:rFonts w:ascii="Calibri" w:eastAsia="Calibri" w:hAnsi="Calibri" w:cs="Calibri"/>
          <w:sz w:val="24"/>
          <w:szCs w:val="24"/>
        </w:rPr>
      </w:pPr>
      <w:r w:rsidRPr="005040A6">
        <w:rPr>
          <w:rStyle w:val="None"/>
          <w:rFonts w:ascii="Calibri" w:eastAsia="Calibri" w:hAnsi="Calibri" w:cs="Calibri"/>
          <w:spacing w:val="2"/>
          <w:sz w:val="24"/>
          <w:szCs w:val="24"/>
          <w:shd w:val="clear" w:color="auto" w:fill="FFFFFF"/>
        </w:rPr>
        <w:t>More Stuff</w:t>
      </w:r>
    </w:p>
    <w:p w14:paraId="4A9BE183" w14:textId="77777777" w:rsidR="007D199D" w:rsidRPr="005040A6" w:rsidRDefault="002E669F" w:rsidP="00712DB3">
      <w:pPr>
        <w:pStyle w:val="NormalWeb"/>
        <w:shd w:val="clear" w:color="auto" w:fill="FFFFFF"/>
        <w:spacing w:before="0" w:after="0" w:line="276" w:lineRule="auto"/>
        <w:ind w:left="720"/>
        <w:rPr>
          <w:rStyle w:val="None"/>
          <w:rFonts w:ascii="Calibri" w:eastAsia="Calibri" w:hAnsi="Calibri" w:cs="Calibri"/>
          <w:spacing w:val="2"/>
          <w:sz w:val="24"/>
          <w:szCs w:val="24"/>
          <w:shd w:val="clear" w:color="auto" w:fill="FFFFFF"/>
        </w:rPr>
      </w:pPr>
      <w:r w:rsidRPr="005040A6">
        <w:rPr>
          <w:rStyle w:val="None"/>
          <w:rFonts w:ascii="Calibri" w:eastAsia="Calibri" w:hAnsi="Calibri" w:cs="Calibri"/>
          <w:spacing w:val="2"/>
          <w:sz w:val="24"/>
          <w:szCs w:val="24"/>
          <w:shd w:val="clear" w:color="auto" w:fill="FFFFFF"/>
        </w:rPr>
        <w:t xml:space="preserve">You might want to bring one or more of the following items, if you find yourself some way off from the beaten track. </w:t>
      </w:r>
    </w:p>
    <w:p w14:paraId="592733EF" w14:textId="77777777" w:rsidR="007D199D" w:rsidRPr="005040A6" w:rsidRDefault="007D199D" w:rsidP="00712DB3">
      <w:pPr>
        <w:pStyle w:val="NormalWeb"/>
        <w:shd w:val="clear" w:color="auto" w:fill="FFFFFF"/>
        <w:spacing w:before="0" w:after="0" w:line="276" w:lineRule="auto"/>
        <w:ind w:left="720"/>
        <w:rPr>
          <w:rStyle w:val="None"/>
          <w:rFonts w:ascii="Calibri" w:eastAsia="Calibri" w:hAnsi="Calibri" w:cs="Calibri"/>
          <w:spacing w:val="2"/>
          <w:sz w:val="24"/>
          <w:szCs w:val="24"/>
          <w:shd w:val="clear" w:color="auto" w:fill="FFFFFF"/>
        </w:rPr>
      </w:pPr>
    </w:p>
    <w:p w14:paraId="50002D64" w14:textId="77777777" w:rsidR="007D199D" w:rsidRPr="00712DB3" w:rsidRDefault="002E669F" w:rsidP="00712DB3">
      <w:pPr>
        <w:pStyle w:val="BodyA"/>
        <w:numPr>
          <w:ilvl w:val="0"/>
          <w:numId w:val="52"/>
        </w:numPr>
        <w:spacing w:before="100" w:after="100"/>
        <w:rPr>
          <w:sz w:val="24"/>
          <w:szCs w:val="24"/>
        </w:rPr>
      </w:pPr>
      <w:r w:rsidRPr="00712DB3">
        <w:rPr>
          <w:sz w:val="24"/>
          <w:szCs w:val="24"/>
        </w:rPr>
        <w:t>Tiny flashlight</w:t>
      </w:r>
    </w:p>
    <w:p w14:paraId="31DA3FCD" w14:textId="77777777" w:rsidR="007D199D" w:rsidRPr="00712DB3" w:rsidRDefault="002E669F" w:rsidP="00712DB3">
      <w:pPr>
        <w:pStyle w:val="BodyA"/>
        <w:numPr>
          <w:ilvl w:val="0"/>
          <w:numId w:val="52"/>
        </w:numPr>
        <w:spacing w:before="100" w:after="100"/>
        <w:rPr>
          <w:sz w:val="24"/>
          <w:szCs w:val="24"/>
        </w:rPr>
      </w:pPr>
      <w:r w:rsidRPr="00712DB3">
        <w:rPr>
          <w:sz w:val="24"/>
          <w:szCs w:val="24"/>
        </w:rPr>
        <w:t>Water bottle/canteen</w:t>
      </w:r>
    </w:p>
    <w:p w14:paraId="1CCE7996" w14:textId="77777777" w:rsidR="007D199D" w:rsidRPr="00712DB3" w:rsidRDefault="002E669F" w:rsidP="00712DB3">
      <w:pPr>
        <w:pStyle w:val="BodyA"/>
        <w:numPr>
          <w:ilvl w:val="0"/>
          <w:numId w:val="52"/>
        </w:numPr>
        <w:spacing w:before="100" w:after="100"/>
        <w:rPr>
          <w:sz w:val="24"/>
          <w:szCs w:val="24"/>
        </w:rPr>
      </w:pPr>
      <w:r w:rsidRPr="00712DB3">
        <w:rPr>
          <w:sz w:val="24"/>
          <w:szCs w:val="24"/>
        </w:rPr>
        <w:t>Duct tape</w:t>
      </w:r>
    </w:p>
    <w:p w14:paraId="381B285D" w14:textId="77777777" w:rsidR="007D199D" w:rsidRPr="00712DB3" w:rsidRDefault="002E669F" w:rsidP="00712DB3">
      <w:pPr>
        <w:pStyle w:val="BodyA"/>
        <w:numPr>
          <w:ilvl w:val="0"/>
          <w:numId w:val="52"/>
        </w:numPr>
        <w:spacing w:before="100" w:after="100"/>
        <w:rPr>
          <w:sz w:val="24"/>
          <w:szCs w:val="24"/>
        </w:rPr>
      </w:pPr>
      <w:r w:rsidRPr="00712DB3">
        <w:rPr>
          <w:sz w:val="24"/>
          <w:szCs w:val="24"/>
        </w:rPr>
        <w:t>Ziploc bag</w:t>
      </w:r>
    </w:p>
    <w:p w14:paraId="04E84C75" w14:textId="77777777" w:rsidR="007D199D" w:rsidRPr="00712DB3" w:rsidRDefault="002E669F" w:rsidP="00712DB3">
      <w:pPr>
        <w:pStyle w:val="BodyA"/>
        <w:numPr>
          <w:ilvl w:val="0"/>
          <w:numId w:val="52"/>
        </w:numPr>
        <w:spacing w:before="100" w:after="100"/>
        <w:rPr>
          <w:sz w:val="24"/>
          <w:szCs w:val="24"/>
        </w:rPr>
      </w:pPr>
      <w:r w:rsidRPr="00712DB3">
        <w:rPr>
          <w:sz w:val="24"/>
          <w:szCs w:val="24"/>
        </w:rPr>
        <w:t>Ear plugs and sleep mask</w:t>
      </w:r>
    </w:p>
    <w:p w14:paraId="5EC9E1B8" w14:textId="77777777" w:rsidR="007D199D" w:rsidRPr="00712DB3" w:rsidRDefault="002E669F" w:rsidP="00712DB3">
      <w:pPr>
        <w:pStyle w:val="BodyA"/>
        <w:numPr>
          <w:ilvl w:val="0"/>
          <w:numId w:val="52"/>
        </w:numPr>
        <w:spacing w:before="100" w:after="100"/>
        <w:rPr>
          <w:sz w:val="24"/>
          <w:szCs w:val="24"/>
        </w:rPr>
      </w:pPr>
      <w:r w:rsidRPr="00712DB3">
        <w:rPr>
          <w:sz w:val="24"/>
          <w:szCs w:val="24"/>
        </w:rPr>
        <w:t>Hand sanitizer</w:t>
      </w:r>
    </w:p>
    <w:p w14:paraId="01E5390C" w14:textId="77777777" w:rsidR="007D199D" w:rsidRPr="00712DB3" w:rsidRDefault="002E669F" w:rsidP="00712DB3">
      <w:pPr>
        <w:pStyle w:val="BodyA"/>
        <w:numPr>
          <w:ilvl w:val="0"/>
          <w:numId w:val="52"/>
        </w:numPr>
        <w:spacing w:before="100" w:after="100"/>
        <w:rPr>
          <w:sz w:val="24"/>
          <w:szCs w:val="24"/>
        </w:rPr>
      </w:pPr>
      <w:r w:rsidRPr="00712DB3">
        <w:rPr>
          <w:sz w:val="24"/>
          <w:szCs w:val="24"/>
        </w:rPr>
        <w:t>Travelers' First Aid Kit</w:t>
      </w:r>
    </w:p>
    <w:p w14:paraId="51CA35BC" w14:textId="77777777" w:rsidR="007D199D" w:rsidRPr="00712DB3" w:rsidRDefault="002E669F" w:rsidP="00712DB3">
      <w:pPr>
        <w:pStyle w:val="BodyA"/>
        <w:numPr>
          <w:ilvl w:val="0"/>
          <w:numId w:val="53"/>
        </w:numPr>
        <w:spacing w:after="0"/>
        <w:rPr>
          <w:sz w:val="24"/>
          <w:szCs w:val="24"/>
        </w:rPr>
      </w:pPr>
      <w:r w:rsidRPr="00712DB3">
        <w:rPr>
          <w:sz w:val="24"/>
          <w:szCs w:val="24"/>
        </w:rPr>
        <w:t>Swiss Army Knife</w:t>
      </w:r>
    </w:p>
    <w:p w14:paraId="557C45DD" w14:textId="77777777" w:rsidR="007D199D" w:rsidRPr="00712DB3" w:rsidRDefault="002E669F" w:rsidP="00712DB3">
      <w:pPr>
        <w:pStyle w:val="BodyA"/>
        <w:numPr>
          <w:ilvl w:val="0"/>
          <w:numId w:val="53"/>
        </w:numPr>
        <w:spacing w:after="0"/>
        <w:rPr>
          <w:sz w:val="24"/>
          <w:szCs w:val="24"/>
        </w:rPr>
      </w:pPr>
      <w:r w:rsidRPr="00712DB3">
        <w:rPr>
          <w:sz w:val="24"/>
          <w:szCs w:val="24"/>
        </w:rPr>
        <w:t>Wet wipes</w:t>
      </w:r>
    </w:p>
    <w:p w14:paraId="1B911497" w14:textId="77777777" w:rsidR="007D199D" w:rsidRPr="00712DB3" w:rsidRDefault="002E669F" w:rsidP="00712DB3">
      <w:pPr>
        <w:pStyle w:val="BodyA"/>
        <w:numPr>
          <w:ilvl w:val="0"/>
          <w:numId w:val="53"/>
        </w:numPr>
        <w:spacing w:after="0"/>
        <w:rPr>
          <w:sz w:val="24"/>
          <w:szCs w:val="24"/>
        </w:rPr>
      </w:pPr>
      <w:r w:rsidRPr="00712DB3">
        <w:rPr>
          <w:sz w:val="24"/>
          <w:szCs w:val="24"/>
        </w:rPr>
        <w:t>Bug spray</w:t>
      </w:r>
    </w:p>
    <w:p w14:paraId="27CFAE83" w14:textId="77777777" w:rsidR="007D199D" w:rsidRPr="00712DB3" w:rsidRDefault="002E669F" w:rsidP="00712DB3">
      <w:pPr>
        <w:pStyle w:val="BodyA"/>
        <w:numPr>
          <w:ilvl w:val="0"/>
          <w:numId w:val="53"/>
        </w:numPr>
        <w:spacing w:after="0"/>
        <w:rPr>
          <w:sz w:val="24"/>
          <w:szCs w:val="24"/>
        </w:rPr>
      </w:pPr>
      <w:r w:rsidRPr="00712DB3">
        <w:rPr>
          <w:sz w:val="24"/>
          <w:szCs w:val="24"/>
        </w:rPr>
        <w:lastRenderedPageBreak/>
        <w:t>Mosquito repellent lotion</w:t>
      </w:r>
    </w:p>
    <w:p w14:paraId="6566A045" w14:textId="77777777" w:rsidR="007D199D" w:rsidRPr="00712DB3" w:rsidRDefault="002E669F" w:rsidP="00712DB3">
      <w:pPr>
        <w:pStyle w:val="BodyA"/>
        <w:numPr>
          <w:ilvl w:val="0"/>
          <w:numId w:val="53"/>
        </w:numPr>
        <w:spacing w:after="0"/>
        <w:rPr>
          <w:sz w:val="24"/>
          <w:szCs w:val="24"/>
        </w:rPr>
      </w:pPr>
      <w:r w:rsidRPr="00712DB3">
        <w:rPr>
          <w:sz w:val="24"/>
          <w:szCs w:val="24"/>
        </w:rPr>
        <w:t>Sunscreen</w:t>
      </w:r>
    </w:p>
    <w:p w14:paraId="2D1F5840" w14:textId="77777777" w:rsidR="007D199D" w:rsidRPr="00712DB3" w:rsidRDefault="002E669F" w:rsidP="00712DB3">
      <w:pPr>
        <w:pStyle w:val="BodyA"/>
        <w:numPr>
          <w:ilvl w:val="0"/>
          <w:numId w:val="53"/>
        </w:numPr>
        <w:spacing w:after="0"/>
        <w:rPr>
          <w:sz w:val="24"/>
          <w:szCs w:val="24"/>
        </w:rPr>
      </w:pPr>
      <w:r w:rsidRPr="00712DB3">
        <w:rPr>
          <w:sz w:val="24"/>
          <w:szCs w:val="24"/>
        </w:rPr>
        <w:t>Powdered sport drinks</w:t>
      </w:r>
    </w:p>
    <w:p w14:paraId="26895948" w14:textId="77777777" w:rsidR="007D199D" w:rsidRPr="00712DB3" w:rsidRDefault="002E669F" w:rsidP="00712DB3">
      <w:pPr>
        <w:pStyle w:val="BodyA"/>
        <w:numPr>
          <w:ilvl w:val="0"/>
          <w:numId w:val="53"/>
        </w:numPr>
        <w:spacing w:after="0"/>
        <w:rPr>
          <w:sz w:val="24"/>
          <w:szCs w:val="24"/>
        </w:rPr>
      </w:pPr>
      <w:r w:rsidRPr="00712DB3">
        <w:rPr>
          <w:sz w:val="24"/>
          <w:szCs w:val="24"/>
        </w:rPr>
        <w:t>Portable water filter</w:t>
      </w:r>
    </w:p>
    <w:p w14:paraId="7E32E450" w14:textId="77777777" w:rsidR="007D199D" w:rsidRPr="00712DB3" w:rsidRDefault="002E669F" w:rsidP="00712DB3">
      <w:pPr>
        <w:pStyle w:val="BodyA"/>
        <w:numPr>
          <w:ilvl w:val="0"/>
          <w:numId w:val="53"/>
        </w:numPr>
        <w:spacing w:after="0"/>
        <w:rPr>
          <w:sz w:val="24"/>
          <w:szCs w:val="24"/>
        </w:rPr>
      </w:pPr>
      <w:r w:rsidRPr="00712DB3">
        <w:rPr>
          <w:sz w:val="24"/>
          <w:szCs w:val="24"/>
        </w:rPr>
        <w:t>Solar battery recharger</w:t>
      </w:r>
    </w:p>
    <w:p w14:paraId="016DC402" w14:textId="77777777" w:rsidR="007D199D" w:rsidRPr="002E669F" w:rsidRDefault="007D199D">
      <w:pPr>
        <w:pStyle w:val="BodyA"/>
        <w:tabs>
          <w:tab w:val="left" w:pos="5400"/>
        </w:tabs>
      </w:pPr>
    </w:p>
    <w:p w14:paraId="6B05266A" w14:textId="77777777" w:rsidR="007D199D" w:rsidRPr="002E669F" w:rsidRDefault="007D199D" w:rsidP="0077105B">
      <w:pPr>
        <w:pStyle w:val="NormalWeb"/>
        <w:shd w:val="clear" w:color="auto" w:fill="FFFFFF"/>
        <w:spacing w:before="0" w:after="0" w:line="276" w:lineRule="auto"/>
        <w:rPr>
          <w:rFonts w:ascii="Calibri" w:eastAsia="Calibri" w:hAnsi="Calibri" w:cs="Calibri"/>
          <w:b/>
          <w:bCs/>
          <w:sz w:val="24"/>
          <w:szCs w:val="24"/>
        </w:rPr>
      </w:pPr>
    </w:p>
    <w:p w14:paraId="3F9F985C" w14:textId="77777777" w:rsidR="007D199D" w:rsidRPr="0077105B"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i/>
          <w:iCs/>
          <w:color w:val="FF0000"/>
          <w:sz w:val="32"/>
          <w:szCs w:val="32"/>
          <w:u w:color="FF0000"/>
        </w:rPr>
      </w:pPr>
      <w:r w:rsidRPr="002E669F">
        <w:rPr>
          <w:rStyle w:val="None"/>
          <w:b/>
          <w:bCs/>
          <w:i/>
          <w:iCs/>
          <w:color w:val="FF0000"/>
          <w:sz w:val="32"/>
          <w:szCs w:val="32"/>
          <w:u w:color="FF0000"/>
        </w:rPr>
        <w:t>M2_Editorial_P8</w:t>
      </w:r>
    </w:p>
    <w:p w14:paraId="3F7E52FB"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85" w:author="TAN HUI QIN" w:date="2018-08-01T16:10:00Z"/>
          <w:rStyle w:val="None"/>
          <w:i/>
          <w:iCs/>
          <w:color w:val="FF0000"/>
          <w:sz w:val="24"/>
          <w:szCs w:val="24"/>
          <w:u w:color="FF0000"/>
        </w:rPr>
      </w:pPr>
      <w:proofErr w:type="spellStart"/>
      <w:ins w:id="86" w:author="TAN HUI QIN" w:date="2018-08-01T16:10:00Z">
        <w:r w:rsidRPr="0077105B">
          <w:rPr>
            <w:rStyle w:val="None"/>
            <w:i/>
            <w:iCs/>
            <w:color w:val="FF0000"/>
            <w:sz w:val="24"/>
            <w:szCs w:val="24"/>
            <w:u w:color="FF0000"/>
          </w:rPr>
          <w:t>Masterpage</w:t>
        </w:r>
        <w:proofErr w:type="spellEnd"/>
        <w:r w:rsidRPr="0077105B">
          <w:rPr>
            <w:rStyle w:val="None"/>
            <w:i/>
            <w:iCs/>
            <w:color w:val="FF0000"/>
            <w:sz w:val="24"/>
            <w:szCs w:val="24"/>
            <w:u w:color="FF0000"/>
          </w:rPr>
          <w:t xml:space="preserve"> items:</w:t>
        </w:r>
      </w:ins>
    </w:p>
    <w:p w14:paraId="6C423A81"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87" w:author="TAN HUI QIN" w:date="2018-08-01T16:10:00Z"/>
          <w:rStyle w:val="None"/>
          <w:i/>
          <w:iCs/>
          <w:color w:val="FF0000"/>
          <w:sz w:val="24"/>
          <w:szCs w:val="24"/>
          <w:u w:color="FF0000"/>
        </w:rPr>
      </w:pPr>
      <w:ins w:id="88" w:author="TAN HUI QIN" w:date="2018-08-01T16:10:00Z">
        <w:r w:rsidRPr="0077105B">
          <w:rPr>
            <w:rStyle w:val="None"/>
            <w:i/>
            <w:iCs/>
            <w:color w:val="FF0000"/>
            <w:sz w:val="24"/>
            <w:szCs w:val="24"/>
            <w:u w:color="FF0000"/>
          </w:rPr>
          <w:t>Header</w:t>
        </w:r>
      </w:ins>
    </w:p>
    <w:p w14:paraId="43CB4B91"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89" w:author="TAN HUI QIN" w:date="2018-08-01T16:10:00Z"/>
          <w:rStyle w:val="None"/>
          <w:sz w:val="24"/>
          <w:szCs w:val="24"/>
        </w:rPr>
      </w:pPr>
      <w:ins w:id="90" w:author="TAN HUI QIN" w:date="2018-08-01T16:10:00Z">
        <w:r w:rsidRPr="0077105B">
          <w:rPr>
            <w:rStyle w:val="None"/>
            <w:b/>
            <w:bCs/>
            <w:color w:val="141823"/>
            <w:sz w:val="24"/>
            <w:szCs w:val="24"/>
            <w:highlight w:val="yellow"/>
            <w:u w:color="141823"/>
          </w:rPr>
          <w:t>W</w:t>
        </w:r>
        <w:r>
          <w:rPr>
            <w:rStyle w:val="None"/>
            <w:b/>
            <w:bCs/>
            <w:color w:val="141823"/>
            <w:sz w:val="24"/>
            <w:szCs w:val="24"/>
            <w:highlight w:val="yellow"/>
            <w:u w:color="141823"/>
          </w:rPr>
          <w:t>onders</w:t>
        </w:r>
        <w:r w:rsidRPr="0077105B">
          <w:rPr>
            <w:rStyle w:val="None"/>
            <w:b/>
            <w:bCs/>
            <w:color w:val="141823"/>
            <w:sz w:val="24"/>
            <w:szCs w:val="24"/>
            <w:highlight w:val="yellow"/>
            <w:u w:color="141823"/>
          </w:rPr>
          <w:t xml:space="preserve"> </w:t>
        </w:r>
        <w:r>
          <w:rPr>
            <w:rStyle w:val="None"/>
            <w:b/>
            <w:bCs/>
            <w:color w:val="141823"/>
            <w:sz w:val="24"/>
            <w:szCs w:val="24"/>
            <w:highlight w:val="yellow"/>
            <w:u w:color="141823"/>
          </w:rPr>
          <w:t>of</w:t>
        </w:r>
        <w:r w:rsidRPr="0077105B">
          <w:rPr>
            <w:rStyle w:val="None"/>
            <w:b/>
            <w:bCs/>
            <w:color w:val="141823"/>
            <w:sz w:val="24"/>
            <w:szCs w:val="24"/>
            <w:highlight w:val="yellow"/>
            <w:u w:color="141823"/>
          </w:rPr>
          <w:t xml:space="preserve"> ASEAN</w:t>
        </w:r>
        <w:r w:rsidRPr="0077105B">
          <w:rPr>
            <w:rStyle w:val="None"/>
            <w:b/>
            <w:bCs/>
            <w:color w:val="141823"/>
            <w:sz w:val="24"/>
            <w:szCs w:val="24"/>
            <w:u w:color="141823"/>
          </w:rPr>
          <w:t xml:space="preserve"> </w:t>
        </w:r>
        <w:r w:rsidRPr="0077105B">
          <w:rPr>
            <w:rStyle w:val="None"/>
            <w:color w:val="141823"/>
            <w:sz w:val="24"/>
            <w:szCs w:val="24"/>
            <w:u w:color="141823"/>
          </w:rPr>
          <w:t>Some of the most beautiful experiences in the world</w:t>
        </w:r>
      </w:ins>
    </w:p>
    <w:p w14:paraId="691ED84F"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91" w:author="TAN HUI QIN" w:date="2018-08-01T16:10:00Z"/>
          <w:rStyle w:val="None"/>
          <w:i/>
          <w:iCs/>
          <w:color w:val="FF0000"/>
          <w:sz w:val="24"/>
          <w:szCs w:val="24"/>
          <w:u w:color="FF0000"/>
          <w:lang w:val="nl-NL"/>
        </w:rPr>
      </w:pPr>
      <w:proofErr w:type="spellStart"/>
      <w:ins w:id="92" w:author="TAN HUI QIN" w:date="2018-08-01T16:10:00Z">
        <w:r w:rsidRPr="0077105B">
          <w:rPr>
            <w:rStyle w:val="None"/>
            <w:i/>
            <w:iCs/>
            <w:color w:val="FF0000"/>
            <w:sz w:val="24"/>
            <w:szCs w:val="24"/>
            <w:u w:color="FF0000"/>
            <w:lang w:val="nl-NL"/>
          </w:rPr>
          <w:t>Footer</w:t>
        </w:r>
        <w:proofErr w:type="spellEnd"/>
      </w:ins>
    </w:p>
    <w:p w14:paraId="5F5D3859" w14:textId="77777777" w:rsidR="0077105B" w:rsidRDefault="00AB34C3"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93" w:author="TAN HUI QIN" w:date="2018-08-01T16:10:00Z"/>
          <w:sz w:val="24"/>
          <w:szCs w:val="24"/>
        </w:rPr>
      </w:pPr>
      <w:hyperlink r:id="rId21" w:history="1">
        <w:r w:rsidR="0077105B" w:rsidRPr="0077105B">
          <w:rPr>
            <w:rStyle w:val="Hyperlink0"/>
            <w:sz w:val="24"/>
            <w:szCs w:val="24"/>
          </w:rPr>
          <w:t>www.wondersofasean.com</w:t>
        </w:r>
      </w:hyperlink>
    </w:p>
    <w:p w14:paraId="16478C85"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94" w:author="TAN HUI QIN" w:date="2018-08-01T16:10:00Z"/>
          <w:rStyle w:val="None"/>
          <w:sz w:val="24"/>
          <w:szCs w:val="24"/>
        </w:rPr>
      </w:pPr>
    </w:p>
    <w:p w14:paraId="51E68A28" w14:textId="77777777" w:rsidR="0077105B" w:rsidRPr="00995A58"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0"/>
        <w:rPr>
          <w:ins w:id="95" w:author="TAN HUI QIN" w:date="2018-08-01T16:10:00Z"/>
          <w:rStyle w:val="None"/>
          <w:i/>
          <w:iCs/>
          <w:color w:val="FF0000"/>
          <w:sz w:val="24"/>
          <w:szCs w:val="24"/>
          <w:highlight w:val="yellow"/>
          <w:u w:color="FF0000"/>
        </w:rPr>
      </w:pPr>
      <w:ins w:id="96" w:author="TAN HUI QIN" w:date="2018-08-01T16:10:00Z">
        <w:r w:rsidRPr="0077105B">
          <w:rPr>
            <w:rStyle w:val="None"/>
            <w:i/>
            <w:iCs/>
            <w:color w:val="FF0000"/>
            <w:sz w:val="24"/>
            <w:szCs w:val="24"/>
            <w:highlight w:val="yellow"/>
            <w:u w:color="FF0000"/>
          </w:rPr>
          <w:t>Running Headline Pages 08</w:t>
        </w:r>
      </w:ins>
    </w:p>
    <w:p w14:paraId="144EF115" w14:textId="77777777" w:rsidR="0077105B" w:rsidRPr="0077105B"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ins w:id="97" w:author="TAN HUI QIN" w:date="2018-08-01T16:10:00Z"/>
          <w:rStyle w:val="None"/>
          <w:sz w:val="24"/>
          <w:szCs w:val="24"/>
          <w:highlight w:val="yellow"/>
        </w:rPr>
      </w:pPr>
      <w:ins w:id="98" w:author="TAN HUI QIN" w:date="2018-08-01T16:10:00Z">
        <w:r w:rsidRPr="0077105B">
          <w:rPr>
            <w:sz w:val="24"/>
            <w:szCs w:val="24"/>
            <w:highlight w:val="yellow"/>
          </w:rPr>
          <w:t>ASEAN Travel Advertisement</w:t>
        </w:r>
      </w:ins>
    </w:p>
    <w:p w14:paraId="33837039" w14:textId="77777777" w:rsidR="0077105B" w:rsidRPr="00712DB3" w:rsidRDefault="0077105B" w:rsidP="0077105B">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i/>
          <w:iCs/>
          <w:color w:val="FF0000"/>
          <w:sz w:val="24"/>
          <w:szCs w:val="24"/>
          <w:u w:color="FF0000"/>
        </w:rPr>
      </w:pPr>
      <w:proofErr w:type="gramStart"/>
      <w:r w:rsidRPr="00995A58">
        <w:rPr>
          <w:rStyle w:val="None"/>
          <w:i/>
          <w:iCs/>
          <w:color w:val="FF0000"/>
          <w:sz w:val="24"/>
          <w:szCs w:val="24"/>
          <w:highlight w:val="yellow"/>
          <w:u w:color="FF0000"/>
        </w:rPr>
        <w:t xml:space="preserve">( </w:t>
      </w:r>
      <w:r w:rsidRPr="0077105B">
        <w:rPr>
          <w:rStyle w:val="None"/>
          <w:i/>
          <w:iCs/>
          <w:color w:val="FF0000"/>
          <w:sz w:val="24"/>
          <w:szCs w:val="24"/>
          <w:highlight w:val="yellow"/>
          <w:u w:color="FF0000"/>
        </w:rPr>
        <w:t>Pages</w:t>
      </w:r>
      <w:proofErr w:type="gramEnd"/>
      <w:r w:rsidRPr="0077105B">
        <w:rPr>
          <w:rStyle w:val="None"/>
          <w:i/>
          <w:iCs/>
          <w:color w:val="FF0000"/>
          <w:sz w:val="24"/>
          <w:szCs w:val="24"/>
          <w:highlight w:val="yellow"/>
          <w:u w:color="FF0000"/>
        </w:rPr>
        <w:t xml:space="preserve"> 08 must include page numbers</w:t>
      </w:r>
      <w:r w:rsidRPr="00995A58">
        <w:rPr>
          <w:rStyle w:val="None"/>
          <w:i/>
          <w:iCs/>
          <w:color w:val="FF0000"/>
          <w:sz w:val="24"/>
          <w:szCs w:val="24"/>
          <w:highlight w:val="yellow"/>
          <w:u w:color="FF0000"/>
        </w:rPr>
        <w:t xml:space="preserve"> )</w:t>
      </w:r>
    </w:p>
    <w:p w14:paraId="34BA27AF" w14:textId="77777777" w:rsidR="007D199D" w:rsidRPr="00712DB3" w:rsidRDefault="007D199D">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0000"/>
          <w:sz w:val="24"/>
          <w:szCs w:val="24"/>
          <w:u w:color="FF0000"/>
        </w:rPr>
      </w:pPr>
    </w:p>
    <w:p w14:paraId="64912A1B" w14:textId="77777777" w:rsidR="007D199D" w:rsidRPr="00712DB3"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
      </w:pPr>
      <w:r w:rsidRPr="00712DB3">
        <w:rPr>
          <w:rStyle w:val="None"/>
          <w:color w:val="FF0000"/>
          <w:sz w:val="24"/>
          <w:szCs w:val="24"/>
          <w:u w:color="FF0000"/>
        </w:rPr>
        <w:t>[ You must use “</w:t>
      </w:r>
      <w:r w:rsidRPr="00712DB3">
        <w:rPr>
          <w:rStyle w:val="None"/>
          <w:color w:val="FF0000"/>
          <w:sz w:val="24"/>
          <w:szCs w:val="24"/>
          <w:u w:color="FF0000"/>
          <w:lang w:val="de-DE"/>
        </w:rPr>
        <w:t>Plane Image</w:t>
      </w:r>
      <w:r w:rsidRPr="00712DB3">
        <w:rPr>
          <w:rStyle w:val="None"/>
          <w:color w:val="FF0000"/>
          <w:sz w:val="24"/>
          <w:szCs w:val="24"/>
          <w:u w:color="FF0000"/>
        </w:rPr>
        <w:t xml:space="preserve">” from the folder: </w:t>
      </w:r>
      <w:r w:rsidRPr="00712DB3">
        <w:rPr>
          <w:rStyle w:val="None"/>
          <w:b/>
          <w:bCs/>
          <w:color w:val="FF0000"/>
          <w:sz w:val="24"/>
          <w:szCs w:val="24"/>
          <w:u w:color="FF0000"/>
        </w:rPr>
        <w:t xml:space="preserve">Page 8 </w:t>
      </w:r>
      <w:proofErr w:type="gramStart"/>
      <w:r w:rsidRPr="00712DB3">
        <w:rPr>
          <w:rStyle w:val="None"/>
          <w:b/>
          <w:bCs/>
          <w:color w:val="FF0000"/>
          <w:sz w:val="24"/>
          <w:szCs w:val="24"/>
          <w:u w:color="FF0000"/>
        </w:rPr>
        <w:t>Images ]</w:t>
      </w:r>
      <w:proofErr w:type="gramEnd"/>
    </w:p>
    <w:p w14:paraId="30093D3A" w14:textId="77777777" w:rsidR="007D199D" w:rsidRPr="00712DB3"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
      </w:pPr>
      <w:r w:rsidRPr="00712DB3">
        <w:rPr>
          <w:rStyle w:val="None"/>
          <w:color w:val="FF0000"/>
          <w:sz w:val="24"/>
          <w:szCs w:val="24"/>
          <w:u w:color="FF0000"/>
        </w:rPr>
        <w:t xml:space="preserve">[ You must add in “Go Travel” logo image from the folder: </w:t>
      </w:r>
      <w:r w:rsidRPr="00712DB3">
        <w:rPr>
          <w:rStyle w:val="None"/>
          <w:b/>
          <w:bCs/>
          <w:color w:val="FF0000"/>
          <w:sz w:val="24"/>
          <w:szCs w:val="24"/>
          <w:u w:color="FF0000"/>
        </w:rPr>
        <w:t xml:space="preserve">Page 8 </w:t>
      </w:r>
      <w:proofErr w:type="gramStart"/>
      <w:r w:rsidRPr="00712DB3">
        <w:rPr>
          <w:rStyle w:val="None"/>
          <w:b/>
          <w:bCs/>
          <w:color w:val="FF0000"/>
          <w:sz w:val="24"/>
          <w:szCs w:val="24"/>
          <w:u w:color="FF0000"/>
        </w:rPr>
        <w:t>Images ]</w:t>
      </w:r>
      <w:proofErr w:type="gramEnd"/>
    </w:p>
    <w:p w14:paraId="6D7EB7BA" w14:textId="77777777" w:rsidR="007D199D" w:rsidRPr="00712DB3"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
      </w:pPr>
      <w:r w:rsidRPr="00712DB3">
        <w:rPr>
          <w:rStyle w:val="None"/>
          <w:color w:val="FF0000"/>
          <w:sz w:val="24"/>
          <w:szCs w:val="24"/>
          <w:u w:color="FF0000"/>
        </w:rPr>
        <w:t xml:space="preserve">[ You must use </w:t>
      </w:r>
      <w:proofErr w:type="gramStart"/>
      <w:r w:rsidRPr="00712DB3">
        <w:rPr>
          <w:rStyle w:val="None"/>
          <w:color w:val="FF0000"/>
          <w:sz w:val="24"/>
          <w:szCs w:val="24"/>
          <w:u w:color="FF0000"/>
        </w:rPr>
        <w:t>1  of</w:t>
      </w:r>
      <w:proofErr w:type="gramEnd"/>
      <w:r w:rsidRPr="00712DB3">
        <w:rPr>
          <w:rStyle w:val="None"/>
          <w:color w:val="FF0000"/>
          <w:sz w:val="24"/>
          <w:szCs w:val="24"/>
          <w:u w:color="FF0000"/>
        </w:rPr>
        <w:t xml:space="preserve"> the “</w:t>
      </w:r>
      <w:proofErr w:type="spellStart"/>
      <w:r w:rsidRPr="00712DB3">
        <w:rPr>
          <w:rStyle w:val="None"/>
          <w:color w:val="FF0000"/>
          <w:sz w:val="24"/>
          <w:szCs w:val="24"/>
          <w:u w:color="FF0000"/>
          <w:lang w:val="de-DE"/>
        </w:rPr>
        <w:t>Handphone</w:t>
      </w:r>
      <w:proofErr w:type="spellEnd"/>
      <w:r w:rsidRPr="00712DB3">
        <w:rPr>
          <w:rStyle w:val="None"/>
          <w:color w:val="FF0000"/>
          <w:sz w:val="24"/>
          <w:szCs w:val="24"/>
          <w:u w:color="FF0000"/>
        </w:rPr>
        <w:t xml:space="preserve">” image from the folder: </w:t>
      </w:r>
      <w:r w:rsidRPr="00712DB3">
        <w:rPr>
          <w:rStyle w:val="None"/>
          <w:b/>
          <w:bCs/>
          <w:color w:val="FF0000"/>
          <w:sz w:val="24"/>
          <w:szCs w:val="24"/>
          <w:u w:color="FF0000"/>
        </w:rPr>
        <w:t>Page 8 Images ]</w:t>
      </w:r>
    </w:p>
    <w:p w14:paraId="315B5CB9" w14:textId="77777777" w:rsidR="007D199D" w:rsidRPr="005040A6" w:rsidRDefault="002E669F" w:rsidP="00712DB3">
      <w:pPr>
        <w:pStyle w:val="ListBullet"/>
        <w:spacing w:after="80"/>
        <w:rPr>
          <w:rStyle w:val="None"/>
          <w:color w:val="FF0000"/>
          <w:sz w:val="24"/>
          <w:szCs w:val="24"/>
          <w:u w:color="FF0000"/>
        </w:rPr>
      </w:pPr>
      <w:r w:rsidRPr="005040A6">
        <w:rPr>
          <w:rStyle w:val="None"/>
          <w:color w:val="FF0000"/>
          <w:sz w:val="24"/>
          <w:szCs w:val="24"/>
          <w:u w:color="FF0000"/>
        </w:rPr>
        <w:t xml:space="preserve">[ You must use </w:t>
      </w:r>
      <w:proofErr w:type="gramStart"/>
      <w:r w:rsidRPr="005040A6">
        <w:rPr>
          <w:rStyle w:val="None"/>
          <w:color w:val="FF0000"/>
          <w:sz w:val="24"/>
          <w:szCs w:val="24"/>
          <w:u w:color="FF0000"/>
        </w:rPr>
        <w:t>1  image</w:t>
      </w:r>
      <w:proofErr w:type="gramEnd"/>
      <w:r w:rsidRPr="005040A6">
        <w:rPr>
          <w:rStyle w:val="None"/>
          <w:color w:val="FF0000"/>
          <w:sz w:val="24"/>
          <w:szCs w:val="24"/>
          <w:u w:color="FF0000"/>
        </w:rPr>
        <w:t xml:space="preserve"> from the folder “</w:t>
      </w:r>
      <w:r w:rsidRPr="005040A6">
        <w:rPr>
          <w:rStyle w:val="None"/>
          <w:b/>
          <w:bCs/>
          <w:color w:val="FF0000"/>
          <w:sz w:val="24"/>
          <w:szCs w:val="24"/>
          <w:u w:color="FF0000"/>
        </w:rPr>
        <w:t>Page 2-5 Images “</w:t>
      </w:r>
      <w:r w:rsidRPr="005040A6">
        <w:rPr>
          <w:rStyle w:val="None"/>
          <w:color w:val="FF0000"/>
          <w:sz w:val="24"/>
          <w:szCs w:val="24"/>
          <w:u w:color="FF0000"/>
        </w:rPr>
        <w:t>and super impose into the “</w:t>
      </w:r>
      <w:proofErr w:type="spellStart"/>
      <w:r w:rsidRPr="005040A6">
        <w:rPr>
          <w:rStyle w:val="None"/>
          <w:color w:val="FF0000"/>
          <w:sz w:val="24"/>
          <w:szCs w:val="24"/>
          <w:u w:color="FF0000"/>
        </w:rPr>
        <w:t>handphone</w:t>
      </w:r>
      <w:proofErr w:type="spellEnd"/>
      <w:r w:rsidRPr="005040A6">
        <w:rPr>
          <w:rStyle w:val="None"/>
          <w:color w:val="FF0000"/>
          <w:sz w:val="24"/>
          <w:szCs w:val="24"/>
          <w:u w:color="FF0000"/>
        </w:rPr>
        <w:t>” screen ]</w:t>
      </w:r>
    </w:p>
    <w:p w14:paraId="1900EC51" w14:textId="77777777" w:rsidR="007D199D" w:rsidRPr="005040A6" w:rsidRDefault="002E669F" w:rsidP="00712DB3">
      <w:pPr>
        <w:pStyle w:val="ListBullet"/>
        <w:spacing w:after="80"/>
        <w:rPr>
          <w:rStyle w:val="None"/>
          <w:color w:val="FF0000"/>
          <w:sz w:val="24"/>
          <w:szCs w:val="24"/>
          <w:u w:color="FF0000"/>
        </w:rPr>
      </w:pPr>
      <w:r w:rsidRPr="005040A6">
        <w:rPr>
          <w:rStyle w:val="None"/>
          <w:color w:val="FF0000"/>
          <w:sz w:val="24"/>
          <w:szCs w:val="24"/>
          <w:u w:color="FF0000"/>
        </w:rPr>
        <w:t xml:space="preserve">[ You must use </w:t>
      </w:r>
      <w:proofErr w:type="gramStart"/>
      <w:r w:rsidRPr="005040A6">
        <w:rPr>
          <w:rStyle w:val="None"/>
          <w:color w:val="FF0000"/>
          <w:sz w:val="24"/>
          <w:szCs w:val="24"/>
          <w:u w:color="FF0000"/>
        </w:rPr>
        <w:t>1  image</w:t>
      </w:r>
      <w:proofErr w:type="gramEnd"/>
      <w:r w:rsidRPr="005040A6">
        <w:rPr>
          <w:rStyle w:val="None"/>
          <w:color w:val="FF0000"/>
          <w:sz w:val="24"/>
          <w:szCs w:val="24"/>
          <w:u w:color="FF0000"/>
        </w:rPr>
        <w:t xml:space="preserve"> from the folder “</w:t>
      </w:r>
      <w:r w:rsidRPr="005040A6">
        <w:rPr>
          <w:rStyle w:val="None"/>
          <w:b/>
          <w:bCs/>
          <w:color w:val="FF0000"/>
          <w:sz w:val="24"/>
          <w:szCs w:val="24"/>
          <w:u w:color="FF0000"/>
        </w:rPr>
        <w:t xml:space="preserve">Page 2-5 Images “ </w:t>
      </w:r>
      <w:r w:rsidRPr="005040A6">
        <w:rPr>
          <w:rStyle w:val="None"/>
          <w:color w:val="FF0000"/>
          <w:sz w:val="24"/>
          <w:szCs w:val="24"/>
          <w:u w:color="FF0000"/>
        </w:rPr>
        <w:t>as a background image for the advertisement page ]</w:t>
      </w:r>
    </w:p>
    <w:p w14:paraId="5376A15D" w14:textId="1AE740B6" w:rsidR="007D199D" w:rsidRPr="005040A6"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b/>
          <w:bCs/>
          <w:color w:val="FF0000"/>
          <w:sz w:val="24"/>
          <w:szCs w:val="24"/>
          <w:u w:color="FF0000"/>
        </w:rPr>
      </w:pPr>
      <w:r w:rsidRPr="005040A6">
        <w:rPr>
          <w:rStyle w:val="None"/>
          <w:b/>
          <w:bCs/>
          <w:color w:val="FF0000"/>
          <w:sz w:val="24"/>
          <w:szCs w:val="24"/>
          <w:u w:color="FF0000"/>
        </w:rPr>
        <w:t>________________________________________________________________________________</w:t>
      </w:r>
    </w:p>
    <w:p w14:paraId="091940A2" w14:textId="77777777" w:rsidR="007D199D" w:rsidRPr="005040A6" w:rsidRDefault="002E669F">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lang w:val="de-DE"/>
        </w:rPr>
      </w:pPr>
      <w:r w:rsidRPr="005040A6">
        <w:rPr>
          <w:rStyle w:val="None"/>
          <w:color w:val="FF2712"/>
          <w:sz w:val="24"/>
          <w:szCs w:val="24"/>
          <w:u w:color="FF2712"/>
          <w:lang w:val="de-DE"/>
        </w:rPr>
        <w:t>Text</w:t>
      </w:r>
    </w:p>
    <w:p w14:paraId="28D14425" w14:textId="77777777" w:rsidR="007D199D" w:rsidRPr="005040A6" w:rsidRDefault="002E669F" w:rsidP="005040A6">
      <w:pPr>
        <w:pStyle w:val="BodyA"/>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Style w:val="None"/>
          <w:color w:val="FF2712"/>
          <w:sz w:val="24"/>
          <w:szCs w:val="24"/>
          <w:u w:color="FF2712"/>
        </w:rPr>
      </w:pPr>
      <w:proofErr w:type="gramStart"/>
      <w:r w:rsidRPr="005040A6">
        <w:rPr>
          <w:rStyle w:val="None"/>
          <w:i/>
          <w:iCs/>
          <w:color w:val="FF0000"/>
          <w:sz w:val="24"/>
          <w:szCs w:val="24"/>
          <w:u w:color="FF0000"/>
        </w:rPr>
        <w:t>( Headline</w:t>
      </w:r>
      <w:proofErr w:type="gramEnd"/>
      <w:r w:rsidRPr="005040A6">
        <w:rPr>
          <w:rStyle w:val="None"/>
          <w:i/>
          <w:iCs/>
          <w:color w:val="FF0000"/>
          <w:sz w:val="24"/>
          <w:szCs w:val="24"/>
          <w:u w:color="FF0000"/>
        </w:rPr>
        <w:t xml:space="preserve"> ) </w:t>
      </w:r>
    </w:p>
    <w:p w14:paraId="7F30093E" w14:textId="77777777" w:rsidR="007D199D" w:rsidRPr="005040A6" w:rsidRDefault="002E669F">
      <w:pPr>
        <w:pStyle w:val="BodyA"/>
        <w:tabs>
          <w:tab w:val="left" w:pos="6035"/>
        </w:tabs>
        <w:rPr>
          <w:rStyle w:val="None"/>
          <w:color w:val="212121"/>
          <w:sz w:val="24"/>
          <w:szCs w:val="24"/>
          <w:u w:color="212121"/>
          <w:lang w:val="de-DE"/>
        </w:rPr>
      </w:pPr>
      <w:r w:rsidRPr="005040A6">
        <w:rPr>
          <w:rStyle w:val="None"/>
          <w:color w:val="212121"/>
          <w:sz w:val="24"/>
          <w:szCs w:val="24"/>
          <w:u w:color="212121"/>
          <w:lang w:val="de-DE"/>
        </w:rPr>
        <w:t>SNAP A CHANCE TO A DREAM HOLIDAY!</w:t>
      </w:r>
    </w:p>
    <w:p w14:paraId="70DF8C80" w14:textId="77777777" w:rsidR="007D199D" w:rsidRPr="005040A6" w:rsidRDefault="002E669F">
      <w:pPr>
        <w:pStyle w:val="BodyA"/>
        <w:tabs>
          <w:tab w:val="left" w:pos="6035"/>
        </w:tabs>
        <w:rPr>
          <w:rStyle w:val="None"/>
          <w:color w:val="212121"/>
          <w:sz w:val="24"/>
          <w:szCs w:val="24"/>
          <w:u w:color="212121"/>
        </w:rPr>
      </w:pPr>
      <w:r w:rsidRPr="005040A6">
        <w:rPr>
          <w:rStyle w:val="None"/>
          <w:color w:val="212121"/>
          <w:sz w:val="24"/>
          <w:szCs w:val="24"/>
          <w:u w:color="212121"/>
        </w:rPr>
        <w:lastRenderedPageBreak/>
        <w:t xml:space="preserve">Put your Travel Plans in Motion with </w:t>
      </w:r>
      <w:proofErr w:type="spellStart"/>
      <w:r w:rsidRPr="005040A6">
        <w:rPr>
          <w:rStyle w:val="None"/>
          <w:color w:val="212121"/>
          <w:sz w:val="24"/>
          <w:szCs w:val="24"/>
          <w:u w:color="212121"/>
        </w:rPr>
        <w:t>GoTravel</w:t>
      </w:r>
      <w:proofErr w:type="spellEnd"/>
      <w:r w:rsidRPr="005040A6">
        <w:rPr>
          <w:rStyle w:val="None"/>
          <w:color w:val="212121"/>
          <w:sz w:val="24"/>
          <w:szCs w:val="24"/>
          <w:u w:color="212121"/>
        </w:rPr>
        <w:t>! The easiest way to plan and book your next ASEAN adventure. Hurry! Book your ASEAN holidays now and stand a chance to win your next holiday in ASEAN for free with the ASEAN best holiday photo contest!</w:t>
      </w:r>
    </w:p>
    <w:p w14:paraId="4B1E09CE" w14:textId="77777777" w:rsidR="007D199D" w:rsidRPr="005040A6" w:rsidRDefault="002E669F">
      <w:pPr>
        <w:pStyle w:val="BodyA"/>
        <w:tabs>
          <w:tab w:val="left" w:pos="6035"/>
        </w:tabs>
        <w:rPr>
          <w:rStyle w:val="None"/>
          <w:color w:val="212121"/>
          <w:sz w:val="24"/>
          <w:szCs w:val="24"/>
          <w:u w:color="212121"/>
        </w:rPr>
      </w:pPr>
      <w:r w:rsidRPr="005040A6">
        <w:rPr>
          <w:rStyle w:val="None"/>
          <w:color w:val="212121"/>
          <w:sz w:val="24"/>
          <w:szCs w:val="24"/>
          <w:u w:color="212121"/>
          <w:lang w:val="de-DE"/>
        </w:rPr>
        <w:t>Don</w:t>
      </w:r>
      <w:r w:rsidRPr="005040A6">
        <w:rPr>
          <w:rStyle w:val="None"/>
          <w:color w:val="212121"/>
          <w:sz w:val="24"/>
          <w:szCs w:val="24"/>
          <w:u w:color="212121"/>
        </w:rPr>
        <w:t xml:space="preserve">’t Wait! Join the contest now at </w:t>
      </w:r>
      <w:hyperlink r:id="rId22" w:history="1">
        <w:r w:rsidRPr="005040A6">
          <w:rPr>
            <w:rStyle w:val="Hyperlink2"/>
            <w:sz w:val="24"/>
            <w:szCs w:val="24"/>
          </w:rPr>
          <w:t>www.aseanphotocontest.com</w:t>
        </w:r>
      </w:hyperlink>
    </w:p>
    <w:p w14:paraId="5A6AEEB0" w14:textId="77777777" w:rsidR="007D199D" w:rsidRPr="005040A6" w:rsidRDefault="002E669F" w:rsidP="00712DB3">
      <w:pPr>
        <w:pStyle w:val="BodyA"/>
        <w:spacing w:after="160"/>
        <w:rPr>
          <w:sz w:val="24"/>
          <w:szCs w:val="24"/>
        </w:rPr>
      </w:pPr>
      <w:r w:rsidRPr="005040A6">
        <w:rPr>
          <w:sz w:val="24"/>
          <w:szCs w:val="24"/>
        </w:rPr>
        <w:t>Introducing your one-stop online travel booking system that promises instant easy booking, competitive rates for flights and hotels, regardless of your budget.</w:t>
      </w:r>
    </w:p>
    <w:p w14:paraId="5353C162" w14:textId="77777777" w:rsidR="007D199D" w:rsidRPr="005040A6" w:rsidRDefault="002E669F" w:rsidP="00712DB3">
      <w:pPr>
        <w:pStyle w:val="BodyA"/>
        <w:spacing w:after="160"/>
        <w:rPr>
          <w:sz w:val="24"/>
          <w:szCs w:val="24"/>
        </w:rPr>
      </w:pPr>
      <w:r w:rsidRPr="005040A6">
        <w:rPr>
          <w:sz w:val="24"/>
          <w:szCs w:val="24"/>
        </w:rPr>
        <w:t>You’ve seen our travel shows and read our articles, personalize your dream getaway today!</w:t>
      </w:r>
    </w:p>
    <w:p w14:paraId="4F2EB893" w14:textId="77777777" w:rsidR="007D199D" w:rsidRPr="005040A6" w:rsidRDefault="00AB34C3">
      <w:pPr>
        <w:pStyle w:val="BodyA"/>
        <w:rPr>
          <w:sz w:val="24"/>
          <w:szCs w:val="24"/>
        </w:rPr>
      </w:pPr>
      <w:hyperlink r:id="rId23" w:history="1">
        <w:r w:rsidR="002E669F" w:rsidRPr="005040A6">
          <w:rPr>
            <w:rStyle w:val="Hyperlink3"/>
            <w:sz w:val="24"/>
            <w:szCs w:val="24"/>
          </w:rPr>
          <w:t>www.GoTravel.com</w:t>
        </w:r>
      </w:hyperlink>
    </w:p>
    <w:p w14:paraId="4E6BAF6D" w14:textId="77777777" w:rsidR="007D199D" w:rsidRPr="005040A6" w:rsidRDefault="002E669F">
      <w:pPr>
        <w:pStyle w:val="BodyA"/>
        <w:rPr>
          <w:sz w:val="24"/>
          <w:szCs w:val="24"/>
        </w:rPr>
      </w:pPr>
      <w:r w:rsidRPr="005040A6">
        <w:rPr>
          <w:sz w:val="24"/>
          <w:szCs w:val="24"/>
        </w:rPr>
        <w:t>Discover the Best of South East Asian Travel</w:t>
      </w:r>
    </w:p>
    <w:p w14:paraId="1435C224" w14:textId="77777777" w:rsidR="007D199D" w:rsidRPr="005040A6" w:rsidRDefault="002E669F">
      <w:pPr>
        <w:pStyle w:val="BodyA"/>
        <w:rPr>
          <w:sz w:val="24"/>
          <w:szCs w:val="24"/>
        </w:rPr>
      </w:pPr>
      <w:r w:rsidRPr="005040A6">
        <w:rPr>
          <w:sz w:val="24"/>
          <w:szCs w:val="24"/>
        </w:rPr>
        <w:t>All on One Channel</w:t>
      </w:r>
    </w:p>
    <w:p w14:paraId="6D6594E0" w14:textId="77777777" w:rsidR="007D199D" w:rsidRPr="005040A6" w:rsidRDefault="007D199D" w:rsidP="00712DB3">
      <w:pPr>
        <w:pStyle w:val="BodyA"/>
        <w:spacing w:after="160"/>
        <w:rPr>
          <w:sz w:val="24"/>
          <w:szCs w:val="24"/>
        </w:rPr>
      </w:pPr>
    </w:p>
    <w:p w14:paraId="6D0D3F3F" w14:textId="77777777" w:rsidR="007D199D" w:rsidRPr="005040A6" w:rsidRDefault="002E669F" w:rsidP="00712DB3">
      <w:pPr>
        <w:pStyle w:val="BodyA"/>
        <w:spacing w:after="160"/>
        <w:rPr>
          <w:sz w:val="24"/>
          <w:szCs w:val="24"/>
        </w:rPr>
      </w:pPr>
      <w:proofErr w:type="gramStart"/>
      <w:r w:rsidRPr="005040A6">
        <w:rPr>
          <w:rStyle w:val="None"/>
          <w:sz w:val="24"/>
          <w:szCs w:val="24"/>
          <w:lang w:val="nl-NL"/>
        </w:rPr>
        <w:t>Malaysia /</w:t>
      </w:r>
      <w:proofErr w:type="gramEnd"/>
      <w:r w:rsidRPr="005040A6">
        <w:rPr>
          <w:rStyle w:val="None"/>
          <w:sz w:val="24"/>
          <w:szCs w:val="24"/>
          <w:lang w:val="nl-NL"/>
        </w:rPr>
        <w:t xml:space="preserve"> Singapore / Brunei / Indonesia / Myanmar / Vietnam / Cambodia / </w:t>
      </w:r>
      <w:proofErr w:type="spellStart"/>
      <w:r w:rsidRPr="005040A6">
        <w:rPr>
          <w:rStyle w:val="None"/>
          <w:sz w:val="24"/>
          <w:szCs w:val="24"/>
          <w:lang w:val="nl-NL"/>
        </w:rPr>
        <w:t>Lao</w:t>
      </w:r>
      <w:proofErr w:type="spellEnd"/>
      <w:r w:rsidRPr="005040A6">
        <w:rPr>
          <w:rStyle w:val="None"/>
          <w:sz w:val="24"/>
          <w:szCs w:val="24"/>
          <w:lang w:val="nl-NL"/>
        </w:rPr>
        <w:t xml:space="preserve"> PDR / Thailand / Philippines</w:t>
      </w:r>
    </w:p>
    <w:sectPr w:rsidR="007D199D" w:rsidRPr="005040A6">
      <w:headerReference w:type="default" r:id="rId24"/>
      <w:pgSz w:w="11900" w:h="16840"/>
      <w:pgMar w:top="1985" w:right="1134" w:bottom="1418" w:left="1134" w:header="567" w:footer="284"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Microsoft Office User" w:date="2018-08-01T18:10:00Z" w:initials="Office">
    <w:p w14:paraId="52A46103" w14:textId="055388A3" w:rsidR="00712DB3" w:rsidRDefault="00712DB3">
      <w:pPr>
        <w:pStyle w:val="CommentText"/>
      </w:pPr>
      <w:r>
        <w:rPr>
          <w:rStyle w:val="CommentReference"/>
        </w:rPr>
        <w:annotationRef/>
      </w:r>
      <w:r>
        <w:t>To delete as ASEAN no longer need. Now is a tagline</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2A46103"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632FBB" w14:textId="77777777" w:rsidR="00AB34C3" w:rsidRDefault="00AB34C3">
      <w:r>
        <w:separator/>
      </w:r>
    </w:p>
  </w:endnote>
  <w:endnote w:type="continuationSeparator" w:id="0">
    <w:p w14:paraId="74D44220" w14:textId="77777777" w:rsidR="00AB34C3" w:rsidRDefault="00AB3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Arial Unicode MS">
    <w:panose1 w:val="020B0604020202020204"/>
    <w:charset w:val="00"/>
    <w:family w:val="auto"/>
    <w:pitch w:val="variable"/>
    <w:sig w:usb0="F7FFAFFF" w:usb1="E9DFFFFF" w:usb2="0000003F" w:usb3="00000000" w:csb0="003F01FF" w:csb1="00000000"/>
  </w:font>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Times">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54FFDF" w14:textId="77777777" w:rsidR="007F464C" w:rsidRDefault="007F464C">
    <w:pPr>
      <w:pStyle w:val="Footer"/>
      <w:jc w:val="right"/>
    </w:pPr>
    <w:r>
      <w:t xml:space="preserve">Page </w:t>
    </w:r>
    <w:r>
      <w:rPr>
        <w:b/>
        <w:bCs/>
      </w:rPr>
      <w:fldChar w:fldCharType="begin"/>
    </w:r>
    <w:r>
      <w:rPr>
        <w:b/>
        <w:bCs/>
      </w:rPr>
      <w:instrText xml:space="preserve"> PAGE </w:instrText>
    </w:r>
    <w:r>
      <w:rPr>
        <w:b/>
        <w:bCs/>
      </w:rPr>
      <w:fldChar w:fldCharType="end"/>
    </w:r>
    <w:r>
      <w:t xml:space="preserve"> of </w:t>
    </w:r>
    <w:r>
      <w:rPr>
        <w:b/>
        <w:bCs/>
      </w:rPr>
      <w:fldChar w:fldCharType="begin"/>
    </w:r>
    <w:r>
      <w:rPr>
        <w:b/>
        <w:bCs/>
      </w:rPr>
      <w:instrText xml:space="preserve"> NUMPAGES </w:instrText>
    </w:r>
    <w:r>
      <w:rPr>
        <w:b/>
        <w:bCs/>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39DEF4" w14:textId="77777777" w:rsidR="007F464C" w:rsidRDefault="007F464C">
    <w:pPr>
      <w:pStyle w:val="Header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6EBA39" w14:textId="77777777" w:rsidR="007F464C" w:rsidRDefault="007F464C">
    <w:pPr>
      <w:pStyle w:val="Footer"/>
      <w:jc w:val="right"/>
    </w:pPr>
    <w:r>
      <w:rPr>
        <w:b/>
        <w:bCs/>
      </w:rPr>
      <w:fldChar w:fldCharType="begin"/>
    </w:r>
    <w:r>
      <w:rPr>
        <w:b/>
        <w:bCs/>
      </w:rPr>
      <w:instrText xml:space="preserve"> PAGE </w:instrText>
    </w:r>
    <w:r>
      <w:rPr>
        <w:b/>
        <w:bCs/>
      </w:rPr>
      <w:fldChar w:fldCharType="separate"/>
    </w:r>
    <w:r w:rsidR="004C45C7">
      <w:rPr>
        <w:b/>
        <w:bCs/>
        <w:noProof/>
      </w:rPr>
      <w:t>22</w:t>
    </w:r>
    <w:r>
      <w:rPr>
        <w:b/>
        <w:bCs/>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E3C36E7" w14:textId="77777777" w:rsidR="00AB34C3" w:rsidRDefault="00AB34C3">
      <w:r>
        <w:separator/>
      </w:r>
    </w:p>
  </w:footnote>
  <w:footnote w:type="continuationSeparator" w:id="0">
    <w:p w14:paraId="30DAB4CC" w14:textId="77777777" w:rsidR="00AB34C3" w:rsidRDefault="00AB34C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589EE1" w14:textId="77777777" w:rsidR="007F464C" w:rsidRDefault="007F464C">
    <w:pPr>
      <w:pStyle w:val="Header"/>
    </w:pPr>
    <w:r>
      <w:rPr>
        <w:noProof/>
        <w:lang w:val="en-GB"/>
      </w:rPr>
      <w:drawing>
        <wp:anchor distT="152400" distB="152400" distL="152400" distR="152400" simplePos="0" relativeHeight="251657216" behindDoc="1" locked="0" layoutInCell="1" allowOverlap="1" wp14:anchorId="747F2C71" wp14:editId="4DD8E1A9">
          <wp:simplePos x="0" y="0"/>
          <wp:positionH relativeFrom="page">
            <wp:posOffset>-2539</wp:posOffset>
          </wp:positionH>
          <wp:positionV relativeFrom="page">
            <wp:posOffset>-3175</wp:posOffset>
          </wp:positionV>
          <wp:extent cx="7565391" cy="10698482"/>
          <wp:effectExtent l="0" t="0" r="0" b="0"/>
          <wp:wrapNone/>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1">
                    <a:extLst/>
                  </a:blip>
                  <a:stretch>
                    <a:fillRect/>
                  </a:stretch>
                </pic:blipFill>
                <pic:spPr>
                  <a:xfrm>
                    <a:off x="0" y="0"/>
                    <a:ext cx="7565391" cy="10698482"/>
                  </a:xfrm>
                  <a:prstGeom prst="rect">
                    <a:avLst/>
                  </a:prstGeom>
                  <a:ln w="12700" cap="flat">
                    <a:noFill/>
                    <a:miter lim="400000"/>
                  </a:ln>
                  <a:effectLst/>
                </pic:spPr>
              </pic:pic>
            </a:graphicData>
          </a:graphic>
        </wp:anchor>
      </w:drawing>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3388FB" w14:textId="77777777" w:rsidR="007F464C" w:rsidRDefault="007F464C">
    <w:pPr>
      <w:pStyle w:val="Header"/>
    </w:pPr>
    <w:r>
      <w:rPr>
        <w:noProof/>
        <w:lang w:val="en-GB"/>
      </w:rPr>
      <w:drawing>
        <wp:anchor distT="152400" distB="152400" distL="152400" distR="152400" simplePos="0" relativeHeight="251658240" behindDoc="1" locked="0" layoutInCell="1" allowOverlap="1" wp14:anchorId="1455FEEB" wp14:editId="42212DC6">
          <wp:simplePos x="0" y="0"/>
          <wp:positionH relativeFrom="page">
            <wp:posOffset>-2539</wp:posOffset>
          </wp:positionH>
          <wp:positionV relativeFrom="page">
            <wp:posOffset>-3175</wp:posOffset>
          </wp:positionV>
          <wp:extent cx="7565391" cy="10698482"/>
          <wp:effectExtent l="0" t="0" r="0" b="0"/>
          <wp:wrapNone/>
          <wp:docPr id="1073741826" name="officeArt object" descr="image1.jpeg"/>
          <wp:cNvGraphicFramePr/>
          <a:graphic xmlns:a="http://schemas.openxmlformats.org/drawingml/2006/main">
            <a:graphicData uri="http://schemas.openxmlformats.org/drawingml/2006/picture">
              <pic:pic xmlns:pic="http://schemas.openxmlformats.org/drawingml/2006/picture">
                <pic:nvPicPr>
                  <pic:cNvPr id="1073741826" name="image1.jpeg" descr="image1.jpeg"/>
                  <pic:cNvPicPr>
                    <a:picLocks noChangeAspect="1"/>
                  </pic:cNvPicPr>
                </pic:nvPicPr>
                <pic:blipFill>
                  <a:blip r:embed="rId1">
                    <a:extLst/>
                  </a:blip>
                  <a:stretch>
                    <a:fillRect/>
                  </a:stretch>
                </pic:blipFill>
                <pic:spPr>
                  <a:xfrm>
                    <a:off x="0" y="0"/>
                    <a:ext cx="7565391" cy="10698482"/>
                  </a:xfrm>
                  <a:prstGeom prst="rect">
                    <a:avLst/>
                  </a:prstGeom>
                  <a:ln w="12700" cap="flat">
                    <a:noFill/>
                    <a:miter lim="400000"/>
                  </a:ln>
                  <a:effectLst/>
                </pic:spPr>
              </pic:pic>
            </a:graphicData>
          </a:graphic>
        </wp:anchor>
      </w:drawing>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9A4213" w14:textId="77777777" w:rsidR="007F464C" w:rsidRDefault="007F464C">
    <w:pPr>
      <w:pStyle w:val="Header"/>
      <w:jc w:val="right"/>
    </w:pPr>
    <w:r>
      <w:rPr>
        <w:noProof/>
        <w:lang w:val="en-GB"/>
      </w:rPr>
      <w:drawing>
        <wp:inline distT="0" distB="0" distL="0" distR="0" wp14:anchorId="0DE5EBCF" wp14:editId="489426BC">
          <wp:extent cx="937260" cy="838200"/>
          <wp:effectExtent l="0" t="0" r="0" b="0"/>
          <wp:docPr id="1073741827" name="officeArt object" descr="C:\Users\Wsc11\Desktop\ASC12_CMYK 8 Sep 2018.png"/>
          <wp:cNvGraphicFramePr/>
          <a:graphic xmlns:a="http://schemas.openxmlformats.org/drawingml/2006/main">
            <a:graphicData uri="http://schemas.openxmlformats.org/drawingml/2006/picture">
              <pic:pic xmlns:pic="http://schemas.openxmlformats.org/drawingml/2006/picture">
                <pic:nvPicPr>
                  <pic:cNvPr id="1073741827" name="C:\Users\Wsc11\Desktop\ASC12_CMYK 8 Sep 2018.png" descr="C:\Users\Wsc11\Desktop\ASC12_CMYK 8 Sep 2018.png"/>
                  <pic:cNvPicPr>
                    <a:picLocks noChangeAspect="1"/>
                  </pic:cNvPicPr>
                </pic:nvPicPr>
                <pic:blipFill>
                  <a:blip r:embed="rId1">
                    <a:extLst/>
                  </a:blip>
                  <a:stretch>
                    <a:fillRect/>
                  </a:stretch>
                </pic:blipFill>
                <pic:spPr>
                  <a:xfrm>
                    <a:off x="0" y="0"/>
                    <a:ext cx="937260" cy="838200"/>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34BCB2" w14:textId="77777777" w:rsidR="007F464C" w:rsidRDefault="007F464C">
    <w:pPr>
      <w:pStyle w:val="HeaderFoote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AAF208" w14:textId="77777777" w:rsidR="007F464C" w:rsidRDefault="007F464C">
    <w:pPr>
      <w:pStyle w:val="HeaderFoo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81EF4"/>
    <w:multiLevelType w:val="hybridMultilevel"/>
    <w:tmpl w:val="A0068E0C"/>
    <w:numStyleLink w:val="ImportedStyle6"/>
  </w:abstractNum>
  <w:abstractNum w:abstractNumId="1">
    <w:nsid w:val="04BC5088"/>
    <w:multiLevelType w:val="hybridMultilevel"/>
    <w:tmpl w:val="4DC6FF8C"/>
    <w:styleLink w:val="ImportedStyle20"/>
    <w:lvl w:ilvl="0" w:tplc="6A188ED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89C8F3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864AF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DA064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92209C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712E3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03C4970">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23013BE">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D8045A0">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06A22CAF"/>
    <w:multiLevelType w:val="hybridMultilevel"/>
    <w:tmpl w:val="7FBCD710"/>
    <w:numStyleLink w:val="ImportedStyle17"/>
  </w:abstractNum>
  <w:abstractNum w:abstractNumId="3">
    <w:nsid w:val="06D13ED4"/>
    <w:multiLevelType w:val="hybridMultilevel"/>
    <w:tmpl w:val="509E2CE2"/>
    <w:numStyleLink w:val="ImportedStyle23"/>
  </w:abstractNum>
  <w:abstractNum w:abstractNumId="4">
    <w:nsid w:val="08263911"/>
    <w:multiLevelType w:val="hybridMultilevel"/>
    <w:tmpl w:val="34F8710C"/>
    <w:numStyleLink w:val="ImportedStyle1"/>
  </w:abstractNum>
  <w:abstractNum w:abstractNumId="5">
    <w:nsid w:val="09856804"/>
    <w:multiLevelType w:val="hybridMultilevel"/>
    <w:tmpl w:val="6EB8E1D0"/>
    <w:styleLink w:val="ImportedStyle11"/>
    <w:lvl w:ilvl="0" w:tplc="A572B664">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0568A1A">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8D611BA">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23EB818">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316ABDA">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E8611DA">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C405984">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25A7208">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1AA4C7C">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0CBC4B1F"/>
    <w:multiLevelType w:val="hybridMultilevel"/>
    <w:tmpl w:val="57083702"/>
    <w:styleLink w:val="ImportedStyle5"/>
    <w:lvl w:ilvl="0" w:tplc="98DE2C2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E0A09B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EBA15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2E0431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37EE1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EF09F4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BCE57B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3D254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9EC4E9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nsid w:val="118962A5"/>
    <w:multiLevelType w:val="hybridMultilevel"/>
    <w:tmpl w:val="34F8710C"/>
    <w:styleLink w:val="ImportedStyle1"/>
    <w:lvl w:ilvl="0" w:tplc="35964360">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CA887B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258695E">
      <w:start w:val="1"/>
      <w:numFmt w:val="lowerRoman"/>
      <w:lvlText w:val="%3."/>
      <w:lvlJc w:val="left"/>
      <w:pPr>
        <w:ind w:left="2160" w:hanging="295"/>
      </w:pPr>
      <w:rPr>
        <w:rFonts w:hAnsi="Arial Unicode MS"/>
        <w:caps w:val="0"/>
        <w:smallCaps w:val="0"/>
        <w:strike w:val="0"/>
        <w:dstrike w:val="0"/>
        <w:outline w:val="0"/>
        <w:emboss w:val="0"/>
        <w:imprint w:val="0"/>
        <w:spacing w:val="0"/>
        <w:w w:val="100"/>
        <w:kern w:val="0"/>
        <w:position w:val="0"/>
        <w:highlight w:val="none"/>
        <w:vertAlign w:val="baseline"/>
      </w:rPr>
    </w:lvl>
    <w:lvl w:ilvl="3" w:tplc="D648016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E7C099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FAC789C">
      <w:start w:val="1"/>
      <w:numFmt w:val="lowerRoman"/>
      <w:lvlText w:val="%6."/>
      <w:lvlJc w:val="left"/>
      <w:pPr>
        <w:ind w:left="4320" w:hanging="295"/>
      </w:pPr>
      <w:rPr>
        <w:rFonts w:hAnsi="Arial Unicode MS"/>
        <w:caps w:val="0"/>
        <w:smallCaps w:val="0"/>
        <w:strike w:val="0"/>
        <w:dstrike w:val="0"/>
        <w:outline w:val="0"/>
        <w:emboss w:val="0"/>
        <w:imprint w:val="0"/>
        <w:spacing w:val="0"/>
        <w:w w:val="100"/>
        <w:kern w:val="0"/>
        <w:position w:val="0"/>
        <w:highlight w:val="none"/>
        <w:vertAlign w:val="baseline"/>
      </w:rPr>
    </w:lvl>
    <w:lvl w:ilvl="6" w:tplc="83221B3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AF2A6E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60C95BE">
      <w:start w:val="1"/>
      <w:numFmt w:val="lowerRoman"/>
      <w:lvlText w:val="%9."/>
      <w:lvlJc w:val="left"/>
      <w:pPr>
        <w:ind w:left="6480" w:hanging="29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1A0563AB"/>
    <w:multiLevelType w:val="hybridMultilevel"/>
    <w:tmpl w:val="F2D4546C"/>
    <w:numStyleLink w:val="ImportedStyle16"/>
  </w:abstractNum>
  <w:abstractNum w:abstractNumId="9">
    <w:nsid w:val="1ACD4E2D"/>
    <w:multiLevelType w:val="hybridMultilevel"/>
    <w:tmpl w:val="A0068E0C"/>
    <w:styleLink w:val="ImportedStyle6"/>
    <w:lvl w:ilvl="0" w:tplc="EA0C652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0892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C8E22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64B79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670334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B405A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FFAAD3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108EC8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242B6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nsid w:val="1CD301CF"/>
    <w:multiLevelType w:val="hybridMultilevel"/>
    <w:tmpl w:val="0EFEA212"/>
    <w:numStyleLink w:val="Bullets"/>
  </w:abstractNum>
  <w:abstractNum w:abstractNumId="11">
    <w:nsid w:val="239548F1"/>
    <w:multiLevelType w:val="hybridMultilevel"/>
    <w:tmpl w:val="142EAB0A"/>
    <w:numStyleLink w:val="ImportedStyle3"/>
  </w:abstractNum>
  <w:abstractNum w:abstractNumId="12">
    <w:nsid w:val="2454704E"/>
    <w:multiLevelType w:val="hybridMultilevel"/>
    <w:tmpl w:val="76A4FDB8"/>
    <w:styleLink w:val="ImportedStyle15"/>
    <w:lvl w:ilvl="0" w:tplc="203AC05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9C451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752D2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B6E398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2BE2E5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80495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ACE3D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0CE0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FE8043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nsid w:val="24AD4BDE"/>
    <w:multiLevelType w:val="hybridMultilevel"/>
    <w:tmpl w:val="A156FBCE"/>
    <w:numStyleLink w:val="ImportedStyle7"/>
  </w:abstractNum>
  <w:abstractNum w:abstractNumId="14">
    <w:nsid w:val="25EF7632"/>
    <w:multiLevelType w:val="hybridMultilevel"/>
    <w:tmpl w:val="5516B466"/>
    <w:numStyleLink w:val="ImportedStyle24"/>
  </w:abstractNum>
  <w:abstractNum w:abstractNumId="15">
    <w:nsid w:val="2A5944BE"/>
    <w:multiLevelType w:val="hybridMultilevel"/>
    <w:tmpl w:val="43C651E0"/>
    <w:numStyleLink w:val="ListBullets"/>
  </w:abstractNum>
  <w:abstractNum w:abstractNumId="16">
    <w:nsid w:val="2C7D5FE8"/>
    <w:multiLevelType w:val="hybridMultilevel"/>
    <w:tmpl w:val="0A26AA6C"/>
    <w:styleLink w:val="ImportedStyle19"/>
    <w:lvl w:ilvl="0" w:tplc="612E8EFA">
      <w:start w:val="1"/>
      <w:numFmt w:val="bullet"/>
      <w:lvlText w:val="·"/>
      <w:lvlJc w:val="left"/>
      <w:pPr>
        <w:ind w:left="753" w:hanging="39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ABCF5F0">
      <w:start w:val="1"/>
      <w:numFmt w:val="bullet"/>
      <w:lvlText w:val="o"/>
      <w:lvlJc w:val="left"/>
      <w:pPr>
        <w:ind w:left="147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3AE372">
      <w:start w:val="1"/>
      <w:numFmt w:val="bullet"/>
      <w:lvlText w:val="▪"/>
      <w:lvlJc w:val="left"/>
      <w:pPr>
        <w:ind w:left="2193" w:hanging="39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DC8A4E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AFA9DF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644A7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A02D73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EEC93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07E9B5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nsid w:val="2D2F2041"/>
    <w:multiLevelType w:val="hybridMultilevel"/>
    <w:tmpl w:val="57083702"/>
    <w:numStyleLink w:val="ImportedStyle5"/>
  </w:abstractNum>
  <w:abstractNum w:abstractNumId="18">
    <w:nsid w:val="36D13249"/>
    <w:multiLevelType w:val="hybridMultilevel"/>
    <w:tmpl w:val="9288E760"/>
    <w:styleLink w:val="ImportedStyle21"/>
    <w:lvl w:ilvl="0" w:tplc="FC9E04EE">
      <w:start w:val="1"/>
      <w:numFmt w:val="bullet"/>
      <w:lvlText w:val="·"/>
      <w:lvlJc w:val="left"/>
      <w:pPr>
        <w:ind w:left="100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2860648">
      <w:start w:val="1"/>
      <w:numFmt w:val="bullet"/>
      <w:lvlText w:val="o"/>
      <w:lvlJc w:val="left"/>
      <w:pPr>
        <w:ind w:left="172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1DE4360">
      <w:start w:val="1"/>
      <w:numFmt w:val="bullet"/>
      <w:lvlText w:val="▪"/>
      <w:lvlJc w:val="left"/>
      <w:pPr>
        <w:ind w:left="24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6F8673A">
      <w:start w:val="1"/>
      <w:numFmt w:val="bullet"/>
      <w:lvlText w:val="·"/>
      <w:lvlJc w:val="left"/>
      <w:pPr>
        <w:ind w:left="316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600485C">
      <w:start w:val="1"/>
      <w:numFmt w:val="bullet"/>
      <w:lvlText w:val="o"/>
      <w:lvlJc w:val="left"/>
      <w:pPr>
        <w:ind w:left="388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9284EB2">
      <w:start w:val="1"/>
      <w:numFmt w:val="bullet"/>
      <w:lvlText w:val="▪"/>
      <w:lvlJc w:val="left"/>
      <w:pPr>
        <w:ind w:left="460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08E4952">
      <w:start w:val="1"/>
      <w:numFmt w:val="bullet"/>
      <w:lvlText w:val="·"/>
      <w:lvlJc w:val="left"/>
      <w:pPr>
        <w:ind w:left="532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A847BF2">
      <w:start w:val="1"/>
      <w:numFmt w:val="bullet"/>
      <w:lvlText w:val="o"/>
      <w:lvlJc w:val="left"/>
      <w:pPr>
        <w:ind w:left="604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24601CC">
      <w:start w:val="1"/>
      <w:numFmt w:val="bullet"/>
      <w:lvlText w:val="▪"/>
      <w:lvlJc w:val="left"/>
      <w:pPr>
        <w:ind w:left="676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nsid w:val="38AA1442"/>
    <w:multiLevelType w:val="hybridMultilevel"/>
    <w:tmpl w:val="B5EEE8BC"/>
    <w:numStyleLink w:val="ImportedStyle22"/>
  </w:abstractNum>
  <w:abstractNum w:abstractNumId="20">
    <w:nsid w:val="393C7C9F"/>
    <w:multiLevelType w:val="hybridMultilevel"/>
    <w:tmpl w:val="509E2CE2"/>
    <w:styleLink w:val="ImportedStyle23"/>
    <w:lvl w:ilvl="0" w:tplc="38D46752">
      <w:start w:val="1"/>
      <w:numFmt w:val="decimal"/>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19820AA0">
      <w:start w:val="1"/>
      <w:numFmt w:val="lowerLetter"/>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F3C6ABFC">
      <w:start w:val="1"/>
      <w:numFmt w:val="lowerRoman"/>
      <w:lvlText w:val="%3."/>
      <w:lvlJc w:val="left"/>
      <w:pPr>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81984354">
      <w:start w:val="1"/>
      <w:numFmt w:val="decimal"/>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59BE3750">
      <w:start w:val="1"/>
      <w:numFmt w:val="lowerLetter"/>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428EA27A">
      <w:start w:val="1"/>
      <w:numFmt w:val="lowerRoman"/>
      <w:lvlText w:val="%6."/>
      <w:lvlJc w:val="left"/>
      <w:pPr>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A92804AC">
      <w:start w:val="1"/>
      <w:numFmt w:val="decimal"/>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AB9AB978">
      <w:start w:val="1"/>
      <w:numFmt w:val="lowerLetter"/>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D0F26D1C">
      <w:start w:val="1"/>
      <w:numFmt w:val="lowerRoman"/>
      <w:lvlText w:val="%9."/>
      <w:lvlJc w:val="left"/>
      <w:pPr>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1">
    <w:nsid w:val="3F07356E"/>
    <w:multiLevelType w:val="hybridMultilevel"/>
    <w:tmpl w:val="9288E760"/>
    <w:numStyleLink w:val="ImportedStyle21"/>
  </w:abstractNum>
  <w:abstractNum w:abstractNumId="22">
    <w:nsid w:val="42CD0006"/>
    <w:multiLevelType w:val="hybridMultilevel"/>
    <w:tmpl w:val="15420986"/>
    <w:styleLink w:val="ImportedStyle13"/>
    <w:lvl w:ilvl="0" w:tplc="A14EA10A">
      <w:start w:val="1"/>
      <w:numFmt w:val="decimal"/>
      <w:lvlText w:val="%1."/>
      <w:lvlJc w:val="left"/>
      <w:pPr>
        <w:tabs>
          <w:tab w:val="left" w:pos="360"/>
        </w:tabs>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659EE806">
      <w:start w:val="1"/>
      <w:numFmt w:val="lowerLetter"/>
      <w:lvlText w:val="%2."/>
      <w:lvlJc w:val="left"/>
      <w:pPr>
        <w:tabs>
          <w:tab w:val="left" w:pos="360"/>
        </w:tabs>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AD449494">
      <w:start w:val="1"/>
      <w:numFmt w:val="lowerRoman"/>
      <w:lvlText w:val="%3."/>
      <w:lvlJc w:val="left"/>
      <w:pPr>
        <w:tabs>
          <w:tab w:val="left" w:pos="360"/>
        </w:tabs>
        <w:ind w:left="216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67BC1284">
      <w:start w:val="1"/>
      <w:numFmt w:val="decimal"/>
      <w:lvlText w:val="%4."/>
      <w:lvlJc w:val="left"/>
      <w:pPr>
        <w:tabs>
          <w:tab w:val="left" w:pos="360"/>
        </w:tabs>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953209F2">
      <w:start w:val="1"/>
      <w:numFmt w:val="lowerLetter"/>
      <w:lvlText w:val="%5."/>
      <w:lvlJc w:val="left"/>
      <w:pPr>
        <w:tabs>
          <w:tab w:val="left" w:pos="360"/>
        </w:tabs>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CCB82B62">
      <w:start w:val="1"/>
      <w:numFmt w:val="lowerRoman"/>
      <w:lvlText w:val="%6."/>
      <w:lvlJc w:val="left"/>
      <w:pPr>
        <w:tabs>
          <w:tab w:val="left" w:pos="360"/>
        </w:tabs>
        <w:ind w:left="432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98743768">
      <w:start w:val="1"/>
      <w:numFmt w:val="decimal"/>
      <w:lvlText w:val="%7."/>
      <w:lvlJc w:val="left"/>
      <w:pPr>
        <w:tabs>
          <w:tab w:val="left" w:pos="360"/>
        </w:tabs>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E1CC0AA2">
      <w:start w:val="1"/>
      <w:numFmt w:val="lowerLetter"/>
      <w:lvlText w:val="%8."/>
      <w:lvlJc w:val="left"/>
      <w:pPr>
        <w:tabs>
          <w:tab w:val="left" w:pos="360"/>
        </w:tabs>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5350B168">
      <w:start w:val="1"/>
      <w:numFmt w:val="lowerRoman"/>
      <w:lvlText w:val="%9."/>
      <w:lvlJc w:val="left"/>
      <w:pPr>
        <w:tabs>
          <w:tab w:val="left" w:pos="360"/>
        </w:tabs>
        <w:ind w:left="6480" w:hanging="306"/>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23">
    <w:nsid w:val="42EE614C"/>
    <w:multiLevelType w:val="hybridMultilevel"/>
    <w:tmpl w:val="F2D4546C"/>
    <w:styleLink w:val="ImportedStyle16"/>
    <w:lvl w:ilvl="0" w:tplc="473C3818">
      <w:start w:val="1"/>
      <w:numFmt w:val="decimal"/>
      <w:lvlText w:val="%1."/>
      <w:lvlJc w:val="left"/>
      <w:pPr>
        <w:tabs>
          <w:tab w:val="left" w:pos="360"/>
        </w:tabs>
        <w:ind w:left="644"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3F69756">
      <w:start w:val="1"/>
      <w:numFmt w:val="lowerLetter"/>
      <w:lvlText w:val="%2."/>
      <w:lvlJc w:val="left"/>
      <w:pPr>
        <w:tabs>
          <w:tab w:val="left" w:pos="360"/>
        </w:tabs>
        <w:ind w:left="1364"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554A708">
      <w:start w:val="1"/>
      <w:numFmt w:val="lowerRoman"/>
      <w:lvlText w:val="%3."/>
      <w:lvlJc w:val="left"/>
      <w:pPr>
        <w:tabs>
          <w:tab w:val="left" w:pos="360"/>
        </w:tabs>
        <w:ind w:left="2084" w:hanging="306"/>
      </w:pPr>
      <w:rPr>
        <w:rFonts w:hAnsi="Arial Unicode MS"/>
        <w:caps w:val="0"/>
        <w:smallCaps w:val="0"/>
        <w:strike w:val="0"/>
        <w:dstrike w:val="0"/>
        <w:outline w:val="0"/>
        <w:emboss w:val="0"/>
        <w:imprint w:val="0"/>
        <w:spacing w:val="0"/>
        <w:w w:val="100"/>
        <w:kern w:val="0"/>
        <w:position w:val="0"/>
        <w:highlight w:val="none"/>
        <w:vertAlign w:val="baseline"/>
      </w:rPr>
    </w:lvl>
    <w:lvl w:ilvl="3" w:tplc="54360E82">
      <w:start w:val="1"/>
      <w:numFmt w:val="decimal"/>
      <w:lvlText w:val="%4."/>
      <w:lvlJc w:val="left"/>
      <w:pPr>
        <w:tabs>
          <w:tab w:val="left" w:pos="360"/>
        </w:tabs>
        <w:ind w:left="2804"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BB8A93A">
      <w:start w:val="1"/>
      <w:numFmt w:val="lowerLetter"/>
      <w:lvlText w:val="%5."/>
      <w:lvlJc w:val="left"/>
      <w:pPr>
        <w:tabs>
          <w:tab w:val="left" w:pos="360"/>
        </w:tabs>
        <w:ind w:left="3524"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404FC6A">
      <w:start w:val="1"/>
      <w:numFmt w:val="lowerRoman"/>
      <w:lvlText w:val="%6."/>
      <w:lvlJc w:val="left"/>
      <w:pPr>
        <w:tabs>
          <w:tab w:val="left" w:pos="360"/>
        </w:tabs>
        <w:ind w:left="4244" w:hanging="306"/>
      </w:pPr>
      <w:rPr>
        <w:rFonts w:hAnsi="Arial Unicode MS"/>
        <w:caps w:val="0"/>
        <w:smallCaps w:val="0"/>
        <w:strike w:val="0"/>
        <w:dstrike w:val="0"/>
        <w:outline w:val="0"/>
        <w:emboss w:val="0"/>
        <w:imprint w:val="0"/>
        <w:spacing w:val="0"/>
        <w:w w:val="100"/>
        <w:kern w:val="0"/>
        <w:position w:val="0"/>
        <w:highlight w:val="none"/>
        <w:vertAlign w:val="baseline"/>
      </w:rPr>
    </w:lvl>
    <w:lvl w:ilvl="6" w:tplc="17C2E3E4">
      <w:start w:val="1"/>
      <w:numFmt w:val="decimal"/>
      <w:lvlText w:val="%7."/>
      <w:lvlJc w:val="left"/>
      <w:pPr>
        <w:tabs>
          <w:tab w:val="left" w:pos="360"/>
        </w:tabs>
        <w:ind w:left="4964"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27408B8">
      <w:start w:val="1"/>
      <w:numFmt w:val="lowerLetter"/>
      <w:lvlText w:val="%8."/>
      <w:lvlJc w:val="left"/>
      <w:pPr>
        <w:tabs>
          <w:tab w:val="left" w:pos="360"/>
        </w:tabs>
        <w:ind w:left="5684"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146219E">
      <w:start w:val="1"/>
      <w:numFmt w:val="lowerRoman"/>
      <w:lvlText w:val="%9."/>
      <w:lvlJc w:val="left"/>
      <w:pPr>
        <w:tabs>
          <w:tab w:val="left" w:pos="360"/>
        </w:tabs>
        <w:ind w:left="6404" w:hanging="30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nsid w:val="483139B4"/>
    <w:multiLevelType w:val="hybridMultilevel"/>
    <w:tmpl w:val="15420986"/>
    <w:numStyleLink w:val="ImportedStyle13"/>
  </w:abstractNum>
  <w:abstractNum w:abstractNumId="25">
    <w:nsid w:val="4A6C4AB2"/>
    <w:multiLevelType w:val="hybridMultilevel"/>
    <w:tmpl w:val="8ED62758"/>
    <w:numStyleLink w:val="ImportedStyle200"/>
  </w:abstractNum>
  <w:abstractNum w:abstractNumId="26">
    <w:nsid w:val="4D784CEF"/>
    <w:multiLevelType w:val="hybridMultilevel"/>
    <w:tmpl w:val="0A26AA6C"/>
    <w:numStyleLink w:val="ImportedStyle19"/>
  </w:abstractNum>
  <w:abstractNum w:abstractNumId="27">
    <w:nsid w:val="4EA6069B"/>
    <w:multiLevelType w:val="hybridMultilevel"/>
    <w:tmpl w:val="0EFEA212"/>
    <w:styleLink w:val="Bullets"/>
    <w:lvl w:ilvl="0" w:tplc="16562100">
      <w:start w:val="1"/>
      <w:numFmt w:val="bullet"/>
      <w:lvlText w:val="•"/>
      <w:lvlJc w:val="left"/>
      <w:pPr>
        <w:ind w:left="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1" w:tplc="544C805A">
      <w:start w:val="1"/>
      <w:numFmt w:val="bullet"/>
      <w:lvlText w:val="•"/>
      <w:lvlJc w:val="left"/>
      <w:pPr>
        <w:ind w:left="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2" w:tplc="80A49228">
      <w:start w:val="1"/>
      <w:numFmt w:val="bullet"/>
      <w:lvlText w:val="•"/>
      <w:lvlJc w:val="left"/>
      <w:pPr>
        <w:ind w:left="1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3" w:tplc="A198F360">
      <w:start w:val="1"/>
      <w:numFmt w:val="bullet"/>
      <w:lvlText w:val="•"/>
      <w:lvlJc w:val="left"/>
      <w:pPr>
        <w:ind w:left="1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4" w:tplc="59569B40">
      <w:start w:val="1"/>
      <w:numFmt w:val="bullet"/>
      <w:lvlText w:val="•"/>
      <w:lvlJc w:val="left"/>
      <w:pPr>
        <w:ind w:left="25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5" w:tplc="4BAED71A">
      <w:start w:val="1"/>
      <w:numFmt w:val="bullet"/>
      <w:lvlText w:val="•"/>
      <w:lvlJc w:val="left"/>
      <w:pPr>
        <w:ind w:left="3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6" w:tplc="7A80EA1A">
      <w:start w:val="1"/>
      <w:numFmt w:val="bullet"/>
      <w:lvlText w:val="•"/>
      <w:lvlJc w:val="left"/>
      <w:pPr>
        <w:ind w:left="3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7" w:tplc="99FA92AA">
      <w:start w:val="1"/>
      <w:numFmt w:val="bullet"/>
      <w:lvlText w:val="•"/>
      <w:lvlJc w:val="left"/>
      <w:pPr>
        <w:ind w:left="4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 w:ilvl="8" w:tplc="2C86634E">
      <w:start w:val="1"/>
      <w:numFmt w:val="bullet"/>
      <w:lvlText w:val="•"/>
      <w:lvlJc w:val="left"/>
      <w:pPr>
        <w:ind w:left="4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nsid w:val="4ECB1436"/>
    <w:multiLevelType w:val="hybridMultilevel"/>
    <w:tmpl w:val="43C651E0"/>
    <w:styleLink w:val="ListBullets"/>
    <w:lvl w:ilvl="0" w:tplc="5288931C">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320DFA4">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02A8DBC">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F0581942">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ED419C8">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6310DCC4">
      <w:start w:val="1"/>
      <w:numFmt w:val="bullet"/>
      <w:lvlText w:val="·"/>
      <w:lvlJc w:val="left"/>
      <w:pPr>
        <w:ind w:left="205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EBCC9AEE">
      <w:start w:val="1"/>
      <w:numFmt w:val="bullet"/>
      <w:lvlText w:val="·"/>
      <w:lvlJc w:val="left"/>
      <w:pPr>
        <w:ind w:left="241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FFC4B78">
      <w:start w:val="1"/>
      <w:numFmt w:val="bullet"/>
      <w:lvlText w:val="·"/>
      <w:lvlJc w:val="left"/>
      <w:pPr>
        <w:ind w:left="2769"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D3ADFCA">
      <w:start w:val="1"/>
      <w:numFmt w:val="bullet"/>
      <w:lvlText w:val="·"/>
      <w:lvlJc w:val="left"/>
      <w:pPr>
        <w:ind w:left="312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nsid w:val="52141B8E"/>
    <w:multiLevelType w:val="hybridMultilevel"/>
    <w:tmpl w:val="8ED62758"/>
    <w:styleLink w:val="ImportedStyle200"/>
    <w:lvl w:ilvl="0" w:tplc="BBFE773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330359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9EA9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F368BD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292BCA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ED042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5E2EC7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045B6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394236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nsid w:val="52CB0E18"/>
    <w:multiLevelType w:val="hybridMultilevel"/>
    <w:tmpl w:val="E98053A8"/>
    <w:numStyleLink w:val="ImportedStyle30"/>
  </w:abstractNum>
  <w:abstractNum w:abstractNumId="31">
    <w:nsid w:val="52D56FE3"/>
    <w:multiLevelType w:val="hybridMultilevel"/>
    <w:tmpl w:val="0F6AA556"/>
    <w:numStyleLink w:val="ImportedStyle2"/>
  </w:abstractNum>
  <w:abstractNum w:abstractNumId="32">
    <w:nsid w:val="5416171D"/>
    <w:multiLevelType w:val="hybridMultilevel"/>
    <w:tmpl w:val="6EB8E1D0"/>
    <w:numStyleLink w:val="ImportedStyle11"/>
  </w:abstractNum>
  <w:abstractNum w:abstractNumId="33">
    <w:nsid w:val="54C54FFE"/>
    <w:multiLevelType w:val="hybridMultilevel"/>
    <w:tmpl w:val="03F412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5A7163FC"/>
    <w:multiLevelType w:val="hybridMultilevel"/>
    <w:tmpl w:val="2698E38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5C1F5E90"/>
    <w:multiLevelType w:val="hybridMultilevel"/>
    <w:tmpl w:val="BE2AD280"/>
    <w:numStyleLink w:val="ImportedStyle4"/>
  </w:abstractNum>
  <w:abstractNum w:abstractNumId="36">
    <w:nsid w:val="5DCE6DCE"/>
    <w:multiLevelType w:val="hybridMultilevel"/>
    <w:tmpl w:val="A156FBCE"/>
    <w:styleLink w:val="ImportedStyle7"/>
    <w:lvl w:ilvl="0" w:tplc="BFC2EAF6">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32ABAB6">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258D0E8">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7E2F36">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246F3A">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53EEA40">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336F28E">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9183B0A">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AF6EF1C">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nsid w:val="5DE15C1E"/>
    <w:multiLevelType w:val="hybridMultilevel"/>
    <w:tmpl w:val="18F83F48"/>
    <w:numStyleLink w:val="ImportedStyle18"/>
  </w:abstractNum>
  <w:abstractNum w:abstractNumId="38">
    <w:nsid w:val="60590625"/>
    <w:multiLevelType w:val="hybridMultilevel"/>
    <w:tmpl w:val="B5EEE8BC"/>
    <w:styleLink w:val="ImportedStyle22"/>
    <w:lvl w:ilvl="0" w:tplc="33862514">
      <w:start w:val="1"/>
      <w:numFmt w:val="bullet"/>
      <w:lvlText w:val="▪"/>
      <w:lvlJc w:val="left"/>
      <w:pPr>
        <w:tabs>
          <w:tab w:val="left" w:pos="720"/>
        </w:tabs>
        <w:ind w:left="35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20EEB1C">
      <w:start w:val="1"/>
      <w:numFmt w:val="bullet"/>
      <w:lvlText w:val="▪"/>
      <w:lvlJc w:val="left"/>
      <w:pPr>
        <w:tabs>
          <w:tab w:val="left" w:pos="720"/>
        </w:tabs>
        <w:ind w:left="107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440BC00">
      <w:start w:val="1"/>
      <w:numFmt w:val="bullet"/>
      <w:lvlText w:val="▪"/>
      <w:lvlJc w:val="left"/>
      <w:pPr>
        <w:tabs>
          <w:tab w:val="left" w:pos="720"/>
        </w:tabs>
        <w:ind w:left="179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8C847FC">
      <w:start w:val="1"/>
      <w:numFmt w:val="bullet"/>
      <w:lvlText w:val="▪"/>
      <w:lvlJc w:val="left"/>
      <w:pPr>
        <w:tabs>
          <w:tab w:val="left" w:pos="720"/>
        </w:tabs>
        <w:ind w:left="251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19E27D3A">
      <w:start w:val="1"/>
      <w:numFmt w:val="bullet"/>
      <w:lvlText w:val="▪"/>
      <w:lvlJc w:val="left"/>
      <w:pPr>
        <w:tabs>
          <w:tab w:val="left" w:pos="720"/>
        </w:tabs>
        <w:ind w:left="323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C0607B8">
      <w:start w:val="1"/>
      <w:numFmt w:val="bullet"/>
      <w:lvlText w:val="▪"/>
      <w:lvlJc w:val="left"/>
      <w:pPr>
        <w:tabs>
          <w:tab w:val="left" w:pos="720"/>
        </w:tabs>
        <w:ind w:left="395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D529AF8">
      <w:start w:val="1"/>
      <w:numFmt w:val="bullet"/>
      <w:lvlText w:val="▪"/>
      <w:lvlJc w:val="left"/>
      <w:pPr>
        <w:tabs>
          <w:tab w:val="left" w:pos="720"/>
        </w:tabs>
        <w:ind w:left="467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AD8E074">
      <w:start w:val="1"/>
      <w:numFmt w:val="bullet"/>
      <w:lvlText w:val="▪"/>
      <w:lvlJc w:val="left"/>
      <w:pPr>
        <w:tabs>
          <w:tab w:val="left" w:pos="720"/>
        </w:tabs>
        <w:ind w:left="539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988F63C">
      <w:start w:val="1"/>
      <w:numFmt w:val="bullet"/>
      <w:lvlText w:val="▪"/>
      <w:lvlJc w:val="left"/>
      <w:pPr>
        <w:tabs>
          <w:tab w:val="left" w:pos="720"/>
        </w:tabs>
        <w:ind w:left="6117"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9">
    <w:nsid w:val="618B53D8"/>
    <w:multiLevelType w:val="hybridMultilevel"/>
    <w:tmpl w:val="7FBCD710"/>
    <w:styleLink w:val="ImportedStyle17"/>
    <w:lvl w:ilvl="0" w:tplc="102849C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B3AD7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31E71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2D01DF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D2E3B7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2C4E5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B85F6E">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8786640">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4B69312">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nsid w:val="648334CD"/>
    <w:multiLevelType w:val="hybridMultilevel"/>
    <w:tmpl w:val="76A4FDB8"/>
    <w:numStyleLink w:val="ImportedStyle15"/>
  </w:abstractNum>
  <w:abstractNum w:abstractNumId="41">
    <w:nsid w:val="654E288E"/>
    <w:multiLevelType w:val="hybridMultilevel"/>
    <w:tmpl w:val="142EAB0A"/>
    <w:styleLink w:val="ImportedStyle3"/>
    <w:lvl w:ilvl="0" w:tplc="1C5EB8B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868C7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DDAD8F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23C7A9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E8254F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42E761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4B2625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18648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CA034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nsid w:val="678C2EC9"/>
    <w:multiLevelType w:val="hybridMultilevel"/>
    <w:tmpl w:val="0F6AA556"/>
    <w:styleLink w:val="ImportedStyle2"/>
    <w:lvl w:ilvl="0" w:tplc="59DA6F94">
      <w:start w:val="1"/>
      <w:numFmt w:val="bullet"/>
      <w:lvlText w:val="-"/>
      <w:lvlJc w:val="left"/>
      <w:pPr>
        <w:ind w:left="720" w:hanging="360"/>
      </w:pPr>
      <w:rPr>
        <w:rFonts w:ascii="Helvetica" w:eastAsia="Helvetica" w:hAnsi="Helvetica" w:cs="Helvetica"/>
        <w:b w:val="0"/>
        <w:bCs w:val="0"/>
        <w:i w:val="0"/>
        <w:iCs w:val="0"/>
        <w:caps w:val="0"/>
        <w:smallCaps w:val="0"/>
        <w:strike w:val="0"/>
        <w:dstrike w:val="0"/>
        <w:outline w:val="0"/>
        <w:emboss w:val="0"/>
        <w:imprint w:val="0"/>
        <w:spacing w:val="0"/>
        <w:w w:val="100"/>
        <w:kern w:val="0"/>
        <w:position w:val="0"/>
        <w:highlight w:val="none"/>
        <w:vertAlign w:val="baseline"/>
      </w:rPr>
    </w:lvl>
    <w:lvl w:ilvl="1" w:tplc="E66C39F2">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4D02A390">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7DEAFEBC">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FF4A6BFA">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C9984B84">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60483448">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078851A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51441CC6">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nsid w:val="71C60121"/>
    <w:multiLevelType w:val="hybridMultilevel"/>
    <w:tmpl w:val="18F83F48"/>
    <w:styleLink w:val="ImportedStyle18"/>
    <w:lvl w:ilvl="0" w:tplc="28D4AE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CC0095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A1A04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54AFD8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BAE27D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CB448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16A6196">
      <w:start w:val="1"/>
      <w:numFmt w:val="bullet"/>
      <w:lvlText w:val="·"/>
      <w:lvlJc w:val="left"/>
      <w:pPr>
        <w:ind w:left="72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A4A4ADC">
      <w:start w:val="1"/>
      <w:numFmt w:val="bullet"/>
      <w:lvlText w:val="o"/>
      <w:lvlJc w:val="left"/>
      <w:pPr>
        <w:ind w:left="79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D7E710E">
      <w:start w:val="1"/>
      <w:numFmt w:val="bullet"/>
      <w:lvlText w:val="▪"/>
      <w:lvlJc w:val="left"/>
      <w:pPr>
        <w:ind w:left="86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nsid w:val="77DD1CFD"/>
    <w:multiLevelType w:val="hybridMultilevel"/>
    <w:tmpl w:val="BE2AD280"/>
    <w:styleLink w:val="ImportedStyle4"/>
    <w:lvl w:ilvl="0" w:tplc="02AAA16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E6C81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26F5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352DA6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3040F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88ECA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B3ACDB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B98051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2BE76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5">
    <w:nsid w:val="790C2648"/>
    <w:multiLevelType w:val="hybridMultilevel"/>
    <w:tmpl w:val="4DC6FF8C"/>
    <w:numStyleLink w:val="ImportedStyle20"/>
  </w:abstractNum>
  <w:abstractNum w:abstractNumId="46">
    <w:nsid w:val="7BDF6A94"/>
    <w:multiLevelType w:val="hybridMultilevel"/>
    <w:tmpl w:val="E98053A8"/>
    <w:styleLink w:val="ImportedStyle30"/>
    <w:lvl w:ilvl="0" w:tplc="CE30B07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F3C926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72A90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0DA301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F980E4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BA48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F96B81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F9C1D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7E25F7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nsid w:val="7FAE0691"/>
    <w:multiLevelType w:val="hybridMultilevel"/>
    <w:tmpl w:val="5516B466"/>
    <w:styleLink w:val="ImportedStyle24"/>
    <w:lvl w:ilvl="0" w:tplc="5B7894EE">
      <w:start w:val="1"/>
      <w:numFmt w:val="bullet"/>
      <w:lvlText w:val="·"/>
      <w:lvlJc w:val="left"/>
      <w:pPr>
        <w:tabs>
          <w:tab w:val="left" w:pos="5400"/>
        </w:tabs>
        <w:ind w:left="1134"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C04C246">
      <w:start w:val="1"/>
      <w:numFmt w:val="bullet"/>
      <w:lvlText w:val="o"/>
      <w:lvlJc w:val="left"/>
      <w:pPr>
        <w:tabs>
          <w:tab w:val="left" w:pos="5400"/>
        </w:tabs>
        <w:ind w:left="185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B0E2CD6">
      <w:start w:val="1"/>
      <w:numFmt w:val="bullet"/>
      <w:lvlText w:val="▪"/>
      <w:lvlJc w:val="left"/>
      <w:pPr>
        <w:tabs>
          <w:tab w:val="left" w:pos="5400"/>
        </w:tabs>
        <w:ind w:left="25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B1EB578">
      <w:start w:val="1"/>
      <w:numFmt w:val="bullet"/>
      <w:lvlText w:val="▪"/>
      <w:lvlJc w:val="left"/>
      <w:pPr>
        <w:tabs>
          <w:tab w:val="left" w:pos="5400"/>
        </w:tabs>
        <w:ind w:left="32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1D29B78">
      <w:start w:val="1"/>
      <w:numFmt w:val="bullet"/>
      <w:lvlText w:val="▪"/>
      <w:lvlJc w:val="left"/>
      <w:pPr>
        <w:tabs>
          <w:tab w:val="left" w:pos="5400"/>
        </w:tabs>
        <w:ind w:left="401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EE74999C">
      <w:start w:val="1"/>
      <w:numFmt w:val="bullet"/>
      <w:lvlText w:val="▪"/>
      <w:lvlJc w:val="left"/>
      <w:pPr>
        <w:tabs>
          <w:tab w:val="left" w:pos="5400"/>
        </w:tabs>
        <w:ind w:left="473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952ACAE">
      <w:start w:val="1"/>
      <w:numFmt w:val="bullet"/>
      <w:lvlText w:val="▪"/>
      <w:lvlJc w:val="left"/>
      <w:pPr>
        <w:ind w:left="5400" w:hanging="30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226590C">
      <w:start w:val="1"/>
      <w:numFmt w:val="bullet"/>
      <w:lvlText w:val="▪"/>
      <w:lvlJc w:val="left"/>
      <w:pPr>
        <w:tabs>
          <w:tab w:val="left" w:pos="5400"/>
        </w:tabs>
        <w:ind w:left="617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7E49368">
      <w:start w:val="1"/>
      <w:numFmt w:val="bullet"/>
      <w:lvlText w:val="▪"/>
      <w:lvlJc w:val="left"/>
      <w:pPr>
        <w:tabs>
          <w:tab w:val="left" w:pos="5400"/>
        </w:tabs>
        <w:ind w:left="6894"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42"/>
  </w:num>
  <w:num w:numId="2">
    <w:abstractNumId w:val="31"/>
  </w:num>
  <w:num w:numId="3">
    <w:abstractNumId w:val="41"/>
  </w:num>
  <w:num w:numId="4">
    <w:abstractNumId w:val="11"/>
  </w:num>
  <w:num w:numId="5">
    <w:abstractNumId w:val="44"/>
  </w:num>
  <w:num w:numId="6">
    <w:abstractNumId w:val="35"/>
  </w:num>
  <w:num w:numId="7">
    <w:abstractNumId w:val="6"/>
  </w:num>
  <w:num w:numId="8">
    <w:abstractNumId w:val="17"/>
  </w:num>
  <w:num w:numId="9">
    <w:abstractNumId w:val="27"/>
  </w:num>
  <w:num w:numId="10">
    <w:abstractNumId w:val="10"/>
  </w:num>
  <w:num w:numId="11">
    <w:abstractNumId w:val="10"/>
    <w:lvlOverride w:ilvl="0">
      <w:lvl w:ilvl="0" w:tplc="18E8FA26">
        <w:start w:val="1"/>
        <w:numFmt w:val="bullet"/>
        <w:lvlText w:val="•"/>
        <w:lvlJc w:val="left"/>
        <w:pPr>
          <w:tabs>
            <w:tab w:val="left" w:pos="720"/>
          </w:tabs>
          <w:ind w:left="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3A263BE0">
        <w:start w:val="1"/>
        <w:numFmt w:val="bullet"/>
        <w:suff w:val="nothing"/>
        <w:lvlText w:val="•"/>
        <w:lvlJc w:val="left"/>
        <w:pPr>
          <w:tabs>
            <w:tab w:val="left" w:pos="720"/>
          </w:tabs>
          <w:ind w:left="720" w:hanging="120"/>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8FECD718">
        <w:start w:val="1"/>
        <w:numFmt w:val="bullet"/>
        <w:lvlText w:val="•"/>
        <w:lvlJc w:val="left"/>
        <w:pPr>
          <w:tabs>
            <w:tab w:val="left" w:pos="720"/>
          </w:tabs>
          <w:ind w:left="1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4AA29B2E">
        <w:start w:val="1"/>
        <w:numFmt w:val="bullet"/>
        <w:lvlText w:val="•"/>
        <w:lvlJc w:val="left"/>
        <w:pPr>
          <w:tabs>
            <w:tab w:val="left" w:pos="720"/>
          </w:tabs>
          <w:ind w:left="1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AAFC2ACC">
        <w:start w:val="1"/>
        <w:numFmt w:val="bullet"/>
        <w:lvlText w:val="•"/>
        <w:lvlJc w:val="left"/>
        <w:pPr>
          <w:tabs>
            <w:tab w:val="left" w:pos="720"/>
          </w:tabs>
          <w:ind w:left="25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F623568">
        <w:start w:val="1"/>
        <w:numFmt w:val="bullet"/>
        <w:lvlText w:val="•"/>
        <w:lvlJc w:val="left"/>
        <w:pPr>
          <w:tabs>
            <w:tab w:val="left" w:pos="720"/>
          </w:tabs>
          <w:ind w:left="31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6B42790">
        <w:start w:val="1"/>
        <w:numFmt w:val="bullet"/>
        <w:lvlText w:val="•"/>
        <w:lvlJc w:val="left"/>
        <w:pPr>
          <w:tabs>
            <w:tab w:val="left" w:pos="720"/>
          </w:tabs>
          <w:ind w:left="37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12548E6E">
        <w:start w:val="1"/>
        <w:numFmt w:val="bullet"/>
        <w:lvlText w:val="•"/>
        <w:lvlJc w:val="left"/>
        <w:pPr>
          <w:tabs>
            <w:tab w:val="left" w:pos="720"/>
          </w:tabs>
          <w:ind w:left="43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D9A61CE">
        <w:start w:val="1"/>
        <w:numFmt w:val="bullet"/>
        <w:lvlText w:val="•"/>
        <w:lvlJc w:val="left"/>
        <w:pPr>
          <w:tabs>
            <w:tab w:val="left" w:pos="720"/>
          </w:tabs>
          <w:ind w:left="4989" w:hanging="189"/>
        </w:pPr>
        <w:rPr>
          <w:rFonts w:ascii="Trebuchet MS" w:eastAsia="Trebuchet MS" w:hAnsi="Trebuchet MS" w:cs="Trebuchet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abstractNumId w:val="7"/>
  </w:num>
  <w:num w:numId="13">
    <w:abstractNumId w:val="4"/>
  </w:num>
  <w:num w:numId="14">
    <w:abstractNumId w:val="4"/>
    <w:lvlOverride w:ilvl="0">
      <w:lvl w:ilvl="0" w:tplc="1D92AA8A">
        <w:start w:val="1"/>
        <w:numFmt w:val="decimal"/>
        <w:lvlText w:val="%1."/>
        <w:lvlJc w:val="left"/>
        <w:pPr>
          <w:ind w:left="1136" w:hanging="284"/>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1">
      <w:lvl w:ilvl="1" w:tplc="159672D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tplc="656C4420">
        <w:start w:val="1"/>
        <w:numFmt w:val="lowerRoman"/>
        <w:lvlText w:val="%3."/>
        <w:lvlJc w:val="left"/>
        <w:pPr>
          <w:ind w:left="216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tplc="F0B613F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tplc="5B787F2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tplc="D160CCF8">
        <w:start w:val="1"/>
        <w:numFmt w:val="lowerRoman"/>
        <w:lvlText w:val="%6."/>
        <w:lvlJc w:val="left"/>
        <w:pPr>
          <w:ind w:left="432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tplc="C88C313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tplc="9864CED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tplc="5D70F32A">
        <w:start w:val="1"/>
        <w:numFmt w:val="lowerRoman"/>
        <w:lvlText w:val="%9."/>
        <w:lvlJc w:val="left"/>
        <w:pPr>
          <w:ind w:left="6480" w:hanging="306"/>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Override>
  </w:num>
  <w:num w:numId="15">
    <w:abstractNumId w:val="9"/>
  </w:num>
  <w:num w:numId="16">
    <w:abstractNumId w:val="0"/>
  </w:num>
  <w:num w:numId="17">
    <w:abstractNumId w:val="36"/>
  </w:num>
  <w:num w:numId="18">
    <w:abstractNumId w:val="13"/>
  </w:num>
  <w:num w:numId="19">
    <w:abstractNumId w:val="13"/>
    <w:lvlOverride w:ilvl="0">
      <w:lvl w:ilvl="0" w:tplc="885CD43A">
        <w:start w:val="1"/>
        <w:numFmt w:val="bullet"/>
        <w:lvlText w:val="·"/>
        <w:lvlJc w:val="left"/>
        <w:pPr>
          <w:ind w:left="71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81A3460">
        <w:start w:val="1"/>
        <w:numFmt w:val="bullet"/>
        <w:lvlText w:val="o"/>
        <w:lvlJc w:val="left"/>
        <w:pPr>
          <w:ind w:left="14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8B0EA78">
        <w:start w:val="1"/>
        <w:numFmt w:val="bullet"/>
        <w:lvlText w:val="▪"/>
        <w:lvlJc w:val="left"/>
        <w:pPr>
          <w:ind w:left="21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C6A3CB2">
        <w:start w:val="1"/>
        <w:numFmt w:val="bullet"/>
        <w:lvlText w:val="·"/>
        <w:lvlJc w:val="left"/>
        <w:pPr>
          <w:ind w:left="287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250CE0C">
        <w:start w:val="1"/>
        <w:numFmt w:val="bullet"/>
        <w:lvlText w:val="o"/>
        <w:lvlJc w:val="left"/>
        <w:pPr>
          <w:ind w:left="35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FE280B4">
        <w:start w:val="1"/>
        <w:numFmt w:val="bullet"/>
        <w:lvlText w:val="▪"/>
        <w:lvlJc w:val="left"/>
        <w:pPr>
          <w:ind w:left="43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2E0937C">
        <w:start w:val="1"/>
        <w:numFmt w:val="bullet"/>
        <w:lvlText w:val="·"/>
        <w:lvlJc w:val="left"/>
        <w:pPr>
          <w:ind w:left="50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E58AFA6">
        <w:start w:val="1"/>
        <w:numFmt w:val="bullet"/>
        <w:lvlText w:val="o"/>
        <w:lvlJc w:val="left"/>
        <w:pPr>
          <w:ind w:left="57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B442A2E">
        <w:start w:val="1"/>
        <w:numFmt w:val="bullet"/>
        <w:lvlText w:val="▪"/>
        <w:lvlJc w:val="left"/>
        <w:pPr>
          <w:ind w:left="64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0">
    <w:abstractNumId w:val="13"/>
    <w:lvlOverride w:ilvl="0">
      <w:lvl w:ilvl="0" w:tplc="885CD43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81A346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B8B0EA7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C6A3CB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D250CE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FE280B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2E0937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6E58AFA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EB442A2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1">
    <w:abstractNumId w:val="29"/>
  </w:num>
  <w:num w:numId="22">
    <w:abstractNumId w:val="25"/>
  </w:num>
  <w:num w:numId="23">
    <w:abstractNumId w:val="5"/>
  </w:num>
  <w:num w:numId="24">
    <w:abstractNumId w:val="32"/>
  </w:num>
  <w:num w:numId="25">
    <w:abstractNumId w:val="32"/>
    <w:lvlOverride w:ilvl="0">
      <w:lvl w:ilvl="0" w:tplc="EAD0B4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2B4A3A3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92AB7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75C44F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217294D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124B44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12E708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021A0DE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19FA031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26">
    <w:abstractNumId w:val="22"/>
  </w:num>
  <w:num w:numId="27">
    <w:abstractNumId w:val="24"/>
  </w:num>
  <w:num w:numId="28">
    <w:abstractNumId w:val="28"/>
  </w:num>
  <w:num w:numId="29">
    <w:abstractNumId w:val="15"/>
  </w:num>
  <w:num w:numId="30">
    <w:abstractNumId w:val="12"/>
  </w:num>
  <w:num w:numId="31">
    <w:abstractNumId w:val="40"/>
  </w:num>
  <w:num w:numId="32">
    <w:abstractNumId w:val="15"/>
    <w:lvlOverride w:ilvl="0">
      <w:lvl w:ilvl="0" w:tplc="28D608AA">
        <w:start w:val="1"/>
        <w:numFmt w:val="bullet"/>
        <w:lvlText w:val="·"/>
        <w:lvlJc w:val="left"/>
        <w:pPr>
          <w:ind w:left="28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300FA78">
        <w:start w:val="1"/>
        <w:numFmt w:val="bullet"/>
        <w:lvlText w:val="·"/>
        <w:lvlJc w:val="left"/>
        <w:pPr>
          <w:ind w:left="56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9F47346">
        <w:start w:val="1"/>
        <w:numFmt w:val="bullet"/>
        <w:lvlText w:val="·"/>
        <w:lvlJc w:val="left"/>
        <w:pPr>
          <w:ind w:left="85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E836E9A4">
        <w:start w:val="1"/>
        <w:numFmt w:val="bullet"/>
        <w:lvlText w:val="·"/>
        <w:lvlJc w:val="left"/>
        <w:pPr>
          <w:ind w:left="113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C332CA2E">
        <w:start w:val="1"/>
        <w:numFmt w:val="bullet"/>
        <w:lvlText w:val="·"/>
        <w:lvlJc w:val="left"/>
        <w:pPr>
          <w:ind w:left="1420"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F9E42AFE">
        <w:start w:val="1"/>
        <w:numFmt w:val="bullet"/>
        <w:lvlText w:val="·"/>
        <w:lvlJc w:val="left"/>
        <w:pPr>
          <w:ind w:left="1704"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CC98618C">
        <w:start w:val="1"/>
        <w:numFmt w:val="bullet"/>
        <w:lvlText w:val="·"/>
        <w:lvlJc w:val="left"/>
        <w:pPr>
          <w:ind w:left="1988"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9BC0B4CC">
        <w:start w:val="1"/>
        <w:numFmt w:val="bullet"/>
        <w:lvlText w:val="·"/>
        <w:lvlJc w:val="left"/>
        <w:pPr>
          <w:ind w:left="2272"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72DCF23C">
        <w:start w:val="1"/>
        <w:numFmt w:val="bullet"/>
        <w:lvlText w:val="·"/>
        <w:lvlJc w:val="left"/>
        <w:pPr>
          <w:ind w:left="2556" w:hanging="28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3">
    <w:abstractNumId w:val="46"/>
  </w:num>
  <w:num w:numId="34">
    <w:abstractNumId w:val="30"/>
  </w:num>
  <w:num w:numId="35">
    <w:abstractNumId w:val="23"/>
  </w:num>
  <w:num w:numId="36">
    <w:abstractNumId w:val="8"/>
  </w:num>
  <w:num w:numId="37">
    <w:abstractNumId w:val="39"/>
  </w:num>
  <w:num w:numId="38">
    <w:abstractNumId w:val="2"/>
  </w:num>
  <w:num w:numId="39">
    <w:abstractNumId w:val="43"/>
  </w:num>
  <w:num w:numId="40">
    <w:abstractNumId w:val="37"/>
  </w:num>
  <w:num w:numId="41">
    <w:abstractNumId w:val="16"/>
  </w:num>
  <w:num w:numId="42">
    <w:abstractNumId w:val="26"/>
  </w:num>
  <w:num w:numId="43">
    <w:abstractNumId w:val="1"/>
  </w:num>
  <w:num w:numId="44">
    <w:abstractNumId w:val="45"/>
  </w:num>
  <w:num w:numId="45">
    <w:abstractNumId w:val="18"/>
  </w:num>
  <w:num w:numId="46">
    <w:abstractNumId w:val="21"/>
  </w:num>
  <w:num w:numId="47">
    <w:abstractNumId w:val="38"/>
  </w:num>
  <w:num w:numId="48">
    <w:abstractNumId w:val="19"/>
  </w:num>
  <w:num w:numId="49">
    <w:abstractNumId w:val="20"/>
  </w:num>
  <w:num w:numId="50">
    <w:abstractNumId w:val="3"/>
  </w:num>
  <w:num w:numId="51">
    <w:abstractNumId w:val="47"/>
  </w:num>
  <w:num w:numId="52">
    <w:abstractNumId w:val="14"/>
  </w:num>
  <w:num w:numId="53">
    <w:abstractNumId w:val="14"/>
    <w:lvlOverride w:ilvl="0">
      <w:lvl w:ilvl="0" w:tplc="5E18501E">
        <w:start w:val="1"/>
        <w:numFmt w:val="bullet"/>
        <w:lvlText w:val="·"/>
        <w:lvlJc w:val="left"/>
        <w:pPr>
          <w:tabs>
            <w:tab w:val="left" w:pos="5400"/>
          </w:tabs>
          <w:ind w:left="1134" w:hanging="357"/>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2842B712">
        <w:start w:val="1"/>
        <w:numFmt w:val="bullet"/>
        <w:lvlText w:val="o"/>
        <w:lvlJc w:val="left"/>
        <w:pPr>
          <w:tabs>
            <w:tab w:val="left" w:pos="5400"/>
          </w:tabs>
          <w:ind w:left="185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CCBE215C">
        <w:start w:val="1"/>
        <w:numFmt w:val="bullet"/>
        <w:lvlText w:val="▪"/>
        <w:lvlJc w:val="left"/>
        <w:pPr>
          <w:tabs>
            <w:tab w:val="left" w:pos="5400"/>
          </w:tabs>
          <w:ind w:left="25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2B2A3F38">
        <w:start w:val="1"/>
        <w:numFmt w:val="bullet"/>
        <w:lvlText w:val="▪"/>
        <w:lvlJc w:val="left"/>
        <w:pPr>
          <w:tabs>
            <w:tab w:val="left" w:pos="5400"/>
          </w:tabs>
          <w:ind w:left="32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DB8ABB50">
        <w:start w:val="1"/>
        <w:numFmt w:val="bullet"/>
        <w:lvlText w:val="▪"/>
        <w:lvlJc w:val="left"/>
        <w:pPr>
          <w:tabs>
            <w:tab w:val="left" w:pos="5400"/>
          </w:tabs>
          <w:ind w:left="401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8A044762">
        <w:start w:val="1"/>
        <w:numFmt w:val="bullet"/>
        <w:lvlText w:val="▪"/>
        <w:lvlJc w:val="left"/>
        <w:pPr>
          <w:tabs>
            <w:tab w:val="left" w:pos="5400"/>
          </w:tabs>
          <w:ind w:left="473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FF6ED61C">
        <w:start w:val="1"/>
        <w:numFmt w:val="bullet"/>
        <w:lvlText w:val="▪"/>
        <w:lvlJc w:val="left"/>
        <w:pPr>
          <w:ind w:left="5400" w:hanging="30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A1665A50">
        <w:start w:val="1"/>
        <w:numFmt w:val="bullet"/>
        <w:lvlText w:val="▪"/>
        <w:lvlJc w:val="left"/>
        <w:pPr>
          <w:tabs>
            <w:tab w:val="left" w:pos="5400"/>
          </w:tabs>
          <w:ind w:left="617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4992CEA8">
        <w:start w:val="1"/>
        <w:numFmt w:val="bullet"/>
        <w:lvlText w:val="▪"/>
        <w:lvlJc w:val="left"/>
        <w:pPr>
          <w:tabs>
            <w:tab w:val="left" w:pos="5400"/>
          </w:tabs>
          <w:ind w:left="6894" w:hanging="35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54">
    <w:abstractNumId w:val="33"/>
  </w:num>
  <w:num w:numId="55">
    <w:abstractNumId w:val="34"/>
  </w:num>
  <w:numIdMacAtCleanup w:val="5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TAN HUI QIN">
    <w15:presenceInfo w15:providerId="None" w15:userId="TAN HUI QIN"/>
  </w15:person>
  <w15:person w15:author="Microsoft Office User">
    <w15:presenceInfo w15:providerId="None" w15:userId="Microsoft Office User"/>
  </w15:person>
  <w15:person w15:author="arnoldsandjaja@gmail.com">
    <w15:presenceInfo w15:providerId="Windows Live" w15:userId="64b7d009588e7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99D"/>
    <w:rsid w:val="000E01CE"/>
    <w:rsid w:val="001D15BF"/>
    <w:rsid w:val="001D50E2"/>
    <w:rsid w:val="00217BC8"/>
    <w:rsid w:val="002E669F"/>
    <w:rsid w:val="00370508"/>
    <w:rsid w:val="003C192E"/>
    <w:rsid w:val="00406451"/>
    <w:rsid w:val="00445380"/>
    <w:rsid w:val="004C45C7"/>
    <w:rsid w:val="005040A6"/>
    <w:rsid w:val="005A35FF"/>
    <w:rsid w:val="00674D13"/>
    <w:rsid w:val="00712DB3"/>
    <w:rsid w:val="0077105B"/>
    <w:rsid w:val="007D199D"/>
    <w:rsid w:val="007F464C"/>
    <w:rsid w:val="009429A2"/>
    <w:rsid w:val="00975B7F"/>
    <w:rsid w:val="00AB34C3"/>
    <w:rsid w:val="00BB6BBF"/>
    <w:rsid w:val="00ED7C0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200B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GB"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cs="Arial Unicode MS"/>
      <w:color w:val="000000"/>
      <w:sz w:val="24"/>
      <w:szCs w:val="24"/>
      <w:u w:color="000000"/>
      <w:lang w:val="en-US"/>
    </w:rPr>
  </w:style>
  <w:style w:type="paragraph" w:styleId="Heading4">
    <w:name w:val="heading 4"/>
    <w:next w:val="BodyA"/>
    <w:pPr>
      <w:keepNext/>
      <w:spacing w:before="240" w:after="60" w:line="276" w:lineRule="auto"/>
      <w:outlineLvl w:val="3"/>
    </w:pPr>
    <w:rPr>
      <w:rFonts w:ascii="Calibri" w:eastAsia="Calibri" w:hAnsi="Calibri" w:cs="Calibri"/>
      <w:b/>
      <w:bCs/>
      <w:color w:val="FF0000"/>
      <w:sz w:val="36"/>
      <w:szCs w:val="36"/>
      <w:u w:color="FF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eastAsia="Calibri" w:hAnsi="Calibri" w:cs="Calibri"/>
      <w:color w:val="000000"/>
      <w:sz w:val="22"/>
      <w:szCs w:val="22"/>
      <w:u w:color="000000"/>
      <w:lang w:val="en-US"/>
    </w:rPr>
  </w:style>
  <w:style w:type="paragraph" w:styleId="Footer">
    <w:name w:val="footer"/>
    <w:pPr>
      <w:tabs>
        <w:tab w:val="center" w:pos="4513"/>
        <w:tab w:val="right" w:pos="9026"/>
      </w:tabs>
    </w:pPr>
    <w:rPr>
      <w:rFonts w:ascii="Calibri" w:eastAsia="Calibri" w:hAnsi="Calibri" w:cs="Calibri"/>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customStyle="1" w:styleId="BodyA">
    <w:name w:val="Body A"/>
    <w:pPr>
      <w:spacing w:after="200" w:line="276" w:lineRule="auto"/>
    </w:pPr>
    <w:rPr>
      <w:rFonts w:ascii="Calibri" w:eastAsia="Calibri" w:hAnsi="Calibri" w:cs="Calibri"/>
      <w:color w:val="000000"/>
      <w:sz w:val="22"/>
      <w:szCs w:val="22"/>
      <w:u w:color="000000"/>
      <w:lang w:val="en-US"/>
    </w:rPr>
  </w:style>
  <w:style w:type="paragraph" w:customStyle="1" w:styleId="TitleA">
    <w:name w:val="Title A"/>
    <w:next w:val="BodyA"/>
    <w:pPr>
      <w:spacing w:after="200" w:line="1000" w:lineRule="exact"/>
    </w:pPr>
    <w:rPr>
      <w:rFonts w:ascii="Calibri" w:eastAsia="Calibri" w:hAnsi="Calibri" w:cs="Calibri"/>
      <w:b/>
      <w:bCs/>
      <w:caps/>
      <w:color w:val="FFFFFF"/>
      <w:spacing w:val="-10"/>
      <w:kern w:val="28"/>
      <w:sz w:val="108"/>
      <w:szCs w:val="108"/>
      <w:u w:color="FFFFFF"/>
      <w:lang w:val="en-US"/>
    </w:rPr>
  </w:style>
  <w:style w:type="paragraph" w:customStyle="1" w:styleId="SubtitleA">
    <w:name w:val="Subtitle A"/>
    <w:next w:val="BodyA"/>
    <w:pPr>
      <w:spacing w:after="200" w:line="720" w:lineRule="exact"/>
    </w:pPr>
    <w:rPr>
      <w:rFonts w:ascii="Calibri" w:eastAsia="Calibri" w:hAnsi="Calibri" w:cs="Calibri"/>
      <w:color w:val="00594F"/>
      <w:spacing w:val="15"/>
      <w:sz w:val="64"/>
      <w:szCs w:val="64"/>
      <w:u w:color="00594F"/>
      <w:lang w:val="en-US"/>
    </w:rPr>
  </w:style>
  <w:style w:type="numbering" w:customStyle="1" w:styleId="ImportedStyle2">
    <w:name w:val="Imported Style 2"/>
    <w:pPr>
      <w:numPr>
        <w:numId w:val="1"/>
      </w:numPr>
    </w:pPr>
  </w:style>
  <w:style w:type="paragraph" w:styleId="ListParagraph">
    <w:name w:val="List Paragraph"/>
    <w:pPr>
      <w:spacing w:after="200" w:line="276" w:lineRule="auto"/>
      <w:ind w:left="720"/>
    </w:pPr>
    <w:rPr>
      <w:rFonts w:ascii="Calibri" w:eastAsia="Calibri" w:hAnsi="Calibri" w:cs="Calibri"/>
      <w:color w:val="000000"/>
      <w:sz w:val="22"/>
      <w:szCs w:val="22"/>
      <w:u w:color="000000"/>
      <w:lang w:val="en-US"/>
    </w:rPr>
  </w:style>
  <w:style w:type="numbering" w:customStyle="1" w:styleId="ImportedStyle3">
    <w:name w:val="Imported Style 3"/>
    <w:pPr>
      <w:numPr>
        <w:numId w:val="3"/>
      </w:numPr>
    </w:pPr>
  </w:style>
  <w:style w:type="numbering" w:customStyle="1" w:styleId="ImportedStyle4">
    <w:name w:val="Imported Style 4"/>
    <w:pPr>
      <w:numPr>
        <w:numId w:val="5"/>
      </w:numPr>
    </w:pPr>
  </w:style>
  <w:style w:type="numbering" w:customStyle="1" w:styleId="ImportedStyle5">
    <w:name w:val="Imported Style 5"/>
    <w:pPr>
      <w:numPr>
        <w:numId w:val="7"/>
      </w:numPr>
    </w:pPr>
  </w:style>
  <w:style w:type="paragraph" w:customStyle="1" w:styleId="Default">
    <w:name w:val="Default"/>
    <w:rPr>
      <w:rFonts w:cs="Arial Unicode MS"/>
      <w:color w:val="000000"/>
      <w:sz w:val="22"/>
      <w:szCs w:val="22"/>
      <w:u w:color="000000"/>
      <w:lang w:val="en-US"/>
    </w:rPr>
  </w:style>
  <w:style w:type="numbering" w:customStyle="1" w:styleId="Bullets">
    <w:name w:val="Bullets"/>
    <w:pPr>
      <w:numPr>
        <w:numId w:val="9"/>
      </w:numPr>
    </w:pPr>
  </w:style>
  <w:style w:type="numbering" w:customStyle="1" w:styleId="ImportedStyle1">
    <w:name w:val="Imported Style 1"/>
    <w:pPr>
      <w:numPr>
        <w:numId w:val="12"/>
      </w:numPr>
    </w:pPr>
  </w:style>
  <w:style w:type="numbering" w:customStyle="1" w:styleId="ImportedStyle6">
    <w:name w:val="Imported Style 6"/>
    <w:pPr>
      <w:numPr>
        <w:numId w:val="15"/>
      </w:numPr>
    </w:pPr>
  </w:style>
  <w:style w:type="numbering" w:customStyle="1" w:styleId="ImportedStyle7">
    <w:name w:val="Imported Style 7"/>
    <w:pPr>
      <w:numPr>
        <w:numId w:val="17"/>
      </w:numPr>
    </w:pPr>
  </w:style>
  <w:style w:type="character" w:styleId="Strong">
    <w:name w:val="Strong"/>
    <w:rPr>
      <w:rFonts w:ascii="Calibri" w:eastAsia="Calibri" w:hAnsi="Calibri" w:cs="Calibri"/>
      <w:b/>
      <w:bCs/>
      <w:lang w:val="en-US"/>
    </w:rPr>
  </w:style>
  <w:style w:type="numbering" w:customStyle="1" w:styleId="ImportedStyle200">
    <w:name w:val="Imported Style 2.0"/>
    <w:pPr>
      <w:numPr>
        <w:numId w:val="21"/>
      </w:numPr>
    </w:pPr>
  </w:style>
  <w:style w:type="numbering" w:customStyle="1" w:styleId="ImportedStyle11">
    <w:name w:val="Imported Style 11"/>
    <w:pPr>
      <w:numPr>
        <w:numId w:val="23"/>
      </w:numPr>
    </w:pPr>
  </w:style>
  <w:style w:type="paragraph" w:styleId="ListNumber">
    <w:name w:val="List Number"/>
    <w:pPr>
      <w:spacing w:after="200" w:line="276" w:lineRule="auto"/>
    </w:pPr>
    <w:rPr>
      <w:rFonts w:ascii="Calibri" w:eastAsia="Calibri" w:hAnsi="Calibri" w:cs="Calibri"/>
      <w:color w:val="000000"/>
      <w:sz w:val="22"/>
      <w:szCs w:val="22"/>
      <w:u w:color="000000"/>
      <w:lang w:val="en-US"/>
    </w:rPr>
  </w:style>
  <w:style w:type="numbering" w:customStyle="1" w:styleId="ImportedStyle13">
    <w:name w:val="Imported Style 13"/>
    <w:pPr>
      <w:numPr>
        <w:numId w:val="26"/>
      </w:numPr>
    </w:pPr>
  </w:style>
  <w:style w:type="paragraph" w:styleId="ListBullet">
    <w:name w:val="List Bullet"/>
    <w:pPr>
      <w:tabs>
        <w:tab w:val="left" w:pos="360"/>
      </w:tabs>
      <w:spacing w:after="200" w:line="276" w:lineRule="auto"/>
    </w:pPr>
    <w:rPr>
      <w:rFonts w:ascii="Calibri" w:eastAsia="Calibri" w:hAnsi="Calibri" w:cs="Calibri"/>
      <w:color w:val="000000"/>
      <w:sz w:val="22"/>
      <w:szCs w:val="22"/>
      <w:u w:color="000000"/>
      <w:lang w:val="en-US"/>
    </w:rPr>
  </w:style>
  <w:style w:type="numbering" w:customStyle="1" w:styleId="ListBullets">
    <w:name w:val="ListBullets"/>
    <w:pPr>
      <w:numPr>
        <w:numId w:val="28"/>
      </w:numPr>
    </w:pPr>
  </w:style>
  <w:style w:type="numbering" w:customStyle="1" w:styleId="ImportedStyle15">
    <w:name w:val="Imported Style 15"/>
    <w:pPr>
      <w:numPr>
        <w:numId w:val="30"/>
      </w:numPr>
    </w:pPr>
  </w:style>
  <w:style w:type="numbering" w:customStyle="1" w:styleId="ImportedStyle30">
    <w:name w:val="Imported Style 3.0"/>
    <w:pPr>
      <w:numPr>
        <w:numId w:val="33"/>
      </w:numPr>
    </w:pPr>
  </w:style>
  <w:style w:type="numbering" w:customStyle="1" w:styleId="ImportedStyle16">
    <w:name w:val="Imported Style 16"/>
    <w:pPr>
      <w:numPr>
        <w:numId w:val="35"/>
      </w:numPr>
    </w:pPr>
  </w:style>
  <w:style w:type="paragraph" w:styleId="ListNumber2">
    <w:name w:val="List Number 2"/>
    <w:pPr>
      <w:spacing w:after="200" w:line="276" w:lineRule="auto"/>
    </w:pPr>
    <w:rPr>
      <w:rFonts w:ascii="Calibri" w:eastAsia="Calibri" w:hAnsi="Calibri" w:cs="Calibri"/>
      <w:color w:val="000000"/>
      <w:sz w:val="22"/>
      <w:szCs w:val="22"/>
      <w:u w:color="000000"/>
      <w:lang w:val="en-US"/>
    </w:rPr>
  </w:style>
  <w:style w:type="numbering" w:customStyle="1" w:styleId="ImportedStyle17">
    <w:name w:val="Imported Style 17"/>
    <w:pPr>
      <w:numPr>
        <w:numId w:val="37"/>
      </w:numPr>
    </w:pPr>
  </w:style>
  <w:style w:type="numbering" w:customStyle="1" w:styleId="ImportedStyle18">
    <w:name w:val="Imported Style 18"/>
    <w:pPr>
      <w:numPr>
        <w:numId w:val="39"/>
      </w:numPr>
    </w:pPr>
  </w:style>
  <w:style w:type="numbering" w:customStyle="1" w:styleId="ImportedStyle19">
    <w:name w:val="Imported Style 19"/>
    <w:pPr>
      <w:numPr>
        <w:numId w:val="41"/>
      </w:numPr>
    </w:pPr>
  </w:style>
  <w:style w:type="numbering" w:customStyle="1" w:styleId="ImportedStyle20">
    <w:name w:val="Imported Style 20"/>
    <w:pPr>
      <w:numPr>
        <w:numId w:val="43"/>
      </w:numPr>
    </w:pPr>
  </w:style>
  <w:style w:type="numbering" w:customStyle="1" w:styleId="ImportedStyle21">
    <w:name w:val="Imported Style 21"/>
    <w:pPr>
      <w:numPr>
        <w:numId w:val="45"/>
      </w:numPr>
    </w:pPr>
  </w:style>
  <w:style w:type="character" w:customStyle="1" w:styleId="None">
    <w:name w:val="None"/>
  </w:style>
  <w:style w:type="character" w:customStyle="1" w:styleId="Hyperlink0">
    <w:name w:val="Hyperlink.0"/>
    <w:basedOn w:val="None"/>
    <w:rPr>
      <w:rFonts w:ascii="Calibri" w:eastAsia="Calibri" w:hAnsi="Calibri" w:cs="Calibri"/>
      <w:i/>
      <w:iCs/>
      <w:color w:val="0000FF"/>
      <w:u w:val="single" w:color="0000FF"/>
    </w:rPr>
  </w:style>
  <w:style w:type="paragraph" w:styleId="NormalWeb">
    <w:name w:val="Normal (Web)"/>
    <w:pPr>
      <w:spacing w:before="100" w:after="100"/>
    </w:pPr>
    <w:rPr>
      <w:rFonts w:ascii="Times" w:hAnsi="Times" w:cs="Arial Unicode MS"/>
      <w:color w:val="000000"/>
      <w:u w:color="000000"/>
      <w:lang w:val="en-US"/>
    </w:rPr>
  </w:style>
  <w:style w:type="numbering" w:customStyle="1" w:styleId="ImportedStyle22">
    <w:name w:val="Imported Style 22"/>
    <w:pPr>
      <w:numPr>
        <w:numId w:val="47"/>
      </w:numPr>
    </w:pPr>
  </w:style>
  <w:style w:type="numbering" w:customStyle="1" w:styleId="ImportedStyle23">
    <w:name w:val="Imported Style 23"/>
    <w:pPr>
      <w:numPr>
        <w:numId w:val="49"/>
      </w:numPr>
    </w:pPr>
  </w:style>
  <w:style w:type="character" w:customStyle="1" w:styleId="Hyperlink1">
    <w:name w:val="Hyperlink.1"/>
    <w:basedOn w:val="None"/>
    <w:rPr>
      <w:color w:val="000000"/>
      <w:u w:val="none" w:color="000000"/>
    </w:rPr>
  </w:style>
  <w:style w:type="numbering" w:customStyle="1" w:styleId="ImportedStyle24">
    <w:name w:val="Imported Style 24"/>
    <w:pPr>
      <w:numPr>
        <w:numId w:val="51"/>
      </w:numPr>
    </w:pPr>
  </w:style>
  <w:style w:type="character" w:customStyle="1" w:styleId="Hyperlink2">
    <w:name w:val="Hyperlink.2"/>
    <w:basedOn w:val="None"/>
    <w:rPr>
      <w:color w:val="0000FF"/>
      <w:u w:val="single" w:color="0000FF"/>
      <w:lang w:val="it-IT"/>
    </w:rPr>
  </w:style>
  <w:style w:type="character" w:customStyle="1" w:styleId="Hyperlink3">
    <w:name w:val="Hyperlink.3"/>
    <w:basedOn w:val="None"/>
    <w:rPr>
      <w:color w:val="0000FF"/>
      <w:u w:val="single" w:color="0000FF"/>
    </w:rPr>
  </w:style>
  <w:style w:type="paragraph" w:styleId="BalloonText">
    <w:name w:val="Balloon Text"/>
    <w:basedOn w:val="Normal"/>
    <w:link w:val="BalloonTextChar"/>
    <w:uiPriority w:val="99"/>
    <w:semiHidden/>
    <w:unhideWhenUsed/>
    <w:rsid w:val="000E01CE"/>
    <w:rPr>
      <w:rFonts w:cs="Times New Roman"/>
      <w:sz w:val="18"/>
      <w:szCs w:val="18"/>
    </w:rPr>
  </w:style>
  <w:style w:type="character" w:customStyle="1" w:styleId="BalloonTextChar">
    <w:name w:val="Balloon Text Char"/>
    <w:basedOn w:val="DefaultParagraphFont"/>
    <w:link w:val="BalloonText"/>
    <w:uiPriority w:val="99"/>
    <w:semiHidden/>
    <w:rsid w:val="000E01CE"/>
    <w:rPr>
      <w:color w:val="000000"/>
      <w:sz w:val="18"/>
      <w:szCs w:val="18"/>
      <w:u w:color="000000"/>
      <w:lang w:val="en-US"/>
    </w:rPr>
  </w:style>
  <w:style w:type="character" w:styleId="CommentReference">
    <w:name w:val="annotation reference"/>
    <w:basedOn w:val="DefaultParagraphFont"/>
    <w:uiPriority w:val="99"/>
    <w:semiHidden/>
    <w:unhideWhenUsed/>
    <w:rsid w:val="007F464C"/>
    <w:rPr>
      <w:sz w:val="18"/>
      <w:szCs w:val="18"/>
    </w:rPr>
  </w:style>
  <w:style w:type="paragraph" w:styleId="CommentText">
    <w:name w:val="annotation text"/>
    <w:basedOn w:val="Normal"/>
    <w:link w:val="CommentTextChar"/>
    <w:uiPriority w:val="99"/>
    <w:semiHidden/>
    <w:unhideWhenUsed/>
    <w:rsid w:val="007F464C"/>
  </w:style>
  <w:style w:type="character" w:customStyle="1" w:styleId="CommentTextChar">
    <w:name w:val="Comment Text Char"/>
    <w:basedOn w:val="DefaultParagraphFont"/>
    <w:link w:val="CommentText"/>
    <w:uiPriority w:val="99"/>
    <w:semiHidden/>
    <w:rsid w:val="007F464C"/>
    <w:rPr>
      <w:rFonts w:cs="Arial Unicode MS"/>
      <w:color w:val="000000"/>
      <w:sz w:val="24"/>
      <w:szCs w:val="24"/>
      <w:u w:color="000000"/>
      <w:lang w:val="en-US"/>
    </w:rPr>
  </w:style>
  <w:style w:type="paragraph" w:styleId="CommentSubject">
    <w:name w:val="annotation subject"/>
    <w:basedOn w:val="CommentText"/>
    <w:next w:val="CommentText"/>
    <w:link w:val="CommentSubjectChar"/>
    <w:uiPriority w:val="99"/>
    <w:semiHidden/>
    <w:unhideWhenUsed/>
    <w:rsid w:val="007F464C"/>
    <w:rPr>
      <w:b/>
      <w:bCs/>
      <w:sz w:val="20"/>
      <w:szCs w:val="20"/>
    </w:rPr>
  </w:style>
  <w:style w:type="character" w:customStyle="1" w:styleId="CommentSubjectChar">
    <w:name w:val="Comment Subject Char"/>
    <w:basedOn w:val="CommentTextChar"/>
    <w:link w:val="CommentSubject"/>
    <w:uiPriority w:val="99"/>
    <w:semiHidden/>
    <w:rsid w:val="007F464C"/>
    <w:rPr>
      <w:rFonts w:cs="Arial Unicode MS"/>
      <w:b/>
      <w:bCs/>
      <w:color w:val="000000"/>
      <w:sz w:val="24"/>
      <w:szCs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2.xml"/><Relationship Id="rId20" Type="http://schemas.openxmlformats.org/officeDocument/2006/relationships/hyperlink" Target="https://www.tripsavvy.com/email-yourself-important-travel-document-copies-3150479" TargetMode="External"/><Relationship Id="rId21" Type="http://schemas.openxmlformats.org/officeDocument/2006/relationships/hyperlink" Target="http://www.wondersofasean.com" TargetMode="External"/><Relationship Id="rId22" Type="http://schemas.openxmlformats.org/officeDocument/2006/relationships/hyperlink" Target="http://www.aseanphotocontest.com" TargetMode="External"/><Relationship Id="rId23" Type="http://schemas.openxmlformats.org/officeDocument/2006/relationships/hyperlink" Target="http://www.GoTravel.com" TargetMode="External"/><Relationship Id="rId24" Type="http://schemas.openxmlformats.org/officeDocument/2006/relationships/header" Target="header5.xml"/><Relationship Id="rId25" Type="http://schemas.openxmlformats.org/officeDocument/2006/relationships/fontTable" Target="fontTable.xml"/><Relationship Id="rId26" Type="http://schemas.microsoft.com/office/2011/relationships/people" Target="people.xml"/><Relationship Id="rId27"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comments" Target="comments.xml"/><Relationship Id="rId12" Type="http://schemas.microsoft.com/office/2011/relationships/commentsExtended" Target="commentsExtended.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yperlink" Target="http://www.wondersofasean.com" TargetMode="External"/><Relationship Id="rId17" Type="http://schemas.openxmlformats.org/officeDocument/2006/relationships/hyperlink" Target="http://www.wondersofasean.com" TargetMode="External"/><Relationship Id="rId18" Type="http://schemas.openxmlformats.org/officeDocument/2006/relationships/hyperlink" Target="http://www.wondersofasean.com" TargetMode="External"/><Relationship Id="rId19" Type="http://schemas.openxmlformats.org/officeDocument/2006/relationships/hyperlink" Target="http://www.wondersofasean.com"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22</Pages>
  <Words>4165</Words>
  <Characters>23743</Characters>
  <Application>Microsoft Macintosh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 HUI QIN</cp:lastModifiedBy>
  <cp:revision>3</cp:revision>
  <dcterms:created xsi:type="dcterms:W3CDTF">2018-08-01T10:20:00Z</dcterms:created>
  <dcterms:modified xsi:type="dcterms:W3CDTF">2018-08-01T10:32:00Z</dcterms:modified>
</cp:coreProperties>
</file>