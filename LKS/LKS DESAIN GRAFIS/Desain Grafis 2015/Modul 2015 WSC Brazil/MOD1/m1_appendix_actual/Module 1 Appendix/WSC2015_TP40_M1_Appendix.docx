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427EAE" w14:textId="46AB5E65" w:rsidR="006E26EF" w:rsidRPr="001172EF" w:rsidDel="00B2107D" w:rsidRDefault="001C2B30" w:rsidP="00B2107D">
      <w:pPr>
        <w:pStyle w:val="Heading1"/>
        <w:rPr>
          <w:del w:id="0" w:author="nermal" w:date="2015-08-12T00:56:00Z"/>
        </w:rPr>
        <w:pPrChange w:id="1" w:author="nermal" w:date="2015-08-12T00:58:00Z">
          <w:pPr>
            <w:pStyle w:val="Title"/>
          </w:pPr>
        </w:pPrChange>
      </w:pPr>
      <w:bookmarkStart w:id="2" w:name="_GoBack"/>
      <w:del w:id="3" w:author="nermal" w:date="2015-08-12T00:56:00Z">
        <w:r w:rsidRPr="001C2B30" w:rsidDel="00B2107D">
          <w:delText xml:space="preserve">Test Project </w:delText>
        </w:r>
        <w:r w:rsidR="006B4A71" w:rsidDel="00B2107D">
          <w:delText>module 1</w:delText>
        </w:r>
      </w:del>
    </w:p>
    <w:p w14:paraId="5802E0D4" w14:textId="78CE00D9" w:rsidR="00A77E62" w:rsidRPr="00D64CF3" w:rsidDel="00B2107D" w:rsidRDefault="001C2B30" w:rsidP="00B2107D">
      <w:pPr>
        <w:pStyle w:val="Heading1"/>
        <w:rPr>
          <w:del w:id="4" w:author="nermal" w:date="2015-08-12T00:56:00Z"/>
        </w:rPr>
        <w:pPrChange w:id="5" w:author="nermal" w:date="2015-08-12T00:58:00Z">
          <w:pPr>
            <w:pStyle w:val="Subtitle"/>
          </w:pPr>
        </w:pPrChange>
      </w:pPr>
      <w:del w:id="6" w:author="nermal" w:date="2015-08-12T00:56:00Z">
        <w:r w:rsidRPr="00D64CF3" w:rsidDel="00B2107D">
          <w:delText>WSC2015_TP</w:delText>
        </w:r>
        <w:r w:rsidR="006B4A71" w:rsidDel="00B2107D">
          <w:delText>40</w:delText>
        </w:r>
        <w:r w:rsidRPr="00D64CF3" w:rsidDel="00B2107D">
          <w:delText>_</w:delText>
        </w:r>
        <w:r w:rsidR="006B4A71" w:rsidDel="00B2107D">
          <w:delText>M1</w:delText>
        </w:r>
        <w:r w:rsidRPr="00D64CF3" w:rsidDel="00B2107D">
          <w:delText>_EN</w:delText>
        </w:r>
      </w:del>
    </w:p>
    <w:p w14:paraId="01781C88" w14:textId="120386C3" w:rsidR="008827AA" w:rsidDel="00B2107D" w:rsidRDefault="008827AA" w:rsidP="00B2107D">
      <w:pPr>
        <w:pStyle w:val="Heading1"/>
        <w:rPr>
          <w:del w:id="7" w:author="nermal" w:date="2015-08-12T00:56:00Z"/>
          <w:lang w:val="en-AU"/>
        </w:rPr>
        <w:pPrChange w:id="8" w:author="nermal" w:date="2015-08-12T00:58:00Z">
          <w:pPr/>
        </w:pPrChange>
      </w:pPr>
    </w:p>
    <w:p w14:paraId="77EB3604" w14:textId="6ADFE92A" w:rsidR="001C2B30" w:rsidRPr="008827AA" w:rsidDel="00B2107D" w:rsidRDefault="001C2B30" w:rsidP="00B2107D">
      <w:pPr>
        <w:pStyle w:val="Heading1"/>
        <w:rPr>
          <w:del w:id="9" w:author="nermal" w:date="2015-08-12T00:56:00Z"/>
          <w:lang w:val="en-AU"/>
        </w:rPr>
        <w:pPrChange w:id="10" w:author="nermal" w:date="2015-08-12T00:58:00Z">
          <w:pPr/>
        </w:pPrChange>
      </w:pPr>
      <w:del w:id="11" w:author="nermal" w:date="2015-08-12T00:56:00Z">
        <w:r w:rsidRPr="008827AA" w:rsidDel="00B2107D">
          <w:rPr>
            <w:lang w:val="en-AU"/>
          </w:rPr>
          <w:delText>Submitted by:</w:delText>
        </w:r>
      </w:del>
    </w:p>
    <w:p w14:paraId="2E402E92" w14:textId="5C668403" w:rsidR="008827AA" w:rsidDel="00B2107D" w:rsidRDefault="006B4A71" w:rsidP="00B2107D">
      <w:pPr>
        <w:pStyle w:val="Heading1"/>
        <w:rPr>
          <w:del w:id="12" w:author="nermal" w:date="2015-08-12T00:56:00Z"/>
          <w:lang w:val="en-AU"/>
        </w:rPr>
        <w:pPrChange w:id="13" w:author="nermal" w:date="2015-08-12T00:58:00Z">
          <w:pPr/>
        </w:pPrChange>
      </w:pPr>
      <w:del w:id="14" w:author="nermal" w:date="2015-08-12T00:56:00Z">
        <w:r w:rsidDel="00B2107D">
          <w:rPr>
            <w:lang w:val="en-AU"/>
          </w:rPr>
          <w:delText>WorldSkills Foundation</w:delText>
        </w:r>
      </w:del>
    </w:p>
    <w:p w14:paraId="6F4755C0" w14:textId="63E34BCB" w:rsidR="001C2B30" w:rsidRPr="007F212B" w:rsidDel="00B2107D" w:rsidRDefault="001C2B30" w:rsidP="00B2107D">
      <w:pPr>
        <w:pStyle w:val="Heading1"/>
        <w:rPr>
          <w:del w:id="15" w:author="nermal" w:date="2015-08-12T00:56:00Z"/>
          <w:lang w:val="en-AU"/>
        </w:rPr>
        <w:sectPr w:rsidR="001C2B30" w:rsidRPr="007F212B" w:rsidDel="00B2107D" w:rsidSect="001C5F88">
          <w:headerReference w:type="default" r:id="rId9"/>
          <w:footerReference w:type="default" r:id="rId10"/>
          <w:headerReference w:type="first" r:id="rId11"/>
          <w:footerReference w:type="first" r:id="rId12"/>
          <w:pgSz w:w="11906" w:h="16838" w:code="9"/>
          <w:pgMar w:top="1985" w:right="1134" w:bottom="1985" w:left="1134" w:header="567" w:footer="567" w:gutter="0"/>
          <w:cols w:space="708"/>
          <w:titlePg/>
          <w:docGrid w:linePitch="360"/>
        </w:sectPr>
        <w:pPrChange w:id="16" w:author="nermal" w:date="2015-08-12T00:58:00Z">
          <w:pPr>
            <w:pStyle w:val="ListBullet"/>
            <w:numPr>
              <w:numId w:val="0"/>
            </w:numPr>
          </w:pPr>
        </w:pPrChange>
      </w:pPr>
    </w:p>
    <w:p w14:paraId="1EB1A83A" w14:textId="5EBADDA6" w:rsidR="00D64CF3" w:rsidRPr="00D64CF3" w:rsidDel="00B2107D" w:rsidRDefault="0087723A" w:rsidP="00B2107D">
      <w:pPr>
        <w:pStyle w:val="Heading1"/>
        <w:rPr>
          <w:del w:id="17" w:author="nermal" w:date="2015-08-12T00:56:00Z"/>
        </w:rPr>
        <w:pPrChange w:id="18" w:author="nermal" w:date="2015-08-12T00:58:00Z">
          <w:pPr>
            <w:pStyle w:val="Heading2"/>
          </w:pPr>
        </w:pPrChange>
      </w:pPr>
      <w:del w:id="19" w:author="nermal" w:date="2015-08-12T00:56:00Z">
        <w:r w:rsidDel="00B2107D">
          <w:delText>contents</w:delText>
        </w:r>
      </w:del>
    </w:p>
    <w:p w14:paraId="1CBB4CF3" w14:textId="457EE4C7" w:rsidR="0087723A" w:rsidDel="00B2107D" w:rsidRDefault="0087723A" w:rsidP="00B2107D">
      <w:pPr>
        <w:pStyle w:val="Heading1"/>
        <w:rPr>
          <w:del w:id="20" w:author="nermal" w:date="2015-08-12T00:56:00Z"/>
        </w:rPr>
        <w:pPrChange w:id="21" w:author="nermal" w:date="2015-08-12T00:58:00Z">
          <w:pPr/>
        </w:pPrChange>
      </w:pPr>
      <w:del w:id="22" w:author="nermal" w:date="2015-08-12T00:56:00Z">
        <w:r w:rsidDel="00B2107D">
          <w:delText xml:space="preserve">This Test Project </w:delText>
        </w:r>
        <w:r w:rsidR="00011AE6" w:rsidDel="00B2107D">
          <w:delText xml:space="preserve">contains </w:delText>
        </w:r>
        <w:r w:rsidDel="00B2107D">
          <w:delText>the following documentation/files:</w:delText>
        </w:r>
      </w:del>
    </w:p>
    <w:p w14:paraId="3F4DCAA0" w14:textId="30C17178" w:rsidR="0087723A" w:rsidDel="00B2107D" w:rsidRDefault="00011AE6" w:rsidP="00B2107D">
      <w:pPr>
        <w:pStyle w:val="Heading1"/>
        <w:rPr>
          <w:del w:id="23" w:author="nermal" w:date="2015-08-12T00:56:00Z"/>
        </w:rPr>
        <w:pPrChange w:id="24" w:author="nermal" w:date="2015-08-12T00:58:00Z">
          <w:pPr>
            <w:pStyle w:val="ListBullet"/>
          </w:pPr>
        </w:pPrChange>
      </w:pPr>
      <w:del w:id="25" w:author="nermal" w:date="2015-08-12T00:56:00Z">
        <w:r w:rsidDel="00B2107D">
          <w:delText xml:space="preserve">WSC2015_TP40_M1_Logos: </w:delText>
        </w:r>
        <w:r w:rsidR="00000462" w:rsidDel="00B2107D">
          <w:delText>Logo</w:delText>
        </w:r>
        <w:r w:rsidDel="00B2107D">
          <w:delText xml:space="preserve"> f</w:delText>
        </w:r>
        <w:r w:rsidR="00F43B5D" w:rsidDel="00B2107D">
          <w:delText>older</w:delText>
        </w:r>
        <w:r w:rsidDel="00B2107D">
          <w:delText>, containing</w:delText>
        </w:r>
        <w:r w:rsidR="00F43B5D" w:rsidDel="00B2107D">
          <w:delText xml:space="preserve"> </w:delText>
        </w:r>
        <w:r w:rsidR="00000462" w:rsidDel="00B2107D">
          <w:delText>WorldSkills</w:delText>
        </w:r>
        <w:r w:rsidR="00F43B5D" w:rsidDel="00B2107D">
          <w:delText>, IAPMO, World Plumbing Council, RMIT University, Indian Plumbing Association</w:delText>
        </w:r>
        <w:r w:rsidDel="00B2107D">
          <w:delText xml:space="preserve"> logos</w:delText>
        </w:r>
      </w:del>
    </w:p>
    <w:p w14:paraId="07C32BBC" w14:textId="13381DEF" w:rsidR="00BC5FB3" w:rsidDel="00B2107D" w:rsidRDefault="00011AE6" w:rsidP="00B2107D">
      <w:pPr>
        <w:pStyle w:val="Heading1"/>
        <w:rPr>
          <w:del w:id="26" w:author="nermal" w:date="2015-08-12T00:56:00Z"/>
        </w:rPr>
        <w:pPrChange w:id="27" w:author="nermal" w:date="2015-08-12T00:58:00Z">
          <w:pPr>
            <w:pStyle w:val="ListBullet"/>
          </w:pPr>
        </w:pPrChange>
      </w:pPr>
      <w:del w:id="28" w:author="nermal" w:date="2015-08-12T00:56:00Z">
        <w:r w:rsidRPr="00011AE6" w:rsidDel="00B2107D">
          <w:delText>WSC2015_TP40_M1_Images</w:delText>
        </w:r>
        <w:r w:rsidDel="00B2107D">
          <w:delText>: Image folder, containing</w:delText>
        </w:r>
        <w:r w:rsidR="006F34E7" w:rsidDel="00B2107D">
          <w:delText xml:space="preserve"> </w:delText>
        </w:r>
        <w:r w:rsidR="00F43B5D" w:rsidDel="00B2107D">
          <w:delText>images</w:delText>
        </w:r>
        <w:r w:rsidR="00A711B1" w:rsidDel="00B2107D">
          <w:delText xml:space="preserve"> (see appendix)</w:delText>
        </w:r>
      </w:del>
    </w:p>
    <w:p w14:paraId="39848086" w14:textId="40EE2305" w:rsidR="00BC5FB3" w:rsidRPr="00BC5FB3" w:rsidDel="00B2107D" w:rsidRDefault="00BC5FB3" w:rsidP="00B2107D">
      <w:pPr>
        <w:pStyle w:val="Heading1"/>
        <w:rPr>
          <w:del w:id="29" w:author="nermal" w:date="2015-08-12T00:56:00Z"/>
        </w:rPr>
        <w:pPrChange w:id="30" w:author="nermal" w:date="2015-08-12T00:58:00Z">
          <w:pPr>
            <w:pStyle w:val="ListBullet"/>
          </w:pPr>
        </w:pPrChange>
      </w:pPr>
      <w:del w:id="31" w:author="nermal" w:date="2015-08-12T00:56:00Z">
        <w:r w:rsidRPr="00BC5FB3" w:rsidDel="00B2107D">
          <w:delText>WSC2015_TP40_M1_Poster_Text</w:delText>
        </w:r>
        <w:r w:rsidDel="00B2107D">
          <w:delText>: Word document, containing text for inclusion in Task 2.</w:delText>
        </w:r>
      </w:del>
    </w:p>
    <w:p w14:paraId="192AAA76" w14:textId="6EF10ACE" w:rsidR="00C7276A" w:rsidRPr="00D64CF3" w:rsidDel="00B2107D" w:rsidRDefault="00C7276A" w:rsidP="00B2107D">
      <w:pPr>
        <w:pStyle w:val="Heading1"/>
        <w:rPr>
          <w:del w:id="32" w:author="nermal" w:date="2015-08-12T00:56:00Z"/>
        </w:rPr>
        <w:pPrChange w:id="33" w:author="nermal" w:date="2015-08-12T00:58:00Z">
          <w:pPr>
            <w:pStyle w:val="ListBullet"/>
          </w:pPr>
        </w:pPrChange>
      </w:pPr>
      <w:del w:id="34" w:author="nermal" w:date="2015-08-12T00:56:00Z">
        <w:r w:rsidDel="00B2107D">
          <w:delText xml:space="preserve">WSC2015_TP40_M1_EN: </w:delText>
        </w:r>
        <w:r w:rsidR="00877FC5" w:rsidDel="00B2107D">
          <w:delText>T</w:delText>
        </w:r>
        <w:r w:rsidDel="00B2107D">
          <w:delText>his document</w:delText>
        </w:r>
      </w:del>
    </w:p>
    <w:p w14:paraId="35B08A86" w14:textId="012020CD" w:rsidR="00CA2AB6" w:rsidDel="00B2107D" w:rsidRDefault="00F43B5D" w:rsidP="00B2107D">
      <w:pPr>
        <w:pStyle w:val="Heading1"/>
        <w:rPr>
          <w:del w:id="35" w:author="nermal" w:date="2015-08-12T00:56:00Z"/>
        </w:rPr>
        <w:pPrChange w:id="36" w:author="nermal" w:date="2015-08-12T00:58:00Z">
          <w:pPr>
            <w:pStyle w:val="ListBullet"/>
            <w:numPr>
              <w:numId w:val="0"/>
            </w:numPr>
            <w:ind w:firstLine="0"/>
          </w:pPr>
        </w:pPrChange>
      </w:pPr>
      <w:del w:id="37" w:author="nermal" w:date="2015-08-12T00:56:00Z">
        <w:r w:rsidRPr="00D64CF3" w:rsidDel="00B2107D">
          <w:delText xml:space="preserve"> </w:delText>
        </w:r>
      </w:del>
    </w:p>
    <w:p w14:paraId="385DFB89" w14:textId="67B4C3CD" w:rsidR="00D64CF3" w:rsidRPr="00D64CF3" w:rsidDel="00B2107D" w:rsidRDefault="0087723A" w:rsidP="00B2107D">
      <w:pPr>
        <w:pStyle w:val="Heading1"/>
        <w:rPr>
          <w:del w:id="38" w:author="nermal" w:date="2015-08-12T00:56:00Z"/>
        </w:rPr>
        <w:pPrChange w:id="39" w:author="nermal" w:date="2015-08-12T00:58:00Z">
          <w:pPr>
            <w:pStyle w:val="Heading2"/>
          </w:pPr>
        </w:pPrChange>
      </w:pPr>
      <w:del w:id="40" w:author="nermal" w:date="2015-08-12T00:56:00Z">
        <w:r w:rsidDel="00B2107D">
          <w:delText>introduction</w:delText>
        </w:r>
      </w:del>
    </w:p>
    <w:p w14:paraId="4448CEFE" w14:textId="4FD32FDB" w:rsidR="0087723A" w:rsidDel="00B2107D" w:rsidRDefault="0087723A" w:rsidP="00B2107D">
      <w:pPr>
        <w:pStyle w:val="Heading1"/>
        <w:rPr>
          <w:del w:id="41" w:author="nermal" w:date="2015-08-12T00:56:00Z"/>
        </w:rPr>
        <w:pPrChange w:id="42" w:author="nermal" w:date="2015-08-12T00:58:00Z">
          <w:pPr>
            <w:pStyle w:val="Heading5"/>
          </w:pPr>
        </w:pPrChange>
      </w:pPr>
      <w:del w:id="43" w:author="nermal" w:date="2015-08-12T00:56:00Z">
        <w:r w:rsidDel="00B2107D">
          <w:delText>WorldSkills Foundation: Sharing the Treasure beyond the Competition</w:delText>
        </w:r>
      </w:del>
    </w:p>
    <w:p w14:paraId="10269F65" w14:textId="109DCB01" w:rsidR="00F43B5D" w:rsidDel="00B2107D" w:rsidRDefault="00F43B5D" w:rsidP="00B2107D">
      <w:pPr>
        <w:pStyle w:val="Heading1"/>
        <w:rPr>
          <w:del w:id="44" w:author="nermal" w:date="2015-08-12T00:56:00Z"/>
          <w:rFonts w:eastAsiaTheme="minorHAnsi" w:cstheme="minorBidi"/>
          <w:color w:val="auto"/>
          <w:sz w:val="20"/>
          <w:szCs w:val="22"/>
        </w:rPr>
        <w:pPrChange w:id="45" w:author="nermal" w:date="2015-08-12T00:58:00Z">
          <w:pPr>
            <w:pStyle w:val="Heading5"/>
          </w:pPr>
        </w:pPrChange>
      </w:pPr>
      <w:del w:id="46" w:author="nermal" w:date="2015-08-12T00:56:00Z">
        <w:r w:rsidRPr="00F43B5D" w:rsidDel="00B2107D">
          <w:rPr>
            <w:rFonts w:eastAsiaTheme="minorHAnsi" w:cstheme="minorBidi"/>
            <w:color w:val="auto"/>
            <w:sz w:val="20"/>
            <w:szCs w:val="22"/>
          </w:rPr>
          <w:delText xml:space="preserve">The WorldSkills Foundation (WSF) was established in 2011 with the aim to share the unique talents and expertise of </w:delText>
        </w:r>
        <w:r w:rsidDel="00B2107D">
          <w:rPr>
            <w:rFonts w:eastAsiaTheme="minorHAnsi" w:cstheme="minorBidi"/>
            <w:color w:val="auto"/>
            <w:sz w:val="20"/>
            <w:szCs w:val="22"/>
          </w:rPr>
          <w:delText>the</w:delText>
        </w:r>
        <w:r w:rsidRPr="00F43B5D" w:rsidDel="00B2107D">
          <w:rPr>
            <w:rFonts w:eastAsiaTheme="minorHAnsi" w:cstheme="minorBidi"/>
            <w:color w:val="auto"/>
            <w:sz w:val="20"/>
            <w:szCs w:val="22"/>
          </w:rPr>
          <w:delText xml:space="preserve"> global network of WorldSkills Champions and Experts, contributing their energy and efforts to projects that can help improve lives around the world.</w:delText>
        </w:r>
      </w:del>
    </w:p>
    <w:p w14:paraId="41B14080" w14:textId="07B7A5E3" w:rsidR="00F43B5D" w:rsidRPr="00F43B5D" w:rsidDel="00B2107D" w:rsidRDefault="00F43B5D" w:rsidP="00B2107D">
      <w:pPr>
        <w:pStyle w:val="Heading1"/>
        <w:rPr>
          <w:del w:id="47" w:author="nermal" w:date="2015-08-12T00:56:00Z"/>
        </w:rPr>
        <w:pPrChange w:id="48" w:author="nermal" w:date="2015-08-12T00:58:00Z">
          <w:pPr/>
        </w:pPrChange>
      </w:pPr>
      <w:del w:id="49" w:author="nermal" w:date="2015-08-12T00:56:00Z">
        <w:r w:rsidDel="00B2107D">
          <w:delText xml:space="preserve">Each WSF project aims to build collaboration between highly skilled young professionals, and is supported by strategic global partnerships. Since 2013 – driven through partnership with IAPMO (International Association of Plumbing and Mechanical Officials) and the World Plumbing Council – </w:delText>
        </w:r>
        <w:r w:rsidR="00C7276A" w:rsidDel="00B2107D">
          <w:delText>WSF</w:delText>
        </w:r>
        <w:r w:rsidDel="00B2107D">
          <w:delText xml:space="preserve"> </w:delText>
        </w:r>
        <w:r w:rsidR="008D549C" w:rsidDel="00B2107D">
          <w:delText xml:space="preserve">has </w:delText>
        </w:r>
        <w:r w:rsidDel="00B2107D">
          <w:delText xml:space="preserve">focused strongly on the areas of public health and sanitation, particularly in less developed countries. </w:delText>
        </w:r>
        <w:r w:rsidR="00313A54" w:rsidDel="00B2107D">
          <w:delText xml:space="preserve">During this time </w:delText>
        </w:r>
        <w:r w:rsidR="00C7276A" w:rsidDel="00B2107D">
          <w:delText>WSF</w:delText>
        </w:r>
        <w:r w:rsidDel="00B2107D">
          <w:delText xml:space="preserve"> </w:delText>
        </w:r>
        <w:r w:rsidR="008D549C" w:rsidDel="00B2107D">
          <w:delText xml:space="preserve">has </w:delText>
        </w:r>
        <w:r w:rsidDel="00B2107D">
          <w:delText xml:space="preserve">sent </w:delText>
        </w:r>
        <w:r w:rsidR="008577E6" w:rsidRPr="00F43B5D" w:rsidDel="00B2107D">
          <w:delText xml:space="preserve">WorldSkills </w:delText>
        </w:r>
        <w:r w:rsidDel="00B2107D">
          <w:delText>Champions to Nepal, Bangladesh and South Africa to support a series of community programmes. From this background, the Community Plumbing Challenge event has been born.</w:delText>
        </w:r>
      </w:del>
    </w:p>
    <w:p w14:paraId="441B8418" w14:textId="6A7B0517" w:rsidR="0087723A" w:rsidDel="00B2107D" w:rsidRDefault="0087723A" w:rsidP="00B2107D">
      <w:pPr>
        <w:pStyle w:val="Heading1"/>
        <w:rPr>
          <w:del w:id="50" w:author="nermal" w:date="2015-08-12T00:56:00Z"/>
        </w:rPr>
        <w:pPrChange w:id="51" w:author="nermal" w:date="2015-08-12T00:58:00Z">
          <w:pPr>
            <w:pStyle w:val="Heading5"/>
          </w:pPr>
        </w:pPrChange>
      </w:pPr>
      <w:del w:id="52" w:author="nermal" w:date="2015-08-12T00:56:00Z">
        <w:r w:rsidDel="00B2107D">
          <w:delText>community plumbing challenge, 2015</w:delText>
        </w:r>
        <w:r w:rsidR="00665EB0" w:rsidDel="00B2107D">
          <w:delText xml:space="preserve"> </w:delText>
        </w:r>
        <w:r w:rsidDel="00B2107D">
          <w:delText>–</w:delText>
        </w:r>
        <w:r w:rsidR="00665EB0" w:rsidDel="00B2107D">
          <w:delText xml:space="preserve"> </w:delText>
        </w:r>
        <w:r w:rsidR="0024133E" w:rsidDel="00B2107D">
          <w:delText>20</w:delText>
        </w:r>
        <w:r w:rsidDel="00B2107D">
          <w:delText>16</w:delText>
        </w:r>
      </w:del>
    </w:p>
    <w:p w14:paraId="6AC72336" w14:textId="3DE87AFA" w:rsidR="0087723A" w:rsidDel="00B2107D" w:rsidRDefault="00F43B5D" w:rsidP="00B2107D">
      <w:pPr>
        <w:pStyle w:val="Heading1"/>
        <w:rPr>
          <w:del w:id="53" w:author="nermal" w:date="2015-08-12T00:56:00Z"/>
        </w:rPr>
        <w:pPrChange w:id="54" w:author="nermal" w:date="2015-08-12T00:58:00Z">
          <w:pPr/>
        </w:pPrChange>
      </w:pPr>
      <w:del w:id="55" w:author="nermal" w:date="2015-08-12T00:56:00Z">
        <w:r w:rsidDel="00B2107D">
          <w:delText>The Community Plumbing Challenge</w:delText>
        </w:r>
        <w:r w:rsidR="008E0D62" w:rsidDel="00B2107D">
          <w:delText xml:space="preserve"> (CPC)</w:delText>
        </w:r>
        <w:r w:rsidDel="00B2107D">
          <w:delText xml:space="preserve"> is a combined initiative of WorldSkills Foundation, IAPMO and the World Plumbing Council.</w:delText>
        </w:r>
        <w:r w:rsidR="008E0D62" w:rsidDel="00B2107D">
          <w:delText xml:space="preserve"> It launches in Nashik, India in November 2015. A second edition is planned for South Africa in September, 2016. After this, the CPC will go on to be an annual event, presented in di</w:delText>
        </w:r>
        <w:r w:rsidR="007747A0" w:rsidDel="00B2107D">
          <w:delText xml:space="preserve">fferent locations and communities </w:delText>
        </w:r>
        <w:r w:rsidR="008E0D62" w:rsidDel="00B2107D">
          <w:delText>across the world.</w:delText>
        </w:r>
      </w:del>
    </w:p>
    <w:p w14:paraId="5FB319E2" w14:textId="46801428" w:rsidR="008E0D62" w:rsidDel="00B2107D" w:rsidRDefault="008E0D62" w:rsidP="00B2107D">
      <w:pPr>
        <w:pStyle w:val="Heading1"/>
        <w:rPr>
          <w:del w:id="56" w:author="nermal" w:date="2015-08-12T00:56:00Z"/>
        </w:rPr>
        <w:pPrChange w:id="57" w:author="nermal" w:date="2015-08-12T00:58:00Z">
          <w:pPr/>
        </w:pPrChange>
      </w:pPr>
      <w:del w:id="58" w:author="nermal" w:date="2015-08-12T00:56:00Z">
        <w:r w:rsidDel="00B2107D">
          <w:delText xml:space="preserve">The CPC combines multi-discipline teams of students and professionals – under the age of 28 – </w:delText>
        </w:r>
        <w:r w:rsidR="00D20AA2" w:rsidDel="00B2107D">
          <w:delText>specializing</w:delText>
        </w:r>
        <w:r w:rsidR="007747A0" w:rsidDel="00B2107D">
          <w:delText xml:space="preserve"> in</w:delText>
        </w:r>
        <w:r w:rsidR="00C8028E" w:rsidDel="00B2107D">
          <w:delText xml:space="preserve"> plumbing, construction and d</w:delText>
        </w:r>
        <w:r w:rsidDel="00B2107D">
          <w:delText>esign skill</w:delText>
        </w:r>
        <w:r w:rsidR="00C8028E" w:rsidDel="00B2107D">
          <w:delText xml:space="preserve"> </w:delText>
        </w:r>
        <w:r w:rsidDel="00B2107D">
          <w:delText>sets.</w:delText>
        </w:r>
        <w:r w:rsidR="00D20AA2" w:rsidDel="00B2107D">
          <w:delText xml:space="preserve"> Participating teams are comprised of four people, and each team represents a specific country or region. At the inaugural CPC in November 2015, four teams will take part, representing the United States of America, Australia, India, and the Basque Country region of Spain.</w:delText>
        </w:r>
      </w:del>
    </w:p>
    <w:p w14:paraId="1BE4BE00" w14:textId="4A6B2BF0" w:rsidR="00D20AA2" w:rsidDel="00B2107D" w:rsidRDefault="00D20AA2" w:rsidP="00B2107D">
      <w:pPr>
        <w:pStyle w:val="Heading1"/>
        <w:rPr>
          <w:del w:id="59" w:author="nermal" w:date="2015-08-12T00:56:00Z"/>
        </w:rPr>
        <w:pPrChange w:id="60" w:author="nermal" w:date="2015-08-12T00:58:00Z">
          <w:pPr/>
        </w:pPrChange>
      </w:pPr>
      <w:del w:id="61" w:author="nermal" w:date="2015-08-12T00:56:00Z">
        <w:r w:rsidDel="00B2107D">
          <w:delText xml:space="preserve">The teams will spend four days working onsite at a disadvantaged Municipal School in the </w:delText>
        </w:r>
        <w:r w:rsidR="00A711B1" w:rsidDel="00B2107D">
          <w:delText>n</w:delText>
        </w:r>
        <w:r w:rsidDel="00B2107D">
          <w:delText>orth</w:delText>
        </w:r>
        <w:r w:rsidR="00514925" w:rsidDel="00B2107D">
          <w:delText>-</w:delText>
        </w:r>
        <w:r w:rsidR="00A711B1" w:rsidDel="00B2107D">
          <w:delText>w</w:delText>
        </w:r>
        <w:r w:rsidDel="00B2107D">
          <w:delText>estern Indian city of Nashik. They will tackle a range of practical design and construction tasks to improve and upgrade hand washing facilities, toilet facilities and water supply</w:delText>
        </w:r>
        <w:r w:rsidR="00131472" w:rsidDel="00B2107D">
          <w:delText>. Our hosting sc</w:delText>
        </w:r>
        <w:r w:rsidR="007747A0" w:rsidDel="00B2107D">
          <w:delText>hoolteachers and schoolchildren –</w:delText>
        </w:r>
        <w:r w:rsidR="00131472" w:rsidDel="00B2107D">
          <w:delText xml:space="preserve"> plus other local tradespeople and community representati</w:delText>
        </w:r>
        <w:r w:rsidR="007747A0" w:rsidDel="00B2107D">
          <w:delText>ves –</w:delText>
        </w:r>
        <w:r w:rsidR="00131472" w:rsidDel="00B2107D">
          <w:delText xml:space="preserve"> will direct and collaborate on this entire process.</w:delText>
        </w:r>
      </w:del>
    </w:p>
    <w:p w14:paraId="2294986B" w14:textId="154D4CFD" w:rsidR="00131472" w:rsidDel="00B2107D" w:rsidRDefault="00131472" w:rsidP="00B2107D">
      <w:pPr>
        <w:pStyle w:val="Heading1"/>
        <w:rPr>
          <w:del w:id="62" w:author="nermal" w:date="2015-08-12T00:56:00Z"/>
        </w:rPr>
        <w:pPrChange w:id="63" w:author="nermal" w:date="2015-08-12T00:58:00Z">
          <w:pPr/>
        </w:pPrChange>
      </w:pPr>
      <w:del w:id="64" w:author="nermal" w:date="2015-08-12T00:56:00Z">
        <w:r w:rsidDel="00B2107D">
          <w:delText xml:space="preserve">The goal of the CPC is to bring the very best aspects of WorldSkills – </w:delText>
        </w:r>
        <w:r w:rsidR="00426187" w:rsidDel="00B2107D">
          <w:delText xml:space="preserve">innovation, </w:delText>
        </w:r>
        <w:r w:rsidDel="00B2107D">
          <w:delText>passion, creativity, skilled expertise and action – directly to the heart of a community-in-need, encouraging a unique knowledge-transfer experience and achieving small but sustainable results that empower and improve living conditions.</w:delText>
        </w:r>
      </w:del>
    </w:p>
    <w:p w14:paraId="2E0FCEDA" w14:textId="518F50FD" w:rsidR="00131472" w:rsidRPr="00D64CF3" w:rsidDel="00B2107D" w:rsidRDefault="00131472" w:rsidP="00B2107D">
      <w:pPr>
        <w:pStyle w:val="Heading1"/>
        <w:rPr>
          <w:del w:id="65" w:author="nermal" w:date="2015-08-12T00:56:00Z"/>
        </w:rPr>
        <w:pPrChange w:id="66" w:author="nermal" w:date="2015-08-12T00:58:00Z">
          <w:pPr/>
        </w:pPrChange>
      </w:pPr>
    </w:p>
    <w:p w14:paraId="3A0B7CD2" w14:textId="20EF72D2" w:rsidR="0087723A" w:rsidRPr="00463994" w:rsidDel="00B2107D" w:rsidRDefault="0087723A" w:rsidP="00B2107D">
      <w:pPr>
        <w:pStyle w:val="Heading1"/>
        <w:rPr>
          <w:del w:id="67" w:author="nermal" w:date="2015-08-12T00:56:00Z"/>
        </w:rPr>
        <w:pPrChange w:id="68" w:author="nermal" w:date="2015-08-12T00:58:00Z">
          <w:pPr/>
        </w:pPrChange>
      </w:pPr>
      <w:del w:id="69" w:author="nermal" w:date="2015-08-12T00:56:00Z">
        <w:r w:rsidRPr="00463994" w:rsidDel="00B2107D">
          <w:delText xml:space="preserve">Project focus: </w:delText>
        </w:r>
        <w:r w:rsidR="005962B5" w:rsidRPr="00463994" w:rsidDel="00B2107D">
          <w:delText>Create</w:delText>
        </w:r>
        <w:r w:rsidR="008E0D62" w:rsidRPr="00463994" w:rsidDel="00B2107D">
          <w:delText xml:space="preserve"> a series of design pieces to support the launch of the CPC</w:delText>
        </w:r>
        <w:r w:rsidR="00131472" w:rsidRPr="00463994" w:rsidDel="00B2107D">
          <w:delText xml:space="preserve"> this year</w:delText>
        </w:r>
        <w:r w:rsidR="008E0D62" w:rsidRPr="00463994" w:rsidDel="00B2107D">
          <w:delText>.</w:delText>
        </w:r>
      </w:del>
    </w:p>
    <w:p w14:paraId="1C69F1E2" w14:textId="3094B852" w:rsidR="0087723A" w:rsidRPr="00463994" w:rsidDel="00B2107D" w:rsidRDefault="0087723A" w:rsidP="00B2107D">
      <w:pPr>
        <w:pStyle w:val="Heading1"/>
        <w:rPr>
          <w:del w:id="70" w:author="nermal" w:date="2015-08-12T00:56:00Z"/>
        </w:rPr>
        <w:pPrChange w:id="71" w:author="nermal" w:date="2015-08-12T00:58:00Z">
          <w:pPr/>
        </w:pPrChange>
      </w:pPr>
      <w:del w:id="72" w:author="nermal" w:date="2015-08-12T00:56:00Z">
        <w:r w:rsidRPr="00463994" w:rsidDel="00B2107D">
          <w:delText xml:space="preserve">Description: </w:delText>
        </w:r>
        <w:r w:rsidR="005962B5" w:rsidRPr="00463994" w:rsidDel="00B2107D">
          <w:delText>You will create an emblem and a poster design</w:delText>
        </w:r>
      </w:del>
    </w:p>
    <w:p w14:paraId="27712DCA" w14:textId="62780108" w:rsidR="0087723A" w:rsidRPr="00463994" w:rsidDel="00B2107D" w:rsidRDefault="0087723A" w:rsidP="00B2107D">
      <w:pPr>
        <w:pStyle w:val="Heading1"/>
        <w:rPr>
          <w:del w:id="73" w:author="nermal" w:date="2015-08-12T00:56:00Z"/>
        </w:rPr>
        <w:pPrChange w:id="74" w:author="nermal" w:date="2015-08-12T00:58:00Z">
          <w:pPr/>
        </w:pPrChange>
      </w:pPr>
      <w:del w:id="75" w:author="nermal" w:date="2015-08-12T00:56:00Z">
        <w:r w:rsidRPr="00463994" w:rsidDel="00B2107D">
          <w:delText xml:space="preserve">Target market: </w:delText>
        </w:r>
        <w:r w:rsidR="00131472" w:rsidRPr="00463994" w:rsidDel="00B2107D">
          <w:delText>Participating teams, community representatives and stakeholder networks</w:delText>
        </w:r>
        <w:r w:rsidR="00131472" w:rsidRPr="00463994" w:rsidDel="00B2107D">
          <w:rPr>
            <w:rStyle w:val="hps"/>
            <w:rFonts w:cs="Arial"/>
            <w:lang w:val="uz-Cyrl-UZ"/>
          </w:rPr>
          <w:delText>.</w:delText>
        </w:r>
      </w:del>
    </w:p>
    <w:p w14:paraId="0870D33C" w14:textId="4A18280C" w:rsidR="008A3C36" w:rsidDel="00B2107D" w:rsidRDefault="00000462" w:rsidP="00B2107D">
      <w:pPr>
        <w:pStyle w:val="Heading1"/>
        <w:rPr>
          <w:del w:id="76" w:author="nermal" w:date="2015-08-12T00:56:00Z"/>
        </w:rPr>
        <w:pPrChange w:id="77" w:author="nermal" w:date="2015-08-12T00:58:00Z">
          <w:pPr/>
        </w:pPrChange>
      </w:pPr>
      <w:del w:id="78" w:author="nermal" w:date="2015-08-12T00:56:00Z">
        <w:r w:rsidRPr="00463994" w:rsidDel="00B2107D">
          <w:delText>Keywords/concepts: Water,</w:delText>
        </w:r>
        <w:r w:rsidR="000B7A37" w:rsidRPr="00463994" w:rsidDel="00B2107D">
          <w:delText xml:space="preserve"> t</w:delText>
        </w:r>
        <w:r w:rsidRPr="00463994" w:rsidDel="00B2107D">
          <w:delText>oilets,</w:delText>
        </w:r>
        <w:r w:rsidR="000B7A37" w:rsidRPr="00463994" w:rsidDel="00B2107D">
          <w:delText xml:space="preserve"> health, hygiene, sanitation, collaboration, education, d</w:delText>
        </w:r>
        <w:r w:rsidRPr="00463994" w:rsidDel="00B2107D">
          <w:delText>esign</w:delText>
        </w:r>
        <w:r w:rsidR="007747A0" w:rsidRPr="00463994" w:rsidDel="00B2107D">
          <w:delText>.</w:delText>
        </w:r>
        <w:r w:rsidR="008A3C36" w:rsidDel="00B2107D">
          <w:br w:type="page"/>
        </w:r>
      </w:del>
    </w:p>
    <w:p w14:paraId="6B6461A3" w14:textId="79198EB6" w:rsidR="008A3C36" w:rsidDel="00B2107D" w:rsidRDefault="008A3C36" w:rsidP="00B2107D">
      <w:pPr>
        <w:pStyle w:val="Heading1"/>
        <w:rPr>
          <w:del w:id="79" w:author="nermal" w:date="2015-08-12T00:56:00Z"/>
        </w:rPr>
        <w:pPrChange w:id="80" w:author="nermal" w:date="2015-08-12T00:58:00Z">
          <w:pPr>
            <w:pStyle w:val="Heading1"/>
          </w:pPr>
        </w:pPrChange>
      </w:pPr>
      <w:del w:id="81" w:author="nermal" w:date="2015-08-12T00:56:00Z">
        <w:r w:rsidDel="00B2107D">
          <w:delText>Instructions to the competitor</w:delText>
        </w:r>
      </w:del>
    </w:p>
    <w:p w14:paraId="0D2370F0" w14:textId="5DE46EA5" w:rsidR="001E04CE" w:rsidDel="00B2107D" w:rsidRDefault="001E04CE" w:rsidP="00B2107D">
      <w:pPr>
        <w:pStyle w:val="Heading1"/>
        <w:rPr>
          <w:del w:id="82" w:author="nermal" w:date="2015-08-12T00:56:00Z"/>
          <w:rFonts w:ascii="Helvetica" w:hAnsi="Helvetica" w:cs="Helvetica"/>
          <w:lang w:val="en-US"/>
        </w:rPr>
        <w:pPrChange w:id="83" w:author="nermal" w:date="2015-08-12T00:58:00Z">
          <w:pPr/>
        </w:pPrChange>
      </w:pPr>
      <w:del w:id="84" w:author="nermal" w:date="2015-08-12T00:56:00Z">
        <w:r w:rsidDel="00B2107D">
          <w:rPr>
            <w:lang w:val="en-US"/>
          </w:rPr>
          <w:delText>Create a folder on your Desktop called YY_MOD</w:delText>
        </w:r>
        <w:r w:rsidR="004A2E8B" w:rsidDel="00B2107D">
          <w:rPr>
            <w:lang w:val="en-US"/>
          </w:rPr>
          <w:delText>1</w:delText>
        </w:r>
        <w:r w:rsidDel="00B2107D">
          <w:rPr>
            <w:lang w:val="en-US"/>
          </w:rPr>
          <w:delText xml:space="preserve"> (where YY represents the number of your workstation). </w:delText>
        </w:r>
      </w:del>
    </w:p>
    <w:p w14:paraId="23B0593E" w14:textId="33560141" w:rsidR="001E04CE" w:rsidDel="00B2107D" w:rsidRDefault="001E04CE" w:rsidP="00B2107D">
      <w:pPr>
        <w:pStyle w:val="Heading1"/>
        <w:rPr>
          <w:del w:id="85" w:author="nermal" w:date="2015-08-12T00:56:00Z"/>
          <w:lang w:val="en-US"/>
        </w:rPr>
        <w:pPrChange w:id="86" w:author="nermal" w:date="2015-08-12T00:58:00Z">
          <w:pPr/>
        </w:pPrChange>
      </w:pPr>
      <w:del w:id="87" w:author="nermal" w:date="2015-08-12T00:56:00Z">
        <w:r w:rsidDel="00B2107D">
          <w:rPr>
            <w:lang w:val="en-US"/>
          </w:rPr>
          <w:delText xml:space="preserve">This folder must include the following subfolders </w:delText>
        </w:r>
        <w:r w:rsidDel="00B2107D">
          <w:rPr>
            <w:bCs/>
            <w:lang w:val="en-US"/>
          </w:rPr>
          <w:delText>“Task 1, Task 2”.</w:delText>
        </w:r>
        <w:r w:rsidDel="00B2107D">
          <w:rPr>
            <w:lang w:val="en-US"/>
          </w:rPr>
          <w:delText xml:space="preserve"> </w:delText>
        </w:r>
        <w:r w:rsidDel="00B2107D">
          <w:rPr>
            <w:rFonts w:ascii="Helvetica" w:hAnsi="Helvetica" w:cs="Helvetica"/>
            <w:lang w:val="en-US"/>
          </w:rPr>
          <w:delText> </w:delText>
        </w:r>
        <w:r w:rsidDel="00B2107D">
          <w:rPr>
            <w:lang w:val="en-US"/>
          </w:rPr>
          <w:delText xml:space="preserve">The subfolders are to contain two folders: </w:delText>
        </w:r>
      </w:del>
    </w:p>
    <w:p w14:paraId="3F5C5FE3" w14:textId="4839A0F6" w:rsidR="001E04CE" w:rsidRPr="004A2E8B" w:rsidDel="00B2107D" w:rsidRDefault="001E04CE" w:rsidP="00B2107D">
      <w:pPr>
        <w:pStyle w:val="Heading1"/>
        <w:rPr>
          <w:del w:id="88" w:author="nermal" w:date="2015-08-12T00:56:00Z"/>
          <w:lang w:val="en-US"/>
        </w:rPr>
        <w:pPrChange w:id="89" w:author="nermal" w:date="2015-08-12T00:58:00Z">
          <w:pPr>
            <w:pStyle w:val="ListParagraph"/>
            <w:numPr>
              <w:numId w:val="31"/>
            </w:numPr>
            <w:ind w:left="360" w:hanging="360"/>
          </w:pPr>
        </w:pPrChange>
      </w:pPr>
      <w:del w:id="90" w:author="nermal" w:date="2015-08-12T00:56:00Z">
        <w:r w:rsidRPr="004A2E8B" w:rsidDel="00B2107D">
          <w:rPr>
            <w:lang w:val="en-US"/>
          </w:rPr>
          <w:delText xml:space="preserve">A folder named </w:delText>
        </w:r>
        <w:r w:rsidRPr="004A2E8B" w:rsidDel="00B2107D">
          <w:rPr>
            <w:bCs/>
            <w:lang w:val="en-US"/>
          </w:rPr>
          <w:delText>“Original”:</w:delText>
        </w:r>
        <w:r w:rsidRPr="004A2E8B" w:rsidDel="00B2107D">
          <w:rPr>
            <w:lang w:val="en-US"/>
          </w:rPr>
          <w:delText xml:space="preserve"> it should contain all the files used for the development of your project.</w:delText>
        </w:r>
      </w:del>
    </w:p>
    <w:p w14:paraId="37085EFC" w14:textId="79C8694E" w:rsidR="004A2E8B" w:rsidRPr="004A2E8B" w:rsidDel="00B2107D" w:rsidRDefault="001E04CE" w:rsidP="00B2107D">
      <w:pPr>
        <w:pStyle w:val="Heading1"/>
        <w:rPr>
          <w:del w:id="91" w:author="nermal" w:date="2015-08-12T00:56:00Z"/>
          <w:lang w:val="en-US"/>
        </w:rPr>
        <w:pPrChange w:id="92" w:author="nermal" w:date="2015-08-12T00:58:00Z">
          <w:pPr>
            <w:pStyle w:val="ListParagraph"/>
            <w:numPr>
              <w:numId w:val="31"/>
            </w:numPr>
            <w:ind w:left="360" w:hanging="360"/>
          </w:pPr>
        </w:pPrChange>
      </w:pPr>
      <w:del w:id="93" w:author="nermal" w:date="2015-08-12T00:56:00Z">
        <w:r w:rsidRPr="004A2E8B" w:rsidDel="00B2107D">
          <w:rPr>
            <w:lang w:val="en-US"/>
          </w:rPr>
          <w:delText xml:space="preserve">A folder named </w:delText>
        </w:r>
        <w:r w:rsidRPr="004A2E8B" w:rsidDel="00B2107D">
          <w:rPr>
            <w:bCs/>
            <w:lang w:val="en-US"/>
          </w:rPr>
          <w:delText>“Final”:</w:delText>
        </w:r>
        <w:r w:rsidRPr="004A2E8B" w:rsidDel="00B2107D">
          <w:rPr>
            <w:lang w:val="en-US"/>
          </w:rPr>
          <w:delText xml:space="preserve"> it should contain all of the </w:delText>
        </w:r>
        <w:r w:rsidR="007551AF" w:rsidRPr="008A14DC" w:rsidDel="00B2107D">
          <w:rPr>
            <w:color w:val="FF0000"/>
            <w:lang w:val="en-US"/>
          </w:rPr>
          <w:delText>final</w:delText>
        </w:r>
        <w:r w:rsidR="007551AF" w:rsidDel="00B2107D">
          <w:rPr>
            <w:lang w:val="en-US"/>
          </w:rPr>
          <w:delText xml:space="preserve"> </w:delText>
        </w:r>
        <w:r w:rsidRPr="004A2E8B" w:rsidDel="00B2107D">
          <w:rPr>
            <w:lang w:val="en-US"/>
          </w:rPr>
          <w:delText xml:space="preserve">files </w:delText>
        </w:r>
        <w:r w:rsidRPr="008A14DC" w:rsidDel="00B2107D">
          <w:rPr>
            <w:strike/>
            <w:color w:val="FF0000"/>
            <w:lang w:val="en-US"/>
          </w:rPr>
          <w:delText>you are supposed to deliver as required in the tasks</w:delText>
        </w:r>
        <w:r w:rsidRPr="008A14DC" w:rsidDel="00B2107D">
          <w:rPr>
            <w:rFonts w:ascii="Helvetica" w:hAnsi="Helvetica" w:cs="Helvetica"/>
            <w:color w:val="FF0000"/>
            <w:lang w:val="en-US"/>
          </w:rPr>
          <w:delText>.</w:delText>
        </w:r>
        <w:r w:rsidRPr="004A2E8B" w:rsidDel="00B2107D">
          <w:rPr>
            <w:lang w:val="en-US"/>
          </w:rPr>
          <w:delText xml:space="preserve"> (PDF, native, fonts and linked images)</w:delText>
        </w:r>
      </w:del>
    </w:p>
    <w:p w14:paraId="2D432AF8" w14:textId="24FE2415" w:rsidR="004A2E8B" w:rsidRPr="00463994" w:rsidDel="00B2107D" w:rsidRDefault="004A2E8B" w:rsidP="00B2107D">
      <w:pPr>
        <w:pStyle w:val="Heading1"/>
        <w:rPr>
          <w:del w:id="94" w:author="nermal" w:date="2015-08-12T00:56:00Z"/>
          <w:lang w:val="en-US"/>
        </w:rPr>
        <w:pPrChange w:id="95" w:author="nermal" w:date="2015-08-12T00:58:00Z">
          <w:pPr>
            <w:pStyle w:val="ListParagraph"/>
            <w:numPr>
              <w:numId w:val="31"/>
            </w:numPr>
            <w:ind w:left="360" w:hanging="360"/>
          </w:pPr>
        </w:pPrChange>
      </w:pPr>
      <w:del w:id="96" w:author="nermal" w:date="2015-08-12T00:56:00Z">
        <w:r w:rsidRPr="00463994" w:rsidDel="00B2107D">
          <w:rPr>
            <w:lang w:val="en-US"/>
          </w:rPr>
          <w:delText>You must include your workstation number on the presentation board and printouts for marking and delivery to your workstation</w:delText>
        </w:r>
        <w:r w:rsidR="007551AF" w:rsidDel="00B2107D">
          <w:rPr>
            <w:lang w:val="en-US"/>
          </w:rPr>
          <w:delText xml:space="preserve"> </w:delText>
        </w:r>
        <w:r w:rsidR="007551AF" w:rsidRPr="008A14DC" w:rsidDel="00B2107D">
          <w:rPr>
            <w:color w:val="FF0000"/>
            <w:lang w:val="en-US"/>
          </w:rPr>
          <w:delText>(the number should be included outside of the artwork area)</w:delText>
        </w:r>
      </w:del>
    </w:p>
    <w:p w14:paraId="42E7DD11" w14:textId="72ABE4FA" w:rsidR="001E04CE" w:rsidDel="00B2107D" w:rsidRDefault="001E04CE" w:rsidP="00B2107D">
      <w:pPr>
        <w:pStyle w:val="Heading1"/>
        <w:rPr>
          <w:del w:id="97" w:author="nermal" w:date="2015-08-12T00:56:00Z"/>
          <w:rFonts w:ascii="Helvetica" w:hAnsi="Helvetica" w:cs="Helvetica"/>
          <w:color w:val="0070C0"/>
          <w:lang w:val="en-US"/>
        </w:rPr>
        <w:pPrChange w:id="98" w:author="nermal" w:date="2015-08-12T00:58:00Z">
          <w:pPr/>
        </w:pPrChange>
      </w:pPr>
      <w:del w:id="99" w:author="nermal" w:date="2015-08-12T00:56:00Z">
        <w:r w:rsidDel="00B2107D">
          <w:rPr>
            <w:lang w:val="en-US"/>
          </w:rPr>
          <w:delText>Regarding image assessment for the tasks:</w:delText>
        </w:r>
        <w:r w:rsidDel="00B2107D">
          <w:rPr>
            <w:rFonts w:ascii="Helvetica" w:hAnsi="Helvetica" w:cs="Helvetica"/>
            <w:lang w:val="en-US"/>
          </w:rPr>
          <w:delText> </w:delText>
        </w:r>
        <w:r w:rsidDel="00B2107D">
          <w:rPr>
            <w:lang w:val="en-US"/>
          </w:rPr>
          <w:delText xml:space="preserve">The colour mode of your images will be evaluated in the PDF files. The final resolution and file formats will be assessed in the InDesign files. </w:delText>
        </w:r>
      </w:del>
    </w:p>
    <w:p w14:paraId="5418BD7A" w14:textId="6CE52434" w:rsidR="001E04CE" w:rsidDel="00B2107D" w:rsidRDefault="001E04CE" w:rsidP="00B2107D">
      <w:pPr>
        <w:pStyle w:val="Heading1"/>
        <w:rPr>
          <w:del w:id="100" w:author="nermal" w:date="2015-08-12T00:56:00Z"/>
          <w:lang w:val="en-US"/>
        </w:rPr>
        <w:pPrChange w:id="101" w:author="nermal" w:date="2015-08-12T00:58:00Z">
          <w:pPr/>
        </w:pPrChange>
      </w:pPr>
      <w:del w:id="102" w:author="nermal" w:date="2015-08-12T00:56:00Z">
        <w:r w:rsidDel="00B2107D">
          <w:rPr>
            <w:lang w:val="en-US"/>
          </w:rPr>
          <w:delText>The JPG file format is NOT ACCEPTED for images;</w:delText>
        </w:r>
      </w:del>
    </w:p>
    <w:p w14:paraId="5429C52A" w14:textId="0BFBD2F9" w:rsidR="001E04CE" w:rsidDel="00B2107D" w:rsidRDefault="001E04CE" w:rsidP="00B2107D">
      <w:pPr>
        <w:pStyle w:val="Heading1"/>
        <w:rPr>
          <w:del w:id="103" w:author="nermal" w:date="2015-08-12T00:56:00Z"/>
          <w:lang w:val="en-US"/>
        </w:rPr>
        <w:pPrChange w:id="104" w:author="nermal" w:date="2015-08-12T00:58:00Z">
          <w:pPr/>
        </w:pPrChange>
      </w:pPr>
      <w:del w:id="105" w:author="nermal" w:date="2015-08-12T00:56:00Z">
        <w:r w:rsidDel="00B2107D">
          <w:rPr>
            <w:lang w:val="en-US"/>
          </w:rPr>
          <w:delText>Only the following file formats are acceptable .TIF / .EPS / .AI / .PSD / DSC 2.0</w:delText>
        </w:r>
      </w:del>
    </w:p>
    <w:p w14:paraId="617DBFE9" w14:textId="5D7B2ADF" w:rsidR="001E04CE" w:rsidDel="00B2107D" w:rsidRDefault="001E04CE" w:rsidP="00B2107D">
      <w:pPr>
        <w:pStyle w:val="Heading1"/>
        <w:rPr>
          <w:del w:id="106" w:author="nermal" w:date="2015-08-12T00:56:00Z"/>
          <w:lang w:val="en-US"/>
        </w:rPr>
        <w:pPrChange w:id="107" w:author="nermal" w:date="2015-08-12T00:58:00Z">
          <w:pPr/>
        </w:pPrChange>
      </w:pPr>
      <w:del w:id="108" w:author="nermal" w:date="2015-08-12T00:56:00Z">
        <w:r w:rsidDel="00B2107D">
          <w:rPr>
            <w:lang w:val="en-US"/>
          </w:rPr>
          <w:delText>Task 1 must be created in Illustrator, Task 2 layout must be created in Adobe InDesign</w:delText>
        </w:r>
        <w:r w:rsidDel="00B2107D">
          <w:rPr>
            <w:rFonts w:ascii="Helvetica" w:hAnsi="Helvetica" w:cs="Helvetica"/>
            <w:lang w:val="en-US"/>
          </w:rPr>
          <w:delText>.</w:delText>
        </w:r>
        <w:r w:rsidDel="00B2107D">
          <w:rPr>
            <w:lang w:val="en-US"/>
          </w:rPr>
          <w:delText xml:space="preserve"> </w:delText>
        </w:r>
      </w:del>
    </w:p>
    <w:p w14:paraId="13541CDD" w14:textId="343A1231" w:rsidR="008A3C36" w:rsidDel="00B2107D" w:rsidRDefault="001E04CE" w:rsidP="00B2107D">
      <w:pPr>
        <w:pStyle w:val="Heading1"/>
        <w:rPr>
          <w:del w:id="109" w:author="nermal" w:date="2015-08-12T00:56:00Z"/>
          <w:lang w:val="en-US"/>
        </w:rPr>
        <w:pPrChange w:id="110" w:author="nermal" w:date="2015-08-12T00:58:00Z">
          <w:pPr/>
        </w:pPrChange>
      </w:pPr>
      <w:del w:id="111" w:author="nermal" w:date="2015-08-12T00:56:00Z">
        <w:r w:rsidDel="00B2107D">
          <w:rPr>
            <w:lang w:val="en-US"/>
          </w:rPr>
          <w:delText>Images must not be embedded or placed in Adobe Illustrator</w:delText>
        </w:r>
        <w:r w:rsidDel="00B2107D">
          <w:rPr>
            <w:rFonts w:ascii="Helvetica" w:hAnsi="Helvetica" w:cs="Helvetica"/>
            <w:lang w:val="en-US"/>
          </w:rPr>
          <w:delText>,</w:delText>
        </w:r>
        <w:r w:rsidDel="00B2107D">
          <w:rPr>
            <w:lang w:val="en-US"/>
          </w:rPr>
          <w:delText xml:space="preserve"> or embedded in InDesign</w:delText>
        </w:r>
      </w:del>
    </w:p>
    <w:p w14:paraId="239AD109" w14:textId="32D8AC21" w:rsidR="001E04CE" w:rsidRPr="006F34E7" w:rsidDel="00B2107D" w:rsidRDefault="001E04CE" w:rsidP="00B2107D">
      <w:pPr>
        <w:pStyle w:val="Heading1"/>
        <w:rPr>
          <w:del w:id="112" w:author="nermal" w:date="2015-08-12T00:56:00Z"/>
          <w:lang w:val="en-US"/>
        </w:rPr>
        <w:pPrChange w:id="113" w:author="nermal" w:date="2015-08-12T00:58:00Z">
          <w:pPr/>
        </w:pPrChange>
      </w:pPr>
    </w:p>
    <w:p w14:paraId="1CE41165" w14:textId="4CF45546" w:rsidR="008A3C36" w:rsidDel="00B2107D" w:rsidRDefault="008A3C36" w:rsidP="00B2107D">
      <w:pPr>
        <w:pStyle w:val="Heading1"/>
        <w:rPr>
          <w:del w:id="114" w:author="nermal" w:date="2015-08-12T00:56:00Z"/>
        </w:rPr>
        <w:pPrChange w:id="115" w:author="nermal" w:date="2015-08-12T00:58:00Z">
          <w:pPr>
            <w:pStyle w:val="Heading5"/>
          </w:pPr>
        </w:pPrChange>
      </w:pPr>
      <w:del w:id="116" w:author="nermal" w:date="2015-08-12T00:56:00Z">
        <w:r w:rsidDel="00B2107D">
          <w:delText xml:space="preserve">Note:  </w:delText>
        </w:r>
      </w:del>
    </w:p>
    <w:p w14:paraId="747C11A0" w14:textId="21365635" w:rsidR="008A3C36" w:rsidRPr="00665EB0" w:rsidDel="00B2107D" w:rsidRDefault="008A3C36" w:rsidP="00B2107D">
      <w:pPr>
        <w:pStyle w:val="Heading1"/>
        <w:rPr>
          <w:del w:id="117" w:author="nermal" w:date="2015-08-12T00:56:00Z"/>
        </w:rPr>
        <w:pPrChange w:id="118" w:author="nermal" w:date="2015-08-12T00:58:00Z">
          <w:pPr>
            <w:pStyle w:val="ListBullet"/>
          </w:pPr>
        </w:pPrChange>
      </w:pPr>
      <w:del w:id="119" w:author="nermal" w:date="2015-08-12T00:56:00Z">
        <w:r w:rsidRPr="00665EB0" w:rsidDel="00B2107D">
          <w:delText xml:space="preserve">Examples provided are for reference only and should not be used. </w:delText>
        </w:r>
      </w:del>
    </w:p>
    <w:p w14:paraId="56BD2155" w14:textId="61DF3B49" w:rsidR="008A3C36" w:rsidDel="00B2107D" w:rsidRDefault="008A3C36" w:rsidP="00B2107D">
      <w:pPr>
        <w:pStyle w:val="Heading1"/>
        <w:rPr>
          <w:del w:id="120" w:author="nermal" w:date="2015-08-12T00:56:00Z"/>
        </w:rPr>
        <w:pPrChange w:id="121" w:author="nermal" w:date="2015-08-12T00:58:00Z">
          <w:pPr>
            <w:pStyle w:val="Heading5"/>
          </w:pPr>
        </w:pPrChange>
      </w:pPr>
      <w:del w:id="122" w:author="nermal" w:date="2015-08-12T00:56:00Z">
        <w:r w:rsidDel="00B2107D">
          <w:delText xml:space="preserve">Time limit for this test project: </w:delText>
        </w:r>
      </w:del>
    </w:p>
    <w:p w14:paraId="30B49D9C" w14:textId="647FF4D4" w:rsidR="008A3C36" w:rsidRPr="00665EB0" w:rsidDel="00B2107D" w:rsidRDefault="008A3C36" w:rsidP="00B2107D">
      <w:pPr>
        <w:pStyle w:val="Heading1"/>
        <w:rPr>
          <w:del w:id="123" w:author="nermal" w:date="2015-08-12T00:56:00Z"/>
        </w:rPr>
        <w:pPrChange w:id="124" w:author="nermal" w:date="2015-08-12T00:58:00Z">
          <w:pPr>
            <w:pStyle w:val="ListBullet"/>
          </w:pPr>
        </w:pPrChange>
      </w:pPr>
      <w:del w:id="125" w:author="nermal" w:date="2015-08-12T00:56:00Z">
        <w:r w:rsidRPr="00665EB0" w:rsidDel="00B2107D">
          <w:delText xml:space="preserve">The Test Project will be completed on Day 1 at WorldSkills </w:delText>
        </w:r>
        <w:r w:rsidRPr="00CD26CC" w:rsidDel="00B2107D">
          <w:delText xml:space="preserve">São </w:delText>
        </w:r>
        <w:r w:rsidRPr="00665EB0" w:rsidDel="00B2107D">
          <w:delText>Paulo 2015</w:delText>
        </w:r>
      </w:del>
    </w:p>
    <w:p w14:paraId="0BD9DE56" w14:textId="1BE05D62" w:rsidR="00BA058F" w:rsidDel="00B2107D" w:rsidRDefault="00BA058F" w:rsidP="00B2107D">
      <w:pPr>
        <w:pStyle w:val="Heading1"/>
        <w:rPr>
          <w:del w:id="126" w:author="nermal" w:date="2015-08-12T00:56:00Z"/>
          <w:color w:val="000000" w:themeColor="text1"/>
          <w:sz w:val="32"/>
          <w:szCs w:val="26"/>
        </w:rPr>
        <w:pPrChange w:id="127" w:author="nermal" w:date="2015-08-12T00:58:00Z">
          <w:pPr/>
        </w:pPrChange>
      </w:pPr>
    </w:p>
    <w:p w14:paraId="0EB95E47" w14:textId="42428617" w:rsidR="00D64CF3" w:rsidRPr="00D64CF3" w:rsidDel="00B2107D" w:rsidRDefault="00BA058F" w:rsidP="00B2107D">
      <w:pPr>
        <w:pStyle w:val="Heading1"/>
        <w:rPr>
          <w:del w:id="128" w:author="nermal" w:date="2015-08-12T00:56:00Z"/>
        </w:rPr>
        <w:pPrChange w:id="129" w:author="nermal" w:date="2015-08-12T00:58:00Z">
          <w:pPr>
            <w:pStyle w:val="Heading1"/>
          </w:pPr>
        </w:pPrChange>
      </w:pPr>
      <w:del w:id="130" w:author="nermal" w:date="2015-08-12T00:56:00Z">
        <w:r w:rsidDel="00B2107D">
          <w:delText>description of project and tasks</w:delText>
        </w:r>
      </w:del>
    </w:p>
    <w:p w14:paraId="4B9A8F5E" w14:textId="3CFF02A3" w:rsidR="00BA058F" w:rsidRPr="00BA058F" w:rsidDel="00B2107D" w:rsidRDefault="00BA058F" w:rsidP="00B2107D">
      <w:pPr>
        <w:pStyle w:val="Heading1"/>
        <w:rPr>
          <w:del w:id="131" w:author="nermal" w:date="2015-08-12T00:56:00Z"/>
        </w:rPr>
        <w:pPrChange w:id="132" w:author="nermal" w:date="2015-08-12T00:58:00Z">
          <w:pPr>
            <w:pStyle w:val="Heading2"/>
          </w:pPr>
        </w:pPrChange>
      </w:pPr>
      <w:del w:id="133" w:author="nermal" w:date="2015-08-12T00:56:00Z">
        <w:r w:rsidRPr="00B408C0" w:rsidDel="00B2107D">
          <w:delText>TASK 1</w:delText>
        </w:r>
        <w:r w:rsidR="00CD26CC" w:rsidDel="00B2107D">
          <w:br/>
        </w:r>
        <w:r w:rsidR="00376F8A" w:rsidRPr="00000462" w:rsidDel="00B2107D">
          <w:delText xml:space="preserve">community plumbing challenge </w:delText>
        </w:r>
        <w:r w:rsidR="00000462" w:rsidDel="00B2107D">
          <w:delText>emblem</w:delText>
        </w:r>
        <w:r w:rsidR="00376F8A" w:rsidRPr="00000462" w:rsidDel="00B2107D">
          <w:delText xml:space="preserve"> design</w:delText>
        </w:r>
      </w:del>
    </w:p>
    <w:p w14:paraId="2FBC3DFD" w14:textId="249A417F" w:rsidR="007551AF" w:rsidRPr="008A14DC" w:rsidDel="00B2107D" w:rsidRDefault="007551AF" w:rsidP="00B2107D">
      <w:pPr>
        <w:pStyle w:val="Heading1"/>
        <w:rPr>
          <w:del w:id="134" w:author="nermal" w:date="2015-08-12T00:56:00Z"/>
          <w:color w:val="FF0000"/>
          <w:lang w:eastAsia="ja-JP"/>
        </w:rPr>
        <w:pPrChange w:id="135" w:author="nermal" w:date="2015-08-12T00:58:00Z">
          <w:pPr>
            <w:pStyle w:val="Heading5"/>
          </w:pPr>
        </w:pPrChange>
      </w:pPr>
      <w:del w:id="136" w:author="nermal" w:date="2015-08-12T00:56:00Z">
        <w:r w:rsidRPr="008A14DC" w:rsidDel="00B2107D">
          <w:rPr>
            <w:color w:val="FF0000"/>
            <w:lang w:eastAsia="ja-JP"/>
          </w:rPr>
          <w:delText>You must deliver task one at 11:45</w:delText>
        </w:r>
      </w:del>
    </w:p>
    <w:p w14:paraId="085A7D47" w14:textId="33E023F4" w:rsidR="00434AEC" w:rsidRPr="008A14DC" w:rsidDel="00B2107D" w:rsidRDefault="00C351A6" w:rsidP="00B2107D">
      <w:pPr>
        <w:pStyle w:val="Heading1"/>
        <w:rPr>
          <w:del w:id="137" w:author="nermal" w:date="2015-08-12T00:56:00Z"/>
          <w:color w:val="FF0000"/>
        </w:rPr>
        <w:pPrChange w:id="138" w:author="nermal" w:date="2015-08-12T00:58:00Z">
          <w:pPr>
            <w:pStyle w:val="Heading5"/>
            <w:spacing w:after="0"/>
          </w:pPr>
        </w:pPrChange>
      </w:pPr>
      <w:del w:id="139" w:author="nermal" w:date="2015-08-12T00:56:00Z">
        <w:r w:rsidRPr="008A14DC" w:rsidDel="00B2107D">
          <w:rPr>
            <w:color w:val="FF0000"/>
            <w:lang w:eastAsia="ja-JP"/>
          </w:rPr>
          <w:delText>Create a folder cal</w:delText>
        </w:r>
      </w:del>
      <w:del w:id="140" w:author="nermal" w:date="2015-08-11T23:35:00Z">
        <w:r w:rsidRPr="008A14DC" w:rsidDel="003E70F1">
          <w:rPr>
            <w:color w:val="FF0000"/>
            <w:lang w:eastAsia="ja-JP"/>
          </w:rPr>
          <w:delText>l</w:delText>
        </w:r>
      </w:del>
      <w:del w:id="141" w:author="nermal" w:date="2015-08-12T00:56:00Z">
        <w:r w:rsidRPr="008A14DC" w:rsidDel="00B2107D">
          <w:rPr>
            <w:color w:val="FF0000"/>
            <w:lang w:eastAsia="ja-JP"/>
          </w:rPr>
          <w:delText xml:space="preserve">led “YY_Task1” </w:delText>
        </w:r>
        <w:r w:rsidR="00434AEC" w:rsidRPr="008A14DC" w:rsidDel="00B2107D">
          <w:rPr>
            <w:color w:val="FF0000"/>
            <w:lang w:eastAsia="ja-JP"/>
          </w:rPr>
          <w:delText>on your desktop</w:delText>
        </w:r>
        <w:r w:rsidR="00434AEC" w:rsidRPr="008A14DC" w:rsidDel="00B2107D">
          <w:rPr>
            <w:color w:val="FF0000"/>
          </w:rPr>
          <w:delText xml:space="preserve"> </w:delText>
        </w:r>
      </w:del>
    </w:p>
    <w:p w14:paraId="25E8BB3B" w14:textId="2012065B" w:rsidR="00434AEC" w:rsidRPr="008A14DC" w:rsidDel="00B2107D" w:rsidRDefault="00434AEC" w:rsidP="00B2107D">
      <w:pPr>
        <w:pStyle w:val="Heading1"/>
        <w:rPr>
          <w:del w:id="142" w:author="nermal" w:date="2015-08-12T00:56:00Z"/>
          <w:color w:val="FF0000"/>
        </w:rPr>
        <w:pPrChange w:id="143" w:author="nermal" w:date="2015-08-12T00:58:00Z">
          <w:pPr/>
        </w:pPrChange>
      </w:pPr>
      <w:del w:id="144" w:author="nermal" w:date="2015-08-12T00:56:00Z">
        <w:r w:rsidRPr="008A14DC" w:rsidDel="00B2107D">
          <w:rPr>
            <w:color w:val="FF0000"/>
          </w:rPr>
          <w:delText xml:space="preserve">(where YY represents the number of your workstation). </w:delText>
        </w:r>
      </w:del>
    </w:p>
    <w:p w14:paraId="63A2E45B" w14:textId="56FB6657" w:rsidR="007551AF" w:rsidRPr="008A14DC" w:rsidDel="00B2107D" w:rsidRDefault="00434AEC" w:rsidP="00B2107D">
      <w:pPr>
        <w:pStyle w:val="Heading1"/>
        <w:rPr>
          <w:del w:id="145" w:author="nermal" w:date="2015-08-12T00:56:00Z"/>
          <w:color w:val="FF0000"/>
        </w:rPr>
        <w:pPrChange w:id="146" w:author="nermal" w:date="2015-08-12T00:58:00Z">
          <w:pPr>
            <w:pStyle w:val="Heading5"/>
          </w:pPr>
        </w:pPrChange>
      </w:pPr>
      <w:del w:id="147" w:author="nermal" w:date="2015-08-12T00:56:00Z">
        <w:r w:rsidRPr="008A14DC" w:rsidDel="00B2107D">
          <w:rPr>
            <w:color w:val="FF0000"/>
          </w:rPr>
          <w:delText>All of your files must be saved in the folder</w:delText>
        </w:r>
        <w:r w:rsidRPr="008A14DC" w:rsidDel="00B2107D">
          <w:rPr>
            <w:color w:val="FF0000"/>
            <w:lang w:eastAsia="ja-JP"/>
          </w:rPr>
          <w:br/>
          <w:delText xml:space="preserve">it </w:delText>
        </w:r>
        <w:r w:rsidR="00C351A6" w:rsidRPr="008A14DC" w:rsidDel="00B2107D">
          <w:rPr>
            <w:color w:val="FF0000"/>
            <w:lang w:eastAsia="ja-JP"/>
          </w:rPr>
          <w:delText xml:space="preserve">will be </w:delText>
        </w:r>
        <w:r w:rsidRPr="008A14DC" w:rsidDel="00B2107D">
          <w:rPr>
            <w:color w:val="FF0000"/>
            <w:lang w:eastAsia="ja-JP"/>
          </w:rPr>
          <w:delText xml:space="preserve">automatically </w:delText>
        </w:r>
        <w:r w:rsidR="00C351A6" w:rsidRPr="008A14DC" w:rsidDel="00B2107D">
          <w:rPr>
            <w:color w:val="FF0000"/>
            <w:lang w:eastAsia="ja-JP"/>
          </w:rPr>
          <w:delText xml:space="preserve">collected </w:delText>
        </w:r>
        <w:r w:rsidRPr="008A14DC" w:rsidDel="00B2107D">
          <w:rPr>
            <w:color w:val="FF0000"/>
            <w:lang w:eastAsia="ja-JP"/>
          </w:rPr>
          <w:delText>at 11:45</w:delText>
        </w:r>
      </w:del>
    </w:p>
    <w:p w14:paraId="1F9C7A6C" w14:textId="0591FF3C" w:rsidR="00C351A6" w:rsidRPr="008A14DC" w:rsidDel="00B2107D" w:rsidRDefault="00C351A6" w:rsidP="00B2107D">
      <w:pPr>
        <w:pStyle w:val="Heading1"/>
        <w:rPr>
          <w:del w:id="148" w:author="nermal" w:date="2015-08-12T00:56:00Z"/>
        </w:rPr>
        <w:pPrChange w:id="149" w:author="nermal" w:date="2015-08-12T00:58:00Z">
          <w:pPr/>
        </w:pPrChange>
      </w:pPr>
    </w:p>
    <w:p w14:paraId="316DD20C" w14:textId="15566544" w:rsidR="00BA058F" w:rsidDel="00B2107D" w:rsidRDefault="00BA058F" w:rsidP="00B2107D">
      <w:pPr>
        <w:pStyle w:val="Heading1"/>
        <w:rPr>
          <w:del w:id="150" w:author="nermal" w:date="2015-08-12T00:56:00Z"/>
          <w:lang w:eastAsia="ja-JP"/>
        </w:rPr>
        <w:pPrChange w:id="151" w:author="nermal" w:date="2015-08-12T00:58:00Z">
          <w:pPr>
            <w:pStyle w:val="Heading5"/>
          </w:pPr>
        </w:pPrChange>
      </w:pPr>
      <w:del w:id="152" w:author="nermal" w:date="2015-08-12T00:56:00Z">
        <w:r w:rsidDel="00B2107D">
          <w:rPr>
            <w:lang w:eastAsia="ja-JP"/>
          </w:rPr>
          <w:delText xml:space="preserve">Subject: </w:delText>
        </w:r>
      </w:del>
    </w:p>
    <w:p w14:paraId="7FED2D10" w14:textId="6F0043FE" w:rsidR="005A22D7" w:rsidDel="00B2107D" w:rsidRDefault="005A22D7" w:rsidP="00B2107D">
      <w:pPr>
        <w:pStyle w:val="Heading1"/>
        <w:rPr>
          <w:del w:id="153" w:author="nermal" w:date="2015-08-12T00:56:00Z"/>
        </w:rPr>
        <w:pPrChange w:id="154" w:author="nermal" w:date="2015-08-12T00:58:00Z">
          <w:pPr>
            <w:tabs>
              <w:tab w:val="left" w:pos="2835"/>
            </w:tabs>
          </w:pPr>
        </w:pPrChange>
      </w:pPr>
      <w:del w:id="155" w:author="nermal" w:date="2015-08-12T00:56:00Z">
        <w:r w:rsidRPr="00665EB0" w:rsidDel="00B2107D">
          <w:rPr>
            <w:rStyle w:val="hps"/>
            <w:rFonts w:cs="Arial"/>
            <w:lang w:val="uz-Cyrl-UZ"/>
          </w:rPr>
          <w:delText>As</w:delText>
        </w:r>
        <w:r w:rsidDel="00B2107D">
          <w:rPr>
            <w:rStyle w:val="hps"/>
            <w:rFonts w:cs="Arial"/>
            <w:lang w:val="uz-Cyrl-UZ"/>
          </w:rPr>
          <w:delText xml:space="preserve"> an event that will work across multiple countries and cultures, the</w:delText>
        </w:r>
        <w:r w:rsidRPr="00665EB0" w:rsidDel="00B2107D">
          <w:rPr>
            <w:rStyle w:val="hps"/>
            <w:rFonts w:cs="Arial"/>
            <w:lang w:val="uz-Cyrl-UZ"/>
          </w:rPr>
          <w:delText xml:space="preserve"> </w:delText>
        </w:r>
        <w:r w:rsidR="00000462" w:rsidRPr="005A22D7" w:rsidDel="00B2107D">
          <w:rPr>
            <w:rStyle w:val="hps"/>
            <w:rFonts w:cs="Arial"/>
            <w:lang w:val="uz-Cyrl-UZ"/>
          </w:rPr>
          <w:delText xml:space="preserve">CPC </w:delText>
        </w:r>
        <w:r w:rsidDel="00B2107D">
          <w:rPr>
            <w:rStyle w:val="hps"/>
            <w:rFonts w:cs="Arial"/>
            <w:lang w:val="uz-Cyrl-UZ"/>
          </w:rPr>
          <w:delText>requires a universal e</w:delText>
        </w:r>
        <w:r w:rsidR="00000462" w:rsidRPr="005A22D7" w:rsidDel="00B2107D">
          <w:rPr>
            <w:rStyle w:val="hps"/>
            <w:rFonts w:cs="Arial"/>
            <w:lang w:val="uz-Cyrl-UZ"/>
          </w:rPr>
          <w:delText>mblem</w:delText>
        </w:r>
        <w:r w:rsidR="00000462" w:rsidDel="00B2107D">
          <w:rPr>
            <w:rStyle w:val="hps"/>
            <w:rFonts w:cs="Arial"/>
            <w:lang w:val="uz-Cyrl-UZ"/>
          </w:rPr>
          <w:delText xml:space="preserve"> </w:delText>
        </w:r>
        <w:r w:rsidDel="00B2107D">
          <w:rPr>
            <w:rStyle w:val="hps"/>
            <w:rFonts w:cs="Arial"/>
            <w:lang w:val="uz-Cyrl-UZ"/>
          </w:rPr>
          <w:delText>to. This emblem will be launched in Nashik,</w:delText>
        </w:r>
        <w:r w:rsidR="000551B3" w:rsidDel="00B2107D">
          <w:rPr>
            <w:rStyle w:val="hps"/>
            <w:rFonts w:cs="Arial"/>
            <w:lang w:val="uz-Cyrl-UZ"/>
          </w:rPr>
          <w:delText xml:space="preserve"> India,</w:delText>
        </w:r>
        <w:r w:rsidDel="00B2107D">
          <w:rPr>
            <w:rStyle w:val="hps"/>
            <w:rFonts w:cs="Arial"/>
            <w:lang w:val="uz-Cyrl-UZ"/>
          </w:rPr>
          <w:delText xml:space="preserve"> in November 2015, and used at subsequent CPCs. It should </w:delText>
        </w:r>
        <w:r w:rsidR="000551B3" w:rsidDel="00B2107D">
          <w:rPr>
            <w:rStyle w:val="hps"/>
            <w:rFonts w:cs="Arial"/>
            <w:lang w:val="uz-Cyrl-UZ"/>
          </w:rPr>
          <w:delText>reflect</w:delText>
        </w:r>
        <w:r w:rsidDel="00B2107D">
          <w:rPr>
            <w:rStyle w:val="hps"/>
            <w:rFonts w:cs="Arial"/>
            <w:lang w:val="uz-Cyrl-UZ"/>
          </w:rPr>
          <w:delText xml:space="preserve"> the concepts explained the introduction  and should be designed with ease of reproduction across multiple media.</w:delText>
        </w:r>
      </w:del>
    </w:p>
    <w:p w14:paraId="0233B2A2" w14:textId="783D59B0" w:rsidR="00CD26CC" w:rsidDel="00B2107D" w:rsidRDefault="00CD26CC" w:rsidP="00B2107D">
      <w:pPr>
        <w:pStyle w:val="Heading1"/>
        <w:rPr>
          <w:del w:id="156" w:author="nermal" w:date="2015-08-12T00:56:00Z"/>
        </w:rPr>
        <w:pPrChange w:id="157" w:author="nermal" w:date="2015-08-12T00:58:00Z">
          <w:pPr>
            <w:pStyle w:val="Heading5"/>
          </w:pPr>
        </w:pPrChange>
      </w:pPr>
    </w:p>
    <w:p w14:paraId="34666901" w14:textId="66DCA1B9" w:rsidR="00E42027" w:rsidDel="00B2107D" w:rsidRDefault="00BA058F" w:rsidP="00B2107D">
      <w:pPr>
        <w:pStyle w:val="Heading1"/>
        <w:rPr>
          <w:del w:id="158" w:author="nermal" w:date="2015-08-12T00:56:00Z"/>
        </w:rPr>
        <w:pPrChange w:id="159" w:author="nermal" w:date="2015-08-12T00:58:00Z">
          <w:pPr>
            <w:pStyle w:val="Heading5"/>
          </w:pPr>
        </w:pPrChange>
      </w:pPr>
      <w:del w:id="160" w:author="nermal" w:date="2015-08-12T00:56:00Z">
        <w:r w:rsidDel="00B2107D">
          <w:delText xml:space="preserve">Description: </w:delText>
        </w:r>
      </w:del>
    </w:p>
    <w:p w14:paraId="41DB4E53" w14:textId="494FCD7F" w:rsidR="00BA058F" w:rsidRPr="00463994" w:rsidDel="00B2107D" w:rsidRDefault="005A22D7" w:rsidP="00B2107D">
      <w:pPr>
        <w:pStyle w:val="Heading1"/>
        <w:rPr>
          <w:del w:id="161" w:author="nermal" w:date="2015-08-12T00:56:00Z"/>
        </w:rPr>
        <w:pPrChange w:id="162" w:author="nermal" w:date="2015-08-12T00:58:00Z">
          <w:pPr>
            <w:tabs>
              <w:tab w:val="left" w:pos="2835"/>
            </w:tabs>
          </w:pPr>
        </w:pPrChange>
      </w:pPr>
      <w:del w:id="163" w:author="nermal" w:date="2015-08-12T00:56:00Z">
        <w:r w:rsidRPr="00463994" w:rsidDel="00B2107D">
          <w:delText>Design a universal emblem for the CPC.</w:delText>
        </w:r>
      </w:del>
    </w:p>
    <w:p w14:paraId="1558AD55" w14:textId="2EB9E67E" w:rsidR="00BA058F" w:rsidRPr="00463994" w:rsidDel="00B2107D" w:rsidRDefault="00BA058F" w:rsidP="00B2107D">
      <w:pPr>
        <w:pStyle w:val="Heading1"/>
        <w:rPr>
          <w:del w:id="164" w:author="nermal" w:date="2015-08-12T00:56:00Z"/>
        </w:rPr>
        <w:pPrChange w:id="165" w:author="nermal" w:date="2015-08-12T00:58:00Z">
          <w:pPr>
            <w:pStyle w:val="ListNumber"/>
          </w:pPr>
        </w:pPrChange>
      </w:pPr>
      <w:del w:id="166" w:author="nermal" w:date="2015-08-12T00:56:00Z">
        <w:r w:rsidRPr="00463994" w:rsidDel="00B2107D">
          <w:delText xml:space="preserve">Refer to </w:delText>
        </w:r>
        <w:r w:rsidRPr="00463994" w:rsidDel="00B2107D">
          <w:rPr>
            <w:bCs/>
          </w:rPr>
          <w:delText>Appendix 1.1</w:delText>
        </w:r>
        <w:r w:rsidRPr="00463994" w:rsidDel="00B2107D">
          <w:delText xml:space="preserve"> for </w:delText>
        </w:r>
        <w:r w:rsidR="005A22D7" w:rsidRPr="00463994" w:rsidDel="00B2107D">
          <w:delText>examples of similar universal emblems</w:delText>
        </w:r>
      </w:del>
    </w:p>
    <w:p w14:paraId="0F10DEE5" w14:textId="6981DBC3" w:rsidR="005962B5" w:rsidRPr="00463994" w:rsidDel="00B2107D" w:rsidRDefault="005962B5" w:rsidP="00B2107D">
      <w:pPr>
        <w:pStyle w:val="Heading1"/>
        <w:rPr>
          <w:del w:id="167" w:author="nermal" w:date="2015-08-12T00:56:00Z"/>
        </w:rPr>
        <w:pPrChange w:id="168" w:author="nermal" w:date="2015-08-12T00:58:00Z">
          <w:pPr>
            <w:pStyle w:val="ListNumber"/>
          </w:pPr>
        </w:pPrChange>
      </w:pPr>
      <w:del w:id="169" w:author="nermal" w:date="2015-08-12T00:56:00Z">
        <w:r w:rsidRPr="00463994" w:rsidDel="00B2107D">
          <w:delText>Create the emblem in Adobe Illustrator</w:delText>
        </w:r>
      </w:del>
    </w:p>
    <w:p w14:paraId="39E6BF26" w14:textId="1304BAFD" w:rsidR="005A22D7" w:rsidRPr="008A14DC" w:rsidDel="00B2107D" w:rsidRDefault="00BA058F" w:rsidP="00B2107D">
      <w:pPr>
        <w:pStyle w:val="Heading1"/>
        <w:rPr>
          <w:del w:id="170" w:author="nermal" w:date="2015-08-12T00:56:00Z"/>
          <w:strike/>
          <w:color w:val="FF0000"/>
        </w:rPr>
        <w:pPrChange w:id="171" w:author="nermal" w:date="2015-08-12T00:58:00Z">
          <w:pPr>
            <w:pStyle w:val="ListNumber"/>
          </w:pPr>
        </w:pPrChange>
      </w:pPr>
      <w:del w:id="172" w:author="nermal" w:date="2015-08-12T00:56:00Z">
        <w:r w:rsidRPr="008A14DC" w:rsidDel="00B2107D">
          <w:rPr>
            <w:strike/>
            <w:color w:val="FF0000"/>
          </w:rPr>
          <w:delText xml:space="preserve">Save </w:delText>
        </w:r>
        <w:r w:rsidR="00F85396" w:rsidRPr="008A14DC" w:rsidDel="00B2107D">
          <w:rPr>
            <w:strike/>
            <w:color w:val="FF0000"/>
          </w:rPr>
          <w:delText xml:space="preserve">a vector file </w:delText>
        </w:r>
        <w:r w:rsidRPr="008A14DC" w:rsidDel="00B2107D">
          <w:rPr>
            <w:strike/>
            <w:color w:val="FF0000"/>
          </w:rPr>
          <w:delText>in the application software format.</w:delText>
        </w:r>
      </w:del>
    </w:p>
    <w:p w14:paraId="14589B0A" w14:textId="3786390D" w:rsidR="00CD26CC" w:rsidRPr="008A14DC" w:rsidDel="00B2107D" w:rsidRDefault="00CD26CC" w:rsidP="00B2107D">
      <w:pPr>
        <w:pStyle w:val="Heading1"/>
        <w:rPr>
          <w:del w:id="173" w:author="nermal" w:date="2015-08-12T00:56:00Z"/>
          <w:color w:val="auto"/>
        </w:rPr>
        <w:pPrChange w:id="174" w:author="nermal" w:date="2015-08-12T00:58:00Z">
          <w:pPr>
            <w:pStyle w:val="Heading5"/>
          </w:pPr>
        </w:pPrChange>
      </w:pPr>
    </w:p>
    <w:p w14:paraId="73AB7B2D" w14:textId="1CDEEAB1" w:rsidR="00BA058F" w:rsidRPr="008A14DC" w:rsidDel="00B2107D" w:rsidRDefault="00E42027" w:rsidP="00B2107D">
      <w:pPr>
        <w:pStyle w:val="Heading1"/>
        <w:rPr>
          <w:del w:id="175" w:author="nermal" w:date="2015-08-12T00:56:00Z"/>
          <w:color w:val="auto"/>
        </w:rPr>
        <w:pPrChange w:id="176" w:author="nermal" w:date="2015-08-12T00:58:00Z">
          <w:pPr>
            <w:pStyle w:val="Heading5"/>
          </w:pPr>
        </w:pPrChange>
      </w:pPr>
      <w:del w:id="177" w:author="nermal" w:date="2015-08-12T00:56:00Z">
        <w:r w:rsidRPr="008A14DC" w:rsidDel="00B2107D">
          <w:rPr>
            <w:color w:val="auto"/>
          </w:rPr>
          <w:delText>Technical specifications:</w:delText>
        </w:r>
        <w:r w:rsidR="00BA058F" w:rsidRPr="008A14DC" w:rsidDel="00B2107D">
          <w:rPr>
            <w:color w:val="auto"/>
          </w:rPr>
          <w:tab/>
        </w:r>
      </w:del>
    </w:p>
    <w:p w14:paraId="1BE0C62A" w14:textId="23343E97" w:rsidR="009600DF" w:rsidRPr="00463994" w:rsidDel="00B2107D" w:rsidRDefault="009600DF" w:rsidP="00B2107D">
      <w:pPr>
        <w:pStyle w:val="Heading1"/>
        <w:rPr>
          <w:del w:id="178" w:author="nermal" w:date="2015-08-12T00:56:00Z"/>
        </w:rPr>
        <w:pPrChange w:id="179" w:author="nermal" w:date="2015-08-12T00:58:00Z">
          <w:pPr>
            <w:pStyle w:val="ListBullet"/>
          </w:pPr>
        </w:pPrChange>
      </w:pPr>
      <w:del w:id="180" w:author="nermal" w:date="2015-08-12T00:56:00Z">
        <w:r w:rsidRPr="00463994" w:rsidDel="00B2107D">
          <w:delText>Size: minimum of 120mm either wide or high</w:delText>
        </w:r>
      </w:del>
    </w:p>
    <w:p w14:paraId="23D4F78A" w14:textId="2A4F8D3C" w:rsidR="00BA058F" w:rsidRPr="00463994" w:rsidDel="00B2107D" w:rsidRDefault="00BA058F" w:rsidP="00B2107D">
      <w:pPr>
        <w:pStyle w:val="Heading1"/>
        <w:rPr>
          <w:del w:id="181" w:author="nermal" w:date="2015-08-12T00:56:00Z"/>
        </w:rPr>
        <w:pPrChange w:id="182" w:author="nermal" w:date="2015-08-12T00:58:00Z">
          <w:pPr>
            <w:pStyle w:val="ListBullet"/>
          </w:pPr>
        </w:pPrChange>
      </w:pPr>
      <w:del w:id="183" w:author="nermal" w:date="2015-08-12T00:56:00Z">
        <w:r w:rsidRPr="00463994" w:rsidDel="00B2107D">
          <w:delText xml:space="preserve">Colour Mode: </w:delText>
        </w:r>
        <w:r w:rsidR="000551B3" w:rsidRPr="00463994" w:rsidDel="00B2107D">
          <w:delText>2 s</w:delText>
        </w:r>
        <w:r w:rsidRPr="00463994" w:rsidDel="00B2107D">
          <w:delText>pot</w:delText>
        </w:r>
        <w:r w:rsidR="000551B3" w:rsidRPr="00463994" w:rsidDel="00B2107D">
          <w:delText xml:space="preserve"> colours must be used</w:delText>
        </w:r>
      </w:del>
    </w:p>
    <w:p w14:paraId="1B91D8DE" w14:textId="2531B1C2" w:rsidR="009600DF" w:rsidRPr="00463994" w:rsidDel="00B2107D" w:rsidRDefault="009600DF" w:rsidP="00B2107D">
      <w:pPr>
        <w:pStyle w:val="Heading1"/>
        <w:rPr>
          <w:del w:id="184" w:author="nermal" w:date="2015-08-12T00:56:00Z"/>
        </w:rPr>
        <w:pPrChange w:id="185" w:author="nermal" w:date="2015-08-12T00:58:00Z">
          <w:pPr>
            <w:pStyle w:val="ListBullet"/>
          </w:pPr>
        </w:pPrChange>
      </w:pPr>
      <w:del w:id="186" w:author="nermal" w:date="2015-08-12T00:56:00Z">
        <w:r w:rsidRPr="00463994" w:rsidDel="00B2107D">
          <w:delText xml:space="preserve">Trapping: </w:delText>
        </w:r>
        <w:r w:rsidR="005962B5" w:rsidRPr="00463994" w:rsidDel="00B2107D">
          <w:delText>0</w:delText>
        </w:r>
        <w:r w:rsidRPr="00463994" w:rsidDel="00B2107D">
          <w:delText>.5pt</w:delText>
        </w:r>
        <w:r w:rsidR="008501A0" w:rsidRPr="00463994" w:rsidDel="00B2107D">
          <w:delText xml:space="preserve"> (if necessary)</w:delText>
        </w:r>
      </w:del>
    </w:p>
    <w:p w14:paraId="26408C3A" w14:textId="7E7D26F4" w:rsidR="00CD26CC" w:rsidDel="00B2107D" w:rsidRDefault="00CD26CC" w:rsidP="00B2107D">
      <w:pPr>
        <w:pStyle w:val="Heading1"/>
        <w:rPr>
          <w:del w:id="187" w:author="nermal" w:date="2015-08-12T00:56:00Z"/>
        </w:rPr>
        <w:pPrChange w:id="188" w:author="nermal" w:date="2015-08-12T00:58:00Z">
          <w:pPr>
            <w:pStyle w:val="Heading3"/>
            <w:spacing w:before="0"/>
          </w:pPr>
        </w:pPrChange>
      </w:pPr>
    </w:p>
    <w:p w14:paraId="0C90181E" w14:textId="0523C061" w:rsidR="00BA058F" w:rsidDel="00B2107D" w:rsidRDefault="00BA058F" w:rsidP="00B2107D">
      <w:pPr>
        <w:pStyle w:val="Heading1"/>
        <w:rPr>
          <w:del w:id="189" w:author="nermal" w:date="2015-08-12T00:56:00Z"/>
        </w:rPr>
        <w:pPrChange w:id="190" w:author="nermal" w:date="2015-08-12T00:58:00Z">
          <w:pPr>
            <w:pStyle w:val="Heading3"/>
            <w:spacing w:before="0"/>
          </w:pPr>
        </w:pPrChange>
      </w:pPr>
      <w:del w:id="191" w:author="nermal" w:date="2015-08-12T00:56:00Z">
        <w:r w:rsidDel="00B2107D">
          <w:delText>You must deliver</w:delText>
        </w:r>
        <w:r w:rsidR="00E42027" w:rsidDel="00B2107D">
          <w:delText>:</w:delText>
        </w:r>
      </w:del>
    </w:p>
    <w:p w14:paraId="15C44A94" w14:textId="72CBA4CB" w:rsidR="009600DF" w:rsidDel="00B2107D" w:rsidRDefault="009600DF" w:rsidP="00B2107D">
      <w:pPr>
        <w:pStyle w:val="Heading1"/>
        <w:rPr>
          <w:del w:id="192" w:author="nermal" w:date="2015-08-12T00:56:00Z"/>
        </w:rPr>
        <w:pPrChange w:id="193" w:author="nermal" w:date="2015-08-12T00:58:00Z">
          <w:pPr>
            <w:pStyle w:val="ListBullet"/>
          </w:pPr>
        </w:pPrChange>
      </w:pPr>
      <w:del w:id="194" w:author="nermal" w:date="2015-08-12T00:56:00Z">
        <w:r w:rsidRPr="00883C45" w:rsidDel="00B2107D">
          <w:delText xml:space="preserve">1 </w:delText>
        </w:r>
        <w:r w:rsidR="008501A0" w:rsidDel="00B2107D">
          <w:delText xml:space="preserve">A4 </w:delText>
        </w:r>
        <w:r w:rsidRPr="00883C45" w:rsidDel="00B2107D">
          <w:delText>PDF.</w:delText>
        </w:r>
      </w:del>
    </w:p>
    <w:p w14:paraId="266DDBE5" w14:textId="0451439D" w:rsidR="009600DF" w:rsidRPr="00883C45" w:rsidDel="00B2107D" w:rsidRDefault="009600DF" w:rsidP="00B2107D">
      <w:pPr>
        <w:pStyle w:val="Heading1"/>
        <w:rPr>
          <w:del w:id="195" w:author="nermal" w:date="2015-08-12T00:56:00Z"/>
          <w:lang w:val="en-US"/>
        </w:rPr>
        <w:pPrChange w:id="196" w:author="nermal" w:date="2015-08-12T00:58:00Z">
          <w:pPr>
            <w:pStyle w:val="ListBullet"/>
          </w:pPr>
        </w:pPrChange>
      </w:pPr>
      <w:del w:id="197" w:author="nermal" w:date="2015-08-12T00:56:00Z">
        <w:r w:rsidDel="00B2107D">
          <w:delText>F</w:delText>
        </w:r>
        <w:r w:rsidDel="00B2107D">
          <w:rPr>
            <w:lang w:val="en-US"/>
          </w:rPr>
          <w:delText xml:space="preserve">olders as specified in “Instructions to the Competitor” on page 3. </w:delText>
        </w:r>
        <w:r w:rsidDel="00B2107D">
          <w:rPr>
            <w:lang w:val="en-US"/>
          </w:rPr>
          <w:br/>
        </w:r>
        <w:r w:rsidDel="00B2107D">
          <w:rPr>
            <w:bCs/>
            <w:lang w:val="en-US"/>
          </w:rPr>
          <w:delText>Only files from these</w:delText>
        </w:r>
        <w:r w:rsidRPr="00771A3D" w:rsidDel="00B2107D">
          <w:rPr>
            <w:bCs/>
            <w:lang w:val="en-US"/>
          </w:rPr>
          <w:delText xml:space="preserve"> folder</w:delText>
        </w:r>
        <w:r w:rsidDel="00B2107D">
          <w:rPr>
            <w:bCs/>
            <w:lang w:val="en-US"/>
          </w:rPr>
          <w:delText>s</w:delText>
        </w:r>
        <w:r w:rsidRPr="00771A3D" w:rsidDel="00B2107D">
          <w:rPr>
            <w:bCs/>
            <w:lang w:val="en-US"/>
          </w:rPr>
          <w:delText xml:space="preserve"> will be </w:delText>
        </w:r>
        <w:r w:rsidDel="00B2107D">
          <w:rPr>
            <w:bCs/>
            <w:lang w:val="en-US"/>
          </w:rPr>
          <w:delText>assessed.</w:delText>
        </w:r>
        <w:r w:rsidDel="00B2107D">
          <w:rPr>
            <w:lang w:val="en-US"/>
          </w:rPr>
          <w:delText xml:space="preserve"> </w:delText>
        </w:r>
      </w:del>
    </w:p>
    <w:p w14:paraId="065ACC4E" w14:textId="5A6BEB9B" w:rsidR="00D64CF3" w:rsidRPr="00D64CF3" w:rsidDel="00B2107D" w:rsidRDefault="00BA058F" w:rsidP="00B2107D">
      <w:pPr>
        <w:pStyle w:val="Heading1"/>
        <w:rPr>
          <w:del w:id="198" w:author="nermal" w:date="2015-08-12T00:56:00Z"/>
        </w:rPr>
        <w:pPrChange w:id="199" w:author="nermal" w:date="2015-08-12T00:58:00Z">
          <w:pPr>
            <w:pStyle w:val="ListBullet"/>
          </w:pPr>
        </w:pPrChange>
      </w:pPr>
      <w:del w:id="200" w:author="nermal" w:date="2015-08-12T00:56:00Z">
        <w:r w:rsidDel="00B2107D">
          <w:delText>1 final composite printout</w:delText>
        </w:r>
        <w:r w:rsidR="009600DF" w:rsidDel="00B2107D">
          <w:delText xml:space="preserve"> </w:delText>
        </w:r>
        <w:r w:rsidR="005962B5" w:rsidDel="00B2107D">
          <w:delText xml:space="preserve">on A4 </w:delText>
        </w:r>
        <w:r w:rsidR="009600DF" w:rsidDel="00B2107D">
          <w:delText>at 100%</w:delText>
        </w:r>
        <w:r w:rsidDel="00B2107D">
          <w:delText xml:space="preserve"> mounted on board for presentation.</w:delText>
        </w:r>
      </w:del>
    </w:p>
    <w:p w14:paraId="15506364" w14:textId="793A85E0" w:rsidR="00CD26CC" w:rsidDel="00B2107D" w:rsidRDefault="00CD26CC" w:rsidP="00B2107D">
      <w:pPr>
        <w:pStyle w:val="Heading1"/>
        <w:rPr>
          <w:del w:id="201" w:author="nermal" w:date="2015-08-12T00:56:00Z"/>
        </w:rPr>
        <w:pPrChange w:id="202" w:author="nermal" w:date="2015-08-12T00:58:00Z">
          <w:pPr>
            <w:pStyle w:val="Heading5"/>
          </w:pPr>
        </w:pPrChange>
      </w:pPr>
    </w:p>
    <w:p w14:paraId="5C2A3276" w14:textId="03D96C61" w:rsidR="005A22D7" w:rsidDel="00B2107D" w:rsidRDefault="005A22D7" w:rsidP="00B2107D">
      <w:pPr>
        <w:pStyle w:val="Heading1"/>
        <w:rPr>
          <w:del w:id="203" w:author="nermal" w:date="2015-08-12T00:56:00Z"/>
        </w:rPr>
        <w:pPrChange w:id="204" w:author="nermal" w:date="2015-08-12T00:58:00Z">
          <w:pPr>
            <w:pStyle w:val="Heading5"/>
          </w:pPr>
        </w:pPrChange>
      </w:pPr>
      <w:del w:id="205" w:author="nermal" w:date="2015-08-12T00:56:00Z">
        <w:r w:rsidDel="00B2107D">
          <w:delText xml:space="preserve">OTHER INFORMATION: </w:delText>
        </w:r>
      </w:del>
    </w:p>
    <w:p w14:paraId="645C79F7" w14:textId="1912D32A" w:rsidR="00D64CF3" w:rsidDel="00B2107D" w:rsidRDefault="006F5EE2" w:rsidP="00B2107D">
      <w:pPr>
        <w:pStyle w:val="Heading1"/>
        <w:rPr>
          <w:del w:id="206" w:author="nermal" w:date="2015-08-12T00:56:00Z"/>
        </w:rPr>
        <w:pPrChange w:id="207" w:author="nermal" w:date="2015-08-12T00:58:00Z">
          <w:pPr>
            <w:tabs>
              <w:tab w:val="left" w:pos="2835"/>
            </w:tabs>
          </w:pPr>
        </w:pPrChange>
      </w:pPr>
      <w:del w:id="208" w:author="nermal" w:date="2015-08-12T00:56:00Z">
        <w:r w:rsidDel="00B2107D">
          <w:delText>Following assessment by the Experts, o</w:delText>
        </w:r>
        <w:r w:rsidR="005A22D7" w:rsidRPr="007747A0" w:rsidDel="00B2107D">
          <w:delText xml:space="preserve">ne emblem design will be selected by </w:delText>
        </w:r>
        <w:r w:rsidR="00351A97" w:rsidRPr="007747A0" w:rsidDel="00B2107D">
          <w:delText xml:space="preserve">external </w:delText>
        </w:r>
        <w:r w:rsidR="005A22D7" w:rsidRPr="007747A0" w:rsidDel="00B2107D">
          <w:delText xml:space="preserve">Judges </w:delText>
        </w:r>
        <w:r w:rsidDel="00B2107D">
          <w:delText xml:space="preserve">(including stakeholders), </w:delText>
        </w:r>
        <w:r w:rsidR="005A22D7" w:rsidRPr="007747A0" w:rsidDel="00B2107D">
          <w:delText>and will be implemented as the official CPC emblem.</w:delText>
        </w:r>
        <w:r w:rsidR="007906A4" w:rsidDel="00B2107D">
          <w:delText xml:space="preserve"> It will be used on uniform, on documentation etc.</w:delText>
        </w:r>
      </w:del>
    </w:p>
    <w:p w14:paraId="067EFA66" w14:textId="45073255" w:rsidR="00BA058F" w:rsidDel="00B2107D" w:rsidRDefault="00BA058F" w:rsidP="00B2107D">
      <w:pPr>
        <w:pStyle w:val="Heading1"/>
        <w:rPr>
          <w:del w:id="209" w:author="nermal" w:date="2015-08-12T00:56:00Z"/>
          <w:color w:val="000000" w:themeColor="text1"/>
          <w:sz w:val="24"/>
          <w:szCs w:val="24"/>
        </w:rPr>
        <w:pPrChange w:id="210" w:author="nermal" w:date="2015-08-12T00:58:00Z">
          <w:pPr>
            <w:spacing w:after="160"/>
          </w:pPr>
        </w:pPrChange>
      </w:pPr>
      <w:del w:id="211" w:author="nermal" w:date="2015-08-12T00:56:00Z">
        <w:r w:rsidDel="00B2107D">
          <w:rPr>
            <w:sz w:val="24"/>
          </w:rPr>
          <w:br w:type="page"/>
        </w:r>
      </w:del>
    </w:p>
    <w:p w14:paraId="772F2926" w14:textId="0F064A02" w:rsidR="00BA058F" w:rsidDel="00B2107D" w:rsidRDefault="00BA058F" w:rsidP="00B2107D">
      <w:pPr>
        <w:pStyle w:val="Heading1"/>
        <w:rPr>
          <w:del w:id="212" w:author="nermal" w:date="2015-08-12T00:56:00Z"/>
        </w:rPr>
        <w:pPrChange w:id="213" w:author="nermal" w:date="2015-08-12T00:58:00Z">
          <w:pPr>
            <w:pStyle w:val="Heading1"/>
          </w:pPr>
        </w:pPrChange>
      </w:pPr>
      <w:del w:id="214" w:author="nermal" w:date="2015-08-12T00:56:00Z">
        <w:r w:rsidDel="00B2107D">
          <w:delText>description of project and tasks (CONTINUED)</w:delText>
        </w:r>
      </w:del>
    </w:p>
    <w:p w14:paraId="62B6010C" w14:textId="74085507" w:rsidR="00000462" w:rsidRPr="00BA058F" w:rsidDel="00B2107D" w:rsidRDefault="00000462" w:rsidP="00B2107D">
      <w:pPr>
        <w:pStyle w:val="Heading1"/>
        <w:rPr>
          <w:del w:id="215" w:author="nermal" w:date="2015-08-12T00:56:00Z"/>
        </w:rPr>
        <w:pPrChange w:id="216" w:author="nermal" w:date="2015-08-12T00:58:00Z">
          <w:pPr>
            <w:pStyle w:val="Heading2"/>
          </w:pPr>
        </w:pPrChange>
      </w:pPr>
      <w:del w:id="217" w:author="nermal" w:date="2015-08-12T00:56:00Z">
        <w:r w:rsidDel="00B2107D">
          <w:delText>TASK 2</w:delText>
        </w:r>
        <w:r w:rsidR="00CD26CC" w:rsidDel="00B2107D">
          <w:br/>
        </w:r>
        <w:r w:rsidRPr="00000462" w:rsidDel="00B2107D">
          <w:delText xml:space="preserve">community plumbing challenge </w:delText>
        </w:r>
        <w:r w:rsidDel="00B2107D">
          <w:delText>POSTER</w:delText>
        </w:r>
        <w:r w:rsidRPr="00000462" w:rsidDel="00B2107D">
          <w:delText xml:space="preserve"> design</w:delText>
        </w:r>
      </w:del>
    </w:p>
    <w:p w14:paraId="7B531B79" w14:textId="2F943E84" w:rsidR="00000462" w:rsidDel="00B2107D" w:rsidRDefault="00000462" w:rsidP="00B2107D">
      <w:pPr>
        <w:pStyle w:val="Heading1"/>
        <w:rPr>
          <w:del w:id="218" w:author="nermal" w:date="2015-08-12T00:56:00Z"/>
          <w:lang w:eastAsia="ja-JP"/>
        </w:rPr>
        <w:pPrChange w:id="219" w:author="nermal" w:date="2015-08-12T00:58:00Z">
          <w:pPr>
            <w:pStyle w:val="Heading5"/>
          </w:pPr>
        </w:pPrChange>
      </w:pPr>
      <w:del w:id="220" w:author="nermal" w:date="2015-08-12T00:56:00Z">
        <w:r w:rsidDel="00B2107D">
          <w:rPr>
            <w:lang w:eastAsia="ja-JP"/>
          </w:rPr>
          <w:delText xml:space="preserve">Subject: </w:delText>
        </w:r>
      </w:del>
    </w:p>
    <w:p w14:paraId="3E51E34C" w14:textId="50434975" w:rsidR="00000462" w:rsidRPr="00665EB0" w:rsidDel="00B2107D" w:rsidRDefault="007747A0" w:rsidP="00B2107D">
      <w:pPr>
        <w:pStyle w:val="Heading1"/>
        <w:rPr>
          <w:del w:id="221" w:author="nermal" w:date="2015-08-12T00:56:00Z"/>
        </w:rPr>
        <w:pPrChange w:id="222" w:author="nermal" w:date="2015-08-12T00:58:00Z">
          <w:pPr>
            <w:tabs>
              <w:tab w:val="left" w:pos="2835"/>
            </w:tabs>
          </w:pPr>
        </w:pPrChange>
      </w:pPr>
      <w:del w:id="223" w:author="nermal" w:date="2015-08-12T00:56:00Z">
        <w:r w:rsidDel="00B2107D">
          <w:rPr>
            <w:rStyle w:val="hps"/>
            <w:rFonts w:cs="Arial"/>
            <w:lang w:val="uz-Cyrl-UZ"/>
          </w:rPr>
          <w:delText xml:space="preserve">The 2015 CPC requires a promotional poster, to raise awareness across the city of Nashik </w:delText>
        </w:r>
        <w:r w:rsidR="007906A4" w:rsidDel="00B2107D">
          <w:rPr>
            <w:rStyle w:val="hps"/>
            <w:rFonts w:cs="Arial"/>
            <w:lang w:val="uz-Cyrl-UZ"/>
          </w:rPr>
          <w:delText>before</w:delText>
        </w:r>
        <w:r w:rsidDel="00B2107D">
          <w:rPr>
            <w:rStyle w:val="hps"/>
            <w:rFonts w:cs="Arial"/>
            <w:lang w:val="uz-Cyrl-UZ"/>
          </w:rPr>
          <w:delText xml:space="preserve"> the event.</w:delText>
        </w:r>
      </w:del>
    </w:p>
    <w:p w14:paraId="6689BBA4" w14:textId="5417E4D1" w:rsidR="00000462" w:rsidDel="00B2107D" w:rsidRDefault="007747A0" w:rsidP="00B2107D">
      <w:pPr>
        <w:pStyle w:val="Heading1"/>
        <w:rPr>
          <w:del w:id="224" w:author="nermal" w:date="2015-08-12T00:56:00Z"/>
        </w:rPr>
        <w:pPrChange w:id="225" w:author="nermal" w:date="2015-08-12T00:58:00Z">
          <w:pPr>
            <w:tabs>
              <w:tab w:val="left" w:pos="2835"/>
            </w:tabs>
          </w:pPr>
        </w:pPrChange>
      </w:pPr>
      <w:del w:id="226" w:author="nermal" w:date="2015-08-12T00:56:00Z">
        <w:r w:rsidDel="00B2107D">
          <w:rPr>
            <w:rStyle w:val="hps"/>
            <w:rFonts w:cs="Arial"/>
            <w:lang w:val="uz-Cyrl-UZ"/>
          </w:rPr>
          <w:delText>T</w:delText>
        </w:r>
        <w:r w:rsidR="00000462" w:rsidRPr="00665EB0" w:rsidDel="00B2107D">
          <w:rPr>
            <w:rStyle w:val="hps"/>
            <w:rFonts w:cs="Arial"/>
            <w:lang w:val="uz-Cyrl-UZ"/>
          </w:rPr>
          <w:delText>he design should still have a subtle corporate look while being engaging and compelling to the public, creating interest and support.</w:delText>
        </w:r>
      </w:del>
    </w:p>
    <w:p w14:paraId="4801B065" w14:textId="33B203F6" w:rsidR="00CD26CC" w:rsidDel="00B2107D" w:rsidRDefault="00CD26CC" w:rsidP="00B2107D">
      <w:pPr>
        <w:pStyle w:val="Heading1"/>
        <w:rPr>
          <w:del w:id="227" w:author="nermal" w:date="2015-08-12T00:56:00Z"/>
        </w:rPr>
        <w:pPrChange w:id="228" w:author="nermal" w:date="2015-08-12T00:58:00Z">
          <w:pPr>
            <w:pStyle w:val="Heading5"/>
          </w:pPr>
        </w:pPrChange>
      </w:pPr>
    </w:p>
    <w:p w14:paraId="4CF06509" w14:textId="1D0D3BA5" w:rsidR="00000462" w:rsidDel="00B2107D" w:rsidRDefault="00000462" w:rsidP="00B2107D">
      <w:pPr>
        <w:pStyle w:val="Heading1"/>
        <w:rPr>
          <w:del w:id="229" w:author="nermal" w:date="2015-08-12T00:56:00Z"/>
        </w:rPr>
        <w:pPrChange w:id="230" w:author="nermal" w:date="2015-08-12T00:58:00Z">
          <w:pPr>
            <w:pStyle w:val="Heading5"/>
          </w:pPr>
        </w:pPrChange>
      </w:pPr>
      <w:del w:id="231" w:author="nermal" w:date="2015-08-12T00:56:00Z">
        <w:r w:rsidDel="00B2107D">
          <w:delText xml:space="preserve">Description: </w:delText>
        </w:r>
      </w:del>
    </w:p>
    <w:p w14:paraId="3D60D7AC" w14:textId="1C40435F" w:rsidR="00000462" w:rsidDel="00B2107D" w:rsidRDefault="007747A0" w:rsidP="00B2107D">
      <w:pPr>
        <w:pStyle w:val="Heading1"/>
        <w:rPr>
          <w:del w:id="232" w:author="nermal" w:date="2015-08-12T00:56:00Z"/>
        </w:rPr>
        <w:pPrChange w:id="233" w:author="nermal" w:date="2015-08-12T00:58:00Z">
          <w:pPr>
            <w:tabs>
              <w:tab w:val="left" w:pos="2835"/>
            </w:tabs>
          </w:pPr>
        </w:pPrChange>
      </w:pPr>
      <w:del w:id="234" w:author="nermal" w:date="2015-08-12T00:56:00Z">
        <w:r w:rsidRPr="00665EB0" w:rsidDel="00B2107D">
          <w:delText>Design</w:delText>
        </w:r>
        <w:r w:rsidR="00000462" w:rsidRPr="00665EB0" w:rsidDel="00B2107D">
          <w:rPr>
            <w:rFonts w:ascii="Helvetica" w:hAnsi="Helvetica"/>
          </w:rPr>
          <w:delText xml:space="preserve"> a captivating A3 poster</w:delText>
        </w:r>
        <w:r w:rsidDel="00B2107D">
          <w:rPr>
            <w:rFonts w:ascii="Helvetica" w:hAnsi="Helvetica"/>
          </w:rPr>
          <w:delText>, promoting the key aspects of the CPC</w:delText>
        </w:r>
        <w:r w:rsidR="00000462" w:rsidRPr="00665EB0" w:rsidDel="00B2107D">
          <w:rPr>
            <w:rFonts w:ascii="Helvetica" w:hAnsi="Helvetica"/>
          </w:rPr>
          <w:delText>.</w:delText>
        </w:r>
        <w:r w:rsidR="00000462" w:rsidDel="00B2107D">
          <w:rPr>
            <w:rFonts w:ascii="Helvetica" w:hAnsi="Helvetica"/>
          </w:rPr>
          <w:delText xml:space="preserve"> </w:delText>
        </w:r>
      </w:del>
    </w:p>
    <w:p w14:paraId="6ADF8E7C" w14:textId="51BFDDBB" w:rsidR="00000462" w:rsidRPr="00665EB0" w:rsidDel="00B2107D" w:rsidRDefault="002A2C37" w:rsidP="00B2107D">
      <w:pPr>
        <w:pStyle w:val="Heading1"/>
        <w:rPr>
          <w:del w:id="235" w:author="nermal" w:date="2015-08-12T00:56:00Z"/>
        </w:rPr>
        <w:pPrChange w:id="236" w:author="nermal" w:date="2015-08-12T00:58:00Z">
          <w:pPr>
            <w:pStyle w:val="ListNumber"/>
            <w:numPr>
              <w:numId w:val="26"/>
            </w:numPr>
          </w:pPr>
        </w:pPrChange>
      </w:pPr>
      <w:del w:id="237" w:author="nermal" w:date="2015-08-12T00:56:00Z">
        <w:r w:rsidDel="00B2107D">
          <w:delText>Design</w:delText>
        </w:r>
        <w:r w:rsidR="00000462" w:rsidRPr="00665EB0" w:rsidDel="00B2107D">
          <w:delText xml:space="preserve"> an A3 poster using images provided (</w:delText>
        </w:r>
        <w:r w:rsidDel="00B2107D">
          <w:rPr>
            <w:rFonts w:cs="Arial"/>
          </w:rPr>
          <w:delText>WSC2015_TP40_M</w:delText>
        </w:r>
        <w:r w:rsidR="007747A0" w:rsidRPr="007747A0" w:rsidDel="00B2107D">
          <w:rPr>
            <w:rFonts w:cs="Arial"/>
          </w:rPr>
          <w:delText>1_</w:delText>
        </w:r>
        <w:r w:rsidR="00011AE6" w:rsidDel="00B2107D">
          <w:rPr>
            <w:rFonts w:cs="Arial"/>
          </w:rPr>
          <w:delText>images</w:delText>
        </w:r>
        <w:r w:rsidR="00000462" w:rsidRPr="00665EB0" w:rsidDel="00B2107D">
          <w:rPr>
            <w:rFonts w:cs="Arial"/>
            <w:color w:val="000000"/>
          </w:rPr>
          <w:delText>.zip)</w:delText>
        </w:r>
      </w:del>
    </w:p>
    <w:p w14:paraId="5833C25D" w14:textId="3ADFB28B" w:rsidR="007747A0" w:rsidDel="00B2107D" w:rsidRDefault="007747A0" w:rsidP="00B2107D">
      <w:pPr>
        <w:pStyle w:val="Heading1"/>
        <w:rPr>
          <w:del w:id="238" w:author="nermal" w:date="2015-08-12T00:56:00Z"/>
        </w:rPr>
        <w:pPrChange w:id="239" w:author="nermal" w:date="2015-08-12T00:58:00Z">
          <w:pPr>
            <w:pStyle w:val="ListNumber"/>
          </w:pPr>
        </w:pPrChange>
      </w:pPr>
      <w:del w:id="240" w:author="nermal" w:date="2015-08-12T00:56:00Z">
        <w:r w:rsidRPr="00665EB0" w:rsidDel="00B2107D">
          <w:delText>M</w:delText>
        </w:r>
        <w:r w:rsidR="00F85396" w:rsidDel="00B2107D">
          <w:delText>ask</w:delText>
        </w:r>
        <w:r w:rsidRPr="00665EB0" w:rsidDel="00B2107D">
          <w:delText xml:space="preserve"> at least two of the images</w:delText>
        </w:r>
        <w:r w:rsidR="007906A4" w:rsidDel="00B2107D">
          <w:delText xml:space="preserve"> in Photoshop</w:delText>
        </w:r>
        <w:r w:rsidRPr="00665EB0" w:rsidDel="00B2107D">
          <w:delText>.</w:delText>
        </w:r>
      </w:del>
    </w:p>
    <w:p w14:paraId="353FD892" w14:textId="5BA526F0" w:rsidR="007747A0" w:rsidRPr="00463994" w:rsidDel="00B2107D" w:rsidRDefault="007747A0" w:rsidP="00B2107D">
      <w:pPr>
        <w:pStyle w:val="Heading1"/>
        <w:rPr>
          <w:del w:id="241" w:author="nermal" w:date="2015-08-12T00:56:00Z"/>
        </w:rPr>
        <w:pPrChange w:id="242" w:author="nermal" w:date="2015-08-12T00:58:00Z">
          <w:pPr>
            <w:pStyle w:val="ListNumber"/>
          </w:pPr>
        </w:pPrChange>
      </w:pPr>
      <w:del w:id="243" w:author="nermal" w:date="2015-08-12T00:56:00Z">
        <w:r w:rsidRPr="00463994" w:rsidDel="00B2107D">
          <w:delText xml:space="preserve">Your emblem design from Task 1 must be incorporated into the </w:delText>
        </w:r>
        <w:r w:rsidR="00514925" w:rsidRPr="00463994" w:rsidDel="00B2107D">
          <w:delText xml:space="preserve">poster </w:delText>
        </w:r>
        <w:r w:rsidRPr="00463994" w:rsidDel="00B2107D">
          <w:delText>design.</w:delText>
        </w:r>
      </w:del>
    </w:p>
    <w:p w14:paraId="17EC17AD" w14:textId="3FEF1E98" w:rsidR="00011AE6" w:rsidRPr="00463994" w:rsidDel="00B2107D" w:rsidRDefault="007747A0" w:rsidP="00B2107D">
      <w:pPr>
        <w:pStyle w:val="Heading1"/>
        <w:rPr>
          <w:del w:id="244" w:author="nermal" w:date="2015-08-12T00:56:00Z"/>
        </w:rPr>
        <w:pPrChange w:id="245" w:author="nermal" w:date="2015-08-12T00:58:00Z">
          <w:pPr>
            <w:pStyle w:val="ListNumber"/>
          </w:pPr>
        </w:pPrChange>
      </w:pPr>
      <w:del w:id="246" w:author="nermal" w:date="2015-08-12T00:56:00Z">
        <w:r w:rsidRPr="00463994" w:rsidDel="00B2107D">
          <w:delText>Include</w:delText>
        </w:r>
        <w:r w:rsidR="00000462" w:rsidRPr="00463994" w:rsidDel="00B2107D">
          <w:delText xml:space="preserve"> the </w:delText>
        </w:r>
        <w:r w:rsidRPr="00463994" w:rsidDel="00B2107D">
          <w:delText>five</w:delText>
        </w:r>
        <w:r w:rsidR="00000462" w:rsidRPr="00463994" w:rsidDel="00B2107D">
          <w:delText xml:space="preserve"> supplied logos on</w:delText>
        </w:r>
        <w:r w:rsidRPr="00463994" w:rsidDel="00B2107D">
          <w:delText xml:space="preserve"> the</w:delText>
        </w:r>
        <w:r w:rsidR="00000462" w:rsidRPr="00463994" w:rsidDel="00B2107D">
          <w:delText xml:space="preserve"> poster </w:delText>
        </w:r>
        <w:r w:rsidR="00011AE6" w:rsidRPr="00463994" w:rsidDel="00B2107D">
          <w:delText>(</w:delText>
        </w:r>
        <w:r w:rsidR="002A2C37" w:rsidRPr="00463994" w:rsidDel="00B2107D">
          <w:rPr>
            <w:rFonts w:cs="Arial"/>
          </w:rPr>
          <w:delText>WSC2015_TP40_M</w:delText>
        </w:r>
        <w:r w:rsidR="00011AE6" w:rsidRPr="00463994" w:rsidDel="00B2107D">
          <w:rPr>
            <w:rFonts w:cs="Arial"/>
          </w:rPr>
          <w:delText>1_logos.zip)</w:delText>
        </w:r>
      </w:del>
    </w:p>
    <w:p w14:paraId="0C4C5089" w14:textId="0F77D409" w:rsidR="00000462" w:rsidRPr="00463994" w:rsidDel="00B2107D" w:rsidRDefault="007747A0" w:rsidP="00B2107D">
      <w:pPr>
        <w:pStyle w:val="Heading1"/>
        <w:rPr>
          <w:del w:id="247" w:author="nermal" w:date="2015-08-12T00:56:00Z"/>
        </w:rPr>
        <w:pPrChange w:id="248" w:author="nermal" w:date="2015-08-12T00:58:00Z">
          <w:pPr>
            <w:pStyle w:val="ListNumber"/>
          </w:pPr>
        </w:pPrChange>
      </w:pPr>
      <w:del w:id="249" w:author="nermal" w:date="2015-08-12T00:56:00Z">
        <w:r w:rsidRPr="00463994" w:rsidDel="00B2107D">
          <w:delText>Apply supplied text to the</w:delText>
        </w:r>
        <w:r w:rsidR="00000462" w:rsidRPr="00463994" w:rsidDel="00B2107D">
          <w:delText xml:space="preserve"> poster (</w:delText>
        </w:r>
        <w:r w:rsidR="002A2C37" w:rsidRPr="00463994" w:rsidDel="00B2107D">
          <w:rPr>
            <w:rFonts w:cs="Arial"/>
          </w:rPr>
          <w:delText>WSC2015_TP40_M</w:delText>
        </w:r>
        <w:r w:rsidR="00011AE6" w:rsidRPr="00463994" w:rsidDel="00B2107D">
          <w:rPr>
            <w:rFonts w:cs="Arial"/>
          </w:rPr>
          <w:delText>1_text</w:delText>
        </w:r>
        <w:r w:rsidRPr="008A14DC" w:rsidDel="00B2107D">
          <w:rPr>
            <w:rFonts w:cs="Arial"/>
          </w:rPr>
          <w:delText>.zip</w:delText>
        </w:r>
        <w:r w:rsidR="00000462" w:rsidRPr="008A14DC" w:rsidDel="00B2107D">
          <w:rPr>
            <w:rFonts w:cs="Arial"/>
          </w:rPr>
          <w:delText>)</w:delText>
        </w:r>
      </w:del>
    </w:p>
    <w:p w14:paraId="1563D05C" w14:textId="73B52BD1" w:rsidR="00000462" w:rsidRPr="00463994" w:rsidDel="00B2107D" w:rsidRDefault="00000462" w:rsidP="00B2107D">
      <w:pPr>
        <w:pStyle w:val="Heading1"/>
        <w:rPr>
          <w:del w:id="250" w:author="nermal" w:date="2015-08-12T00:56:00Z"/>
        </w:rPr>
        <w:pPrChange w:id="251" w:author="nermal" w:date="2015-08-12T00:58:00Z">
          <w:pPr>
            <w:pStyle w:val="ListNumber"/>
          </w:pPr>
        </w:pPrChange>
      </w:pPr>
      <w:del w:id="252" w:author="nermal" w:date="2015-08-12T00:56:00Z">
        <w:r w:rsidRPr="00463994" w:rsidDel="00B2107D">
          <w:delText>Save the final poster-</w:delText>
        </w:r>
        <w:r w:rsidRPr="008A14DC" w:rsidDel="00B2107D">
          <w:rPr>
            <w:strike/>
            <w:color w:val="FF0000"/>
          </w:rPr>
          <w:delText>working</w:delText>
        </w:r>
        <w:r w:rsidRPr="00463994" w:rsidDel="00B2107D">
          <w:delText xml:space="preserve"> file in </w:delText>
        </w:r>
        <w:r w:rsidR="005962B5" w:rsidRPr="00463994" w:rsidDel="00B2107D">
          <w:delText>InDesign</w:delText>
        </w:r>
        <w:r w:rsidRPr="00463994" w:rsidDel="00B2107D">
          <w:delText>.</w:delText>
        </w:r>
      </w:del>
    </w:p>
    <w:p w14:paraId="03D8EDF5" w14:textId="085EF314" w:rsidR="00CD26CC" w:rsidRPr="008A14DC" w:rsidDel="00B2107D" w:rsidRDefault="00CD26CC" w:rsidP="00B2107D">
      <w:pPr>
        <w:pStyle w:val="Heading1"/>
        <w:rPr>
          <w:del w:id="253" w:author="nermal" w:date="2015-08-12T00:56:00Z"/>
          <w:color w:val="auto"/>
        </w:rPr>
        <w:pPrChange w:id="254" w:author="nermal" w:date="2015-08-12T00:58:00Z">
          <w:pPr>
            <w:pStyle w:val="Heading5"/>
          </w:pPr>
        </w:pPrChange>
      </w:pPr>
    </w:p>
    <w:p w14:paraId="313D27CC" w14:textId="402DDDD0" w:rsidR="00000462" w:rsidRPr="008A14DC" w:rsidDel="00B2107D" w:rsidRDefault="00000462" w:rsidP="00B2107D">
      <w:pPr>
        <w:pStyle w:val="Heading1"/>
        <w:rPr>
          <w:del w:id="255" w:author="nermal" w:date="2015-08-12T00:56:00Z"/>
          <w:color w:val="auto"/>
        </w:rPr>
        <w:pPrChange w:id="256" w:author="nermal" w:date="2015-08-12T00:58:00Z">
          <w:pPr>
            <w:pStyle w:val="Heading5"/>
          </w:pPr>
        </w:pPrChange>
      </w:pPr>
      <w:del w:id="257" w:author="nermal" w:date="2015-08-12T00:56:00Z">
        <w:r w:rsidRPr="008A14DC" w:rsidDel="00B2107D">
          <w:rPr>
            <w:color w:val="auto"/>
          </w:rPr>
          <w:delText>Technical specifications:</w:delText>
        </w:r>
        <w:r w:rsidRPr="008A14DC" w:rsidDel="00B2107D">
          <w:rPr>
            <w:color w:val="auto"/>
          </w:rPr>
          <w:tab/>
        </w:r>
      </w:del>
    </w:p>
    <w:p w14:paraId="122C96CD" w14:textId="652C45EB" w:rsidR="00000462" w:rsidRPr="00463994" w:rsidDel="00B2107D" w:rsidRDefault="00011AE6" w:rsidP="00B2107D">
      <w:pPr>
        <w:pStyle w:val="Heading1"/>
        <w:rPr>
          <w:del w:id="258" w:author="nermal" w:date="2015-08-12T00:56:00Z"/>
        </w:rPr>
        <w:pPrChange w:id="259" w:author="nermal" w:date="2015-08-12T00:58:00Z">
          <w:pPr>
            <w:pStyle w:val="ListBullet"/>
          </w:pPr>
        </w:pPrChange>
      </w:pPr>
      <w:del w:id="260" w:author="nermal" w:date="2015-08-12T00:56:00Z">
        <w:r w:rsidRPr="00463994" w:rsidDel="00B2107D">
          <w:delText xml:space="preserve">Dimensions: 297 mm </w:delText>
        </w:r>
        <w:r w:rsidR="005962B5" w:rsidRPr="00463994" w:rsidDel="00B2107D">
          <w:delText xml:space="preserve">wide </w:delText>
        </w:r>
        <w:r w:rsidRPr="00463994" w:rsidDel="00B2107D">
          <w:delText>x</w:delText>
        </w:r>
        <w:r w:rsidR="00000462" w:rsidRPr="00463994" w:rsidDel="00B2107D">
          <w:delText xml:space="preserve"> 420 mm </w:delText>
        </w:r>
        <w:r w:rsidR="005962B5" w:rsidRPr="00463994" w:rsidDel="00B2107D">
          <w:delText>high</w:delText>
        </w:r>
      </w:del>
    </w:p>
    <w:p w14:paraId="53A1FA35" w14:textId="39F97BA7" w:rsidR="00000462" w:rsidRPr="00463994" w:rsidDel="00B2107D" w:rsidRDefault="00000462" w:rsidP="00B2107D">
      <w:pPr>
        <w:pStyle w:val="Heading1"/>
        <w:rPr>
          <w:del w:id="261" w:author="nermal" w:date="2015-08-12T00:56:00Z"/>
        </w:rPr>
        <w:pPrChange w:id="262" w:author="nermal" w:date="2015-08-12T00:58:00Z">
          <w:pPr>
            <w:pStyle w:val="ListBullet"/>
          </w:pPr>
        </w:pPrChange>
      </w:pPr>
      <w:del w:id="263" w:author="nermal" w:date="2015-08-12T00:56:00Z">
        <w:r w:rsidRPr="00463994" w:rsidDel="00B2107D">
          <w:delText>Bleed: 3 mm</w:delText>
        </w:r>
        <w:r w:rsidR="008501A0" w:rsidRPr="00463994" w:rsidDel="00B2107D">
          <w:delText xml:space="preserve"> (if necessary)</w:delText>
        </w:r>
      </w:del>
    </w:p>
    <w:p w14:paraId="0808A4E4" w14:textId="69C20436" w:rsidR="00000462" w:rsidRPr="00463994" w:rsidDel="00B2107D" w:rsidRDefault="00000462" w:rsidP="00B2107D">
      <w:pPr>
        <w:pStyle w:val="Heading1"/>
        <w:rPr>
          <w:del w:id="264" w:author="nermal" w:date="2015-08-12T00:56:00Z"/>
        </w:rPr>
        <w:pPrChange w:id="265" w:author="nermal" w:date="2015-08-12T00:58:00Z">
          <w:pPr>
            <w:pStyle w:val="ListBullet"/>
          </w:pPr>
        </w:pPrChange>
      </w:pPr>
      <w:del w:id="266" w:author="nermal" w:date="2015-08-12T00:56:00Z">
        <w:r w:rsidRPr="00463994" w:rsidDel="00B2107D">
          <w:delText>Colour Mode: CMY</w:delText>
        </w:r>
        <w:r w:rsidR="005C11CD" w:rsidRPr="00463994" w:rsidDel="00B2107D">
          <w:delText>K</w:delText>
        </w:r>
      </w:del>
    </w:p>
    <w:p w14:paraId="4EAA65F1" w14:textId="530AA5AC" w:rsidR="00000462" w:rsidRPr="00463994" w:rsidDel="00B2107D" w:rsidRDefault="00000462" w:rsidP="00B2107D">
      <w:pPr>
        <w:pStyle w:val="Heading1"/>
        <w:rPr>
          <w:del w:id="267" w:author="nermal" w:date="2015-08-12T00:56:00Z"/>
        </w:rPr>
        <w:pPrChange w:id="268" w:author="nermal" w:date="2015-08-12T00:58:00Z">
          <w:pPr>
            <w:pStyle w:val="ListBullet"/>
          </w:pPr>
        </w:pPrChange>
      </w:pPr>
      <w:del w:id="269" w:author="nermal" w:date="2015-08-12T00:56:00Z">
        <w:r w:rsidRPr="00463994" w:rsidDel="00B2107D">
          <w:delText>Stock: Coated paper</w:delText>
        </w:r>
      </w:del>
    </w:p>
    <w:p w14:paraId="5B1A0A84" w14:textId="28752F3A" w:rsidR="009600DF" w:rsidDel="00B2107D" w:rsidRDefault="009600DF" w:rsidP="00B2107D">
      <w:pPr>
        <w:pStyle w:val="Heading1"/>
        <w:rPr>
          <w:del w:id="270" w:author="nermal" w:date="2015-08-12T00:56:00Z"/>
        </w:rPr>
        <w:pPrChange w:id="271" w:author="nermal" w:date="2015-08-12T00:58:00Z">
          <w:pPr>
            <w:pStyle w:val="ListBullet"/>
          </w:pPr>
        </w:pPrChange>
      </w:pPr>
      <w:del w:id="272" w:author="nermal" w:date="2015-08-12T00:56:00Z">
        <w:r w:rsidDel="00B2107D">
          <w:delText>Resolu</w:delText>
        </w:r>
        <w:r w:rsidR="000F0156" w:rsidDel="00B2107D">
          <w:delText>tion: minimum of 225ppi</w:delText>
        </w:r>
      </w:del>
    </w:p>
    <w:p w14:paraId="342D8C9F" w14:textId="32A19931" w:rsidR="00CD26CC" w:rsidDel="00B2107D" w:rsidRDefault="00CD26CC" w:rsidP="00B2107D">
      <w:pPr>
        <w:pStyle w:val="Heading1"/>
        <w:rPr>
          <w:del w:id="273" w:author="nermal" w:date="2015-08-12T00:56:00Z"/>
        </w:rPr>
        <w:pPrChange w:id="274" w:author="nermal" w:date="2015-08-12T00:58:00Z">
          <w:pPr>
            <w:pStyle w:val="Heading3"/>
            <w:spacing w:before="0"/>
          </w:pPr>
        </w:pPrChange>
      </w:pPr>
    </w:p>
    <w:p w14:paraId="3233EFA7" w14:textId="22D17EB5" w:rsidR="00000462" w:rsidDel="00B2107D" w:rsidRDefault="00000462" w:rsidP="00B2107D">
      <w:pPr>
        <w:pStyle w:val="Heading1"/>
        <w:rPr>
          <w:del w:id="275" w:author="nermal" w:date="2015-08-12T00:56:00Z"/>
        </w:rPr>
        <w:pPrChange w:id="276" w:author="nermal" w:date="2015-08-12T00:58:00Z">
          <w:pPr>
            <w:pStyle w:val="Heading3"/>
            <w:spacing w:before="0"/>
          </w:pPr>
        </w:pPrChange>
      </w:pPr>
      <w:del w:id="277" w:author="nermal" w:date="2015-08-12T00:56:00Z">
        <w:r w:rsidDel="00B2107D">
          <w:delText>You must deliver:</w:delText>
        </w:r>
      </w:del>
    </w:p>
    <w:p w14:paraId="10456F96" w14:textId="64DFB86A" w:rsidR="001E04CE" w:rsidDel="00B2107D" w:rsidRDefault="001E04CE" w:rsidP="00B2107D">
      <w:pPr>
        <w:pStyle w:val="Heading1"/>
        <w:rPr>
          <w:del w:id="278" w:author="nermal" w:date="2015-08-12T00:56:00Z"/>
        </w:rPr>
        <w:pPrChange w:id="279" w:author="nermal" w:date="2015-08-12T00:58:00Z">
          <w:pPr>
            <w:pStyle w:val="ListBullet"/>
          </w:pPr>
        </w:pPrChange>
      </w:pPr>
      <w:del w:id="280" w:author="nermal" w:date="2015-08-12T00:56:00Z">
        <w:r w:rsidRPr="001E04CE" w:rsidDel="00B2107D">
          <w:delText>1 PDF for print.</w:delText>
        </w:r>
      </w:del>
    </w:p>
    <w:p w14:paraId="73A1F644" w14:textId="6705A3D6" w:rsidR="001E04CE" w:rsidRPr="006F34E7" w:rsidDel="00B2107D" w:rsidRDefault="001E04CE" w:rsidP="00B2107D">
      <w:pPr>
        <w:pStyle w:val="Heading1"/>
        <w:rPr>
          <w:del w:id="281" w:author="nermal" w:date="2015-08-12T00:56:00Z"/>
          <w:lang w:val="en-US"/>
        </w:rPr>
        <w:pPrChange w:id="282" w:author="nermal" w:date="2015-08-12T00:58:00Z">
          <w:pPr>
            <w:pStyle w:val="ListBullet"/>
          </w:pPr>
        </w:pPrChange>
      </w:pPr>
      <w:del w:id="283" w:author="nermal" w:date="2015-08-12T00:56:00Z">
        <w:r w:rsidDel="00B2107D">
          <w:delText>F</w:delText>
        </w:r>
        <w:r w:rsidDel="00B2107D">
          <w:rPr>
            <w:lang w:val="en-US"/>
          </w:rPr>
          <w:delText xml:space="preserve">olders as specified in “Instructions to the Competitor” on page 3. </w:delText>
        </w:r>
        <w:r w:rsidDel="00B2107D">
          <w:rPr>
            <w:lang w:val="en-US"/>
          </w:rPr>
          <w:br/>
        </w:r>
        <w:r w:rsidDel="00B2107D">
          <w:rPr>
            <w:bCs/>
            <w:lang w:val="en-US"/>
          </w:rPr>
          <w:delText>Only files from these</w:delText>
        </w:r>
        <w:r w:rsidRPr="00771A3D" w:rsidDel="00B2107D">
          <w:rPr>
            <w:bCs/>
            <w:lang w:val="en-US"/>
          </w:rPr>
          <w:delText xml:space="preserve"> folder</w:delText>
        </w:r>
        <w:r w:rsidDel="00B2107D">
          <w:rPr>
            <w:bCs/>
            <w:lang w:val="en-US"/>
          </w:rPr>
          <w:delText>s</w:delText>
        </w:r>
        <w:r w:rsidRPr="00771A3D" w:rsidDel="00B2107D">
          <w:rPr>
            <w:bCs/>
            <w:lang w:val="en-US"/>
          </w:rPr>
          <w:delText xml:space="preserve"> will be </w:delText>
        </w:r>
        <w:r w:rsidDel="00B2107D">
          <w:rPr>
            <w:bCs/>
            <w:lang w:val="en-US"/>
          </w:rPr>
          <w:delText>assessed.</w:delText>
        </w:r>
        <w:r w:rsidDel="00B2107D">
          <w:rPr>
            <w:lang w:val="en-US"/>
          </w:rPr>
          <w:delText xml:space="preserve"> </w:delText>
        </w:r>
      </w:del>
    </w:p>
    <w:p w14:paraId="18444294" w14:textId="51A620DA" w:rsidR="003204D1" w:rsidDel="00B2107D" w:rsidRDefault="00000462" w:rsidP="00B2107D">
      <w:pPr>
        <w:pStyle w:val="Heading1"/>
        <w:rPr>
          <w:del w:id="284" w:author="nermal" w:date="2015-08-12T00:57:00Z"/>
        </w:rPr>
        <w:pPrChange w:id="285" w:author="nermal" w:date="2015-08-12T00:58:00Z">
          <w:pPr>
            <w:pStyle w:val="ListBullet"/>
          </w:pPr>
        </w:pPrChange>
      </w:pPr>
      <w:del w:id="286" w:author="nermal" w:date="2015-08-12T00:56:00Z">
        <w:r w:rsidRPr="001E04CE" w:rsidDel="00B2107D">
          <w:delText xml:space="preserve">1 final composite </w:delText>
        </w:r>
      </w:del>
      <w:del w:id="287" w:author="nermal" w:date="2015-08-12T00:57:00Z">
        <w:r w:rsidRPr="001E04CE" w:rsidDel="00B2107D">
          <w:delText>printout</w:delText>
        </w:r>
        <w:r w:rsidR="001E04CE" w:rsidDel="00B2107D">
          <w:delText xml:space="preserve"> reduced to fit on A3</w:delText>
        </w:r>
        <w:r w:rsidRPr="001E04CE" w:rsidDel="00B2107D">
          <w:delText>, trimmed and mounted on board for presentation.</w:delText>
        </w:r>
      </w:del>
    </w:p>
    <w:p w14:paraId="437EEC4D" w14:textId="55DBC73B" w:rsidR="00B027D9" w:rsidRDefault="00B027D9" w:rsidP="00B2107D">
      <w:pPr>
        <w:pStyle w:val="Heading1"/>
      </w:pPr>
      <w:del w:id="288" w:author="nermal" w:date="2015-08-12T00:55:00Z">
        <w:r w:rsidDel="00B2107D">
          <w:delText>text for inclusion</w:delText>
        </w:r>
      </w:del>
      <w:ins w:id="289" w:author="nermal" w:date="2015-08-12T00:55:00Z">
        <w:r w:rsidR="00B2107D">
          <w:t>Appendix</w:t>
        </w:r>
      </w:ins>
      <w:r>
        <w:t>:</w:t>
      </w:r>
      <w:bookmarkEnd w:id="2"/>
    </w:p>
    <w:p w14:paraId="7D5DC016" w14:textId="77777777" w:rsidR="00B2107D" w:rsidRDefault="00B2107D" w:rsidP="00B2107D">
      <w:pPr>
        <w:spacing w:line="240" w:lineRule="auto"/>
        <w:rPr>
          <w:ins w:id="290" w:author="nermal" w:date="2015-08-12T00:56:00Z"/>
          <w:b/>
          <w:i/>
          <w:color w:val="FF0000"/>
          <w:szCs w:val="20"/>
          <w:lang w:val="en-US"/>
        </w:rPr>
      </w:pPr>
      <w:ins w:id="291" w:author="nermal" w:date="2015-08-12T00:56:00Z">
        <w:r w:rsidRPr="00F81B1B">
          <w:rPr>
            <w:b/>
            <w:i/>
            <w:color w:val="FF0000"/>
            <w:szCs w:val="20"/>
            <w:lang w:val="en-US"/>
          </w:rPr>
          <w:t>Skill40_Editorial_Logos</w:t>
        </w:r>
        <w:r>
          <w:rPr>
            <w:b/>
            <w:i/>
            <w:color w:val="FF0000"/>
            <w:szCs w:val="20"/>
            <w:lang w:val="en-US"/>
          </w:rPr>
          <w:t xml:space="preserve"> &gt; </w:t>
        </w:r>
        <w:r w:rsidRPr="00F81B1B">
          <w:rPr>
            <w:b/>
            <w:i/>
            <w:color w:val="FF0000"/>
            <w:szCs w:val="20"/>
            <w:lang w:val="en-US"/>
          </w:rPr>
          <w:t>Skill40_Editorial_Studios</w:t>
        </w:r>
      </w:ins>
    </w:p>
    <w:p w14:paraId="773C250E" w14:textId="77777777" w:rsidR="00B027D9" w:rsidRDefault="00B027D9" w:rsidP="00B027D9"/>
    <w:p w14:paraId="5966772E" w14:textId="109F1770" w:rsidR="00B027D9" w:rsidDel="00B2107D" w:rsidRDefault="00B027D9" w:rsidP="00B027D9">
      <w:pPr>
        <w:rPr>
          <w:del w:id="292" w:author="nermal" w:date="2015-08-12T00:56:00Z"/>
        </w:rPr>
      </w:pPr>
    </w:p>
    <w:p w14:paraId="4AF70B88" w14:textId="4252D883" w:rsidR="00B027D9" w:rsidDel="00B2107D" w:rsidRDefault="00B027D9" w:rsidP="00B027D9">
      <w:pPr>
        <w:rPr>
          <w:del w:id="293" w:author="nermal" w:date="2015-08-12T00:56:00Z"/>
        </w:rPr>
      </w:pPr>
    </w:p>
    <w:p w14:paraId="028248DC" w14:textId="64DFE325" w:rsidR="00B027D9" w:rsidDel="00B2107D" w:rsidRDefault="00B027D9" w:rsidP="00B027D9">
      <w:pPr>
        <w:rPr>
          <w:del w:id="294" w:author="nermal" w:date="2015-08-12T00:56:00Z"/>
        </w:rPr>
      </w:pPr>
      <w:del w:id="295" w:author="nermal" w:date="2015-08-12T00:56:00Z">
        <w:r w:rsidDel="00B2107D">
          <w:delText>Community Plumbing Challenge 2015</w:delText>
        </w:r>
      </w:del>
    </w:p>
    <w:p w14:paraId="5B31DB57" w14:textId="7C19E27F" w:rsidR="00B027D9" w:rsidDel="00B2107D" w:rsidRDefault="00B027D9" w:rsidP="00B027D9">
      <w:pPr>
        <w:rPr>
          <w:del w:id="296" w:author="nermal" w:date="2015-08-12T00:56:00Z"/>
        </w:rPr>
      </w:pPr>
    </w:p>
    <w:p w14:paraId="22B87406" w14:textId="604FFE67" w:rsidR="00B027D9" w:rsidDel="00B2107D" w:rsidRDefault="00B027D9" w:rsidP="00B027D9">
      <w:pPr>
        <w:rPr>
          <w:del w:id="297" w:author="nermal" w:date="2015-08-12T00:56:00Z"/>
        </w:rPr>
      </w:pPr>
      <w:del w:id="298" w:author="nermal" w:date="2015-08-12T00:56:00Z">
        <w:r w:rsidDel="00B2107D">
          <w:delText>Design, Construction, Education:</w:delText>
        </w:r>
      </w:del>
    </w:p>
    <w:p w14:paraId="1947C560" w14:textId="5A7E5AFF" w:rsidR="00B027D9" w:rsidDel="00B2107D" w:rsidRDefault="00B027D9" w:rsidP="00B027D9">
      <w:pPr>
        <w:rPr>
          <w:del w:id="299" w:author="nermal" w:date="2015-08-12T00:56:00Z"/>
        </w:rPr>
      </w:pPr>
      <w:del w:id="300" w:author="nermal" w:date="2015-08-12T00:56:00Z">
        <w:r w:rsidDel="00B2107D">
          <w:delText>Action for Public Health</w:delText>
        </w:r>
      </w:del>
    </w:p>
    <w:p w14:paraId="716BBA61" w14:textId="3C75C52C" w:rsidR="00B027D9" w:rsidDel="00B2107D" w:rsidRDefault="00B027D9" w:rsidP="00B027D9">
      <w:pPr>
        <w:rPr>
          <w:del w:id="301" w:author="nermal" w:date="2015-08-12T00:56:00Z"/>
        </w:rPr>
      </w:pPr>
    </w:p>
    <w:p w14:paraId="4CDA1885" w14:textId="3BCB34BA" w:rsidR="00B027D9" w:rsidDel="00B2107D" w:rsidRDefault="00B027D9" w:rsidP="00B027D9">
      <w:pPr>
        <w:rPr>
          <w:del w:id="302" w:author="nermal" w:date="2015-08-12T00:56:00Z"/>
        </w:rPr>
      </w:pPr>
      <w:del w:id="303" w:author="nermal" w:date="2015-08-12T00:56:00Z">
        <w:r w:rsidDel="00B2107D">
          <w:delText>2–5 November, 2015</w:delText>
        </w:r>
      </w:del>
    </w:p>
    <w:p w14:paraId="65EB74C4" w14:textId="48957395" w:rsidR="00B027D9" w:rsidDel="00B2107D" w:rsidRDefault="00B027D9" w:rsidP="00B027D9">
      <w:pPr>
        <w:rPr>
          <w:del w:id="304" w:author="nermal" w:date="2015-08-12T00:56:00Z"/>
        </w:rPr>
      </w:pPr>
      <w:del w:id="305" w:author="nermal" w:date="2015-08-12T00:56:00Z">
        <w:r w:rsidDel="00B2107D">
          <w:delText>Maha Nagar Palika School No – 125</w:delText>
        </w:r>
      </w:del>
    </w:p>
    <w:p w14:paraId="14EB63DD" w14:textId="51A60B97" w:rsidR="00B027D9" w:rsidDel="00B2107D" w:rsidRDefault="00B027D9" w:rsidP="00B027D9">
      <w:pPr>
        <w:rPr>
          <w:del w:id="306" w:author="nermal" w:date="2015-08-12T00:56:00Z"/>
        </w:rPr>
      </w:pPr>
      <w:del w:id="307" w:author="nermal" w:date="2015-08-12T00:56:00Z">
        <w:r w:rsidDel="00B2107D">
          <w:delText>Mukti Dham</w:delText>
        </w:r>
      </w:del>
    </w:p>
    <w:p w14:paraId="2562D4E7" w14:textId="22F7A414" w:rsidR="00B027D9" w:rsidDel="00B2107D" w:rsidRDefault="00B027D9" w:rsidP="00B027D9">
      <w:pPr>
        <w:rPr>
          <w:del w:id="308" w:author="nermal" w:date="2015-08-12T00:56:00Z"/>
        </w:rPr>
      </w:pPr>
      <w:del w:id="309" w:author="nermal" w:date="2015-08-12T00:56:00Z">
        <w:r w:rsidDel="00B2107D">
          <w:delText>Nashik, India</w:delText>
        </w:r>
      </w:del>
    </w:p>
    <w:p w14:paraId="5B8E5D8F" w14:textId="115E52BC" w:rsidR="00B027D9" w:rsidDel="00B2107D" w:rsidRDefault="00B027D9" w:rsidP="00B027D9">
      <w:pPr>
        <w:rPr>
          <w:del w:id="310" w:author="nermal" w:date="2015-08-12T00:56:00Z"/>
        </w:rPr>
      </w:pPr>
    </w:p>
    <w:p w14:paraId="7FA82743" w14:textId="7CD88C8E" w:rsidR="00B027D9" w:rsidDel="00B2107D" w:rsidRDefault="00B027D9" w:rsidP="00B027D9">
      <w:pPr>
        <w:rPr>
          <w:del w:id="311" w:author="nermal" w:date="2015-08-12T00:56:00Z"/>
        </w:rPr>
      </w:pPr>
      <w:del w:id="312" w:author="nermal" w:date="2015-08-12T00:56:00Z">
        <w:r w:rsidDel="00B2107D">
          <w:delText>Join Us on the front line!</w:delText>
        </w:r>
      </w:del>
    </w:p>
    <w:p w14:paraId="70F74041" w14:textId="1A952DC2" w:rsidR="00B027D9" w:rsidDel="00B2107D" w:rsidRDefault="00B027D9" w:rsidP="00B027D9">
      <w:pPr>
        <w:rPr>
          <w:del w:id="313" w:author="nermal" w:date="2015-08-12T00:56:00Z"/>
        </w:rPr>
      </w:pPr>
    </w:p>
    <w:p w14:paraId="5868F4D3" w14:textId="40A4CBEF" w:rsidR="00B027D9" w:rsidDel="00B2107D" w:rsidRDefault="00B027D9" w:rsidP="00B027D9">
      <w:pPr>
        <w:rPr>
          <w:del w:id="314" w:author="nermal" w:date="2015-08-12T00:56:00Z"/>
        </w:rPr>
      </w:pPr>
      <w:del w:id="315" w:author="nermal" w:date="2015-08-12T00:56:00Z">
        <w:r w:rsidDel="00B2107D">
          <w:delText>Open Studio: 2–5 November 2015</w:delText>
        </w:r>
      </w:del>
    </w:p>
    <w:p w14:paraId="4D851C31" w14:textId="154CB0B1" w:rsidR="00B027D9" w:rsidDel="00B2107D" w:rsidRDefault="00B027D9" w:rsidP="00B027D9">
      <w:pPr>
        <w:rPr>
          <w:del w:id="316" w:author="nermal" w:date="2015-08-12T00:56:00Z"/>
        </w:rPr>
      </w:pPr>
      <w:del w:id="317" w:author="nermal" w:date="2015-08-12T00:56:00Z">
        <w:r w:rsidDel="00B2107D">
          <w:delText>Community Forum: 5 November 2015</w:delText>
        </w:r>
      </w:del>
    </w:p>
    <w:p w14:paraId="06975FF7" w14:textId="3A233192" w:rsidR="00B027D9" w:rsidDel="00B2107D" w:rsidRDefault="00B027D9" w:rsidP="00B027D9">
      <w:pPr>
        <w:rPr>
          <w:del w:id="318" w:author="nermal" w:date="2015-08-12T00:56:00Z"/>
        </w:rPr>
      </w:pPr>
    </w:p>
    <w:p w14:paraId="78494A3D" w14:textId="4C5C49C0" w:rsidR="00B027D9" w:rsidRPr="00F26997" w:rsidDel="00B2107D" w:rsidRDefault="00B027D9" w:rsidP="00B027D9">
      <w:pPr>
        <w:rPr>
          <w:del w:id="319" w:author="nermal" w:date="2015-08-12T00:56:00Z"/>
        </w:rPr>
      </w:pPr>
      <w:del w:id="320" w:author="nermal" w:date="2015-08-12T00:56:00Z">
        <w:r w:rsidDel="00B2107D">
          <w:delText>www.worldskills.org/cpc</w:delText>
        </w:r>
      </w:del>
    </w:p>
    <w:p w14:paraId="4110EB70" w14:textId="77777777" w:rsidR="003204D1" w:rsidRPr="003204D1" w:rsidRDefault="003204D1" w:rsidP="003204D1"/>
    <w:sectPr w:rsidR="003204D1" w:rsidRPr="003204D1" w:rsidSect="00300343">
      <w:headerReference w:type="default" r:id="rId13"/>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FB7764" w14:textId="77777777" w:rsidR="008A14DC" w:rsidRDefault="008A14DC" w:rsidP="00D64CF3">
      <w:r>
        <w:separator/>
      </w:r>
    </w:p>
    <w:p w14:paraId="7E2011C3" w14:textId="77777777" w:rsidR="008A14DC" w:rsidRDefault="008A14DC" w:rsidP="00D64CF3"/>
    <w:p w14:paraId="2F566F42" w14:textId="77777777" w:rsidR="008A14DC" w:rsidRDefault="008A14DC" w:rsidP="00D64CF3"/>
  </w:endnote>
  <w:endnote w:type="continuationSeparator" w:id="0">
    <w:p w14:paraId="1F106ACE" w14:textId="77777777" w:rsidR="008A14DC" w:rsidRDefault="008A14DC" w:rsidP="00D64CF3">
      <w:r>
        <w:continuationSeparator/>
      </w:r>
    </w:p>
    <w:p w14:paraId="53DE2E89" w14:textId="77777777" w:rsidR="008A14DC" w:rsidRDefault="008A14DC" w:rsidP="00D64CF3"/>
    <w:p w14:paraId="0DAC2579" w14:textId="77777777" w:rsidR="008A14DC" w:rsidRDefault="008A14DC" w:rsidP="00D64C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Frutiger LT Com 45 Light">
    <w:panose1 w:val="020B0303030504020204"/>
    <w:charset w:val="00"/>
    <w:family w:val="auto"/>
    <w:pitch w:val="variable"/>
    <w:sig w:usb0="8000002F" w:usb1="5000204A" w:usb2="00000000" w:usb3="00000000" w:csb0="0000009B" w:csb1="00000000"/>
  </w:font>
  <w:font w:name="ＭＳ 明朝">
    <w:charset w:val="4E"/>
    <w:family w:val="auto"/>
    <w:pitch w:val="variable"/>
    <w:sig w:usb0="E00002FF" w:usb1="6AC7FDFB" w:usb2="00000012" w:usb3="00000000" w:csb0="0002009F" w:csb1="00000000"/>
  </w:font>
  <w:font w:name="Segoe UI">
    <w:altName w:val="Calibri"/>
    <w:charset w:val="00"/>
    <w:family w:val="swiss"/>
    <w:pitch w:val="variable"/>
    <w:sig w:usb0="E10022FF" w:usb1="C000E47F" w:usb2="00000029" w:usb3="00000000" w:csb0="000001DF" w:csb1="00000000"/>
  </w:font>
  <w:font w:name="Helvetica">
    <w:panose1 w:val="00000000000000000000"/>
    <w:charset w:val="00"/>
    <w:family w:val="auto"/>
    <w:pitch w:val="variable"/>
    <w:sig w:usb0="E00002FF" w:usb1="5000785B" w:usb2="00000000" w:usb3="00000000" w:csb0="0000019F" w:csb1="00000000"/>
  </w:font>
  <w:font w:name="MS Mincho">
    <w:altName w:val="ＭＳ 明朝"/>
    <w:charset w:val="80"/>
    <w:family w:val="modern"/>
    <w:pitch w:val="fixed"/>
    <w:sig w:usb0="E00002FF" w:usb1="6AC7FDFB" w:usb2="08000012" w:usb3="00000000" w:csb0="0002009F" w:csb1="00000000"/>
  </w:font>
  <w:font w:name="Calibri Light">
    <w:altName w:val="Times New Roman"/>
    <w:charset w:val="00"/>
    <w:family w:val="auto"/>
    <w:pitch w:val="variable"/>
    <w:sig w:usb0="A00002EF" w:usb1="4000207B" w:usb2="00000000" w:usb3="00000000" w:csb0="0000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930" w:type="dxa"/>
      <w:tblBorders>
        <w:top w:val="single" w:sz="48" w:space="0" w:color="97D700"/>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4395"/>
      <w:gridCol w:w="1338"/>
      <w:gridCol w:w="4197"/>
    </w:tblGrid>
    <w:tr w:rsidR="008A14DC" w:rsidRPr="00893901" w14:paraId="317313CD" w14:textId="77777777" w:rsidTr="00406BAA">
      <w:tc>
        <w:tcPr>
          <w:tcW w:w="4395" w:type="dxa"/>
          <w:vAlign w:val="center"/>
          <w:hideMark/>
        </w:tcPr>
        <w:p w14:paraId="7B179E01" w14:textId="6164BC74" w:rsidR="008A14DC" w:rsidRPr="00893901" w:rsidRDefault="008A14DC" w:rsidP="00464C0E">
          <w:pPr>
            <w:pStyle w:val="Footer"/>
          </w:pPr>
          <w:r>
            <w:t>WSC2015_TP40_M1_EN_wip_JS_SK_SR_TH</w:t>
          </w:r>
        </w:p>
      </w:tc>
      <w:tc>
        <w:tcPr>
          <w:tcW w:w="1338" w:type="dxa"/>
          <w:vAlign w:val="center"/>
          <w:hideMark/>
        </w:tcPr>
        <w:p w14:paraId="54159196" w14:textId="7DC9003D" w:rsidR="008A14DC" w:rsidRPr="00893901" w:rsidRDefault="008A14DC" w:rsidP="00406BAA">
          <w:pPr>
            <w:pStyle w:val="Footer"/>
            <w:jc w:val="center"/>
          </w:pPr>
          <w:r w:rsidRPr="00893901">
            <w:t xml:space="preserve">Version: </w:t>
          </w:r>
          <w:r>
            <w:t>1.0</w:t>
          </w:r>
        </w:p>
        <w:p w14:paraId="5A7EFFD5" w14:textId="40CB06CE" w:rsidR="008A14DC" w:rsidRPr="00893901" w:rsidRDefault="008A14DC" w:rsidP="00406BAA">
          <w:pPr>
            <w:pStyle w:val="Footer"/>
            <w:jc w:val="center"/>
          </w:pPr>
          <w:r>
            <w:t>Date: 02.08.15</w:t>
          </w:r>
        </w:p>
      </w:tc>
      <w:tc>
        <w:tcPr>
          <w:tcW w:w="4197" w:type="dxa"/>
          <w:vAlign w:val="center"/>
          <w:hideMark/>
        </w:tcPr>
        <w:p w14:paraId="55296E23" w14:textId="77777777" w:rsidR="008A14DC" w:rsidRPr="00893901" w:rsidRDefault="008A14DC" w:rsidP="00406BAA">
          <w:pPr>
            <w:pStyle w:val="Footer"/>
            <w:jc w:val="right"/>
          </w:pPr>
          <w:r w:rsidRPr="00893901">
            <w:fldChar w:fldCharType="begin"/>
          </w:r>
          <w:r w:rsidRPr="00893901">
            <w:instrText xml:space="preserve"> PAGE   \* MERGEFORMAT </w:instrText>
          </w:r>
          <w:r w:rsidRPr="00893901">
            <w:fldChar w:fldCharType="separate"/>
          </w:r>
          <w:r w:rsidR="00B2107D">
            <w:rPr>
              <w:noProof/>
            </w:rPr>
            <w:t>2</w:t>
          </w:r>
          <w:r w:rsidRPr="00893901">
            <w:fldChar w:fldCharType="end"/>
          </w:r>
          <w:r w:rsidRPr="00893901">
            <w:t xml:space="preserve"> of </w:t>
          </w:r>
          <w:fldSimple w:instr=" NUMPAGES   \* MERGEFORMAT ">
            <w:r w:rsidR="00B2107D">
              <w:rPr>
                <w:noProof/>
              </w:rPr>
              <w:t>6</w:t>
            </w:r>
          </w:fldSimple>
        </w:p>
      </w:tc>
    </w:tr>
  </w:tbl>
  <w:p w14:paraId="26CB6635" w14:textId="77777777" w:rsidR="008A14DC" w:rsidRDefault="008A14DC" w:rsidP="00D64CF3">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0B01EA" w14:textId="77777777" w:rsidR="008A14DC" w:rsidRPr="00F729AF" w:rsidRDefault="008A14DC" w:rsidP="00D64CF3">
    <w:pPr>
      <w:pStyle w:val="Footer"/>
    </w:pPr>
    <w:r w:rsidRPr="00BD124E">
      <w:rPr>
        <w:noProof/>
        <w:lang w:val="en-US"/>
      </w:rPr>
      <w:drawing>
        <wp:anchor distT="0" distB="0" distL="114300" distR="114300" simplePos="0" relativeHeight="251657728" behindDoc="1" locked="0" layoutInCell="1" allowOverlap="1" wp14:anchorId="47C077F5" wp14:editId="3DC6CE17">
          <wp:simplePos x="0" y="0"/>
          <wp:positionH relativeFrom="page">
            <wp:posOffset>730186</wp:posOffset>
          </wp:positionH>
          <wp:positionV relativeFrom="page">
            <wp:posOffset>8461375</wp:posOffset>
          </wp:positionV>
          <wp:extent cx="1274400" cy="1296000"/>
          <wp:effectExtent l="0" t="0" r="2540" b="0"/>
          <wp:wrapNone/>
          <wp:docPr id="12" name="Picture 12"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t>WSC2015_TP40_M1_EN_wip</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AE0C8D" w14:textId="77777777" w:rsidR="008A14DC" w:rsidRDefault="008A14DC" w:rsidP="00D64CF3">
      <w:r>
        <w:separator/>
      </w:r>
    </w:p>
  </w:footnote>
  <w:footnote w:type="continuationSeparator" w:id="0">
    <w:p w14:paraId="5FD38AFB" w14:textId="77777777" w:rsidR="008A14DC" w:rsidRDefault="008A14DC" w:rsidP="00D64CF3">
      <w:r>
        <w:continuationSeparator/>
      </w:r>
    </w:p>
    <w:p w14:paraId="5187B618" w14:textId="77777777" w:rsidR="008A14DC" w:rsidRDefault="008A14DC" w:rsidP="00D64CF3"/>
    <w:p w14:paraId="5E619AAC" w14:textId="77777777" w:rsidR="008A14DC" w:rsidRDefault="008A14DC" w:rsidP="00D64CF3"/>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F33BBB" w14:textId="77777777" w:rsidR="008A14DC" w:rsidRDefault="008A14DC" w:rsidP="00D64CF3">
    <w:pPr>
      <w:pStyle w:val="Header"/>
    </w:pPr>
    <w:r w:rsidRPr="00A77E62">
      <w:rPr>
        <w:noProof/>
        <w:lang w:val="en-US"/>
      </w:rPr>
      <w:drawing>
        <wp:anchor distT="0" distB="0" distL="114300" distR="114300" simplePos="0" relativeHeight="251655680" behindDoc="0" locked="0" layoutInCell="1" allowOverlap="1" wp14:anchorId="08DDC84A" wp14:editId="3F5984F1">
          <wp:simplePos x="0" y="0"/>
          <wp:positionH relativeFrom="column">
            <wp:posOffset>5710555</wp:posOffset>
          </wp:positionH>
          <wp:positionV relativeFrom="paragraph">
            <wp:posOffset>-170180</wp:posOffset>
          </wp:positionV>
          <wp:extent cx="914400" cy="624840"/>
          <wp:effectExtent l="0" t="0" r="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WorldSkills-White-RGB.png"/>
                  <pic:cNvPicPr/>
                </pic:nvPicPr>
                <pic:blipFill>
                  <a:blip r:embed="rId1">
                    <a:extLst>
                      <a:ext uri="{28A0092B-C50C-407E-A947-70E740481C1C}">
                        <a14:useLocalDpi xmlns:a14="http://schemas.microsoft.com/office/drawing/2010/main" val="0"/>
                      </a:ext>
                    </a:extLst>
                  </a:blip>
                  <a:stretch>
                    <a:fillRect/>
                  </a:stretch>
                </pic:blipFill>
                <pic:spPr>
                  <a:xfrm>
                    <a:off x="0" y="0"/>
                    <a:ext cx="914400" cy="6248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77E62">
      <w:rPr>
        <w:noProof/>
        <w:lang w:val="en-US"/>
      </w:rPr>
      <w:drawing>
        <wp:anchor distT="0" distB="0" distL="114300" distR="114300" simplePos="0" relativeHeight="251656704" behindDoc="1" locked="0" layoutInCell="1" allowOverlap="1" wp14:anchorId="684DE505" wp14:editId="0F57D7FF">
          <wp:simplePos x="0" y="0"/>
          <wp:positionH relativeFrom="column">
            <wp:posOffset>-708660</wp:posOffset>
          </wp:positionH>
          <wp:positionV relativeFrom="paragraph">
            <wp:posOffset>-453390</wp:posOffset>
          </wp:positionV>
          <wp:extent cx="7572375" cy="937260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2375" cy="93726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B36291" w14:textId="77777777" w:rsidR="008A14DC" w:rsidRDefault="008A14DC" w:rsidP="00D64CF3">
    <w:pPr>
      <w:pStyle w:val="Header"/>
    </w:pPr>
    <w:r w:rsidRPr="00BD124E">
      <w:rPr>
        <w:noProof/>
        <w:lang w:val="en-US"/>
      </w:rPr>
      <w:drawing>
        <wp:anchor distT="0" distB="0" distL="114300" distR="114300" simplePos="0" relativeHeight="251653632" behindDoc="1" locked="0" layoutInCell="1" allowOverlap="1" wp14:anchorId="380609AF" wp14:editId="5AAE5351">
          <wp:simplePos x="0" y="0"/>
          <wp:positionH relativeFrom="page">
            <wp:posOffset>10731</wp:posOffset>
          </wp:positionH>
          <wp:positionV relativeFrom="page">
            <wp:posOffset>10795</wp:posOffset>
          </wp:positionV>
          <wp:extent cx="7614000" cy="10746000"/>
          <wp:effectExtent l="0" t="0" r="6350" b="0"/>
          <wp:wrapNone/>
          <wp:docPr id="10" name="Picture 10" descr="\\psf\Home\\Dropbox (WS Secretariat)\WSI DESIGN\Updated templates (JC)\Word\elements\Cube_Comp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 (WS Secretariat)\WSI DESIGN\Updated templates (JC)\Word\elements\Cube_Comp_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4000" cy="10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54656" behindDoc="1" locked="0" layoutInCell="1" allowOverlap="1" wp14:anchorId="6CBF34F9" wp14:editId="7E601988">
          <wp:simplePos x="0" y="0"/>
          <wp:positionH relativeFrom="page">
            <wp:posOffset>6362065</wp:posOffset>
          </wp:positionH>
          <wp:positionV relativeFrom="page">
            <wp:posOffset>212725</wp:posOffset>
          </wp:positionV>
          <wp:extent cx="1080000" cy="795600"/>
          <wp:effectExtent l="0" t="0" r="0" b="0"/>
          <wp:wrapNone/>
          <wp:docPr id="11" name="Picture 11" descr="\\psf\Home\\Dropbox (WS Secretariat)\WSI DESIGN\WS_Logos_Updated_SJ\RGB PNG\worldskills_white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WS_Logos_Updated_SJ\RGB PNG\worldskills_white_RGB-0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2790AC" w14:textId="77777777" w:rsidR="008A14DC" w:rsidRDefault="008A14DC" w:rsidP="00D64CF3">
    <w:pPr>
      <w:pStyle w:val="Header"/>
    </w:pPr>
    <w:r w:rsidRPr="00BD124E">
      <w:rPr>
        <w:noProof/>
        <w:lang w:val="en-US"/>
      </w:rPr>
      <w:drawing>
        <wp:anchor distT="0" distB="0" distL="114300" distR="114300" simplePos="0" relativeHeight="251659776" behindDoc="1" locked="0" layoutInCell="1" allowOverlap="1" wp14:anchorId="0EDD2B44" wp14:editId="55D17A30">
          <wp:simplePos x="0" y="0"/>
          <wp:positionH relativeFrom="page">
            <wp:posOffset>5897245</wp:posOffset>
          </wp:positionH>
          <wp:positionV relativeFrom="page">
            <wp:posOffset>248285</wp:posOffset>
          </wp:positionV>
          <wp:extent cx="1080000" cy="795600"/>
          <wp:effectExtent l="0" t="0" r="0" b="0"/>
          <wp:wrapNone/>
          <wp:docPr id="4"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val="en-US"/>
      </w:rPr>
      <w:drawing>
        <wp:anchor distT="0" distB="0" distL="114300" distR="114300" simplePos="0" relativeHeight="251661824" behindDoc="1" locked="0" layoutInCell="1" allowOverlap="1" wp14:anchorId="60495CE6" wp14:editId="797DDF1C">
          <wp:simplePos x="0" y="0"/>
          <wp:positionH relativeFrom="page">
            <wp:posOffset>720090</wp:posOffset>
          </wp:positionH>
          <wp:positionV relativeFrom="page">
            <wp:posOffset>360045</wp:posOffset>
          </wp:positionV>
          <wp:extent cx="550800" cy="561600"/>
          <wp:effectExtent l="0" t="0" r="1905" b="0"/>
          <wp:wrapNone/>
          <wp:docPr id="5"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3E8AB168"/>
    <w:lvl w:ilvl="0">
      <w:start w:val="1"/>
      <w:numFmt w:val="decimal"/>
      <w:lvlText w:val="%1."/>
      <w:lvlJc w:val="left"/>
      <w:pPr>
        <w:tabs>
          <w:tab w:val="num" w:pos="926"/>
        </w:tabs>
        <w:ind w:left="926" w:hanging="360"/>
      </w:pPr>
    </w:lvl>
  </w:abstractNum>
  <w:abstractNum w:abstractNumId="3">
    <w:nsid w:val="FFFFFF7F"/>
    <w:multiLevelType w:val="singleLevel"/>
    <w:tmpl w:val="F58A79D6"/>
    <w:lvl w:ilvl="0">
      <w:start w:val="1"/>
      <w:numFmt w:val="decimal"/>
      <w:lvlText w:val="%1."/>
      <w:lvlJc w:val="left"/>
      <w:pPr>
        <w:tabs>
          <w:tab w:val="num" w:pos="643"/>
        </w:tabs>
        <w:ind w:left="643" w:hanging="360"/>
      </w:pPr>
    </w:lvl>
  </w:abstractNum>
  <w:abstractNum w:abstractNumId="4">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981886"/>
    <w:lvl w:ilvl="0">
      <w:start w:val="1"/>
      <w:numFmt w:val="decimal"/>
      <w:lvlText w:val="%1."/>
      <w:lvlJc w:val="left"/>
      <w:pPr>
        <w:tabs>
          <w:tab w:val="num" w:pos="360"/>
        </w:tabs>
        <w:ind w:left="360" w:hanging="360"/>
      </w:pPr>
    </w:lvl>
  </w:abstractNum>
  <w:abstractNum w:abstractNumId="9">
    <w:nsid w:val="FFFFFF89"/>
    <w:multiLevelType w:val="singleLevel"/>
    <w:tmpl w:val="F58E1162"/>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1E444A2"/>
    <w:multiLevelType w:val="multilevel"/>
    <w:tmpl w:val="81AC37FE"/>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cs="Symbol"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nsid w:val="06203AE9"/>
    <w:multiLevelType w:val="hybridMultilevel"/>
    <w:tmpl w:val="4CAE21E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9564F5C"/>
    <w:multiLevelType w:val="hybridMultilevel"/>
    <w:tmpl w:val="E57452DE"/>
    <w:lvl w:ilvl="0" w:tplc="20802E20">
      <w:start w:val="2"/>
      <w:numFmt w:val="bullet"/>
      <w:lvlText w:val="-"/>
      <w:lvlJc w:val="left"/>
      <w:pPr>
        <w:ind w:left="450" w:hanging="360"/>
      </w:pPr>
      <w:rPr>
        <w:rFonts w:ascii="Arial" w:eastAsia="Times New Roman" w:hAnsi="Arial" w:cs="Times New Roman"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Symbol" w:hAnsi="Symbo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Symbol" w:hAnsi="Symbol"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Symbol" w:hAnsi="Symbol" w:hint="default"/>
      </w:rPr>
    </w:lvl>
  </w:abstractNum>
  <w:abstractNum w:abstractNumId="16">
    <w:nsid w:val="16823CE5"/>
    <w:multiLevelType w:val="hybridMultilevel"/>
    <w:tmpl w:val="D936851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8">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20">
    <w:nsid w:val="317A447F"/>
    <w:multiLevelType w:val="multilevel"/>
    <w:tmpl w:val="D88876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53FC42E0"/>
    <w:multiLevelType w:val="hybridMultilevel"/>
    <w:tmpl w:val="B420A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ED56397"/>
    <w:multiLevelType w:val="hybridMultilevel"/>
    <w:tmpl w:val="4BB6E288"/>
    <w:lvl w:ilvl="0" w:tplc="78DE81FC">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0426DF6"/>
    <w:multiLevelType w:val="hybridMultilevel"/>
    <w:tmpl w:val="1A0CA23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7C163C4A"/>
    <w:multiLevelType w:val="multilevel"/>
    <w:tmpl w:val="53D6BB40"/>
    <w:lvl w:ilvl="0">
      <w:start w:val="1"/>
      <w:numFmt w:val="decimal"/>
      <w:lvlText w:val="%1"/>
      <w:lvlJc w:val="right"/>
      <w:pPr>
        <w:ind w:left="432" w:firstLine="135"/>
      </w:pPr>
      <w:rPr>
        <w:b w:val="0"/>
        <w:bCs w:val="0"/>
        <w:i w:val="0"/>
        <w:iCs w:val="0"/>
      </w:rPr>
    </w:lvl>
    <w:lvl w:ilvl="1">
      <w:start w:val="1"/>
      <w:numFmt w:val="decimal"/>
      <w:lvlText w:val="%1.%2"/>
      <w:lvlJc w:val="right"/>
      <w:pPr>
        <w:ind w:left="576" w:hanging="9"/>
      </w:pPr>
      <w:rPr>
        <w:b w:val="0"/>
        <w:bCs w:val="0"/>
        <w:i w:val="0"/>
        <w:iCs w:val="0"/>
      </w:rPr>
    </w:lvl>
    <w:lvl w:ilvl="2">
      <w:start w:val="1"/>
      <w:numFmt w:val="decimal"/>
      <w:lvlText w:val="%1.%2.%3"/>
      <w:lvlJc w:val="right"/>
      <w:pPr>
        <w:ind w:left="720" w:hanging="153"/>
      </w:pPr>
      <w:rPr>
        <w:b w:val="0"/>
        <w:bCs w:val="0"/>
        <w:i w:val="0"/>
        <w:i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13"/>
  </w:num>
  <w:num w:numId="13">
    <w:abstractNumId w:val="21"/>
  </w:num>
  <w:num w:numId="14">
    <w:abstractNumId w:val="13"/>
    <w:lvlOverride w:ilvl="0">
      <w:startOverride w:val="1"/>
    </w:lvlOverride>
  </w:num>
  <w:num w:numId="15">
    <w:abstractNumId w:val="19"/>
  </w:num>
  <w:num w:numId="16">
    <w:abstractNumId w:val="17"/>
  </w:num>
  <w:num w:numId="17">
    <w:abstractNumId w:val="12"/>
  </w:num>
  <w:num w:numId="18">
    <w:abstractNumId w:val="26"/>
  </w:num>
  <w:num w:numId="19">
    <w:abstractNumId w:val="18"/>
  </w:num>
  <w:num w:numId="20">
    <w:abstractNumId w:val="20"/>
  </w:num>
  <w:num w:numId="21">
    <w:abstractNumId w:val="11"/>
  </w:num>
  <w:num w:numId="22">
    <w:abstractNumId w:val="27"/>
  </w:num>
  <w:num w:numId="23">
    <w:abstractNumId w:val="10"/>
  </w:num>
  <w:num w:numId="24">
    <w:abstractNumId w:val="23"/>
  </w:num>
  <w:num w:numId="25">
    <w:abstractNumId w:val="17"/>
    <w:lvlOverride w:ilvl="0">
      <w:startOverride w:val="1"/>
    </w:lvlOverride>
  </w:num>
  <w:num w:numId="26">
    <w:abstractNumId w:val="17"/>
    <w:lvlOverride w:ilvl="0">
      <w:startOverride w:val="1"/>
    </w:lvlOverride>
  </w:num>
  <w:num w:numId="27">
    <w:abstractNumId w:val="14"/>
  </w:num>
  <w:num w:numId="28">
    <w:abstractNumId w:val="25"/>
  </w:num>
  <w:num w:numId="29">
    <w:abstractNumId w:val="16"/>
  </w:num>
  <w:num w:numId="30">
    <w:abstractNumId w:val="15"/>
  </w:num>
  <w:num w:numId="31">
    <w:abstractNumId w:val="2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ane Stokie">
    <w15:presenceInfo w15:providerId="None" w15:userId="Jane Stoki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revisionView w:markup="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B30"/>
    <w:rsid w:val="00000462"/>
    <w:rsid w:val="00011AE6"/>
    <w:rsid w:val="00016FE3"/>
    <w:rsid w:val="00017C04"/>
    <w:rsid w:val="0003526B"/>
    <w:rsid w:val="00042CEF"/>
    <w:rsid w:val="00050DCE"/>
    <w:rsid w:val="00052F6D"/>
    <w:rsid w:val="000551B3"/>
    <w:rsid w:val="00066641"/>
    <w:rsid w:val="000A5BF8"/>
    <w:rsid w:val="000B2B2E"/>
    <w:rsid w:val="000B7A37"/>
    <w:rsid w:val="000E219D"/>
    <w:rsid w:val="000F0156"/>
    <w:rsid w:val="000F4A5C"/>
    <w:rsid w:val="001078DC"/>
    <w:rsid w:val="001172EF"/>
    <w:rsid w:val="0012553C"/>
    <w:rsid w:val="00131472"/>
    <w:rsid w:val="00134547"/>
    <w:rsid w:val="00192D2B"/>
    <w:rsid w:val="001A554B"/>
    <w:rsid w:val="001A5629"/>
    <w:rsid w:val="001C2B30"/>
    <w:rsid w:val="001C5F88"/>
    <w:rsid w:val="001E04CE"/>
    <w:rsid w:val="001E4FDC"/>
    <w:rsid w:val="00210EF3"/>
    <w:rsid w:val="00226E22"/>
    <w:rsid w:val="0024110D"/>
    <w:rsid w:val="0024133E"/>
    <w:rsid w:val="00245A7A"/>
    <w:rsid w:val="00264847"/>
    <w:rsid w:val="002A2C37"/>
    <w:rsid w:val="002B1320"/>
    <w:rsid w:val="002B2A94"/>
    <w:rsid w:val="002C3F7F"/>
    <w:rsid w:val="002D2E0E"/>
    <w:rsid w:val="002D70DD"/>
    <w:rsid w:val="00300343"/>
    <w:rsid w:val="00310570"/>
    <w:rsid w:val="003133A3"/>
    <w:rsid w:val="00313492"/>
    <w:rsid w:val="00313A54"/>
    <w:rsid w:val="003147E8"/>
    <w:rsid w:val="003204D1"/>
    <w:rsid w:val="0032135D"/>
    <w:rsid w:val="00351A97"/>
    <w:rsid w:val="0035685D"/>
    <w:rsid w:val="00363918"/>
    <w:rsid w:val="00376F8A"/>
    <w:rsid w:val="0038099A"/>
    <w:rsid w:val="003A3137"/>
    <w:rsid w:val="003E70F1"/>
    <w:rsid w:val="00406BAA"/>
    <w:rsid w:val="00412D3C"/>
    <w:rsid w:val="00413188"/>
    <w:rsid w:val="00426187"/>
    <w:rsid w:val="004312C0"/>
    <w:rsid w:val="00434AEC"/>
    <w:rsid w:val="00451510"/>
    <w:rsid w:val="004605D7"/>
    <w:rsid w:val="00462CB3"/>
    <w:rsid w:val="00463994"/>
    <w:rsid w:val="00464C0E"/>
    <w:rsid w:val="00496EFF"/>
    <w:rsid w:val="004A2E8B"/>
    <w:rsid w:val="004A7970"/>
    <w:rsid w:val="004B6102"/>
    <w:rsid w:val="004B6219"/>
    <w:rsid w:val="004C77A7"/>
    <w:rsid w:val="004D3337"/>
    <w:rsid w:val="004E3293"/>
    <w:rsid w:val="004F05B5"/>
    <w:rsid w:val="00514925"/>
    <w:rsid w:val="0051761D"/>
    <w:rsid w:val="005962B5"/>
    <w:rsid w:val="005A22D7"/>
    <w:rsid w:val="005B0A4B"/>
    <w:rsid w:val="005C11CD"/>
    <w:rsid w:val="005C1F3D"/>
    <w:rsid w:val="005F01CC"/>
    <w:rsid w:val="005F3F65"/>
    <w:rsid w:val="006023B5"/>
    <w:rsid w:val="00630EB3"/>
    <w:rsid w:val="0066373C"/>
    <w:rsid w:val="00665EB0"/>
    <w:rsid w:val="006728AA"/>
    <w:rsid w:val="00673AA4"/>
    <w:rsid w:val="00682652"/>
    <w:rsid w:val="0068739B"/>
    <w:rsid w:val="00692D20"/>
    <w:rsid w:val="006B4A71"/>
    <w:rsid w:val="006C692D"/>
    <w:rsid w:val="006D2F8E"/>
    <w:rsid w:val="006E26EF"/>
    <w:rsid w:val="006E6918"/>
    <w:rsid w:val="006F34E7"/>
    <w:rsid w:val="006F5EE2"/>
    <w:rsid w:val="00744515"/>
    <w:rsid w:val="007551AF"/>
    <w:rsid w:val="007747A0"/>
    <w:rsid w:val="007906A4"/>
    <w:rsid w:val="007A4C1D"/>
    <w:rsid w:val="007C4BB2"/>
    <w:rsid w:val="007F212B"/>
    <w:rsid w:val="008362E2"/>
    <w:rsid w:val="008429C5"/>
    <w:rsid w:val="008501A0"/>
    <w:rsid w:val="008577E6"/>
    <w:rsid w:val="0087723A"/>
    <w:rsid w:val="00877FC5"/>
    <w:rsid w:val="008827AA"/>
    <w:rsid w:val="00887D98"/>
    <w:rsid w:val="00897FE6"/>
    <w:rsid w:val="008A14DC"/>
    <w:rsid w:val="008A3942"/>
    <w:rsid w:val="008A3C36"/>
    <w:rsid w:val="008A441F"/>
    <w:rsid w:val="008D0279"/>
    <w:rsid w:val="008D549C"/>
    <w:rsid w:val="008E0D62"/>
    <w:rsid w:val="008F5CF8"/>
    <w:rsid w:val="0092112F"/>
    <w:rsid w:val="00951146"/>
    <w:rsid w:val="009579D7"/>
    <w:rsid w:val="009600DF"/>
    <w:rsid w:val="0098297B"/>
    <w:rsid w:val="00987A9F"/>
    <w:rsid w:val="0099778F"/>
    <w:rsid w:val="00A12646"/>
    <w:rsid w:val="00A711B1"/>
    <w:rsid w:val="00A77E62"/>
    <w:rsid w:val="00A96AFC"/>
    <w:rsid w:val="00AA2A53"/>
    <w:rsid w:val="00AD3ED6"/>
    <w:rsid w:val="00B019EC"/>
    <w:rsid w:val="00B027D9"/>
    <w:rsid w:val="00B10358"/>
    <w:rsid w:val="00B11358"/>
    <w:rsid w:val="00B1570F"/>
    <w:rsid w:val="00B2107D"/>
    <w:rsid w:val="00B40AE0"/>
    <w:rsid w:val="00B4527A"/>
    <w:rsid w:val="00BA058F"/>
    <w:rsid w:val="00BC32F8"/>
    <w:rsid w:val="00BC5FB3"/>
    <w:rsid w:val="00BD124E"/>
    <w:rsid w:val="00BD6302"/>
    <w:rsid w:val="00BE3BAD"/>
    <w:rsid w:val="00BE57EF"/>
    <w:rsid w:val="00BF41E6"/>
    <w:rsid w:val="00BF4F81"/>
    <w:rsid w:val="00C123E6"/>
    <w:rsid w:val="00C351A6"/>
    <w:rsid w:val="00C7276A"/>
    <w:rsid w:val="00C77D08"/>
    <w:rsid w:val="00C8028E"/>
    <w:rsid w:val="00CA2AB6"/>
    <w:rsid w:val="00CD26CC"/>
    <w:rsid w:val="00CD3200"/>
    <w:rsid w:val="00CD6C52"/>
    <w:rsid w:val="00D04318"/>
    <w:rsid w:val="00D04BE0"/>
    <w:rsid w:val="00D20AA2"/>
    <w:rsid w:val="00D22F0A"/>
    <w:rsid w:val="00D333DE"/>
    <w:rsid w:val="00D64CF3"/>
    <w:rsid w:val="00DA3F51"/>
    <w:rsid w:val="00DA4A85"/>
    <w:rsid w:val="00DA68E9"/>
    <w:rsid w:val="00DE0020"/>
    <w:rsid w:val="00DF25B9"/>
    <w:rsid w:val="00E355A4"/>
    <w:rsid w:val="00E42027"/>
    <w:rsid w:val="00E76A5D"/>
    <w:rsid w:val="00E8234C"/>
    <w:rsid w:val="00EF6E85"/>
    <w:rsid w:val="00F0109D"/>
    <w:rsid w:val="00F4251E"/>
    <w:rsid w:val="00F43B5D"/>
    <w:rsid w:val="00F460E9"/>
    <w:rsid w:val="00F51E87"/>
    <w:rsid w:val="00F65883"/>
    <w:rsid w:val="00F70023"/>
    <w:rsid w:val="00F729AF"/>
    <w:rsid w:val="00F85396"/>
    <w:rsid w:val="00FA0688"/>
    <w:rsid w:val="00FA1231"/>
    <w:rsid w:val="00FC010B"/>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2D82F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D64CF3"/>
    <w:pPr>
      <w:spacing w:after="12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39"/>
    <w:rsid w:val="00F70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 w:type="table" w:customStyle="1" w:styleId="WSI-Table1">
    <w:name w:val="WSI - Table1"/>
    <w:basedOn w:val="TableNormal"/>
    <w:uiPriority w:val="99"/>
    <w:rsid w:val="00406BAA"/>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Autospacing="0" w:afterLines="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table" w:customStyle="1" w:styleId="WSI-Table2">
    <w:name w:val="WSI - Table2"/>
    <w:basedOn w:val="TableNormal"/>
    <w:uiPriority w:val="99"/>
    <w:rsid w:val="00406BAA"/>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Autospacing="0" w:afterLines="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character" w:customStyle="1" w:styleId="hps">
    <w:name w:val="hps"/>
    <w:rsid w:val="0087723A"/>
  </w:style>
  <w:style w:type="paragraph" w:customStyle="1" w:styleId="TextBody">
    <w:name w:val="Text Body"/>
    <w:basedOn w:val="Normal"/>
    <w:rsid w:val="00BA058F"/>
    <w:pPr>
      <w:tabs>
        <w:tab w:val="left" w:pos="2835"/>
      </w:tabs>
      <w:suppressAutoHyphens/>
      <w:spacing w:line="240" w:lineRule="auto"/>
    </w:pPr>
    <w:rPr>
      <w:rFonts w:ascii="Helvetica" w:eastAsia="MS Mincho" w:hAnsi="Helvetica" w:cs="Times New Roman"/>
      <w:color w:val="00000A"/>
      <w:sz w:val="24"/>
      <w:szCs w:val="24"/>
      <w:lang w:val="en-AU"/>
    </w:rPr>
  </w:style>
  <w:style w:type="paragraph" w:customStyle="1" w:styleId="Contents1">
    <w:name w:val="Contents 1"/>
    <w:basedOn w:val="Normal"/>
    <w:rsid w:val="00CA2AB6"/>
    <w:pPr>
      <w:suppressAutoHyphens/>
      <w:spacing w:after="0" w:line="240" w:lineRule="auto"/>
    </w:pPr>
    <w:rPr>
      <w:rFonts w:eastAsia="Times New Roman" w:cs="Times New Roman"/>
      <w:color w:val="00000A"/>
      <w:sz w:val="24"/>
      <w:szCs w:val="24"/>
    </w:rPr>
  </w:style>
  <w:style w:type="character" w:styleId="CommentReference">
    <w:name w:val="annotation reference"/>
    <w:basedOn w:val="DefaultParagraphFont"/>
    <w:uiPriority w:val="99"/>
    <w:semiHidden/>
    <w:unhideWhenUsed/>
    <w:rsid w:val="0024133E"/>
    <w:rPr>
      <w:sz w:val="18"/>
      <w:szCs w:val="18"/>
    </w:rPr>
  </w:style>
  <w:style w:type="paragraph" w:styleId="CommentText">
    <w:name w:val="annotation text"/>
    <w:basedOn w:val="Normal"/>
    <w:link w:val="CommentTextChar"/>
    <w:uiPriority w:val="99"/>
    <w:semiHidden/>
    <w:unhideWhenUsed/>
    <w:rsid w:val="0024133E"/>
    <w:pPr>
      <w:spacing w:line="240" w:lineRule="auto"/>
    </w:pPr>
    <w:rPr>
      <w:sz w:val="24"/>
      <w:szCs w:val="24"/>
    </w:rPr>
  </w:style>
  <w:style w:type="character" w:customStyle="1" w:styleId="CommentTextChar">
    <w:name w:val="Comment Text Char"/>
    <w:basedOn w:val="DefaultParagraphFont"/>
    <w:link w:val="CommentText"/>
    <w:uiPriority w:val="99"/>
    <w:semiHidden/>
    <w:rsid w:val="0024133E"/>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24133E"/>
    <w:rPr>
      <w:b/>
      <w:bCs/>
      <w:sz w:val="20"/>
      <w:szCs w:val="20"/>
    </w:rPr>
  </w:style>
  <w:style w:type="character" w:customStyle="1" w:styleId="CommentSubjectChar">
    <w:name w:val="Comment Subject Char"/>
    <w:basedOn w:val="CommentTextChar"/>
    <w:link w:val="CommentSubject"/>
    <w:uiPriority w:val="99"/>
    <w:semiHidden/>
    <w:rsid w:val="0024133E"/>
    <w:rPr>
      <w:rFonts w:ascii="Arial" w:hAnsi="Arial"/>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D64CF3"/>
    <w:pPr>
      <w:spacing w:after="12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39"/>
    <w:rsid w:val="00F70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 w:type="table" w:customStyle="1" w:styleId="WSI-Table1">
    <w:name w:val="WSI - Table1"/>
    <w:basedOn w:val="TableNormal"/>
    <w:uiPriority w:val="99"/>
    <w:rsid w:val="00406BAA"/>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Autospacing="0" w:afterLines="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table" w:customStyle="1" w:styleId="WSI-Table2">
    <w:name w:val="WSI - Table2"/>
    <w:basedOn w:val="TableNormal"/>
    <w:uiPriority w:val="99"/>
    <w:rsid w:val="00406BAA"/>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Autospacing="0" w:afterLines="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character" w:customStyle="1" w:styleId="hps">
    <w:name w:val="hps"/>
    <w:rsid w:val="0087723A"/>
  </w:style>
  <w:style w:type="paragraph" w:customStyle="1" w:styleId="TextBody">
    <w:name w:val="Text Body"/>
    <w:basedOn w:val="Normal"/>
    <w:rsid w:val="00BA058F"/>
    <w:pPr>
      <w:tabs>
        <w:tab w:val="left" w:pos="2835"/>
      </w:tabs>
      <w:suppressAutoHyphens/>
      <w:spacing w:line="240" w:lineRule="auto"/>
    </w:pPr>
    <w:rPr>
      <w:rFonts w:ascii="Helvetica" w:eastAsia="MS Mincho" w:hAnsi="Helvetica" w:cs="Times New Roman"/>
      <w:color w:val="00000A"/>
      <w:sz w:val="24"/>
      <w:szCs w:val="24"/>
      <w:lang w:val="en-AU"/>
    </w:rPr>
  </w:style>
  <w:style w:type="paragraph" w:customStyle="1" w:styleId="Contents1">
    <w:name w:val="Contents 1"/>
    <w:basedOn w:val="Normal"/>
    <w:rsid w:val="00CA2AB6"/>
    <w:pPr>
      <w:suppressAutoHyphens/>
      <w:spacing w:after="0" w:line="240" w:lineRule="auto"/>
    </w:pPr>
    <w:rPr>
      <w:rFonts w:eastAsia="Times New Roman" w:cs="Times New Roman"/>
      <w:color w:val="00000A"/>
      <w:sz w:val="24"/>
      <w:szCs w:val="24"/>
    </w:rPr>
  </w:style>
  <w:style w:type="character" w:styleId="CommentReference">
    <w:name w:val="annotation reference"/>
    <w:basedOn w:val="DefaultParagraphFont"/>
    <w:uiPriority w:val="99"/>
    <w:semiHidden/>
    <w:unhideWhenUsed/>
    <w:rsid w:val="0024133E"/>
    <w:rPr>
      <w:sz w:val="18"/>
      <w:szCs w:val="18"/>
    </w:rPr>
  </w:style>
  <w:style w:type="paragraph" w:styleId="CommentText">
    <w:name w:val="annotation text"/>
    <w:basedOn w:val="Normal"/>
    <w:link w:val="CommentTextChar"/>
    <w:uiPriority w:val="99"/>
    <w:semiHidden/>
    <w:unhideWhenUsed/>
    <w:rsid w:val="0024133E"/>
    <w:pPr>
      <w:spacing w:line="240" w:lineRule="auto"/>
    </w:pPr>
    <w:rPr>
      <w:sz w:val="24"/>
      <w:szCs w:val="24"/>
    </w:rPr>
  </w:style>
  <w:style w:type="character" w:customStyle="1" w:styleId="CommentTextChar">
    <w:name w:val="Comment Text Char"/>
    <w:basedOn w:val="DefaultParagraphFont"/>
    <w:link w:val="CommentText"/>
    <w:uiPriority w:val="99"/>
    <w:semiHidden/>
    <w:rsid w:val="0024133E"/>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24133E"/>
    <w:rPr>
      <w:b/>
      <w:bCs/>
      <w:sz w:val="20"/>
      <w:szCs w:val="20"/>
    </w:rPr>
  </w:style>
  <w:style w:type="character" w:customStyle="1" w:styleId="CommentSubjectChar">
    <w:name w:val="Comment Subject Char"/>
    <w:basedOn w:val="CommentTextChar"/>
    <w:link w:val="CommentSubject"/>
    <w:uiPriority w:val="99"/>
    <w:semiHidden/>
    <w:rsid w:val="0024133E"/>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ntTable" Target="fontTable.xml"/><Relationship Id="rId15" Type="http://schemas.openxmlformats.org/officeDocument/2006/relationships/theme" Target="theme/theme1.xml"/><Relationship Id="rId22"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A52AC-3ECA-8C45-A4E9-BF4EFAFCF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\Users\Luise\Dropbox (WS Secretariat)\WS\Templates\Focus on Competitions and Projects\CAP_doc_cover_v2.0.dotx</Template>
  <TotalTime>0</TotalTime>
  <Pages>2</Pages>
  <Words>1166</Words>
  <Characters>6651</Characters>
  <Application>Microsoft Macintosh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Luise Kuehnel</dc:creator>
  <cp:keywords/>
  <dc:description/>
  <cp:lastModifiedBy>nermal</cp:lastModifiedBy>
  <cp:revision>2</cp:revision>
  <cp:lastPrinted>2015-08-08T20:12:00Z</cp:lastPrinted>
  <dcterms:created xsi:type="dcterms:W3CDTF">2015-08-11T14:58:00Z</dcterms:created>
  <dcterms:modified xsi:type="dcterms:W3CDTF">2015-08-11T14:58:00Z</dcterms:modified>
</cp:coreProperties>
</file>