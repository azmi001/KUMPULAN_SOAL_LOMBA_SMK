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E7819C" w14:textId="77777777" w:rsidR="00A277CB" w:rsidRPr="00771A3D" w:rsidRDefault="00A277CB" w:rsidP="00A277CB">
      <w:pPr>
        <w:pStyle w:val="Title"/>
        <w:rPr>
          <w:rFonts w:cs="Arial"/>
          <w:sz w:val="90"/>
          <w:szCs w:val="90"/>
          <w:lang w:val="en-GB"/>
        </w:rPr>
      </w:pPr>
      <w:r w:rsidRPr="00771A3D">
        <w:rPr>
          <w:rFonts w:cs="Arial"/>
          <w:sz w:val="90"/>
          <w:szCs w:val="90"/>
          <w:lang w:val="en-GB"/>
        </w:rPr>
        <w:t>Test Project</w:t>
      </w:r>
    </w:p>
    <w:p w14:paraId="6363FAD0" w14:textId="0F4D0B81" w:rsidR="00A277CB" w:rsidRPr="00771A3D" w:rsidRDefault="00A277CB" w:rsidP="00A277CB">
      <w:pPr>
        <w:pStyle w:val="Title"/>
        <w:rPr>
          <w:rFonts w:cs="Arial"/>
          <w:caps w:val="0"/>
          <w:lang w:val="en-GB"/>
        </w:rPr>
      </w:pPr>
      <w:r w:rsidRPr="00771A3D">
        <w:rPr>
          <w:rFonts w:cs="Arial"/>
          <w:sz w:val="90"/>
          <w:szCs w:val="90"/>
          <w:lang w:val="en-GB"/>
        </w:rPr>
        <w:t xml:space="preserve">Module </w:t>
      </w:r>
      <w:r>
        <w:rPr>
          <w:rFonts w:cs="Arial"/>
          <w:sz w:val="90"/>
          <w:szCs w:val="90"/>
          <w:lang w:val="en-GB"/>
        </w:rPr>
        <w:t>2</w:t>
      </w:r>
    </w:p>
    <w:p w14:paraId="0D99DFCC" w14:textId="29B6DD90" w:rsidR="00A277CB" w:rsidRPr="00FA08C9" w:rsidRDefault="00A277CB" w:rsidP="00A277CB">
      <w:pPr>
        <w:pStyle w:val="Subtitle"/>
        <w:rPr>
          <w:lang w:val="en-GB"/>
        </w:rPr>
      </w:pPr>
      <w:r w:rsidRPr="00FA08C9">
        <w:rPr>
          <w:lang w:val="en-GB"/>
        </w:rPr>
        <w:t>WSC2015_TP</w:t>
      </w:r>
      <w:r>
        <w:rPr>
          <w:lang w:val="en-GB"/>
        </w:rPr>
        <w:t>40_M2</w:t>
      </w:r>
      <w:r w:rsidRPr="00FA08C9">
        <w:rPr>
          <w:lang w:val="en-GB"/>
        </w:rPr>
        <w:t>_</w:t>
      </w:r>
      <w:r w:rsidR="00881A2C">
        <w:rPr>
          <w:lang w:val="en-GB"/>
        </w:rPr>
        <w:t>ID</w:t>
      </w:r>
    </w:p>
    <w:p w14:paraId="23094864" w14:textId="77777777" w:rsidR="008827AA" w:rsidRPr="00F64FE7" w:rsidRDefault="008827AA" w:rsidP="00037117">
      <w:pPr>
        <w:spacing w:line="312" w:lineRule="auto"/>
        <w:rPr>
          <w:lang w:val="en-US"/>
        </w:rPr>
      </w:pPr>
    </w:p>
    <w:p w14:paraId="362AF481" w14:textId="77777777" w:rsidR="008827AA" w:rsidRPr="00F64FE7" w:rsidRDefault="008827AA" w:rsidP="00037117">
      <w:pPr>
        <w:spacing w:line="312" w:lineRule="auto"/>
        <w:rPr>
          <w:lang w:val="en-US"/>
        </w:rPr>
      </w:pPr>
    </w:p>
    <w:p w14:paraId="28F2B9FA" w14:textId="77777777" w:rsidR="008827AA" w:rsidRPr="00F64FE7" w:rsidRDefault="008827AA" w:rsidP="00037117">
      <w:pPr>
        <w:spacing w:line="312" w:lineRule="auto"/>
        <w:rPr>
          <w:lang w:val="en-US"/>
        </w:rPr>
      </w:pPr>
    </w:p>
    <w:p w14:paraId="02D57FBE" w14:textId="77777777" w:rsidR="001C2B30" w:rsidRPr="00F64FE7" w:rsidRDefault="001C2B30" w:rsidP="00037117">
      <w:pPr>
        <w:spacing w:line="312" w:lineRule="auto"/>
        <w:rPr>
          <w:sz w:val="28"/>
          <w:szCs w:val="28"/>
          <w:lang w:val="en-US"/>
        </w:rPr>
      </w:pPr>
      <w:r w:rsidRPr="00F64FE7">
        <w:rPr>
          <w:sz w:val="28"/>
          <w:szCs w:val="28"/>
          <w:lang w:val="en-US"/>
        </w:rPr>
        <w:t>Submitted by:</w:t>
      </w:r>
    </w:p>
    <w:p w14:paraId="53926048" w14:textId="6A01FE89" w:rsidR="001C2B30" w:rsidRDefault="001C2B30" w:rsidP="00037117">
      <w:pPr>
        <w:spacing w:line="312" w:lineRule="auto"/>
        <w:rPr>
          <w:sz w:val="28"/>
          <w:szCs w:val="28"/>
          <w:lang w:val="en-US"/>
        </w:rPr>
      </w:pPr>
      <w:r w:rsidRPr="00F64FE7">
        <w:rPr>
          <w:sz w:val="28"/>
          <w:szCs w:val="28"/>
          <w:lang w:val="en-US"/>
        </w:rPr>
        <w:t>Name</w:t>
      </w:r>
      <w:r w:rsidR="007910CE">
        <w:rPr>
          <w:sz w:val="28"/>
          <w:szCs w:val="28"/>
          <w:lang w:val="en-US"/>
        </w:rPr>
        <w:t>s</w:t>
      </w:r>
      <w:r w:rsidRPr="00F64FE7">
        <w:rPr>
          <w:sz w:val="28"/>
          <w:szCs w:val="28"/>
          <w:lang w:val="en-US"/>
        </w:rPr>
        <w:t xml:space="preserve">: </w:t>
      </w:r>
    </w:p>
    <w:p w14:paraId="31849635" w14:textId="29B38C33" w:rsidR="000234C6" w:rsidRPr="000234C6" w:rsidRDefault="000234C6" w:rsidP="000234C6">
      <w:pPr>
        <w:rPr>
          <w:sz w:val="28"/>
          <w:szCs w:val="28"/>
          <w:lang w:val="en-US"/>
        </w:rPr>
      </w:pPr>
      <w:r w:rsidRPr="000234C6">
        <w:rPr>
          <w:sz w:val="28"/>
          <w:szCs w:val="28"/>
          <w:lang w:val="en-US"/>
        </w:rPr>
        <w:t xml:space="preserve">Abdullah </w:t>
      </w:r>
      <w:proofErr w:type="spellStart"/>
      <w:r w:rsidRPr="000234C6">
        <w:rPr>
          <w:sz w:val="28"/>
          <w:szCs w:val="28"/>
          <w:lang w:val="en-US"/>
        </w:rPr>
        <w:t>Alshamsan</w:t>
      </w:r>
      <w:proofErr w:type="spellEnd"/>
      <w:r w:rsidRPr="000234C6">
        <w:rPr>
          <w:sz w:val="28"/>
          <w:szCs w:val="28"/>
          <w:lang w:val="en-US"/>
        </w:rPr>
        <w:t xml:space="preserve">, Anne </w:t>
      </w:r>
      <w:proofErr w:type="spellStart"/>
      <w:r w:rsidRPr="000234C6">
        <w:rPr>
          <w:sz w:val="28"/>
          <w:szCs w:val="28"/>
          <w:lang w:val="en-US"/>
        </w:rPr>
        <w:t>Grandt</w:t>
      </w:r>
      <w:proofErr w:type="spellEnd"/>
      <w:r w:rsidRPr="000234C6">
        <w:rPr>
          <w:sz w:val="28"/>
          <w:szCs w:val="28"/>
          <w:lang w:val="en-US"/>
        </w:rPr>
        <w:t xml:space="preserve">, Arnold </w:t>
      </w:r>
      <w:proofErr w:type="spellStart"/>
      <w:r w:rsidRPr="000234C6">
        <w:rPr>
          <w:sz w:val="28"/>
          <w:szCs w:val="28"/>
          <w:lang w:val="en-US"/>
        </w:rPr>
        <w:t>Sandjaja</w:t>
      </w:r>
      <w:proofErr w:type="spellEnd"/>
      <w:r w:rsidRPr="000234C6">
        <w:rPr>
          <w:sz w:val="28"/>
          <w:szCs w:val="28"/>
          <w:lang w:val="en-US"/>
        </w:rPr>
        <w:t xml:space="preserve">, Carla </w:t>
      </w:r>
      <w:proofErr w:type="spellStart"/>
      <w:r w:rsidRPr="000234C6">
        <w:rPr>
          <w:sz w:val="28"/>
          <w:szCs w:val="28"/>
          <w:lang w:val="en-US"/>
        </w:rPr>
        <w:t>Marangoni</w:t>
      </w:r>
      <w:proofErr w:type="spellEnd"/>
      <w:r w:rsidRPr="000234C6">
        <w:rPr>
          <w:sz w:val="28"/>
          <w:szCs w:val="28"/>
          <w:lang w:val="en-US"/>
        </w:rPr>
        <w:t xml:space="preserve"> De Bona, </w:t>
      </w:r>
      <w:proofErr w:type="spellStart"/>
      <w:r w:rsidRPr="000234C6">
        <w:rPr>
          <w:sz w:val="28"/>
          <w:szCs w:val="28"/>
          <w:lang w:val="en-US"/>
        </w:rPr>
        <w:t>Cherine</w:t>
      </w:r>
      <w:proofErr w:type="spellEnd"/>
      <w:r w:rsidRPr="000234C6">
        <w:rPr>
          <w:sz w:val="28"/>
          <w:szCs w:val="28"/>
          <w:lang w:val="en-US"/>
        </w:rPr>
        <w:t xml:space="preserve"> Wong, Christine </w:t>
      </w:r>
      <w:proofErr w:type="spellStart"/>
      <w:r w:rsidRPr="000234C6">
        <w:rPr>
          <w:sz w:val="28"/>
          <w:szCs w:val="28"/>
          <w:lang w:val="en-US"/>
        </w:rPr>
        <w:t>Boehmwalder</w:t>
      </w:r>
      <w:proofErr w:type="spellEnd"/>
      <w:r w:rsidRPr="000234C6">
        <w:rPr>
          <w:sz w:val="28"/>
          <w:szCs w:val="28"/>
          <w:lang w:val="en-US"/>
        </w:rPr>
        <w:t xml:space="preserve">, Chun-Liang Lin, </w:t>
      </w:r>
      <w:proofErr w:type="spellStart"/>
      <w:r w:rsidRPr="000234C6">
        <w:rPr>
          <w:sz w:val="28"/>
          <w:szCs w:val="28"/>
          <w:lang w:val="en-US"/>
        </w:rPr>
        <w:t>Iraj</w:t>
      </w:r>
      <w:proofErr w:type="spellEnd"/>
      <w:r w:rsidRPr="000234C6">
        <w:rPr>
          <w:sz w:val="28"/>
          <w:szCs w:val="28"/>
          <w:lang w:val="en-US"/>
        </w:rPr>
        <w:t xml:space="preserve"> </w:t>
      </w:r>
      <w:proofErr w:type="spellStart"/>
      <w:r w:rsidRPr="000234C6">
        <w:rPr>
          <w:sz w:val="28"/>
          <w:szCs w:val="28"/>
          <w:lang w:val="en-US"/>
        </w:rPr>
        <w:t>Asadi</w:t>
      </w:r>
      <w:proofErr w:type="spellEnd"/>
      <w:r w:rsidRPr="000234C6">
        <w:rPr>
          <w:sz w:val="28"/>
          <w:szCs w:val="28"/>
          <w:lang w:val="en-US"/>
        </w:rPr>
        <w:t xml:space="preserve">, </w:t>
      </w:r>
      <w:proofErr w:type="spellStart"/>
      <w:r w:rsidRPr="000234C6">
        <w:rPr>
          <w:sz w:val="28"/>
          <w:szCs w:val="28"/>
          <w:lang w:val="en-US"/>
        </w:rPr>
        <w:t>Jeong</w:t>
      </w:r>
      <w:proofErr w:type="spellEnd"/>
      <w:r w:rsidRPr="000234C6">
        <w:rPr>
          <w:sz w:val="28"/>
          <w:szCs w:val="28"/>
          <w:lang w:val="en-US"/>
        </w:rPr>
        <w:t xml:space="preserve"> </w:t>
      </w:r>
      <w:proofErr w:type="spellStart"/>
      <w:r w:rsidRPr="000234C6">
        <w:rPr>
          <w:sz w:val="28"/>
          <w:szCs w:val="28"/>
          <w:lang w:val="en-US"/>
        </w:rPr>
        <w:t>Shick</w:t>
      </w:r>
      <w:proofErr w:type="spellEnd"/>
      <w:r w:rsidRPr="000234C6">
        <w:rPr>
          <w:sz w:val="28"/>
          <w:szCs w:val="28"/>
          <w:lang w:val="en-US"/>
        </w:rPr>
        <w:t xml:space="preserve"> Yoon,</w:t>
      </w:r>
      <w:r w:rsidR="00151886">
        <w:rPr>
          <w:sz w:val="28"/>
          <w:szCs w:val="28"/>
          <w:lang w:val="en-US"/>
        </w:rPr>
        <w:t xml:space="preserve"> </w:t>
      </w:r>
      <w:r w:rsidRPr="000234C6">
        <w:rPr>
          <w:sz w:val="28"/>
          <w:szCs w:val="28"/>
          <w:lang w:val="en-US"/>
        </w:rPr>
        <w:t xml:space="preserve">Lee </w:t>
      </w:r>
      <w:proofErr w:type="spellStart"/>
      <w:r w:rsidRPr="000234C6">
        <w:rPr>
          <w:sz w:val="28"/>
          <w:szCs w:val="28"/>
          <w:lang w:val="en-US"/>
        </w:rPr>
        <w:t>Troxell</w:t>
      </w:r>
      <w:proofErr w:type="spellEnd"/>
      <w:r w:rsidRPr="000234C6">
        <w:rPr>
          <w:sz w:val="28"/>
          <w:szCs w:val="28"/>
          <w:lang w:val="en-US"/>
        </w:rPr>
        <w:t>,</w:t>
      </w:r>
      <w:r w:rsidR="00151886">
        <w:rPr>
          <w:sz w:val="28"/>
          <w:szCs w:val="28"/>
          <w:lang w:val="en-US"/>
        </w:rPr>
        <w:t xml:space="preserve"> </w:t>
      </w:r>
      <w:proofErr w:type="spellStart"/>
      <w:r w:rsidRPr="000234C6">
        <w:rPr>
          <w:sz w:val="28"/>
          <w:szCs w:val="28"/>
          <w:lang w:val="en-US"/>
        </w:rPr>
        <w:t>Patrik</w:t>
      </w:r>
      <w:proofErr w:type="spellEnd"/>
      <w:r w:rsidRPr="000234C6">
        <w:rPr>
          <w:sz w:val="28"/>
          <w:szCs w:val="28"/>
          <w:lang w:val="en-US"/>
        </w:rPr>
        <w:t xml:space="preserve"> </w:t>
      </w:r>
      <w:proofErr w:type="spellStart"/>
      <w:r w:rsidRPr="000234C6">
        <w:rPr>
          <w:sz w:val="28"/>
          <w:szCs w:val="28"/>
          <w:lang w:val="en-US"/>
        </w:rPr>
        <w:t>Fredriksson</w:t>
      </w:r>
      <w:proofErr w:type="spellEnd"/>
      <w:r w:rsidRPr="000234C6">
        <w:rPr>
          <w:sz w:val="28"/>
          <w:szCs w:val="28"/>
          <w:lang w:val="en-US"/>
        </w:rPr>
        <w:t>,</w:t>
      </w:r>
      <w:r w:rsidR="00151886">
        <w:rPr>
          <w:sz w:val="28"/>
          <w:szCs w:val="28"/>
          <w:lang w:val="en-US"/>
        </w:rPr>
        <w:t xml:space="preserve"> </w:t>
      </w:r>
      <w:proofErr w:type="spellStart"/>
      <w:r w:rsidRPr="000234C6">
        <w:rPr>
          <w:sz w:val="28"/>
          <w:szCs w:val="28"/>
          <w:lang w:val="en-US"/>
        </w:rPr>
        <w:t>Prasit</w:t>
      </w:r>
      <w:proofErr w:type="spellEnd"/>
      <w:r w:rsidRPr="000234C6">
        <w:rPr>
          <w:sz w:val="28"/>
          <w:szCs w:val="28"/>
          <w:lang w:val="en-US"/>
        </w:rPr>
        <w:t xml:space="preserve"> </w:t>
      </w:r>
      <w:proofErr w:type="spellStart"/>
      <w:r w:rsidRPr="000234C6">
        <w:rPr>
          <w:sz w:val="28"/>
          <w:szCs w:val="28"/>
          <w:lang w:val="en-US"/>
        </w:rPr>
        <w:t>Klongnguluerm</w:t>
      </w:r>
      <w:proofErr w:type="spellEnd"/>
      <w:r w:rsidRPr="000234C6">
        <w:rPr>
          <w:sz w:val="28"/>
          <w:szCs w:val="28"/>
          <w:lang w:val="en-US"/>
        </w:rPr>
        <w:t xml:space="preserve"> </w:t>
      </w:r>
    </w:p>
    <w:p w14:paraId="468336E3" w14:textId="77777777" w:rsidR="00ED667A" w:rsidRPr="00F64FE7" w:rsidRDefault="00ED667A" w:rsidP="00037117">
      <w:pPr>
        <w:spacing w:line="312" w:lineRule="auto"/>
        <w:rPr>
          <w:sz w:val="28"/>
          <w:szCs w:val="28"/>
          <w:lang w:val="en-US"/>
        </w:rPr>
      </w:pPr>
    </w:p>
    <w:p w14:paraId="32DD6ED1" w14:textId="3B8765FA" w:rsidR="004B6219" w:rsidRDefault="001C2B30" w:rsidP="00037117">
      <w:pPr>
        <w:spacing w:line="312" w:lineRule="auto"/>
        <w:rPr>
          <w:sz w:val="28"/>
          <w:szCs w:val="28"/>
          <w:lang w:val="en-US"/>
        </w:rPr>
      </w:pPr>
      <w:r w:rsidRPr="00F64FE7">
        <w:rPr>
          <w:sz w:val="28"/>
          <w:szCs w:val="28"/>
          <w:lang w:val="en-US"/>
        </w:rPr>
        <w:t xml:space="preserve">Member country/region: </w:t>
      </w:r>
    </w:p>
    <w:p w14:paraId="73F12549" w14:textId="77777777" w:rsidR="00ED667A" w:rsidRPr="00F64FE7" w:rsidRDefault="00ED667A" w:rsidP="00037117">
      <w:pPr>
        <w:spacing w:line="312" w:lineRule="auto"/>
        <w:rPr>
          <w:sz w:val="28"/>
          <w:szCs w:val="28"/>
          <w:lang w:val="en-US"/>
        </w:rPr>
      </w:pPr>
      <w:r w:rsidRPr="00ED667A">
        <w:rPr>
          <w:rFonts w:eastAsia="Times New Roman" w:cs="Arial"/>
          <w:color w:val="000000"/>
          <w:sz w:val="24"/>
          <w:szCs w:val="24"/>
          <w:lang w:val="en-ID"/>
        </w:rPr>
        <w:t>SA</w:t>
      </w:r>
      <w:r>
        <w:rPr>
          <w:rFonts w:eastAsia="Times New Roman" w:cs="Arial"/>
          <w:color w:val="000000"/>
          <w:sz w:val="24"/>
          <w:szCs w:val="24"/>
          <w:lang w:val="en-ID"/>
        </w:rPr>
        <w:t xml:space="preserve">, </w:t>
      </w:r>
      <w:r w:rsidRPr="00ED667A">
        <w:rPr>
          <w:rFonts w:eastAsia="Times New Roman" w:cs="Arial"/>
          <w:color w:val="000000"/>
          <w:sz w:val="24"/>
          <w:szCs w:val="24"/>
          <w:lang w:val="en-ID"/>
        </w:rPr>
        <w:t>NO</w:t>
      </w:r>
      <w:r>
        <w:rPr>
          <w:rFonts w:eastAsia="Times New Roman" w:cs="Arial"/>
          <w:color w:val="000000"/>
          <w:sz w:val="24"/>
          <w:szCs w:val="24"/>
          <w:lang w:val="en-ID"/>
        </w:rPr>
        <w:t xml:space="preserve">, </w:t>
      </w:r>
      <w:r w:rsidRPr="00ED667A">
        <w:rPr>
          <w:rFonts w:eastAsia="Times New Roman" w:cs="Arial"/>
          <w:color w:val="000000"/>
          <w:sz w:val="24"/>
          <w:szCs w:val="24"/>
          <w:lang w:val="en-ID"/>
        </w:rPr>
        <w:t>ID</w:t>
      </w:r>
      <w:r>
        <w:rPr>
          <w:rFonts w:eastAsia="Times New Roman" w:cs="Arial"/>
          <w:color w:val="000000"/>
          <w:sz w:val="24"/>
          <w:szCs w:val="24"/>
          <w:lang w:val="en-ID"/>
        </w:rPr>
        <w:t xml:space="preserve">, </w:t>
      </w:r>
      <w:r w:rsidRPr="00ED667A">
        <w:rPr>
          <w:rFonts w:eastAsia="Times New Roman" w:cs="Arial"/>
          <w:color w:val="000000"/>
          <w:sz w:val="24"/>
          <w:szCs w:val="24"/>
          <w:lang w:val="en-ID"/>
        </w:rPr>
        <w:t>BR</w:t>
      </w:r>
      <w:r>
        <w:rPr>
          <w:rFonts w:eastAsia="Times New Roman" w:cs="Arial"/>
          <w:color w:val="000000"/>
          <w:sz w:val="24"/>
          <w:szCs w:val="24"/>
          <w:lang w:val="en-ID"/>
        </w:rPr>
        <w:t xml:space="preserve">, </w:t>
      </w:r>
      <w:r w:rsidRPr="00ED667A">
        <w:rPr>
          <w:rFonts w:eastAsia="Times New Roman" w:cs="Arial"/>
          <w:color w:val="000000"/>
          <w:sz w:val="24"/>
          <w:szCs w:val="24"/>
          <w:lang w:val="en-ID"/>
        </w:rPr>
        <w:t>HK</w:t>
      </w:r>
      <w:r>
        <w:rPr>
          <w:rFonts w:eastAsia="Times New Roman" w:cs="Arial"/>
          <w:color w:val="000000"/>
          <w:sz w:val="24"/>
          <w:szCs w:val="24"/>
          <w:lang w:val="en-ID"/>
        </w:rPr>
        <w:t xml:space="preserve">, </w:t>
      </w:r>
      <w:r w:rsidRPr="00ED667A">
        <w:rPr>
          <w:rFonts w:eastAsia="Times New Roman" w:cs="Arial"/>
          <w:color w:val="000000"/>
          <w:sz w:val="24"/>
          <w:szCs w:val="24"/>
          <w:lang w:val="en-ID"/>
        </w:rPr>
        <w:t>LI</w:t>
      </w:r>
      <w:r>
        <w:rPr>
          <w:rFonts w:eastAsia="Times New Roman" w:cs="Arial"/>
          <w:color w:val="000000"/>
          <w:sz w:val="24"/>
          <w:szCs w:val="24"/>
          <w:lang w:val="en-ID"/>
        </w:rPr>
        <w:t xml:space="preserve">, </w:t>
      </w:r>
      <w:r w:rsidRPr="00ED667A">
        <w:rPr>
          <w:rFonts w:eastAsia="Times New Roman" w:cs="Arial"/>
          <w:color w:val="000000"/>
          <w:sz w:val="24"/>
          <w:szCs w:val="24"/>
          <w:lang w:val="en-ID"/>
        </w:rPr>
        <w:t>TW</w:t>
      </w:r>
      <w:r>
        <w:rPr>
          <w:rFonts w:eastAsia="Times New Roman" w:cs="Arial"/>
          <w:color w:val="000000"/>
          <w:sz w:val="24"/>
          <w:szCs w:val="24"/>
          <w:lang w:val="en-ID"/>
        </w:rPr>
        <w:t xml:space="preserve">, </w:t>
      </w:r>
      <w:r w:rsidRPr="00ED667A">
        <w:rPr>
          <w:rFonts w:eastAsia="Times New Roman" w:cs="Arial"/>
          <w:color w:val="000000"/>
          <w:sz w:val="24"/>
          <w:szCs w:val="24"/>
          <w:lang w:val="en-ID"/>
        </w:rPr>
        <w:t>IR</w:t>
      </w:r>
      <w:r>
        <w:rPr>
          <w:rFonts w:eastAsia="Times New Roman" w:cs="Arial"/>
          <w:color w:val="000000"/>
          <w:sz w:val="24"/>
          <w:szCs w:val="24"/>
          <w:lang w:val="en-ID"/>
        </w:rPr>
        <w:t xml:space="preserve">, </w:t>
      </w:r>
      <w:r w:rsidRPr="00ED667A">
        <w:rPr>
          <w:rFonts w:eastAsia="Times New Roman" w:cs="Arial"/>
          <w:color w:val="000000"/>
          <w:sz w:val="24"/>
          <w:szCs w:val="24"/>
          <w:lang w:val="en-ID"/>
        </w:rPr>
        <w:t>KR</w:t>
      </w:r>
      <w:r>
        <w:rPr>
          <w:rFonts w:eastAsia="Times New Roman" w:cs="Arial"/>
          <w:color w:val="000000"/>
          <w:sz w:val="24"/>
          <w:szCs w:val="24"/>
          <w:lang w:val="en-ID"/>
        </w:rPr>
        <w:t xml:space="preserve">, </w:t>
      </w:r>
      <w:r w:rsidRPr="00ED667A">
        <w:rPr>
          <w:rFonts w:eastAsia="Times New Roman" w:cs="Arial"/>
          <w:color w:val="000000"/>
          <w:sz w:val="24"/>
          <w:szCs w:val="24"/>
          <w:lang w:val="en-ID"/>
        </w:rPr>
        <w:t>US</w:t>
      </w:r>
      <w:r>
        <w:rPr>
          <w:rFonts w:eastAsia="Times New Roman" w:cs="Arial"/>
          <w:color w:val="000000"/>
          <w:sz w:val="24"/>
          <w:szCs w:val="24"/>
          <w:lang w:val="en-ID"/>
        </w:rPr>
        <w:t xml:space="preserve">, </w:t>
      </w:r>
      <w:r w:rsidRPr="00ED667A">
        <w:rPr>
          <w:rFonts w:eastAsia="Times New Roman" w:cs="Arial"/>
          <w:color w:val="000000"/>
          <w:sz w:val="24"/>
          <w:szCs w:val="24"/>
          <w:lang w:val="en-ID"/>
        </w:rPr>
        <w:t>SE</w:t>
      </w:r>
      <w:r>
        <w:rPr>
          <w:rFonts w:eastAsia="Times New Roman" w:cs="Arial"/>
          <w:color w:val="000000"/>
          <w:sz w:val="24"/>
          <w:szCs w:val="24"/>
          <w:lang w:val="en-ID"/>
        </w:rPr>
        <w:t xml:space="preserve">, </w:t>
      </w:r>
      <w:r w:rsidRPr="00ED667A">
        <w:rPr>
          <w:rFonts w:eastAsia="Times New Roman" w:cs="Arial"/>
          <w:color w:val="000000"/>
          <w:sz w:val="24"/>
          <w:szCs w:val="24"/>
          <w:lang w:val="en-ID"/>
        </w:rPr>
        <w:t>TH</w:t>
      </w:r>
    </w:p>
    <w:p w14:paraId="053047CD" w14:textId="77777777" w:rsidR="004D4D22" w:rsidRPr="00F64FE7" w:rsidRDefault="004D4D22" w:rsidP="00037117">
      <w:pPr>
        <w:spacing w:line="312" w:lineRule="auto"/>
        <w:rPr>
          <w:sz w:val="28"/>
          <w:szCs w:val="28"/>
          <w:lang w:val="en-US"/>
        </w:rPr>
      </w:pPr>
    </w:p>
    <w:p w14:paraId="283F34B4" w14:textId="77777777" w:rsidR="004D4D22" w:rsidRPr="00F64FE7" w:rsidRDefault="004D4D22" w:rsidP="00037117">
      <w:pPr>
        <w:spacing w:line="312" w:lineRule="auto"/>
        <w:rPr>
          <w:sz w:val="28"/>
          <w:szCs w:val="28"/>
          <w:lang w:val="en-US"/>
        </w:rPr>
      </w:pPr>
    </w:p>
    <w:p w14:paraId="1BD59DD5" w14:textId="77777777" w:rsidR="001C2B30" w:rsidRPr="00F64FE7" w:rsidRDefault="001C2B30" w:rsidP="00037117">
      <w:pPr>
        <w:spacing w:line="312" w:lineRule="auto"/>
        <w:rPr>
          <w:lang w:val="en-US"/>
        </w:rPr>
      </w:pPr>
    </w:p>
    <w:p w14:paraId="6D14AFF2" w14:textId="77777777" w:rsidR="008827AA" w:rsidRPr="00F64FE7" w:rsidRDefault="008827AA" w:rsidP="00037117">
      <w:pPr>
        <w:spacing w:line="312" w:lineRule="auto"/>
        <w:rPr>
          <w:lang w:val="en-US"/>
        </w:rPr>
      </w:pPr>
    </w:p>
    <w:p w14:paraId="4DAEC043" w14:textId="77777777" w:rsidR="001C2B30" w:rsidRPr="00F64FE7" w:rsidRDefault="001C2B30" w:rsidP="00037117">
      <w:pPr>
        <w:pStyle w:val="ListBullet"/>
        <w:spacing w:line="312" w:lineRule="auto"/>
        <w:rPr>
          <w:lang w:val="en-US"/>
        </w:rPr>
        <w:sectPr w:rsidR="001C2B30" w:rsidRPr="00F64FE7">
          <w:headerReference w:type="default" r:id="rId9"/>
          <w:footerReference w:type="default" r:id="rId10"/>
          <w:headerReference w:type="first" r:id="rId11"/>
          <w:footerReference w:type="first" r:id="rId12"/>
          <w:pgSz w:w="11906" w:h="16838" w:code="9"/>
          <w:pgMar w:top="1985" w:right="1134" w:bottom="1985" w:left="1134" w:header="567" w:footer="567" w:gutter="0"/>
          <w:cols w:space="708"/>
          <w:titlePg/>
          <w:docGrid w:linePitch="360"/>
        </w:sectPr>
      </w:pPr>
    </w:p>
    <w:p w14:paraId="4412B32A" w14:textId="77777777" w:rsidR="00741DB1" w:rsidRPr="00F64FE7" w:rsidRDefault="001C2B30" w:rsidP="00037117">
      <w:pPr>
        <w:pStyle w:val="Heading2"/>
        <w:spacing w:after="120" w:line="312" w:lineRule="auto"/>
        <w:rPr>
          <w:lang w:val="en-US"/>
        </w:rPr>
      </w:pPr>
      <w:r w:rsidRPr="00F64FE7">
        <w:rPr>
          <w:lang w:val="en-US"/>
        </w:rPr>
        <w:lastRenderedPageBreak/>
        <w:t>Contents</w:t>
      </w:r>
    </w:p>
    <w:p w14:paraId="1C703085" w14:textId="77777777" w:rsidR="001C2B30" w:rsidRPr="00F64FE7" w:rsidRDefault="001C2B30" w:rsidP="00037117">
      <w:pPr>
        <w:spacing w:after="120" w:line="312" w:lineRule="auto"/>
        <w:rPr>
          <w:lang w:val="en-US"/>
        </w:rPr>
      </w:pPr>
      <w:r w:rsidRPr="00F64FE7">
        <w:rPr>
          <w:lang w:val="en-US"/>
        </w:rPr>
        <w:t>This Test Project proposal consists of the following documentation/files:</w:t>
      </w:r>
    </w:p>
    <w:p w14:paraId="17022520" w14:textId="02AAFC61" w:rsidR="001C2B30" w:rsidRPr="00F64FE7" w:rsidRDefault="00210CC0" w:rsidP="00037117">
      <w:pPr>
        <w:spacing w:after="120" w:line="312" w:lineRule="auto"/>
        <w:rPr>
          <w:lang w:val="en-US"/>
        </w:rPr>
      </w:pPr>
      <w:r w:rsidRPr="00F64FE7">
        <w:rPr>
          <w:lang w:val="en-US"/>
        </w:rPr>
        <w:fldChar w:fldCharType="begin"/>
      </w:r>
      <w:r w:rsidR="001A50D7" w:rsidRPr="00F64FE7">
        <w:rPr>
          <w:lang w:val="en-US"/>
        </w:rPr>
        <w:instrText xml:space="preserve"> FILENAME </w:instrText>
      </w:r>
      <w:r w:rsidRPr="00F64FE7">
        <w:rPr>
          <w:lang w:val="en-US"/>
        </w:rPr>
        <w:fldChar w:fldCharType="separate"/>
      </w:r>
      <w:r w:rsidR="003A22C2" w:rsidRPr="00F64FE7">
        <w:rPr>
          <w:lang w:val="en-US"/>
        </w:rPr>
        <w:t>Skill40_Editorial</w:t>
      </w:r>
      <w:r w:rsidR="008E365F" w:rsidRPr="00F64FE7">
        <w:rPr>
          <w:lang w:val="en-US"/>
        </w:rPr>
        <w:t>.docx</w:t>
      </w:r>
      <w:r w:rsidRPr="00F64FE7">
        <w:rPr>
          <w:lang w:val="en-US"/>
        </w:rPr>
        <w:fldChar w:fldCharType="end"/>
      </w:r>
    </w:p>
    <w:p w14:paraId="4857090D" w14:textId="74A0D2C0" w:rsidR="001C2B30" w:rsidRPr="00322FDB" w:rsidRDefault="003A22C2" w:rsidP="00037117">
      <w:pPr>
        <w:spacing w:after="120" w:line="312" w:lineRule="auto"/>
        <w:rPr>
          <w:lang w:val="en-US"/>
        </w:rPr>
      </w:pPr>
      <w:r w:rsidRPr="00322FDB">
        <w:rPr>
          <w:lang w:val="en-US"/>
        </w:rPr>
        <w:t>Skill40_Editorial</w:t>
      </w:r>
      <w:r w:rsidR="00026F0A" w:rsidRPr="00322FDB">
        <w:rPr>
          <w:lang w:val="en-US"/>
        </w:rPr>
        <w:t xml:space="preserve"> </w:t>
      </w:r>
      <w:r w:rsidR="001C2B30" w:rsidRPr="00322FDB">
        <w:rPr>
          <w:lang w:val="en-US"/>
        </w:rPr>
        <w:t>(</w:t>
      </w:r>
      <w:r w:rsidR="008E365F" w:rsidRPr="00322FDB">
        <w:rPr>
          <w:lang w:val="en-US"/>
        </w:rPr>
        <w:t>folder containing all the supplied elements (</w:t>
      </w:r>
      <w:proofErr w:type="spellStart"/>
      <w:r w:rsidR="008E365F" w:rsidRPr="00322FDB">
        <w:rPr>
          <w:lang w:val="en-US"/>
        </w:rPr>
        <w:t>i.e</w:t>
      </w:r>
      <w:proofErr w:type="spellEnd"/>
      <w:r w:rsidR="008E365F" w:rsidRPr="00322FDB">
        <w:rPr>
          <w:lang w:val="en-US"/>
        </w:rPr>
        <w:t xml:space="preserve"> images, logos, </w:t>
      </w:r>
      <w:r w:rsidR="00053E5C">
        <w:rPr>
          <w:lang w:val="en-US"/>
        </w:rPr>
        <w:t>text</w:t>
      </w:r>
      <w:r w:rsidR="00053E5C" w:rsidRPr="00322FDB">
        <w:rPr>
          <w:lang w:val="en-US"/>
        </w:rPr>
        <w:t>s</w:t>
      </w:r>
      <w:r w:rsidR="008E365F" w:rsidRPr="00322FDB">
        <w:rPr>
          <w:lang w:val="en-US"/>
        </w:rPr>
        <w:t>, etc.</w:t>
      </w:r>
      <w:r w:rsidR="001C2B30" w:rsidRPr="00322FDB">
        <w:rPr>
          <w:lang w:val="en-US"/>
        </w:rPr>
        <w:t>)</w:t>
      </w:r>
    </w:p>
    <w:p w14:paraId="4E031C0D" w14:textId="77777777" w:rsidR="001C2B30" w:rsidRPr="00F64FE7" w:rsidRDefault="001C2B30" w:rsidP="00037117">
      <w:pPr>
        <w:pStyle w:val="Heading2"/>
        <w:spacing w:after="120" w:line="312" w:lineRule="auto"/>
        <w:rPr>
          <w:lang w:val="en-US"/>
        </w:rPr>
      </w:pPr>
      <w:r w:rsidRPr="00F64FE7">
        <w:rPr>
          <w:lang w:val="en-US"/>
        </w:rPr>
        <w:t xml:space="preserve">Introduction </w:t>
      </w:r>
    </w:p>
    <w:p w14:paraId="33F34330" w14:textId="0C632184" w:rsidR="00127101" w:rsidRPr="009E3DEB" w:rsidRDefault="00B97027" w:rsidP="009E3DEB">
      <w:pPr>
        <w:rPr>
          <w:b/>
          <w:caps/>
        </w:rPr>
      </w:pPr>
      <w:r w:rsidRPr="00B97027">
        <w:rPr>
          <w:rFonts w:eastAsiaTheme="minorHAnsi"/>
          <w:lang w:val="en-US"/>
        </w:rPr>
        <w:t xml:space="preserve">Have you ever wanted to know </w:t>
      </w:r>
      <w:r w:rsidR="0096439E">
        <w:rPr>
          <w:rFonts w:eastAsiaTheme="minorHAnsi"/>
          <w:lang w:val="en-US"/>
        </w:rPr>
        <w:t>more about</w:t>
      </w:r>
      <w:r w:rsidR="0096439E" w:rsidRPr="00B97027">
        <w:rPr>
          <w:rFonts w:eastAsiaTheme="minorHAnsi"/>
          <w:lang w:val="en-US"/>
        </w:rPr>
        <w:t xml:space="preserve"> </w:t>
      </w:r>
      <w:r w:rsidRPr="00B97027">
        <w:rPr>
          <w:rFonts w:eastAsiaTheme="minorHAnsi"/>
          <w:lang w:val="en-US"/>
        </w:rPr>
        <w:t>desig</w:t>
      </w:r>
      <w:r w:rsidR="0062414F">
        <w:rPr>
          <w:rFonts w:eastAsiaTheme="minorHAnsi"/>
          <w:lang w:val="en-US"/>
        </w:rPr>
        <w:t xml:space="preserve">n </w:t>
      </w:r>
      <w:r w:rsidR="0096439E">
        <w:rPr>
          <w:rFonts w:eastAsiaTheme="minorHAnsi"/>
          <w:lang w:val="en-US"/>
        </w:rPr>
        <w:t>studios</w:t>
      </w:r>
      <w:r w:rsidR="0062414F">
        <w:rPr>
          <w:rFonts w:eastAsiaTheme="minorHAnsi"/>
          <w:lang w:val="en-US"/>
        </w:rPr>
        <w:t xml:space="preserve">? </w:t>
      </w:r>
      <w:r w:rsidR="0096439E">
        <w:rPr>
          <w:rFonts w:eastAsiaTheme="minorHAnsi"/>
          <w:lang w:val="en-US"/>
        </w:rPr>
        <w:t>Are you c</w:t>
      </w:r>
      <w:r w:rsidR="0062414F">
        <w:rPr>
          <w:rFonts w:eastAsiaTheme="minorHAnsi"/>
          <w:lang w:val="en-US"/>
        </w:rPr>
        <w:t xml:space="preserve">urious to know </w:t>
      </w:r>
      <w:r w:rsidR="00DB57AD">
        <w:rPr>
          <w:rFonts w:eastAsiaTheme="minorHAnsi"/>
          <w:lang w:val="en-US"/>
        </w:rPr>
        <w:t xml:space="preserve">how </w:t>
      </w:r>
      <w:r w:rsidR="0096439E">
        <w:rPr>
          <w:rFonts w:eastAsiaTheme="minorHAnsi"/>
          <w:lang w:val="en-US"/>
        </w:rPr>
        <w:t>they work?</w:t>
      </w:r>
      <w:r w:rsidRPr="00B97027">
        <w:rPr>
          <w:rFonts w:eastAsiaTheme="minorHAnsi"/>
          <w:lang w:val="en-US"/>
        </w:rPr>
        <w:t xml:space="preserve"> </w:t>
      </w:r>
      <w:r w:rsidR="0096439E">
        <w:rPr>
          <w:rFonts w:eastAsiaTheme="minorHAnsi"/>
          <w:lang w:val="en-US"/>
        </w:rPr>
        <w:t>Would you like to</w:t>
      </w:r>
      <w:r w:rsidR="0096439E" w:rsidRPr="00B97027">
        <w:rPr>
          <w:rFonts w:eastAsiaTheme="minorHAnsi"/>
          <w:lang w:val="en-US"/>
        </w:rPr>
        <w:t xml:space="preserve"> </w:t>
      </w:r>
      <w:r w:rsidRPr="00B97027">
        <w:rPr>
          <w:rFonts w:eastAsiaTheme="minorHAnsi"/>
          <w:lang w:val="en-US"/>
        </w:rPr>
        <w:t>meet</w:t>
      </w:r>
      <w:r w:rsidR="0062414F">
        <w:rPr>
          <w:rFonts w:eastAsiaTheme="minorHAnsi"/>
          <w:lang w:val="en-US"/>
        </w:rPr>
        <w:t xml:space="preserve"> the people who work there? </w:t>
      </w:r>
      <w:proofErr w:type="spellStart"/>
      <w:r w:rsidRPr="00B97027">
        <w:rPr>
          <w:rFonts w:eastAsiaTheme="minorHAnsi"/>
          <w:lang w:val="en-US"/>
        </w:rPr>
        <w:t>Visitei</w:t>
      </w:r>
      <w:proofErr w:type="spellEnd"/>
      <w:r w:rsidRPr="00B97027">
        <w:rPr>
          <w:rFonts w:eastAsiaTheme="minorHAnsi"/>
          <w:lang w:val="en-US"/>
        </w:rPr>
        <w:t xml:space="preserve"> </w:t>
      </w:r>
      <w:r w:rsidR="0096439E">
        <w:rPr>
          <w:rFonts w:eastAsiaTheme="minorHAnsi"/>
          <w:lang w:val="en-US"/>
        </w:rPr>
        <w:t>is the answer to your questions</w:t>
      </w:r>
      <w:r w:rsidRPr="00B97027">
        <w:rPr>
          <w:rFonts w:eastAsiaTheme="minorHAnsi"/>
          <w:lang w:val="en-US"/>
        </w:rPr>
        <w:t>.</w:t>
      </w:r>
    </w:p>
    <w:p w14:paraId="13268FA2" w14:textId="238CB40B" w:rsidR="00DF4B96" w:rsidRPr="0062414F" w:rsidRDefault="0096439E" w:rsidP="009E3DEB">
      <w:pPr>
        <w:pStyle w:val="Heading2"/>
        <w:spacing w:before="80" w:line="312" w:lineRule="auto"/>
        <w:rPr>
          <w:rFonts w:eastAsiaTheme="minorHAnsi" w:cstheme="minorBidi"/>
          <w:b w:val="0"/>
          <w:caps w:val="0"/>
          <w:color w:val="auto"/>
          <w:sz w:val="20"/>
          <w:szCs w:val="22"/>
          <w:u w:val="single"/>
          <w:lang w:val="en-US"/>
        </w:rPr>
      </w:pPr>
      <w:proofErr w:type="spellStart"/>
      <w:r w:rsidRPr="00B97027">
        <w:rPr>
          <w:rFonts w:eastAsiaTheme="minorHAnsi" w:cstheme="minorBidi"/>
          <w:b w:val="0"/>
          <w:caps w:val="0"/>
          <w:color w:val="auto"/>
          <w:sz w:val="20"/>
          <w:szCs w:val="22"/>
          <w:lang w:val="en-US"/>
        </w:rPr>
        <w:t>Visitei</w:t>
      </w:r>
      <w:proofErr w:type="spellEnd"/>
      <w:r w:rsidRPr="00B97027">
        <w:rPr>
          <w:rFonts w:eastAsiaTheme="minorHAnsi" w:cstheme="minorBidi"/>
          <w:b w:val="0"/>
          <w:caps w:val="0"/>
          <w:color w:val="auto"/>
          <w:sz w:val="20"/>
          <w:szCs w:val="22"/>
          <w:lang w:val="en-US"/>
        </w:rPr>
        <w:t xml:space="preserve"> </w:t>
      </w:r>
      <w:r w:rsidR="00B97027" w:rsidRPr="00B97027">
        <w:rPr>
          <w:rFonts w:eastAsiaTheme="minorHAnsi" w:cstheme="minorBidi"/>
          <w:b w:val="0"/>
          <w:caps w:val="0"/>
          <w:color w:val="auto"/>
          <w:sz w:val="20"/>
          <w:szCs w:val="22"/>
          <w:lang w:val="en-US"/>
        </w:rPr>
        <w:t xml:space="preserve">is a platform (http://www.visitei.la/) that aims to facilitate, organize and encourage </w:t>
      </w:r>
      <w:r w:rsidR="0062414F">
        <w:rPr>
          <w:rFonts w:eastAsiaTheme="minorHAnsi" w:cstheme="minorBidi"/>
          <w:b w:val="0"/>
          <w:caps w:val="0"/>
          <w:color w:val="auto"/>
          <w:sz w:val="20"/>
          <w:szCs w:val="22"/>
          <w:lang w:val="en-US"/>
        </w:rPr>
        <w:t>people</w:t>
      </w:r>
      <w:r>
        <w:rPr>
          <w:rFonts w:eastAsiaTheme="minorHAnsi" w:cstheme="minorBidi"/>
          <w:b w:val="0"/>
          <w:caps w:val="0"/>
          <w:color w:val="auto"/>
          <w:sz w:val="20"/>
          <w:szCs w:val="22"/>
          <w:lang w:val="en-US"/>
        </w:rPr>
        <w:t xml:space="preserve"> to visit studios to discover more</w:t>
      </w:r>
      <w:r w:rsidR="0062414F">
        <w:rPr>
          <w:rFonts w:eastAsiaTheme="minorHAnsi" w:cstheme="minorBidi"/>
          <w:b w:val="0"/>
          <w:caps w:val="0"/>
          <w:color w:val="auto"/>
          <w:sz w:val="20"/>
          <w:szCs w:val="22"/>
          <w:lang w:val="en-US"/>
        </w:rPr>
        <w:t xml:space="preserve"> </w:t>
      </w:r>
      <w:r>
        <w:rPr>
          <w:rFonts w:eastAsiaTheme="minorHAnsi" w:cstheme="minorBidi"/>
          <w:b w:val="0"/>
          <w:caps w:val="0"/>
          <w:color w:val="auto"/>
          <w:sz w:val="20"/>
          <w:szCs w:val="22"/>
          <w:lang w:val="en-US"/>
        </w:rPr>
        <w:t>about design</w:t>
      </w:r>
      <w:r w:rsidR="00B97027" w:rsidRPr="00B97027">
        <w:rPr>
          <w:rFonts w:eastAsiaTheme="minorHAnsi" w:cstheme="minorBidi"/>
          <w:b w:val="0"/>
          <w:caps w:val="0"/>
          <w:color w:val="auto"/>
          <w:sz w:val="20"/>
          <w:szCs w:val="22"/>
          <w:lang w:val="en-US"/>
        </w:rPr>
        <w:t>.</w:t>
      </w:r>
    </w:p>
    <w:p w14:paraId="4960EFCD" w14:textId="3C588F3F" w:rsidR="00B97027" w:rsidRPr="00B97027" w:rsidRDefault="0062414F" w:rsidP="009E3DEB">
      <w:pPr>
        <w:pStyle w:val="Heading2"/>
        <w:spacing w:before="80" w:line="312" w:lineRule="auto"/>
        <w:rPr>
          <w:rFonts w:eastAsiaTheme="minorHAnsi" w:cstheme="minorBidi"/>
          <w:b w:val="0"/>
          <w:caps w:val="0"/>
          <w:color w:val="auto"/>
          <w:sz w:val="20"/>
          <w:szCs w:val="22"/>
          <w:lang w:val="en-US"/>
        </w:rPr>
      </w:pPr>
      <w:r>
        <w:rPr>
          <w:rFonts w:eastAsiaTheme="minorHAnsi" w:cstheme="minorBidi"/>
          <w:b w:val="0"/>
          <w:caps w:val="0"/>
          <w:color w:val="auto"/>
          <w:sz w:val="20"/>
          <w:szCs w:val="22"/>
          <w:lang w:val="en-US"/>
        </w:rPr>
        <w:t xml:space="preserve">The intention is that visitors learn about design, help to </w:t>
      </w:r>
      <w:r w:rsidR="00B97027" w:rsidRPr="00B97027">
        <w:rPr>
          <w:rFonts w:eastAsiaTheme="minorHAnsi" w:cstheme="minorBidi"/>
          <w:b w:val="0"/>
          <w:caps w:val="0"/>
          <w:color w:val="auto"/>
          <w:sz w:val="20"/>
          <w:szCs w:val="22"/>
          <w:lang w:val="en-US"/>
        </w:rPr>
        <w:t>build the design community</w:t>
      </w:r>
      <w:r w:rsidR="0096439E">
        <w:rPr>
          <w:rFonts w:eastAsiaTheme="minorHAnsi" w:cstheme="minorBidi"/>
          <w:b w:val="0"/>
          <w:caps w:val="0"/>
          <w:color w:val="auto"/>
          <w:sz w:val="20"/>
          <w:szCs w:val="22"/>
          <w:lang w:val="en-US"/>
        </w:rPr>
        <w:t>,</w:t>
      </w:r>
      <w:r w:rsidR="00B97027" w:rsidRPr="00B97027">
        <w:rPr>
          <w:rFonts w:eastAsiaTheme="minorHAnsi" w:cstheme="minorBidi"/>
          <w:b w:val="0"/>
          <w:caps w:val="0"/>
          <w:color w:val="auto"/>
          <w:sz w:val="20"/>
          <w:szCs w:val="22"/>
          <w:lang w:val="en-US"/>
        </w:rPr>
        <w:t xml:space="preserve"> and </w:t>
      </w:r>
      <w:r w:rsidR="0096439E">
        <w:rPr>
          <w:rFonts w:eastAsiaTheme="minorHAnsi" w:cstheme="minorBidi"/>
          <w:b w:val="0"/>
          <w:caps w:val="0"/>
          <w:color w:val="auto"/>
          <w:sz w:val="20"/>
          <w:szCs w:val="22"/>
          <w:lang w:val="en-US"/>
        </w:rPr>
        <w:t xml:space="preserve">to </w:t>
      </w:r>
      <w:r w:rsidR="00B97027" w:rsidRPr="00B97027">
        <w:rPr>
          <w:rFonts w:eastAsiaTheme="minorHAnsi" w:cstheme="minorBidi"/>
          <w:b w:val="0"/>
          <w:caps w:val="0"/>
          <w:color w:val="auto"/>
          <w:sz w:val="20"/>
          <w:szCs w:val="22"/>
          <w:lang w:val="en-US"/>
        </w:rPr>
        <w:t>approac</w:t>
      </w:r>
      <w:r w:rsidR="0096439E">
        <w:rPr>
          <w:rFonts w:eastAsiaTheme="minorHAnsi" w:cstheme="minorBidi"/>
          <w:b w:val="0"/>
          <w:caps w:val="0"/>
          <w:color w:val="auto"/>
          <w:sz w:val="20"/>
          <w:szCs w:val="22"/>
          <w:lang w:val="en-US"/>
        </w:rPr>
        <w:t>h</w:t>
      </w:r>
      <w:r w:rsidR="00B97027" w:rsidRPr="00B97027">
        <w:rPr>
          <w:rFonts w:eastAsiaTheme="minorHAnsi" w:cstheme="minorBidi"/>
          <w:b w:val="0"/>
          <w:caps w:val="0"/>
          <w:color w:val="auto"/>
          <w:sz w:val="20"/>
          <w:szCs w:val="22"/>
          <w:lang w:val="en-US"/>
        </w:rPr>
        <w:t xml:space="preserve"> </w:t>
      </w:r>
      <w:r w:rsidR="0096439E">
        <w:rPr>
          <w:rFonts w:eastAsiaTheme="minorHAnsi" w:cstheme="minorBidi"/>
          <w:b w:val="0"/>
          <w:caps w:val="0"/>
          <w:color w:val="auto"/>
          <w:sz w:val="20"/>
          <w:szCs w:val="22"/>
          <w:lang w:val="en-US"/>
        </w:rPr>
        <w:t xml:space="preserve">design </w:t>
      </w:r>
      <w:r>
        <w:rPr>
          <w:rFonts w:eastAsiaTheme="minorHAnsi" w:cstheme="minorBidi"/>
          <w:b w:val="0"/>
          <w:caps w:val="0"/>
          <w:color w:val="auto"/>
          <w:sz w:val="20"/>
          <w:szCs w:val="22"/>
          <w:lang w:val="en-US"/>
        </w:rPr>
        <w:t>studios</w:t>
      </w:r>
      <w:r w:rsidR="00B97027" w:rsidRPr="00B97027">
        <w:rPr>
          <w:rFonts w:eastAsiaTheme="minorHAnsi" w:cstheme="minorBidi"/>
          <w:b w:val="0"/>
          <w:caps w:val="0"/>
          <w:color w:val="auto"/>
          <w:sz w:val="20"/>
          <w:szCs w:val="22"/>
          <w:lang w:val="en-US"/>
        </w:rPr>
        <w:t xml:space="preserve">. </w:t>
      </w:r>
      <w:r w:rsidR="0096439E">
        <w:rPr>
          <w:rFonts w:eastAsiaTheme="minorHAnsi" w:cstheme="minorBidi"/>
          <w:b w:val="0"/>
          <w:caps w:val="0"/>
          <w:color w:val="auto"/>
          <w:sz w:val="20"/>
          <w:szCs w:val="22"/>
          <w:lang w:val="en-US"/>
        </w:rPr>
        <w:t>It is beneficial</w:t>
      </w:r>
      <w:r w:rsidR="00B97027" w:rsidRPr="00B97027">
        <w:rPr>
          <w:rFonts w:eastAsiaTheme="minorHAnsi" w:cstheme="minorBidi"/>
          <w:b w:val="0"/>
          <w:caps w:val="0"/>
          <w:color w:val="auto"/>
          <w:sz w:val="20"/>
          <w:szCs w:val="22"/>
          <w:lang w:val="en-US"/>
        </w:rPr>
        <w:t xml:space="preserve"> </w:t>
      </w:r>
      <w:r w:rsidR="0096439E">
        <w:rPr>
          <w:rFonts w:eastAsiaTheme="minorHAnsi" w:cstheme="minorBidi"/>
          <w:b w:val="0"/>
          <w:caps w:val="0"/>
          <w:color w:val="auto"/>
          <w:sz w:val="20"/>
          <w:szCs w:val="22"/>
          <w:lang w:val="en-US"/>
        </w:rPr>
        <w:t>for both parties</w:t>
      </w:r>
      <w:r w:rsidR="00B97027" w:rsidRPr="00B97027">
        <w:rPr>
          <w:rFonts w:eastAsiaTheme="minorHAnsi" w:cstheme="minorBidi"/>
          <w:b w:val="0"/>
          <w:caps w:val="0"/>
          <w:color w:val="auto"/>
          <w:sz w:val="20"/>
          <w:szCs w:val="22"/>
          <w:lang w:val="en-US"/>
        </w:rPr>
        <w:t xml:space="preserve">: visitors satisfy their curiosity about the day-to-day </w:t>
      </w:r>
      <w:r w:rsidR="0096439E">
        <w:rPr>
          <w:rFonts w:eastAsiaTheme="minorHAnsi" w:cstheme="minorBidi"/>
          <w:b w:val="0"/>
          <w:caps w:val="0"/>
          <w:color w:val="auto"/>
          <w:sz w:val="20"/>
          <w:szCs w:val="22"/>
          <w:lang w:val="en-US"/>
        </w:rPr>
        <w:t>studios</w:t>
      </w:r>
      <w:r w:rsidR="0096439E" w:rsidRPr="00B97027">
        <w:rPr>
          <w:rFonts w:eastAsiaTheme="minorHAnsi" w:cstheme="minorBidi"/>
          <w:b w:val="0"/>
          <w:caps w:val="0"/>
          <w:color w:val="auto"/>
          <w:sz w:val="20"/>
          <w:szCs w:val="22"/>
          <w:lang w:val="en-US"/>
        </w:rPr>
        <w:t xml:space="preserve"> </w:t>
      </w:r>
      <w:r w:rsidR="00B97027" w:rsidRPr="00B97027">
        <w:rPr>
          <w:rFonts w:eastAsiaTheme="minorHAnsi" w:cstheme="minorBidi"/>
          <w:b w:val="0"/>
          <w:caps w:val="0"/>
          <w:color w:val="auto"/>
          <w:sz w:val="20"/>
          <w:szCs w:val="22"/>
          <w:lang w:val="en-US"/>
        </w:rPr>
        <w:t>they admire, and businesses increase their visibility to the design market (and potential employees).</w:t>
      </w:r>
    </w:p>
    <w:p w14:paraId="6EE58E37" w14:textId="5DCAB7D7" w:rsidR="00B97027" w:rsidRPr="00B97027" w:rsidRDefault="00B97027" w:rsidP="009E3DEB">
      <w:pPr>
        <w:pStyle w:val="Heading2"/>
        <w:spacing w:before="80" w:line="312" w:lineRule="auto"/>
        <w:rPr>
          <w:rFonts w:eastAsiaTheme="minorHAnsi" w:cstheme="minorBidi"/>
          <w:b w:val="0"/>
          <w:caps w:val="0"/>
          <w:color w:val="auto"/>
          <w:sz w:val="20"/>
          <w:szCs w:val="22"/>
          <w:lang w:val="en-US"/>
        </w:rPr>
      </w:pPr>
      <w:r w:rsidRPr="00B97027">
        <w:rPr>
          <w:rFonts w:eastAsiaTheme="minorHAnsi" w:cstheme="minorBidi"/>
          <w:b w:val="0"/>
          <w:caps w:val="0"/>
          <w:color w:val="auto"/>
          <w:sz w:val="20"/>
          <w:szCs w:val="22"/>
          <w:lang w:val="en-US"/>
        </w:rPr>
        <w:t xml:space="preserve">Visitors do not pay anything to participate in the meetings, and visits can </w:t>
      </w:r>
      <w:r w:rsidR="0096439E">
        <w:rPr>
          <w:rFonts w:eastAsiaTheme="minorHAnsi" w:cstheme="minorBidi"/>
          <w:b w:val="0"/>
          <w:caps w:val="0"/>
          <w:color w:val="auto"/>
          <w:sz w:val="20"/>
          <w:szCs w:val="22"/>
          <w:lang w:val="en-US"/>
        </w:rPr>
        <w:t xml:space="preserve">be </w:t>
      </w:r>
      <w:proofErr w:type="spellStart"/>
      <w:r w:rsidR="0096439E">
        <w:rPr>
          <w:rFonts w:eastAsiaTheme="minorHAnsi" w:cstheme="minorBidi"/>
          <w:b w:val="0"/>
          <w:caps w:val="0"/>
          <w:color w:val="auto"/>
          <w:sz w:val="20"/>
          <w:szCs w:val="22"/>
          <w:lang w:val="en-US"/>
        </w:rPr>
        <w:t>organised</w:t>
      </w:r>
      <w:proofErr w:type="spellEnd"/>
      <w:r w:rsidR="0096439E" w:rsidRPr="00B97027">
        <w:rPr>
          <w:rFonts w:eastAsiaTheme="minorHAnsi" w:cstheme="minorBidi"/>
          <w:b w:val="0"/>
          <w:caps w:val="0"/>
          <w:color w:val="auto"/>
          <w:sz w:val="20"/>
          <w:szCs w:val="22"/>
          <w:lang w:val="en-US"/>
        </w:rPr>
        <w:t xml:space="preserve"> </w:t>
      </w:r>
      <w:r w:rsidRPr="00B97027">
        <w:rPr>
          <w:rFonts w:eastAsiaTheme="minorHAnsi" w:cstheme="minorBidi"/>
          <w:b w:val="0"/>
          <w:caps w:val="0"/>
          <w:color w:val="auto"/>
          <w:sz w:val="20"/>
          <w:szCs w:val="22"/>
          <w:lang w:val="en-US"/>
        </w:rPr>
        <w:t xml:space="preserve">both </w:t>
      </w:r>
      <w:r w:rsidR="0096439E">
        <w:rPr>
          <w:rFonts w:eastAsiaTheme="minorHAnsi" w:cstheme="minorBidi"/>
          <w:b w:val="0"/>
          <w:caps w:val="0"/>
          <w:color w:val="auto"/>
          <w:sz w:val="20"/>
          <w:szCs w:val="22"/>
          <w:lang w:val="en-US"/>
        </w:rPr>
        <w:t xml:space="preserve">on </w:t>
      </w:r>
      <w:r w:rsidRPr="00B97027">
        <w:rPr>
          <w:rFonts w:eastAsiaTheme="minorHAnsi" w:cstheme="minorBidi"/>
          <w:b w:val="0"/>
          <w:caps w:val="0"/>
          <w:color w:val="auto"/>
          <w:sz w:val="20"/>
          <w:szCs w:val="22"/>
          <w:lang w:val="en-US"/>
        </w:rPr>
        <w:t xml:space="preserve">weekdays </w:t>
      </w:r>
      <w:r w:rsidR="0096439E">
        <w:rPr>
          <w:rFonts w:eastAsiaTheme="minorHAnsi" w:cstheme="minorBidi"/>
          <w:b w:val="0"/>
          <w:caps w:val="0"/>
          <w:color w:val="auto"/>
          <w:sz w:val="20"/>
          <w:szCs w:val="22"/>
          <w:lang w:val="en-US"/>
        </w:rPr>
        <w:t>and weekends. Visitors</w:t>
      </w:r>
      <w:r w:rsidRPr="00B97027">
        <w:rPr>
          <w:rFonts w:eastAsiaTheme="minorHAnsi" w:cstheme="minorBidi"/>
          <w:b w:val="0"/>
          <w:caps w:val="0"/>
          <w:color w:val="auto"/>
          <w:sz w:val="20"/>
          <w:szCs w:val="22"/>
          <w:lang w:val="en-US"/>
        </w:rPr>
        <w:t xml:space="preserve"> choose the most appropriate date</w:t>
      </w:r>
      <w:r w:rsidR="0096439E">
        <w:rPr>
          <w:rFonts w:eastAsiaTheme="minorHAnsi" w:cstheme="minorBidi"/>
          <w:b w:val="0"/>
          <w:caps w:val="0"/>
          <w:color w:val="auto"/>
          <w:sz w:val="20"/>
          <w:szCs w:val="22"/>
          <w:lang w:val="en-US"/>
        </w:rPr>
        <w:t xml:space="preserve">, </w:t>
      </w:r>
      <w:r w:rsidRPr="00B97027">
        <w:rPr>
          <w:rFonts w:eastAsiaTheme="minorHAnsi" w:cstheme="minorBidi"/>
          <w:b w:val="0"/>
          <w:caps w:val="0"/>
          <w:color w:val="auto"/>
          <w:sz w:val="20"/>
          <w:szCs w:val="22"/>
          <w:lang w:val="en-US"/>
        </w:rPr>
        <w:t xml:space="preserve">according </w:t>
      </w:r>
      <w:r w:rsidR="0062414F">
        <w:rPr>
          <w:rFonts w:eastAsiaTheme="minorHAnsi" w:cstheme="minorBidi"/>
          <w:b w:val="0"/>
          <w:caps w:val="0"/>
          <w:color w:val="auto"/>
          <w:sz w:val="20"/>
          <w:szCs w:val="22"/>
          <w:lang w:val="en-US"/>
        </w:rPr>
        <w:t>to the availability of staff. In the</w:t>
      </w:r>
      <w:r w:rsidRPr="00B97027">
        <w:rPr>
          <w:rFonts w:eastAsiaTheme="minorHAnsi" w:cstheme="minorBidi"/>
          <w:b w:val="0"/>
          <w:caps w:val="0"/>
          <w:color w:val="auto"/>
          <w:sz w:val="20"/>
          <w:szCs w:val="22"/>
          <w:lang w:val="en-US"/>
        </w:rPr>
        <w:t xml:space="preserve"> Casa Rex</w:t>
      </w:r>
      <w:r w:rsidR="0096439E">
        <w:rPr>
          <w:rFonts w:eastAsiaTheme="minorHAnsi" w:cstheme="minorBidi"/>
          <w:b w:val="0"/>
          <w:caps w:val="0"/>
          <w:color w:val="auto"/>
          <w:sz w:val="20"/>
          <w:szCs w:val="22"/>
          <w:lang w:val="en-US"/>
        </w:rPr>
        <w:t xml:space="preserve"> studio</w:t>
      </w:r>
      <w:r w:rsidRPr="00B97027">
        <w:rPr>
          <w:rFonts w:eastAsiaTheme="minorHAnsi" w:cstheme="minorBidi"/>
          <w:b w:val="0"/>
          <w:caps w:val="0"/>
          <w:color w:val="auto"/>
          <w:sz w:val="20"/>
          <w:szCs w:val="22"/>
          <w:lang w:val="en-US"/>
        </w:rPr>
        <w:t xml:space="preserve">, for example, visits usually last an hour and </w:t>
      </w:r>
      <w:r w:rsidR="0096439E">
        <w:rPr>
          <w:rFonts w:eastAsiaTheme="minorHAnsi" w:cstheme="minorBidi"/>
          <w:b w:val="0"/>
          <w:caps w:val="0"/>
          <w:color w:val="auto"/>
          <w:sz w:val="20"/>
          <w:szCs w:val="22"/>
          <w:lang w:val="en-US"/>
        </w:rPr>
        <w:t>involve</w:t>
      </w:r>
      <w:r w:rsidR="0096439E" w:rsidRPr="00B97027">
        <w:rPr>
          <w:rFonts w:eastAsiaTheme="minorHAnsi" w:cstheme="minorBidi"/>
          <w:b w:val="0"/>
          <w:caps w:val="0"/>
          <w:color w:val="auto"/>
          <w:sz w:val="20"/>
          <w:szCs w:val="22"/>
          <w:lang w:val="en-US"/>
        </w:rPr>
        <w:t xml:space="preserve"> </w:t>
      </w:r>
      <w:r w:rsidRPr="00B97027">
        <w:rPr>
          <w:rFonts w:eastAsiaTheme="minorHAnsi" w:cstheme="minorBidi"/>
          <w:b w:val="0"/>
          <w:caps w:val="0"/>
          <w:color w:val="auto"/>
          <w:sz w:val="20"/>
          <w:szCs w:val="22"/>
          <w:lang w:val="en-US"/>
        </w:rPr>
        <w:t xml:space="preserve">a lecture by Gustavo </w:t>
      </w:r>
      <w:proofErr w:type="spellStart"/>
      <w:r w:rsidRPr="00B97027">
        <w:rPr>
          <w:rFonts w:eastAsiaTheme="minorHAnsi" w:cstheme="minorBidi"/>
          <w:b w:val="0"/>
          <w:caps w:val="0"/>
          <w:color w:val="auto"/>
          <w:sz w:val="20"/>
          <w:szCs w:val="22"/>
          <w:lang w:val="en-US"/>
        </w:rPr>
        <w:t>Piqueira</w:t>
      </w:r>
      <w:proofErr w:type="spellEnd"/>
      <w:r w:rsidRPr="00B97027">
        <w:rPr>
          <w:rFonts w:eastAsiaTheme="minorHAnsi" w:cstheme="minorBidi"/>
          <w:b w:val="0"/>
          <w:caps w:val="0"/>
          <w:color w:val="auto"/>
          <w:sz w:val="20"/>
          <w:szCs w:val="22"/>
          <w:lang w:val="en-US"/>
        </w:rPr>
        <w:t xml:space="preserve">, </w:t>
      </w:r>
      <w:r w:rsidR="00DB57AD">
        <w:rPr>
          <w:rFonts w:eastAsiaTheme="minorHAnsi" w:cstheme="minorBidi"/>
          <w:b w:val="0"/>
          <w:caps w:val="0"/>
          <w:color w:val="auto"/>
          <w:sz w:val="20"/>
          <w:szCs w:val="22"/>
          <w:lang w:val="en-US"/>
        </w:rPr>
        <w:t>the head of</w:t>
      </w:r>
      <w:r w:rsidR="0096439E">
        <w:rPr>
          <w:rFonts w:eastAsiaTheme="minorHAnsi" w:cstheme="minorBidi"/>
          <w:b w:val="0"/>
          <w:caps w:val="0"/>
          <w:color w:val="auto"/>
          <w:sz w:val="20"/>
          <w:szCs w:val="22"/>
          <w:lang w:val="en-US"/>
        </w:rPr>
        <w:t xml:space="preserve"> the</w:t>
      </w:r>
      <w:r w:rsidR="0096439E" w:rsidRPr="00B97027">
        <w:rPr>
          <w:rFonts w:eastAsiaTheme="minorHAnsi" w:cstheme="minorBidi"/>
          <w:b w:val="0"/>
          <w:caps w:val="0"/>
          <w:color w:val="auto"/>
          <w:sz w:val="20"/>
          <w:szCs w:val="22"/>
          <w:lang w:val="en-US"/>
        </w:rPr>
        <w:t xml:space="preserve"> </w:t>
      </w:r>
      <w:r w:rsidRPr="00B97027">
        <w:rPr>
          <w:rFonts w:eastAsiaTheme="minorHAnsi" w:cstheme="minorBidi"/>
          <w:b w:val="0"/>
          <w:caps w:val="0"/>
          <w:color w:val="auto"/>
          <w:sz w:val="20"/>
          <w:szCs w:val="22"/>
          <w:lang w:val="en-US"/>
        </w:rPr>
        <w:t>office. In the UNO + BRAND</w:t>
      </w:r>
      <w:r w:rsidR="0096439E">
        <w:rPr>
          <w:rFonts w:eastAsiaTheme="minorHAnsi" w:cstheme="minorBidi"/>
          <w:b w:val="0"/>
          <w:caps w:val="0"/>
          <w:color w:val="auto"/>
          <w:sz w:val="20"/>
          <w:szCs w:val="22"/>
          <w:lang w:val="en-US"/>
        </w:rPr>
        <w:t xml:space="preserve"> studios</w:t>
      </w:r>
      <w:r w:rsidRPr="00B97027">
        <w:rPr>
          <w:rFonts w:eastAsiaTheme="minorHAnsi" w:cstheme="minorBidi"/>
          <w:b w:val="0"/>
          <w:caps w:val="0"/>
          <w:color w:val="auto"/>
          <w:sz w:val="20"/>
          <w:szCs w:val="22"/>
          <w:lang w:val="en-US"/>
        </w:rPr>
        <w:t xml:space="preserve">, visits are in smaller groups, </w:t>
      </w:r>
      <w:r w:rsidR="0096439E">
        <w:rPr>
          <w:rFonts w:eastAsiaTheme="minorHAnsi" w:cstheme="minorBidi"/>
          <w:b w:val="0"/>
          <w:caps w:val="0"/>
          <w:color w:val="auto"/>
          <w:sz w:val="20"/>
          <w:szCs w:val="22"/>
          <w:lang w:val="en-US"/>
        </w:rPr>
        <w:t>a maximum of</w:t>
      </w:r>
      <w:r w:rsidR="0096439E" w:rsidRPr="00B97027">
        <w:rPr>
          <w:rFonts w:eastAsiaTheme="minorHAnsi" w:cstheme="minorBidi"/>
          <w:b w:val="0"/>
          <w:caps w:val="0"/>
          <w:color w:val="auto"/>
          <w:sz w:val="20"/>
          <w:szCs w:val="22"/>
          <w:lang w:val="en-US"/>
        </w:rPr>
        <w:t xml:space="preserve"> </w:t>
      </w:r>
      <w:r w:rsidRPr="00B97027">
        <w:rPr>
          <w:rFonts w:eastAsiaTheme="minorHAnsi" w:cstheme="minorBidi"/>
          <w:b w:val="0"/>
          <w:caps w:val="0"/>
          <w:color w:val="auto"/>
          <w:sz w:val="20"/>
          <w:szCs w:val="22"/>
          <w:lang w:val="en-US"/>
        </w:rPr>
        <w:t xml:space="preserve">two people can spend the whole day </w:t>
      </w:r>
      <w:r w:rsidR="00DB57AD">
        <w:rPr>
          <w:rFonts w:eastAsiaTheme="minorHAnsi" w:cstheme="minorBidi"/>
          <w:b w:val="0"/>
          <w:caps w:val="0"/>
          <w:color w:val="auto"/>
          <w:sz w:val="20"/>
          <w:szCs w:val="22"/>
          <w:lang w:val="en-US"/>
        </w:rPr>
        <w:t>observing</w:t>
      </w:r>
      <w:r w:rsidR="0096439E" w:rsidRPr="00B97027">
        <w:rPr>
          <w:rFonts w:eastAsiaTheme="minorHAnsi" w:cstheme="minorBidi"/>
          <w:b w:val="0"/>
          <w:caps w:val="0"/>
          <w:color w:val="auto"/>
          <w:sz w:val="20"/>
          <w:szCs w:val="22"/>
          <w:lang w:val="en-US"/>
        </w:rPr>
        <w:t xml:space="preserve"> </w:t>
      </w:r>
      <w:r w:rsidRPr="00B97027">
        <w:rPr>
          <w:rFonts w:eastAsiaTheme="minorHAnsi" w:cstheme="minorBidi"/>
          <w:b w:val="0"/>
          <w:caps w:val="0"/>
          <w:color w:val="auto"/>
          <w:sz w:val="20"/>
          <w:szCs w:val="22"/>
          <w:lang w:val="en-US"/>
        </w:rPr>
        <w:t xml:space="preserve">the </w:t>
      </w:r>
      <w:r w:rsidR="0096439E">
        <w:rPr>
          <w:rFonts w:eastAsiaTheme="minorHAnsi" w:cstheme="minorBidi"/>
          <w:b w:val="0"/>
          <w:caps w:val="0"/>
          <w:color w:val="auto"/>
          <w:sz w:val="20"/>
          <w:szCs w:val="22"/>
          <w:lang w:val="en-US"/>
        </w:rPr>
        <w:t xml:space="preserve">daily </w:t>
      </w:r>
      <w:r w:rsidRPr="00B97027">
        <w:rPr>
          <w:rFonts w:eastAsiaTheme="minorHAnsi" w:cstheme="minorBidi"/>
          <w:b w:val="0"/>
          <w:caps w:val="0"/>
          <w:color w:val="auto"/>
          <w:sz w:val="20"/>
          <w:szCs w:val="22"/>
          <w:lang w:val="en-US"/>
        </w:rPr>
        <w:t xml:space="preserve">routine of the </w:t>
      </w:r>
      <w:r w:rsidR="0096439E">
        <w:rPr>
          <w:rFonts w:eastAsiaTheme="minorHAnsi" w:cstheme="minorBidi"/>
          <w:b w:val="0"/>
          <w:caps w:val="0"/>
          <w:color w:val="auto"/>
          <w:sz w:val="20"/>
          <w:szCs w:val="22"/>
          <w:lang w:val="en-US"/>
        </w:rPr>
        <w:t>studio</w:t>
      </w:r>
      <w:r w:rsidRPr="00B97027">
        <w:rPr>
          <w:rFonts w:eastAsiaTheme="minorHAnsi" w:cstheme="minorBidi"/>
          <w:b w:val="0"/>
          <w:caps w:val="0"/>
          <w:color w:val="auto"/>
          <w:sz w:val="20"/>
          <w:szCs w:val="22"/>
          <w:lang w:val="en-US"/>
        </w:rPr>
        <w:t xml:space="preserve">. The idea is that each studio </w:t>
      </w:r>
      <w:r w:rsidR="0096439E">
        <w:rPr>
          <w:rFonts w:eastAsiaTheme="minorHAnsi" w:cstheme="minorBidi"/>
          <w:b w:val="0"/>
          <w:caps w:val="0"/>
          <w:color w:val="auto"/>
          <w:sz w:val="20"/>
          <w:szCs w:val="22"/>
          <w:lang w:val="en-US"/>
        </w:rPr>
        <w:t xml:space="preserve">is </w:t>
      </w:r>
      <w:r w:rsidRPr="00B97027">
        <w:rPr>
          <w:rFonts w:eastAsiaTheme="minorHAnsi" w:cstheme="minorBidi"/>
          <w:b w:val="0"/>
          <w:caps w:val="0"/>
          <w:color w:val="auto"/>
          <w:sz w:val="20"/>
          <w:szCs w:val="22"/>
          <w:lang w:val="en-US"/>
        </w:rPr>
        <w:t>open to vi</w:t>
      </w:r>
      <w:r w:rsidR="0062414F">
        <w:rPr>
          <w:rFonts w:eastAsiaTheme="minorHAnsi" w:cstheme="minorBidi"/>
          <w:b w:val="0"/>
          <w:caps w:val="0"/>
          <w:color w:val="auto"/>
          <w:sz w:val="20"/>
          <w:szCs w:val="22"/>
          <w:lang w:val="en-US"/>
        </w:rPr>
        <w:t>sits as it sees best.</w:t>
      </w:r>
      <w:r w:rsidR="000B4085">
        <w:rPr>
          <w:rFonts w:eastAsiaTheme="minorHAnsi" w:cstheme="minorBidi"/>
          <w:b w:val="0"/>
          <w:caps w:val="0"/>
          <w:color w:val="auto"/>
          <w:sz w:val="20"/>
          <w:szCs w:val="22"/>
          <w:lang w:val="en-US"/>
        </w:rPr>
        <w:t xml:space="preserve"> </w:t>
      </w:r>
      <w:r w:rsidR="0096439E">
        <w:rPr>
          <w:rFonts w:eastAsiaTheme="minorHAnsi" w:cstheme="minorBidi"/>
          <w:b w:val="0"/>
          <w:caps w:val="0"/>
          <w:color w:val="auto"/>
          <w:sz w:val="20"/>
          <w:szCs w:val="22"/>
          <w:lang w:val="en-US"/>
        </w:rPr>
        <w:t>Currently</w:t>
      </w:r>
      <w:r w:rsidR="0062414F">
        <w:rPr>
          <w:rFonts w:eastAsiaTheme="minorHAnsi" w:cstheme="minorBidi"/>
          <w:b w:val="0"/>
          <w:caps w:val="0"/>
          <w:color w:val="auto"/>
          <w:sz w:val="20"/>
          <w:szCs w:val="22"/>
          <w:lang w:val="en-US"/>
        </w:rPr>
        <w:t xml:space="preserve">, the project has ten </w:t>
      </w:r>
      <w:r w:rsidRPr="00B97027">
        <w:rPr>
          <w:rFonts w:eastAsiaTheme="minorHAnsi" w:cstheme="minorBidi"/>
          <w:b w:val="0"/>
          <w:caps w:val="0"/>
          <w:color w:val="auto"/>
          <w:sz w:val="20"/>
          <w:szCs w:val="22"/>
          <w:lang w:val="en-US"/>
        </w:rPr>
        <w:t>companies r</w:t>
      </w:r>
      <w:r w:rsidR="0062414F">
        <w:rPr>
          <w:rFonts w:eastAsiaTheme="minorHAnsi" w:cstheme="minorBidi"/>
          <w:b w:val="0"/>
          <w:caps w:val="0"/>
          <w:color w:val="auto"/>
          <w:sz w:val="20"/>
          <w:szCs w:val="22"/>
          <w:lang w:val="en-US"/>
        </w:rPr>
        <w:t xml:space="preserve">egistered for visits </w:t>
      </w:r>
      <w:r w:rsidR="0096439E">
        <w:rPr>
          <w:rFonts w:eastAsiaTheme="minorHAnsi" w:cstheme="minorBidi"/>
          <w:b w:val="0"/>
          <w:caps w:val="0"/>
          <w:color w:val="auto"/>
          <w:sz w:val="20"/>
          <w:szCs w:val="22"/>
          <w:lang w:val="en-US"/>
        </w:rPr>
        <w:t xml:space="preserve">in </w:t>
      </w:r>
      <w:r w:rsidR="0062414F">
        <w:rPr>
          <w:rFonts w:eastAsiaTheme="minorHAnsi" w:cstheme="minorBidi"/>
          <w:b w:val="0"/>
          <w:caps w:val="0"/>
          <w:color w:val="auto"/>
          <w:sz w:val="20"/>
          <w:szCs w:val="22"/>
          <w:lang w:val="en-US"/>
        </w:rPr>
        <w:t xml:space="preserve">four </w:t>
      </w:r>
      <w:r w:rsidRPr="00B97027">
        <w:rPr>
          <w:rFonts w:eastAsiaTheme="minorHAnsi" w:cstheme="minorBidi"/>
          <w:b w:val="0"/>
          <w:caps w:val="0"/>
          <w:color w:val="auto"/>
          <w:sz w:val="20"/>
          <w:szCs w:val="22"/>
          <w:lang w:val="en-US"/>
        </w:rPr>
        <w:t>different states of Brazil.</w:t>
      </w:r>
    </w:p>
    <w:p w14:paraId="778DD4EE" w14:textId="44FB98C8" w:rsidR="00B97027" w:rsidRDefault="00B97027" w:rsidP="009E3DEB">
      <w:pPr>
        <w:pStyle w:val="Heading2"/>
        <w:spacing w:before="80" w:line="312" w:lineRule="auto"/>
        <w:rPr>
          <w:rFonts w:eastAsiaTheme="minorHAnsi" w:cstheme="minorBidi"/>
          <w:b w:val="0"/>
          <w:caps w:val="0"/>
          <w:color w:val="auto"/>
          <w:sz w:val="20"/>
          <w:szCs w:val="22"/>
          <w:lang w:val="en-US"/>
        </w:rPr>
      </w:pPr>
      <w:proofErr w:type="spellStart"/>
      <w:r w:rsidRPr="00B97027">
        <w:rPr>
          <w:rFonts w:eastAsiaTheme="minorHAnsi" w:cstheme="minorBidi"/>
          <w:b w:val="0"/>
          <w:caps w:val="0"/>
          <w:color w:val="auto"/>
          <w:sz w:val="20"/>
          <w:szCs w:val="22"/>
          <w:lang w:val="en-US"/>
        </w:rPr>
        <w:t>Visitei</w:t>
      </w:r>
      <w:proofErr w:type="spellEnd"/>
      <w:r w:rsidRPr="00B97027">
        <w:rPr>
          <w:rFonts w:eastAsiaTheme="minorHAnsi" w:cstheme="minorBidi"/>
          <w:b w:val="0"/>
          <w:caps w:val="0"/>
          <w:color w:val="auto"/>
          <w:sz w:val="20"/>
          <w:szCs w:val="22"/>
          <w:lang w:val="en-US"/>
        </w:rPr>
        <w:t xml:space="preserve"> is a project by </w:t>
      </w:r>
      <w:proofErr w:type="spellStart"/>
      <w:r w:rsidRPr="00B97027">
        <w:rPr>
          <w:rFonts w:eastAsiaTheme="minorHAnsi" w:cstheme="minorBidi"/>
          <w:b w:val="0"/>
          <w:caps w:val="0"/>
          <w:color w:val="auto"/>
          <w:sz w:val="20"/>
          <w:szCs w:val="22"/>
          <w:lang w:val="en-US"/>
        </w:rPr>
        <w:t>Giovani</w:t>
      </w:r>
      <w:proofErr w:type="spellEnd"/>
      <w:r w:rsidRPr="00B97027">
        <w:rPr>
          <w:rFonts w:eastAsiaTheme="minorHAnsi" w:cstheme="minorBidi"/>
          <w:b w:val="0"/>
          <w:caps w:val="0"/>
          <w:color w:val="auto"/>
          <w:sz w:val="20"/>
          <w:szCs w:val="22"/>
          <w:lang w:val="en-US"/>
        </w:rPr>
        <w:t xml:space="preserve"> </w:t>
      </w:r>
      <w:proofErr w:type="spellStart"/>
      <w:r w:rsidRPr="00B97027">
        <w:rPr>
          <w:rFonts w:eastAsiaTheme="minorHAnsi" w:cstheme="minorBidi"/>
          <w:b w:val="0"/>
          <w:caps w:val="0"/>
          <w:color w:val="auto"/>
          <w:sz w:val="20"/>
          <w:szCs w:val="22"/>
          <w:lang w:val="en-US"/>
        </w:rPr>
        <w:t>Castelucci</w:t>
      </w:r>
      <w:proofErr w:type="spellEnd"/>
      <w:r w:rsidRPr="00B97027">
        <w:rPr>
          <w:rFonts w:eastAsiaTheme="minorHAnsi" w:cstheme="minorBidi"/>
          <w:b w:val="0"/>
          <w:caps w:val="0"/>
          <w:color w:val="auto"/>
          <w:sz w:val="20"/>
          <w:szCs w:val="22"/>
          <w:lang w:val="en-US"/>
        </w:rPr>
        <w:t xml:space="preserve">, founder of DAÓ graphic design studio with </w:t>
      </w:r>
      <w:r w:rsidR="0096439E">
        <w:rPr>
          <w:rFonts w:eastAsiaTheme="minorHAnsi" w:cstheme="minorBidi"/>
          <w:b w:val="0"/>
          <w:caps w:val="0"/>
          <w:color w:val="auto"/>
          <w:sz w:val="20"/>
          <w:szCs w:val="22"/>
          <w:lang w:val="en-US"/>
        </w:rPr>
        <w:t xml:space="preserve">a </w:t>
      </w:r>
      <w:r w:rsidRPr="00B97027">
        <w:rPr>
          <w:rFonts w:eastAsiaTheme="minorHAnsi" w:cstheme="minorBidi"/>
          <w:b w:val="0"/>
          <w:caps w:val="0"/>
          <w:color w:val="auto"/>
          <w:sz w:val="20"/>
          <w:szCs w:val="22"/>
          <w:lang w:val="en-US"/>
        </w:rPr>
        <w:t>focus in cultural initiatives.</w:t>
      </w:r>
    </w:p>
    <w:p w14:paraId="271A0E96" w14:textId="77777777" w:rsidR="000A593E" w:rsidRDefault="000A593E" w:rsidP="000A593E"/>
    <w:p w14:paraId="49D1B82E" w14:textId="77777777" w:rsidR="000A593E" w:rsidRPr="000A593E" w:rsidRDefault="000A593E" w:rsidP="000A593E">
      <w:pPr>
        <w:rPr>
          <w:color w:val="3366FF"/>
        </w:rPr>
      </w:pPr>
      <w:proofErr w:type="spellStart"/>
      <w:proofErr w:type="gramStart"/>
      <w:r w:rsidRPr="000A593E">
        <w:rPr>
          <w:color w:val="3366FF"/>
        </w:rPr>
        <w:t>Pernahkah</w:t>
      </w:r>
      <w:proofErr w:type="spellEnd"/>
      <w:r w:rsidRPr="000A593E">
        <w:rPr>
          <w:color w:val="3366FF"/>
        </w:rPr>
        <w:t xml:space="preserve"> </w:t>
      </w:r>
      <w:proofErr w:type="spellStart"/>
      <w:r w:rsidRPr="000A593E">
        <w:rPr>
          <w:color w:val="3366FF"/>
        </w:rPr>
        <w:t>Anda</w:t>
      </w:r>
      <w:proofErr w:type="spellEnd"/>
      <w:r w:rsidRPr="000A593E">
        <w:rPr>
          <w:color w:val="3366FF"/>
        </w:rPr>
        <w:t xml:space="preserve"> </w:t>
      </w:r>
      <w:proofErr w:type="spellStart"/>
      <w:r w:rsidRPr="000A593E">
        <w:rPr>
          <w:color w:val="3366FF"/>
        </w:rPr>
        <w:t>ingin</w:t>
      </w:r>
      <w:proofErr w:type="spellEnd"/>
      <w:r w:rsidRPr="000A593E">
        <w:rPr>
          <w:color w:val="3366FF"/>
        </w:rPr>
        <w:t xml:space="preserve"> </w:t>
      </w:r>
      <w:proofErr w:type="spellStart"/>
      <w:r w:rsidRPr="000A593E">
        <w:rPr>
          <w:color w:val="3366FF"/>
        </w:rPr>
        <w:t>tahu</w:t>
      </w:r>
      <w:proofErr w:type="spellEnd"/>
      <w:r w:rsidRPr="000A593E">
        <w:rPr>
          <w:color w:val="3366FF"/>
        </w:rPr>
        <w:t xml:space="preserve"> </w:t>
      </w:r>
      <w:proofErr w:type="spellStart"/>
      <w:r w:rsidRPr="000A593E">
        <w:rPr>
          <w:color w:val="3366FF"/>
        </w:rPr>
        <w:t>lebih</w:t>
      </w:r>
      <w:proofErr w:type="spellEnd"/>
      <w:r w:rsidRPr="000A593E">
        <w:rPr>
          <w:color w:val="3366FF"/>
        </w:rPr>
        <w:t xml:space="preserve"> </w:t>
      </w:r>
      <w:proofErr w:type="spellStart"/>
      <w:r w:rsidRPr="000A593E">
        <w:rPr>
          <w:color w:val="3366FF"/>
        </w:rPr>
        <w:t>banyak</w:t>
      </w:r>
      <w:proofErr w:type="spellEnd"/>
      <w:r w:rsidRPr="000A593E">
        <w:rPr>
          <w:color w:val="3366FF"/>
        </w:rPr>
        <w:t xml:space="preserve"> </w:t>
      </w:r>
      <w:proofErr w:type="spellStart"/>
      <w:r w:rsidRPr="000A593E">
        <w:rPr>
          <w:color w:val="3366FF"/>
        </w:rPr>
        <w:t>tentang</w:t>
      </w:r>
      <w:proofErr w:type="spellEnd"/>
      <w:r w:rsidRPr="000A593E">
        <w:rPr>
          <w:color w:val="3366FF"/>
        </w:rPr>
        <w:t xml:space="preserve"> studio </w:t>
      </w:r>
      <w:proofErr w:type="spellStart"/>
      <w:r w:rsidRPr="000A593E">
        <w:rPr>
          <w:color w:val="3366FF"/>
        </w:rPr>
        <w:t>desain</w:t>
      </w:r>
      <w:proofErr w:type="spellEnd"/>
      <w:r w:rsidRPr="000A593E">
        <w:rPr>
          <w:color w:val="3366FF"/>
        </w:rPr>
        <w:t>?</w:t>
      </w:r>
      <w:proofErr w:type="gramEnd"/>
      <w:r w:rsidRPr="000A593E">
        <w:rPr>
          <w:color w:val="3366FF"/>
        </w:rPr>
        <w:t xml:space="preserve"> </w:t>
      </w:r>
      <w:proofErr w:type="spellStart"/>
      <w:proofErr w:type="gramStart"/>
      <w:r w:rsidRPr="000A593E">
        <w:rPr>
          <w:color w:val="3366FF"/>
        </w:rPr>
        <w:t>Apakah</w:t>
      </w:r>
      <w:proofErr w:type="spellEnd"/>
      <w:r w:rsidRPr="000A593E">
        <w:rPr>
          <w:color w:val="3366FF"/>
        </w:rPr>
        <w:t xml:space="preserve"> </w:t>
      </w:r>
      <w:proofErr w:type="spellStart"/>
      <w:r w:rsidRPr="000A593E">
        <w:rPr>
          <w:color w:val="3366FF"/>
        </w:rPr>
        <w:t>Anda</w:t>
      </w:r>
      <w:proofErr w:type="spellEnd"/>
      <w:r w:rsidRPr="000A593E">
        <w:rPr>
          <w:color w:val="3366FF"/>
        </w:rPr>
        <w:t xml:space="preserve"> </w:t>
      </w:r>
      <w:proofErr w:type="spellStart"/>
      <w:r w:rsidRPr="000A593E">
        <w:rPr>
          <w:color w:val="3366FF"/>
        </w:rPr>
        <w:t>ingin</w:t>
      </w:r>
      <w:proofErr w:type="spellEnd"/>
      <w:r w:rsidRPr="000A593E">
        <w:rPr>
          <w:color w:val="3366FF"/>
        </w:rPr>
        <w:t xml:space="preserve"> </w:t>
      </w:r>
      <w:proofErr w:type="spellStart"/>
      <w:r w:rsidRPr="000A593E">
        <w:rPr>
          <w:color w:val="3366FF"/>
        </w:rPr>
        <w:t>tahu</w:t>
      </w:r>
      <w:proofErr w:type="spellEnd"/>
      <w:r w:rsidRPr="000A593E">
        <w:rPr>
          <w:color w:val="3366FF"/>
        </w:rPr>
        <w:t xml:space="preserve"> </w:t>
      </w:r>
      <w:proofErr w:type="spellStart"/>
      <w:r w:rsidRPr="000A593E">
        <w:rPr>
          <w:color w:val="3366FF"/>
        </w:rPr>
        <w:t>bagaimana</w:t>
      </w:r>
      <w:proofErr w:type="spellEnd"/>
      <w:r w:rsidRPr="000A593E">
        <w:rPr>
          <w:color w:val="3366FF"/>
        </w:rPr>
        <w:t xml:space="preserve"> </w:t>
      </w:r>
      <w:proofErr w:type="spellStart"/>
      <w:r w:rsidRPr="000A593E">
        <w:rPr>
          <w:color w:val="3366FF"/>
        </w:rPr>
        <w:t>mereka</w:t>
      </w:r>
      <w:proofErr w:type="spellEnd"/>
      <w:r w:rsidRPr="000A593E">
        <w:rPr>
          <w:color w:val="3366FF"/>
        </w:rPr>
        <w:t xml:space="preserve"> </w:t>
      </w:r>
      <w:proofErr w:type="spellStart"/>
      <w:r w:rsidRPr="000A593E">
        <w:rPr>
          <w:color w:val="3366FF"/>
        </w:rPr>
        <w:t>bekerja</w:t>
      </w:r>
      <w:proofErr w:type="spellEnd"/>
      <w:r w:rsidRPr="000A593E">
        <w:rPr>
          <w:color w:val="3366FF"/>
        </w:rPr>
        <w:t>?</w:t>
      </w:r>
      <w:proofErr w:type="gramEnd"/>
      <w:r w:rsidRPr="000A593E">
        <w:rPr>
          <w:color w:val="3366FF"/>
        </w:rPr>
        <w:t xml:space="preserve"> </w:t>
      </w:r>
      <w:proofErr w:type="spellStart"/>
      <w:r w:rsidRPr="000A593E">
        <w:rPr>
          <w:color w:val="3366FF"/>
        </w:rPr>
        <w:t>Apakah</w:t>
      </w:r>
      <w:proofErr w:type="spellEnd"/>
      <w:r w:rsidRPr="000A593E">
        <w:rPr>
          <w:color w:val="3366FF"/>
        </w:rPr>
        <w:t xml:space="preserve"> </w:t>
      </w:r>
      <w:proofErr w:type="spellStart"/>
      <w:r w:rsidRPr="000A593E">
        <w:rPr>
          <w:color w:val="3366FF"/>
        </w:rPr>
        <w:t>Anda</w:t>
      </w:r>
      <w:proofErr w:type="spellEnd"/>
      <w:r w:rsidRPr="000A593E">
        <w:rPr>
          <w:color w:val="3366FF"/>
        </w:rPr>
        <w:t xml:space="preserve"> </w:t>
      </w:r>
      <w:proofErr w:type="spellStart"/>
      <w:r w:rsidRPr="000A593E">
        <w:rPr>
          <w:color w:val="3366FF"/>
        </w:rPr>
        <w:t>ingin</w:t>
      </w:r>
      <w:proofErr w:type="spellEnd"/>
      <w:r w:rsidRPr="000A593E">
        <w:rPr>
          <w:color w:val="3366FF"/>
        </w:rPr>
        <w:t xml:space="preserve"> </w:t>
      </w:r>
      <w:proofErr w:type="spellStart"/>
      <w:r w:rsidRPr="000A593E">
        <w:rPr>
          <w:color w:val="3366FF"/>
        </w:rPr>
        <w:t>bertemu</w:t>
      </w:r>
      <w:proofErr w:type="spellEnd"/>
      <w:r w:rsidRPr="000A593E">
        <w:rPr>
          <w:color w:val="3366FF"/>
        </w:rPr>
        <w:t xml:space="preserve"> orang-orang yang </w:t>
      </w:r>
      <w:proofErr w:type="spellStart"/>
      <w:r w:rsidRPr="000A593E">
        <w:rPr>
          <w:color w:val="3366FF"/>
        </w:rPr>
        <w:t>bekerja</w:t>
      </w:r>
      <w:proofErr w:type="spellEnd"/>
      <w:r w:rsidRPr="000A593E">
        <w:rPr>
          <w:color w:val="3366FF"/>
        </w:rPr>
        <w:t xml:space="preserve"> di </w:t>
      </w:r>
      <w:proofErr w:type="spellStart"/>
      <w:proofErr w:type="gramStart"/>
      <w:r w:rsidRPr="000A593E">
        <w:rPr>
          <w:color w:val="3366FF"/>
        </w:rPr>
        <w:t>sana</w:t>
      </w:r>
      <w:proofErr w:type="spellEnd"/>
      <w:proofErr w:type="gramEnd"/>
      <w:r w:rsidRPr="000A593E">
        <w:rPr>
          <w:color w:val="3366FF"/>
        </w:rPr>
        <w:t xml:space="preserve">? </w:t>
      </w:r>
      <w:proofErr w:type="spellStart"/>
      <w:proofErr w:type="gramStart"/>
      <w:r w:rsidRPr="000A593E">
        <w:rPr>
          <w:color w:val="3366FF"/>
        </w:rPr>
        <w:t>Visitei</w:t>
      </w:r>
      <w:proofErr w:type="spellEnd"/>
      <w:r w:rsidRPr="000A593E">
        <w:rPr>
          <w:color w:val="3366FF"/>
        </w:rPr>
        <w:t xml:space="preserve"> </w:t>
      </w:r>
      <w:proofErr w:type="spellStart"/>
      <w:r w:rsidRPr="000A593E">
        <w:rPr>
          <w:color w:val="3366FF"/>
        </w:rPr>
        <w:t>adalah</w:t>
      </w:r>
      <w:proofErr w:type="spellEnd"/>
      <w:r w:rsidRPr="000A593E">
        <w:rPr>
          <w:color w:val="3366FF"/>
        </w:rPr>
        <w:t xml:space="preserve"> </w:t>
      </w:r>
      <w:proofErr w:type="spellStart"/>
      <w:r w:rsidRPr="000A593E">
        <w:rPr>
          <w:color w:val="3366FF"/>
        </w:rPr>
        <w:t>jawaban</w:t>
      </w:r>
      <w:proofErr w:type="spellEnd"/>
      <w:r w:rsidRPr="000A593E">
        <w:rPr>
          <w:color w:val="3366FF"/>
        </w:rPr>
        <w:t xml:space="preserve"> </w:t>
      </w:r>
      <w:proofErr w:type="spellStart"/>
      <w:r w:rsidRPr="000A593E">
        <w:rPr>
          <w:color w:val="3366FF"/>
        </w:rPr>
        <w:t>untuk</w:t>
      </w:r>
      <w:proofErr w:type="spellEnd"/>
      <w:r w:rsidRPr="000A593E">
        <w:rPr>
          <w:color w:val="3366FF"/>
        </w:rPr>
        <w:t xml:space="preserve"> </w:t>
      </w:r>
      <w:proofErr w:type="spellStart"/>
      <w:r w:rsidRPr="000A593E">
        <w:rPr>
          <w:color w:val="3366FF"/>
        </w:rPr>
        <w:t>pertanyaan</w:t>
      </w:r>
      <w:proofErr w:type="spellEnd"/>
      <w:r w:rsidRPr="000A593E">
        <w:rPr>
          <w:color w:val="3366FF"/>
        </w:rPr>
        <w:t xml:space="preserve"> </w:t>
      </w:r>
      <w:proofErr w:type="spellStart"/>
      <w:r w:rsidRPr="000A593E">
        <w:rPr>
          <w:color w:val="3366FF"/>
        </w:rPr>
        <w:t>Anda</w:t>
      </w:r>
      <w:proofErr w:type="spellEnd"/>
      <w:r w:rsidRPr="000A593E">
        <w:rPr>
          <w:color w:val="3366FF"/>
        </w:rPr>
        <w:t>.</w:t>
      </w:r>
      <w:proofErr w:type="gramEnd"/>
    </w:p>
    <w:p w14:paraId="0D9396B4" w14:textId="1F4F1988" w:rsidR="000A593E" w:rsidRPr="000A593E" w:rsidRDefault="000A593E" w:rsidP="000A593E">
      <w:pPr>
        <w:rPr>
          <w:color w:val="3366FF"/>
        </w:rPr>
      </w:pPr>
      <w:proofErr w:type="spellStart"/>
      <w:proofErr w:type="gramStart"/>
      <w:r w:rsidRPr="000A593E">
        <w:rPr>
          <w:color w:val="3366FF"/>
        </w:rPr>
        <w:t>Visitei</w:t>
      </w:r>
      <w:proofErr w:type="spellEnd"/>
      <w:r w:rsidRPr="000A593E">
        <w:rPr>
          <w:color w:val="3366FF"/>
        </w:rPr>
        <w:t xml:space="preserve"> </w:t>
      </w:r>
      <w:proofErr w:type="spellStart"/>
      <w:r w:rsidRPr="000A593E">
        <w:rPr>
          <w:color w:val="3366FF"/>
        </w:rPr>
        <w:t>adalah</w:t>
      </w:r>
      <w:proofErr w:type="spellEnd"/>
      <w:r w:rsidRPr="000A593E">
        <w:rPr>
          <w:color w:val="3366FF"/>
        </w:rPr>
        <w:t xml:space="preserve"> platform (http://www.visitei.la/) yang </w:t>
      </w:r>
      <w:proofErr w:type="spellStart"/>
      <w:r w:rsidRPr="000A593E">
        <w:rPr>
          <w:color w:val="3366FF"/>
        </w:rPr>
        <w:t>bertujuan</w:t>
      </w:r>
      <w:proofErr w:type="spellEnd"/>
      <w:r w:rsidRPr="000A593E">
        <w:rPr>
          <w:color w:val="3366FF"/>
        </w:rPr>
        <w:t xml:space="preserve"> </w:t>
      </w:r>
      <w:proofErr w:type="spellStart"/>
      <w:r w:rsidRPr="000A593E">
        <w:rPr>
          <w:color w:val="3366FF"/>
        </w:rPr>
        <w:t>untuk</w:t>
      </w:r>
      <w:proofErr w:type="spellEnd"/>
      <w:r w:rsidRPr="000A593E">
        <w:rPr>
          <w:color w:val="3366FF"/>
        </w:rPr>
        <w:t xml:space="preserve"> </w:t>
      </w:r>
      <w:proofErr w:type="spellStart"/>
      <w:r w:rsidRPr="000A593E">
        <w:rPr>
          <w:color w:val="3366FF"/>
        </w:rPr>
        <w:t>memfasilitasi</w:t>
      </w:r>
      <w:proofErr w:type="spellEnd"/>
      <w:r w:rsidRPr="000A593E">
        <w:rPr>
          <w:color w:val="3366FF"/>
        </w:rPr>
        <w:t xml:space="preserve">, </w:t>
      </w:r>
      <w:proofErr w:type="spellStart"/>
      <w:r w:rsidRPr="000A593E">
        <w:rPr>
          <w:color w:val="3366FF"/>
        </w:rPr>
        <w:t>mengatur</w:t>
      </w:r>
      <w:proofErr w:type="spellEnd"/>
      <w:r w:rsidRPr="000A593E">
        <w:rPr>
          <w:color w:val="3366FF"/>
        </w:rPr>
        <w:t xml:space="preserve"> </w:t>
      </w:r>
      <w:proofErr w:type="spellStart"/>
      <w:r w:rsidRPr="000A593E">
        <w:rPr>
          <w:color w:val="3366FF"/>
        </w:rPr>
        <w:t>dan</w:t>
      </w:r>
      <w:proofErr w:type="spellEnd"/>
      <w:r w:rsidRPr="000A593E">
        <w:rPr>
          <w:color w:val="3366FF"/>
        </w:rPr>
        <w:t xml:space="preserve"> </w:t>
      </w:r>
      <w:proofErr w:type="spellStart"/>
      <w:r w:rsidRPr="000A593E">
        <w:rPr>
          <w:color w:val="3366FF"/>
        </w:rPr>
        <w:t>mendorong</w:t>
      </w:r>
      <w:proofErr w:type="spellEnd"/>
      <w:r w:rsidRPr="000A593E">
        <w:rPr>
          <w:color w:val="3366FF"/>
        </w:rPr>
        <w:t xml:space="preserve"> orang </w:t>
      </w:r>
      <w:proofErr w:type="spellStart"/>
      <w:r w:rsidRPr="000A593E">
        <w:rPr>
          <w:color w:val="3366FF"/>
        </w:rPr>
        <w:t>untuk</w:t>
      </w:r>
      <w:proofErr w:type="spellEnd"/>
      <w:r w:rsidRPr="000A593E">
        <w:rPr>
          <w:color w:val="3366FF"/>
        </w:rPr>
        <w:t xml:space="preserve"> </w:t>
      </w:r>
      <w:proofErr w:type="spellStart"/>
      <w:r w:rsidRPr="000A593E">
        <w:rPr>
          <w:color w:val="3366FF"/>
        </w:rPr>
        <w:t>mengunjungi</w:t>
      </w:r>
      <w:proofErr w:type="spellEnd"/>
      <w:r w:rsidRPr="000A593E">
        <w:rPr>
          <w:color w:val="3366FF"/>
        </w:rPr>
        <w:t xml:space="preserve"> studio </w:t>
      </w:r>
      <w:proofErr w:type="spellStart"/>
      <w:r w:rsidRPr="000A593E">
        <w:rPr>
          <w:color w:val="3366FF"/>
        </w:rPr>
        <w:t>untuk</w:t>
      </w:r>
      <w:proofErr w:type="spellEnd"/>
      <w:r w:rsidRPr="000A593E">
        <w:rPr>
          <w:color w:val="3366FF"/>
        </w:rPr>
        <w:t xml:space="preserve"> </w:t>
      </w:r>
      <w:proofErr w:type="spellStart"/>
      <w:r>
        <w:rPr>
          <w:color w:val="3366FF"/>
        </w:rPr>
        <w:t>menggali</w:t>
      </w:r>
      <w:proofErr w:type="spellEnd"/>
      <w:r w:rsidRPr="000A593E">
        <w:rPr>
          <w:color w:val="3366FF"/>
        </w:rPr>
        <w:t xml:space="preserve"> </w:t>
      </w:r>
      <w:proofErr w:type="spellStart"/>
      <w:r w:rsidRPr="000A593E">
        <w:rPr>
          <w:color w:val="3366FF"/>
        </w:rPr>
        <w:t>lebih</w:t>
      </w:r>
      <w:proofErr w:type="spellEnd"/>
      <w:r w:rsidRPr="000A593E">
        <w:rPr>
          <w:color w:val="3366FF"/>
        </w:rPr>
        <w:t xml:space="preserve"> </w:t>
      </w:r>
      <w:proofErr w:type="spellStart"/>
      <w:r w:rsidRPr="000A593E">
        <w:rPr>
          <w:color w:val="3366FF"/>
        </w:rPr>
        <w:t>banyak</w:t>
      </w:r>
      <w:proofErr w:type="spellEnd"/>
      <w:r w:rsidRPr="000A593E">
        <w:rPr>
          <w:color w:val="3366FF"/>
        </w:rPr>
        <w:t xml:space="preserve"> </w:t>
      </w:r>
      <w:proofErr w:type="spellStart"/>
      <w:r w:rsidRPr="000A593E">
        <w:rPr>
          <w:color w:val="3366FF"/>
        </w:rPr>
        <w:t>tentang</w:t>
      </w:r>
      <w:proofErr w:type="spellEnd"/>
      <w:r w:rsidRPr="000A593E">
        <w:rPr>
          <w:color w:val="3366FF"/>
        </w:rPr>
        <w:t xml:space="preserve"> </w:t>
      </w:r>
      <w:proofErr w:type="spellStart"/>
      <w:r w:rsidRPr="000A593E">
        <w:rPr>
          <w:color w:val="3366FF"/>
        </w:rPr>
        <w:t>desain</w:t>
      </w:r>
      <w:proofErr w:type="spellEnd"/>
      <w:r w:rsidRPr="000A593E">
        <w:rPr>
          <w:color w:val="3366FF"/>
        </w:rPr>
        <w:t>.</w:t>
      </w:r>
      <w:proofErr w:type="gramEnd"/>
    </w:p>
    <w:p w14:paraId="720930A2" w14:textId="72B6647C" w:rsidR="000A593E" w:rsidRPr="000A593E" w:rsidRDefault="000A593E" w:rsidP="000A593E">
      <w:pPr>
        <w:rPr>
          <w:color w:val="3366FF"/>
        </w:rPr>
      </w:pPr>
      <w:proofErr w:type="spellStart"/>
      <w:proofErr w:type="gramStart"/>
      <w:r w:rsidRPr="000A593E">
        <w:rPr>
          <w:color w:val="3366FF"/>
        </w:rPr>
        <w:t>Tujuannya</w:t>
      </w:r>
      <w:proofErr w:type="spellEnd"/>
      <w:r w:rsidRPr="000A593E">
        <w:rPr>
          <w:color w:val="3366FF"/>
        </w:rPr>
        <w:t xml:space="preserve"> </w:t>
      </w:r>
      <w:proofErr w:type="spellStart"/>
      <w:r w:rsidRPr="000A593E">
        <w:rPr>
          <w:color w:val="3366FF"/>
        </w:rPr>
        <w:t>adalah</w:t>
      </w:r>
      <w:proofErr w:type="spellEnd"/>
      <w:r w:rsidRPr="000A593E">
        <w:rPr>
          <w:color w:val="3366FF"/>
        </w:rPr>
        <w:t xml:space="preserve"> </w:t>
      </w:r>
      <w:proofErr w:type="spellStart"/>
      <w:r w:rsidRPr="000A593E">
        <w:rPr>
          <w:color w:val="3366FF"/>
        </w:rPr>
        <w:t>bahwa</w:t>
      </w:r>
      <w:proofErr w:type="spellEnd"/>
      <w:r w:rsidRPr="000A593E">
        <w:rPr>
          <w:color w:val="3366FF"/>
        </w:rPr>
        <w:t xml:space="preserve"> </w:t>
      </w:r>
      <w:proofErr w:type="spellStart"/>
      <w:r w:rsidRPr="000A593E">
        <w:rPr>
          <w:color w:val="3366FF"/>
        </w:rPr>
        <w:t>pengunjung</w:t>
      </w:r>
      <w:proofErr w:type="spellEnd"/>
      <w:r w:rsidRPr="000A593E">
        <w:rPr>
          <w:color w:val="3366FF"/>
        </w:rPr>
        <w:t xml:space="preserve"> </w:t>
      </w:r>
      <w:proofErr w:type="spellStart"/>
      <w:r w:rsidRPr="000A593E">
        <w:rPr>
          <w:color w:val="3366FF"/>
        </w:rPr>
        <w:t>belajar</w:t>
      </w:r>
      <w:proofErr w:type="spellEnd"/>
      <w:r w:rsidRPr="000A593E">
        <w:rPr>
          <w:color w:val="3366FF"/>
        </w:rPr>
        <w:t xml:space="preserve"> </w:t>
      </w:r>
      <w:proofErr w:type="spellStart"/>
      <w:r w:rsidRPr="000A593E">
        <w:rPr>
          <w:color w:val="3366FF"/>
        </w:rPr>
        <w:t>tentang</w:t>
      </w:r>
      <w:proofErr w:type="spellEnd"/>
      <w:r w:rsidRPr="000A593E">
        <w:rPr>
          <w:color w:val="3366FF"/>
        </w:rPr>
        <w:t xml:space="preserve"> </w:t>
      </w:r>
      <w:proofErr w:type="spellStart"/>
      <w:r w:rsidRPr="000A593E">
        <w:rPr>
          <w:color w:val="3366FF"/>
        </w:rPr>
        <w:t>desain</w:t>
      </w:r>
      <w:proofErr w:type="spellEnd"/>
      <w:r w:rsidRPr="000A593E">
        <w:rPr>
          <w:color w:val="3366FF"/>
        </w:rPr>
        <w:t xml:space="preserve">, </w:t>
      </w:r>
      <w:proofErr w:type="spellStart"/>
      <w:r w:rsidRPr="000A593E">
        <w:rPr>
          <w:color w:val="3366FF"/>
        </w:rPr>
        <w:t>membantu</w:t>
      </w:r>
      <w:proofErr w:type="spellEnd"/>
      <w:r w:rsidRPr="000A593E">
        <w:rPr>
          <w:color w:val="3366FF"/>
        </w:rPr>
        <w:t xml:space="preserve"> </w:t>
      </w:r>
      <w:proofErr w:type="spellStart"/>
      <w:r w:rsidRPr="000A593E">
        <w:rPr>
          <w:color w:val="3366FF"/>
        </w:rPr>
        <w:t>membangun</w:t>
      </w:r>
      <w:proofErr w:type="spellEnd"/>
      <w:r w:rsidRPr="000A593E">
        <w:rPr>
          <w:color w:val="3366FF"/>
        </w:rPr>
        <w:t xml:space="preserve"> </w:t>
      </w:r>
      <w:proofErr w:type="spellStart"/>
      <w:r w:rsidRPr="000A593E">
        <w:rPr>
          <w:color w:val="3366FF"/>
        </w:rPr>
        <w:t>komunitas</w:t>
      </w:r>
      <w:proofErr w:type="spellEnd"/>
      <w:r w:rsidRPr="000A593E">
        <w:rPr>
          <w:color w:val="3366FF"/>
        </w:rPr>
        <w:t xml:space="preserve"> </w:t>
      </w:r>
      <w:proofErr w:type="spellStart"/>
      <w:r w:rsidRPr="000A593E">
        <w:rPr>
          <w:color w:val="3366FF"/>
        </w:rPr>
        <w:t>desain</w:t>
      </w:r>
      <w:proofErr w:type="spellEnd"/>
      <w:r w:rsidRPr="000A593E">
        <w:rPr>
          <w:color w:val="3366FF"/>
        </w:rPr>
        <w:t xml:space="preserve">, </w:t>
      </w:r>
      <w:proofErr w:type="spellStart"/>
      <w:r w:rsidRPr="000A593E">
        <w:rPr>
          <w:color w:val="3366FF"/>
        </w:rPr>
        <w:t>dan</w:t>
      </w:r>
      <w:proofErr w:type="spellEnd"/>
      <w:r w:rsidRPr="000A593E">
        <w:rPr>
          <w:color w:val="3366FF"/>
        </w:rPr>
        <w:t xml:space="preserve"> </w:t>
      </w:r>
      <w:proofErr w:type="spellStart"/>
      <w:r w:rsidRPr="000A593E">
        <w:rPr>
          <w:color w:val="3366FF"/>
        </w:rPr>
        <w:t>untuk</w:t>
      </w:r>
      <w:proofErr w:type="spellEnd"/>
      <w:r w:rsidRPr="000A593E">
        <w:rPr>
          <w:color w:val="3366FF"/>
        </w:rPr>
        <w:t xml:space="preserve"> </w:t>
      </w:r>
      <w:proofErr w:type="spellStart"/>
      <w:r>
        <w:rPr>
          <w:color w:val="3366FF"/>
        </w:rPr>
        <w:t>lebih</w:t>
      </w:r>
      <w:proofErr w:type="spellEnd"/>
      <w:r>
        <w:rPr>
          <w:color w:val="3366FF"/>
        </w:rPr>
        <w:t xml:space="preserve"> </w:t>
      </w:r>
      <w:proofErr w:type="spellStart"/>
      <w:r>
        <w:rPr>
          <w:color w:val="3366FF"/>
        </w:rPr>
        <w:t>dekat</w:t>
      </w:r>
      <w:proofErr w:type="spellEnd"/>
      <w:r>
        <w:rPr>
          <w:color w:val="3366FF"/>
        </w:rPr>
        <w:t xml:space="preserve"> </w:t>
      </w:r>
      <w:proofErr w:type="spellStart"/>
      <w:r>
        <w:rPr>
          <w:color w:val="3366FF"/>
        </w:rPr>
        <w:t>dengan</w:t>
      </w:r>
      <w:proofErr w:type="spellEnd"/>
      <w:r w:rsidRPr="000A593E">
        <w:rPr>
          <w:color w:val="3366FF"/>
        </w:rPr>
        <w:t xml:space="preserve"> studio </w:t>
      </w:r>
      <w:proofErr w:type="spellStart"/>
      <w:r w:rsidRPr="000A593E">
        <w:rPr>
          <w:color w:val="3366FF"/>
        </w:rPr>
        <w:t>desain</w:t>
      </w:r>
      <w:proofErr w:type="spellEnd"/>
      <w:r w:rsidRPr="000A593E">
        <w:rPr>
          <w:color w:val="3366FF"/>
        </w:rPr>
        <w:t>.</w:t>
      </w:r>
      <w:proofErr w:type="gramEnd"/>
      <w:r w:rsidRPr="000A593E">
        <w:rPr>
          <w:color w:val="3366FF"/>
        </w:rPr>
        <w:t xml:space="preserve"> Hal </w:t>
      </w:r>
      <w:proofErr w:type="spellStart"/>
      <w:r w:rsidRPr="000A593E">
        <w:rPr>
          <w:color w:val="3366FF"/>
        </w:rPr>
        <w:t>ini</w:t>
      </w:r>
      <w:proofErr w:type="spellEnd"/>
      <w:r w:rsidRPr="000A593E">
        <w:rPr>
          <w:color w:val="3366FF"/>
        </w:rPr>
        <w:t xml:space="preserve"> </w:t>
      </w:r>
      <w:proofErr w:type="spellStart"/>
      <w:r w:rsidRPr="000A593E">
        <w:rPr>
          <w:color w:val="3366FF"/>
        </w:rPr>
        <w:t>bermanfaat</w:t>
      </w:r>
      <w:proofErr w:type="spellEnd"/>
      <w:r w:rsidRPr="000A593E">
        <w:rPr>
          <w:color w:val="3366FF"/>
        </w:rPr>
        <w:t xml:space="preserve"> </w:t>
      </w:r>
      <w:proofErr w:type="spellStart"/>
      <w:r w:rsidRPr="000A593E">
        <w:rPr>
          <w:color w:val="3366FF"/>
        </w:rPr>
        <w:t>bagi</w:t>
      </w:r>
      <w:proofErr w:type="spellEnd"/>
      <w:r w:rsidRPr="000A593E">
        <w:rPr>
          <w:color w:val="3366FF"/>
        </w:rPr>
        <w:t xml:space="preserve"> </w:t>
      </w:r>
      <w:proofErr w:type="spellStart"/>
      <w:r w:rsidRPr="000A593E">
        <w:rPr>
          <w:color w:val="3366FF"/>
        </w:rPr>
        <w:t>kedua</w:t>
      </w:r>
      <w:proofErr w:type="spellEnd"/>
      <w:r w:rsidRPr="000A593E">
        <w:rPr>
          <w:color w:val="3366FF"/>
        </w:rPr>
        <w:t xml:space="preserve"> </w:t>
      </w:r>
      <w:proofErr w:type="spellStart"/>
      <w:r w:rsidRPr="000A593E">
        <w:rPr>
          <w:color w:val="3366FF"/>
        </w:rPr>
        <w:t>belah</w:t>
      </w:r>
      <w:proofErr w:type="spellEnd"/>
      <w:r w:rsidRPr="000A593E">
        <w:rPr>
          <w:color w:val="3366FF"/>
        </w:rPr>
        <w:t xml:space="preserve"> </w:t>
      </w:r>
      <w:proofErr w:type="spellStart"/>
      <w:r w:rsidRPr="000A593E">
        <w:rPr>
          <w:color w:val="3366FF"/>
        </w:rPr>
        <w:t>pihak</w:t>
      </w:r>
      <w:proofErr w:type="spellEnd"/>
      <w:r w:rsidRPr="000A593E">
        <w:rPr>
          <w:color w:val="3366FF"/>
        </w:rPr>
        <w:t xml:space="preserve">: </w:t>
      </w:r>
      <w:proofErr w:type="spellStart"/>
      <w:r w:rsidRPr="000A593E">
        <w:rPr>
          <w:color w:val="3366FF"/>
        </w:rPr>
        <w:t>pengunjung</w:t>
      </w:r>
      <w:proofErr w:type="spellEnd"/>
      <w:r w:rsidRPr="000A593E">
        <w:rPr>
          <w:color w:val="3366FF"/>
        </w:rPr>
        <w:t xml:space="preserve"> </w:t>
      </w:r>
      <w:proofErr w:type="spellStart"/>
      <w:r>
        <w:rPr>
          <w:color w:val="3366FF"/>
        </w:rPr>
        <w:t>dapat</w:t>
      </w:r>
      <w:proofErr w:type="spellEnd"/>
      <w:r>
        <w:rPr>
          <w:color w:val="3366FF"/>
        </w:rPr>
        <w:t xml:space="preserve"> </w:t>
      </w:r>
      <w:proofErr w:type="spellStart"/>
      <w:r>
        <w:rPr>
          <w:color w:val="3366FF"/>
        </w:rPr>
        <w:t>memuaskan</w:t>
      </w:r>
      <w:proofErr w:type="spellEnd"/>
      <w:r w:rsidRPr="000A593E">
        <w:rPr>
          <w:color w:val="3366FF"/>
        </w:rPr>
        <w:t xml:space="preserve"> rasa </w:t>
      </w:r>
      <w:proofErr w:type="spellStart"/>
      <w:r w:rsidRPr="000A593E">
        <w:rPr>
          <w:color w:val="3366FF"/>
        </w:rPr>
        <w:t>ingin</w:t>
      </w:r>
      <w:proofErr w:type="spellEnd"/>
      <w:r w:rsidRPr="000A593E">
        <w:rPr>
          <w:color w:val="3366FF"/>
        </w:rPr>
        <w:t xml:space="preserve"> </w:t>
      </w:r>
      <w:proofErr w:type="spellStart"/>
      <w:r w:rsidRPr="000A593E">
        <w:rPr>
          <w:color w:val="3366FF"/>
        </w:rPr>
        <w:t>tahu</w:t>
      </w:r>
      <w:proofErr w:type="spellEnd"/>
      <w:r w:rsidRPr="000A593E">
        <w:rPr>
          <w:color w:val="3366FF"/>
        </w:rPr>
        <w:t xml:space="preserve"> </w:t>
      </w:r>
      <w:proofErr w:type="spellStart"/>
      <w:r w:rsidRPr="000A593E">
        <w:rPr>
          <w:color w:val="3366FF"/>
        </w:rPr>
        <w:t>mereka</w:t>
      </w:r>
      <w:proofErr w:type="spellEnd"/>
      <w:r w:rsidRPr="000A593E">
        <w:rPr>
          <w:color w:val="3366FF"/>
        </w:rPr>
        <w:t xml:space="preserve"> </w:t>
      </w:r>
      <w:proofErr w:type="spellStart"/>
      <w:r w:rsidRPr="000A593E">
        <w:rPr>
          <w:color w:val="3366FF"/>
        </w:rPr>
        <w:t>tentang</w:t>
      </w:r>
      <w:proofErr w:type="spellEnd"/>
      <w:r w:rsidRPr="000A593E">
        <w:rPr>
          <w:color w:val="3366FF"/>
        </w:rPr>
        <w:t xml:space="preserve"> </w:t>
      </w:r>
      <w:proofErr w:type="spellStart"/>
      <w:r>
        <w:rPr>
          <w:color w:val="3366FF"/>
        </w:rPr>
        <w:t>kegiatan</w:t>
      </w:r>
      <w:proofErr w:type="spellEnd"/>
      <w:r>
        <w:rPr>
          <w:color w:val="3366FF"/>
        </w:rPr>
        <w:t xml:space="preserve"> </w:t>
      </w:r>
      <w:r w:rsidRPr="000A593E">
        <w:rPr>
          <w:color w:val="3366FF"/>
        </w:rPr>
        <w:t xml:space="preserve">studio </w:t>
      </w:r>
      <w:proofErr w:type="spellStart"/>
      <w:r w:rsidRPr="000A593E">
        <w:rPr>
          <w:color w:val="3366FF"/>
        </w:rPr>
        <w:t>sehari-hari</w:t>
      </w:r>
      <w:proofErr w:type="spellEnd"/>
      <w:r w:rsidRPr="000A593E">
        <w:rPr>
          <w:color w:val="3366FF"/>
        </w:rPr>
        <w:t xml:space="preserve"> yang </w:t>
      </w:r>
      <w:proofErr w:type="spellStart"/>
      <w:r w:rsidRPr="000A593E">
        <w:rPr>
          <w:color w:val="3366FF"/>
        </w:rPr>
        <w:t>mereka</w:t>
      </w:r>
      <w:proofErr w:type="spellEnd"/>
      <w:r w:rsidRPr="000A593E">
        <w:rPr>
          <w:color w:val="3366FF"/>
        </w:rPr>
        <w:t xml:space="preserve"> </w:t>
      </w:r>
      <w:proofErr w:type="spellStart"/>
      <w:r w:rsidRPr="000A593E">
        <w:rPr>
          <w:color w:val="3366FF"/>
        </w:rPr>
        <w:t>kagumi</w:t>
      </w:r>
      <w:proofErr w:type="spellEnd"/>
      <w:r w:rsidRPr="000A593E">
        <w:rPr>
          <w:color w:val="3366FF"/>
        </w:rPr>
        <w:t xml:space="preserve">, </w:t>
      </w:r>
      <w:proofErr w:type="spellStart"/>
      <w:r w:rsidRPr="000A593E">
        <w:rPr>
          <w:color w:val="3366FF"/>
        </w:rPr>
        <w:t>dan</w:t>
      </w:r>
      <w:proofErr w:type="spellEnd"/>
      <w:r w:rsidRPr="000A593E">
        <w:rPr>
          <w:color w:val="3366FF"/>
        </w:rPr>
        <w:t xml:space="preserve"> </w:t>
      </w:r>
      <w:proofErr w:type="spellStart"/>
      <w:r w:rsidRPr="000A593E">
        <w:rPr>
          <w:color w:val="3366FF"/>
        </w:rPr>
        <w:t>bisnis</w:t>
      </w:r>
      <w:proofErr w:type="spellEnd"/>
      <w:r w:rsidRPr="000A593E">
        <w:rPr>
          <w:color w:val="3366FF"/>
        </w:rPr>
        <w:t xml:space="preserve"> </w:t>
      </w:r>
      <w:proofErr w:type="spellStart"/>
      <w:r w:rsidRPr="000A593E">
        <w:rPr>
          <w:color w:val="3366FF"/>
        </w:rPr>
        <w:t>meningkatkan</w:t>
      </w:r>
      <w:proofErr w:type="spellEnd"/>
      <w:r w:rsidRPr="000A593E">
        <w:rPr>
          <w:color w:val="3366FF"/>
        </w:rPr>
        <w:t xml:space="preserve"> </w:t>
      </w:r>
      <w:proofErr w:type="spellStart"/>
      <w:r w:rsidRPr="000A593E">
        <w:rPr>
          <w:color w:val="3366FF"/>
        </w:rPr>
        <w:t>visibilitas</w:t>
      </w:r>
      <w:proofErr w:type="spellEnd"/>
      <w:r w:rsidRPr="000A593E">
        <w:rPr>
          <w:color w:val="3366FF"/>
        </w:rPr>
        <w:t xml:space="preserve"> </w:t>
      </w:r>
      <w:proofErr w:type="spellStart"/>
      <w:r w:rsidRPr="000A593E">
        <w:rPr>
          <w:color w:val="3366FF"/>
        </w:rPr>
        <w:t>mereka</w:t>
      </w:r>
      <w:proofErr w:type="spellEnd"/>
      <w:r w:rsidRPr="000A593E">
        <w:rPr>
          <w:color w:val="3366FF"/>
        </w:rPr>
        <w:t xml:space="preserve"> </w:t>
      </w:r>
      <w:proofErr w:type="spellStart"/>
      <w:r w:rsidRPr="000A593E">
        <w:rPr>
          <w:color w:val="3366FF"/>
        </w:rPr>
        <w:t>ke</w:t>
      </w:r>
      <w:proofErr w:type="spellEnd"/>
      <w:r w:rsidRPr="000A593E">
        <w:rPr>
          <w:color w:val="3366FF"/>
        </w:rPr>
        <w:t xml:space="preserve"> </w:t>
      </w:r>
      <w:proofErr w:type="spellStart"/>
      <w:r w:rsidRPr="000A593E">
        <w:rPr>
          <w:color w:val="3366FF"/>
        </w:rPr>
        <w:t>pasar</w:t>
      </w:r>
      <w:proofErr w:type="spellEnd"/>
      <w:r w:rsidRPr="000A593E">
        <w:rPr>
          <w:color w:val="3366FF"/>
        </w:rPr>
        <w:t xml:space="preserve"> </w:t>
      </w:r>
      <w:proofErr w:type="spellStart"/>
      <w:r w:rsidRPr="000A593E">
        <w:rPr>
          <w:color w:val="3366FF"/>
        </w:rPr>
        <w:t>desain</w:t>
      </w:r>
      <w:proofErr w:type="spellEnd"/>
      <w:r w:rsidRPr="000A593E">
        <w:rPr>
          <w:color w:val="3366FF"/>
        </w:rPr>
        <w:t xml:space="preserve"> (</w:t>
      </w:r>
      <w:proofErr w:type="spellStart"/>
      <w:r w:rsidRPr="000A593E">
        <w:rPr>
          <w:color w:val="3366FF"/>
        </w:rPr>
        <w:t>dan</w:t>
      </w:r>
      <w:proofErr w:type="spellEnd"/>
      <w:r w:rsidRPr="000A593E">
        <w:rPr>
          <w:color w:val="3366FF"/>
        </w:rPr>
        <w:t xml:space="preserve"> </w:t>
      </w:r>
      <w:proofErr w:type="spellStart"/>
      <w:r w:rsidRPr="000A593E">
        <w:rPr>
          <w:color w:val="3366FF"/>
        </w:rPr>
        <w:t>karyawan</w:t>
      </w:r>
      <w:proofErr w:type="spellEnd"/>
      <w:r w:rsidRPr="000A593E">
        <w:rPr>
          <w:color w:val="3366FF"/>
        </w:rPr>
        <w:t xml:space="preserve"> </w:t>
      </w:r>
      <w:proofErr w:type="spellStart"/>
      <w:r w:rsidRPr="000A593E">
        <w:rPr>
          <w:color w:val="3366FF"/>
        </w:rPr>
        <w:t>potensial</w:t>
      </w:r>
      <w:proofErr w:type="spellEnd"/>
      <w:r w:rsidRPr="000A593E">
        <w:rPr>
          <w:color w:val="3366FF"/>
        </w:rPr>
        <w:t>).</w:t>
      </w:r>
    </w:p>
    <w:p w14:paraId="659BAE5C" w14:textId="0DC51024" w:rsidR="000A593E" w:rsidRPr="000A593E" w:rsidRDefault="000A593E" w:rsidP="000A593E">
      <w:pPr>
        <w:rPr>
          <w:color w:val="3366FF"/>
        </w:rPr>
      </w:pPr>
      <w:proofErr w:type="spellStart"/>
      <w:proofErr w:type="gramStart"/>
      <w:r w:rsidRPr="000A593E">
        <w:rPr>
          <w:color w:val="3366FF"/>
        </w:rPr>
        <w:t>Pengunjung</w:t>
      </w:r>
      <w:proofErr w:type="spellEnd"/>
      <w:r w:rsidRPr="000A593E">
        <w:rPr>
          <w:color w:val="3366FF"/>
        </w:rPr>
        <w:t xml:space="preserve"> </w:t>
      </w:r>
      <w:proofErr w:type="spellStart"/>
      <w:r w:rsidRPr="000A593E">
        <w:rPr>
          <w:color w:val="3366FF"/>
        </w:rPr>
        <w:t>tidak</w:t>
      </w:r>
      <w:proofErr w:type="spellEnd"/>
      <w:r w:rsidR="000431A8">
        <w:rPr>
          <w:color w:val="3366FF"/>
        </w:rPr>
        <w:t xml:space="preserve"> </w:t>
      </w:r>
      <w:proofErr w:type="spellStart"/>
      <w:r w:rsidR="000431A8">
        <w:rPr>
          <w:color w:val="3366FF"/>
        </w:rPr>
        <w:t>perlu</w:t>
      </w:r>
      <w:proofErr w:type="spellEnd"/>
      <w:r w:rsidRPr="000A593E">
        <w:rPr>
          <w:color w:val="3366FF"/>
        </w:rPr>
        <w:t xml:space="preserve"> </w:t>
      </w:r>
      <w:proofErr w:type="spellStart"/>
      <w:r w:rsidRPr="000A593E">
        <w:rPr>
          <w:color w:val="3366FF"/>
        </w:rPr>
        <w:t>membayar</w:t>
      </w:r>
      <w:proofErr w:type="spellEnd"/>
      <w:r w:rsidRPr="000A593E">
        <w:rPr>
          <w:color w:val="3366FF"/>
        </w:rPr>
        <w:t xml:space="preserve"> </w:t>
      </w:r>
      <w:proofErr w:type="spellStart"/>
      <w:r w:rsidRPr="000A593E">
        <w:rPr>
          <w:color w:val="3366FF"/>
        </w:rPr>
        <w:t>apa-apa</w:t>
      </w:r>
      <w:proofErr w:type="spellEnd"/>
      <w:r w:rsidRPr="000A593E">
        <w:rPr>
          <w:color w:val="3366FF"/>
        </w:rPr>
        <w:t xml:space="preserve"> </w:t>
      </w:r>
      <w:proofErr w:type="spellStart"/>
      <w:r w:rsidRPr="000A593E">
        <w:rPr>
          <w:color w:val="3366FF"/>
        </w:rPr>
        <w:t>untuk</w:t>
      </w:r>
      <w:proofErr w:type="spellEnd"/>
      <w:r w:rsidRPr="000A593E">
        <w:rPr>
          <w:color w:val="3366FF"/>
        </w:rPr>
        <w:t xml:space="preserve"> </w:t>
      </w:r>
      <w:proofErr w:type="spellStart"/>
      <w:r w:rsidRPr="000A593E">
        <w:rPr>
          <w:color w:val="3366FF"/>
        </w:rPr>
        <w:t>berpartisipasi</w:t>
      </w:r>
      <w:proofErr w:type="spellEnd"/>
      <w:r w:rsidRPr="000A593E">
        <w:rPr>
          <w:color w:val="3366FF"/>
        </w:rPr>
        <w:t xml:space="preserve"> </w:t>
      </w:r>
      <w:proofErr w:type="spellStart"/>
      <w:r w:rsidRPr="000A593E">
        <w:rPr>
          <w:color w:val="3366FF"/>
        </w:rPr>
        <w:t>dalam</w:t>
      </w:r>
      <w:proofErr w:type="spellEnd"/>
      <w:r w:rsidRPr="000A593E">
        <w:rPr>
          <w:color w:val="3366FF"/>
        </w:rPr>
        <w:t xml:space="preserve"> </w:t>
      </w:r>
      <w:proofErr w:type="spellStart"/>
      <w:r w:rsidRPr="000A593E">
        <w:rPr>
          <w:color w:val="3366FF"/>
        </w:rPr>
        <w:t>pertemuan</w:t>
      </w:r>
      <w:proofErr w:type="spellEnd"/>
      <w:r w:rsidRPr="000A593E">
        <w:rPr>
          <w:color w:val="3366FF"/>
        </w:rPr>
        <w:t xml:space="preserve">, </w:t>
      </w:r>
      <w:proofErr w:type="spellStart"/>
      <w:r w:rsidRPr="000A593E">
        <w:rPr>
          <w:color w:val="3366FF"/>
        </w:rPr>
        <w:t>dan</w:t>
      </w:r>
      <w:proofErr w:type="spellEnd"/>
      <w:r w:rsidRPr="000A593E">
        <w:rPr>
          <w:color w:val="3366FF"/>
        </w:rPr>
        <w:t xml:space="preserve"> </w:t>
      </w:r>
      <w:proofErr w:type="spellStart"/>
      <w:r w:rsidRPr="000A593E">
        <w:rPr>
          <w:color w:val="3366FF"/>
        </w:rPr>
        <w:t>kunjungan</w:t>
      </w:r>
      <w:proofErr w:type="spellEnd"/>
      <w:r w:rsidRPr="000A593E">
        <w:rPr>
          <w:color w:val="3366FF"/>
        </w:rPr>
        <w:t xml:space="preserve"> </w:t>
      </w:r>
      <w:proofErr w:type="spellStart"/>
      <w:r w:rsidRPr="000A593E">
        <w:rPr>
          <w:color w:val="3366FF"/>
        </w:rPr>
        <w:t>dapat</w:t>
      </w:r>
      <w:proofErr w:type="spellEnd"/>
      <w:r w:rsidRPr="000A593E">
        <w:rPr>
          <w:color w:val="3366FF"/>
        </w:rPr>
        <w:t xml:space="preserve"> </w:t>
      </w:r>
      <w:proofErr w:type="spellStart"/>
      <w:r w:rsidRPr="000A593E">
        <w:rPr>
          <w:color w:val="3366FF"/>
        </w:rPr>
        <w:t>diatur</w:t>
      </w:r>
      <w:proofErr w:type="spellEnd"/>
      <w:r w:rsidRPr="000A593E">
        <w:rPr>
          <w:color w:val="3366FF"/>
        </w:rPr>
        <w:t xml:space="preserve"> </w:t>
      </w:r>
      <w:proofErr w:type="spellStart"/>
      <w:r w:rsidRPr="000A593E">
        <w:rPr>
          <w:color w:val="3366FF"/>
        </w:rPr>
        <w:t>baik</w:t>
      </w:r>
      <w:proofErr w:type="spellEnd"/>
      <w:r w:rsidRPr="000A593E">
        <w:rPr>
          <w:color w:val="3366FF"/>
        </w:rPr>
        <w:t xml:space="preserve"> </w:t>
      </w:r>
      <w:proofErr w:type="spellStart"/>
      <w:r w:rsidRPr="000A593E">
        <w:rPr>
          <w:color w:val="3366FF"/>
        </w:rPr>
        <w:t>pada</w:t>
      </w:r>
      <w:proofErr w:type="spellEnd"/>
      <w:r w:rsidRPr="000A593E">
        <w:rPr>
          <w:color w:val="3366FF"/>
        </w:rPr>
        <w:t xml:space="preserve"> </w:t>
      </w:r>
      <w:proofErr w:type="spellStart"/>
      <w:r w:rsidRPr="000A593E">
        <w:rPr>
          <w:color w:val="3366FF"/>
        </w:rPr>
        <w:t>hari</w:t>
      </w:r>
      <w:proofErr w:type="spellEnd"/>
      <w:r w:rsidRPr="000A593E">
        <w:rPr>
          <w:color w:val="3366FF"/>
        </w:rPr>
        <w:t xml:space="preserve"> </w:t>
      </w:r>
      <w:proofErr w:type="spellStart"/>
      <w:r w:rsidRPr="000A593E">
        <w:rPr>
          <w:color w:val="3366FF"/>
        </w:rPr>
        <w:t>kerja</w:t>
      </w:r>
      <w:proofErr w:type="spellEnd"/>
      <w:r w:rsidRPr="000A593E">
        <w:rPr>
          <w:color w:val="3366FF"/>
        </w:rPr>
        <w:t xml:space="preserve"> </w:t>
      </w:r>
      <w:proofErr w:type="spellStart"/>
      <w:r w:rsidRPr="000A593E">
        <w:rPr>
          <w:color w:val="3366FF"/>
        </w:rPr>
        <w:t>dan</w:t>
      </w:r>
      <w:proofErr w:type="spellEnd"/>
      <w:r w:rsidRPr="000A593E">
        <w:rPr>
          <w:color w:val="3366FF"/>
        </w:rPr>
        <w:t xml:space="preserve"> </w:t>
      </w:r>
      <w:proofErr w:type="spellStart"/>
      <w:r w:rsidRPr="000A593E">
        <w:rPr>
          <w:color w:val="3366FF"/>
        </w:rPr>
        <w:t>akhir</w:t>
      </w:r>
      <w:proofErr w:type="spellEnd"/>
      <w:r w:rsidRPr="000A593E">
        <w:rPr>
          <w:color w:val="3366FF"/>
        </w:rPr>
        <w:t xml:space="preserve"> </w:t>
      </w:r>
      <w:proofErr w:type="spellStart"/>
      <w:r w:rsidRPr="000A593E">
        <w:rPr>
          <w:color w:val="3366FF"/>
        </w:rPr>
        <w:t>pekan</w:t>
      </w:r>
      <w:proofErr w:type="spellEnd"/>
      <w:r w:rsidRPr="000A593E">
        <w:rPr>
          <w:color w:val="3366FF"/>
        </w:rPr>
        <w:t>.</w:t>
      </w:r>
      <w:proofErr w:type="gramEnd"/>
      <w:r w:rsidRPr="000A593E">
        <w:rPr>
          <w:color w:val="3366FF"/>
        </w:rPr>
        <w:t xml:space="preserve"> </w:t>
      </w:r>
      <w:proofErr w:type="spellStart"/>
      <w:proofErr w:type="gramStart"/>
      <w:r w:rsidRPr="000A593E">
        <w:rPr>
          <w:color w:val="3366FF"/>
        </w:rPr>
        <w:t>Pengunjung</w:t>
      </w:r>
      <w:proofErr w:type="spellEnd"/>
      <w:r w:rsidRPr="000A593E">
        <w:rPr>
          <w:color w:val="3366FF"/>
        </w:rPr>
        <w:t xml:space="preserve"> </w:t>
      </w:r>
      <w:proofErr w:type="spellStart"/>
      <w:r w:rsidR="000431A8">
        <w:rPr>
          <w:color w:val="3366FF"/>
        </w:rPr>
        <w:t>dapat</w:t>
      </w:r>
      <w:proofErr w:type="spellEnd"/>
      <w:r w:rsidR="000431A8">
        <w:rPr>
          <w:color w:val="3366FF"/>
        </w:rPr>
        <w:t xml:space="preserve"> </w:t>
      </w:r>
      <w:proofErr w:type="spellStart"/>
      <w:r w:rsidRPr="000A593E">
        <w:rPr>
          <w:color w:val="3366FF"/>
        </w:rPr>
        <w:t>memilih</w:t>
      </w:r>
      <w:proofErr w:type="spellEnd"/>
      <w:r w:rsidRPr="000A593E">
        <w:rPr>
          <w:color w:val="3366FF"/>
        </w:rPr>
        <w:t xml:space="preserve"> </w:t>
      </w:r>
      <w:proofErr w:type="spellStart"/>
      <w:r w:rsidRPr="000A593E">
        <w:rPr>
          <w:color w:val="3366FF"/>
        </w:rPr>
        <w:t>tanggal</w:t>
      </w:r>
      <w:proofErr w:type="spellEnd"/>
      <w:r w:rsidRPr="000A593E">
        <w:rPr>
          <w:color w:val="3366FF"/>
        </w:rPr>
        <w:t xml:space="preserve"> yang paling </w:t>
      </w:r>
      <w:proofErr w:type="spellStart"/>
      <w:r w:rsidRPr="000A593E">
        <w:rPr>
          <w:color w:val="3366FF"/>
        </w:rPr>
        <w:t>tepat</w:t>
      </w:r>
      <w:proofErr w:type="spellEnd"/>
      <w:r w:rsidRPr="000A593E">
        <w:rPr>
          <w:color w:val="3366FF"/>
        </w:rPr>
        <w:t xml:space="preserve">, </w:t>
      </w:r>
      <w:proofErr w:type="spellStart"/>
      <w:r w:rsidRPr="000A593E">
        <w:rPr>
          <w:color w:val="3366FF"/>
        </w:rPr>
        <w:t>sesuai</w:t>
      </w:r>
      <w:proofErr w:type="spellEnd"/>
      <w:r w:rsidRPr="000A593E">
        <w:rPr>
          <w:color w:val="3366FF"/>
        </w:rPr>
        <w:t xml:space="preserve"> </w:t>
      </w:r>
      <w:proofErr w:type="spellStart"/>
      <w:r w:rsidRPr="000A593E">
        <w:rPr>
          <w:color w:val="3366FF"/>
        </w:rPr>
        <w:t>dengan</w:t>
      </w:r>
      <w:proofErr w:type="spellEnd"/>
      <w:r w:rsidRPr="000A593E">
        <w:rPr>
          <w:color w:val="3366FF"/>
        </w:rPr>
        <w:t xml:space="preserve"> </w:t>
      </w:r>
      <w:proofErr w:type="spellStart"/>
      <w:r w:rsidRPr="000A593E">
        <w:rPr>
          <w:color w:val="3366FF"/>
        </w:rPr>
        <w:t>ketersediaan</w:t>
      </w:r>
      <w:proofErr w:type="spellEnd"/>
      <w:r w:rsidRPr="000A593E">
        <w:rPr>
          <w:color w:val="3366FF"/>
        </w:rPr>
        <w:t xml:space="preserve"> </w:t>
      </w:r>
      <w:proofErr w:type="spellStart"/>
      <w:r w:rsidRPr="000A593E">
        <w:rPr>
          <w:color w:val="3366FF"/>
        </w:rPr>
        <w:t>staf</w:t>
      </w:r>
      <w:proofErr w:type="spellEnd"/>
      <w:r w:rsidRPr="000A593E">
        <w:rPr>
          <w:color w:val="3366FF"/>
        </w:rPr>
        <w:t>.</w:t>
      </w:r>
      <w:proofErr w:type="gramEnd"/>
      <w:r w:rsidRPr="000A593E">
        <w:rPr>
          <w:color w:val="3366FF"/>
        </w:rPr>
        <w:t xml:space="preserve"> Di Casa Rex studio, </w:t>
      </w:r>
      <w:proofErr w:type="spellStart"/>
      <w:r w:rsidRPr="000A593E">
        <w:rPr>
          <w:color w:val="3366FF"/>
        </w:rPr>
        <w:t>misalnya</w:t>
      </w:r>
      <w:proofErr w:type="spellEnd"/>
      <w:r w:rsidRPr="000A593E">
        <w:rPr>
          <w:color w:val="3366FF"/>
        </w:rPr>
        <w:t xml:space="preserve">, </w:t>
      </w:r>
      <w:proofErr w:type="spellStart"/>
      <w:r w:rsidRPr="000A593E">
        <w:rPr>
          <w:color w:val="3366FF"/>
        </w:rPr>
        <w:t>kunjungan</w:t>
      </w:r>
      <w:proofErr w:type="spellEnd"/>
      <w:r w:rsidRPr="000A593E">
        <w:rPr>
          <w:color w:val="3366FF"/>
        </w:rPr>
        <w:t xml:space="preserve"> </w:t>
      </w:r>
      <w:proofErr w:type="spellStart"/>
      <w:r w:rsidRPr="000A593E">
        <w:rPr>
          <w:color w:val="3366FF"/>
        </w:rPr>
        <w:t>biasanya</w:t>
      </w:r>
      <w:proofErr w:type="spellEnd"/>
      <w:r w:rsidRPr="000A593E">
        <w:rPr>
          <w:color w:val="3366FF"/>
        </w:rPr>
        <w:t xml:space="preserve"> </w:t>
      </w:r>
      <w:proofErr w:type="spellStart"/>
      <w:r w:rsidRPr="000A593E">
        <w:rPr>
          <w:color w:val="3366FF"/>
        </w:rPr>
        <w:t>berlangsung</w:t>
      </w:r>
      <w:proofErr w:type="spellEnd"/>
      <w:r w:rsidRPr="000A593E">
        <w:rPr>
          <w:color w:val="3366FF"/>
        </w:rPr>
        <w:t xml:space="preserve"> </w:t>
      </w:r>
      <w:proofErr w:type="spellStart"/>
      <w:r w:rsidRPr="000A593E">
        <w:rPr>
          <w:color w:val="3366FF"/>
        </w:rPr>
        <w:t>satu</w:t>
      </w:r>
      <w:proofErr w:type="spellEnd"/>
      <w:r w:rsidRPr="000A593E">
        <w:rPr>
          <w:color w:val="3366FF"/>
        </w:rPr>
        <w:t xml:space="preserve"> jam </w:t>
      </w:r>
      <w:proofErr w:type="spellStart"/>
      <w:r w:rsidRPr="000A593E">
        <w:rPr>
          <w:color w:val="3366FF"/>
        </w:rPr>
        <w:t>dan</w:t>
      </w:r>
      <w:proofErr w:type="spellEnd"/>
      <w:r w:rsidRPr="000A593E">
        <w:rPr>
          <w:color w:val="3366FF"/>
        </w:rPr>
        <w:t xml:space="preserve"> </w:t>
      </w:r>
      <w:proofErr w:type="spellStart"/>
      <w:r w:rsidRPr="000A593E">
        <w:rPr>
          <w:color w:val="3366FF"/>
        </w:rPr>
        <w:t>melibatkan</w:t>
      </w:r>
      <w:proofErr w:type="spellEnd"/>
      <w:r w:rsidRPr="000A593E">
        <w:rPr>
          <w:color w:val="3366FF"/>
        </w:rPr>
        <w:t xml:space="preserve"> </w:t>
      </w:r>
      <w:proofErr w:type="spellStart"/>
      <w:r w:rsidRPr="000A593E">
        <w:rPr>
          <w:color w:val="3366FF"/>
        </w:rPr>
        <w:t>ceramah</w:t>
      </w:r>
      <w:proofErr w:type="spellEnd"/>
      <w:r w:rsidRPr="000A593E">
        <w:rPr>
          <w:color w:val="3366FF"/>
        </w:rPr>
        <w:t xml:space="preserve"> </w:t>
      </w:r>
      <w:proofErr w:type="spellStart"/>
      <w:r w:rsidRPr="000A593E">
        <w:rPr>
          <w:color w:val="3366FF"/>
        </w:rPr>
        <w:t>oleh</w:t>
      </w:r>
      <w:proofErr w:type="spellEnd"/>
      <w:r w:rsidRPr="000A593E">
        <w:rPr>
          <w:color w:val="3366FF"/>
        </w:rPr>
        <w:t xml:space="preserve"> Gustavo </w:t>
      </w:r>
      <w:proofErr w:type="spellStart"/>
      <w:r w:rsidRPr="000A593E">
        <w:rPr>
          <w:color w:val="3366FF"/>
        </w:rPr>
        <w:t>Piqueira</w:t>
      </w:r>
      <w:proofErr w:type="spellEnd"/>
      <w:r w:rsidRPr="000A593E">
        <w:rPr>
          <w:color w:val="3366FF"/>
        </w:rPr>
        <w:t xml:space="preserve">, </w:t>
      </w:r>
      <w:proofErr w:type="spellStart"/>
      <w:r w:rsidR="000431A8">
        <w:rPr>
          <w:color w:val="3366FF"/>
        </w:rPr>
        <w:t>kepala</w:t>
      </w:r>
      <w:proofErr w:type="spellEnd"/>
      <w:r w:rsidRPr="000A593E">
        <w:rPr>
          <w:color w:val="3366FF"/>
        </w:rPr>
        <w:t xml:space="preserve"> </w:t>
      </w:r>
      <w:proofErr w:type="spellStart"/>
      <w:proofErr w:type="gramStart"/>
      <w:r w:rsidRPr="000A593E">
        <w:rPr>
          <w:color w:val="3366FF"/>
        </w:rPr>
        <w:t>kantor</w:t>
      </w:r>
      <w:proofErr w:type="spellEnd"/>
      <w:proofErr w:type="gramEnd"/>
      <w:r w:rsidRPr="000A593E">
        <w:rPr>
          <w:color w:val="3366FF"/>
        </w:rPr>
        <w:t xml:space="preserve">. </w:t>
      </w:r>
      <w:proofErr w:type="spellStart"/>
      <w:proofErr w:type="gramStart"/>
      <w:r w:rsidRPr="000A593E">
        <w:rPr>
          <w:color w:val="3366FF"/>
        </w:rPr>
        <w:t>Dalam</w:t>
      </w:r>
      <w:proofErr w:type="spellEnd"/>
      <w:r w:rsidRPr="000A593E">
        <w:rPr>
          <w:color w:val="3366FF"/>
        </w:rPr>
        <w:t xml:space="preserve"> UNO + BRAND studio, </w:t>
      </w:r>
      <w:proofErr w:type="spellStart"/>
      <w:r w:rsidRPr="000A593E">
        <w:rPr>
          <w:color w:val="3366FF"/>
        </w:rPr>
        <w:t>kunjungan</w:t>
      </w:r>
      <w:proofErr w:type="spellEnd"/>
      <w:r w:rsidRPr="000A593E">
        <w:rPr>
          <w:color w:val="3366FF"/>
        </w:rPr>
        <w:t xml:space="preserve"> </w:t>
      </w:r>
      <w:proofErr w:type="spellStart"/>
      <w:r w:rsidRPr="000A593E">
        <w:rPr>
          <w:color w:val="3366FF"/>
        </w:rPr>
        <w:t>dalam</w:t>
      </w:r>
      <w:proofErr w:type="spellEnd"/>
      <w:r w:rsidRPr="000A593E">
        <w:rPr>
          <w:color w:val="3366FF"/>
        </w:rPr>
        <w:t xml:space="preserve"> </w:t>
      </w:r>
      <w:proofErr w:type="spellStart"/>
      <w:r w:rsidRPr="000A593E">
        <w:rPr>
          <w:color w:val="3366FF"/>
        </w:rPr>
        <w:t>kelompok-kelompok</w:t>
      </w:r>
      <w:proofErr w:type="spellEnd"/>
      <w:r w:rsidRPr="000A593E">
        <w:rPr>
          <w:color w:val="3366FF"/>
        </w:rPr>
        <w:t xml:space="preserve"> </w:t>
      </w:r>
      <w:proofErr w:type="spellStart"/>
      <w:r w:rsidRPr="000A593E">
        <w:rPr>
          <w:color w:val="3366FF"/>
        </w:rPr>
        <w:t>kecil</w:t>
      </w:r>
      <w:proofErr w:type="spellEnd"/>
      <w:r w:rsidRPr="000A593E">
        <w:rPr>
          <w:color w:val="3366FF"/>
        </w:rPr>
        <w:t xml:space="preserve">, </w:t>
      </w:r>
      <w:proofErr w:type="spellStart"/>
      <w:r w:rsidRPr="000A593E">
        <w:rPr>
          <w:color w:val="3366FF"/>
        </w:rPr>
        <w:t>maksimal</w:t>
      </w:r>
      <w:proofErr w:type="spellEnd"/>
      <w:r w:rsidRPr="000A593E">
        <w:rPr>
          <w:color w:val="3366FF"/>
        </w:rPr>
        <w:t xml:space="preserve"> </w:t>
      </w:r>
      <w:proofErr w:type="spellStart"/>
      <w:r w:rsidRPr="000A593E">
        <w:rPr>
          <w:color w:val="3366FF"/>
        </w:rPr>
        <w:t>dua</w:t>
      </w:r>
      <w:proofErr w:type="spellEnd"/>
      <w:r w:rsidRPr="000A593E">
        <w:rPr>
          <w:color w:val="3366FF"/>
        </w:rPr>
        <w:t xml:space="preserve"> orang </w:t>
      </w:r>
      <w:proofErr w:type="spellStart"/>
      <w:r w:rsidRPr="000A593E">
        <w:rPr>
          <w:color w:val="3366FF"/>
        </w:rPr>
        <w:t>dapat</w:t>
      </w:r>
      <w:proofErr w:type="spellEnd"/>
      <w:r w:rsidRPr="000A593E">
        <w:rPr>
          <w:color w:val="3366FF"/>
        </w:rPr>
        <w:t xml:space="preserve"> </w:t>
      </w:r>
      <w:proofErr w:type="spellStart"/>
      <w:r w:rsidRPr="000A593E">
        <w:rPr>
          <w:color w:val="3366FF"/>
        </w:rPr>
        <w:t>menghabiskan</w:t>
      </w:r>
      <w:proofErr w:type="spellEnd"/>
      <w:r w:rsidRPr="000A593E">
        <w:rPr>
          <w:color w:val="3366FF"/>
        </w:rPr>
        <w:t xml:space="preserve"> </w:t>
      </w:r>
      <w:proofErr w:type="spellStart"/>
      <w:r w:rsidRPr="000A593E">
        <w:rPr>
          <w:color w:val="3366FF"/>
        </w:rPr>
        <w:t>sepanjang</w:t>
      </w:r>
      <w:proofErr w:type="spellEnd"/>
      <w:r w:rsidRPr="000A593E">
        <w:rPr>
          <w:color w:val="3366FF"/>
        </w:rPr>
        <w:t xml:space="preserve"> </w:t>
      </w:r>
      <w:proofErr w:type="spellStart"/>
      <w:r w:rsidRPr="000A593E">
        <w:rPr>
          <w:color w:val="3366FF"/>
        </w:rPr>
        <w:t>hari</w:t>
      </w:r>
      <w:proofErr w:type="spellEnd"/>
      <w:r w:rsidRPr="000A593E">
        <w:rPr>
          <w:color w:val="3366FF"/>
        </w:rPr>
        <w:t xml:space="preserve"> </w:t>
      </w:r>
      <w:proofErr w:type="spellStart"/>
      <w:r w:rsidRPr="000A593E">
        <w:rPr>
          <w:color w:val="3366FF"/>
        </w:rPr>
        <w:t>mengamati</w:t>
      </w:r>
      <w:proofErr w:type="spellEnd"/>
      <w:r w:rsidRPr="000A593E">
        <w:rPr>
          <w:color w:val="3366FF"/>
        </w:rPr>
        <w:t xml:space="preserve"> </w:t>
      </w:r>
      <w:proofErr w:type="spellStart"/>
      <w:r w:rsidRPr="000A593E">
        <w:rPr>
          <w:color w:val="3366FF"/>
        </w:rPr>
        <w:t>rutinitas</w:t>
      </w:r>
      <w:proofErr w:type="spellEnd"/>
      <w:r w:rsidRPr="000A593E">
        <w:rPr>
          <w:color w:val="3366FF"/>
        </w:rPr>
        <w:t xml:space="preserve"> </w:t>
      </w:r>
      <w:proofErr w:type="spellStart"/>
      <w:r w:rsidRPr="000A593E">
        <w:rPr>
          <w:color w:val="3366FF"/>
        </w:rPr>
        <w:t>sehari-hari</w:t>
      </w:r>
      <w:proofErr w:type="spellEnd"/>
      <w:r w:rsidRPr="000A593E">
        <w:rPr>
          <w:color w:val="3366FF"/>
        </w:rPr>
        <w:t xml:space="preserve"> </w:t>
      </w:r>
      <w:proofErr w:type="spellStart"/>
      <w:r w:rsidRPr="000A593E">
        <w:rPr>
          <w:color w:val="3366FF"/>
        </w:rPr>
        <w:t>dari</w:t>
      </w:r>
      <w:proofErr w:type="spellEnd"/>
      <w:r w:rsidRPr="000A593E">
        <w:rPr>
          <w:color w:val="3366FF"/>
        </w:rPr>
        <w:t xml:space="preserve"> studio.</w:t>
      </w:r>
      <w:proofErr w:type="gramEnd"/>
      <w:r w:rsidRPr="000A593E">
        <w:rPr>
          <w:color w:val="3366FF"/>
        </w:rPr>
        <w:t xml:space="preserve"> </w:t>
      </w:r>
      <w:proofErr w:type="spellStart"/>
      <w:proofErr w:type="gramStart"/>
      <w:r w:rsidRPr="000A593E">
        <w:rPr>
          <w:color w:val="3366FF"/>
        </w:rPr>
        <w:t>Idenya</w:t>
      </w:r>
      <w:proofErr w:type="spellEnd"/>
      <w:r w:rsidRPr="000A593E">
        <w:rPr>
          <w:color w:val="3366FF"/>
        </w:rPr>
        <w:t xml:space="preserve"> </w:t>
      </w:r>
      <w:proofErr w:type="spellStart"/>
      <w:r w:rsidRPr="000A593E">
        <w:rPr>
          <w:color w:val="3366FF"/>
        </w:rPr>
        <w:t>adalah</w:t>
      </w:r>
      <w:proofErr w:type="spellEnd"/>
      <w:r w:rsidRPr="000A593E">
        <w:rPr>
          <w:color w:val="3366FF"/>
        </w:rPr>
        <w:t xml:space="preserve"> </w:t>
      </w:r>
      <w:proofErr w:type="spellStart"/>
      <w:r w:rsidRPr="000A593E">
        <w:rPr>
          <w:color w:val="3366FF"/>
        </w:rPr>
        <w:t>bahwa</w:t>
      </w:r>
      <w:proofErr w:type="spellEnd"/>
      <w:r w:rsidRPr="000A593E">
        <w:rPr>
          <w:color w:val="3366FF"/>
        </w:rPr>
        <w:t xml:space="preserve"> </w:t>
      </w:r>
      <w:proofErr w:type="spellStart"/>
      <w:r w:rsidRPr="000A593E">
        <w:rPr>
          <w:color w:val="3366FF"/>
        </w:rPr>
        <w:t>setiap</w:t>
      </w:r>
      <w:proofErr w:type="spellEnd"/>
      <w:r w:rsidRPr="000A593E">
        <w:rPr>
          <w:color w:val="3366FF"/>
        </w:rPr>
        <w:t xml:space="preserve"> studio </w:t>
      </w:r>
      <w:proofErr w:type="spellStart"/>
      <w:r w:rsidRPr="000A593E">
        <w:rPr>
          <w:color w:val="3366FF"/>
        </w:rPr>
        <w:t>terbuka</w:t>
      </w:r>
      <w:proofErr w:type="spellEnd"/>
      <w:r w:rsidRPr="000A593E">
        <w:rPr>
          <w:color w:val="3366FF"/>
        </w:rPr>
        <w:t xml:space="preserve"> </w:t>
      </w:r>
      <w:proofErr w:type="spellStart"/>
      <w:r w:rsidRPr="000A593E">
        <w:rPr>
          <w:color w:val="3366FF"/>
        </w:rPr>
        <w:t>untuk</w:t>
      </w:r>
      <w:proofErr w:type="spellEnd"/>
      <w:r w:rsidRPr="000A593E">
        <w:rPr>
          <w:color w:val="3366FF"/>
        </w:rPr>
        <w:t xml:space="preserve"> </w:t>
      </w:r>
      <w:proofErr w:type="spellStart"/>
      <w:r w:rsidR="00E41BB6">
        <w:rPr>
          <w:color w:val="3366FF"/>
        </w:rPr>
        <w:t>dikunjungi</w:t>
      </w:r>
      <w:proofErr w:type="spellEnd"/>
      <w:r w:rsidRPr="000A593E">
        <w:rPr>
          <w:color w:val="3366FF"/>
        </w:rPr>
        <w:t xml:space="preserve"> </w:t>
      </w:r>
      <w:proofErr w:type="spellStart"/>
      <w:r w:rsidR="00E41BB6">
        <w:rPr>
          <w:color w:val="3366FF"/>
        </w:rPr>
        <w:t>untuk</w:t>
      </w:r>
      <w:proofErr w:type="spellEnd"/>
      <w:r w:rsidRPr="000A593E">
        <w:rPr>
          <w:color w:val="3366FF"/>
        </w:rPr>
        <w:t xml:space="preserve"> </w:t>
      </w:r>
      <w:proofErr w:type="spellStart"/>
      <w:r w:rsidRPr="000A593E">
        <w:rPr>
          <w:color w:val="3366FF"/>
        </w:rPr>
        <w:t>melihat</w:t>
      </w:r>
      <w:proofErr w:type="spellEnd"/>
      <w:r w:rsidRPr="000A593E">
        <w:rPr>
          <w:color w:val="3366FF"/>
        </w:rPr>
        <w:t xml:space="preserve"> yang </w:t>
      </w:r>
      <w:proofErr w:type="spellStart"/>
      <w:r w:rsidRPr="000A593E">
        <w:rPr>
          <w:color w:val="3366FF"/>
        </w:rPr>
        <w:t>terbaik</w:t>
      </w:r>
      <w:proofErr w:type="spellEnd"/>
      <w:r w:rsidRPr="000A593E">
        <w:rPr>
          <w:color w:val="3366FF"/>
        </w:rPr>
        <w:t>.</w:t>
      </w:r>
      <w:proofErr w:type="gramEnd"/>
      <w:r w:rsidRPr="000A593E">
        <w:rPr>
          <w:color w:val="3366FF"/>
        </w:rPr>
        <w:t xml:space="preserve"> </w:t>
      </w:r>
      <w:proofErr w:type="spellStart"/>
      <w:proofErr w:type="gramStart"/>
      <w:r w:rsidRPr="000A593E">
        <w:rPr>
          <w:color w:val="3366FF"/>
        </w:rPr>
        <w:t>Saat</w:t>
      </w:r>
      <w:proofErr w:type="spellEnd"/>
      <w:r w:rsidRPr="000A593E">
        <w:rPr>
          <w:color w:val="3366FF"/>
        </w:rPr>
        <w:t xml:space="preserve"> </w:t>
      </w:r>
      <w:proofErr w:type="spellStart"/>
      <w:r w:rsidRPr="000A593E">
        <w:rPr>
          <w:color w:val="3366FF"/>
        </w:rPr>
        <w:t>ini</w:t>
      </w:r>
      <w:proofErr w:type="spellEnd"/>
      <w:r w:rsidRPr="000A593E">
        <w:rPr>
          <w:color w:val="3366FF"/>
        </w:rPr>
        <w:t xml:space="preserve">, </w:t>
      </w:r>
      <w:proofErr w:type="spellStart"/>
      <w:r w:rsidRPr="000A593E">
        <w:rPr>
          <w:color w:val="3366FF"/>
        </w:rPr>
        <w:t>proyek</w:t>
      </w:r>
      <w:proofErr w:type="spellEnd"/>
      <w:r w:rsidRPr="000A593E">
        <w:rPr>
          <w:color w:val="3366FF"/>
        </w:rPr>
        <w:t xml:space="preserve"> </w:t>
      </w:r>
      <w:proofErr w:type="spellStart"/>
      <w:r w:rsidRPr="000A593E">
        <w:rPr>
          <w:color w:val="3366FF"/>
        </w:rPr>
        <w:t>ini</w:t>
      </w:r>
      <w:proofErr w:type="spellEnd"/>
      <w:r w:rsidRPr="000A593E">
        <w:rPr>
          <w:color w:val="3366FF"/>
        </w:rPr>
        <w:t xml:space="preserve"> </w:t>
      </w:r>
      <w:proofErr w:type="spellStart"/>
      <w:r w:rsidRPr="000A593E">
        <w:rPr>
          <w:color w:val="3366FF"/>
        </w:rPr>
        <w:t>memiliki</w:t>
      </w:r>
      <w:proofErr w:type="spellEnd"/>
      <w:r w:rsidRPr="000A593E">
        <w:rPr>
          <w:color w:val="3366FF"/>
        </w:rPr>
        <w:t xml:space="preserve"> </w:t>
      </w:r>
      <w:proofErr w:type="spellStart"/>
      <w:r w:rsidRPr="000A593E">
        <w:rPr>
          <w:color w:val="3366FF"/>
        </w:rPr>
        <w:t>sepuluh</w:t>
      </w:r>
      <w:proofErr w:type="spellEnd"/>
      <w:r w:rsidRPr="000A593E">
        <w:rPr>
          <w:color w:val="3366FF"/>
        </w:rPr>
        <w:t xml:space="preserve"> </w:t>
      </w:r>
      <w:proofErr w:type="spellStart"/>
      <w:r w:rsidRPr="000A593E">
        <w:rPr>
          <w:color w:val="3366FF"/>
        </w:rPr>
        <w:t>perusahaan</w:t>
      </w:r>
      <w:proofErr w:type="spellEnd"/>
      <w:r w:rsidRPr="000A593E">
        <w:rPr>
          <w:color w:val="3366FF"/>
        </w:rPr>
        <w:t xml:space="preserve"> yang </w:t>
      </w:r>
      <w:proofErr w:type="spellStart"/>
      <w:r w:rsidRPr="000A593E">
        <w:rPr>
          <w:color w:val="3366FF"/>
        </w:rPr>
        <w:t>terdaftar</w:t>
      </w:r>
      <w:proofErr w:type="spellEnd"/>
      <w:r w:rsidRPr="000A593E">
        <w:rPr>
          <w:color w:val="3366FF"/>
        </w:rPr>
        <w:t xml:space="preserve"> </w:t>
      </w:r>
      <w:proofErr w:type="spellStart"/>
      <w:r w:rsidRPr="000A593E">
        <w:rPr>
          <w:color w:val="3366FF"/>
        </w:rPr>
        <w:t>untuk</w:t>
      </w:r>
      <w:proofErr w:type="spellEnd"/>
      <w:r w:rsidRPr="000A593E">
        <w:rPr>
          <w:color w:val="3366FF"/>
        </w:rPr>
        <w:t xml:space="preserve"> </w:t>
      </w:r>
      <w:proofErr w:type="spellStart"/>
      <w:r w:rsidR="00E41BB6">
        <w:rPr>
          <w:color w:val="3366FF"/>
        </w:rPr>
        <w:t>dikunjungi</w:t>
      </w:r>
      <w:proofErr w:type="spellEnd"/>
      <w:r w:rsidRPr="000A593E">
        <w:rPr>
          <w:color w:val="3366FF"/>
        </w:rPr>
        <w:t xml:space="preserve"> di </w:t>
      </w:r>
      <w:proofErr w:type="spellStart"/>
      <w:r w:rsidRPr="000A593E">
        <w:rPr>
          <w:color w:val="3366FF"/>
        </w:rPr>
        <w:t>empat</w:t>
      </w:r>
      <w:proofErr w:type="spellEnd"/>
      <w:r w:rsidRPr="000A593E">
        <w:rPr>
          <w:color w:val="3366FF"/>
        </w:rPr>
        <w:t xml:space="preserve"> </w:t>
      </w:r>
      <w:proofErr w:type="spellStart"/>
      <w:r w:rsidRPr="000A593E">
        <w:rPr>
          <w:color w:val="3366FF"/>
        </w:rPr>
        <w:t>negara</w:t>
      </w:r>
      <w:proofErr w:type="spellEnd"/>
      <w:r w:rsidRPr="000A593E">
        <w:rPr>
          <w:color w:val="3366FF"/>
        </w:rPr>
        <w:t xml:space="preserve"> yang </w:t>
      </w:r>
      <w:proofErr w:type="spellStart"/>
      <w:r w:rsidRPr="000A593E">
        <w:rPr>
          <w:color w:val="3366FF"/>
        </w:rPr>
        <w:t>berbeda</w:t>
      </w:r>
      <w:proofErr w:type="spellEnd"/>
      <w:r w:rsidRPr="000A593E">
        <w:rPr>
          <w:color w:val="3366FF"/>
        </w:rPr>
        <w:t xml:space="preserve"> </w:t>
      </w:r>
      <w:proofErr w:type="spellStart"/>
      <w:r w:rsidRPr="000A593E">
        <w:rPr>
          <w:color w:val="3366FF"/>
        </w:rPr>
        <w:t>dari</w:t>
      </w:r>
      <w:proofErr w:type="spellEnd"/>
      <w:r w:rsidRPr="000A593E">
        <w:rPr>
          <w:color w:val="3366FF"/>
        </w:rPr>
        <w:t xml:space="preserve"> </w:t>
      </w:r>
      <w:proofErr w:type="spellStart"/>
      <w:r w:rsidRPr="000A593E">
        <w:rPr>
          <w:color w:val="3366FF"/>
        </w:rPr>
        <w:t>Brasil</w:t>
      </w:r>
      <w:proofErr w:type="spellEnd"/>
      <w:r w:rsidRPr="000A593E">
        <w:rPr>
          <w:color w:val="3366FF"/>
        </w:rPr>
        <w:t>.</w:t>
      </w:r>
      <w:proofErr w:type="gramEnd"/>
    </w:p>
    <w:p w14:paraId="2DAE6A55" w14:textId="207CF4D6" w:rsidR="000A593E" w:rsidRPr="000A593E" w:rsidRDefault="000A593E" w:rsidP="000A593E">
      <w:pPr>
        <w:rPr>
          <w:color w:val="3366FF"/>
        </w:rPr>
      </w:pPr>
      <w:proofErr w:type="spellStart"/>
      <w:proofErr w:type="gramStart"/>
      <w:r w:rsidRPr="000A593E">
        <w:rPr>
          <w:color w:val="3366FF"/>
        </w:rPr>
        <w:t>Visitei</w:t>
      </w:r>
      <w:proofErr w:type="spellEnd"/>
      <w:r w:rsidRPr="000A593E">
        <w:rPr>
          <w:color w:val="3366FF"/>
        </w:rPr>
        <w:t xml:space="preserve"> </w:t>
      </w:r>
      <w:proofErr w:type="spellStart"/>
      <w:r w:rsidRPr="000A593E">
        <w:rPr>
          <w:color w:val="3366FF"/>
        </w:rPr>
        <w:t>adalah</w:t>
      </w:r>
      <w:proofErr w:type="spellEnd"/>
      <w:r w:rsidRPr="000A593E">
        <w:rPr>
          <w:color w:val="3366FF"/>
        </w:rPr>
        <w:t xml:space="preserve"> </w:t>
      </w:r>
      <w:proofErr w:type="spellStart"/>
      <w:r w:rsidRPr="000A593E">
        <w:rPr>
          <w:color w:val="3366FF"/>
        </w:rPr>
        <w:t>proyek</w:t>
      </w:r>
      <w:proofErr w:type="spellEnd"/>
      <w:r w:rsidRPr="000A593E">
        <w:rPr>
          <w:color w:val="3366FF"/>
        </w:rPr>
        <w:t xml:space="preserve"> </w:t>
      </w:r>
      <w:proofErr w:type="spellStart"/>
      <w:r w:rsidRPr="000A593E">
        <w:rPr>
          <w:color w:val="3366FF"/>
        </w:rPr>
        <w:t>oleh</w:t>
      </w:r>
      <w:proofErr w:type="spellEnd"/>
      <w:r w:rsidRPr="000A593E">
        <w:rPr>
          <w:color w:val="3366FF"/>
        </w:rPr>
        <w:t xml:space="preserve"> </w:t>
      </w:r>
      <w:proofErr w:type="spellStart"/>
      <w:r w:rsidRPr="000A593E">
        <w:rPr>
          <w:color w:val="3366FF"/>
        </w:rPr>
        <w:t>Giovani</w:t>
      </w:r>
      <w:proofErr w:type="spellEnd"/>
      <w:r w:rsidRPr="000A593E">
        <w:rPr>
          <w:color w:val="3366FF"/>
        </w:rPr>
        <w:t xml:space="preserve"> </w:t>
      </w:r>
      <w:proofErr w:type="spellStart"/>
      <w:r w:rsidRPr="000A593E">
        <w:rPr>
          <w:color w:val="3366FF"/>
        </w:rPr>
        <w:t>Castelucci</w:t>
      </w:r>
      <w:proofErr w:type="spellEnd"/>
      <w:r w:rsidRPr="000A593E">
        <w:rPr>
          <w:color w:val="3366FF"/>
        </w:rPr>
        <w:t xml:space="preserve">, </w:t>
      </w:r>
      <w:proofErr w:type="spellStart"/>
      <w:r w:rsidRPr="000A593E">
        <w:rPr>
          <w:color w:val="3366FF"/>
        </w:rPr>
        <w:t>pendiri</w:t>
      </w:r>
      <w:proofErr w:type="spellEnd"/>
      <w:r w:rsidRPr="000A593E">
        <w:rPr>
          <w:color w:val="3366FF"/>
        </w:rPr>
        <w:t xml:space="preserve"> Dao </w:t>
      </w:r>
      <w:proofErr w:type="spellStart"/>
      <w:r w:rsidRPr="000A593E">
        <w:rPr>
          <w:color w:val="3366FF"/>
        </w:rPr>
        <w:t>desain</w:t>
      </w:r>
      <w:proofErr w:type="spellEnd"/>
      <w:r w:rsidRPr="000A593E">
        <w:rPr>
          <w:color w:val="3366FF"/>
        </w:rPr>
        <w:t xml:space="preserve"> </w:t>
      </w:r>
      <w:proofErr w:type="spellStart"/>
      <w:r w:rsidRPr="000A593E">
        <w:rPr>
          <w:color w:val="3366FF"/>
        </w:rPr>
        <w:t>grafis</w:t>
      </w:r>
      <w:proofErr w:type="spellEnd"/>
      <w:r w:rsidRPr="000A593E">
        <w:rPr>
          <w:color w:val="3366FF"/>
        </w:rPr>
        <w:t xml:space="preserve"> studio </w:t>
      </w:r>
      <w:proofErr w:type="spellStart"/>
      <w:r w:rsidRPr="000A593E">
        <w:rPr>
          <w:color w:val="3366FF"/>
        </w:rPr>
        <w:t>dengan</w:t>
      </w:r>
      <w:proofErr w:type="spellEnd"/>
      <w:r w:rsidRPr="000A593E">
        <w:rPr>
          <w:color w:val="3366FF"/>
        </w:rPr>
        <w:t xml:space="preserve"> </w:t>
      </w:r>
      <w:proofErr w:type="spellStart"/>
      <w:r w:rsidRPr="000A593E">
        <w:rPr>
          <w:color w:val="3366FF"/>
        </w:rPr>
        <w:t>fokus</w:t>
      </w:r>
      <w:proofErr w:type="spellEnd"/>
      <w:r w:rsidRPr="000A593E">
        <w:rPr>
          <w:color w:val="3366FF"/>
        </w:rPr>
        <w:t xml:space="preserve"> </w:t>
      </w:r>
      <w:proofErr w:type="spellStart"/>
      <w:r w:rsidRPr="000A593E">
        <w:rPr>
          <w:color w:val="3366FF"/>
        </w:rPr>
        <w:t>dalam</w:t>
      </w:r>
      <w:proofErr w:type="spellEnd"/>
      <w:r w:rsidRPr="000A593E">
        <w:rPr>
          <w:color w:val="3366FF"/>
        </w:rPr>
        <w:t xml:space="preserve"> </w:t>
      </w:r>
      <w:proofErr w:type="spellStart"/>
      <w:r w:rsidRPr="000A593E">
        <w:rPr>
          <w:color w:val="3366FF"/>
        </w:rPr>
        <w:t>inisiatif</w:t>
      </w:r>
      <w:proofErr w:type="spellEnd"/>
      <w:r w:rsidRPr="000A593E">
        <w:rPr>
          <w:color w:val="3366FF"/>
        </w:rPr>
        <w:t xml:space="preserve"> </w:t>
      </w:r>
      <w:proofErr w:type="spellStart"/>
      <w:r w:rsidRPr="000A593E">
        <w:rPr>
          <w:color w:val="3366FF"/>
        </w:rPr>
        <w:t>budaya</w:t>
      </w:r>
      <w:proofErr w:type="spellEnd"/>
      <w:r w:rsidRPr="000A593E">
        <w:rPr>
          <w:color w:val="3366FF"/>
        </w:rPr>
        <w:t>.</w:t>
      </w:r>
      <w:proofErr w:type="gramEnd"/>
    </w:p>
    <w:p w14:paraId="172E9F88" w14:textId="77777777" w:rsidR="001C2B30" w:rsidRPr="00F64FE7" w:rsidRDefault="001C2B30" w:rsidP="00037117">
      <w:pPr>
        <w:pStyle w:val="Heading2"/>
        <w:spacing w:after="120" w:line="312" w:lineRule="auto"/>
        <w:rPr>
          <w:lang w:val="en-US"/>
        </w:rPr>
      </w:pPr>
      <w:r w:rsidRPr="00F64FE7">
        <w:rPr>
          <w:lang w:val="en-US"/>
        </w:rPr>
        <w:lastRenderedPageBreak/>
        <w:t>Description of project and tasks</w:t>
      </w:r>
    </w:p>
    <w:p w14:paraId="1FA3D3F3" w14:textId="64A8EA01" w:rsidR="00E41BB6" w:rsidRDefault="0020020E" w:rsidP="00037117">
      <w:pPr>
        <w:spacing w:after="120" w:line="312" w:lineRule="auto"/>
        <w:rPr>
          <w:lang w:val="en-US"/>
        </w:rPr>
      </w:pPr>
      <w:proofErr w:type="spellStart"/>
      <w:r w:rsidRPr="00A71B60">
        <w:rPr>
          <w:lang w:val="en-US"/>
        </w:rPr>
        <w:t>Visitei</w:t>
      </w:r>
      <w:proofErr w:type="spellEnd"/>
      <w:r w:rsidRPr="00A71B60">
        <w:rPr>
          <w:lang w:val="en-US"/>
        </w:rPr>
        <w:t xml:space="preserve"> intend</w:t>
      </w:r>
      <w:r w:rsidR="00217591">
        <w:rPr>
          <w:lang w:val="en-US"/>
        </w:rPr>
        <w:t>s</w:t>
      </w:r>
      <w:r w:rsidRPr="00A71B60">
        <w:rPr>
          <w:lang w:val="en-US"/>
        </w:rPr>
        <w:t xml:space="preserve"> to expand its operations and needs to develop promotional material. A </w:t>
      </w:r>
      <w:r w:rsidRPr="00A71B60">
        <w:rPr>
          <w:b/>
          <w:lang w:val="en-US"/>
        </w:rPr>
        <w:t xml:space="preserve">complete editorial design </w:t>
      </w:r>
      <w:r w:rsidRPr="00A71B60">
        <w:rPr>
          <w:lang w:val="en-US"/>
        </w:rPr>
        <w:t xml:space="preserve">with </w:t>
      </w:r>
      <w:r w:rsidRPr="008C10D4">
        <w:rPr>
          <w:lang w:val="en-US"/>
        </w:rPr>
        <w:t xml:space="preserve">eight pages </w:t>
      </w:r>
      <w:r w:rsidR="00217591" w:rsidRPr="005F7750">
        <w:rPr>
          <w:lang w:val="en-US"/>
        </w:rPr>
        <w:t xml:space="preserve">is required </w:t>
      </w:r>
      <w:r w:rsidRPr="008C10D4">
        <w:rPr>
          <w:lang w:val="en-US"/>
        </w:rPr>
        <w:t>(cover</w:t>
      </w:r>
      <w:r w:rsidRPr="00A71B60">
        <w:rPr>
          <w:lang w:val="en-US"/>
        </w:rPr>
        <w:t xml:space="preserve">, back cover and inside pages). </w:t>
      </w:r>
      <w:r w:rsidR="00217591">
        <w:rPr>
          <w:lang w:val="en-US"/>
        </w:rPr>
        <w:t>Your design</w:t>
      </w:r>
      <w:r w:rsidR="007952B0" w:rsidRPr="00A71B60">
        <w:rPr>
          <w:lang w:val="en-US"/>
        </w:rPr>
        <w:t xml:space="preserve"> </w:t>
      </w:r>
      <w:r w:rsidRPr="00A71B60">
        <w:rPr>
          <w:lang w:val="en-US"/>
        </w:rPr>
        <w:t>should be based on the guidelines of the brand.</w:t>
      </w:r>
    </w:p>
    <w:p w14:paraId="69F4C1BA" w14:textId="479F061F" w:rsidR="00E41BB6" w:rsidRPr="00E41BB6" w:rsidRDefault="00E41BB6" w:rsidP="00037117">
      <w:pPr>
        <w:spacing w:after="120" w:line="312" w:lineRule="auto"/>
        <w:rPr>
          <w:color w:val="3366FF"/>
          <w:lang w:val="en-US"/>
        </w:rPr>
      </w:pPr>
      <w:proofErr w:type="spellStart"/>
      <w:proofErr w:type="gramStart"/>
      <w:r w:rsidRPr="00E41BB6">
        <w:rPr>
          <w:color w:val="3366FF"/>
          <w:lang w:val="en-US"/>
        </w:rPr>
        <w:t>Visitei</w:t>
      </w:r>
      <w:proofErr w:type="spellEnd"/>
      <w:r w:rsidRPr="00E41BB6">
        <w:rPr>
          <w:color w:val="3366FF"/>
          <w:lang w:val="en-US"/>
        </w:rPr>
        <w:t xml:space="preserve"> </w:t>
      </w:r>
      <w:proofErr w:type="spellStart"/>
      <w:r w:rsidRPr="00E41BB6">
        <w:rPr>
          <w:color w:val="3366FF"/>
          <w:lang w:val="en-US"/>
        </w:rPr>
        <w:t>bermaksud</w:t>
      </w:r>
      <w:proofErr w:type="spellEnd"/>
      <w:r w:rsidRPr="00E41BB6">
        <w:rPr>
          <w:color w:val="3366FF"/>
          <w:lang w:val="en-US"/>
        </w:rPr>
        <w:t xml:space="preserve"> </w:t>
      </w:r>
      <w:proofErr w:type="spellStart"/>
      <w:r w:rsidRPr="00E41BB6">
        <w:rPr>
          <w:color w:val="3366FF"/>
          <w:lang w:val="en-US"/>
        </w:rPr>
        <w:t>untuk</w:t>
      </w:r>
      <w:proofErr w:type="spellEnd"/>
      <w:r w:rsidRPr="00E41BB6">
        <w:rPr>
          <w:color w:val="3366FF"/>
          <w:lang w:val="en-US"/>
        </w:rPr>
        <w:t xml:space="preserve"> </w:t>
      </w:r>
      <w:proofErr w:type="spellStart"/>
      <w:r w:rsidRPr="00E41BB6">
        <w:rPr>
          <w:color w:val="3366FF"/>
          <w:lang w:val="en-US"/>
        </w:rPr>
        <w:t>memperluas</w:t>
      </w:r>
      <w:proofErr w:type="spellEnd"/>
      <w:r w:rsidRPr="00E41BB6">
        <w:rPr>
          <w:color w:val="3366FF"/>
          <w:lang w:val="en-US"/>
        </w:rPr>
        <w:t xml:space="preserve"> </w:t>
      </w:r>
      <w:proofErr w:type="spellStart"/>
      <w:r w:rsidRPr="00E41BB6">
        <w:rPr>
          <w:color w:val="3366FF"/>
          <w:lang w:val="en-US"/>
        </w:rPr>
        <w:t>operasinya</w:t>
      </w:r>
      <w:proofErr w:type="spellEnd"/>
      <w:r w:rsidRPr="00E41BB6">
        <w:rPr>
          <w:color w:val="3366FF"/>
          <w:lang w:val="en-US"/>
        </w:rPr>
        <w:t xml:space="preserve"> </w:t>
      </w:r>
      <w:proofErr w:type="spellStart"/>
      <w:r w:rsidRPr="00E41BB6">
        <w:rPr>
          <w:color w:val="3366FF"/>
          <w:lang w:val="en-US"/>
        </w:rPr>
        <w:t>dan</w:t>
      </w:r>
      <w:proofErr w:type="spellEnd"/>
      <w:r w:rsidRPr="00E41BB6">
        <w:rPr>
          <w:color w:val="3366FF"/>
          <w:lang w:val="en-US"/>
        </w:rPr>
        <w:t xml:space="preserve"> </w:t>
      </w:r>
      <w:proofErr w:type="spellStart"/>
      <w:r w:rsidRPr="00E41BB6">
        <w:rPr>
          <w:color w:val="3366FF"/>
          <w:lang w:val="en-US"/>
        </w:rPr>
        <w:t>perlu</w:t>
      </w:r>
      <w:proofErr w:type="spellEnd"/>
      <w:r w:rsidRPr="00E41BB6">
        <w:rPr>
          <w:color w:val="3366FF"/>
          <w:lang w:val="en-US"/>
        </w:rPr>
        <w:t xml:space="preserve"> </w:t>
      </w:r>
      <w:proofErr w:type="spellStart"/>
      <w:r w:rsidRPr="00E41BB6">
        <w:rPr>
          <w:color w:val="3366FF"/>
          <w:lang w:val="en-US"/>
        </w:rPr>
        <w:t>mengembangkan</w:t>
      </w:r>
      <w:proofErr w:type="spellEnd"/>
      <w:r w:rsidRPr="00E41BB6">
        <w:rPr>
          <w:color w:val="3366FF"/>
          <w:lang w:val="en-US"/>
        </w:rPr>
        <w:t xml:space="preserve"> </w:t>
      </w:r>
      <w:proofErr w:type="spellStart"/>
      <w:r w:rsidRPr="00E41BB6">
        <w:rPr>
          <w:color w:val="3366FF"/>
          <w:lang w:val="en-US"/>
        </w:rPr>
        <w:t>materi</w:t>
      </w:r>
      <w:proofErr w:type="spellEnd"/>
      <w:r w:rsidRPr="00E41BB6">
        <w:rPr>
          <w:color w:val="3366FF"/>
          <w:lang w:val="en-US"/>
        </w:rPr>
        <w:t xml:space="preserve"> </w:t>
      </w:r>
      <w:proofErr w:type="spellStart"/>
      <w:r w:rsidRPr="00E41BB6">
        <w:rPr>
          <w:color w:val="3366FF"/>
          <w:lang w:val="en-US"/>
        </w:rPr>
        <w:t>promosi</w:t>
      </w:r>
      <w:proofErr w:type="spellEnd"/>
      <w:r w:rsidRPr="00E41BB6">
        <w:rPr>
          <w:color w:val="3366FF"/>
          <w:lang w:val="en-US"/>
        </w:rPr>
        <w:t>.</w:t>
      </w:r>
      <w:proofErr w:type="gramEnd"/>
      <w:r w:rsidRPr="00E41BB6">
        <w:rPr>
          <w:color w:val="3366FF"/>
          <w:lang w:val="en-US"/>
        </w:rPr>
        <w:t xml:space="preserve"> </w:t>
      </w:r>
      <w:proofErr w:type="spellStart"/>
      <w:proofErr w:type="gramStart"/>
      <w:r w:rsidRPr="00E41BB6">
        <w:rPr>
          <w:color w:val="3366FF"/>
          <w:lang w:val="en-US"/>
        </w:rPr>
        <w:t>Sebuah</w:t>
      </w:r>
      <w:proofErr w:type="spellEnd"/>
      <w:r w:rsidRPr="00E41BB6">
        <w:rPr>
          <w:color w:val="3366FF"/>
          <w:lang w:val="en-US"/>
        </w:rPr>
        <w:t xml:space="preserve"> </w:t>
      </w:r>
      <w:proofErr w:type="spellStart"/>
      <w:r w:rsidRPr="00E41BB6">
        <w:rPr>
          <w:color w:val="3366FF"/>
          <w:lang w:val="en-US"/>
        </w:rPr>
        <w:t>desain</w:t>
      </w:r>
      <w:proofErr w:type="spellEnd"/>
      <w:r w:rsidRPr="00E41BB6">
        <w:rPr>
          <w:color w:val="3366FF"/>
          <w:lang w:val="en-US"/>
        </w:rPr>
        <w:t xml:space="preserve"> editorial </w:t>
      </w:r>
      <w:r>
        <w:rPr>
          <w:color w:val="3366FF"/>
          <w:lang w:val="en-US"/>
        </w:rPr>
        <w:t xml:space="preserve">yang </w:t>
      </w:r>
      <w:proofErr w:type="spellStart"/>
      <w:r w:rsidRPr="00E41BB6">
        <w:rPr>
          <w:color w:val="3366FF"/>
          <w:lang w:val="en-US"/>
        </w:rPr>
        <w:t>lengkap</w:t>
      </w:r>
      <w:proofErr w:type="spellEnd"/>
      <w:r w:rsidRPr="00E41BB6">
        <w:rPr>
          <w:color w:val="3366FF"/>
          <w:lang w:val="en-US"/>
        </w:rPr>
        <w:t xml:space="preserve"> </w:t>
      </w:r>
      <w:proofErr w:type="spellStart"/>
      <w:r w:rsidRPr="00E41BB6">
        <w:rPr>
          <w:color w:val="3366FF"/>
          <w:lang w:val="en-US"/>
        </w:rPr>
        <w:t>dengan</w:t>
      </w:r>
      <w:proofErr w:type="spellEnd"/>
      <w:r w:rsidRPr="00E41BB6">
        <w:rPr>
          <w:color w:val="3366FF"/>
          <w:lang w:val="en-US"/>
        </w:rPr>
        <w:t xml:space="preserve"> </w:t>
      </w:r>
      <w:proofErr w:type="spellStart"/>
      <w:r w:rsidRPr="00E41BB6">
        <w:rPr>
          <w:color w:val="3366FF"/>
          <w:lang w:val="en-US"/>
        </w:rPr>
        <w:t>delapan</w:t>
      </w:r>
      <w:proofErr w:type="spellEnd"/>
      <w:r w:rsidRPr="00E41BB6">
        <w:rPr>
          <w:color w:val="3366FF"/>
          <w:lang w:val="en-US"/>
        </w:rPr>
        <w:t xml:space="preserve"> </w:t>
      </w:r>
      <w:proofErr w:type="spellStart"/>
      <w:r w:rsidRPr="00E41BB6">
        <w:rPr>
          <w:color w:val="3366FF"/>
          <w:lang w:val="en-US"/>
        </w:rPr>
        <w:t>halaman</w:t>
      </w:r>
      <w:proofErr w:type="spellEnd"/>
      <w:r w:rsidRPr="00E41BB6">
        <w:rPr>
          <w:color w:val="3366FF"/>
          <w:lang w:val="en-US"/>
        </w:rPr>
        <w:t xml:space="preserve"> (cover, </w:t>
      </w:r>
      <w:proofErr w:type="spellStart"/>
      <w:r w:rsidRPr="00E41BB6">
        <w:rPr>
          <w:color w:val="3366FF"/>
          <w:lang w:val="en-US"/>
        </w:rPr>
        <w:t>penutup</w:t>
      </w:r>
      <w:proofErr w:type="spellEnd"/>
      <w:r w:rsidRPr="00E41BB6">
        <w:rPr>
          <w:color w:val="3366FF"/>
          <w:lang w:val="en-US"/>
        </w:rPr>
        <w:t xml:space="preserve"> </w:t>
      </w:r>
      <w:proofErr w:type="spellStart"/>
      <w:r w:rsidRPr="00E41BB6">
        <w:rPr>
          <w:color w:val="3366FF"/>
          <w:lang w:val="en-US"/>
        </w:rPr>
        <w:t>belakang</w:t>
      </w:r>
      <w:proofErr w:type="spellEnd"/>
      <w:r w:rsidRPr="00E41BB6">
        <w:rPr>
          <w:color w:val="3366FF"/>
          <w:lang w:val="en-US"/>
        </w:rPr>
        <w:t xml:space="preserve"> </w:t>
      </w:r>
      <w:proofErr w:type="spellStart"/>
      <w:r w:rsidRPr="00E41BB6">
        <w:rPr>
          <w:color w:val="3366FF"/>
          <w:lang w:val="en-US"/>
        </w:rPr>
        <w:t>dan</w:t>
      </w:r>
      <w:proofErr w:type="spellEnd"/>
      <w:r w:rsidRPr="00E41BB6">
        <w:rPr>
          <w:color w:val="3366FF"/>
          <w:lang w:val="en-US"/>
        </w:rPr>
        <w:t xml:space="preserve"> di </w:t>
      </w:r>
      <w:proofErr w:type="spellStart"/>
      <w:r w:rsidRPr="00E41BB6">
        <w:rPr>
          <w:color w:val="3366FF"/>
          <w:lang w:val="en-US"/>
        </w:rPr>
        <w:t>dalam</w:t>
      </w:r>
      <w:proofErr w:type="spellEnd"/>
      <w:r w:rsidRPr="00E41BB6">
        <w:rPr>
          <w:color w:val="3366FF"/>
          <w:lang w:val="en-US"/>
        </w:rPr>
        <w:t xml:space="preserve"> </w:t>
      </w:r>
      <w:proofErr w:type="spellStart"/>
      <w:r w:rsidRPr="00E41BB6">
        <w:rPr>
          <w:color w:val="3366FF"/>
          <w:lang w:val="en-US"/>
        </w:rPr>
        <w:t>halaman</w:t>
      </w:r>
      <w:proofErr w:type="spellEnd"/>
      <w:r w:rsidRPr="00E41BB6">
        <w:rPr>
          <w:color w:val="3366FF"/>
          <w:lang w:val="en-US"/>
        </w:rPr>
        <w:t>).</w:t>
      </w:r>
      <w:proofErr w:type="gramEnd"/>
      <w:r w:rsidRPr="00E41BB6">
        <w:rPr>
          <w:color w:val="3366FF"/>
          <w:lang w:val="en-US"/>
        </w:rPr>
        <w:t xml:space="preserve"> </w:t>
      </w:r>
      <w:proofErr w:type="spellStart"/>
      <w:proofErr w:type="gramStart"/>
      <w:r w:rsidRPr="00E41BB6">
        <w:rPr>
          <w:color w:val="3366FF"/>
          <w:lang w:val="en-US"/>
        </w:rPr>
        <w:t>Desain</w:t>
      </w:r>
      <w:proofErr w:type="spellEnd"/>
      <w:r w:rsidRPr="00E41BB6">
        <w:rPr>
          <w:color w:val="3366FF"/>
          <w:lang w:val="en-US"/>
        </w:rPr>
        <w:t xml:space="preserve"> </w:t>
      </w:r>
      <w:proofErr w:type="spellStart"/>
      <w:r w:rsidRPr="00E41BB6">
        <w:rPr>
          <w:color w:val="3366FF"/>
          <w:lang w:val="en-US"/>
        </w:rPr>
        <w:t>Anda</w:t>
      </w:r>
      <w:proofErr w:type="spellEnd"/>
      <w:r w:rsidRPr="00E41BB6">
        <w:rPr>
          <w:color w:val="3366FF"/>
          <w:lang w:val="en-US"/>
        </w:rPr>
        <w:t xml:space="preserve"> </w:t>
      </w:r>
      <w:proofErr w:type="spellStart"/>
      <w:r w:rsidRPr="00E41BB6">
        <w:rPr>
          <w:color w:val="3366FF"/>
          <w:lang w:val="en-US"/>
        </w:rPr>
        <w:t>harus</w:t>
      </w:r>
      <w:proofErr w:type="spellEnd"/>
      <w:r w:rsidRPr="00E41BB6">
        <w:rPr>
          <w:color w:val="3366FF"/>
          <w:lang w:val="en-US"/>
        </w:rPr>
        <w:t xml:space="preserve"> </w:t>
      </w:r>
      <w:proofErr w:type="spellStart"/>
      <w:r w:rsidRPr="00E41BB6">
        <w:rPr>
          <w:color w:val="3366FF"/>
          <w:lang w:val="en-US"/>
        </w:rPr>
        <w:t>didasarkan</w:t>
      </w:r>
      <w:proofErr w:type="spellEnd"/>
      <w:r w:rsidRPr="00E41BB6">
        <w:rPr>
          <w:color w:val="3366FF"/>
          <w:lang w:val="en-US"/>
        </w:rPr>
        <w:t xml:space="preserve"> </w:t>
      </w:r>
      <w:proofErr w:type="spellStart"/>
      <w:r w:rsidRPr="00E41BB6">
        <w:rPr>
          <w:color w:val="3366FF"/>
          <w:lang w:val="en-US"/>
        </w:rPr>
        <w:t>pada</w:t>
      </w:r>
      <w:proofErr w:type="spellEnd"/>
      <w:r w:rsidRPr="00E41BB6">
        <w:rPr>
          <w:color w:val="3366FF"/>
          <w:lang w:val="en-US"/>
        </w:rPr>
        <w:t xml:space="preserve"> </w:t>
      </w:r>
      <w:r w:rsidR="009A1341" w:rsidRPr="009A1341">
        <w:rPr>
          <w:color w:val="3366FF"/>
          <w:lang w:val="en-US"/>
        </w:rPr>
        <w:t>guidelines of the brand</w:t>
      </w:r>
      <w:r w:rsidRPr="00E41BB6">
        <w:rPr>
          <w:color w:val="3366FF"/>
          <w:lang w:val="en-US"/>
        </w:rPr>
        <w:t>.</w:t>
      </w:r>
      <w:proofErr w:type="gramEnd"/>
    </w:p>
    <w:p w14:paraId="7BFAD9E1" w14:textId="77777777" w:rsidR="00E41BB6" w:rsidRPr="00A71B60" w:rsidRDefault="00E41BB6" w:rsidP="00037117">
      <w:pPr>
        <w:spacing w:after="120" w:line="312" w:lineRule="auto"/>
        <w:rPr>
          <w:lang w:val="en-US"/>
        </w:rPr>
      </w:pPr>
    </w:p>
    <w:p w14:paraId="058B43D4" w14:textId="5209859E" w:rsidR="00A02B71" w:rsidRPr="00A02B71" w:rsidRDefault="00CC1CDA" w:rsidP="00A02B71">
      <w:pPr>
        <w:spacing w:after="120" w:line="312" w:lineRule="auto"/>
        <w:rPr>
          <w:lang w:val="en-US"/>
        </w:rPr>
      </w:pPr>
      <w:r w:rsidRPr="005F7750">
        <w:rPr>
          <w:b/>
          <w:lang w:val="en-US"/>
        </w:rPr>
        <w:t xml:space="preserve">Target group: </w:t>
      </w:r>
      <w:r w:rsidR="00E76239">
        <w:rPr>
          <w:lang w:val="en-US"/>
        </w:rPr>
        <w:br/>
      </w:r>
      <w:r w:rsidR="00A02B71" w:rsidRPr="009E3DEB">
        <w:rPr>
          <w:i/>
          <w:lang w:val="en-US"/>
        </w:rPr>
        <w:t>General:</w:t>
      </w:r>
      <w:r w:rsidR="00A02B71" w:rsidRPr="009E3DEB">
        <w:rPr>
          <w:i/>
          <w:lang w:val="en-US"/>
        </w:rPr>
        <w:br/>
      </w:r>
      <w:r w:rsidR="0055186B">
        <w:rPr>
          <w:lang w:val="en-US"/>
        </w:rPr>
        <w:t>Age: 18 –</w:t>
      </w:r>
      <w:r w:rsidR="00A02B71" w:rsidRPr="00A02B71">
        <w:rPr>
          <w:lang w:val="en-US"/>
        </w:rPr>
        <w:t xml:space="preserve"> 26 years</w:t>
      </w:r>
      <w:r w:rsidR="00A02B71">
        <w:rPr>
          <w:lang w:val="en-US"/>
        </w:rPr>
        <w:br/>
      </w:r>
      <w:r w:rsidR="00A02B71" w:rsidRPr="00A02B71">
        <w:rPr>
          <w:lang w:val="en-US"/>
        </w:rPr>
        <w:t>Sex: Men and Women</w:t>
      </w:r>
      <w:r w:rsidR="00A02B71">
        <w:rPr>
          <w:lang w:val="en-US"/>
        </w:rPr>
        <w:br/>
      </w:r>
      <w:r w:rsidR="00A02B71" w:rsidRPr="00A02B71">
        <w:rPr>
          <w:lang w:val="en-US"/>
        </w:rPr>
        <w:t>Nationality: Brazilians</w:t>
      </w:r>
      <w:r w:rsidR="00A02B71">
        <w:rPr>
          <w:lang w:val="en-US"/>
        </w:rPr>
        <w:br/>
      </w:r>
      <w:r w:rsidR="00A02B71" w:rsidRPr="00A02B71">
        <w:rPr>
          <w:lang w:val="en-US"/>
        </w:rPr>
        <w:t>Social class: Middle class and upper middle class</w:t>
      </w:r>
      <w:r w:rsidR="00A02B71">
        <w:rPr>
          <w:lang w:val="en-US"/>
        </w:rPr>
        <w:br/>
      </w:r>
      <w:r w:rsidR="00A02B71" w:rsidRPr="00A02B71">
        <w:rPr>
          <w:lang w:val="en-US"/>
        </w:rPr>
        <w:t>Education Level: college student and newly formed</w:t>
      </w:r>
    </w:p>
    <w:p w14:paraId="47C24492" w14:textId="43F26A7C" w:rsidR="00A02B71" w:rsidRPr="00A02B71" w:rsidRDefault="00A02B71" w:rsidP="00A02B71">
      <w:pPr>
        <w:spacing w:after="120" w:line="312" w:lineRule="auto"/>
        <w:rPr>
          <w:lang w:val="en-US"/>
        </w:rPr>
      </w:pPr>
      <w:r w:rsidRPr="009E3DEB">
        <w:rPr>
          <w:i/>
          <w:lang w:val="en-US"/>
        </w:rPr>
        <w:t>Personal Attributes:</w:t>
      </w:r>
      <w:r w:rsidRPr="009E3DEB">
        <w:rPr>
          <w:i/>
          <w:lang w:val="en-US"/>
        </w:rPr>
        <w:br/>
      </w:r>
      <w:r w:rsidRPr="00A02B71">
        <w:rPr>
          <w:lang w:val="en-US"/>
        </w:rPr>
        <w:t>Health-conscious and active</w:t>
      </w:r>
      <w:r>
        <w:rPr>
          <w:lang w:val="en-US"/>
        </w:rPr>
        <w:br/>
      </w:r>
      <w:r w:rsidRPr="00A02B71">
        <w:rPr>
          <w:lang w:val="en-US"/>
        </w:rPr>
        <w:t>Indie fashion style</w:t>
      </w:r>
      <w:r>
        <w:rPr>
          <w:lang w:val="en-US"/>
        </w:rPr>
        <w:br/>
      </w:r>
      <w:r w:rsidRPr="00A02B71">
        <w:rPr>
          <w:lang w:val="en-US"/>
        </w:rPr>
        <w:t>Money-conscious</w:t>
      </w:r>
      <w:r>
        <w:rPr>
          <w:lang w:val="en-US"/>
        </w:rPr>
        <w:br/>
      </w:r>
      <w:r w:rsidRPr="00A02B71">
        <w:rPr>
          <w:lang w:val="en-US"/>
        </w:rPr>
        <w:t>Tech-Savvy</w:t>
      </w:r>
    </w:p>
    <w:p w14:paraId="2E74B842" w14:textId="4EC48B52" w:rsidR="00A02B71" w:rsidRPr="00603235" w:rsidRDefault="00A02B71">
      <w:pPr>
        <w:spacing w:after="120" w:line="312" w:lineRule="auto"/>
        <w:rPr>
          <w:lang w:val="en-US"/>
        </w:rPr>
      </w:pPr>
      <w:r w:rsidRPr="009E3DEB">
        <w:rPr>
          <w:i/>
          <w:lang w:val="en-US"/>
        </w:rPr>
        <w:t>Activities:</w:t>
      </w:r>
      <w:r w:rsidRPr="009E3DEB">
        <w:rPr>
          <w:i/>
          <w:lang w:val="en-US"/>
        </w:rPr>
        <w:br/>
      </w:r>
      <w:r w:rsidRPr="00A02B71">
        <w:rPr>
          <w:lang w:val="en-US"/>
        </w:rPr>
        <w:t xml:space="preserve">Online </w:t>
      </w:r>
      <w:r w:rsidRPr="00603235">
        <w:rPr>
          <w:lang w:val="en-US"/>
        </w:rPr>
        <w:t>Activities: blogging, social networking, buy stuff online</w:t>
      </w:r>
      <w:r w:rsidRPr="00603235">
        <w:rPr>
          <w:lang w:val="en-US"/>
        </w:rPr>
        <w:br/>
        <w:t xml:space="preserve">Offline </w:t>
      </w:r>
      <w:proofErr w:type="spellStart"/>
      <w:r w:rsidRPr="00603235">
        <w:rPr>
          <w:lang w:val="en-US"/>
        </w:rPr>
        <w:t>Activites</w:t>
      </w:r>
      <w:proofErr w:type="spellEnd"/>
      <w:r w:rsidRPr="00603235">
        <w:rPr>
          <w:lang w:val="en-US"/>
        </w:rPr>
        <w:t>: go out with friends, play any sport as amateurs, participate in events and workshops</w:t>
      </w:r>
      <w:r w:rsidRPr="00603235">
        <w:rPr>
          <w:lang w:val="en-US"/>
        </w:rPr>
        <w:br/>
        <w:t>Technical Comfor</w:t>
      </w:r>
      <w:r w:rsidR="00B355AB" w:rsidRPr="00603235">
        <w:rPr>
          <w:lang w:val="en-US"/>
        </w:rPr>
        <w:t>t Level: Apple user (</w:t>
      </w:r>
      <w:proofErr w:type="spellStart"/>
      <w:r w:rsidR="00B355AB" w:rsidRPr="00603235">
        <w:rPr>
          <w:lang w:val="en-US"/>
        </w:rPr>
        <w:t>Macbook</w:t>
      </w:r>
      <w:proofErr w:type="spellEnd"/>
      <w:r w:rsidR="00B355AB" w:rsidRPr="00603235">
        <w:rPr>
          <w:lang w:val="en-US"/>
        </w:rPr>
        <w:t xml:space="preserve">, iPhone and </w:t>
      </w:r>
      <w:proofErr w:type="spellStart"/>
      <w:r w:rsidR="00B355AB" w:rsidRPr="00603235">
        <w:rPr>
          <w:lang w:val="en-US"/>
        </w:rPr>
        <w:t>iP</w:t>
      </w:r>
      <w:r w:rsidRPr="00603235">
        <w:rPr>
          <w:lang w:val="en-US"/>
        </w:rPr>
        <w:t>ad</w:t>
      </w:r>
      <w:proofErr w:type="spellEnd"/>
      <w:r w:rsidRPr="00603235">
        <w:rPr>
          <w:lang w:val="en-US"/>
        </w:rPr>
        <w:t>)</w:t>
      </w:r>
    </w:p>
    <w:p w14:paraId="1FB8844F" w14:textId="0DA81E00" w:rsidR="006C2B89" w:rsidRPr="00603235" w:rsidRDefault="00A02B71" w:rsidP="00A02B71">
      <w:pPr>
        <w:spacing w:after="120" w:line="312" w:lineRule="auto"/>
        <w:rPr>
          <w:lang w:val="en-US"/>
        </w:rPr>
      </w:pPr>
      <w:r w:rsidRPr="009E3DEB">
        <w:rPr>
          <w:i/>
          <w:lang w:val="en-US"/>
        </w:rPr>
        <w:t xml:space="preserve">Motivators: </w:t>
      </w:r>
      <w:r w:rsidRPr="009E3DEB">
        <w:rPr>
          <w:i/>
          <w:lang w:val="en-US"/>
        </w:rPr>
        <w:br/>
      </w:r>
      <w:r w:rsidRPr="00603235">
        <w:rPr>
          <w:lang w:val="en-US"/>
        </w:rPr>
        <w:t>Students are engaged and want to actively participate in extra curricular activities</w:t>
      </w:r>
      <w:r w:rsidRPr="00603235">
        <w:rPr>
          <w:lang w:val="en-US"/>
        </w:rPr>
        <w:br/>
      </w:r>
      <w:proofErr w:type="gramStart"/>
      <w:r w:rsidRPr="00603235">
        <w:rPr>
          <w:lang w:val="en-US"/>
        </w:rPr>
        <w:t>They</w:t>
      </w:r>
      <w:proofErr w:type="gramEnd"/>
      <w:r w:rsidRPr="00603235">
        <w:rPr>
          <w:lang w:val="en-US"/>
        </w:rPr>
        <w:t xml:space="preserve"> believe that design can be a key catalyst for change</w:t>
      </w:r>
      <w:r w:rsidRPr="00603235">
        <w:rPr>
          <w:lang w:val="en-US"/>
        </w:rPr>
        <w:br/>
        <w:t xml:space="preserve">They are </w:t>
      </w:r>
      <w:r w:rsidR="003A4C5B" w:rsidRPr="009E3DEB">
        <w:rPr>
          <w:lang w:val="en-US"/>
        </w:rPr>
        <w:t>early adopters of technology</w:t>
      </w:r>
      <w:r w:rsidRPr="00603235">
        <w:rPr>
          <w:lang w:val="en-US"/>
        </w:rPr>
        <w:t xml:space="preserve"> and are always looking f</w:t>
      </w:r>
      <w:r w:rsidR="003A4C5B" w:rsidRPr="00603235">
        <w:rPr>
          <w:lang w:val="en-US"/>
        </w:rPr>
        <w:t xml:space="preserve">or new </w:t>
      </w:r>
      <w:r w:rsidRPr="00603235">
        <w:rPr>
          <w:lang w:val="en-US"/>
        </w:rPr>
        <w:t>trends</w:t>
      </w:r>
      <w:r w:rsidRPr="00603235">
        <w:rPr>
          <w:lang w:val="en-US"/>
        </w:rPr>
        <w:br/>
        <w:t>Sharing economy enthusiasts</w:t>
      </w:r>
    </w:p>
    <w:p w14:paraId="04B895DB" w14:textId="77777777" w:rsidR="0020020E" w:rsidRDefault="0020020E" w:rsidP="00037117">
      <w:pPr>
        <w:spacing w:after="120" w:line="312" w:lineRule="auto"/>
        <w:rPr>
          <w:color w:val="0000FF"/>
          <w:lang w:val="en-US"/>
        </w:rPr>
      </w:pPr>
    </w:p>
    <w:p w14:paraId="577DF8DF" w14:textId="71256701" w:rsidR="00FC089C" w:rsidRPr="00FC089C" w:rsidRDefault="00FC089C" w:rsidP="00FC089C">
      <w:pPr>
        <w:spacing w:after="120" w:line="312" w:lineRule="auto"/>
        <w:rPr>
          <w:color w:val="0000FF"/>
          <w:lang w:val="en-US"/>
        </w:rPr>
      </w:pPr>
      <w:r w:rsidRPr="00FC089C">
        <w:rPr>
          <w:i/>
          <w:color w:val="0000FF"/>
          <w:lang w:val="en-US"/>
        </w:rPr>
        <w:t>General</w:t>
      </w:r>
      <w:r w:rsidRPr="00FC089C">
        <w:rPr>
          <w:color w:val="0000FF"/>
          <w:lang w:val="en-US"/>
        </w:rPr>
        <w:t>:</w:t>
      </w:r>
    </w:p>
    <w:p w14:paraId="16C16A7E" w14:textId="77777777" w:rsidR="00FC089C" w:rsidRPr="00FC089C" w:rsidRDefault="00FC089C" w:rsidP="00FC089C">
      <w:pPr>
        <w:spacing w:after="120" w:line="312" w:lineRule="auto"/>
        <w:rPr>
          <w:color w:val="0000FF"/>
          <w:lang w:val="en-US"/>
        </w:rPr>
      </w:pPr>
      <w:proofErr w:type="spellStart"/>
      <w:r w:rsidRPr="00FC089C">
        <w:rPr>
          <w:color w:val="0000FF"/>
          <w:lang w:val="en-US"/>
        </w:rPr>
        <w:t>Umur</w:t>
      </w:r>
      <w:proofErr w:type="spellEnd"/>
      <w:r w:rsidRPr="00FC089C">
        <w:rPr>
          <w:color w:val="0000FF"/>
          <w:lang w:val="en-US"/>
        </w:rPr>
        <w:t xml:space="preserve">: 18-26 </w:t>
      </w:r>
      <w:proofErr w:type="spellStart"/>
      <w:r w:rsidRPr="00FC089C">
        <w:rPr>
          <w:color w:val="0000FF"/>
          <w:lang w:val="en-US"/>
        </w:rPr>
        <w:t>tahun</w:t>
      </w:r>
      <w:proofErr w:type="spellEnd"/>
    </w:p>
    <w:p w14:paraId="151F1155" w14:textId="77777777" w:rsidR="00FC089C" w:rsidRPr="00FC089C" w:rsidRDefault="00FC089C" w:rsidP="00FC089C">
      <w:pPr>
        <w:spacing w:after="120" w:line="312" w:lineRule="auto"/>
        <w:rPr>
          <w:color w:val="0000FF"/>
          <w:lang w:val="en-US"/>
        </w:rPr>
      </w:pPr>
      <w:r w:rsidRPr="00FC089C">
        <w:rPr>
          <w:color w:val="0000FF"/>
          <w:lang w:val="en-US"/>
        </w:rPr>
        <w:t xml:space="preserve">Sex: </w:t>
      </w:r>
      <w:proofErr w:type="spellStart"/>
      <w:r w:rsidRPr="00FC089C">
        <w:rPr>
          <w:color w:val="0000FF"/>
          <w:lang w:val="en-US"/>
        </w:rPr>
        <w:t>Pria</w:t>
      </w:r>
      <w:proofErr w:type="spellEnd"/>
      <w:r w:rsidRPr="00FC089C">
        <w:rPr>
          <w:color w:val="0000FF"/>
          <w:lang w:val="en-US"/>
        </w:rPr>
        <w:t xml:space="preserve"> </w:t>
      </w:r>
      <w:proofErr w:type="spellStart"/>
      <w:r w:rsidRPr="00FC089C">
        <w:rPr>
          <w:color w:val="0000FF"/>
          <w:lang w:val="en-US"/>
        </w:rPr>
        <w:t>dan</w:t>
      </w:r>
      <w:proofErr w:type="spellEnd"/>
      <w:r w:rsidRPr="00FC089C">
        <w:rPr>
          <w:color w:val="0000FF"/>
          <w:lang w:val="en-US"/>
        </w:rPr>
        <w:t xml:space="preserve"> </w:t>
      </w:r>
      <w:proofErr w:type="spellStart"/>
      <w:r w:rsidRPr="00FC089C">
        <w:rPr>
          <w:color w:val="0000FF"/>
          <w:lang w:val="en-US"/>
        </w:rPr>
        <w:t>Wanita</w:t>
      </w:r>
      <w:proofErr w:type="spellEnd"/>
    </w:p>
    <w:p w14:paraId="63E8AE23" w14:textId="77777777" w:rsidR="00FC089C" w:rsidRPr="00FC089C" w:rsidRDefault="00FC089C" w:rsidP="00FC089C">
      <w:pPr>
        <w:spacing w:after="120" w:line="312" w:lineRule="auto"/>
        <w:rPr>
          <w:color w:val="0000FF"/>
          <w:lang w:val="en-US"/>
        </w:rPr>
      </w:pPr>
      <w:proofErr w:type="spellStart"/>
      <w:r w:rsidRPr="00FC089C">
        <w:rPr>
          <w:color w:val="0000FF"/>
          <w:lang w:val="en-US"/>
        </w:rPr>
        <w:t>Kebangsaan</w:t>
      </w:r>
      <w:proofErr w:type="spellEnd"/>
      <w:r w:rsidRPr="00FC089C">
        <w:rPr>
          <w:color w:val="0000FF"/>
          <w:lang w:val="en-US"/>
        </w:rPr>
        <w:t xml:space="preserve">: </w:t>
      </w:r>
      <w:proofErr w:type="spellStart"/>
      <w:r w:rsidRPr="00FC089C">
        <w:rPr>
          <w:color w:val="0000FF"/>
          <w:lang w:val="en-US"/>
        </w:rPr>
        <w:t>Brasil</w:t>
      </w:r>
      <w:proofErr w:type="spellEnd"/>
    </w:p>
    <w:p w14:paraId="706D60C2" w14:textId="77777777" w:rsidR="00FC089C" w:rsidRPr="00FC089C" w:rsidRDefault="00FC089C" w:rsidP="00FC089C">
      <w:pPr>
        <w:spacing w:after="120" w:line="312" w:lineRule="auto"/>
        <w:rPr>
          <w:color w:val="0000FF"/>
          <w:lang w:val="en-US"/>
        </w:rPr>
      </w:pPr>
      <w:proofErr w:type="spellStart"/>
      <w:r w:rsidRPr="00FC089C">
        <w:rPr>
          <w:color w:val="0000FF"/>
          <w:lang w:val="en-US"/>
        </w:rPr>
        <w:t>Kelas</w:t>
      </w:r>
      <w:proofErr w:type="spellEnd"/>
      <w:r w:rsidRPr="00FC089C">
        <w:rPr>
          <w:color w:val="0000FF"/>
          <w:lang w:val="en-US"/>
        </w:rPr>
        <w:t xml:space="preserve"> </w:t>
      </w:r>
      <w:proofErr w:type="spellStart"/>
      <w:r w:rsidRPr="00FC089C">
        <w:rPr>
          <w:color w:val="0000FF"/>
          <w:lang w:val="en-US"/>
        </w:rPr>
        <w:t>sosial</w:t>
      </w:r>
      <w:proofErr w:type="spellEnd"/>
      <w:r w:rsidRPr="00FC089C">
        <w:rPr>
          <w:color w:val="0000FF"/>
          <w:lang w:val="en-US"/>
        </w:rPr>
        <w:t xml:space="preserve">: </w:t>
      </w:r>
      <w:proofErr w:type="spellStart"/>
      <w:r w:rsidRPr="00FC089C">
        <w:rPr>
          <w:color w:val="0000FF"/>
          <w:lang w:val="en-US"/>
        </w:rPr>
        <w:t>kelas</w:t>
      </w:r>
      <w:proofErr w:type="spellEnd"/>
      <w:r w:rsidRPr="00FC089C">
        <w:rPr>
          <w:color w:val="0000FF"/>
          <w:lang w:val="en-US"/>
        </w:rPr>
        <w:t xml:space="preserve"> </w:t>
      </w:r>
      <w:proofErr w:type="spellStart"/>
      <w:r w:rsidRPr="00FC089C">
        <w:rPr>
          <w:color w:val="0000FF"/>
          <w:lang w:val="en-US"/>
        </w:rPr>
        <w:t>menengah</w:t>
      </w:r>
      <w:proofErr w:type="spellEnd"/>
      <w:r w:rsidRPr="00FC089C">
        <w:rPr>
          <w:color w:val="0000FF"/>
          <w:lang w:val="en-US"/>
        </w:rPr>
        <w:t xml:space="preserve"> </w:t>
      </w:r>
      <w:proofErr w:type="spellStart"/>
      <w:r w:rsidRPr="00FC089C">
        <w:rPr>
          <w:color w:val="0000FF"/>
          <w:lang w:val="en-US"/>
        </w:rPr>
        <w:t>dan</w:t>
      </w:r>
      <w:proofErr w:type="spellEnd"/>
      <w:r w:rsidRPr="00FC089C">
        <w:rPr>
          <w:color w:val="0000FF"/>
          <w:lang w:val="en-US"/>
        </w:rPr>
        <w:t xml:space="preserve"> </w:t>
      </w:r>
      <w:proofErr w:type="spellStart"/>
      <w:r w:rsidRPr="00FC089C">
        <w:rPr>
          <w:color w:val="0000FF"/>
          <w:lang w:val="en-US"/>
        </w:rPr>
        <w:t>kelas</w:t>
      </w:r>
      <w:proofErr w:type="spellEnd"/>
      <w:r w:rsidRPr="00FC089C">
        <w:rPr>
          <w:color w:val="0000FF"/>
          <w:lang w:val="en-US"/>
        </w:rPr>
        <w:t xml:space="preserve"> </w:t>
      </w:r>
      <w:proofErr w:type="spellStart"/>
      <w:r w:rsidRPr="00FC089C">
        <w:rPr>
          <w:color w:val="0000FF"/>
          <w:lang w:val="en-US"/>
        </w:rPr>
        <w:t>menengah</w:t>
      </w:r>
      <w:proofErr w:type="spellEnd"/>
      <w:r w:rsidRPr="00FC089C">
        <w:rPr>
          <w:color w:val="0000FF"/>
          <w:lang w:val="en-US"/>
        </w:rPr>
        <w:t xml:space="preserve"> </w:t>
      </w:r>
      <w:proofErr w:type="spellStart"/>
      <w:r w:rsidRPr="00FC089C">
        <w:rPr>
          <w:color w:val="0000FF"/>
          <w:lang w:val="en-US"/>
        </w:rPr>
        <w:t>atas</w:t>
      </w:r>
      <w:proofErr w:type="spellEnd"/>
    </w:p>
    <w:p w14:paraId="2F25EFD5" w14:textId="1976E878" w:rsidR="00FC089C" w:rsidRDefault="00FC089C" w:rsidP="00FC089C">
      <w:pPr>
        <w:spacing w:after="120" w:line="312" w:lineRule="auto"/>
        <w:rPr>
          <w:color w:val="0000FF"/>
          <w:lang w:val="en-US"/>
        </w:rPr>
      </w:pPr>
      <w:r w:rsidRPr="00FC089C">
        <w:rPr>
          <w:color w:val="0000FF"/>
          <w:lang w:val="en-US"/>
        </w:rPr>
        <w:t xml:space="preserve">Tingkat </w:t>
      </w:r>
      <w:proofErr w:type="spellStart"/>
      <w:r w:rsidRPr="00FC089C">
        <w:rPr>
          <w:color w:val="0000FF"/>
          <w:lang w:val="en-US"/>
        </w:rPr>
        <w:t>Pendidikan</w:t>
      </w:r>
      <w:proofErr w:type="spellEnd"/>
      <w:r w:rsidRPr="00FC089C">
        <w:rPr>
          <w:color w:val="0000FF"/>
          <w:lang w:val="en-US"/>
        </w:rPr>
        <w:t>: Middle class and upper middle class</w:t>
      </w:r>
    </w:p>
    <w:p w14:paraId="4CB1B384" w14:textId="77777777" w:rsidR="006915C1" w:rsidRDefault="006915C1" w:rsidP="00FC089C">
      <w:pPr>
        <w:spacing w:after="120" w:line="312" w:lineRule="auto"/>
        <w:rPr>
          <w:color w:val="0000FF"/>
          <w:lang w:val="en-US"/>
        </w:rPr>
      </w:pPr>
    </w:p>
    <w:p w14:paraId="7798236E" w14:textId="77777777" w:rsidR="006915C1" w:rsidRPr="00FC089C" w:rsidRDefault="006915C1" w:rsidP="00FC089C">
      <w:pPr>
        <w:spacing w:after="120" w:line="312" w:lineRule="auto"/>
        <w:rPr>
          <w:color w:val="0000FF"/>
          <w:lang w:val="en-US"/>
        </w:rPr>
      </w:pPr>
    </w:p>
    <w:p w14:paraId="3BBE623F" w14:textId="77777777" w:rsidR="006915C1" w:rsidRPr="006915C1" w:rsidRDefault="006915C1" w:rsidP="006915C1">
      <w:pPr>
        <w:spacing w:after="120" w:line="312" w:lineRule="auto"/>
        <w:rPr>
          <w:color w:val="0000FF"/>
          <w:lang w:val="en-US"/>
        </w:rPr>
      </w:pPr>
      <w:proofErr w:type="spellStart"/>
      <w:r w:rsidRPr="006915C1">
        <w:rPr>
          <w:color w:val="0000FF"/>
          <w:lang w:val="en-US"/>
        </w:rPr>
        <w:lastRenderedPageBreak/>
        <w:t>Atribut</w:t>
      </w:r>
      <w:proofErr w:type="spellEnd"/>
      <w:r w:rsidRPr="006915C1">
        <w:rPr>
          <w:color w:val="0000FF"/>
          <w:lang w:val="en-US"/>
        </w:rPr>
        <w:t xml:space="preserve"> </w:t>
      </w:r>
      <w:proofErr w:type="spellStart"/>
      <w:r w:rsidRPr="006915C1">
        <w:rPr>
          <w:color w:val="0000FF"/>
          <w:lang w:val="en-US"/>
        </w:rPr>
        <w:t>pribadi</w:t>
      </w:r>
      <w:proofErr w:type="spellEnd"/>
      <w:r w:rsidRPr="006915C1">
        <w:rPr>
          <w:color w:val="0000FF"/>
          <w:lang w:val="en-US"/>
        </w:rPr>
        <w:t>:</w:t>
      </w:r>
    </w:p>
    <w:p w14:paraId="11CBCD5A" w14:textId="77777777" w:rsidR="006915C1" w:rsidRPr="006915C1" w:rsidRDefault="006915C1" w:rsidP="006915C1">
      <w:pPr>
        <w:spacing w:after="120" w:line="312" w:lineRule="auto"/>
        <w:rPr>
          <w:color w:val="0000FF"/>
          <w:lang w:val="en-US"/>
        </w:rPr>
      </w:pPr>
      <w:proofErr w:type="spellStart"/>
      <w:r w:rsidRPr="006915C1">
        <w:rPr>
          <w:color w:val="0000FF"/>
          <w:lang w:val="en-US"/>
        </w:rPr>
        <w:t>Sadar</w:t>
      </w:r>
      <w:proofErr w:type="spellEnd"/>
      <w:r w:rsidRPr="006915C1">
        <w:rPr>
          <w:color w:val="0000FF"/>
          <w:lang w:val="en-US"/>
        </w:rPr>
        <w:t xml:space="preserve"> </w:t>
      </w:r>
      <w:proofErr w:type="spellStart"/>
      <w:r w:rsidRPr="006915C1">
        <w:rPr>
          <w:color w:val="0000FF"/>
          <w:lang w:val="en-US"/>
        </w:rPr>
        <w:t>kesehatan</w:t>
      </w:r>
      <w:proofErr w:type="spellEnd"/>
      <w:r w:rsidRPr="006915C1">
        <w:rPr>
          <w:color w:val="0000FF"/>
          <w:lang w:val="en-US"/>
        </w:rPr>
        <w:t xml:space="preserve"> </w:t>
      </w:r>
      <w:proofErr w:type="spellStart"/>
      <w:r w:rsidRPr="006915C1">
        <w:rPr>
          <w:color w:val="0000FF"/>
          <w:lang w:val="en-US"/>
        </w:rPr>
        <w:t>dan</w:t>
      </w:r>
      <w:proofErr w:type="spellEnd"/>
      <w:r w:rsidRPr="006915C1">
        <w:rPr>
          <w:color w:val="0000FF"/>
          <w:lang w:val="en-US"/>
        </w:rPr>
        <w:t xml:space="preserve"> </w:t>
      </w:r>
      <w:proofErr w:type="spellStart"/>
      <w:r w:rsidRPr="006915C1">
        <w:rPr>
          <w:color w:val="0000FF"/>
          <w:lang w:val="en-US"/>
        </w:rPr>
        <w:t>aktif</w:t>
      </w:r>
      <w:proofErr w:type="spellEnd"/>
    </w:p>
    <w:p w14:paraId="5B78A46C" w14:textId="77777777" w:rsidR="006915C1" w:rsidRDefault="006915C1" w:rsidP="006915C1">
      <w:pPr>
        <w:spacing w:after="120" w:line="312" w:lineRule="auto"/>
        <w:rPr>
          <w:color w:val="0000FF"/>
          <w:lang w:val="en-US"/>
        </w:rPr>
      </w:pPr>
      <w:r w:rsidRPr="006915C1">
        <w:rPr>
          <w:color w:val="0000FF"/>
          <w:lang w:val="en-US"/>
        </w:rPr>
        <w:t xml:space="preserve">Indie fashion style </w:t>
      </w:r>
    </w:p>
    <w:p w14:paraId="39BD6707" w14:textId="417CB93B" w:rsidR="006915C1" w:rsidRPr="006915C1" w:rsidRDefault="006915C1" w:rsidP="006915C1">
      <w:pPr>
        <w:spacing w:after="120" w:line="312" w:lineRule="auto"/>
        <w:rPr>
          <w:color w:val="0000FF"/>
          <w:lang w:val="en-US"/>
        </w:rPr>
      </w:pPr>
      <w:proofErr w:type="spellStart"/>
      <w:r>
        <w:rPr>
          <w:color w:val="0000FF"/>
          <w:lang w:val="en-US"/>
        </w:rPr>
        <w:t>S</w:t>
      </w:r>
      <w:r w:rsidRPr="006915C1">
        <w:rPr>
          <w:color w:val="0000FF"/>
          <w:lang w:val="en-US"/>
        </w:rPr>
        <w:t>adar</w:t>
      </w:r>
      <w:proofErr w:type="spellEnd"/>
      <w:r>
        <w:rPr>
          <w:color w:val="0000FF"/>
          <w:lang w:val="en-US"/>
        </w:rPr>
        <w:t xml:space="preserve"> </w:t>
      </w:r>
      <w:proofErr w:type="spellStart"/>
      <w:proofErr w:type="gramStart"/>
      <w:r>
        <w:rPr>
          <w:color w:val="0000FF"/>
          <w:lang w:val="en-US"/>
        </w:rPr>
        <w:t>akan</w:t>
      </w:r>
      <w:proofErr w:type="spellEnd"/>
      <w:proofErr w:type="gramEnd"/>
      <w:r>
        <w:rPr>
          <w:color w:val="0000FF"/>
          <w:lang w:val="en-US"/>
        </w:rPr>
        <w:t xml:space="preserve"> </w:t>
      </w:r>
      <w:proofErr w:type="spellStart"/>
      <w:r>
        <w:rPr>
          <w:color w:val="0000FF"/>
          <w:lang w:val="en-US"/>
        </w:rPr>
        <w:t>penggunaan</w:t>
      </w:r>
      <w:proofErr w:type="spellEnd"/>
      <w:r>
        <w:rPr>
          <w:color w:val="0000FF"/>
          <w:lang w:val="en-US"/>
        </w:rPr>
        <w:t xml:space="preserve"> </w:t>
      </w:r>
      <w:proofErr w:type="spellStart"/>
      <w:r>
        <w:rPr>
          <w:color w:val="0000FF"/>
          <w:lang w:val="en-US"/>
        </w:rPr>
        <w:t>uang</w:t>
      </w:r>
      <w:proofErr w:type="spellEnd"/>
    </w:p>
    <w:p w14:paraId="010A656D" w14:textId="77777777" w:rsidR="006915C1" w:rsidRDefault="006915C1" w:rsidP="006915C1">
      <w:pPr>
        <w:spacing w:after="120" w:line="312" w:lineRule="auto"/>
        <w:rPr>
          <w:color w:val="0000FF"/>
          <w:lang w:val="en-US"/>
        </w:rPr>
      </w:pPr>
      <w:proofErr w:type="spellStart"/>
      <w:r w:rsidRPr="006915C1">
        <w:rPr>
          <w:color w:val="0000FF"/>
          <w:lang w:val="en-US"/>
        </w:rPr>
        <w:t>Penggemar</w:t>
      </w:r>
      <w:proofErr w:type="spellEnd"/>
      <w:r w:rsidRPr="006915C1">
        <w:rPr>
          <w:color w:val="0000FF"/>
          <w:lang w:val="en-US"/>
        </w:rPr>
        <w:t xml:space="preserve"> </w:t>
      </w:r>
      <w:proofErr w:type="spellStart"/>
      <w:r w:rsidRPr="006915C1">
        <w:rPr>
          <w:color w:val="0000FF"/>
          <w:lang w:val="en-US"/>
        </w:rPr>
        <w:t>Teknologi</w:t>
      </w:r>
      <w:proofErr w:type="spellEnd"/>
    </w:p>
    <w:p w14:paraId="1DEB4E39" w14:textId="77777777" w:rsidR="006915C1" w:rsidRDefault="006915C1" w:rsidP="006915C1">
      <w:pPr>
        <w:spacing w:after="120" w:line="312" w:lineRule="auto"/>
        <w:rPr>
          <w:color w:val="0000FF"/>
          <w:lang w:val="en-US"/>
        </w:rPr>
      </w:pPr>
    </w:p>
    <w:p w14:paraId="49B3422A" w14:textId="06E1C265" w:rsidR="00FC089C" w:rsidRPr="00FC089C" w:rsidRDefault="00FC089C" w:rsidP="006915C1">
      <w:pPr>
        <w:spacing w:after="120" w:line="312" w:lineRule="auto"/>
        <w:rPr>
          <w:color w:val="0000FF"/>
          <w:lang w:val="en-US"/>
        </w:rPr>
      </w:pPr>
      <w:proofErr w:type="spellStart"/>
      <w:r w:rsidRPr="00FC089C">
        <w:rPr>
          <w:color w:val="0000FF"/>
          <w:lang w:val="en-US"/>
        </w:rPr>
        <w:t>Aktivitas</w:t>
      </w:r>
      <w:proofErr w:type="spellEnd"/>
      <w:r w:rsidRPr="00FC089C">
        <w:rPr>
          <w:color w:val="0000FF"/>
          <w:lang w:val="en-US"/>
        </w:rPr>
        <w:t>:</w:t>
      </w:r>
    </w:p>
    <w:p w14:paraId="7CFE2CF5" w14:textId="1352D574" w:rsidR="00FC089C" w:rsidRPr="00FC089C" w:rsidRDefault="00426882" w:rsidP="00FC089C">
      <w:pPr>
        <w:spacing w:after="120" w:line="312" w:lineRule="auto"/>
        <w:rPr>
          <w:color w:val="0000FF"/>
          <w:lang w:val="en-US"/>
        </w:rPr>
      </w:pPr>
      <w:r w:rsidRPr="00426882">
        <w:rPr>
          <w:color w:val="0000FF"/>
          <w:lang w:val="en-US"/>
        </w:rPr>
        <w:t>Online Activities</w:t>
      </w:r>
      <w:r w:rsidR="00FC089C" w:rsidRPr="00FC089C">
        <w:rPr>
          <w:color w:val="0000FF"/>
          <w:lang w:val="en-US"/>
        </w:rPr>
        <w:t xml:space="preserve">: blogging, </w:t>
      </w:r>
      <w:proofErr w:type="spellStart"/>
      <w:r w:rsidR="00FC089C" w:rsidRPr="00FC089C">
        <w:rPr>
          <w:color w:val="0000FF"/>
          <w:lang w:val="en-US"/>
        </w:rPr>
        <w:t>jejaring</w:t>
      </w:r>
      <w:proofErr w:type="spellEnd"/>
      <w:r w:rsidR="00FC089C" w:rsidRPr="00FC089C">
        <w:rPr>
          <w:color w:val="0000FF"/>
          <w:lang w:val="en-US"/>
        </w:rPr>
        <w:t xml:space="preserve"> </w:t>
      </w:r>
      <w:proofErr w:type="spellStart"/>
      <w:r w:rsidR="00FC089C" w:rsidRPr="00FC089C">
        <w:rPr>
          <w:color w:val="0000FF"/>
          <w:lang w:val="en-US"/>
        </w:rPr>
        <w:t>sosial</w:t>
      </w:r>
      <w:proofErr w:type="spellEnd"/>
      <w:r w:rsidR="00FC089C" w:rsidRPr="00FC089C">
        <w:rPr>
          <w:color w:val="0000FF"/>
          <w:lang w:val="en-US"/>
        </w:rPr>
        <w:t xml:space="preserve">, </w:t>
      </w:r>
      <w:proofErr w:type="spellStart"/>
      <w:r w:rsidR="00FC089C" w:rsidRPr="00FC089C">
        <w:rPr>
          <w:color w:val="0000FF"/>
          <w:lang w:val="en-US"/>
        </w:rPr>
        <w:t>membeli</w:t>
      </w:r>
      <w:proofErr w:type="spellEnd"/>
      <w:r w:rsidR="00FC089C" w:rsidRPr="00FC089C">
        <w:rPr>
          <w:color w:val="0000FF"/>
          <w:lang w:val="en-US"/>
        </w:rPr>
        <w:t xml:space="preserve"> </w:t>
      </w:r>
      <w:proofErr w:type="spellStart"/>
      <w:r w:rsidR="00FC089C" w:rsidRPr="00FC089C">
        <w:rPr>
          <w:color w:val="0000FF"/>
          <w:lang w:val="en-US"/>
        </w:rPr>
        <w:t>barang</w:t>
      </w:r>
      <w:proofErr w:type="spellEnd"/>
      <w:r w:rsidR="00FC089C" w:rsidRPr="00FC089C">
        <w:rPr>
          <w:color w:val="0000FF"/>
          <w:lang w:val="en-US"/>
        </w:rPr>
        <w:t xml:space="preserve"> </w:t>
      </w:r>
      <w:proofErr w:type="spellStart"/>
      <w:r w:rsidR="00FC089C" w:rsidRPr="00FC089C">
        <w:rPr>
          <w:color w:val="0000FF"/>
          <w:lang w:val="en-US"/>
        </w:rPr>
        <w:t>secara</w:t>
      </w:r>
      <w:proofErr w:type="spellEnd"/>
      <w:r w:rsidR="00FC089C" w:rsidRPr="00FC089C">
        <w:rPr>
          <w:color w:val="0000FF"/>
          <w:lang w:val="en-US"/>
        </w:rPr>
        <w:t xml:space="preserve"> online</w:t>
      </w:r>
    </w:p>
    <w:p w14:paraId="3E0F9BD4" w14:textId="17AC18ED" w:rsidR="00FC089C" w:rsidRPr="00FC089C" w:rsidRDefault="00426882" w:rsidP="00FC089C">
      <w:pPr>
        <w:spacing w:after="120" w:line="312" w:lineRule="auto"/>
        <w:rPr>
          <w:color w:val="0000FF"/>
          <w:lang w:val="en-US"/>
        </w:rPr>
      </w:pPr>
      <w:r>
        <w:rPr>
          <w:color w:val="0000FF"/>
          <w:lang w:val="en-US"/>
        </w:rPr>
        <w:t>Off</w:t>
      </w:r>
      <w:r w:rsidRPr="00426882">
        <w:rPr>
          <w:color w:val="0000FF"/>
          <w:lang w:val="en-US"/>
        </w:rPr>
        <w:t>line Activities</w:t>
      </w:r>
      <w:r w:rsidR="00FC089C" w:rsidRPr="00FC089C">
        <w:rPr>
          <w:color w:val="0000FF"/>
          <w:lang w:val="en-US"/>
        </w:rPr>
        <w:t xml:space="preserve">: </w:t>
      </w:r>
      <w:proofErr w:type="spellStart"/>
      <w:r w:rsidR="00FC089C" w:rsidRPr="00FC089C">
        <w:rPr>
          <w:color w:val="0000FF"/>
          <w:lang w:val="en-US"/>
        </w:rPr>
        <w:t>pergi</w:t>
      </w:r>
      <w:proofErr w:type="spellEnd"/>
      <w:r w:rsidR="00FC089C" w:rsidRPr="00FC089C">
        <w:rPr>
          <w:color w:val="0000FF"/>
          <w:lang w:val="en-US"/>
        </w:rPr>
        <w:t xml:space="preserve"> </w:t>
      </w:r>
      <w:proofErr w:type="spellStart"/>
      <w:r w:rsidR="00FC089C" w:rsidRPr="00FC089C">
        <w:rPr>
          <w:color w:val="0000FF"/>
          <w:lang w:val="en-US"/>
        </w:rPr>
        <w:t>keluar</w:t>
      </w:r>
      <w:proofErr w:type="spellEnd"/>
      <w:r w:rsidR="00FC089C" w:rsidRPr="00FC089C">
        <w:rPr>
          <w:color w:val="0000FF"/>
          <w:lang w:val="en-US"/>
        </w:rPr>
        <w:t xml:space="preserve"> </w:t>
      </w:r>
      <w:proofErr w:type="spellStart"/>
      <w:r w:rsidR="00FC089C" w:rsidRPr="00FC089C">
        <w:rPr>
          <w:color w:val="0000FF"/>
          <w:lang w:val="en-US"/>
        </w:rPr>
        <w:t>dengan</w:t>
      </w:r>
      <w:proofErr w:type="spellEnd"/>
      <w:r w:rsidR="00FC089C" w:rsidRPr="00FC089C">
        <w:rPr>
          <w:color w:val="0000FF"/>
          <w:lang w:val="en-US"/>
        </w:rPr>
        <w:t xml:space="preserve"> </w:t>
      </w:r>
      <w:proofErr w:type="spellStart"/>
      <w:r w:rsidR="00FC089C" w:rsidRPr="00FC089C">
        <w:rPr>
          <w:color w:val="0000FF"/>
          <w:lang w:val="en-US"/>
        </w:rPr>
        <w:t>teman-teman</w:t>
      </w:r>
      <w:proofErr w:type="spellEnd"/>
      <w:r w:rsidR="00FC089C" w:rsidRPr="00FC089C">
        <w:rPr>
          <w:color w:val="0000FF"/>
          <w:lang w:val="en-US"/>
        </w:rPr>
        <w:t xml:space="preserve">, </w:t>
      </w:r>
      <w:proofErr w:type="spellStart"/>
      <w:r w:rsidR="00450A8A" w:rsidRPr="00FC089C">
        <w:rPr>
          <w:color w:val="0000FF"/>
          <w:lang w:val="en-US"/>
        </w:rPr>
        <w:t>amatir</w:t>
      </w:r>
      <w:proofErr w:type="spellEnd"/>
      <w:r w:rsidR="00450A8A" w:rsidRPr="00FC089C">
        <w:rPr>
          <w:color w:val="0000FF"/>
          <w:lang w:val="en-US"/>
        </w:rPr>
        <w:t xml:space="preserve"> </w:t>
      </w:r>
      <w:proofErr w:type="spellStart"/>
      <w:r w:rsidR="00450A8A">
        <w:rPr>
          <w:color w:val="0000FF"/>
          <w:lang w:val="en-US"/>
        </w:rPr>
        <w:t>dalam</w:t>
      </w:r>
      <w:proofErr w:type="spellEnd"/>
      <w:r w:rsidR="00450A8A">
        <w:rPr>
          <w:color w:val="0000FF"/>
          <w:lang w:val="en-US"/>
        </w:rPr>
        <w:t xml:space="preserve"> </w:t>
      </w:r>
      <w:proofErr w:type="spellStart"/>
      <w:r w:rsidR="00FC089C" w:rsidRPr="00FC089C">
        <w:rPr>
          <w:color w:val="0000FF"/>
          <w:lang w:val="en-US"/>
        </w:rPr>
        <w:t>bermain</w:t>
      </w:r>
      <w:proofErr w:type="spellEnd"/>
      <w:r w:rsidR="00FC089C" w:rsidRPr="00FC089C">
        <w:rPr>
          <w:color w:val="0000FF"/>
          <w:lang w:val="en-US"/>
        </w:rPr>
        <w:t xml:space="preserve"> </w:t>
      </w:r>
      <w:proofErr w:type="spellStart"/>
      <w:r w:rsidR="00FC089C" w:rsidRPr="00FC089C">
        <w:rPr>
          <w:color w:val="0000FF"/>
          <w:lang w:val="en-US"/>
        </w:rPr>
        <w:t>olahraga</w:t>
      </w:r>
      <w:proofErr w:type="spellEnd"/>
      <w:r w:rsidR="00FC089C" w:rsidRPr="00FC089C">
        <w:rPr>
          <w:color w:val="0000FF"/>
          <w:lang w:val="en-US"/>
        </w:rPr>
        <w:t xml:space="preserve">, </w:t>
      </w:r>
      <w:proofErr w:type="spellStart"/>
      <w:r w:rsidR="00FC089C" w:rsidRPr="00FC089C">
        <w:rPr>
          <w:color w:val="0000FF"/>
          <w:lang w:val="en-US"/>
        </w:rPr>
        <w:t>Berpartisipasi</w:t>
      </w:r>
      <w:proofErr w:type="spellEnd"/>
      <w:r w:rsidR="00FC089C" w:rsidRPr="00FC089C">
        <w:rPr>
          <w:color w:val="0000FF"/>
          <w:lang w:val="en-US"/>
        </w:rPr>
        <w:t xml:space="preserve"> </w:t>
      </w:r>
      <w:proofErr w:type="spellStart"/>
      <w:r w:rsidR="00FC089C" w:rsidRPr="00FC089C">
        <w:rPr>
          <w:color w:val="0000FF"/>
          <w:lang w:val="en-US"/>
        </w:rPr>
        <w:t>dalam</w:t>
      </w:r>
      <w:proofErr w:type="spellEnd"/>
      <w:r w:rsidR="00FC089C" w:rsidRPr="00FC089C">
        <w:rPr>
          <w:color w:val="0000FF"/>
          <w:lang w:val="en-US"/>
        </w:rPr>
        <w:t xml:space="preserve"> </w:t>
      </w:r>
      <w:proofErr w:type="spellStart"/>
      <w:r w:rsidR="00FC089C" w:rsidRPr="00FC089C">
        <w:rPr>
          <w:color w:val="0000FF"/>
          <w:lang w:val="en-US"/>
        </w:rPr>
        <w:t>acara</w:t>
      </w:r>
      <w:proofErr w:type="spellEnd"/>
      <w:r w:rsidR="00FC089C" w:rsidRPr="00FC089C">
        <w:rPr>
          <w:color w:val="0000FF"/>
          <w:lang w:val="en-US"/>
        </w:rPr>
        <w:t xml:space="preserve"> </w:t>
      </w:r>
      <w:proofErr w:type="spellStart"/>
      <w:r w:rsidR="00FC089C" w:rsidRPr="00FC089C">
        <w:rPr>
          <w:color w:val="0000FF"/>
          <w:lang w:val="en-US"/>
        </w:rPr>
        <w:t>dan</w:t>
      </w:r>
      <w:proofErr w:type="spellEnd"/>
      <w:r w:rsidR="00FC089C" w:rsidRPr="00FC089C">
        <w:rPr>
          <w:color w:val="0000FF"/>
          <w:lang w:val="en-US"/>
        </w:rPr>
        <w:t xml:space="preserve"> </w:t>
      </w:r>
      <w:r w:rsidR="0009229A" w:rsidRPr="0009229A">
        <w:rPr>
          <w:color w:val="0000FF"/>
          <w:lang w:val="en-US"/>
        </w:rPr>
        <w:t>workshops</w:t>
      </w:r>
    </w:p>
    <w:p w14:paraId="77D9F259" w14:textId="7A0D837C" w:rsidR="00FC089C" w:rsidRDefault="00FC089C" w:rsidP="00FC089C">
      <w:pPr>
        <w:spacing w:after="120" w:line="312" w:lineRule="auto"/>
        <w:rPr>
          <w:color w:val="0000FF"/>
          <w:lang w:val="en-US"/>
        </w:rPr>
      </w:pPr>
      <w:proofErr w:type="spellStart"/>
      <w:r w:rsidRPr="00FC089C">
        <w:rPr>
          <w:color w:val="0000FF"/>
          <w:lang w:val="en-US"/>
        </w:rPr>
        <w:t>Teknis</w:t>
      </w:r>
      <w:proofErr w:type="spellEnd"/>
      <w:r w:rsidRPr="00FC089C">
        <w:rPr>
          <w:color w:val="0000FF"/>
          <w:lang w:val="en-US"/>
        </w:rPr>
        <w:t xml:space="preserve"> Comfort Level: </w:t>
      </w:r>
      <w:proofErr w:type="spellStart"/>
      <w:r w:rsidRPr="00FC089C">
        <w:rPr>
          <w:color w:val="0000FF"/>
          <w:lang w:val="en-US"/>
        </w:rPr>
        <w:t>Apel</w:t>
      </w:r>
      <w:proofErr w:type="spellEnd"/>
      <w:r w:rsidRPr="00FC089C">
        <w:rPr>
          <w:color w:val="0000FF"/>
          <w:lang w:val="en-US"/>
        </w:rPr>
        <w:t xml:space="preserve"> </w:t>
      </w:r>
      <w:proofErr w:type="spellStart"/>
      <w:r w:rsidRPr="00FC089C">
        <w:rPr>
          <w:color w:val="0000FF"/>
          <w:lang w:val="en-US"/>
        </w:rPr>
        <w:t>pengguna</w:t>
      </w:r>
      <w:proofErr w:type="spellEnd"/>
      <w:r w:rsidRPr="00FC089C">
        <w:rPr>
          <w:color w:val="0000FF"/>
          <w:lang w:val="en-US"/>
        </w:rPr>
        <w:t xml:space="preserve"> (</w:t>
      </w:r>
      <w:r w:rsidR="00142029" w:rsidRPr="00FC089C">
        <w:rPr>
          <w:color w:val="0000FF"/>
          <w:lang w:val="en-US"/>
        </w:rPr>
        <w:t>MacBook</w:t>
      </w:r>
      <w:r w:rsidRPr="00FC089C">
        <w:rPr>
          <w:color w:val="0000FF"/>
          <w:lang w:val="en-US"/>
        </w:rPr>
        <w:t xml:space="preserve">, iPhone </w:t>
      </w:r>
      <w:proofErr w:type="spellStart"/>
      <w:r w:rsidRPr="00FC089C">
        <w:rPr>
          <w:color w:val="0000FF"/>
          <w:lang w:val="en-US"/>
        </w:rPr>
        <w:t>dan</w:t>
      </w:r>
      <w:proofErr w:type="spellEnd"/>
      <w:r w:rsidRPr="00FC089C">
        <w:rPr>
          <w:color w:val="0000FF"/>
          <w:lang w:val="en-US"/>
        </w:rPr>
        <w:t xml:space="preserve"> </w:t>
      </w:r>
      <w:proofErr w:type="spellStart"/>
      <w:r w:rsidRPr="00FC089C">
        <w:rPr>
          <w:color w:val="0000FF"/>
          <w:lang w:val="en-US"/>
        </w:rPr>
        <w:t>iPad</w:t>
      </w:r>
      <w:proofErr w:type="spellEnd"/>
      <w:r w:rsidRPr="00FC089C">
        <w:rPr>
          <w:color w:val="0000FF"/>
          <w:lang w:val="en-US"/>
        </w:rPr>
        <w:t>)</w:t>
      </w:r>
    </w:p>
    <w:p w14:paraId="68A8CFB2" w14:textId="77777777" w:rsidR="00426882" w:rsidRPr="00FC089C" w:rsidRDefault="00426882" w:rsidP="00FC089C">
      <w:pPr>
        <w:spacing w:after="120" w:line="312" w:lineRule="auto"/>
        <w:rPr>
          <w:color w:val="0000FF"/>
          <w:lang w:val="en-US"/>
        </w:rPr>
      </w:pPr>
    </w:p>
    <w:p w14:paraId="7F333478" w14:textId="77777777" w:rsidR="00FC089C" w:rsidRPr="00FC089C" w:rsidRDefault="00FC089C" w:rsidP="00FC089C">
      <w:pPr>
        <w:spacing w:after="120" w:line="312" w:lineRule="auto"/>
        <w:rPr>
          <w:color w:val="0000FF"/>
          <w:lang w:val="en-US"/>
        </w:rPr>
      </w:pPr>
      <w:proofErr w:type="gramStart"/>
      <w:r w:rsidRPr="00FC089C">
        <w:rPr>
          <w:color w:val="0000FF"/>
          <w:lang w:val="en-US"/>
        </w:rPr>
        <w:t>motivator</w:t>
      </w:r>
      <w:proofErr w:type="gramEnd"/>
      <w:r w:rsidRPr="00FC089C">
        <w:rPr>
          <w:color w:val="0000FF"/>
          <w:lang w:val="en-US"/>
        </w:rPr>
        <w:t>:</w:t>
      </w:r>
    </w:p>
    <w:p w14:paraId="6A70CE69" w14:textId="25B7C08B" w:rsidR="00FC089C" w:rsidRPr="00FC089C" w:rsidRDefault="00142029" w:rsidP="00FC089C">
      <w:pPr>
        <w:spacing w:after="120" w:line="312" w:lineRule="auto"/>
        <w:rPr>
          <w:color w:val="0000FF"/>
          <w:lang w:val="en-US"/>
        </w:rPr>
      </w:pPr>
      <w:proofErr w:type="spellStart"/>
      <w:r>
        <w:rPr>
          <w:color w:val="0000FF"/>
          <w:lang w:val="en-US"/>
        </w:rPr>
        <w:t>Siswa</w:t>
      </w:r>
      <w:proofErr w:type="spellEnd"/>
      <w:r>
        <w:rPr>
          <w:color w:val="0000FF"/>
          <w:lang w:val="en-US"/>
        </w:rPr>
        <w:t xml:space="preserve"> </w:t>
      </w:r>
      <w:proofErr w:type="spellStart"/>
      <w:r>
        <w:rPr>
          <w:color w:val="0000FF"/>
          <w:lang w:val="en-US"/>
        </w:rPr>
        <w:t>terlibat</w:t>
      </w:r>
      <w:proofErr w:type="spellEnd"/>
      <w:r>
        <w:rPr>
          <w:color w:val="0000FF"/>
          <w:lang w:val="en-US"/>
        </w:rPr>
        <w:t xml:space="preserve"> </w:t>
      </w:r>
      <w:proofErr w:type="spellStart"/>
      <w:r>
        <w:rPr>
          <w:color w:val="0000FF"/>
          <w:lang w:val="en-US"/>
        </w:rPr>
        <w:t>dan</w:t>
      </w:r>
      <w:proofErr w:type="spellEnd"/>
      <w:r>
        <w:rPr>
          <w:color w:val="0000FF"/>
          <w:lang w:val="en-US"/>
        </w:rPr>
        <w:t xml:space="preserve"> </w:t>
      </w:r>
      <w:proofErr w:type="spellStart"/>
      <w:r>
        <w:rPr>
          <w:color w:val="0000FF"/>
          <w:lang w:val="en-US"/>
        </w:rPr>
        <w:t>ingin</w:t>
      </w:r>
      <w:proofErr w:type="spellEnd"/>
      <w:r>
        <w:rPr>
          <w:color w:val="0000FF"/>
          <w:lang w:val="en-US"/>
        </w:rPr>
        <w:t xml:space="preserve"> </w:t>
      </w:r>
      <w:proofErr w:type="spellStart"/>
      <w:r>
        <w:rPr>
          <w:color w:val="0000FF"/>
          <w:lang w:val="en-US"/>
        </w:rPr>
        <w:t>aktif</w:t>
      </w:r>
      <w:proofErr w:type="spellEnd"/>
      <w:r>
        <w:rPr>
          <w:color w:val="0000FF"/>
          <w:lang w:val="en-US"/>
        </w:rPr>
        <w:t xml:space="preserve"> </w:t>
      </w:r>
      <w:proofErr w:type="spellStart"/>
      <w:r>
        <w:rPr>
          <w:color w:val="0000FF"/>
          <w:lang w:val="en-US"/>
        </w:rPr>
        <w:t>b</w:t>
      </w:r>
      <w:r w:rsidR="00FC089C" w:rsidRPr="00FC089C">
        <w:rPr>
          <w:color w:val="0000FF"/>
          <w:lang w:val="en-US"/>
        </w:rPr>
        <w:t>erpartisipasi</w:t>
      </w:r>
      <w:proofErr w:type="spellEnd"/>
      <w:r w:rsidR="00FC089C" w:rsidRPr="00FC089C">
        <w:rPr>
          <w:color w:val="0000FF"/>
          <w:lang w:val="en-US"/>
        </w:rPr>
        <w:t xml:space="preserve"> </w:t>
      </w:r>
      <w:proofErr w:type="spellStart"/>
      <w:r w:rsidR="00FC089C" w:rsidRPr="00FC089C">
        <w:rPr>
          <w:color w:val="0000FF"/>
          <w:lang w:val="en-US"/>
        </w:rPr>
        <w:t>dalam</w:t>
      </w:r>
      <w:proofErr w:type="spellEnd"/>
      <w:r w:rsidR="00FC089C" w:rsidRPr="00FC089C">
        <w:rPr>
          <w:color w:val="0000FF"/>
          <w:lang w:val="en-US"/>
        </w:rPr>
        <w:t xml:space="preserve"> </w:t>
      </w:r>
      <w:proofErr w:type="spellStart"/>
      <w:r w:rsidR="00FC089C" w:rsidRPr="00FC089C">
        <w:rPr>
          <w:color w:val="0000FF"/>
          <w:lang w:val="en-US"/>
        </w:rPr>
        <w:t>kegiatan</w:t>
      </w:r>
      <w:proofErr w:type="spellEnd"/>
      <w:r w:rsidR="00FC089C" w:rsidRPr="00FC089C">
        <w:rPr>
          <w:color w:val="0000FF"/>
          <w:lang w:val="en-US"/>
        </w:rPr>
        <w:t xml:space="preserve"> </w:t>
      </w:r>
      <w:proofErr w:type="spellStart"/>
      <w:r w:rsidR="00FC089C" w:rsidRPr="00FC089C">
        <w:rPr>
          <w:color w:val="0000FF"/>
          <w:lang w:val="en-US"/>
        </w:rPr>
        <w:t>ekstrakurikuler</w:t>
      </w:r>
      <w:proofErr w:type="spellEnd"/>
    </w:p>
    <w:p w14:paraId="04AB84DD" w14:textId="2D8B0CD5" w:rsidR="00FC089C" w:rsidRPr="00FC089C" w:rsidRDefault="00FC089C" w:rsidP="00FC089C">
      <w:pPr>
        <w:spacing w:after="120" w:line="312" w:lineRule="auto"/>
        <w:rPr>
          <w:color w:val="0000FF"/>
          <w:lang w:val="en-US"/>
        </w:rPr>
      </w:pPr>
      <w:proofErr w:type="spellStart"/>
      <w:r w:rsidRPr="00FC089C">
        <w:rPr>
          <w:color w:val="0000FF"/>
          <w:lang w:val="en-US"/>
        </w:rPr>
        <w:t>Mereka</w:t>
      </w:r>
      <w:proofErr w:type="spellEnd"/>
      <w:r w:rsidRPr="00FC089C">
        <w:rPr>
          <w:color w:val="0000FF"/>
          <w:lang w:val="en-US"/>
        </w:rPr>
        <w:t xml:space="preserve"> </w:t>
      </w:r>
      <w:proofErr w:type="spellStart"/>
      <w:r w:rsidRPr="00FC089C">
        <w:rPr>
          <w:color w:val="0000FF"/>
          <w:lang w:val="en-US"/>
        </w:rPr>
        <w:t>percaya</w:t>
      </w:r>
      <w:proofErr w:type="spellEnd"/>
      <w:r w:rsidRPr="00FC089C">
        <w:rPr>
          <w:color w:val="0000FF"/>
          <w:lang w:val="en-US"/>
        </w:rPr>
        <w:t xml:space="preserve"> </w:t>
      </w:r>
      <w:proofErr w:type="spellStart"/>
      <w:r w:rsidRPr="00FC089C">
        <w:rPr>
          <w:color w:val="0000FF"/>
          <w:lang w:val="en-US"/>
        </w:rPr>
        <w:t>desain</w:t>
      </w:r>
      <w:proofErr w:type="spellEnd"/>
      <w:r w:rsidRPr="00FC089C">
        <w:rPr>
          <w:color w:val="0000FF"/>
          <w:lang w:val="en-US"/>
        </w:rPr>
        <w:t xml:space="preserve"> </w:t>
      </w:r>
      <w:proofErr w:type="spellStart"/>
      <w:r w:rsidRPr="00FC089C">
        <w:rPr>
          <w:color w:val="0000FF"/>
          <w:lang w:val="en-US"/>
        </w:rPr>
        <w:t>itu</w:t>
      </w:r>
      <w:proofErr w:type="spellEnd"/>
      <w:r w:rsidRPr="00FC089C">
        <w:rPr>
          <w:color w:val="0000FF"/>
          <w:lang w:val="en-US"/>
        </w:rPr>
        <w:t xml:space="preserve"> </w:t>
      </w:r>
      <w:proofErr w:type="spellStart"/>
      <w:r w:rsidRPr="00FC089C">
        <w:rPr>
          <w:color w:val="0000FF"/>
          <w:lang w:val="en-US"/>
        </w:rPr>
        <w:t>dapat</w:t>
      </w:r>
      <w:proofErr w:type="spellEnd"/>
      <w:r w:rsidRPr="00FC089C">
        <w:rPr>
          <w:color w:val="0000FF"/>
          <w:lang w:val="en-US"/>
        </w:rPr>
        <w:t xml:space="preserve"> </w:t>
      </w:r>
      <w:proofErr w:type="spellStart"/>
      <w:r w:rsidRPr="00FC089C">
        <w:rPr>
          <w:color w:val="0000FF"/>
          <w:lang w:val="en-US"/>
        </w:rPr>
        <w:t>menjadi</w:t>
      </w:r>
      <w:proofErr w:type="spellEnd"/>
      <w:r w:rsidRPr="00FC089C">
        <w:rPr>
          <w:color w:val="0000FF"/>
          <w:lang w:val="en-US"/>
        </w:rPr>
        <w:t xml:space="preserve"> </w:t>
      </w:r>
      <w:proofErr w:type="spellStart"/>
      <w:r w:rsidR="00142029">
        <w:rPr>
          <w:color w:val="0000FF"/>
          <w:lang w:val="en-US"/>
        </w:rPr>
        <w:t>penggerak</w:t>
      </w:r>
      <w:proofErr w:type="spellEnd"/>
      <w:r w:rsidRPr="00FC089C">
        <w:rPr>
          <w:color w:val="0000FF"/>
          <w:lang w:val="en-US"/>
        </w:rPr>
        <w:t xml:space="preserve"> </w:t>
      </w:r>
      <w:proofErr w:type="spellStart"/>
      <w:r w:rsidRPr="00FC089C">
        <w:rPr>
          <w:color w:val="0000FF"/>
          <w:lang w:val="en-US"/>
        </w:rPr>
        <w:t>utama</w:t>
      </w:r>
      <w:proofErr w:type="spellEnd"/>
      <w:r w:rsidRPr="00FC089C">
        <w:rPr>
          <w:color w:val="0000FF"/>
          <w:lang w:val="en-US"/>
        </w:rPr>
        <w:t xml:space="preserve"> </w:t>
      </w:r>
      <w:proofErr w:type="spellStart"/>
      <w:r w:rsidRPr="00FC089C">
        <w:rPr>
          <w:color w:val="0000FF"/>
          <w:lang w:val="en-US"/>
        </w:rPr>
        <w:t>untuk</w:t>
      </w:r>
      <w:proofErr w:type="spellEnd"/>
      <w:r w:rsidRPr="00FC089C">
        <w:rPr>
          <w:color w:val="0000FF"/>
          <w:lang w:val="en-US"/>
        </w:rPr>
        <w:t xml:space="preserve"> </w:t>
      </w:r>
      <w:proofErr w:type="spellStart"/>
      <w:r w:rsidRPr="00FC089C">
        <w:rPr>
          <w:color w:val="0000FF"/>
          <w:lang w:val="en-US"/>
        </w:rPr>
        <w:t>perubahan</w:t>
      </w:r>
      <w:proofErr w:type="spellEnd"/>
    </w:p>
    <w:p w14:paraId="4314C948" w14:textId="4982EF4B" w:rsidR="00FC089C" w:rsidRPr="00FC089C" w:rsidRDefault="00FC089C" w:rsidP="00FC089C">
      <w:pPr>
        <w:spacing w:after="120" w:line="312" w:lineRule="auto"/>
        <w:rPr>
          <w:color w:val="0000FF"/>
          <w:lang w:val="en-US"/>
        </w:rPr>
      </w:pPr>
      <w:proofErr w:type="spellStart"/>
      <w:r w:rsidRPr="00FC089C">
        <w:rPr>
          <w:color w:val="0000FF"/>
          <w:lang w:val="en-US"/>
        </w:rPr>
        <w:t>Mereka</w:t>
      </w:r>
      <w:proofErr w:type="spellEnd"/>
      <w:r w:rsidRPr="00FC089C">
        <w:rPr>
          <w:color w:val="0000FF"/>
          <w:lang w:val="en-US"/>
        </w:rPr>
        <w:t xml:space="preserve"> </w:t>
      </w:r>
      <w:proofErr w:type="spellStart"/>
      <w:r w:rsidRPr="00FC089C">
        <w:rPr>
          <w:color w:val="0000FF"/>
          <w:lang w:val="en-US"/>
        </w:rPr>
        <w:t>pengadopsi</w:t>
      </w:r>
      <w:proofErr w:type="spellEnd"/>
      <w:r w:rsidRPr="00FC089C">
        <w:rPr>
          <w:color w:val="0000FF"/>
          <w:lang w:val="en-US"/>
        </w:rPr>
        <w:t xml:space="preserve"> </w:t>
      </w:r>
      <w:proofErr w:type="spellStart"/>
      <w:r w:rsidRPr="00FC089C">
        <w:rPr>
          <w:color w:val="0000FF"/>
          <w:lang w:val="en-US"/>
        </w:rPr>
        <w:t>teknologi</w:t>
      </w:r>
      <w:proofErr w:type="spellEnd"/>
      <w:r w:rsidR="00EF405A">
        <w:rPr>
          <w:color w:val="0000FF"/>
          <w:lang w:val="en-US"/>
        </w:rPr>
        <w:t xml:space="preserve"> </w:t>
      </w:r>
      <w:proofErr w:type="spellStart"/>
      <w:r w:rsidR="00EF405A">
        <w:rPr>
          <w:color w:val="0000FF"/>
          <w:lang w:val="en-US"/>
        </w:rPr>
        <w:t>terbaru</w:t>
      </w:r>
      <w:proofErr w:type="spellEnd"/>
      <w:r w:rsidRPr="00FC089C">
        <w:rPr>
          <w:color w:val="0000FF"/>
          <w:lang w:val="en-US"/>
        </w:rPr>
        <w:t xml:space="preserve"> </w:t>
      </w:r>
      <w:proofErr w:type="spellStart"/>
      <w:r w:rsidRPr="00FC089C">
        <w:rPr>
          <w:color w:val="0000FF"/>
          <w:lang w:val="en-US"/>
        </w:rPr>
        <w:t>dan</w:t>
      </w:r>
      <w:proofErr w:type="spellEnd"/>
      <w:r w:rsidRPr="00FC089C">
        <w:rPr>
          <w:color w:val="0000FF"/>
          <w:lang w:val="en-US"/>
        </w:rPr>
        <w:t xml:space="preserve"> </w:t>
      </w:r>
      <w:proofErr w:type="spellStart"/>
      <w:r w:rsidRPr="00FC089C">
        <w:rPr>
          <w:color w:val="0000FF"/>
          <w:lang w:val="en-US"/>
        </w:rPr>
        <w:t>selalu</w:t>
      </w:r>
      <w:proofErr w:type="spellEnd"/>
      <w:r w:rsidRPr="00FC089C">
        <w:rPr>
          <w:color w:val="0000FF"/>
          <w:lang w:val="en-US"/>
        </w:rPr>
        <w:t xml:space="preserve"> </w:t>
      </w:r>
      <w:proofErr w:type="spellStart"/>
      <w:r w:rsidRPr="00FC089C">
        <w:rPr>
          <w:color w:val="0000FF"/>
          <w:lang w:val="en-US"/>
        </w:rPr>
        <w:t>mencari</w:t>
      </w:r>
      <w:proofErr w:type="spellEnd"/>
      <w:r w:rsidRPr="00FC089C">
        <w:rPr>
          <w:color w:val="0000FF"/>
          <w:lang w:val="en-US"/>
        </w:rPr>
        <w:t xml:space="preserve"> </w:t>
      </w:r>
      <w:proofErr w:type="spellStart"/>
      <w:r w:rsidRPr="00FC089C">
        <w:rPr>
          <w:color w:val="0000FF"/>
          <w:lang w:val="en-US"/>
        </w:rPr>
        <w:t>tren</w:t>
      </w:r>
      <w:proofErr w:type="spellEnd"/>
      <w:r w:rsidRPr="00FC089C">
        <w:rPr>
          <w:color w:val="0000FF"/>
          <w:lang w:val="en-US"/>
        </w:rPr>
        <w:t xml:space="preserve"> </w:t>
      </w:r>
      <w:proofErr w:type="spellStart"/>
      <w:r w:rsidRPr="00FC089C">
        <w:rPr>
          <w:color w:val="0000FF"/>
          <w:lang w:val="en-US"/>
        </w:rPr>
        <w:t>baru</w:t>
      </w:r>
      <w:proofErr w:type="spellEnd"/>
    </w:p>
    <w:p w14:paraId="58E7781D" w14:textId="64AF33ED" w:rsidR="00FC089C" w:rsidRDefault="00DE7204" w:rsidP="00FC089C">
      <w:pPr>
        <w:spacing w:after="120" w:line="312" w:lineRule="auto"/>
        <w:rPr>
          <w:color w:val="0000FF"/>
          <w:lang w:val="en-US"/>
        </w:rPr>
      </w:pPr>
      <w:proofErr w:type="spellStart"/>
      <w:r>
        <w:rPr>
          <w:color w:val="0000FF"/>
          <w:lang w:val="en-US"/>
        </w:rPr>
        <w:t>Gemar</w:t>
      </w:r>
      <w:proofErr w:type="spellEnd"/>
      <w:r>
        <w:rPr>
          <w:color w:val="0000FF"/>
          <w:lang w:val="en-US"/>
        </w:rPr>
        <w:t xml:space="preserve"> </w:t>
      </w:r>
      <w:proofErr w:type="spellStart"/>
      <w:r>
        <w:rPr>
          <w:color w:val="0000FF"/>
          <w:lang w:val="en-US"/>
        </w:rPr>
        <w:t>membagikan</w:t>
      </w:r>
      <w:proofErr w:type="spellEnd"/>
      <w:r>
        <w:rPr>
          <w:color w:val="0000FF"/>
          <w:lang w:val="en-US"/>
        </w:rPr>
        <w:t xml:space="preserve"> </w:t>
      </w:r>
      <w:proofErr w:type="spellStart"/>
      <w:r>
        <w:rPr>
          <w:color w:val="0000FF"/>
          <w:lang w:val="en-US"/>
        </w:rPr>
        <w:t>perkembangan</w:t>
      </w:r>
      <w:proofErr w:type="spellEnd"/>
      <w:r w:rsidR="00FC089C" w:rsidRPr="00FC089C">
        <w:rPr>
          <w:color w:val="0000FF"/>
          <w:lang w:val="en-US"/>
        </w:rPr>
        <w:t xml:space="preserve"> </w:t>
      </w:r>
      <w:proofErr w:type="spellStart"/>
      <w:r w:rsidR="00FC089C" w:rsidRPr="00FC089C">
        <w:rPr>
          <w:color w:val="0000FF"/>
          <w:lang w:val="en-US"/>
        </w:rPr>
        <w:t>ekonomi</w:t>
      </w:r>
      <w:proofErr w:type="spellEnd"/>
    </w:p>
    <w:p w14:paraId="3859AD27" w14:textId="77777777" w:rsidR="00726E8B" w:rsidRDefault="00726E8B" w:rsidP="00037117">
      <w:pPr>
        <w:spacing w:after="120" w:line="312" w:lineRule="auto"/>
        <w:rPr>
          <w:rFonts w:eastAsiaTheme="majorEastAsia" w:cstheme="majorBidi"/>
          <w:b/>
          <w:caps/>
          <w:color w:val="000000" w:themeColor="text1"/>
          <w:sz w:val="22"/>
          <w:szCs w:val="24"/>
          <w:lang w:val="en-US"/>
        </w:rPr>
      </w:pPr>
    </w:p>
    <w:p w14:paraId="63548CA7" w14:textId="77777777" w:rsidR="0020020E" w:rsidRDefault="0020020E" w:rsidP="00037117">
      <w:pPr>
        <w:spacing w:after="120" w:line="312" w:lineRule="auto"/>
        <w:rPr>
          <w:rFonts w:eastAsiaTheme="majorEastAsia" w:cstheme="majorBidi"/>
          <w:b/>
          <w:caps/>
          <w:color w:val="000000" w:themeColor="text1"/>
          <w:sz w:val="22"/>
          <w:szCs w:val="24"/>
          <w:lang w:val="en-US"/>
        </w:rPr>
      </w:pPr>
    </w:p>
    <w:p w14:paraId="70AF5562" w14:textId="3AC0C691" w:rsidR="000B4085" w:rsidRDefault="000B4085">
      <w:pPr>
        <w:spacing w:after="160"/>
        <w:rPr>
          <w:lang w:val="en-US"/>
        </w:rPr>
      </w:pPr>
      <w:r>
        <w:rPr>
          <w:lang w:val="en-US"/>
        </w:rPr>
        <w:br w:type="page"/>
      </w:r>
    </w:p>
    <w:p w14:paraId="67805FC0" w14:textId="77777777" w:rsidR="0041067D" w:rsidRPr="00F64FE7" w:rsidRDefault="0041067D" w:rsidP="0041067D">
      <w:pPr>
        <w:pStyle w:val="Heading2"/>
        <w:spacing w:after="120" w:line="312" w:lineRule="auto"/>
        <w:rPr>
          <w:lang w:val="en-US"/>
        </w:rPr>
      </w:pPr>
      <w:r w:rsidRPr="00F64FE7">
        <w:rPr>
          <w:lang w:val="en-US"/>
        </w:rPr>
        <w:lastRenderedPageBreak/>
        <w:t>Instructions to the Competitor</w:t>
      </w:r>
    </w:p>
    <w:p w14:paraId="42E63EC3" w14:textId="4E95BCF9" w:rsidR="0041067D" w:rsidRDefault="0041067D" w:rsidP="0041067D">
      <w:pPr>
        <w:spacing w:after="120" w:line="240" w:lineRule="auto"/>
        <w:rPr>
          <w:lang w:val="en-US"/>
        </w:rPr>
      </w:pPr>
      <w:r w:rsidRPr="00F64FE7">
        <w:rPr>
          <w:lang w:val="en-US"/>
        </w:rPr>
        <w:t>Create a folder on your Desktop called YY_MOD</w:t>
      </w:r>
      <w:r w:rsidR="007910CE">
        <w:rPr>
          <w:lang w:val="en-US"/>
        </w:rPr>
        <w:t>2</w:t>
      </w:r>
      <w:r w:rsidRPr="00F64FE7">
        <w:rPr>
          <w:lang w:val="en-US"/>
        </w:rPr>
        <w:t xml:space="preserve"> (where YY represents the number of your workstation). </w:t>
      </w:r>
    </w:p>
    <w:p w14:paraId="16029BE7" w14:textId="409258A0" w:rsidR="0041067D" w:rsidRPr="00F64FE7" w:rsidRDefault="0041067D" w:rsidP="0041067D">
      <w:pPr>
        <w:spacing w:after="120" w:line="240" w:lineRule="auto"/>
        <w:rPr>
          <w:lang w:val="en-US"/>
        </w:rPr>
      </w:pPr>
      <w:r w:rsidRPr="00F64FE7">
        <w:rPr>
          <w:lang w:val="en-US"/>
        </w:rPr>
        <w:t>This folder must include the following subfolders</w:t>
      </w:r>
      <w:r>
        <w:rPr>
          <w:lang w:val="en-US"/>
        </w:rPr>
        <w:t xml:space="preserve"> </w:t>
      </w:r>
      <w:r w:rsidRPr="009E3DEB">
        <w:rPr>
          <w:b/>
          <w:lang w:val="en-US"/>
        </w:rPr>
        <w:t>“</w:t>
      </w:r>
      <w:proofErr w:type="gramStart"/>
      <w:r w:rsidRPr="009E3DEB">
        <w:rPr>
          <w:b/>
          <w:lang w:val="en-US"/>
        </w:rPr>
        <w:t>Task 1, Task 2</w:t>
      </w:r>
      <w:proofErr w:type="gramEnd"/>
      <w:r w:rsidRPr="009E3DEB">
        <w:rPr>
          <w:b/>
          <w:lang w:val="en-US"/>
        </w:rPr>
        <w:t xml:space="preserve">, </w:t>
      </w:r>
      <w:proofErr w:type="gramStart"/>
      <w:r w:rsidRPr="009E3DEB">
        <w:rPr>
          <w:b/>
          <w:lang w:val="en-US"/>
        </w:rPr>
        <w:t>Task 3”</w:t>
      </w:r>
      <w:proofErr w:type="gramEnd"/>
      <w:r w:rsidRPr="009E3DEB">
        <w:rPr>
          <w:b/>
          <w:lang w:val="en-US"/>
        </w:rPr>
        <w:t>.</w:t>
      </w:r>
      <w:r w:rsidRPr="003B7EAE">
        <w:rPr>
          <w:lang w:val="en-US"/>
        </w:rPr>
        <w:t xml:space="preserve"> </w:t>
      </w:r>
      <w:r w:rsidR="00F87F9A">
        <w:rPr>
          <w:lang w:val="en-US"/>
        </w:rPr>
        <w:br/>
      </w:r>
      <w:r w:rsidRPr="003B7EAE">
        <w:rPr>
          <w:lang w:val="en-US"/>
        </w:rPr>
        <w:t>Th</w:t>
      </w:r>
      <w:r>
        <w:rPr>
          <w:lang w:val="en-US"/>
        </w:rPr>
        <w:t>e</w:t>
      </w:r>
      <w:r w:rsidRPr="003B7EAE">
        <w:rPr>
          <w:lang w:val="en-US"/>
        </w:rPr>
        <w:t xml:space="preserve"> subfolders </w:t>
      </w:r>
      <w:r>
        <w:rPr>
          <w:lang w:val="en-US"/>
        </w:rPr>
        <w:t xml:space="preserve">are to </w:t>
      </w:r>
      <w:r w:rsidRPr="003B7EAE">
        <w:rPr>
          <w:lang w:val="en-US"/>
        </w:rPr>
        <w:t>contain two folder</w:t>
      </w:r>
      <w:r>
        <w:rPr>
          <w:lang w:val="en-US"/>
        </w:rPr>
        <w:t>s</w:t>
      </w:r>
      <w:r w:rsidRPr="00F64FE7">
        <w:rPr>
          <w:lang w:val="en-US"/>
        </w:rPr>
        <w:t xml:space="preserve">: </w:t>
      </w:r>
    </w:p>
    <w:p w14:paraId="7D23B751" w14:textId="1064F0A3" w:rsidR="0041067D" w:rsidRPr="007910CE" w:rsidRDefault="0041067D" w:rsidP="009E3DEB">
      <w:pPr>
        <w:pStyle w:val="ListParagraph"/>
        <w:numPr>
          <w:ilvl w:val="0"/>
          <w:numId w:val="37"/>
        </w:numPr>
        <w:spacing w:after="120" w:line="240" w:lineRule="auto"/>
        <w:rPr>
          <w:lang w:val="en-US"/>
        </w:rPr>
      </w:pPr>
      <w:r w:rsidRPr="007910CE">
        <w:rPr>
          <w:lang w:val="en-US"/>
        </w:rPr>
        <w:t xml:space="preserve">A folder named </w:t>
      </w:r>
      <w:r w:rsidRPr="009E3DEB">
        <w:rPr>
          <w:b/>
          <w:lang w:val="en-US"/>
        </w:rPr>
        <w:t>“Original”:</w:t>
      </w:r>
      <w:r w:rsidRPr="007910CE">
        <w:rPr>
          <w:lang w:val="en-US"/>
        </w:rPr>
        <w:t xml:space="preserve"> it should contain all the files used for the development of your project.</w:t>
      </w:r>
    </w:p>
    <w:p w14:paraId="5E3CACCA" w14:textId="4DF5B591" w:rsidR="0041067D" w:rsidRPr="00035CE2" w:rsidRDefault="0041067D" w:rsidP="00035CE2">
      <w:pPr>
        <w:pStyle w:val="ListParagraph"/>
        <w:numPr>
          <w:ilvl w:val="0"/>
          <w:numId w:val="37"/>
        </w:numPr>
        <w:spacing w:after="120" w:line="240" w:lineRule="auto"/>
        <w:rPr>
          <w:lang w:val="en-US"/>
        </w:rPr>
      </w:pPr>
      <w:r w:rsidRPr="007910CE">
        <w:rPr>
          <w:lang w:val="en-US"/>
        </w:rPr>
        <w:t xml:space="preserve">A folder named </w:t>
      </w:r>
      <w:r w:rsidRPr="009E3DEB">
        <w:rPr>
          <w:b/>
          <w:lang w:val="en-US"/>
        </w:rPr>
        <w:t>“Final”:</w:t>
      </w:r>
      <w:r w:rsidRPr="007910CE">
        <w:rPr>
          <w:lang w:val="en-US"/>
        </w:rPr>
        <w:t xml:space="preserve"> it should contain all of the </w:t>
      </w:r>
      <w:r w:rsidR="00035CE2">
        <w:rPr>
          <w:lang w:val="en-US"/>
        </w:rPr>
        <w:t xml:space="preserve">final </w:t>
      </w:r>
      <w:r w:rsidRPr="007910CE">
        <w:rPr>
          <w:lang w:val="en-US"/>
        </w:rPr>
        <w:t xml:space="preserve">files </w:t>
      </w:r>
      <w:r w:rsidRPr="00035CE2">
        <w:rPr>
          <w:lang w:val="en-US"/>
        </w:rPr>
        <w:t xml:space="preserve">(PDF, native, </w:t>
      </w:r>
      <w:r w:rsidRPr="00035CE2">
        <w:rPr>
          <w:szCs w:val="20"/>
          <w:lang w:val="en-US"/>
        </w:rPr>
        <w:t>fonts and linked images</w:t>
      </w:r>
      <w:r w:rsidRPr="00035CE2">
        <w:rPr>
          <w:lang w:val="en-US"/>
        </w:rPr>
        <w:t>)</w:t>
      </w:r>
    </w:p>
    <w:p w14:paraId="7A048690" w14:textId="77777777" w:rsidR="00AB4FE1" w:rsidRPr="006A2E26" w:rsidRDefault="00AB4FE1" w:rsidP="00AB4FE1">
      <w:pPr>
        <w:pStyle w:val="ListParagraph"/>
        <w:numPr>
          <w:ilvl w:val="0"/>
          <w:numId w:val="37"/>
        </w:numPr>
        <w:spacing w:after="120"/>
        <w:rPr>
          <w:ins w:id="0" w:author="nermal" w:date="2015-08-09T02:50:00Z"/>
          <w:lang w:val="en-US"/>
        </w:rPr>
        <w:pPrChange w:id="1" w:author="nermal" w:date="2015-08-09T02:50:00Z">
          <w:pPr/>
        </w:pPrChange>
      </w:pPr>
      <w:ins w:id="2" w:author="nermal" w:date="2015-08-09T02:51:00Z">
        <w:r w:rsidRPr="00463994">
          <w:rPr>
            <w:lang w:val="en-US"/>
          </w:rPr>
          <w:t>You must include</w:t>
        </w:r>
      </w:ins>
      <w:r>
        <w:rPr>
          <w:lang w:val="en-US"/>
        </w:rPr>
        <w:t xml:space="preserve"> </w:t>
      </w:r>
      <w:r w:rsidRPr="00A373C2">
        <w:rPr>
          <w:color w:val="3366FF"/>
          <w:lang w:val="en-US"/>
        </w:rPr>
        <w:t>(</w:t>
      </w:r>
      <w:proofErr w:type="spellStart"/>
      <w:r w:rsidRPr="00A373C2">
        <w:rPr>
          <w:color w:val="3366FF"/>
          <w:lang w:val="en-US"/>
        </w:rPr>
        <w:t>memasukkan</w:t>
      </w:r>
      <w:proofErr w:type="spellEnd"/>
      <w:r w:rsidRPr="00A373C2">
        <w:rPr>
          <w:color w:val="3366FF"/>
          <w:lang w:val="en-US"/>
        </w:rPr>
        <w:t>)</w:t>
      </w:r>
      <w:ins w:id="3" w:author="nermal" w:date="2015-08-09T02:51:00Z">
        <w:r w:rsidRPr="00463994">
          <w:rPr>
            <w:lang w:val="en-US"/>
          </w:rPr>
          <w:t xml:space="preserve"> your workstation number on the presentation board and printouts for marking and delivery to your </w:t>
        </w:r>
        <w:r w:rsidRPr="006A2E26">
          <w:rPr>
            <w:lang w:val="en-US"/>
          </w:rPr>
          <w:t>workstation</w:t>
        </w:r>
      </w:ins>
      <w:r w:rsidRPr="006A2E26">
        <w:rPr>
          <w:lang w:val="en-US"/>
        </w:rPr>
        <w:t xml:space="preserve"> (the number should be included outside of the artwork area)</w:t>
      </w:r>
    </w:p>
    <w:p w14:paraId="07A649C7" w14:textId="77777777" w:rsidR="00E02C9B" w:rsidRPr="007910CE" w:rsidRDefault="00E02C9B" w:rsidP="00AB4FE1">
      <w:pPr>
        <w:pStyle w:val="ListParagraph"/>
        <w:spacing w:after="120"/>
        <w:rPr>
          <w:lang w:val="en-US"/>
        </w:rPr>
      </w:pPr>
      <w:bookmarkStart w:id="4" w:name="_GoBack"/>
      <w:bookmarkEnd w:id="4"/>
    </w:p>
    <w:p w14:paraId="58BD9FB7" w14:textId="77777777" w:rsidR="0041067D" w:rsidRPr="00F64FE7" w:rsidRDefault="0041067D" w:rsidP="0041067D">
      <w:pPr>
        <w:spacing w:after="120" w:line="240" w:lineRule="auto"/>
        <w:rPr>
          <w:color w:val="0070C0"/>
          <w:lang w:val="en-US"/>
        </w:rPr>
      </w:pPr>
      <w:r>
        <w:rPr>
          <w:lang w:val="en-US"/>
        </w:rPr>
        <w:t>Regarding</w:t>
      </w:r>
      <w:r w:rsidRPr="00F64FE7">
        <w:rPr>
          <w:lang w:val="en-US"/>
        </w:rPr>
        <w:t xml:space="preserve"> image </w:t>
      </w:r>
      <w:r>
        <w:rPr>
          <w:lang w:val="en-US"/>
        </w:rPr>
        <w:t>assessment</w:t>
      </w:r>
      <w:r w:rsidRPr="00F64FE7">
        <w:rPr>
          <w:lang w:val="en-US"/>
        </w:rPr>
        <w:t xml:space="preserve"> for the tasks:</w:t>
      </w:r>
      <w:r>
        <w:rPr>
          <w:lang w:val="en-US"/>
        </w:rPr>
        <w:br/>
      </w:r>
      <w:r w:rsidRPr="00F64FE7">
        <w:rPr>
          <w:lang w:val="en-US"/>
        </w:rPr>
        <w:t xml:space="preserve">The </w:t>
      </w:r>
      <w:proofErr w:type="spellStart"/>
      <w:r w:rsidRPr="00F64FE7">
        <w:rPr>
          <w:lang w:val="en-US"/>
        </w:rPr>
        <w:t>colour</w:t>
      </w:r>
      <w:proofErr w:type="spellEnd"/>
      <w:r w:rsidRPr="00F64FE7">
        <w:rPr>
          <w:lang w:val="en-US"/>
        </w:rPr>
        <w:t xml:space="preserve"> mode of your images will be evaluated in the press</w:t>
      </w:r>
      <w:r>
        <w:rPr>
          <w:lang w:val="en-US"/>
        </w:rPr>
        <w:t>/web</w:t>
      </w:r>
      <w:r w:rsidRPr="00F64FE7">
        <w:rPr>
          <w:lang w:val="en-US"/>
        </w:rPr>
        <w:t xml:space="preserve"> ready PDF files. The final resolution </w:t>
      </w:r>
      <w:r>
        <w:rPr>
          <w:lang w:val="en-US"/>
        </w:rPr>
        <w:t xml:space="preserve">and </w:t>
      </w:r>
      <w:r w:rsidRPr="00F64FE7">
        <w:rPr>
          <w:lang w:val="en-US"/>
        </w:rPr>
        <w:t>file formats will be assessed in the InDesign files.</w:t>
      </w:r>
      <w:r>
        <w:rPr>
          <w:lang w:val="en-US"/>
        </w:rPr>
        <w:t xml:space="preserve"> </w:t>
      </w:r>
    </w:p>
    <w:p w14:paraId="7DA5239E" w14:textId="77777777" w:rsidR="0041067D" w:rsidRPr="00F64FE7" w:rsidRDefault="0041067D" w:rsidP="0041067D">
      <w:pPr>
        <w:spacing w:after="120" w:line="240" w:lineRule="auto"/>
        <w:rPr>
          <w:lang w:val="en-US"/>
        </w:rPr>
      </w:pPr>
      <w:r w:rsidRPr="00F64FE7">
        <w:rPr>
          <w:lang w:val="en-US"/>
        </w:rPr>
        <w:t>The JPG file format is NOT ACCEPTED for images</w:t>
      </w:r>
      <w:proofErr w:type="gramStart"/>
      <w:r w:rsidRPr="00F64FE7">
        <w:rPr>
          <w:lang w:val="en-US"/>
        </w:rPr>
        <w:t>;</w:t>
      </w:r>
      <w:proofErr w:type="gramEnd"/>
    </w:p>
    <w:p w14:paraId="43545311" w14:textId="77777777" w:rsidR="0041067D" w:rsidRPr="00F64FE7" w:rsidRDefault="0041067D" w:rsidP="0041067D">
      <w:pPr>
        <w:spacing w:after="120" w:line="240" w:lineRule="auto"/>
        <w:rPr>
          <w:lang w:val="en-US"/>
        </w:rPr>
      </w:pPr>
      <w:r w:rsidRPr="00F64FE7">
        <w:rPr>
          <w:lang w:val="en-US"/>
        </w:rPr>
        <w:t>Only the following file formats are acceptable .TIF / .EPS / .AI / .PSD / DSC 2.0</w:t>
      </w:r>
    </w:p>
    <w:p w14:paraId="150397F5" w14:textId="77777777" w:rsidR="0041067D" w:rsidRPr="003D526F" w:rsidRDefault="0041067D" w:rsidP="0041067D">
      <w:pPr>
        <w:spacing w:after="120" w:line="240" w:lineRule="auto"/>
        <w:rPr>
          <w:lang w:val="en-US"/>
        </w:rPr>
      </w:pPr>
      <w:r w:rsidRPr="003D526F">
        <w:rPr>
          <w:lang w:val="en-US"/>
        </w:rPr>
        <w:t>Tasks must be created in Adobe InDesign</w:t>
      </w:r>
      <w:r>
        <w:rPr>
          <w:lang w:val="en-US"/>
        </w:rPr>
        <w:t xml:space="preserve"> (page layouts), Illustrator (information design) and Photoshop (</w:t>
      </w:r>
      <w:r w:rsidRPr="00C50FF1">
        <w:rPr>
          <w:szCs w:val="20"/>
          <w:lang w:val="en-US"/>
        </w:rPr>
        <w:t>collage/montage</w:t>
      </w:r>
      <w:r>
        <w:rPr>
          <w:szCs w:val="20"/>
          <w:lang w:val="en-US"/>
        </w:rPr>
        <w:t xml:space="preserve"> images)</w:t>
      </w:r>
      <w:r>
        <w:rPr>
          <w:lang w:val="en-US"/>
        </w:rPr>
        <w:t>.</w:t>
      </w:r>
      <w:r w:rsidRPr="003D526F">
        <w:rPr>
          <w:lang w:val="en-US"/>
        </w:rPr>
        <w:t xml:space="preserve"> </w:t>
      </w:r>
    </w:p>
    <w:p w14:paraId="45E9513E" w14:textId="77777777" w:rsidR="0041067D" w:rsidRPr="00F64FE7" w:rsidRDefault="0041067D" w:rsidP="0041067D">
      <w:pPr>
        <w:spacing w:after="120" w:line="240" w:lineRule="auto"/>
        <w:rPr>
          <w:lang w:val="en-US"/>
        </w:rPr>
      </w:pPr>
      <w:r w:rsidRPr="00F64FE7">
        <w:rPr>
          <w:lang w:val="en-US"/>
        </w:rPr>
        <w:t>Images must not be embedded or placed in Adobe Illustrator</w:t>
      </w:r>
      <w:r>
        <w:rPr>
          <w:lang w:val="en-US"/>
        </w:rPr>
        <w:t>,</w:t>
      </w:r>
      <w:r w:rsidRPr="00F64FE7">
        <w:rPr>
          <w:lang w:val="en-US"/>
        </w:rPr>
        <w:t xml:space="preserve"> or embedded in InDesign</w:t>
      </w:r>
    </w:p>
    <w:p w14:paraId="691FCF5E" w14:textId="77777777" w:rsidR="0005771A" w:rsidRDefault="0005771A" w:rsidP="0005771A">
      <w:pPr>
        <w:spacing w:after="120" w:line="312" w:lineRule="auto"/>
        <w:rPr>
          <w:b/>
          <w:color w:val="FF0000"/>
          <w:lang w:val="en-US"/>
        </w:rPr>
      </w:pPr>
    </w:p>
    <w:p w14:paraId="2BE7727C" w14:textId="0CD7F373" w:rsidR="0005771A" w:rsidRPr="00603235" w:rsidRDefault="0005771A" w:rsidP="0005771A">
      <w:pPr>
        <w:spacing w:after="120" w:line="312" w:lineRule="auto"/>
        <w:rPr>
          <w:b/>
          <w:color w:val="FF0000"/>
          <w:sz w:val="24"/>
          <w:szCs w:val="20"/>
          <w:lang w:val="en-US"/>
        </w:rPr>
      </w:pPr>
      <w:r w:rsidRPr="00603235">
        <w:rPr>
          <w:b/>
          <w:color w:val="FF0000"/>
          <w:lang w:val="en-US"/>
        </w:rPr>
        <w:t xml:space="preserve">You must use </w:t>
      </w:r>
      <w:r w:rsidR="003A4C5B" w:rsidRPr="00603235">
        <w:rPr>
          <w:b/>
          <w:color w:val="FF0000"/>
          <w:lang w:val="en-US"/>
        </w:rPr>
        <w:t>ALL</w:t>
      </w:r>
      <w:r w:rsidRPr="00603235">
        <w:rPr>
          <w:b/>
          <w:color w:val="FF0000"/>
          <w:lang w:val="en-US"/>
        </w:rPr>
        <w:t xml:space="preserve"> of the text provided for each task as specified, and you may add text if desired. </w:t>
      </w:r>
      <w:r w:rsidRPr="00603235">
        <w:rPr>
          <w:b/>
          <w:color w:val="FF0000"/>
          <w:lang w:val="en-US"/>
        </w:rPr>
        <w:br/>
        <w:t xml:space="preserve">You must use </w:t>
      </w:r>
      <w:r w:rsidR="003A4C5B" w:rsidRPr="00603235">
        <w:rPr>
          <w:b/>
          <w:color w:val="FF0000"/>
          <w:lang w:val="en-US"/>
        </w:rPr>
        <w:t>ALL</w:t>
      </w:r>
      <w:r w:rsidRPr="00603235">
        <w:rPr>
          <w:b/>
          <w:color w:val="FF0000"/>
          <w:lang w:val="en-US"/>
        </w:rPr>
        <w:t xml:space="preserve"> of the images specified as per the tasks, and you may create any additional raster or vector elements.</w:t>
      </w:r>
    </w:p>
    <w:p w14:paraId="4067C1BE" w14:textId="77777777" w:rsidR="0041067D" w:rsidRDefault="0041067D" w:rsidP="0020020E">
      <w:pPr>
        <w:spacing w:after="120" w:line="312" w:lineRule="auto"/>
        <w:rPr>
          <w:b/>
          <w:sz w:val="24"/>
          <w:szCs w:val="20"/>
          <w:lang w:val="en-US"/>
        </w:rPr>
      </w:pPr>
    </w:p>
    <w:p w14:paraId="0031DED7" w14:textId="77777777" w:rsidR="0041067D" w:rsidRDefault="0041067D">
      <w:pPr>
        <w:spacing w:after="160"/>
        <w:rPr>
          <w:b/>
          <w:sz w:val="24"/>
          <w:szCs w:val="20"/>
          <w:lang w:val="en-US"/>
        </w:rPr>
      </w:pPr>
      <w:r>
        <w:rPr>
          <w:b/>
          <w:sz w:val="24"/>
          <w:szCs w:val="20"/>
          <w:lang w:val="en-US"/>
        </w:rPr>
        <w:br w:type="page"/>
      </w:r>
    </w:p>
    <w:p w14:paraId="0036D5B5" w14:textId="77777777" w:rsidR="00176E4E" w:rsidRDefault="0020020E" w:rsidP="0020020E">
      <w:pPr>
        <w:spacing w:after="120" w:line="312" w:lineRule="auto"/>
        <w:rPr>
          <w:b/>
          <w:sz w:val="24"/>
          <w:szCs w:val="20"/>
          <w:lang w:val="en-US"/>
        </w:rPr>
      </w:pPr>
      <w:r w:rsidRPr="0020020E">
        <w:rPr>
          <w:b/>
          <w:sz w:val="24"/>
          <w:szCs w:val="20"/>
          <w:lang w:val="en-US"/>
        </w:rPr>
        <w:lastRenderedPageBreak/>
        <w:t>TASK 1: COVER</w:t>
      </w:r>
    </w:p>
    <w:p w14:paraId="756C733D" w14:textId="77777777" w:rsidR="00176E4E" w:rsidRPr="008A14DC" w:rsidRDefault="00176E4E" w:rsidP="00176E4E">
      <w:pPr>
        <w:pStyle w:val="Heading5"/>
        <w:rPr>
          <w:color w:val="FF0000"/>
          <w:lang w:eastAsia="ja-JP"/>
        </w:rPr>
      </w:pPr>
      <w:r>
        <w:rPr>
          <w:color w:val="FF0000"/>
          <w:lang w:eastAsia="ja-JP"/>
        </w:rPr>
        <w:t>You must deliver task one at 13</w:t>
      </w:r>
      <w:r w:rsidRPr="008A14DC">
        <w:rPr>
          <w:color w:val="FF0000"/>
          <w:lang w:eastAsia="ja-JP"/>
        </w:rPr>
        <w:t>:45</w:t>
      </w:r>
    </w:p>
    <w:p w14:paraId="5C8DE6B7" w14:textId="77777777" w:rsidR="00176E4E" w:rsidRPr="008A14DC" w:rsidRDefault="00176E4E" w:rsidP="00176E4E">
      <w:pPr>
        <w:pStyle w:val="Heading5"/>
        <w:spacing w:after="0"/>
        <w:rPr>
          <w:color w:val="FF0000"/>
        </w:rPr>
      </w:pPr>
      <w:r w:rsidRPr="008A14DC">
        <w:rPr>
          <w:color w:val="FF0000"/>
          <w:lang w:eastAsia="ja-JP"/>
        </w:rPr>
        <w:t>Create a folder called “YY_Task1” on your desktop</w:t>
      </w:r>
      <w:r w:rsidRPr="008A14DC">
        <w:rPr>
          <w:color w:val="FF0000"/>
        </w:rPr>
        <w:t xml:space="preserve"> </w:t>
      </w:r>
    </w:p>
    <w:p w14:paraId="4AD8E88D" w14:textId="77777777" w:rsidR="00176E4E" w:rsidRPr="008A14DC" w:rsidRDefault="00176E4E" w:rsidP="00176E4E">
      <w:pPr>
        <w:rPr>
          <w:color w:val="FF0000"/>
        </w:rPr>
      </w:pPr>
      <w:r w:rsidRPr="008A14DC">
        <w:rPr>
          <w:color w:val="FF0000"/>
        </w:rPr>
        <w:t>(</w:t>
      </w:r>
      <w:proofErr w:type="gramStart"/>
      <w:r w:rsidRPr="008A14DC">
        <w:rPr>
          <w:color w:val="FF0000"/>
        </w:rPr>
        <w:t>where</w:t>
      </w:r>
      <w:proofErr w:type="gramEnd"/>
      <w:r w:rsidRPr="008A14DC">
        <w:rPr>
          <w:color w:val="FF0000"/>
        </w:rPr>
        <w:t xml:space="preserve"> YY represents the number of your workstation). </w:t>
      </w:r>
    </w:p>
    <w:p w14:paraId="7E5E3C8A" w14:textId="77777777" w:rsidR="00176E4E" w:rsidRPr="008A14DC" w:rsidRDefault="00176E4E" w:rsidP="00176E4E">
      <w:pPr>
        <w:pStyle w:val="Heading5"/>
        <w:rPr>
          <w:color w:val="FF0000"/>
        </w:rPr>
      </w:pPr>
      <w:r w:rsidRPr="008A14DC">
        <w:rPr>
          <w:color w:val="FF0000"/>
        </w:rPr>
        <w:t>All of your files must be saved in the folder</w:t>
      </w:r>
      <w:r w:rsidRPr="008A14DC">
        <w:rPr>
          <w:color w:val="FF0000"/>
          <w:lang w:eastAsia="ja-JP"/>
        </w:rPr>
        <w:br/>
        <w:t xml:space="preserve">it will be automatically collected </w:t>
      </w:r>
      <w:r>
        <w:rPr>
          <w:color w:val="FF0000"/>
          <w:lang w:eastAsia="ja-JP"/>
        </w:rPr>
        <w:t>at 13</w:t>
      </w:r>
      <w:r w:rsidRPr="008A14DC">
        <w:rPr>
          <w:color w:val="FF0000"/>
          <w:lang w:eastAsia="ja-JP"/>
        </w:rPr>
        <w:t>:45</w:t>
      </w:r>
    </w:p>
    <w:p w14:paraId="3DA4DA8E" w14:textId="52B14337" w:rsidR="0020020E" w:rsidRPr="0020020E" w:rsidRDefault="0020020E" w:rsidP="0020020E">
      <w:pPr>
        <w:spacing w:after="120" w:line="312" w:lineRule="auto"/>
        <w:rPr>
          <w:b/>
          <w:sz w:val="24"/>
          <w:szCs w:val="20"/>
          <w:lang w:val="en-US"/>
        </w:rPr>
      </w:pPr>
      <w:r w:rsidRPr="0020020E">
        <w:rPr>
          <w:b/>
          <w:sz w:val="24"/>
          <w:szCs w:val="20"/>
          <w:lang w:val="en-US"/>
        </w:rPr>
        <w:t xml:space="preserve"> </w:t>
      </w:r>
    </w:p>
    <w:p w14:paraId="78614509" w14:textId="2B4D17DA" w:rsidR="0020020E" w:rsidRPr="0020020E" w:rsidRDefault="0020020E" w:rsidP="0020020E">
      <w:pPr>
        <w:spacing w:after="120" w:line="312" w:lineRule="auto"/>
        <w:jc w:val="both"/>
        <w:rPr>
          <w:szCs w:val="20"/>
          <w:lang w:val="en-US"/>
        </w:rPr>
      </w:pPr>
      <w:r w:rsidRPr="0020020E">
        <w:rPr>
          <w:szCs w:val="20"/>
          <w:lang w:val="en-US"/>
        </w:rPr>
        <w:t xml:space="preserve">For this task, you will </w:t>
      </w:r>
      <w:r w:rsidR="00DB57AD">
        <w:rPr>
          <w:szCs w:val="20"/>
          <w:lang w:val="en-US"/>
        </w:rPr>
        <w:t>need</w:t>
      </w:r>
      <w:r w:rsidR="00DB57AD" w:rsidRPr="0020020E">
        <w:rPr>
          <w:szCs w:val="20"/>
          <w:lang w:val="en-US"/>
        </w:rPr>
        <w:t xml:space="preserve"> </w:t>
      </w:r>
      <w:r w:rsidRPr="0020020E">
        <w:rPr>
          <w:szCs w:val="20"/>
          <w:lang w:val="en-US"/>
        </w:rPr>
        <w:t>to:</w:t>
      </w:r>
    </w:p>
    <w:p w14:paraId="46A2671A" w14:textId="7D7EB867" w:rsidR="0020020E" w:rsidRPr="00C50FF1" w:rsidRDefault="0020020E" w:rsidP="0020020E">
      <w:pPr>
        <w:pStyle w:val="ListParagraph"/>
        <w:numPr>
          <w:ilvl w:val="0"/>
          <w:numId w:val="29"/>
        </w:numPr>
        <w:spacing w:after="120" w:line="312" w:lineRule="auto"/>
        <w:jc w:val="both"/>
        <w:rPr>
          <w:szCs w:val="20"/>
          <w:lang w:val="en-US"/>
        </w:rPr>
      </w:pPr>
      <w:r w:rsidRPr="00C50FF1">
        <w:rPr>
          <w:szCs w:val="20"/>
          <w:lang w:val="en-US"/>
        </w:rPr>
        <w:t xml:space="preserve">Create </w:t>
      </w:r>
      <w:r w:rsidR="00217591" w:rsidRPr="00C50FF1">
        <w:rPr>
          <w:szCs w:val="20"/>
          <w:lang w:val="en-US"/>
        </w:rPr>
        <w:t xml:space="preserve">a </w:t>
      </w:r>
      <w:r w:rsidR="00210CC0" w:rsidRPr="00C50FF1">
        <w:rPr>
          <w:szCs w:val="20"/>
          <w:lang w:val="en-US"/>
        </w:rPr>
        <w:t xml:space="preserve">front </w:t>
      </w:r>
      <w:r w:rsidR="00F148F0" w:rsidRPr="00C50FF1">
        <w:rPr>
          <w:szCs w:val="20"/>
          <w:lang w:val="en-US"/>
        </w:rPr>
        <w:t>and</w:t>
      </w:r>
      <w:r w:rsidR="00A4030D" w:rsidRPr="00C50FF1">
        <w:rPr>
          <w:szCs w:val="20"/>
          <w:lang w:val="en-US"/>
        </w:rPr>
        <w:t xml:space="preserve"> </w:t>
      </w:r>
      <w:r w:rsidRPr="00C50FF1">
        <w:rPr>
          <w:szCs w:val="20"/>
          <w:lang w:val="en-US"/>
        </w:rPr>
        <w:t>back cover</w:t>
      </w:r>
      <w:r w:rsidR="00DD7A59" w:rsidRPr="00C50FF1">
        <w:rPr>
          <w:szCs w:val="20"/>
          <w:lang w:val="en-US"/>
        </w:rPr>
        <w:t xml:space="preserve"> — outer and inner</w:t>
      </w:r>
      <w:r w:rsidR="00FD2D2C" w:rsidRPr="00C50FF1">
        <w:rPr>
          <w:szCs w:val="20"/>
          <w:lang w:val="en-US"/>
        </w:rPr>
        <w:t>.</w:t>
      </w:r>
      <w:r w:rsidRPr="00C50FF1">
        <w:rPr>
          <w:szCs w:val="20"/>
          <w:lang w:val="en-US"/>
        </w:rPr>
        <w:t xml:space="preserve"> </w:t>
      </w:r>
    </w:p>
    <w:p w14:paraId="5F5A1B99" w14:textId="77777777" w:rsidR="0020020E" w:rsidRPr="00C50FF1" w:rsidRDefault="0020020E" w:rsidP="0020020E">
      <w:pPr>
        <w:pStyle w:val="ListParagraph"/>
        <w:numPr>
          <w:ilvl w:val="0"/>
          <w:numId w:val="29"/>
        </w:numPr>
        <w:spacing w:after="120" w:line="312" w:lineRule="auto"/>
        <w:jc w:val="both"/>
        <w:rPr>
          <w:rFonts w:eastAsiaTheme="majorEastAsia" w:cstheme="majorBidi"/>
          <w:caps/>
          <w:sz w:val="22"/>
          <w:szCs w:val="24"/>
          <w:lang w:val="en-US"/>
        </w:rPr>
      </w:pPr>
      <w:r w:rsidRPr="00C50FF1">
        <w:t>Include required content (text and logos).</w:t>
      </w:r>
    </w:p>
    <w:p w14:paraId="1EE19D8B" w14:textId="24E183F4" w:rsidR="00053E5C" w:rsidRPr="00C50FF1" w:rsidRDefault="00053E5C" w:rsidP="0020020E">
      <w:pPr>
        <w:pStyle w:val="ListParagraph"/>
        <w:numPr>
          <w:ilvl w:val="0"/>
          <w:numId w:val="29"/>
        </w:numPr>
        <w:spacing w:after="120" w:line="312" w:lineRule="auto"/>
        <w:jc w:val="both"/>
        <w:rPr>
          <w:rFonts w:eastAsiaTheme="majorEastAsia" w:cstheme="majorBidi"/>
          <w:caps/>
          <w:szCs w:val="20"/>
          <w:lang w:val="en-US"/>
        </w:rPr>
      </w:pPr>
      <w:r w:rsidRPr="00C50FF1">
        <w:rPr>
          <w:rFonts w:eastAsiaTheme="majorEastAsia" w:cstheme="majorBidi"/>
          <w:szCs w:val="20"/>
          <w:lang w:val="en-US"/>
        </w:rPr>
        <w:t>Set</w:t>
      </w:r>
      <w:r w:rsidR="00DB57AD" w:rsidRPr="00C50FF1">
        <w:rPr>
          <w:rFonts w:eastAsiaTheme="majorEastAsia" w:cstheme="majorBidi"/>
          <w:szCs w:val="20"/>
          <w:lang w:val="en-US"/>
        </w:rPr>
        <w:t xml:space="preserve"> up</w:t>
      </w:r>
      <w:r w:rsidRPr="00C50FF1">
        <w:rPr>
          <w:rFonts w:eastAsiaTheme="majorEastAsia" w:cstheme="majorBidi"/>
          <w:szCs w:val="20"/>
          <w:lang w:val="en-US"/>
        </w:rPr>
        <w:t xml:space="preserve"> the front </w:t>
      </w:r>
      <w:r w:rsidR="005F42F8" w:rsidRPr="00C50FF1">
        <w:rPr>
          <w:rFonts w:eastAsiaTheme="majorEastAsia" w:cstheme="majorBidi"/>
          <w:szCs w:val="20"/>
          <w:lang w:val="en-US"/>
        </w:rPr>
        <w:t xml:space="preserve">and </w:t>
      </w:r>
      <w:r w:rsidRPr="00C50FF1">
        <w:rPr>
          <w:rFonts w:eastAsiaTheme="majorEastAsia" w:cstheme="majorBidi"/>
          <w:szCs w:val="20"/>
          <w:lang w:val="en-US"/>
        </w:rPr>
        <w:t xml:space="preserve">back cover </w:t>
      </w:r>
      <w:r w:rsidR="005F42F8" w:rsidRPr="00C50FF1">
        <w:rPr>
          <w:rFonts w:eastAsiaTheme="majorEastAsia" w:cstheme="majorBidi"/>
          <w:szCs w:val="20"/>
          <w:lang w:val="en-US"/>
        </w:rPr>
        <w:t>as spreads</w:t>
      </w:r>
      <w:r w:rsidR="00E85A5F" w:rsidRPr="00C50FF1">
        <w:rPr>
          <w:rFonts w:eastAsiaTheme="majorEastAsia" w:cstheme="majorBidi"/>
          <w:szCs w:val="20"/>
          <w:lang w:val="en-US"/>
        </w:rPr>
        <w:t xml:space="preserve"> (outer as one spread, inner as one spread</w:t>
      </w:r>
      <w:r w:rsidR="00E85A5F" w:rsidRPr="005F2D21">
        <w:rPr>
          <w:rFonts w:eastAsiaTheme="majorEastAsia" w:cstheme="majorBidi"/>
          <w:szCs w:val="20"/>
          <w:lang w:val="en-US"/>
        </w:rPr>
        <w:t>)</w:t>
      </w:r>
      <w:r w:rsidR="003F2EAF" w:rsidRPr="005F2D21">
        <w:rPr>
          <w:rFonts w:eastAsiaTheme="majorEastAsia" w:cstheme="majorBidi"/>
          <w:szCs w:val="20"/>
          <w:lang w:val="en-US"/>
        </w:rPr>
        <w:t xml:space="preserve"> </w:t>
      </w:r>
      <w:r w:rsidR="003F2EAF" w:rsidRPr="00431AD2">
        <w:rPr>
          <w:rFonts w:eastAsiaTheme="majorEastAsia" w:cstheme="majorBidi"/>
          <w:szCs w:val="20"/>
          <w:lang w:val="en-US"/>
        </w:rPr>
        <w:t>in one file</w:t>
      </w:r>
      <w:r w:rsidR="0076130B">
        <w:rPr>
          <w:rFonts w:eastAsiaTheme="majorEastAsia" w:cstheme="majorBidi"/>
          <w:szCs w:val="20"/>
          <w:lang w:val="en-US"/>
        </w:rPr>
        <w:t xml:space="preserve"> of four pages</w:t>
      </w:r>
      <w:r w:rsidR="003F2EAF">
        <w:rPr>
          <w:rFonts w:eastAsiaTheme="majorEastAsia" w:cstheme="majorBidi"/>
          <w:szCs w:val="20"/>
          <w:lang w:val="en-US"/>
        </w:rPr>
        <w:t xml:space="preserve"> </w:t>
      </w:r>
      <w:r w:rsidR="003F2EAF" w:rsidRPr="00FC2DC5">
        <w:rPr>
          <w:rFonts w:eastAsiaTheme="majorEastAsia" w:cstheme="majorBidi"/>
          <w:szCs w:val="20"/>
          <w:lang w:val="en-US"/>
        </w:rPr>
        <w:t xml:space="preserve">named </w:t>
      </w:r>
      <w:proofErr w:type="spellStart"/>
      <w:r w:rsidR="003F2EAF" w:rsidRPr="00FC2DC5">
        <w:rPr>
          <w:rFonts w:eastAsiaTheme="majorEastAsia" w:cstheme="majorBidi"/>
          <w:szCs w:val="20"/>
          <w:lang w:val="en-US"/>
        </w:rPr>
        <w:t>COVER.ind</w:t>
      </w:r>
      <w:r w:rsidR="005F2D21" w:rsidRPr="00FC2DC5">
        <w:rPr>
          <w:rFonts w:eastAsiaTheme="majorEastAsia" w:cstheme="majorBidi"/>
          <w:szCs w:val="20"/>
          <w:lang w:val="en-US"/>
        </w:rPr>
        <w:t>d</w:t>
      </w:r>
      <w:proofErr w:type="spellEnd"/>
      <w:r w:rsidR="005F42F8" w:rsidRPr="00FC2DC5">
        <w:rPr>
          <w:rFonts w:eastAsiaTheme="majorEastAsia" w:cstheme="majorBidi"/>
          <w:szCs w:val="20"/>
          <w:lang w:val="en-US"/>
        </w:rPr>
        <w:t>.</w:t>
      </w:r>
    </w:p>
    <w:p w14:paraId="5065929F" w14:textId="0D763806" w:rsidR="001E5933" w:rsidRPr="00C50FF1" w:rsidRDefault="001E5933" w:rsidP="0020020E">
      <w:pPr>
        <w:pStyle w:val="ListParagraph"/>
        <w:numPr>
          <w:ilvl w:val="0"/>
          <w:numId w:val="29"/>
        </w:numPr>
        <w:spacing w:after="120" w:line="312" w:lineRule="auto"/>
        <w:jc w:val="both"/>
        <w:rPr>
          <w:rFonts w:eastAsiaTheme="majorEastAsia" w:cstheme="majorBidi"/>
          <w:caps/>
          <w:szCs w:val="20"/>
          <w:lang w:val="en-US"/>
        </w:rPr>
      </w:pPr>
      <w:r w:rsidRPr="00C50FF1">
        <w:rPr>
          <w:rFonts w:eastAsiaTheme="majorEastAsia" w:cstheme="majorBidi"/>
          <w:szCs w:val="20"/>
          <w:lang w:val="en-US"/>
        </w:rPr>
        <w:t>C</w:t>
      </w:r>
      <w:r w:rsidR="00E61A2C" w:rsidRPr="00C50FF1">
        <w:rPr>
          <w:rFonts w:eastAsiaTheme="majorEastAsia" w:cstheme="majorBidi"/>
          <w:szCs w:val="20"/>
          <w:lang w:val="en-US"/>
        </w:rPr>
        <w:t>reate a</w:t>
      </w:r>
      <w:r w:rsidRPr="00C50FF1">
        <w:rPr>
          <w:rFonts w:eastAsiaTheme="majorEastAsia" w:cstheme="majorBidi"/>
          <w:szCs w:val="20"/>
          <w:lang w:val="en-US"/>
        </w:rPr>
        <w:t xml:space="preserve"> </w:t>
      </w:r>
      <w:r w:rsidR="00BC7144" w:rsidRPr="00C50FF1">
        <w:rPr>
          <w:rFonts w:eastAsiaTheme="majorEastAsia" w:cstheme="majorBidi"/>
          <w:szCs w:val="20"/>
          <w:lang w:val="en-US"/>
        </w:rPr>
        <w:t xml:space="preserve">Spot </w:t>
      </w:r>
      <w:r w:rsidRPr="00C50FF1">
        <w:rPr>
          <w:rFonts w:eastAsiaTheme="majorEastAsia" w:cstheme="majorBidi"/>
          <w:szCs w:val="20"/>
          <w:lang w:val="en-US"/>
        </w:rPr>
        <w:t xml:space="preserve">Vanish for </w:t>
      </w:r>
      <w:r w:rsidR="00DB57AD" w:rsidRPr="00C50FF1">
        <w:rPr>
          <w:rFonts w:eastAsiaTheme="majorEastAsia" w:cstheme="majorBidi"/>
          <w:szCs w:val="20"/>
          <w:lang w:val="en-US"/>
        </w:rPr>
        <w:t xml:space="preserve">the </w:t>
      </w:r>
      <w:proofErr w:type="spellStart"/>
      <w:r w:rsidR="00E61A2C" w:rsidRPr="00C50FF1">
        <w:rPr>
          <w:szCs w:val="20"/>
          <w:lang w:val="en-US"/>
        </w:rPr>
        <w:t>Visitei</w:t>
      </w:r>
      <w:proofErr w:type="spellEnd"/>
      <w:r w:rsidR="00E61A2C" w:rsidRPr="00C50FF1">
        <w:rPr>
          <w:szCs w:val="20"/>
          <w:lang w:val="en-US"/>
        </w:rPr>
        <w:t xml:space="preserve"> </w:t>
      </w:r>
      <w:r w:rsidRPr="00C50FF1">
        <w:rPr>
          <w:szCs w:val="20"/>
          <w:lang w:val="en-US"/>
        </w:rPr>
        <w:t xml:space="preserve">logo on front </w:t>
      </w:r>
      <w:r w:rsidR="00572ECB" w:rsidRPr="00C50FF1">
        <w:rPr>
          <w:szCs w:val="20"/>
          <w:lang w:val="en-US"/>
        </w:rPr>
        <w:t xml:space="preserve">outside </w:t>
      </w:r>
      <w:r w:rsidRPr="00C50FF1">
        <w:rPr>
          <w:szCs w:val="20"/>
          <w:lang w:val="en-US"/>
        </w:rPr>
        <w:t>cover.</w:t>
      </w:r>
    </w:p>
    <w:p w14:paraId="33357CED" w14:textId="77777777" w:rsidR="0020020E" w:rsidRPr="00F64FE7" w:rsidRDefault="0020020E" w:rsidP="0020020E">
      <w:pPr>
        <w:spacing w:after="120" w:line="312" w:lineRule="auto"/>
        <w:jc w:val="both"/>
        <w:rPr>
          <w:color w:val="0070C0"/>
          <w:szCs w:val="20"/>
          <w:lang w:val="en-US"/>
        </w:rPr>
      </w:pPr>
    </w:p>
    <w:p w14:paraId="26065B41" w14:textId="77777777" w:rsidR="0020020E" w:rsidRPr="00F64FE7" w:rsidRDefault="0020020E" w:rsidP="0020020E">
      <w:pPr>
        <w:spacing w:after="120" w:line="312" w:lineRule="auto"/>
        <w:jc w:val="both"/>
        <w:rPr>
          <w:b/>
          <w:color w:val="000000"/>
          <w:szCs w:val="20"/>
          <w:lang w:val="en-US"/>
        </w:rPr>
      </w:pPr>
      <w:r w:rsidRPr="00F64FE7">
        <w:rPr>
          <w:b/>
          <w:color w:val="000000"/>
          <w:szCs w:val="20"/>
          <w:lang w:val="en-US"/>
        </w:rPr>
        <w:t xml:space="preserve">Technical </w:t>
      </w:r>
      <w:r w:rsidR="00BE52AE">
        <w:rPr>
          <w:b/>
          <w:color w:val="000000"/>
          <w:szCs w:val="20"/>
          <w:lang w:val="en-US"/>
        </w:rPr>
        <w:t>specifications</w:t>
      </w:r>
      <w:r w:rsidRPr="00F64FE7">
        <w:rPr>
          <w:b/>
          <w:color w:val="000000"/>
          <w:szCs w:val="20"/>
          <w:lang w:val="en-US"/>
        </w:rPr>
        <w:t>:</w:t>
      </w:r>
    </w:p>
    <w:p w14:paraId="5CE78735" w14:textId="685C2891" w:rsidR="0020020E" w:rsidRPr="00603235" w:rsidRDefault="0020020E" w:rsidP="00F568E5">
      <w:pPr>
        <w:spacing w:after="120" w:line="240" w:lineRule="auto"/>
        <w:jc w:val="both"/>
        <w:rPr>
          <w:szCs w:val="20"/>
          <w:lang w:val="en-US"/>
        </w:rPr>
      </w:pPr>
      <w:r w:rsidRPr="00603235">
        <w:rPr>
          <w:rFonts w:cs="Arial"/>
        </w:rPr>
        <w:t>Dimensions</w:t>
      </w:r>
      <w:r w:rsidRPr="00603235">
        <w:rPr>
          <w:szCs w:val="20"/>
          <w:lang w:val="en-US"/>
        </w:rPr>
        <w:t xml:space="preserve">: </w:t>
      </w:r>
      <w:r w:rsidR="00DB57AD" w:rsidRPr="00603235">
        <w:rPr>
          <w:szCs w:val="20"/>
          <w:lang w:val="en-US"/>
        </w:rPr>
        <w:tab/>
      </w:r>
      <w:r w:rsidR="00DB57AD" w:rsidRPr="00603235">
        <w:rPr>
          <w:szCs w:val="20"/>
          <w:lang w:val="en-US"/>
        </w:rPr>
        <w:tab/>
      </w:r>
      <w:r w:rsidR="00DB57AD" w:rsidRPr="00603235">
        <w:rPr>
          <w:szCs w:val="20"/>
          <w:lang w:val="en-US"/>
        </w:rPr>
        <w:tab/>
      </w:r>
      <w:r w:rsidR="004958DD" w:rsidRPr="00603235">
        <w:rPr>
          <w:szCs w:val="20"/>
          <w:lang w:val="en-US"/>
        </w:rPr>
        <w:t xml:space="preserve">A maximum page size of </w:t>
      </w:r>
      <w:r w:rsidR="00210CC0" w:rsidRPr="00603235">
        <w:rPr>
          <w:szCs w:val="20"/>
          <w:lang w:val="en-US"/>
        </w:rPr>
        <w:t>19</w:t>
      </w:r>
      <w:r w:rsidR="004958DD" w:rsidRPr="00603235">
        <w:rPr>
          <w:szCs w:val="20"/>
          <w:lang w:val="en-US"/>
        </w:rPr>
        <w:t>0</w:t>
      </w:r>
      <w:r w:rsidR="00210CC0" w:rsidRPr="00603235">
        <w:rPr>
          <w:szCs w:val="20"/>
          <w:lang w:val="en-US"/>
        </w:rPr>
        <w:t xml:space="preserve"> x 2</w:t>
      </w:r>
      <w:r w:rsidR="008C10D4" w:rsidRPr="00603235">
        <w:rPr>
          <w:szCs w:val="20"/>
          <w:lang w:val="en-US"/>
        </w:rPr>
        <w:t>6</w:t>
      </w:r>
      <w:r w:rsidR="004958DD" w:rsidRPr="00603235">
        <w:rPr>
          <w:szCs w:val="20"/>
          <w:lang w:val="en-US"/>
        </w:rPr>
        <w:t>0</w:t>
      </w:r>
      <w:r w:rsidR="00210CC0" w:rsidRPr="00603235">
        <w:rPr>
          <w:szCs w:val="20"/>
          <w:lang w:val="en-US"/>
        </w:rPr>
        <w:t xml:space="preserve"> </w:t>
      </w:r>
      <w:r w:rsidR="004958DD" w:rsidRPr="00603235">
        <w:rPr>
          <w:szCs w:val="20"/>
          <w:lang w:val="en-US"/>
        </w:rPr>
        <w:t>m</w:t>
      </w:r>
      <w:r w:rsidR="00210CC0" w:rsidRPr="00603235">
        <w:rPr>
          <w:szCs w:val="20"/>
          <w:lang w:val="en-US"/>
        </w:rPr>
        <w:t>m (Portrait)</w:t>
      </w:r>
    </w:p>
    <w:p w14:paraId="393AD7BE" w14:textId="35FF0477" w:rsidR="0020020E" w:rsidRPr="00603235" w:rsidRDefault="0020020E" w:rsidP="00F568E5">
      <w:pPr>
        <w:spacing w:after="120" w:line="240" w:lineRule="auto"/>
        <w:ind w:left="2880" w:hanging="2880"/>
        <w:rPr>
          <w:szCs w:val="20"/>
          <w:lang w:val="en-US"/>
        </w:rPr>
      </w:pPr>
      <w:proofErr w:type="spellStart"/>
      <w:r w:rsidRPr="00603235">
        <w:rPr>
          <w:szCs w:val="20"/>
          <w:lang w:val="en-US"/>
        </w:rPr>
        <w:t>Colours</w:t>
      </w:r>
      <w:proofErr w:type="spellEnd"/>
      <w:r w:rsidRPr="00603235">
        <w:rPr>
          <w:szCs w:val="20"/>
          <w:lang w:val="en-US"/>
        </w:rPr>
        <w:t xml:space="preserve">: </w:t>
      </w:r>
      <w:r w:rsidR="00DB57AD" w:rsidRPr="00603235">
        <w:rPr>
          <w:szCs w:val="20"/>
          <w:lang w:val="en-US"/>
        </w:rPr>
        <w:tab/>
      </w:r>
      <w:r w:rsidR="00053E5C" w:rsidRPr="00603235">
        <w:rPr>
          <w:szCs w:val="20"/>
          <w:lang w:val="en-US"/>
        </w:rPr>
        <w:t xml:space="preserve">front and back cover (outer): </w:t>
      </w:r>
      <w:r w:rsidRPr="00603235">
        <w:rPr>
          <w:szCs w:val="20"/>
          <w:lang w:val="en-US"/>
        </w:rPr>
        <w:t>CMYK + Pantone Blue 0821 C</w:t>
      </w:r>
      <w:r w:rsidR="00802F94" w:rsidRPr="00603235">
        <w:rPr>
          <w:szCs w:val="20"/>
          <w:lang w:val="en-US"/>
        </w:rPr>
        <w:t xml:space="preserve"> </w:t>
      </w:r>
      <w:r w:rsidRPr="00603235">
        <w:rPr>
          <w:szCs w:val="20"/>
          <w:lang w:val="en-US"/>
        </w:rPr>
        <w:t>+ spot Varnish</w:t>
      </w:r>
    </w:p>
    <w:p w14:paraId="2173658C" w14:textId="135B2AB7" w:rsidR="00053E5C" w:rsidRPr="00603235" w:rsidRDefault="00053E5C" w:rsidP="00F568E5">
      <w:pPr>
        <w:spacing w:after="120" w:line="240" w:lineRule="auto"/>
        <w:jc w:val="both"/>
        <w:rPr>
          <w:szCs w:val="20"/>
          <w:lang w:val="en-US"/>
        </w:rPr>
      </w:pPr>
      <w:r w:rsidRPr="00603235">
        <w:rPr>
          <w:szCs w:val="20"/>
          <w:lang w:val="en-US"/>
        </w:rPr>
        <w:tab/>
      </w:r>
      <w:r w:rsidRPr="00603235">
        <w:rPr>
          <w:szCs w:val="20"/>
          <w:lang w:val="en-US"/>
        </w:rPr>
        <w:tab/>
      </w:r>
      <w:r w:rsidRPr="00603235">
        <w:rPr>
          <w:szCs w:val="20"/>
          <w:lang w:val="en-US"/>
        </w:rPr>
        <w:tab/>
      </w:r>
      <w:r w:rsidRPr="00603235">
        <w:rPr>
          <w:szCs w:val="20"/>
          <w:lang w:val="en-US"/>
        </w:rPr>
        <w:tab/>
      </w:r>
      <w:proofErr w:type="gramStart"/>
      <w:r w:rsidRPr="00603235">
        <w:rPr>
          <w:szCs w:val="20"/>
          <w:lang w:val="en-US"/>
        </w:rPr>
        <w:t>front</w:t>
      </w:r>
      <w:proofErr w:type="gramEnd"/>
      <w:r w:rsidRPr="00603235">
        <w:rPr>
          <w:szCs w:val="20"/>
          <w:lang w:val="en-US"/>
        </w:rPr>
        <w:t xml:space="preserve"> and back cover (Inner): CMYK + Pantone Blue 0821 C</w:t>
      </w:r>
      <w:r w:rsidR="002D4FE1" w:rsidRPr="00603235">
        <w:rPr>
          <w:szCs w:val="20"/>
          <w:lang w:val="en-US"/>
        </w:rPr>
        <w:t xml:space="preserve"> </w:t>
      </w:r>
    </w:p>
    <w:p w14:paraId="6D4E4AAE" w14:textId="3803462C" w:rsidR="007E2670" w:rsidRPr="00603235" w:rsidRDefault="00F568E5" w:rsidP="00F568E5">
      <w:pPr>
        <w:shd w:val="clear" w:color="auto" w:fill="FFFFFF"/>
        <w:spacing w:line="240" w:lineRule="auto"/>
        <w:jc w:val="both"/>
        <w:rPr>
          <w:rFonts w:eastAsia="Times New Roman" w:cs="Arial"/>
          <w:szCs w:val="20"/>
          <w:lang w:val="en-US" w:eastAsia="zh-TW"/>
        </w:rPr>
      </w:pPr>
      <w:r w:rsidRPr="00603235">
        <w:rPr>
          <w:rFonts w:eastAsia="Times New Roman" w:cs="Arial"/>
          <w:szCs w:val="20"/>
          <w:lang w:val="en-US" w:eastAsia="zh-TW"/>
        </w:rPr>
        <w:t>I</w:t>
      </w:r>
      <w:r w:rsidR="007E2670" w:rsidRPr="00603235">
        <w:rPr>
          <w:rFonts w:eastAsia="Times New Roman" w:cs="Arial"/>
          <w:szCs w:val="20"/>
          <w:lang w:val="en-US" w:eastAsia="zh-TW"/>
        </w:rPr>
        <w:t xml:space="preserve">mage resolution: </w:t>
      </w:r>
      <w:r w:rsidRPr="00603235">
        <w:rPr>
          <w:rFonts w:eastAsia="Times New Roman" w:cs="Arial"/>
          <w:szCs w:val="20"/>
          <w:lang w:val="en-US" w:eastAsia="zh-TW"/>
        </w:rPr>
        <w:tab/>
      </w:r>
      <w:r w:rsidRPr="00603235">
        <w:rPr>
          <w:rFonts w:eastAsia="Times New Roman" w:cs="Arial"/>
          <w:szCs w:val="20"/>
          <w:lang w:val="en-US" w:eastAsia="zh-TW"/>
        </w:rPr>
        <w:tab/>
      </w:r>
      <w:r w:rsidR="003A4C5B" w:rsidRPr="00603235">
        <w:rPr>
          <w:rFonts w:eastAsia="Times New Roman" w:cs="Arial"/>
          <w:szCs w:val="20"/>
          <w:lang w:val="en-US" w:eastAsia="zh-TW"/>
        </w:rPr>
        <w:t>220</w:t>
      </w:r>
      <w:r w:rsidR="007E2670" w:rsidRPr="00603235">
        <w:rPr>
          <w:rFonts w:eastAsia="Times New Roman" w:cs="Arial"/>
          <w:szCs w:val="20"/>
          <w:lang w:val="en-US" w:eastAsia="zh-TW"/>
        </w:rPr>
        <w:t xml:space="preserve"> </w:t>
      </w:r>
      <w:r w:rsidR="00802F94" w:rsidRPr="00603235">
        <w:rPr>
          <w:rFonts w:eastAsia="Times New Roman" w:cs="Arial"/>
          <w:szCs w:val="20"/>
          <w:lang w:val="en-US" w:eastAsia="zh-TW"/>
        </w:rPr>
        <w:t>–</w:t>
      </w:r>
      <w:r w:rsidR="007E2670" w:rsidRPr="00603235">
        <w:rPr>
          <w:rFonts w:eastAsia="Times New Roman" w:cs="Arial"/>
          <w:szCs w:val="20"/>
          <w:lang w:val="en-US" w:eastAsia="zh-TW"/>
        </w:rPr>
        <w:t xml:space="preserve"> 2</w:t>
      </w:r>
      <w:r w:rsidR="003A4C5B" w:rsidRPr="00603235">
        <w:rPr>
          <w:rFonts w:eastAsia="Times New Roman" w:cs="Arial"/>
          <w:szCs w:val="20"/>
          <w:lang w:val="en-US" w:eastAsia="zh-TW"/>
        </w:rPr>
        <w:t>5</w:t>
      </w:r>
      <w:r w:rsidR="007E2670" w:rsidRPr="00603235">
        <w:rPr>
          <w:rFonts w:eastAsia="Times New Roman" w:cs="Arial"/>
          <w:szCs w:val="20"/>
          <w:lang w:val="en-US" w:eastAsia="zh-TW"/>
        </w:rPr>
        <w:t>0 PPI at 100% in InDesign</w:t>
      </w:r>
      <w:r w:rsidRPr="00603235">
        <w:rPr>
          <w:rFonts w:eastAsia="Times New Roman" w:cs="Arial"/>
          <w:szCs w:val="20"/>
          <w:lang w:val="en-US" w:eastAsia="zh-TW"/>
        </w:rPr>
        <w:t xml:space="preserve"> (</w:t>
      </w:r>
      <w:proofErr w:type="spellStart"/>
      <w:r w:rsidRPr="00603235">
        <w:rPr>
          <w:rFonts w:eastAsia="Times New Roman" w:cs="Arial"/>
          <w:szCs w:val="20"/>
          <w:lang w:val="en-US" w:eastAsia="zh-TW"/>
        </w:rPr>
        <w:t>greyscale</w:t>
      </w:r>
      <w:proofErr w:type="spellEnd"/>
      <w:r w:rsidRPr="00603235">
        <w:rPr>
          <w:rFonts w:eastAsia="Times New Roman" w:cs="Arial"/>
          <w:szCs w:val="20"/>
          <w:lang w:val="en-US" w:eastAsia="zh-TW"/>
        </w:rPr>
        <w:t xml:space="preserve"> and </w:t>
      </w:r>
      <w:proofErr w:type="spellStart"/>
      <w:r w:rsidRPr="00603235">
        <w:rPr>
          <w:rFonts w:eastAsia="Times New Roman" w:cs="Arial"/>
          <w:szCs w:val="20"/>
          <w:lang w:val="en-US" w:eastAsia="zh-TW"/>
        </w:rPr>
        <w:t>colour</w:t>
      </w:r>
      <w:proofErr w:type="spellEnd"/>
      <w:r w:rsidRPr="00603235">
        <w:rPr>
          <w:rFonts w:eastAsia="Times New Roman" w:cs="Arial"/>
          <w:szCs w:val="20"/>
          <w:lang w:val="en-US" w:eastAsia="zh-TW"/>
        </w:rPr>
        <w:t xml:space="preserve"> images)</w:t>
      </w:r>
    </w:p>
    <w:p w14:paraId="6F93F244" w14:textId="51C1EBEE" w:rsidR="007E2670" w:rsidRPr="00603235" w:rsidRDefault="007E2670" w:rsidP="00F568E5">
      <w:pPr>
        <w:shd w:val="clear" w:color="auto" w:fill="FFFFFF"/>
        <w:spacing w:line="240" w:lineRule="auto"/>
        <w:jc w:val="both"/>
        <w:rPr>
          <w:rFonts w:eastAsia="Times New Roman" w:cs="Arial"/>
          <w:szCs w:val="20"/>
          <w:lang w:val="en-US" w:eastAsia="zh-TW"/>
        </w:rPr>
      </w:pPr>
      <w:r w:rsidRPr="00603235">
        <w:rPr>
          <w:rFonts w:eastAsia="Times New Roman" w:cs="Arial"/>
          <w:szCs w:val="20"/>
          <w:lang w:val="en-US" w:eastAsia="zh-TW"/>
        </w:rPr>
        <w:t xml:space="preserve">Bitmap image resolution: </w:t>
      </w:r>
      <w:r w:rsidR="00DB57AD" w:rsidRPr="00603235">
        <w:rPr>
          <w:rFonts w:eastAsia="Times New Roman" w:cs="Arial"/>
          <w:szCs w:val="20"/>
          <w:lang w:val="en-US" w:eastAsia="zh-TW"/>
        </w:rPr>
        <w:tab/>
      </w:r>
      <w:r w:rsidRPr="00603235">
        <w:rPr>
          <w:rFonts w:eastAsia="Times New Roman" w:cs="Arial"/>
          <w:szCs w:val="20"/>
          <w:lang w:val="en-US" w:eastAsia="zh-TW"/>
        </w:rPr>
        <w:t xml:space="preserve">800 </w:t>
      </w:r>
      <w:r w:rsidR="00802F94" w:rsidRPr="00603235">
        <w:rPr>
          <w:rFonts w:eastAsia="Times New Roman" w:cs="Arial"/>
          <w:szCs w:val="20"/>
          <w:lang w:val="en-US" w:eastAsia="zh-TW"/>
        </w:rPr>
        <w:t>–</w:t>
      </w:r>
      <w:r w:rsidRPr="00603235">
        <w:rPr>
          <w:rFonts w:eastAsia="Times New Roman" w:cs="Arial"/>
          <w:szCs w:val="20"/>
          <w:lang w:val="en-US" w:eastAsia="zh-TW"/>
        </w:rPr>
        <w:t xml:space="preserve"> 1200 PPI</w:t>
      </w:r>
    </w:p>
    <w:p w14:paraId="49ED0E88" w14:textId="2908D728" w:rsidR="0020020E" w:rsidRPr="00603235" w:rsidRDefault="0020020E" w:rsidP="00F568E5">
      <w:pPr>
        <w:spacing w:after="120" w:line="240" w:lineRule="auto"/>
        <w:jc w:val="both"/>
        <w:rPr>
          <w:szCs w:val="20"/>
          <w:lang w:val="en-US"/>
        </w:rPr>
      </w:pPr>
      <w:r w:rsidRPr="00603235">
        <w:rPr>
          <w:szCs w:val="20"/>
          <w:lang w:val="en-US"/>
        </w:rPr>
        <w:t xml:space="preserve">Paper: </w:t>
      </w:r>
      <w:r w:rsidR="00DB57AD" w:rsidRPr="00603235">
        <w:rPr>
          <w:szCs w:val="20"/>
          <w:lang w:val="en-US"/>
        </w:rPr>
        <w:tab/>
      </w:r>
      <w:r w:rsidR="00DB57AD" w:rsidRPr="00603235">
        <w:rPr>
          <w:szCs w:val="20"/>
          <w:lang w:val="en-US"/>
        </w:rPr>
        <w:tab/>
      </w:r>
      <w:r w:rsidR="00DB57AD" w:rsidRPr="00603235">
        <w:rPr>
          <w:szCs w:val="20"/>
          <w:lang w:val="en-US"/>
        </w:rPr>
        <w:tab/>
      </w:r>
      <w:r w:rsidR="00DB57AD" w:rsidRPr="00603235">
        <w:rPr>
          <w:szCs w:val="20"/>
          <w:lang w:val="en-US"/>
        </w:rPr>
        <w:tab/>
      </w:r>
      <w:r w:rsidRPr="00603235">
        <w:rPr>
          <w:szCs w:val="20"/>
          <w:lang w:val="en-US"/>
        </w:rPr>
        <w:t>1</w:t>
      </w:r>
      <w:r w:rsidR="00B432EA" w:rsidRPr="00603235">
        <w:rPr>
          <w:szCs w:val="20"/>
          <w:lang w:val="en-US"/>
        </w:rPr>
        <w:t>15</w:t>
      </w:r>
      <w:r w:rsidR="00FD2D2C" w:rsidRPr="00603235">
        <w:rPr>
          <w:szCs w:val="20"/>
          <w:lang w:val="en-US"/>
        </w:rPr>
        <w:t xml:space="preserve"> </w:t>
      </w:r>
      <w:r w:rsidRPr="00603235">
        <w:rPr>
          <w:szCs w:val="20"/>
          <w:lang w:val="en-US"/>
        </w:rPr>
        <w:t>g/m² coated matte paper</w:t>
      </w:r>
    </w:p>
    <w:p w14:paraId="26534269" w14:textId="7C03DD7F" w:rsidR="0020020E" w:rsidRPr="00603235" w:rsidRDefault="0020020E" w:rsidP="00F568E5">
      <w:pPr>
        <w:spacing w:after="120" w:line="240" w:lineRule="auto"/>
        <w:jc w:val="both"/>
        <w:rPr>
          <w:szCs w:val="20"/>
          <w:lang w:val="en-US"/>
        </w:rPr>
      </w:pPr>
      <w:r w:rsidRPr="00603235">
        <w:rPr>
          <w:szCs w:val="20"/>
          <w:lang w:val="en-US"/>
        </w:rPr>
        <w:t xml:space="preserve">Finishing: </w:t>
      </w:r>
      <w:r w:rsidR="00DB57AD" w:rsidRPr="00603235">
        <w:rPr>
          <w:szCs w:val="20"/>
          <w:lang w:val="en-US"/>
        </w:rPr>
        <w:tab/>
      </w:r>
      <w:r w:rsidR="00DB57AD" w:rsidRPr="00603235">
        <w:rPr>
          <w:szCs w:val="20"/>
          <w:lang w:val="en-US"/>
        </w:rPr>
        <w:tab/>
      </w:r>
      <w:r w:rsidR="00DB57AD" w:rsidRPr="00603235">
        <w:rPr>
          <w:szCs w:val="20"/>
          <w:lang w:val="en-US"/>
        </w:rPr>
        <w:tab/>
      </w:r>
      <w:r w:rsidRPr="00603235">
        <w:rPr>
          <w:szCs w:val="20"/>
          <w:lang w:val="en-US"/>
        </w:rPr>
        <w:t xml:space="preserve">Saddle </w:t>
      </w:r>
      <w:r w:rsidR="0001074D" w:rsidRPr="00603235">
        <w:rPr>
          <w:szCs w:val="20"/>
          <w:lang w:val="en-US"/>
        </w:rPr>
        <w:t>Stitch</w:t>
      </w:r>
      <w:r w:rsidR="00DB57AD" w:rsidRPr="00603235">
        <w:rPr>
          <w:szCs w:val="20"/>
          <w:lang w:val="en-US"/>
        </w:rPr>
        <w:t xml:space="preserve"> (</w:t>
      </w:r>
      <w:r w:rsidR="0076130B" w:rsidRPr="00603235">
        <w:rPr>
          <w:szCs w:val="20"/>
          <w:lang w:val="en-US"/>
        </w:rPr>
        <w:t xml:space="preserve">the mock up is to be </w:t>
      </w:r>
      <w:r w:rsidR="00DB57AD" w:rsidRPr="00603235">
        <w:rPr>
          <w:szCs w:val="20"/>
          <w:lang w:val="en-US"/>
        </w:rPr>
        <w:t>folded — does not need to be stapled)</w:t>
      </w:r>
    </w:p>
    <w:p w14:paraId="7F036937" w14:textId="12676E44" w:rsidR="00633144" w:rsidRPr="00603235" w:rsidRDefault="00633144" w:rsidP="00F568E5">
      <w:pPr>
        <w:spacing w:after="120" w:line="240" w:lineRule="auto"/>
        <w:jc w:val="both"/>
        <w:rPr>
          <w:szCs w:val="20"/>
        </w:rPr>
      </w:pPr>
      <w:r w:rsidRPr="00603235">
        <w:rPr>
          <w:szCs w:val="20"/>
        </w:rPr>
        <w:t xml:space="preserve">Paragraph Styles (All text): </w:t>
      </w:r>
      <w:r w:rsidR="00DB57AD" w:rsidRPr="00603235">
        <w:rPr>
          <w:szCs w:val="20"/>
        </w:rPr>
        <w:tab/>
      </w:r>
      <w:r w:rsidRPr="00603235">
        <w:rPr>
          <w:szCs w:val="20"/>
        </w:rPr>
        <w:t xml:space="preserve">Must be used for titles, body text, </w:t>
      </w:r>
      <w:proofErr w:type="gramStart"/>
      <w:r w:rsidRPr="00603235">
        <w:rPr>
          <w:szCs w:val="20"/>
        </w:rPr>
        <w:t>caption</w:t>
      </w:r>
      <w:proofErr w:type="gramEnd"/>
      <w:r w:rsidRPr="00603235">
        <w:rPr>
          <w:szCs w:val="20"/>
        </w:rPr>
        <w:t xml:space="preserve"> </w:t>
      </w:r>
    </w:p>
    <w:p w14:paraId="30345CBF" w14:textId="338C03C6" w:rsidR="00633144" w:rsidRPr="00603235" w:rsidRDefault="00633144" w:rsidP="00F568E5">
      <w:pPr>
        <w:spacing w:after="120" w:line="240" w:lineRule="auto"/>
        <w:jc w:val="both"/>
        <w:rPr>
          <w:szCs w:val="20"/>
          <w:lang w:val="en-US"/>
        </w:rPr>
      </w:pPr>
      <w:r w:rsidRPr="00603235">
        <w:rPr>
          <w:szCs w:val="20"/>
        </w:rPr>
        <w:t xml:space="preserve">Master </w:t>
      </w:r>
      <w:r w:rsidR="0080101E" w:rsidRPr="00603235">
        <w:rPr>
          <w:szCs w:val="20"/>
        </w:rPr>
        <w:t xml:space="preserve">Page Elements: </w:t>
      </w:r>
      <w:r w:rsidR="00DB57AD" w:rsidRPr="00603235">
        <w:rPr>
          <w:szCs w:val="20"/>
        </w:rPr>
        <w:tab/>
      </w:r>
      <w:r w:rsidR="00DB57AD" w:rsidRPr="00603235">
        <w:rPr>
          <w:szCs w:val="20"/>
        </w:rPr>
        <w:tab/>
      </w:r>
      <w:r w:rsidR="000F2218" w:rsidRPr="00603235">
        <w:rPr>
          <w:szCs w:val="20"/>
        </w:rPr>
        <w:t>Header</w:t>
      </w:r>
      <w:r w:rsidR="00B96827" w:rsidRPr="00603235">
        <w:rPr>
          <w:szCs w:val="20"/>
        </w:rPr>
        <w:t>,</w:t>
      </w:r>
      <w:r w:rsidR="000F2218" w:rsidRPr="00603235">
        <w:rPr>
          <w:szCs w:val="20"/>
        </w:rPr>
        <w:t xml:space="preserve"> </w:t>
      </w:r>
      <w:r w:rsidR="00B96827" w:rsidRPr="00603235">
        <w:rPr>
          <w:szCs w:val="20"/>
        </w:rPr>
        <w:t>f</w:t>
      </w:r>
      <w:r w:rsidRPr="00603235">
        <w:rPr>
          <w:szCs w:val="20"/>
        </w:rPr>
        <w:t>ooter</w:t>
      </w:r>
      <w:r w:rsidR="0080101E" w:rsidRPr="00603235">
        <w:rPr>
          <w:szCs w:val="20"/>
        </w:rPr>
        <w:t>,</w:t>
      </w:r>
      <w:r w:rsidRPr="00603235">
        <w:rPr>
          <w:szCs w:val="20"/>
        </w:rPr>
        <w:t xml:space="preserve"> page numbers and running headline</w:t>
      </w:r>
      <w:r w:rsidR="00802F94" w:rsidRPr="00603235">
        <w:rPr>
          <w:szCs w:val="20"/>
        </w:rPr>
        <w:t xml:space="preserve"> for pages 2 and 7</w:t>
      </w:r>
      <w:r w:rsidR="00B432EA" w:rsidRPr="00603235">
        <w:rPr>
          <w:szCs w:val="20"/>
          <w:lang w:val="en-US"/>
        </w:rPr>
        <w:t xml:space="preserve"> </w:t>
      </w:r>
    </w:p>
    <w:p w14:paraId="6ED4C94B" w14:textId="77777777" w:rsidR="0020020E" w:rsidRPr="00603235" w:rsidRDefault="0020020E" w:rsidP="0020020E">
      <w:pPr>
        <w:pStyle w:val="ListParagraph"/>
        <w:spacing w:after="120" w:line="312" w:lineRule="auto"/>
        <w:jc w:val="both"/>
        <w:rPr>
          <w:szCs w:val="20"/>
          <w:lang w:val="en-US"/>
        </w:rPr>
      </w:pPr>
    </w:p>
    <w:p w14:paraId="743B3ACE" w14:textId="77777777" w:rsidR="0020020E" w:rsidRPr="00603235" w:rsidRDefault="0020020E" w:rsidP="0020020E">
      <w:pPr>
        <w:spacing w:after="120" w:line="312" w:lineRule="auto"/>
        <w:jc w:val="both"/>
        <w:rPr>
          <w:b/>
          <w:szCs w:val="20"/>
          <w:lang w:val="en-US"/>
        </w:rPr>
      </w:pPr>
      <w:r w:rsidRPr="00603235">
        <w:rPr>
          <w:b/>
          <w:szCs w:val="20"/>
          <w:lang w:val="en-US"/>
        </w:rPr>
        <w:t>Required elements:</w:t>
      </w:r>
    </w:p>
    <w:p w14:paraId="1F4BD4B8" w14:textId="70A3414D" w:rsidR="0020020E" w:rsidRPr="00603235" w:rsidRDefault="0020020E" w:rsidP="0020020E">
      <w:pPr>
        <w:spacing w:after="120" w:line="312" w:lineRule="auto"/>
        <w:jc w:val="both"/>
        <w:rPr>
          <w:szCs w:val="20"/>
          <w:u w:val="single"/>
          <w:lang w:val="en-US"/>
        </w:rPr>
      </w:pPr>
      <w:r w:rsidRPr="00603235">
        <w:rPr>
          <w:szCs w:val="20"/>
          <w:u w:val="single"/>
          <w:lang w:val="en-US"/>
        </w:rPr>
        <w:t xml:space="preserve">For the </w:t>
      </w:r>
      <w:r w:rsidR="00210CC0" w:rsidRPr="00603235">
        <w:rPr>
          <w:szCs w:val="20"/>
          <w:u w:val="single"/>
          <w:lang w:val="en-US"/>
        </w:rPr>
        <w:t xml:space="preserve">front </w:t>
      </w:r>
      <w:r w:rsidR="00DD7A59" w:rsidRPr="00603235">
        <w:rPr>
          <w:szCs w:val="20"/>
          <w:u w:val="single"/>
          <w:lang w:val="en-US"/>
        </w:rPr>
        <w:t xml:space="preserve">outside </w:t>
      </w:r>
      <w:r w:rsidR="00210CC0" w:rsidRPr="00603235">
        <w:rPr>
          <w:szCs w:val="20"/>
          <w:u w:val="single"/>
          <w:lang w:val="en-US"/>
        </w:rPr>
        <w:t>cover</w:t>
      </w:r>
      <w:r w:rsidR="003A4C5B" w:rsidRPr="00603235">
        <w:rPr>
          <w:szCs w:val="20"/>
          <w:u w:val="single"/>
          <w:lang w:val="en-US"/>
        </w:rPr>
        <w:t xml:space="preserve"> </w:t>
      </w:r>
      <w:r w:rsidR="003A4C5B" w:rsidRPr="009E3DEB">
        <w:rPr>
          <w:szCs w:val="20"/>
          <w:u w:val="single"/>
          <w:lang w:val="en-US"/>
        </w:rPr>
        <w:t>(page 1)</w:t>
      </w:r>
      <w:r w:rsidR="00210CC0" w:rsidRPr="009E3DEB">
        <w:rPr>
          <w:szCs w:val="20"/>
          <w:u w:val="single"/>
          <w:lang w:val="en-US"/>
        </w:rPr>
        <w:t>:</w:t>
      </w:r>
    </w:p>
    <w:p w14:paraId="3B2C4F44" w14:textId="7E81FE27" w:rsidR="00F44D22" w:rsidRPr="00603235" w:rsidRDefault="0020020E" w:rsidP="005F7750">
      <w:pPr>
        <w:numPr>
          <w:ilvl w:val="0"/>
          <w:numId w:val="21"/>
        </w:numPr>
        <w:spacing w:after="120" w:line="312" w:lineRule="auto"/>
        <w:rPr>
          <w:szCs w:val="20"/>
        </w:rPr>
      </w:pPr>
      <w:r w:rsidRPr="00603235">
        <w:rPr>
          <w:szCs w:val="20"/>
          <w:lang w:val="en-US"/>
        </w:rPr>
        <w:t xml:space="preserve">The </w:t>
      </w:r>
      <w:proofErr w:type="spellStart"/>
      <w:r w:rsidR="00217591" w:rsidRPr="00603235">
        <w:rPr>
          <w:szCs w:val="20"/>
          <w:lang w:val="en-US"/>
        </w:rPr>
        <w:t>Visitei</w:t>
      </w:r>
      <w:proofErr w:type="spellEnd"/>
      <w:r w:rsidR="00217591" w:rsidRPr="00603235">
        <w:rPr>
          <w:szCs w:val="20"/>
          <w:lang w:val="en-US"/>
        </w:rPr>
        <w:t xml:space="preserve"> </w:t>
      </w:r>
      <w:r w:rsidRPr="00603235">
        <w:rPr>
          <w:szCs w:val="20"/>
          <w:lang w:val="en-US"/>
        </w:rPr>
        <w:t xml:space="preserve">logo in the folder </w:t>
      </w:r>
      <w:r w:rsidR="00130315" w:rsidRPr="00603235">
        <w:rPr>
          <w:szCs w:val="20"/>
          <w:lang w:val="en-US"/>
        </w:rPr>
        <w:t>Skill40_Editorial_Visitei</w:t>
      </w:r>
      <w:r w:rsidR="00217591" w:rsidRPr="00603235">
        <w:rPr>
          <w:szCs w:val="20"/>
          <w:lang w:val="en-US"/>
        </w:rPr>
        <w:br/>
      </w:r>
      <w:r w:rsidR="00217591" w:rsidRPr="00603235">
        <w:rPr>
          <w:szCs w:val="20"/>
        </w:rPr>
        <w:t>The logo</w:t>
      </w:r>
      <w:r w:rsidR="00217591" w:rsidRPr="00603235">
        <w:t xml:space="preserve"> must be </w:t>
      </w:r>
      <w:r w:rsidR="0053392F" w:rsidRPr="00603235">
        <w:t xml:space="preserve">applied in </w:t>
      </w:r>
      <w:r w:rsidR="00167FB0" w:rsidRPr="00603235">
        <w:rPr>
          <w:szCs w:val="20"/>
          <w:lang w:val="en-US"/>
        </w:rPr>
        <w:t>Pantone Blue 0821 C</w:t>
      </w:r>
      <w:r w:rsidR="0053392F" w:rsidRPr="00603235">
        <w:t>, and a</w:t>
      </w:r>
      <w:r w:rsidR="00217591" w:rsidRPr="00603235">
        <w:t xml:space="preserve"> </w:t>
      </w:r>
      <w:r w:rsidR="00217591" w:rsidRPr="00603235">
        <w:rPr>
          <w:szCs w:val="20"/>
        </w:rPr>
        <w:t xml:space="preserve">spot </w:t>
      </w:r>
      <w:r w:rsidR="0038559E" w:rsidRPr="00603235">
        <w:rPr>
          <w:szCs w:val="20"/>
        </w:rPr>
        <w:t>v</w:t>
      </w:r>
      <w:r w:rsidR="00217591" w:rsidRPr="00603235">
        <w:rPr>
          <w:szCs w:val="20"/>
        </w:rPr>
        <w:t>arnish</w:t>
      </w:r>
      <w:r w:rsidR="0053392F" w:rsidRPr="00603235">
        <w:rPr>
          <w:szCs w:val="20"/>
        </w:rPr>
        <w:t xml:space="preserve"> must be applied on top</w:t>
      </w:r>
      <w:r w:rsidR="00217591" w:rsidRPr="00603235">
        <w:rPr>
          <w:szCs w:val="20"/>
        </w:rPr>
        <w:t xml:space="preserve">. </w:t>
      </w:r>
      <w:r w:rsidR="003F2EAF" w:rsidRPr="00603235">
        <w:rPr>
          <w:szCs w:val="20"/>
        </w:rPr>
        <w:t>The colour</w:t>
      </w:r>
      <w:r w:rsidR="0076130B" w:rsidRPr="00603235">
        <w:rPr>
          <w:szCs w:val="20"/>
        </w:rPr>
        <w:t xml:space="preserve"> must be named: “Varnish”, created as</w:t>
      </w:r>
      <w:r w:rsidR="00217591" w:rsidRPr="00603235">
        <w:rPr>
          <w:szCs w:val="20"/>
        </w:rPr>
        <w:t xml:space="preserve"> a spot colour and it must be 100% </w:t>
      </w:r>
      <w:r w:rsidR="003A4C5B" w:rsidRPr="00603235">
        <w:rPr>
          <w:szCs w:val="20"/>
        </w:rPr>
        <w:t>magenta</w:t>
      </w:r>
      <w:r w:rsidR="0038559E" w:rsidRPr="00603235">
        <w:rPr>
          <w:szCs w:val="20"/>
        </w:rPr>
        <w:t>. You may use the varnish in</w:t>
      </w:r>
      <w:r w:rsidR="0076130B" w:rsidRPr="00603235">
        <w:rPr>
          <w:szCs w:val="20"/>
        </w:rPr>
        <w:t xml:space="preserve"> other areas of the front cover</w:t>
      </w:r>
      <w:r w:rsidR="0038559E" w:rsidRPr="00603235">
        <w:rPr>
          <w:szCs w:val="20"/>
        </w:rPr>
        <w:t xml:space="preserve"> if desired.</w:t>
      </w:r>
    </w:p>
    <w:p w14:paraId="65831ED9" w14:textId="77777777" w:rsidR="00C50FF1" w:rsidRPr="00603235" w:rsidRDefault="008534D3" w:rsidP="005F7750">
      <w:pPr>
        <w:numPr>
          <w:ilvl w:val="0"/>
          <w:numId w:val="21"/>
        </w:numPr>
        <w:spacing w:after="120" w:line="312" w:lineRule="auto"/>
        <w:rPr>
          <w:szCs w:val="20"/>
          <w:lang w:val="en-US"/>
        </w:rPr>
      </w:pPr>
      <w:r w:rsidRPr="00603235">
        <w:rPr>
          <w:szCs w:val="20"/>
          <w:lang w:val="en-US"/>
        </w:rPr>
        <w:t xml:space="preserve">The text in the file named </w:t>
      </w:r>
      <w:r w:rsidRPr="00603235">
        <w:rPr>
          <w:lang w:val="en-US"/>
        </w:rPr>
        <w:t>Skill40_Editorial_01</w:t>
      </w:r>
      <w:r w:rsidRPr="00603235">
        <w:rPr>
          <w:szCs w:val="20"/>
          <w:lang w:val="en-US"/>
        </w:rPr>
        <w:t>.rtf</w:t>
      </w:r>
      <w:r w:rsidR="00C50FF1" w:rsidRPr="00603235">
        <w:rPr>
          <w:szCs w:val="20"/>
          <w:lang w:val="en-US"/>
        </w:rPr>
        <w:t xml:space="preserve"> </w:t>
      </w:r>
    </w:p>
    <w:p w14:paraId="0657CF97" w14:textId="09834C51" w:rsidR="0076130B" w:rsidRPr="00603235" w:rsidRDefault="00210CC0" w:rsidP="009E3DEB">
      <w:pPr>
        <w:numPr>
          <w:ilvl w:val="0"/>
          <w:numId w:val="21"/>
        </w:numPr>
        <w:spacing w:after="120" w:line="312" w:lineRule="auto"/>
        <w:rPr>
          <w:szCs w:val="20"/>
          <w:u w:val="single"/>
          <w:lang w:val="en-US"/>
        </w:rPr>
      </w:pPr>
      <w:r w:rsidRPr="00603235">
        <w:rPr>
          <w:szCs w:val="20"/>
          <w:lang w:val="en-US"/>
        </w:rPr>
        <w:t xml:space="preserve">At least </w:t>
      </w:r>
      <w:r w:rsidR="00B439EB" w:rsidRPr="00603235">
        <w:rPr>
          <w:szCs w:val="20"/>
          <w:lang w:val="en-US"/>
        </w:rPr>
        <w:t>four</w:t>
      </w:r>
      <w:r w:rsidRPr="00603235">
        <w:rPr>
          <w:szCs w:val="20"/>
          <w:lang w:val="en-US"/>
        </w:rPr>
        <w:t xml:space="preserve"> images</w:t>
      </w:r>
      <w:r w:rsidR="00B439EB" w:rsidRPr="00603235">
        <w:rPr>
          <w:szCs w:val="20"/>
          <w:lang w:val="en-US"/>
        </w:rPr>
        <w:t xml:space="preserve"> combined together in a collage/montage</w:t>
      </w:r>
      <w:r w:rsidR="00217591" w:rsidRPr="00603235">
        <w:rPr>
          <w:szCs w:val="20"/>
          <w:lang w:val="en-US"/>
        </w:rPr>
        <w:t xml:space="preserve"> (</w:t>
      </w:r>
      <w:r w:rsidRPr="00603235">
        <w:rPr>
          <w:szCs w:val="20"/>
          <w:lang w:val="en-US"/>
        </w:rPr>
        <w:t xml:space="preserve">available in a folder named </w:t>
      </w:r>
      <w:r w:rsidR="00B439EB" w:rsidRPr="00603235">
        <w:rPr>
          <w:lang w:val="en-US"/>
        </w:rPr>
        <w:t>Skill40_Editorial_Studios</w:t>
      </w:r>
      <w:r w:rsidR="00217591" w:rsidRPr="00603235">
        <w:rPr>
          <w:lang w:val="en-US"/>
        </w:rPr>
        <w:t>)</w:t>
      </w:r>
      <w:r w:rsidR="00B439EB" w:rsidRPr="00603235">
        <w:rPr>
          <w:lang w:val="en-US"/>
        </w:rPr>
        <w:t xml:space="preserve">. This file must be created in </w:t>
      </w:r>
      <w:proofErr w:type="spellStart"/>
      <w:r w:rsidR="00B439EB" w:rsidRPr="00603235">
        <w:rPr>
          <w:lang w:val="en-US"/>
        </w:rPr>
        <w:t>photoshop</w:t>
      </w:r>
      <w:proofErr w:type="spellEnd"/>
      <w:r w:rsidR="00B439EB" w:rsidRPr="00603235">
        <w:rPr>
          <w:lang w:val="en-US"/>
        </w:rPr>
        <w:t xml:space="preserve"> and you must retain the layers for easy identification of the images used. The layer name must be the name of the image used.</w:t>
      </w:r>
    </w:p>
    <w:p w14:paraId="1D519F64" w14:textId="43C5AAEA" w:rsidR="0020020E" w:rsidRPr="00603235" w:rsidRDefault="0020020E" w:rsidP="0020020E">
      <w:pPr>
        <w:spacing w:after="120" w:line="312" w:lineRule="auto"/>
        <w:jc w:val="both"/>
        <w:rPr>
          <w:szCs w:val="20"/>
          <w:u w:val="single"/>
          <w:lang w:val="en-US"/>
        </w:rPr>
      </w:pPr>
      <w:r w:rsidRPr="00603235">
        <w:rPr>
          <w:szCs w:val="20"/>
          <w:u w:val="single"/>
          <w:lang w:val="en-US"/>
        </w:rPr>
        <w:t xml:space="preserve">For the back </w:t>
      </w:r>
      <w:r w:rsidR="00DD7A59" w:rsidRPr="00603235">
        <w:rPr>
          <w:szCs w:val="20"/>
          <w:u w:val="single"/>
          <w:lang w:val="en-US"/>
        </w:rPr>
        <w:t xml:space="preserve">outside </w:t>
      </w:r>
      <w:r w:rsidRPr="00603235">
        <w:rPr>
          <w:szCs w:val="20"/>
          <w:u w:val="single"/>
          <w:lang w:val="en-US"/>
        </w:rPr>
        <w:t>cover</w:t>
      </w:r>
      <w:r w:rsidR="003A4C5B" w:rsidRPr="00603235">
        <w:rPr>
          <w:szCs w:val="20"/>
          <w:u w:val="single"/>
          <w:lang w:val="en-US"/>
        </w:rPr>
        <w:t xml:space="preserve"> (page 8)</w:t>
      </w:r>
      <w:r w:rsidRPr="00603235">
        <w:rPr>
          <w:szCs w:val="20"/>
          <w:u w:val="single"/>
          <w:lang w:val="en-US"/>
        </w:rPr>
        <w:t xml:space="preserve">: </w:t>
      </w:r>
    </w:p>
    <w:p w14:paraId="5F5C8BE7" w14:textId="57269F95" w:rsidR="0020020E" w:rsidRPr="00603235" w:rsidRDefault="0076130B" w:rsidP="00F568E5">
      <w:pPr>
        <w:numPr>
          <w:ilvl w:val="0"/>
          <w:numId w:val="21"/>
        </w:numPr>
        <w:spacing w:after="120" w:line="240" w:lineRule="auto"/>
        <w:jc w:val="both"/>
        <w:rPr>
          <w:szCs w:val="20"/>
          <w:lang w:val="en-US"/>
        </w:rPr>
      </w:pPr>
      <w:r w:rsidRPr="00603235">
        <w:rPr>
          <w:szCs w:val="20"/>
          <w:lang w:val="en-US"/>
        </w:rPr>
        <w:t>All of t</w:t>
      </w:r>
      <w:r w:rsidR="0020020E" w:rsidRPr="00603235">
        <w:rPr>
          <w:szCs w:val="20"/>
          <w:lang w:val="en-US"/>
        </w:rPr>
        <w:t xml:space="preserve">he </w:t>
      </w:r>
      <w:r w:rsidR="00217591" w:rsidRPr="00603235">
        <w:rPr>
          <w:szCs w:val="20"/>
          <w:lang w:val="en-US"/>
        </w:rPr>
        <w:t xml:space="preserve">studio </w:t>
      </w:r>
      <w:r w:rsidR="0020020E" w:rsidRPr="00603235">
        <w:rPr>
          <w:szCs w:val="20"/>
          <w:lang w:val="en-US"/>
        </w:rPr>
        <w:t>logos</w:t>
      </w:r>
      <w:r w:rsidRPr="00603235">
        <w:rPr>
          <w:szCs w:val="20"/>
          <w:lang w:val="en-US"/>
        </w:rPr>
        <w:t xml:space="preserve"> in CMYK</w:t>
      </w:r>
      <w:r w:rsidR="0020020E" w:rsidRPr="00603235">
        <w:rPr>
          <w:szCs w:val="20"/>
          <w:lang w:val="en-US"/>
        </w:rPr>
        <w:t xml:space="preserve"> </w:t>
      </w:r>
      <w:r w:rsidR="00217591" w:rsidRPr="00603235">
        <w:rPr>
          <w:szCs w:val="20"/>
          <w:lang w:val="en-US"/>
        </w:rPr>
        <w:t>(</w:t>
      </w:r>
      <w:r w:rsidR="0020020E" w:rsidRPr="00603235">
        <w:rPr>
          <w:szCs w:val="20"/>
          <w:lang w:val="en-US"/>
        </w:rPr>
        <w:t xml:space="preserve">in the folder </w:t>
      </w:r>
      <w:r w:rsidR="00130315" w:rsidRPr="00603235">
        <w:rPr>
          <w:szCs w:val="20"/>
          <w:lang w:val="en-US"/>
        </w:rPr>
        <w:t>Skill40_Editorial_Studios</w:t>
      </w:r>
      <w:r w:rsidR="00217591" w:rsidRPr="00603235">
        <w:rPr>
          <w:szCs w:val="20"/>
          <w:lang w:val="en-US"/>
        </w:rPr>
        <w:t>)</w:t>
      </w:r>
    </w:p>
    <w:p w14:paraId="7C700F2E" w14:textId="65F5B3F3" w:rsidR="0020020E" w:rsidRPr="00603235" w:rsidRDefault="0020020E" w:rsidP="00F568E5">
      <w:pPr>
        <w:numPr>
          <w:ilvl w:val="0"/>
          <w:numId w:val="21"/>
        </w:numPr>
        <w:spacing w:after="120" w:line="240" w:lineRule="auto"/>
        <w:jc w:val="both"/>
        <w:rPr>
          <w:szCs w:val="20"/>
          <w:lang w:val="en-US"/>
        </w:rPr>
      </w:pPr>
      <w:r w:rsidRPr="00603235">
        <w:rPr>
          <w:szCs w:val="20"/>
          <w:lang w:val="en-US"/>
        </w:rPr>
        <w:lastRenderedPageBreak/>
        <w:t xml:space="preserve">The text </w:t>
      </w:r>
      <w:r w:rsidR="00217591" w:rsidRPr="00603235">
        <w:rPr>
          <w:szCs w:val="20"/>
          <w:lang w:val="en-US"/>
        </w:rPr>
        <w:t>(</w:t>
      </w:r>
      <w:r w:rsidRPr="00603235">
        <w:rPr>
          <w:szCs w:val="20"/>
          <w:lang w:val="en-US"/>
        </w:rPr>
        <w:t xml:space="preserve">in the file named </w:t>
      </w:r>
      <w:r w:rsidRPr="00603235">
        <w:rPr>
          <w:lang w:val="en-US"/>
        </w:rPr>
        <w:t>Skill40_Editorial</w:t>
      </w:r>
      <w:r w:rsidR="00130315" w:rsidRPr="00603235">
        <w:rPr>
          <w:lang w:val="en-US"/>
        </w:rPr>
        <w:t>_0</w:t>
      </w:r>
      <w:r w:rsidR="008534D3" w:rsidRPr="00603235">
        <w:rPr>
          <w:lang w:val="en-US"/>
        </w:rPr>
        <w:t>2</w:t>
      </w:r>
      <w:r w:rsidRPr="00603235">
        <w:rPr>
          <w:szCs w:val="20"/>
          <w:lang w:val="en-US"/>
        </w:rPr>
        <w:t>.rtf</w:t>
      </w:r>
      <w:r w:rsidR="00217591" w:rsidRPr="00603235">
        <w:rPr>
          <w:szCs w:val="20"/>
          <w:lang w:val="en-US"/>
        </w:rPr>
        <w:t>)</w:t>
      </w:r>
    </w:p>
    <w:p w14:paraId="1126BA6D" w14:textId="15CAA711" w:rsidR="002D4FE1" w:rsidRPr="00603235" w:rsidRDefault="002D4FE1" w:rsidP="00F568E5">
      <w:pPr>
        <w:numPr>
          <w:ilvl w:val="0"/>
          <w:numId w:val="21"/>
        </w:numPr>
        <w:spacing w:after="120" w:line="240" w:lineRule="auto"/>
        <w:jc w:val="both"/>
        <w:rPr>
          <w:szCs w:val="20"/>
          <w:lang w:val="en-US"/>
        </w:rPr>
      </w:pPr>
      <w:r w:rsidRPr="00603235">
        <w:rPr>
          <w:szCs w:val="20"/>
          <w:lang w:val="en-US"/>
        </w:rPr>
        <w:t xml:space="preserve">The </w:t>
      </w:r>
      <w:proofErr w:type="spellStart"/>
      <w:r w:rsidRPr="00603235">
        <w:rPr>
          <w:szCs w:val="20"/>
          <w:lang w:val="en-US"/>
        </w:rPr>
        <w:t>Visitei</w:t>
      </w:r>
      <w:proofErr w:type="spellEnd"/>
      <w:r w:rsidRPr="00603235">
        <w:rPr>
          <w:szCs w:val="20"/>
          <w:lang w:val="en-US"/>
        </w:rPr>
        <w:t xml:space="preserve"> logo (available in the folder Skill40_Editorial_Visitei) in Pantone Blue 0821 C</w:t>
      </w:r>
    </w:p>
    <w:p w14:paraId="05535D8E" w14:textId="41C5AA64" w:rsidR="009E0A1B" w:rsidRPr="00603235" w:rsidRDefault="00210CC0" w:rsidP="00F568E5">
      <w:pPr>
        <w:numPr>
          <w:ilvl w:val="0"/>
          <w:numId w:val="21"/>
        </w:numPr>
        <w:spacing w:after="120" w:line="240" w:lineRule="auto"/>
        <w:jc w:val="both"/>
        <w:rPr>
          <w:szCs w:val="20"/>
          <w:lang w:val="en-US"/>
        </w:rPr>
      </w:pPr>
      <w:r w:rsidRPr="00603235">
        <w:rPr>
          <w:szCs w:val="20"/>
          <w:lang w:val="en-US"/>
        </w:rPr>
        <w:t xml:space="preserve">QR </w:t>
      </w:r>
      <w:proofErr w:type="gramStart"/>
      <w:r w:rsidRPr="00603235">
        <w:rPr>
          <w:szCs w:val="20"/>
          <w:lang w:val="en-US"/>
        </w:rPr>
        <w:t xml:space="preserve">Code </w:t>
      </w:r>
      <w:r w:rsidR="00217591" w:rsidRPr="00603235">
        <w:rPr>
          <w:szCs w:val="20"/>
          <w:lang w:val="en-US"/>
        </w:rPr>
        <w:t>:</w:t>
      </w:r>
      <w:proofErr w:type="gramEnd"/>
      <w:r w:rsidR="00217591" w:rsidRPr="00603235">
        <w:rPr>
          <w:szCs w:val="20"/>
          <w:lang w:val="en-US"/>
        </w:rPr>
        <w:t xml:space="preserve"> the</w:t>
      </w:r>
      <w:r w:rsidRPr="00603235">
        <w:rPr>
          <w:szCs w:val="20"/>
          <w:lang w:val="en-US"/>
        </w:rPr>
        <w:t xml:space="preserve"> size</w:t>
      </w:r>
      <w:r w:rsidR="0076130B" w:rsidRPr="00603235">
        <w:rPr>
          <w:szCs w:val="20"/>
          <w:lang w:val="en-US"/>
        </w:rPr>
        <w:t xml:space="preserve"> to be</w:t>
      </w:r>
      <w:r w:rsidRPr="00603235">
        <w:rPr>
          <w:szCs w:val="20"/>
          <w:lang w:val="en-US"/>
        </w:rPr>
        <w:t xml:space="preserve"> 35 x 35 mm and must be 100% K</w:t>
      </w:r>
    </w:p>
    <w:p w14:paraId="6A38BF90" w14:textId="7FC50E7C" w:rsidR="0020020E" w:rsidRPr="00603235" w:rsidRDefault="0020020E" w:rsidP="00F568E5">
      <w:pPr>
        <w:numPr>
          <w:ilvl w:val="0"/>
          <w:numId w:val="21"/>
        </w:numPr>
        <w:spacing w:after="120" w:line="240" w:lineRule="auto"/>
        <w:jc w:val="both"/>
        <w:rPr>
          <w:szCs w:val="20"/>
          <w:lang w:val="en-US"/>
        </w:rPr>
      </w:pPr>
      <w:r w:rsidRPr="00603235">
        <w:rPr>
          <w:szCs w:val="20"/>
          <w:lang w:val="en-US"/>
        </w:rPr>
        <w:t>All logo</w:t>
      </w:r>
      <w:r w:rsidR="00130315" w:rsidRPr="00603235">
        <w:rPr>
          <w:szCs w:val="20"/>
          <w:lang w:val="en-US"/>
        </w:rPr>
        <w:t>s</w:t>
      </w:r>
      <w:r w:rsidRPr="00603235">
        <w:rPr>
          <w:szCs w:val="20"/>
          <w:lang w:val="en-US"/>
        </w:rPr>
        <w:t xml:space="preserve"> should be in Vector</w:t>
      </w:r>
    </w:p>
    <w:p w14:paraId="5FE132DF" w14:textId="60808BFE" w:rsidR="0038559E" w:rsidRPr="00603235" w:rsidRDefault="0038559E" w:rsidP="005F7750">
      <w:pPr>
        <w:spacing w:after="120" w:line="312" w:lineRule="auto"/>
        <w:jc w:val="both"/>
        <w:rPr>
          <w:szCs w:val="20"/>
          <w:lang w:val="en-US"/>
        </w:rPr>
      </w:pPr>
    </w:p>
    <w:p w14:paraId="63F9ABFF" w14:textId="77777777" w:rsidR="00AF4111" w:rsidRDefault="00AF4111" w:rsidP="005F7750">
      <w:pPr>
        <w:spacing w:after="120" w:line="312" w:lineRule="auto"/>
        <w:jc w:val="both"/>
        <w:rPr>
          <w:szCs w:val="20"/>
          <w:u w:val="single"/>
          <w:lang w:val="en-US"/>
        </w:rPr>
      </w:pPr>
    </w:p>
    <w:p w14:paraId="1E19F33F" w14:textId="1F95D786" w:rsidR="00F44D22" w:rsidRPr="00603235" w:rsidRDefault="00DD7A59" w:rsidP="005F7750">
      <w:pPr>
        <w:spacing w:after="120" w:line="312" w:lineRule="auto"/>
        <w:jc w:val="both"/>
        <w:rPr>
          <w:szCs w:val="20"/>
          <w:u w:val="single"/>
          <w:lang w:val="en-US"/>
        </w:rPr>
      </w:pPr>
      <w:r w:rsidRPr="00603235">
        <w:rPr>
          <w:szCs w:val="20"/>
          <w:u w:val="single"/>
          <w:lang w:val="en-US"/>
        </w:rPr>
        <w:t>For the front inside cover</w:t>
      </w:r>
      <w:r w:rsidR="003A4C5B" w:rsidRPr="00603235">
        <w:rPr>
          <w:szCs w:val="20"/>
          <w:u w:val="single"/>
          <w:lang w:val="en-US"/>
        </w:rPr>
        <w:t xml:space="preserve"> (page 2)</w:t>
      </w:r>
      <w:r w:rsidRPr="00603235">
        <w:rPr>
          <w:szCs w:val="20"/>
          <w:u w:val="single"/>
          <w:lang w:val="en-US"/>
        </w:rPr>
        <w:t xml:space="preserve">: </w:t>
      </w:r>
    </w:p>
    <w:p w14:paraId="55C2C3BF" w14:textId="2846A0AD" w:rsidR="00F44D22" w:rsidRPr="00603235" w:rsidRDefault="00F568E5" w:rsidP="00F568E5">
      <w:pPr>
        <w:pStyle w:val="ListParagraph"/>
        <w:numPr>
          <w:ilvl w:val="1"/>
          <w:numId w:val="34"/>
        </w:numPr>
        <w:spacing w:line="240" w:lineRule="auto"/>
        <w:rPr>
          <w:lang w:val="en-US"/>
        </w:rPr>
      </w:pPr>
      <w:r w:rsidRPr="00603235">
        <w:rPr>
          <w:lang w:val="en-US"/>
        </w:rPr>
        <w:t xml:space="preserve">About </w:t>
      </w:r>
      <w:proofErr w:type="spellStart"/>
      <w:r w:rsidRPr="00603235">
        <w:rPr>
          <w:lang w:val="en-US"/>
        </w:rPr>
        <w:t>Visitei</w:t>
      </w:r>
      <w:proofErr w:type="spellEnd"/>
      <w:r w:rsidR="00164735" w:rsidRPr="00603235">
        <w:rPr>
          <w:lang w:val="en-US"/>
        </w:rPr>
        <w:t xml:space="preserve"> &amp; How it works</w:t>
      </w:r>
    </w:p>
    <w:p w14:paraId="2BDC559F" w14:textId="77777777" w:rsidR="00DD7A59" w:rsidRPr="00603235" w:rsidRDefault="00DD7A59" w:rsidP="00F568E5">
      <w:pPr>
        <w:numPr>
          <w:ilvl w:val="0"/>
          <w:numId w:val="34"/>
        </w:numPr>
        <w:spacing w:after="120" w:line="240" w:lineRule="auto"/>
        <w:jc w:val="both"/>
        <w:rPr>
          <w:szCs w:val="20"/>
          <w:lang w:val="en-US"/>
        </w:rPr>
      </w:pPr>
      <w:r w:rsidRPr="00603235">
        <w:rPr>
          <w:szCs w:val="20"/>
          <w:lang w:val="en-US"/>
        </w:rPr>
        <w:t xml:space="preserve">The text is available in the file named </w:t>
      </w:r>
      <w:r w:rsidRPr="00603235">
        <w:rPr>
          <w:lang w:val="en-US"/>
        </w:rPr>
        <w:t>Skill40_Editorial_03</w:t>
      </w:r>
      <w:r w:rsidRPr="00603235">
        <w:rPr>
          <w:szCs w:val="20"/>
          <w:lang w:val="en-US"/>
        </w:rPr>
        <w:t>.rtf</w:t>
      </w:r>
    </w:p>
    <w:p w14:paraId="3ECD896E" w14:textId="45C9B8D0" w:rsidR="00F44D22" w:rsidRPr="00603235" w:rsidRDefault="00DD7A59" w:rsidP="00F568E5">
      <w:pPr>
        <w:numPr>
          <w:ilvl w:val="0"/>
          <w:numId w:val="34"/>
        </w:numPr>
        <w:spacing w:after="120" w:line="240" w:lineRule="auto"/>
        <w:rPr>
          <w:szCs w:val="20"/>
          <w:lang w:val="en-US"/>
        </w:rPr>
      </w:pPr>
      <w:r w:rsidRPr="00603235">
        <w:rPr>
          <w:szCs w:val="20"/>
          <w:lang w:val="en-US"/>
        </w:rPr>
        <w:t xml:space="preserve">The image of </w:t>
      </w:r>
      <w:proofErr w:type="spellStart"/>
      <w:r w:rsidRPr="00603235">
        <w:rPr>
          <w:szCs w:val="20"/>
          <w:lang w:val="en-US"/>
        </w:rPr>
        <w:t>Giovani</w:t>
      </w:r>
      <w:proofErr w:type="spellEnd"/>
      <w:r w:rsidR="0076130B" w:rsidRPr="00603235">
        <w:rPr>
          <w:szCs w:val="20"/>
          <w:lang w:val="en-US"/>
        </w:rPr>
        <w:t xml:space="preserve"> must be used and</w:t>
      </w:r>
      <w:r w:rsidRPr="00603235">
        <w:rPr>
          <w:szCs w:val="20"/>
          <w:lang w:val="en-US"/>
        </w:rPr>
        <w:t xml:space="preserve"> is available in the folder </w:t>
      </w:r>
      <w:r w:rsidRPr="00603235">
        <w:rPr>
          <w:lang w:val="en-US"/>
        </w:rPr>
        <w:t>Skill40_Editorial_Giovani</w:t>
      </w:r>
      <w:r w:rsidR="0038559E" w:rsidRPr="00603235">
        <w:rPr>
          <w:lang w:val="en-US"/>
        </w:rPr>
        <w:t xml:space="preserve"> </w:t>
      </w:r>
      <w:r w:rsidR="0038559E" w:rsidRPr="00603235">
        <w:rPr>
          <w:lang w:val="en-US"/>
        </w:rPr>
        <w:br/>
      </w:r>
      <w:r w:rsidR="0038559E" w:rsidRPr="00603235">
        <w:rPr>
          <w:szCs w:val="20"/>
          <w:lang w:val="en-US"/>
        </w:rPr>
        <w:t>(the image may be modified according your design)</w:t>
      </w:r>
    </w:p>
    <w:p w14:paraId="547C8108" w14:textId="1A77FBE3" w:rsidR="002D4FE1" w:rsidRPr="00603235" w:rsidRDefault="002D4FE1" w:rsidP="00F568E5">
      <w:pPr>
        <w:numPr>
          <w:ilvl w:val="0"/>
          <w:numId w:val="34"/>
        </w:numPr>
        <w:spacing w:after="120" w:line="240" w:lineRule="auto"/>
        <w:jc w:val="both"/>
        <w:rPr>
          <w:szCs w:val="20"/>
          <w:lang w:val="en-US"/>
        </w:rPr>
      </w:pPr>
      <w:r w:rsidRPr="00603235">
        <w:rPr>
          <w:szCs w:val="20"/>
          <w:lang w:val="en-US"/>
        </w:rPr>
        <w:t xml:space="preserve">The </w:t>
      </w:r>
      <w:proofErr w:type="spellStart"/>
      <w:r w:rsidRPr="00603235">
        <w:rPr>
          <w:szCs w:val="20"/>
          <w:lang w:val="en-US"/>
        </w:rPr>
        <w:t>Visitei</w:t>
      </w:r>
      <w:proofErr w:type="spellEnd"/>
      <w:r w:rsidRPr="00603235">
        <w:rPr>
          <w:szCs w:val="20"/>
          <w:lang w:val="en-US"/>
        </w:rPr>
        <w:t xml:space="preserve"> logo (available in the folder Skill40_Editorial_Visitei) in Pantone Blue 0821 C</w:t>
      </w:r>
    </w:p>
    <w:p w14:paraId="6E1E248A" w14:textId="77777777" w:rsidR="00F44D22" w:rsidRPr="00603235" w:rsidRDefault="00F44D22" w:rsidP="005F7750">
      <w:pPr>
        <w:spacing w:after="120" w:line="312" w:lineRule="auto"/>
        <w:jc w:val="both"/>
        <w:rPr>
          <w:szCs w:val="20"/>
          <w:lang w:val="en-US"/>
        </w:rPr>
      </w:pPr>
    </w:p>
    <w:p w14:paraId="156CAB56" w14:textId="1DAE04B7" w:rsidR="00F44D22" w:rsidRPr="00603235" w:rsidRDefault="00DD7A59" w:rsidP="005F7750">
      <w:pPr>
        <w:spacing w:after="120" w:line="312" w:lineRule="auto"/>
        <w:jc w:val="both"/>
        <w:rPr>
          <w:szCs w:val="20"/>
          <w:u w:val="single"/>
          <w:lang w:val="en-US"/>
        </w:rPr>
      </w:pPr>
      <w:r w:rsidRPr="00603235">
        <w:rPr>
          <w:szCs w:val="20"/>
          <w:u w:val="single"/>
          <w:lang w:val="en-US"/>
        </w:rPr>
        <w:t>For the back inside cover</w:t>
      </w:r>
      <w:r w:rsidR="003A4C5B" w:rsidRPr="00603235">
        <w:rPr>
          <w:szCs w:val="20"/>
          <w:u w:val="single"/>
          <w:lang w:val="en-US"/>
        </w:rPr>
        <w:t xml:space="preserve"> (page 7)</w:t>
      </w:r>
      <w:r w:rsidRPr="00603235">
        <w:rPr>
          <w:szCs w:val="20"/>
          <w:u w:val="single"/>
          <w:lang w:val="en-US"/>
        </w:rPr>
        <w:t xml:space="preserve">: </w:t>
      </w:r>
    </w:p>
    <w:p w14:paraId="04F5B69F" w14:textId="77777777" w:rsidR="00F44D22" w:rsidRPr="00603235" w:rsidRDefault="00210CC0" w:rsidP="00F568E5">
      <w:pPr>
        <w:pStyle w:val="ListParagraph"/>
        <w:numPr>
          <w:ilvl w:val="1"/>
          <w:numId w:val="34"/>
        </w:numPr>
        <w:spacing w:line="240" w:lineRule="auto"/>
        <w:rPr>
          <w:lang w:val="en-US"/>
        </w:rPr>
      </w:pPr>
      <w:r w:rsidRPr="00603235">
        <w:rPr>
          <w:szCs w:val="20"/>
          <w:lang w:val="en-US"/>
        </w:rPr>
        <w:t>Past visits</w:t>
      </w:r>
    </w:p>
    <w:p w14:paraId="616BA3F6" w14:textId="77777777" w:rsidR="00DD7A59" w:rsidRPr="00603235" w:rsidRDefault="00DD7A59" w:rsidP="00F568E5">
      <w:pPr>
        <w:numPr>
          <w:ilvl w:val="0"/>
          <w:numId w:val="34"/>
        </w:numPr>
        <w:spacing w:after="120" w:line="240" w:lineRule="auto"/>
        <w:jc w:val="both"/>
        <w:rPr>
          <w:szCs w:val="20"/>
          <w:lang w:val="en-US"/>
        </w:rPr>
      </w:pPr>
      <w:r w:rsidRPr="00603235">
        <w:rPr>
          <w:szCs w:val="20"/>
          <w:lang w:val="en-US"/>
        </w:rPr>
        <w:t xml:space="preserve">The text is available in the file named </w:t>
      </w:r>
      <w:r w:rsidRPr="00603235">
        <w:rPr>
          <w:lang w:val="en-US"/>
        </w:rPr>
        <w:t>Skill40_Editorial_04</w:t>
      </w:r>
      <w:r w:rsidRPr="00603235">
        <w:rPr>
          <w:szCs w:val="20"/>
          <w:lang w:val="en-US"/>
        </w:rPr>
        <w:t>.rtf</w:t>
      </w:r>
    </w:p>
    <w:p w14:paraId="797E0907" w14:textId="0D1378AD" w:rsidR="00DD7A59" w:rsidRPr="00603235" w:rsidRDefault="003A4C5B" w:rsidP="00F568E5">
      <w:pPr>
        <w:numPr>
          <w:ilvl w:val="0"/>
          <w:numId w:val="34"/>
        </w:numPr>
        <w:spacing w:after="120" w:line="240" w:lineRule="auto"/>
        <w:jc w:val="both"/>
        <w:rPr>
          <w:szCs w:val="20"/>
          <w:lang w:val="en-US"/>
        </w:rPr>
      </w:pPr>
      <w:r w:rsidRPr="009E3DEB">
        <w:rPr>
          <w:b/>
          <w:szCs w:val="20"/>
          <w:lang w:val="en-US"/>
        </w:rPr>
        <w:t>ALL</w:t>
      </w:r>
      <w:r w:rsidRPr="00603235">
        <w:rPr>
          <w:szCs w:val="20"/>
          <w:lang w:val="en-US"/>
        </w:rPr>
        <w:t xml:space="preserve"> </w:t>
      </w:r>
      <w:r w:rsidR="00DD7A59" w:rsidRPr="00603235">
        <w:rPr>
          <w:szCs w:val="20"/>
          <w:lang w:val="en-US"/>
        </w:rPr>
        <w:t xml:space="preserve">images </w:t>
      </w:r>
      <w:r w:rsidR="00B439EB" w:rsidRPr="00603235">
        <w:rPr>
          <w:szCs w:val="20"/>
          <w:lang w:val="en-US"/>
        </w:rPr>
        <w:t xml:space="preserve">in </w:t>
      </w:r>
      <w:r w:rsidR="0076130B" w:rsidRPr="00603235">
        <w:rPr>
          <w:szCs w:val="20"/>
          <w:lang w:val="en-US"/>
        </w:rPr>
        <w:t xml:space="preserve">the </w:t>
      </w:r>
      <w:r w:rsidR="00B439EB" w:rsidRPr="00603235">
        <w:rPr>
          <w:szCs w:val="20"/>
          <w:lang w:val="en-US"/>
        </w:rPr>
        <w:t xml:space="preserve">folder: </w:t>
      </w:r>
      <w:r w:rsidR="00DD7A59" w:rsidRPr="00603235">
        <w:rPr>
          <w:lang w:val="en-US"/>
        </w:rPr>
        <w:t>Skill40_Editorial_Visits</w:t>
      </w:r>
      <w:r w:rsidR="00B439EB" w:rsidRPr="00603235">
        <w:rPr>
          <w:lang w:val="en-US"/>
        </w:rPr>
        <w:t xml:space="preserve"> must be used</w:t>
      </w:r>
    </w:p>
    <w:p w14:paraId="1802DC97" w14:textId="77777777" w:rsidR="00AB0BDC" w:rsidRPr="00603235" w:rsidRDefault="00AB0BDC" w:rsidP="0020020E">
      <w:pPr>
        <w:spacing w:after="120" w:line="312" w:lineRule="auto"/>
        <w:jc w:val="both"/>
        <w:rPr>
          <w:szCs w:val="20"/>
          <w:lang w:val="en-US"/>
        </w:rPr>
      </w:pPr>
    </w:p>
    <w:p w14:paraId="44AF49CC" w14:textId="77777777" w:rsidR="00F568E5" w:rsidRPr="00603235" w:rsidRDefault="00F568E5" w:rsidP="00F568E5">
      <w:pPr>
        <w:spacing w:after="120" w:line="312" w:lineRule="auto"/>
        <w:jc w:val="both"/>
        <w:rPr>
          <w:b/>
          <w:szCs w:val="20"/>
          <w:lang w:val="en-US"/>
        </w:rPr>
      </w:pPr>
      <w:r w:rsidRPr="00603235">
        <w:rPr>
          <w:b/>
          <w:szCs w:val="20"/>
          <w:lang w:val="en-US"/>
        </w:rPr>
        <w:t>You must deliver:</w:t>
      </w:r>
    </w:p>
    <w:p w14:paraId="6522ED55" w14:textId="6C7F2CE4" w:rsidR="00B355AB" w:rsidRPr="00603235" w:rsidRDefault="00F87F9A" w:rsidP="00B355AB">
      <w:pPr>
        <w:pStyle w:val="ListParagraph"/>
        <w:numPr>
          <w:ilvl w:val="0"/>
          <w:numId w:val="21"/>
        </w:numPr>
        <w:spacing w:after="120" w:line="312" w:lineRule="auto"/>
        <w:ind w:left="360"/>
        <w:rPr>
          <w:szCs w:val="20"/>
          <w:lang w:val="en-US"/>
        </w:rPr>
      </w:pPr>
      <w:r w:rsidRPr="00603235">
        <w:rPr>
          <w:szCs w:val="20"/>
          <w:lang w:val="en-US"/>
        </w:rPr>
        <w:t>Folders as specified in</w:t>
      </w:r>
      <w:r w:rsidR="00B355AB" w:rsidRPr="00603235">
        <w:rPr>
          <w:szCs w:val="20"/>
          <w:lang w:val="en-US"/>
        </w:rPr>
        <w:t xml:space="preserve"> “Instructions to the Competitor”</w:t>
      </w:r>
      <w:r w:rsidRPr="00603235">
        <w:rPr>
          <w:szCs w:val="20"/>
          <w:lang w:val="en-US"/>
        </w:rPr>
        <w:t xml:space="preserve"> on page 4</w:t>
      </w:r>
      <w:r w:rsidR="00B355AB" w:rsidRPr="00603235">
        <w:rPr>
          <w:szCs w:val="20"/>
          <w:lang w:val="en-US"/>
        </w:rPr>
        <w:t xml:space="preserve">. </w:t>
      </w:r>
      <w:r w:rsidRPr="00603235">
        <w:rPr>
          <w:szCs w:val="20"/>
          <w:lang w:val="en-US"/>
        </w:rPr>
        <w:br/>
      </w:r>
      <w:r w:rsidRPr="00603235">
        <w:rPr>
          <w:b/>
          <w:bCs/>
          <w:szCs w:val="20"/>
          <w:lang w:val="en-US"/>
        </w:rPr>
        <w:t>Only files from these</w:t>
      </w:r>
      <w:r w:rsidR="00B355AB" w:rsidRPr="00603235">
        <w:rPr>
          <w:b/>
          <w:bCs/>
          <w:szCs w:val="20"/>
          <w:lang w:val="en-US"/>
        </w:rPr>
        <w:t xml:space="preserve"> folder</w:t>
      </w:r>
      <w:r w:rsidRPr="00603235">
        <w:rPr>
          <w:b/>
          <w:bCs/>
          <w:szCs w:val="20"/>
          <w:lang w:val="en-US"/>
        </w:rPr>
        <w:t>s</w:t>
      </w:r>
      <w:r w:rsidR="00B355AB" w:rsidRPr="00603235">
        <w:rPr>
          <w:b/>
          <w:bCs/>
          <w:szCs w:val="20"/>
          <w:lang w:val="en-US"/>
        </w:rPr>
        <w:t xml:space="preserve"> will be </w:t>
      </w:r>
      <w:r w:rsidRPr="00603235">
        <w:rPr>
          <w:b/>
          <w:bCs/>
          <w:szCs w:val="20"/>
          <w:lang w:val="en-US"/>
        </w:rPr>
        <w:t>assessed.</w:t>
      </w:r>
      <w:r w:rsidR="00B355AB" w:rsidRPr="00603235">
        <w:rPr>
          <w:szCs w:val="20"/>
          <w:lang w:val="en-US"/>
        </w:rPr>
        <w:t xml:space="preserve"> </w:t>
      </w:r>
    </w:p>
    <w:p w14:paraId="07F7B245" w14:textId="354E806E" w:rsidR="00B355AB" w:rsidRPr="00603235" w:rsidRDefault="00B355AB" w:rsidP="00B355AB">
      <w:pPr>
        <w:pStyle w:val="ListParagraph"/>
        <w:numPr>
          <w:ilvl w:val="0"/>
          <w:numId w:val="21"/>
        </w:numPr>
        <w:spacing w:after="120" w:line="312" w:lineRule="auto"/>
        <w:ind w:left="360"/>
        <w:rPr>
          <w:szCs w:val="20"/>
          <w:lang w:val="en-US"/>
        </w:rPr>
      </w:pPr>
      <w:r w:rsidRPr="00603235">
        <w:rPr>
          <w:szCs w:val="20"/>
          <w:lang w:val="en-US"/>
        </w:rPr>
        <w:t>One PDF/X-1a</w:t>
      </w:r>
      <w:proofErr w:type="gramStart"/>
      <w:r w:rsidRPr="00603235">
        <w:rPr>
          <w:szCs w:val="20"/>
          <w:lang w:val="en-US"/>
        </w:rPr>
        <w:t>:2003</w:t>
      </w:r>
      <w:proofErr w:type="gramEnd"/>
      <w:r w:rsidRPr="00603235">
        <w:rPr>
          <w:szCs w:val="20"/>
          <w:lang w:val="en-US"/>
        </w:rPr>
        <w:t xml:space="preserve"> (Must be fixed)</w:t>
      </w:r>
      <w:r w:rsidR="007B32BC" w:rsidRPr="00603235">
        <w:rPr>
          <w:szCs w:val="20"/>
          <w:lang w:val="en-US"/>
        </w:rPr>
        <w:t xml:space="preserve"> file for task 1 with</w:t>
      </w:r>
      <w:r w:rsidRPr="00603235">
        <w:rPr>
          <w:szCs w:val="20"/>
          <w:lang w:val="en-US"/>
        </w:rPr>
        <w:t xml:space="preserve"> </w:t>
      </w:r>
      <w:proofErr w:type="spellStart"/>
      <w:r w:rsidRPr="00603235">
        <w:rPr>
          <w:szCs w:val="20"/>
          <w:lang w:val="en-US"/>
        </w:rPr>
        <w:t>colour</w:t>
      </w:r>
      <w:proofErr w:type="spellEnd"/>
      <w:r w:rsidRPr="00603235">
        <w:rPr>
          <w:szCs w:val="20"/>
          <w:lang w:val="en-US"/>
        </w:rPr>
        <w:t xml:space="preserve"> bars for CMYK + PMS, varnish at </w:t>
      </w:r>
      <w:r w:rsidR="00CB5AA3" w:rsidRPr="00603235">
        <w:rPr>
          <w:szCs w:val="20"/>
          <w:lang w:val="en-US"/>
        </w:rPr>
        <w:t xml:space="preserve">100% </w:t>
      </w:r>
      <w:r w:rsidR="003A4C5B" w:rsidRPr="00603235">
        <w:rPr>
          <w:szCs w:val="20"/>
          <w:lang w:val="en-US"/>
        </w:rPr>
        <w:t>magenta</w:t>
      </w:r>
      <w:r w:rsidR="00CB5AA3" w:rsidRPr="00603235">
        <w:rPr>
          <w:szCs w:val="20"/>
          <w:lang w:val="en-US"/>
        </w:rPr>
        <w:t xml:space="preserve"> on a separate plate </w:t>
      </w:r>
      <w:r w:rsidRPr="00603235">
        <w:rPr>
          <w:szCs w:val="20"/>
          <w:lang w:val="en-US"/>
        </w:rPr>
        <w:t>(to be evaluated in the PDF file)</w:t>
      </w:r>
      <w:r w:rsidR="007B32BC" w:rsidRPr="00603235">
        <w:rPr>
          <w:szCs w:val="20"/>
          <w:lang w:val="en-US"/>
        </w:rPr>
        <w:t>, registration marks and crop marks ONLY.</w:t>
      </w:r>
    </w:p>
    <w:p w14:paraId="447EB31E" w14:textId="3DA3FF25" w:rsidR="00B355AB" w:rsidRPr="00603235" w:rsidRDefault="00B355AB" w:rsidP="00B355AB">
      <w:pPr>
        <w:pStyle w:val="ListParagraph"/>
        <w:numPr>
          <w:ilvl w:val="0"/>
          <w:numId w:val="21"/>
        </w:numPr>
        <w:spacing w:after="120" w:line="312" w:lineRule="auto"/>
        <w:ind w:left="360"/>
      </w:pPr>
      <w:r w:rsidRPr="00603235">
        <w:t>1 final printout of</w:t>
      </w:r>
      <w:r w:rsidRPr="00603235">
        <w:rPr>
          <w:lang w:val="en-US"/>
        </w:rPr>
        <w:t xml:space="preserve"> the front and back cover (outer and inner), exclude </w:t>
      </w:r>
      <w:r w:rsidRPr="00603235">
        <w:t>varnish,</w:t>
      </w:r>
      <w:r w:rsidRPr="00603235">
        <w:rPr>
          <w:lang w:val="en-US"/>
        </w:rPr>
        <w:t xml:space="preserve"> </w:t>
      </w:r>
      <w:r w:rsidRPr="00603235">
        <w:t xml:space="preserve">untrimmed and mounted </w:t>
      </w:r>
      <w:r w:rsidRPr="00603235">
        <w:rPr>
          <w:lang w:val="en-US"/>
        </w:rPr>
        <w:t xml:space="preserve">for presentation, </w:t>
      </w:r>
      <w:r w:rsidRPr="00603235">
        <w:t>printed as spreads</w:t>
      </w:r>
      <w:r w:rsidRPr="00603235">
        <w:rPr>
          <w:lang w:val="en-US"/>
        </w:rPr>
        <w:t xml:space="preserve"> </w:t>
      </w:r>
      <w:r w:rsidRPr="00603235">
        <w:t>(including:</w:t>
      </w:r>
      <w:r w:rsidRPr="00603235">
        <w:rPr>
          <w:szCs w:val="20"/>
          <w:lang w:val="en-US"/>
        </w:rPr>
        <w:t xml:space="preserve"> </w:t>
      </w:r>
      <w:r w:rsidR="007B32BC" w:rsidRPr="00603235">
        <w:t>colour bars for CMYK + PMS</w:t>
      </w:r>
      <w:r w:rsidR="007B32BC" w:rsidRPr="00603235">
        <w:rPr>
          <w:szCs w:val="20"/>
          <w:lang w:val="en-US"/>
        </w:rPr>
        <w:t xml:space="preserve">, </w:t>
      </w:r>
      <w:r w:rsidRPr="00603235">
        <w:rPr>
          <w:szCs w:val="20"/>
          <w:lang w:val="en-US"/>
        </w:rPr>
        <w:t>registration marks and crop marks ONLY</w:t>
      </w:r>
      <w:r w:rsidRPr="00603235">
        <w:t>);</w:t>
      </w:r>
    </w:p>
    <w:p w14:paraId="6B614B78" w14:textId="39BBD177" w:rsidR="00AA6D93" w:rsidRDefault="00B355AB" w:rsidP="00A22106">
      <w:pPr>
        <w:pStyle w:val="ListParagraph"/>
        <w:numPr>
          <w:ilvl w:val="0"/>
          <w:numId w:val="21"/>
        </w:numPr>
        <w:spacing w:after="120" w:line="312" w:lineRule="auto"/>
        <w:ind w:left="360"/>
        <w:rPr>
          <w:b/>
          <w:sz w:val="24"/>
          <w:szCs w:val="20"/>
          <w:lang w:val="en-US"/>
        </w:rPr>
      </w:pPr>
      <w:r w:rsidRPr="00603235">
        <w:t>1 final printout of the front and back cover as spreads</w:t>
      </w:r>
      <w:r w:rsidRPr="00603235">
        <w:rPr>
          <w:lang w:val="en-US"/>
        </w:rPr>
        <w:t xml:space="preserve"> (only outer) </w:t>
      </w:r>
      <w:r w:rsidRPr="00603235">
        <w:t>untrimmed with 50% (opacity) overprint varnish (with crop marks ONLY)</w:t>
      </w:r>
      <w:r w:rsidR="00AA6D93" w:rsidRPr="00603235">
        <w:rPr>
          <w:b/>
          <w:sz w:val="24"/>
          <w:szCs w:val="20"/>
          <w:lang w:val="en-US"/>
        </w:rPr>
        <w:br w:type="page"/>
      </w:r>
    </w:p>
    <w:p w14:paraId="3649606C" w14:textId="249CC884" w:rsidR="003A22C2" w:rsidRPr="00A71B60" w:rsidRDefault="00AB09BE" w:rsidP="00037117">
      <w:pPr>
        <w:spacing w:after="120" w:line="312" w:lineRule="auto"/>
        <w:rPr>
          <w:b/>
          <w:sz w:val="24"/>
          <w:szCs w:val="20"/>
          <w:lang w:val="en-US"/>
        </w:rPr>
      </w:pPr>
      <w:r w:rsidRPr="00A71B60">
        <w:rPr>
          <w:b/>
          <w:sz w:val="24"/>
          <w:szCs w:val="20"/>
          <w:lang w:val="en-US"/>
        </w:rPr>
        <w:lastRenderedPageBreak/>
        <w:t xml:space="preserve">TASK </w:t>
      </w:r>
      <w:r w:rsidR="00AA6D93">
        <w:rPr>
          <w:b/>
          <w:sz w:val="24"/>
          <w:szCs w:val="20"/>
          <w:lang w:val="en-US"/>
        </w:rPr>
        <w:t>2</w:t>
      </w:r>
      <w:r w:rsidRPr="00A71B60">
        <w:rPr>
          <w:b/>
          <w:sz w:val="24"/>
          <w:szCs w:val="20"/>
          <w:lang w:val="en-US"/>
        </w:rPr>
        <w:t xml:space="preserve">: </w:t>
      </w:r>
      <w:r w:rsidR="0084749B" w:rsidRPr="00A71B60">
        <w:rPr>
          <w:b/>
          <w:sz w:val="24"/>
          <w:szCs w:val="20"/>
          <w:lang w:val="en-US"/>
        </w:rPr>
        <w:t>INSIDE PAGES</w:t>
      </w:r>
    </w:p>
    <w:p w14:paraId="3804E614" w14:textId="2DC532F1" w:rsidR="0084749B" w:rsidRPr="003F2EAF" w:rsidRDefault="000B2239" w:rsidP="0084749B">
      <w:pPr>
        <w:spacing w:after="120" w:line="312" w:lineRule="auto"/>
        <w:jc w:val="both"/>
        <w:rPr>
          <w:szCs w:val="20"/>
          <w:lang w:val="en-US"/>
        </w:rPr>
      </w:pPr>
      <w:r w:rsidRPr="003F2EAF">
        <w:rPr>
          <w:szCs w:val="20"/>
          <w:lang w:val="en-US"/>
        </w:rPr>
        <w:t>You are required</w:t>
      </w:r>
      <w:r w:rsidR="0084749B" w:rsidRPr="003F2EAF">
        <w:rPr>
          <w:szCs w:val="20"/>
          <w:lang w:val="en-US"/>
        </w:rPr>
        <w:t xml:space="preserve"> to:</w:t>
      </w:r>
    </w:p>
    <w:p w14:paraId="2EFB54C0" w14:textId="0FE88952" w:rsidR="0084749B" w:rsidRPr="00431AD2" w:rsidRDefault="0084749B" w:rsidP="0084749B">
      <w:pPr>
        <w:pStyle w:val="ListParagraph"/>
        <w:numPr>
          <w:ilvl w:val="0"/>
          <w:numId w:val="32"/>
        </w:numPr>
        <w:spacing w:after="120" w:line="312" w:lineRule="auto"/>
        <w:jc w:val="both"/>
        <w:rPr>
          <w:szCs w:val="20"/>
          <w:lang w:val="en-US"/>
        </w:rPr>
      </w:pPr>
      <w:r w:rsidRPr="00431AD2">
        <w:rPr>
          <w:szCs w:val="20"/>
          <w:lang w:val="en-US"/>
        </w:rPr>
        <w:t>Create the inside pages (pages 3, 4, 5</w:t>
      </w:r>
      <w:r w:rsidR="002975B9" w:rsidRPr="00431AD2">
        <w:rPr>
          <w:szCs w:val="20"/>
          <w:lang w:val="en-US"/>
        </w:rPr>
        <w:t xml:space="preserve">, </w:t>
      </w:r>
      <w:proofErr w:type="gramStart"/>
      <w:r w:rsidR="002975B9" w:rsidRPr="00431AD2">
        <w:rPr>
          <w:szCs w:val="20"/>
          <w:lang w:val="en-US"/>
        </w:rPr>
        <w:t>6</w:t>
      </w:r>
      <w:r w:rsidR="002E7677" w:rsidRPr="00431AD2">
        <w:rPr>
          <w:szCs w:val="20"/>
          <w:lang w:val="en-US"/>
        </w:rPr>
        <w:t xml:space="preserve"> </w:t>
      </w:r>
      <w:r w:rsidRPr="00431AD2">
        <w:rPr>
          <w:szCs w:val="20"/>
          <w:lang w:val="en-US"/>
        </w:rPr>
        <w:t>)</w:t>
      </w:r>
      <w:proofErr w:type="gramEnd"/>
      <w:r w:rsidR="00860A98" w:rsidRPr="00431AD2">
        <w:rPr>
          <w:szCs w:val="20"/>
          <w:lang w:val="en-US"/>
        </w:rPr>
        <w:t xml:space="preserve"> Name the file</w:t>
      </w:r>
      <w:r w:rsidR="009555AD">
        <w:rPr>
          <w:szCs w:val="20"/>
          <w:lang w:val="en-US"/>
        </w:rPr>
        <w:t>:</w:t>
      </w:r>
      <w:r w:rsidR="00860A98" w:rsidRPr="00431AD2">
        <w:rPr>
          <w:szCs w:val="20"/>
          <w:lang w:val="en-US"/>
        </w:rPr>
        <w:t xml:space="preserve"> </w:t>
      </w:r>
      <w:proofErr w:type="spellStart"/>
      <w:r w:rsidR="00860A98" w:rsidRPr="00431AD2">
        <w:rPr>
          <w:szCs w:val="20"/>
          <w:lang w:val="en-US"/>
        </w:rPr>
        <w:t>INNER.ind</w:t>
      </w:r>
      <w:r w:rsidR="00431AD2" w:rsidRPr="00431AD2">
        <w:rPr>
          <w:szCs w:val="20"/>
          <w:lang w:val="en-US"/>
        </w:rPr>
        <w:t>d</w:t>
      </w:r>
      <w:proofErr w:type="spellEnd"/>
    </w:p>
    <w:p w14:paraId="7AEF0829" w14:textId="77777777" w:rsidR="0084749B" w:rsidRPr="003F2EAF" w:rsidRDefault="0084749B" w:rsidP="0084749B">
      <w:pPr>
        <w:pStyle w:val="ListParagraph"/>
        <w:numPr>
          <w:ilvl w:val="0"/>
          <w:numId w:val="32"/>
        </w:numPr>
        <w:spacing w:after="120" w:line="312" w:lineRule="auto"/>
        <w:jc w:val="both"/>
        <w:rPr>
          <w:rFonts w:eastAsiaTheme="majorEastAsia" w:cstheme="majorBidi"/>
          <w:caps/>
          <w:sz w:val="22"/>
          <w:szCs w:val="24"/>
          <w:lang w:val="en-US"/>
        </w:rPr>
      </w:pPr>
      <w:r w:rsidRPr="003F2EAF">
        <w:t>Include required content (text, images and logos).</w:t>
      </w:r>
    </w:p>
    <w:p w14:paraId="7AA121B4" w14:textId="35804021" w:rsidR="00AA6D93" w:rsidRPr="003F2EAF" w:rsidRDefault="00081450" w:rsidP="005F7750">
      <w:pPr>
        <w:pStyle w:val="ListParagraph"/>
        <w:numPr>
          <w:ilvl w:val="1"/>
          <w:numId w:val="32"/>
        </w:numPr>
        <w:spacing w:after="120" w:line="312" w:lineRule="auto"/>
        <w:jc w:val="both"/>
        <w:rPr>
          <w:szCs w:val="20"/>
          <w:lang w:val="en-US"/>
        </w:rPr>
      </w:pPr>
      <w:r>
        <w:rPr>
          <w:szCs w:val="20"/>
          <w:lang w:val="en-US"/>
        </w:rPr>
        <w:t>Page 3</w:t>
      </w:r>
      <w:r w:rsidR="00210CC0" w:rsidRPr="003F2EAF">
        <w:rPr>
          <w:szCs w:val="20"/>
          <w:lang w:val="en-US"/>
        </w:rPr>
        <w:t xml:space="preserve">: </w:t>
      </w:r>
      <w:r w:rsidR="001603DE" w:rsidRPr="003F2EAF">
        <w:rPr>
          <w:szCs w:val="20"/>
          <w:lang w:val="en-US"/>
        </w:rPr>
        <w:t xml:space="preserve"> Text supplied in </w:t>
      </w:r>
      <w:r w:rsidR="001603DE" w:rsidRPr="003F2EAF">
        <w:rPr>
          <w:lang w:val="en-US"/>
        </w:rPr>
        <w:t>Skill40_Editorial_05</w:t>
      </w:r>
      <w:r w:rsidR="001603DE" w:rsidRPr="003F2EAF">
        <w:rPr>
          <w:szCs w:val="20"/>
          <w:lang w:val="en-US"/>
        </w:rPr>
        <w:t>.rtf</w:t>
      </w:r>
      <w:r w:rsidR="00AA6D93" w:rsidRPr="003F2EAF">
        <w:rPr>
          <w:szCs w:val="20"/>
          <w:lang w:val="en-US"/>
        </w:rPr>
        <w:t xml:space="preserve"> </w:t>
      </w:r>
    </w:p>
    <w:p w14:paraId="43013B56" w14:textId="04E7714B" w:rsidR="00F44D22" w:rsidRPr="003F2EAF" w:rsidRDefault="00AA6D93" w:rsidP="005F7750">
      <w:pPr>
        <w:pStyle w:val="ListParagraph"/>
        <w:spacing w:after="120" w:line="312" w:lineRule="auto"/>
        <w:ind w:left="1440"/>
        <w:rPr>
          <w:szCs w:val="20"/>
          <w:lang w:val="en-US"/>
        </w:rPr>
      </w:pPr>
      <w:r w:rsidRPr="003F2EAF">
        <w:rPr>
          <w:szCs w:val="20"/>
          <w:lang w:val="en-US"/>
        </w:rPr>
        <w:t>This text is data and must be converted into an interesting information design</w:t>
      </w:r>
      <w:r w:rsidR="004C002B" w:rsidRPr="003F2EAF">
        <w:rPr>
          <w:szCs w:val="20"/>
          <w:lang w:val="en-US"/>
        </w:rPr>
        <w:t xml:space="preserve"> </w:t>
      </w:r>
      <w:r w:rsidR="009555AD">
        <w:rPr>
          <w:szCs w:val="20"/>
          <w:lang w:val="en-US"/>
        </w:rPr>
        <w:t>using</w:t>
      </w:r>
      <w:r w:rsidR="004C002B" w:rsidRPr="003F2EAF">
        <w:rPr>
          <w:szCs w:val="20"/>
          <w:lang w:val="en-US"/>
        </w:rPr>
        <w:t xml:space="preserve"> Adobe Illustrator</w:t>
      </w:r>
      <w:r w:rsidR="00D8532B">
        <w:rPr>
          <w:szCs w:val="20"/>
          <w:lang w:val="en-US"/>
        </w:rPr>
        <w:t>,</w:t>
      </w:r>
      <w:r w:rsidR="00CA52CE">
        <w:rPr>
          <w:szCs w:val="20"/>
          <w:lang w:val="en-US"/>
        </w:rPr>
        <w:t xml:space="preserve"> </w:t>
      </w:r>
      <w:r w:rsidR="00CA52CE" w:rsidRPr="00CA52CE">
        <w:rPr>
          <w:szCs w:val="20"/>
          <w:lang w:val="en-US"/>
        </w:rPr>
        <w:t>including one of the two maps</w:t>
      </w:r>
      <w:r w:rsidR="00CA52CE">
        <w:rPr>
          <w:szCs w:val="20"/>
          <w:lang w:val="en-US"/>
        </w:rPr>
        <w:t xml:space="preserve">. </w:t>
      </w:r>
      <w:r w:rsidR="00CA52CE" w:rsidRPr="00CA52CE">
        <w:rPr>
          <w:szCs w:val="20"/>
          <w:lang w:val="en-US"/>
        </w:rPr>
        <w:t>The maps are available in a folder named Skill40_Editorial_Maps</w:t>
      </w:r>
      <w:r w:rsidR="00D8532B">
        <w:rPr>
          <w:szCs w:val="20"/>
          <w:lang w:val="en-US"/>
        </w:rPr>
        <w:t xml:space="preserve"> (you may alter the map according to your design)</w:t>
      </w:r>
    </w:p>
    <w:p w14:paraId="214E34ED" w14:textId="53CE8539" w:rsidR="00F44D22" w:rsidRPr="003F2EAF" w:rsidRDefault="00081450" w:rsidP="005F7750">
      <w:pPr>
        <w:pStyle w:val="ListParagraph"/>
        <w:numPr>
          <w:ilvl w:val="1"/>
          <w:numId w:val="32"/>
        </w:numPr>
        <w:spacing w:after="120" w:line="312" w:lineRule="auto"/>
        <w:jc w:val="both"/>
        <w:rPr>
          <w:szCs w:val="20"/>
          <w:lang w:val="en-US"/>
        </w:rPr>
      </w:pPr>
      <w:r>
        <w:rPr>
          <w:szCs w:val="20"/>
          <w:lang w:val="en-US"/>
        </w:rPr>
        <w:t>Page 4 – 5</w:t>
      </w:r>
      <w:r w:rsidR="00210CC0" w:rsidRPr="003F2EAF">
        <w:rPr>
          <w:szCs w:val="20"/>
          <w:lang w:val="en-US"/>
        </w:rPr>
        <w:t>: Studios participating in the project</w:t>
      </w:r>
      <w:r w:rsidR="00D8532B">
        <w:rPr>
          <w:szCs w:val="20"/>
          <w:lang w:val="en-US"/>
        </w:rPr>
        <w:t>. T</w:t>
      </w:r>
      <w:r w:rsidR="001603DE" w:rsidRPr="003F2EAF">
        <w:rPr>
          <w:szCs w:val="20"/>
          <w:lang w:val="en-US"/>
        </w:rPr>
        <w:t>ext supplied in Skill40_Editorial_06.rtf</w:t>
      </w:r>
    </w:p>
    <w:p w14:paraId="5051240A" w14:textId="27BC5E7D" w:rsidR="00F44D22" w:rsidRPr="003F2EAF" w:rsidRDefault="00081450" w:rsidP="005F7750">
      <w:pPr>
        <w:pStyle w:val="ListParagraph"/>
        <w:numPr>
          <w:ilvl w:val="1"/>
          <w:numId w:val="32"/>
        </w:numPr>
        <w:spacing w:after="120" w:line="312" w:lineRule="auto"/>
        <w:jc w:val="both"/>
        <w:rPr>
          <w:szCs w:val="20"/>
          <w:lang w:val="en-US"/>
        </w:rPr>
      </w:pPr>
      <w:r>
        <w:rPr>
          <w:szCs w:val="20"/>
          <w:lang w:val="en-US"/>
        </w:rPr>
        <w:t>Page 6</w:t>
      </w:r>
      <w:r w:rsidR="00210CC0" w:rsidRPr="003F2EAF">
        <w:rPr>
          <w:szCs w:val="20"/>
          <w:lang w:val="en-US"/>
        </w:rPr>
        <w:t>: FAQ</w:t>
      </w:r>
      <w:r w:rsidR="00D8532B">
        <w:rPr>
          <w:szCs w:val="20"/>
          <w:lang w:val="en-US"/>
        </w:rPr>
        <w:t>. T</w:t>
      </w:r>
      <w:r w:rsidR="001603DE" w:rsidRPr="003F2EAF">
        <w:rPr>
          <w:szCs w:val="20"/>
          <w:lang w:val="en-US"/>
        </w:rPr>
        <w:t>ext supplied in Skill40_Editorial_06.rtf</w:t>
      </w:r>
    </w:p>
    <w:p w14:paraId="7F8A6514" w14:textId="77777777" w:rsidR="00081450" w:rsidRDefault="00081450" w:rsidP="00037117">
      <w:pPr>
        <w:spacing w:after="120" w:line="312" w:lineRule="auto"/>
        <w:jc w:val="both"/>
        <w:rPr>
          <w:b/>
          <w:szCs w:val="20"/>
          <w:lang w:val="en-US"/>
        </w:rPr>
      </w:pPr>
    </w:p>
    <w:p w14:paraId="4EBFF886" w14:textId="77777777" w:rsidR="0047348F" w:rsidRPr="003F2EAF" w:rsidRDefault="0047348F" w:rsidP="00037117">
      <w:pPr>
        <w:spacing w:after="120" w:line="312" w:lineRule="auto"/>
        <w:jc w:val="both"/>
        <w:rPr>
          <w:b/>
          <w:szCs w:val="20"/>
          <w:lang w:val="en-US"/>
        </w:rPr>
      </w:pPr>
      <w:r w:rsidRPr="003F2EAF">
        <w:rPr>
          <w:b/>
          <w:szCs w:val="20"/>
          <w:lang w:val="en-US"/>
        </w:rPr>
        <w:t xml:space="preserve">Technical </w:t>
      </w:r>
      <w:r w:rsidR="00BE52AE" w:rsidRPr="003F2EAF">
        <w:rPr>
          <w:b/>
          <w:szCs w:val="20"/>
          <w:lang w:val="en-US"/>
        </w:rPr>
        <w:t>specifications</w:t>
      </w:r>
      <w:r w:rsidRPr="003F2EAF">
        <w:rPr>
          <w:b/>
          <w:szCs w:val="20"/>
          <w:lang w:val="en-US"/>
        </w:rPr>
        <w:t>:</w:t>
      </w:r>
    </w:p>
    <w:p w14:paraId="35ADFB0E" w14:textId="27A4BE1B" w:rsidR="002756FE" w:rsidRPr="003F2EAF" w:rsidRDefault="002756FE" w:rsidP="00081450">
      <w:pPr>
        <w:spacing w:after="120" w:line="240" w:lineRule="auto"/>
        <w:jc w:val="both"/>
        <w:rPr>
          <w:szCs w:val="20"/>
          <w:lang w:val="en-US"/>
        </w:rPr>
      </w:pPr>
      <w:r w:rsidRPr="003F2EAF">
        <w:rPr>
          <w:rFonts w:cs="Arial"/>
        </w:rPr>
        <w:t>Dimensions</w:t>
      </w:r>
      <w:r w:rsidRPr="003F2EAF">
        <w:rPr>
          <w:szCs w:val="20"/>
          <w:lang w:val="en-US"/>
        </w:rPr>
        <w:t xml:space="preserve">: </w:t>
      </w:r>
      <w:r w:rsidR="00095AF6" w:rsidRPr="003F2EAF">
        <w:rPr>
          <w:szCs w:val="20"/>
          <w:lang w:val="en-US"/>
        </w:rPr>
        <w:tab/>
      </w:r>
      <w:r w:rsidR="00095AF6" w:rsidRPr="003F2EAF">
        <w:rPr>
          <w:szCs w:val="20"/>
          <w:lang w:val="en-US"/>
        </w:rPr>
        <w:tab/>
      </w:r>
      <w:r w:rsidR="00095AF6" w:rsidRPr="003F2EAF">
        <w:rPr>
          <w:szCs w:val="20"/>
          <w:lang w:val="en-US"/>
        </w:rPr>
        <w:tab/>
      </w:r>
      <w:r w:rsidR="004958DD" w:rsidRPr="003F2EAF">
        <w:rPr>
          <w:szCs w:val="20"/>
          <w:lang w:val="en-US"/>
        </w:rPr>
        <w:t xml:space="preserve">A maximum page size of </w:t>
      </w:r>
      <w:r w:rsidR="00210CC0" w:rsidRPr="003F2EAF">
        <w:rPr>
          <w:szCs w:val="20"/>
          <w:lang w:val="en-US"/>
        </w:rPr>
        <w:t>19</w:t>
      </w:r>
      <w:r w:rsidR="004958DD" w:rsidRPr="003F2EAF">
        <w:rPr>
          <w:szCs w:val="20"/>
          <w:lang w:val="en-US"/>
        </w:rPr>
        <w:t>0</w:t>
      </w:r>
      <w:r w:rsidR="00210CC0" w:rsidRPr="003F2EAF">
        <w:rPr>
          <w:szCs w:val="20"/>
          <w:lang w:val="en-US"/>
        </w:rPr>
        <w:t xml:space="preserve"> x 2</w:t>
      </w:r>
      <w:r w:rsidR="008C10D4" w:rsidRPr="003F2EAF">
        <w:rPr>
          <w:szCs w:val="20"/>
          <w:lang w:val="en-US"/>
        </w:rPr>
        <w:t>6</w:t>
      </w:r>
      <w:r w:rsidR="004958DD" w:rsidRPr="003F2EAF">
        <w:rPr>
          <w:szCs w:val="20"/>
          <w:lang w:val="en-US"/>
        </w:rPr>
        <w:t>0</w:t>
      </w:r>
      <w:r w:rsidR="00210CC0" w:rsidRPr="003F2EAF">
        <w:rPr>
          <w:szCs w:val="20"/>
          <w:lang w:val="en-US"/>
        </w:rPr>
        <w:t xml:space="preserve"> </w:t>
      </w:r>
      <w:r w:rsidR="004958DD" w:rsidRPr="003F2EAF">
        <w:rPr>
          <w:szCs w:val="20"/>
          <w:lang w:val="en-US"/>
        </w:rPr>
        <w:t xml:space="preserve">mm </w:t>
      </w:r>
      <w:r w:rsidR="00210CC0" w:rsidRPr="003F2EAF">
        <w:rPr>
          <w:szCs w:val="20"/>
          <w:lang w:val="en-US"/>
        </w:rPr>
        <w:t>(Portrait)</w:t>
      </w:r>
    </w:p>
    <w:p w14:paraId="6E8521C6" w14:textId="7C2030BE" w:rsidR="0047348F" w:rsidRPr="003F2EAF" w:rsidRDefault="0047348F" w:rsidP="00081450">
      <w:pPr>
        <w:spacing w:line="240" w:lineRule="auto"/>
        <w:rPr>
          <w:lang w:val="en-US"/>
        </w:rPr>
      </w:pPr>
      <w:proofErr w:type="spellStart"/>
      <w:proofErr w:type="gramStart"/>
      <w:r w:rsidRPr="003F2EAF">
        <w:rPr>
          <w:lang w:val="en-US"/>
        </w:rPr>
        <w:t>Colours</w:t>
      </w:r>
      <w:proofErr w:type="spellEnd"/>
      <w:r w:rsidR="0098444F" w:rsidRPr="003F2EAF">
        <w:rPr>
          <w:lang w:val="en-US"/>
        </w:rPr>
        <w:tab/>
      </w:r>
      <w:r w:rsidRPr="003F2EAF">
        <w:rPr>
          <w:lang w:val="en-US"/>
        </w:rPr>
        <w:t>:</w:t>
      </w:r>
      <w:proofErr w:type="gramEnd"/>
      <w:r w:rsidRPr="003F2EAF">
        <w:rPr>
          <w:lang w:val="en-US"/>
        </w:rPr>
        <w:t xml:space="preserve"> </w:t>
      </w:r>
      <w:r w:rsidR="00095AF6" w:rsidRPr="003F2EAF">
        <w:rPr>
          <w:lang w:val="en-US"/>
        </w:rPr>
        <w:tab/>
      </w:r>
      <w:r w:rsidR="00095AF6" w:rsidRPr="003F2EAF">
        <w:rPr>
          <w:lang w:val="en-US"/>
        </w:rPr>
        <w:tab/>
      </w:r>
      <w:r w:rsidR="00095AF6" w:rsidRPr="003F2EAF">
        <w:rPr>
          <w:lang w:val="en-US"/>
        </w:rPr>
        <w:tab/>
      </w:r>
      <w:r w:rsidR="00FD087C" w:rsidRPr="003F2EAF">
        <w:rPr>
          <w:lang w:val="en-US"/>
        </w:rPr>
        <w:t>CMYK</w:t>
      </w:r>
    </w:p>
    <w:p w14:paraId="5C5B1E9D" w14:textId="6F93F660" w:rsidR="007E2670" w:rsidRPr="00603235" w:rsidRDefault="00081450" w:rsidP="00081450">
      <w:pPr>
        <w:shd w:val="clear" w:color="auto" w:fill="FFFFFF"/>
        <w:spacing w:line="240" w:lineRule="auto"/>
        <w:jc w:val="both"/>
        <w:rPr>
          <w:rFonts w:eastAsia="Times New Roman" w:cs="Arial"/>
          <w:szCs w:val="20"/>
          <w:lang w:val="en-US" w:eastAsia="zh-TW"/>
        </w:rPr>
      </w:pPr>
      <w:r w:rsidRPr="00603235">
        <w:rPr>
          <w:rFonts w:eastAsia="Times New Roman" w:cs="Arial"/>
          <w:szCs w:val="20"/>
          <w:lang w:val="en-US" w:eastAsia="zh-TW"/>
        </w:rPr>
        <w:t>I</w:t>
      </w:r>
      <w:r w:rsidR="007E2670" w:rsidRPr="00603235">
        <w:rPr>
          <w:rFonts w:eastAsia="Times New Roman" w:cs="Arial"/>
          <w:szCs w:val="20"/>
          <w:lang w:val="en-US" w:eastAsia="zh-TW"/>
        </w:rPr>
        <w:t xml:space="preserve">mages resolution: </w:t>
      </w:r>
      <w:r w:rsidRPr="00603235">
        <w:rPr>
          <w:rFonts w:eastAsia="Times New Roman" w:cs="Arial"/>
          <w:szCs w:val="20"/>
          <w:lang w:val="en-US" w:eastAsia="zh-TW"/>
        </w:rPr>
        <w:tab/>
      </w:r>
      <w:r w:rsidRPr="00603235">
        <w:rPr>
          <w:rFonts w:eastAsia="Times New Roman" w:cs="Arial"/>
          <w:szCs w:val="20"/>
          <w:lang w:val="en-US" w:eastAsia="zh-TW"/>
        </w:rPr>
        <w:tab/>
      </w:r>
      <w:r w:rsidR="003A4C5B" w:rsidRPr="00603235">
        <w:rPr>
          <w:rFonts w:eastAsia="Times New Roman" w:cs="Arial"/>
          <w:szCs w:val="20"/>
          <w:lang w:val="en-US" w:eastAsia="zh-TW"/>
        </w:rPr>
        <w:t xml:space="preserve">220 – 250 PPI </w:t>
      </w:r>
      <w:r w:rsidR="007E2670" w:rsidRPr="00603235">
        <w:rPr>
          <w:rFonts w:eastAsia="Times New Roman" w:cs="Arial"/>
          <w:szCs w:val="20"/>
          <w:lang w:val="en-US" w:eastAsia="zh-TW"/>
        </w:rPr>
        <w:t>at 100% in InDesign</w:t>
      </w:r>
      <w:r w:rsidRPr="00603235">
        <w:rPr>
          <w:rFonts w:eastAsia="Times New Roman" w:cs="Arial"/>
          <w:szCs w:val="20"/>
          <w:lang w:val="en-US" w:eastAsia="zh-TW"/>
        </w:rPr>
        <w:t xml:space="preserve"> (</w:t>
      </w:r>
      <w:proofErr w:type="spellStart"/>
      <w:r w:rsidRPr="00603235">
        <w:rPr>
          <w:rFonts w:eastAsia="Times New Roman" w:cs="Arial"/>
          <w:szCs w:val="20"/>
          <w:lang w:val="en-US" w:eastAsia="zh-TW"/>
        </w:rPr>
        <w:t>greyscale</w:t>
      </w:r>
      <w:proofErr w:type="spellEnd"/>
      <w:r w:rsidRPr="00603235">
        <w:rPr>
          <w:rFonts w:eastAsia="Times New Roman" w:cs="Arial"/>
          <w:szCs w:val="20"/>
          <w:lang w:val="en-US" w:eastAsia="zh-TW"/>
        </w:rPr>
        <w:t xml:space="preserve"> and color images)</w:t>
      </w:r>
    </w:p>
    <w:p w14:paraId="2EB24F91" w14:textId="41757769" w:rsidR="007E2670" w:rsidRPr="003F2EAF" w:rsidRDefault="007E2670" w:rsidP="00081450">
      <w:pPr>
        <w:shd w:val="clear" w:color="auto" w:fill="FFFFFF"/>
        <w:spacing w:line="240" w:lineRule="auto"/>
        <w:jc w:val="both"/>
        <w:rPr>
          <w:rFonts w:eastAsia="Times New Roman" w:cs="Arial"/>
          <w:szCs w:val="20"/>
          <w:lang w:val="en-US" w:eastAsia="zh-TW"/>
        </w:rPr>
      </w:pPr>
      <w:r w:rsidRPr="003F2EAF">
        <w:rPr>
          <w:rFonts w:eastAsia="Times New Roman" w:cs="Arial"/>
          <w:szCs w:val="20"/>
          <w:lang w:val="en-US" w:eastAsia="zh-TW"/>
        </w:rPr>
        <w:t xml:space="preserve">Bitmap images resolution: </w:t>
      </w:r>
      <w:r w:rsidR="00095AF6" w:rsidRPr="003F2EAF">
        <w:rPr>
          <w:rFonts w:eastAsia="Times New Roman" w:cs="Arial"/>
          <w:szCs w:val="20"/>
          <w:lang w:val="en-US" w:eastAsia="zh-TW"/>
        </w:rPr>
        <w:tab/>
      </w:r>
      <w:r w:rsidR="005E5179">
        <w:rPr>
          <w:rFonts w:eastAsia="Times New Roman" w:cs="Arial"/>
          <w:szCs w:val="20"/>
          <w:lang w:val="en-US" w:eastAsia="zh-TW"/>
        </w:rPr>
        <w:t>800 –</w:t>
      </w:r>
      <w:r w:rsidRPr="003F2EAF">
        <w:rPr>
          <w:rFonts w:eastAsia="Times New Roman" w:cs="Arial"/>
          <w:szCs w:val="20"/>
          <w:lang w:val="en-US" w:eastAsia="zh-TW"/>
        </w:rPr>
        <w:t xml:space="preserve"> 1200 PPI</w:t>
      </w:r>
    </w:p>
    <w:p w14:paraId="7AAE552C" w14:textId="6F6D2764" w:rsidR="008946BF" w:rsidRPr="003F2EAF" w:rsidRDefault="00D4720E" w:rsidP="00081450">
      <w:pPr>
        <w:spacing w:after="120" w:line="240" w:lineRule="auto"/>
        <w:jc w:val="both"/>
        <w:rPr>
          <w:szCs w:val="20"/>
          <w:lang w:val="en-US"/>
        </w:rPr>
      </w:pPr>
      <w:r w:rsidRPr="003F2EAF">
        <w:rPr>
          <w:szCs w:val="20"/>
          <w:lang w:val="en-US"/>
        </w:rPr>
        <w:t>Paper (Inside page)</w:t>
      </w:r>
      <w:r w:rsidR="008946BF" w:rsidRPr="003F2EAF">
        <w:rPr>
          <w:szCs w:val="20"/>
          <w:lang w:val="en-US"/>
        </w:rPr>
        <w:t xml:space="preserve">: </w:t>
      </w:r>
      <w:r w:rsidR="00095AF6" w:rsidRPr="003F2EAF">
        <w:rPr>
          <w:szCs w:val="20"/>
          <w:lang w:val="en-US"/>
        </w:rPr>
        <w:tab/>
      </w:r>
      <w:r w:rsidR="00095AF6" w:rsidRPr="003F2EAF">
        <w:rPr>
          <w:szCs w:val="20"/>
          <w:lang w:val="en-US"/>
        </w:rPr>
        <w:tab/>
      </w:r>
      <w:r w:rsidRPr="003F2EAF">
        <w:rPr>
          <w:szCs w:val="20"/>
          <w:lang w:val="en-US"/>
        </w:rPr>
        <w:t>90</w:t>
      </w:r>
      <w:r w:rsidR="00FD2D2C" w:rsidRPr="003F2EAF">
        <w:rPr>
          <w:szCs w:val="20"/>
          <w:lang w:val="en-US"/>
        </w:rPr>
        <w:t xml:space="preserve"> </w:t>
      </w:r>
      <w:r w:rsidRPr="003F2EAF">
        <w:rPr>
          <w:szCs w:val="20"/>
          <w:lang w:val="en-US"/>
        </w:rPr>
        <w:t>g/m²</w:t>
      </w:r>
    </w:p>
    <w:p w14:paraId="0D0B35AB" w14:textId="5ED89AAD" w:rsidR="004D3832" w:rsidRDefault="004D3832" w:rsidP="00081450">
      <w:pPr>
        <w:spacing w:after="120" w:line="240" w:lineRule="auto"/>
        <w:jc w:val="both"/>
        <w:rPr>
          <w:szCs w:val="20"/>
          <w:lang w:val="en-US"/>
        </w:rPr>
      </w:pPr>
      <w:r w:rsidRPr="003F2EAF">
        <w:rPr>
          <w:szCs w:val="20"/>
          <w:lang w:val="en-US"/>
        </w:rPr>
        <w:t xml:space="preserve">Finishing: </w:t>
      </w:r>
      <w:r w:rsidRPr="003F2EAF">
        <w:rPr>
          <w:szCs w:val="20"/>
          <w:lang w:val="en-US"/>
        </w:rPr>
        <w:tab/>
      </w:r>
      <w:r w:rsidRPr="003F2EAF">
        <w:rPr>
          <w:szCs w:val="20"/>
          <w:lang w:val="en-US"/>
        </w:rPr>
        <w:tab/>
      </w:r>
      <w:r w:rsidRPr="003F2EAF">
        <w:rPr>
          <w:szCs w:val="20"/>
          <w:lang w:val="en-US"/>
        </w:rPr>
        <w:tab/>
        <w:t xml:space="preserve">Saddle Stitch </w:t>
      </w:r>
      <w:r w:rsidR="005E5179" w:rsidRPr="00C50FF1">
        <w:rPr>
          <w:szCs w:val="20"/>
          <w:lang w:val="en-US"/>
        </w:rPr>
        <w:t>(</w:t>
      </w:r>
      <w:r w:rsidR="005E5179">
        <w:rPr>
          <w:szCs w:val="20"/>
          <w:lang w:val="en-US"/>
        </w:rPr>
        <w:t xml:space="preserve">the mock up is to be </w:t>
      </w:r>
      <w:r w:rsidR="005E5179" w:rsidRPr="00C50FF1">
        <w:rPr>
          <w:szCs w:val="20"/>
          <w:lang w:val="en-US"/>
        </w:rPr>
        <w:t>folded — does not need to be stapled)</w:t>
      </w:r>
    </w:p>
    <w:p w14:paraId="5C4D5F68" w14:textId="5BFFBF96" w:rsidR="009C1ED4" w:rsidRPr="00431AD2" w:rsidRDefault="009C1ED4" w:rsidP="00081450">
      <w:pPr>
        <w:spacing w:after="120" w:line="240" w:lineRule="auto"/>
        <w:jc w:val="both"/>
        <w:rPr>
          <w:szCs w:val="20"/>
        </w:rPr>
      </w:pPr>
      <w:r w:rsidRPr="00431AD2">
        <w:rPr>
          <w:szCs w:val="20"/>
        </w:rPr>
        <w:t xml:space="preserve">Paragraph Styles: </w:t>
      </w:r>
      <w:r w:rsidR="00095AF6" w:rsidRPr="00431AD2">
        <w:rPr>
          <w:szCs w:val="20"/>
        </w:rPr>
        <w:tab/>
      </w:r>
      <w:r w:rsidR="00095AF6" w:rsidRPr="00431AD2">
        <w:rPr>
          <w:szCs w:val="20"/>
        </w:rPr>
        <w:tab/>
      </w:r>
      <w:r w:rsidRPr="00431AD2">
        <w:rPr>
          <w:szCs w:val="20"/>
        </w:rPr>
        <w:t>Must</w:t>
      </w:r>
      <w:r w:rsidR="00F31162" w:rsidRPr="00431AD2">
        <w:rPr>
          <w:szCs w:val="20"/>
        </w:rPr>
        <w:t xml:space="preserve"> be used for titles and body text</w:t>
      </w:r>
    </w:p>
    <w:p w14:paraId="26488A43" w14:textId="79E1AE7C" w:rsidR="009C1ED4" w:rsidRPr="003F2EAF" w:rsidRDefault="009C1ED4" w:rsidP="00081450">
      <w:pPr>
        <w:spacing w:after="120" w:line="240" w:lineRule="auto"/>
        <w:jc w:val="both"/>
        <w:rPr>
          <w:szCs w:val="20"/>
          <w:lang w:val="en-US"/>
        </w:rPr>
      </w:pPr>
      <w:r w:rsidRPr="003F2EAF">
        <w:rPr>
          <w:szCs w:val="20"/>
        </w:rPr>
        <w:t>Master Page Elements</w:t>
      </w:r>
      <w:r w:rsidR="000B2239" w:rsidRPr="003F2EAF">
        <w:rPr>
          <w:szCs w:val="20"/>
        </w:rPr>
        <w:t xml:space="preserve"> </w:t>
      </w:r>
      <w:r w:rsidR="00B11BE5" w:rsidRPr="003F2EAF">
        <w:rPr>
          <w:szCs w:val="20"/>
        </w:rPr>
        <w:t>(Inside)</w:t>
      </w:r>
      <w:r w:rsidRPr="003F2EAF">
        <w:rPr>
          <w:szCs w:val="20"/>
        </w:rPr>
        <w:t xml:space="preserve">: </w:t>
      </w:r>
      <w:r w:rsidR="00095AF6" w:rsidRPr="003F2EAF">
        <w:rPr>
          <w:szCs w:val="20"/>
        </w:rPr>
        <w:tab/>
      </w:r>
      <w:r w:rsidR="000F2218" w:rsidRPr="003F2EAF">
        <w:rPr>
          <w:szCs w:val="20"/>
        </w:rPr>
        <w:t>Header</w:t>
      </w:r>
      <w:r w:rsidR="00B96827" w:rsidRPr="003F2EAF">
        <w:rPr>
          <w:szCs w:val="20"/>
        </w:rPr>
        <w:t>,</w:t>
      </w:r>
      <w:r w:rsidR="000F2218" w:rsidRPr="003F2EAF">
        <w:rPr>
          <w:szCs w:val="20"/>
        </w:rPr>
        <w:t xml:space="preserve"> </w:t>
      </w:r>
      <w:r w:rsidR="00995118" w:rsidRPr="003F2EAF">
        <w:rPr>
          <w:szCs w:val="20"/>
        </w:rPr>
        <w:t xml:space="preserve">footer, </w:t>
      </w:r>
      <w:r w:rsidRPr="003F2EAF">
        <w:rPr>
          <w:szCs w:val="20"/>
        </w:rPr>
        <w:t xml:space="preserve">page numbers </w:t>
      </w:r>
      <w:r w:rsidR="00995118" w:rsidRPr="003F2EAF">
        <w:rPr>
          <w:szCs w:val="20"/>
        </w:rPr>
        <w:t>and running headline.</w:t>
      </w:r>
    </w:p>
    <w:p w14:paraId="47ECFA57" w14:textId="77777777" w:rsidR="0047348F" w:rsidRPr="003F2EAF" w:rsidRDefault="0047348F" w:rsidP="00BC7EF2">
      <w:pPr>
        <w:spacing w:after="120" w:line="312" w:lineRule="auto"/>
        <w:jc w:val="both"/>
        <w:rPr>
          <w:szCs w:val="20"/>
          <w:lang w:val="en-US"/>
        </w:rPr>
      </w:pPr>
    </w:p>
    <w:p w14:paraId="694CB8D0" w14:textId="77777777" w:rsidR="00001AD1" w:rsidRPr="003F2EAF" w:rsidRDefault="003A22C2" w:rsidP="00037117">
      <w:pPr>
        <w:spacing w:after="120" w:line="312" w:lineRule="auto"/>
        <w:jc w:val="both"/>
        <w:rPr>
          <w:b/>
          <w:szCs w:val="20"/>
          <w:lang w:val="en-US"/>
        </w:rPr>
      </w:pPr>
      <w:r w:rsidRPr="003F2EAF">
        <w:rPr>
          <w:b/>
          <w:szCs w:val="20"/>
          <w:lang w:val="en-US"/>
        </w:rPr>
        <w:t>Required elements:</w:t>
      </w:r>
    </w:p>
    <w:p w14:paraId="2E156A56" w14:textId="4D1D1823" w:rsidR="00F44D22" w:rsidRPr="00081450" w:rsidRDefault="009F43BA" w:rsidP="00081450">
      <w:pPr>
        <w:spacing w:after="120" w:line="240" w:lineRule="auto"/>
        <w:jc w:val="both"/>
        <w:rPr>
          <w:szCs w:val="20"/>
          <w:u w:val="single"/>
          <w:lang w:val="en-US"/>
        </w:rPr>
      </w:pPr>
      <w:r w:rsidRPr="00081450">
        <w:rPr>
          <w:szCs w:val="20"/>
          <w:u w:val="single"/>
          <w:lang w:val="en-US"/>
        </w:rPr>
        <w:t>For page</w:t>
      </w:r>
      <w:r w:rsidR="000B2239" w:rsidRPr="00081450">
        <w:rPr>
          <w:szCs w:val="20"/>
          <w:u w:val="single"/>
          <w:lang w:val="en-US"/>
        </w:rPr>
        <w:t>s</w:t>
      </w:r>
      <w:r w:rsidRPr="00081450">
        <w:rPr>
          <w:szCs w:val="20"/>
          <w:u w:val="single"/>
          <w:lang w:val="en-US"/>
        </w:rPr>
        <w:t xml:space="preserve"> 3-6</w:t>
      </w:r>
    </w:p>
    <w:p w14:paraId="55FAA34C" w14:textId="50DAEB67" w:rsidR="00B35684" w:rsidRPr="003F2EAF" w:rsidRDefault="003229A1" w:rsidP="00081450">
      <w:pPr>
        <w:numPr>
          <w:ilvl w:val="0"/>
          <w:numId w:val="21"/>
        </w:numPr>
        <w:spacing w:after="120" w:line="240" w:lineRule="auto"/>
        <w:ind w:left="540"/>
        <w:jc w:val="both"/>
        <w:rPr>
          <w:szCs w:val="20"/>
          <w:lang w:val="en-US"/>
        </w:rPr>
      </w:pPr>
      <w:r w:rsidRPr="003F2EAF">
        <w:rPr>
          <w:szCs w:val="20"/>
          <w:lang w:val="en-US"/>
        </w:rPr>
        <w:t xml:space="preserve">The text </w:t>
      </w:r>
      <w:r w:rsidR="000B2239" w:rsidRPr="003F2EAF">
        <w:rPr>
          <w:szCs w:val="20"/>
          <w:lang w:val="en-US"/>
        </w:rPr>
        <w:t xml:space="preserve">is </w:t>
      </w:r>
      <w:r w:rsidRPr="003F2EAF">
        <w:rPr>
          <w:szCs w:val="20"/>
          <w:lang w:val="en-US"/>
        </w:rPr>
        <w:t xml:space="preserve">available in the file named </w:t>
      </w:r>
      <w:r w:rsidR="00D207A1" w:rsidRPr="003F2EAF">
        <w:rPr>
          <w:lang w:val="en-US"/>
        </w:rPr>
        <w:t>Skill40_Editorial_0</w:t>
      </w:r>
      <w:r w:rsidR="00D207A1">
        <w:rPr>
          <w:lang w:val="en-US"/>
        </w:rPr>
        <w:t>5</w:t>
      </w:r>
      <w:r w:rsidR="00D207A1" w:rsidRPr="003F2EAF">
        <w:rPr>
          <w:szCs w:val="20"/>
          <w:lang w:val="en-US"/>
        </w:rPr>
        <w:t>.rtf</w:t>
      </w:r>
      <w:r w:rsidR="00D207A1" w:rsidRPr="003F2EAF">
        <w:rPr>
          <w:lang w:val="en-US"/>
        </w:rPr>
        <w:t xml:space="preserve"> </w:t>
      </w:r>
      <w:r w:rsidR="00D207A1">
        <w:rPr>
          <w:lang w:val="en-US"/>
        </w:rPr>
        <w:t xml:space="preserve">and </w:t>
      </w:r>
      <w:r w:rsidRPr="003F2EAF">
        <w:rPr>
          <w:lang w:val="en-US"/>
        </w:rPr>
        <w:t>Skill40_Editorial</w:t>
      </w:r>
      <w:r w:rsidR="00BC7EF2" w:rsidRPr="003F2EAF">
        <w:rPr>
          <w:lang w:val="en-US"/>
        </w:rPr>
        <w:t>_0</w:t>
      </w:r>
      <w:r w:rsidR="00714546" w:rsidRPr="003F2EAF">
        <w:rPr>
          <w:lang w:val="en-US"/>
        </w:rPr>
        <w:t>6</w:t>
      </w:r>
      <w:r w:rsidRPr="003F2EAF">
        <w:rPr>
          <w:szCs w:val="20"/>
          <w:lang w:val="en-US"/>
        </w:rPr>
        <w:t>.rtf</w:t>
      </w:r>
    </w:p>
    <w:p w14:paraId="0B577607" w14:textId="269E2A88" w:rsidR="003229A1" w:rsidRPr="003F2EAF" w:rsidRDefault="003229A1" w:rsidP="00081450">
      <w:pPr>
        <w:numPr>
          <w:ilvl w:val="0"/>
          <w:numId w:val="21"/>
        </w:numPr>
        <w:spacing w:after="120" w:line="240" w:lineRule="auto"/>
        <w:ind w:left="540"/>
        <w:jc w:val="both"/>
        <w:rPr>
          <w:szCs w:val="20"/>
          <w:lang w:val="en-US"/>
        </w:rPr>
      </w:pPr>
      <w:r w:rsidRPr="003F2EAF">
        <w:rPr>
          <w:szCs w:val="20"/>
          <w:lang w:val="en-US"/>
        </w:rPr>
        <w:t xml:space="preserve">The </w:t>
      </w:r>
      <w:r w:rsidR="000B2239" w:rsidRPr="003F2EAF">
        <w:rPr>
          <w:szCs w:val="20"/>
          <w:lang w:val="en-US"/>
        </w:rPr>
        <w:t xml:space="preserve">studio </w:t>
      </w:r>
      <w:r w:rsidRPr="003F2EAF">
        <w:rPr>
          <w:szCs w:val="20"/>
          <w:lang w:val="en-US"/>
        </w:rPr>
        <w:t xml:space="preserve">logos </w:t>
      </w:r>
      <w:r w:rsidR="000B2239" w:rsidRPr="003F2EAF">
        <w:rPr>
          <w:szCs w:val="20"/>
          <w:lang w:val="en-US"/>
        </w:rPr>
        <w:t>are</w:t>
      </w:r>
      <w:r w:rsidRPr="003F2EAF">
        <w:rPr>
          <w:szCs w:val="20"/>
          <w:lang w:val="en-US"/>
        </w:rPr>
        <w:t xml:space="preserve"> available in the folder Skill40_Editorial_Studios</w:t>
      </w:r>
    </w:p>
    <w:p w14:paraId="35578EBC" w14:textId="05F0353C" w:rsidR="003229A1" w:rsidRPr="003F2EAF" w:rsidRDefault="005E5179" w:rsidP="00081450">
      <w:pPr>
        <w:numPr>
          <w:ilvl w:val="1"/>
          <w:numId w:val="21"/>
        </w:numPr>
        <w:spacing w:after="120" w:line="240" w:lineRule="auto"/>
        <w:jc w:val="both"/>
        <w:rPr>
          <w:szCs w:val="20"/>
          <w:lang w:val="en-US"/>
        </w:rPr>
      </w:pPr>
      <w:r>
        <w:rPr>
          <w:szCs w:val="20"/>
          <w:lang w:val="en-US"/>
        </w:rPr>
        <w:t>All logos should be</w:t>
      </w:r>
      <w:r w:rsidR="003229A1" w:rsidRPr="003F2EAF">
        <w:rPr>
          <w:szCs w:val="20"/>
          <w:lang w:val="en-US"/>
        </w:rPr>
        <w:t xml:space="preserve"> Vector</w:t>
      </w:r>
      <w:r w:rsidR="00167FB0" w:rsidRPr="003F2EAF">
        <w:rPr>
          <w:szCs w:val="20"/>
          <w:lang w:val="en-US"/>
        </w:rPr>
        <w:t xml:space="preserve"> and CMYK</w:t>
      </w:r>
    </w:p>
    <w:p w14:paraId="7B0B91DE" w14:textId="3765739C" w:rsidR="003229A1" w:rsidRPr="003F2EAF" w:rsidRDefault="00167FB0" w:rsidP="00081450">
      <w:pPr>
        <w:numPr>
          <w:ilvl w:val="1"/>
          <w:numId w:val="21"/>
        </w:numPr>
        <w:spacing w:after="120" w:line="240" w:lineRule="auto"/>
        <w:jc w:val="both"/>
        <w:rPr>
          <w:szCs w:val="20"/>
          <w:lang w:val="en-US"/>
        </w:rPr>
      </w:pPr>
      <w:r w:rsidRPr="003F2EAF">
        <w:rPr>
          <w:szCs w:val="20"/>
          <w:lang w:val="en-US"/>
        </w:rPr>
        <w:t xml:space="preserve">The logos must be placed on the same page as the Studio text </w:t>
      </w:r>
    </w:p>
    <w:p w14:paraId="2DA65069" w14:textId="1BD385D4" w:rsidR="003229A1" w:rsidRPr="000A4A89" w:rsidRDefault="00370AE2" w:rsidP="00081450">
      <w:pPr>
        <w:numPr>
          <w:ilvl w:val="0"/>
          <w:numId w:val="21"/>
        </w:numPr>
        <w:spacing w:after="120" w:line="240" w:lineRule="auto"/>
        <w:ind w:hanging="270"/>
        <w:rPr>
          <w:szCs w:val="20"/>
          <w:lang w:val="en-US"/>
        </w:rPr>
      </w:pPr>
      <w:r w:rsidRPr="00431AD2">
        <w:rPr>
          <w:szCs w:val="20"/>
          <w:lang w:val="en-US"/>
        </w:rPr>
        <w:t xml:space="preserve">You must use </w:t>
      </w:r>
      <w:r w:rsidRPr="00431AD2">
        <w:rPr>
          <w:rFonts w:ascii="Helvetica" w:hAnsi="Helvetica" w:cs="Helvetica"/>
          <w:szCs w:val="20"/>
          <w:lang w:val="en-US"/>
        </w:rPr>
        <w:t xml:space="preserve">at least </w:t>
      </w:r>
      <w:r w:rsidR="000730F2" w:rsidRPr="00431AD2">
        <w:rPr>
          <w:rFonts w:ascii="Helvetica" w:hAnsi="Helvetica" w:cs="Helvetica"/>
          <w:szCs w:val="20"/>
          <w:lang w:val="en-US"/>
        </w:rPr>
        <w:t>four</w:t>
      </w:r>
      <w:r w:rsidRPr="00431AD2">
        <w:rPr>
          <w:rFonts w:ascii="Helvetica" w:hAnsi="Helvetica" w:cs="Helvetica"/>
          <w:szCs w:val="20"/>
          <w:lang w:val="en-US"/>
        </w:rPr>
        <w:t xml:space="preserve"> images</w:t>
      </w:r>
      <w:r w:rsidR="00F35E02" w:rsidRPr="00431AD2">
        <w:rPr>
          <w:rFonts w:ascii="Helvetica" w:hAnsi="Helvetica" w:cs="Helvetica"/>
          <w:szCs w:val="20"/>
          <w:lang w:val="en-US"/>
        </w:rPr>
        <w:t xml:space="preserve"> </w:t>
      </w:r>
      <w:r w:rsidR="00F35E02" w:rsidRPr="000A4A89">
        <w:rPr>
          <w:szCs w:val="20"/>
          <w:lang w:val="en-US"/>
        </w:rPr>
        <w:t>from</w:t>
      </w:r>
      <w:r w:rsidR="003229A1" w:rsidRPr="000A4A89">
        <w:rPr>
          <w:szCs w:val="20"/>
          <w:lang w:val="en-US"/>
        </w:rPr>
        <w:t xml:space="preserve"> </w:t>
      </w:r>
      <w:r w:rsidR="00F35E02" w:rsidRPr="000A4A89">
        <w:rPr>
          <w:szCs w:val="20"/>
          <w:lang w:val="en-US"/>
        </w:rPr>
        <w:t xml:space="preserve">the folder: </w:t>
      </w:r>
      <w:r w:rsidR="003229A1" w:rsidRPr="000A4A89">
        <w:rPr>
          <w:lang w:val="en-US"/>
        </w:rPr>
        <w:t>Skill40_Editorial_Studios</w:t>
      </w:r>
      <w:r w:rsidR="00F4457C" w:rsidRPr="000A4A89">
        <w:rPr>
          <w:lang w:val="en-US"/>
        </w:rPr>
        <w:t>.</w:t>
      </w:r>
    </w:p>
    <w:p w14:paraId="14578067" w14:textId="77777777" w:rsidR="001B7A45" w:rsidRPr="003F2EAF" w:rsidRDefault="001B7A45" w:rsidP="005F7750">
      <w:pPr>
        <w:spacing w:after="120" w:line="312" w:lineRule="auto"/>
        <w:ind w:left="1080"/>
        <w:jc w:val="both"/>
        <w:rPr>
          <w:szCs w:val="20"/>
          <w:lang w:val="en-US"/>
        </w:rPr>
      </w:pPr>
    </w:p>
    <w:p w14:paraId="7BE5A7D6" w14:textId="77777777" w:rsidR="00BF7EF9" w:rsidRPr="00F64FE7" w:rsidRDefault="003A22C2" w:rsidP="00037117">
      <w:pPr>
        <w:spacing w:after="120" w:line="312" w:lineRule="auto"/>
        <w:jc w:val="both"/>
        <w:rPr>
          <w:b/>
          <w:szCs w:val="20"/>
          <w:lang w:val="en-US"/>
        </w:rPr>
      </w:pPr>
      <w:r w:rsidRPr="00F64FE7">
        <w:rPr>
          <w:b/>
          <w:szCs w:val="20"/>
          <w:lang w:val="en-US"/>
        </w:rPr>
        <w:t>You must deliver:</w:t>
      </w:r>
    </w:p>
    <w:p w14:paraId="35DAD094" w14:textId="77777777" w:rsidR="00F87F9A" w:rsidRDefault="00F87F9A" w:rsidP="00F87F9A">
      <w:pPr>
        <w:pStyle w:val="ListParagraph"/>
        <w:numPr>
          <w:ilvl w:val="0"/>
          <w:numId w:val="21"/>
        </w:numPr>
        <w:spacing w:after="120" w:line="312" w:lineRule="auto"/>
        <w:ind w:left="360"/>
        <w:rPr>
          <w:szCs w:val="20"/>
          <w:lang w:val="en-US"/>
        </w:rPr>
      </w:pPr>
      <w:r>
        <w:rPr>
          <w:szCs w:val="20"/>
          <w:lang w:val="en-US"/>
        </w:rPr>
        <w:t xml:space="preserve">Folders as specified in “Instructions to the Competitor” on page 4. </w:t>
      </w:r>
      <w:r>
        <w:rPr>
          <w:szCs w:val="20"/>
          <w:lang w:val="en-US"/>
        </w:rPr>
        <w:br/>
      </w:r>
      <w:r>
        <w:rPr>
          <w:b/>
          <w:bCs/>
          <w:szCs w:val="20"/>
          <w:lang w:val="en-US"/>
        </w:rPr>
        <w:t>Only files from these</w:t>
      </w:r>
      <w:r w:rsidRPr="00771A3D">
        <w:rPr>
          <w:b/>
          <w:bCs/>
          <w:szCs w:val="20"/>
          <w:lang w:val="en-US"/>
        </w:rPr>
        <w:t xml:space="preserve"> folder</w:t>
      </w:r>
      <w:r>
        <w:rPr>
          <w:b/>
          <w:bCs/>
          <w:szCs w:val="20"/>
          <w:lang w:val="en-US"/>
        </w:rPr>
        <w:t>s</w:t>
      </w:r>
      <w:r w:rsidRPr="00771A3D">
        <w:rPr>
          <w:b/>
          <w:bCs/>
          <w:szCs w:val="20"/>
          <w:lang w:val="en-US"/>
        </w:rPr>
        <w:t xml:space="preserve"> will be </w:t>
      </w:r>
      <w:r>
        <w:rPr>
          <w:b/>
          <w:bCs/>
          <w:szCs w:val="20"/>
          <w:lang w:val="en-US"/>
        </w:rPr>
        <w:t>assessed.</w:t>
      </w:r>
      <w:r>
        <w:rPr>
          <w:szCs w:val="20"/>
          <w:lang w:val="en-US"/>
        </w:rPr>
        <w:t xml:space="preserve"> </w:t>
      </w:r>
    </w:p>
    <w:p w14:paraId="57E747A8" w14:textId="798AA88B" w:rsidR="00081450" w:rsidRPr="00081450" w:rsidRDefault="00B04CE3" w:rsidP="00081450">
      <w:pPr>
        <w:pStyle w:val="ListParagraph"/>
        <w:numPr>
          <w:ilvl w:val="0"/>
          <w:numId w:val="21"/>
        </w:numPr>
        <w:spacing w:after="120" w:line="360" w:lineRule="auto"/>
        <w:ind w:left="360"/>
        <w:rPr>
          <w:szCs w:val="20"/>
          <w:lang w:val="en-US"/>
        </w:rPr>
      </w:pPr>
      <w:r w:rsidRPr="002A7987">
        <w:rPr>
          <w:szCs w:val="20"/>
          <w:lang w:val="en-US"/>
        </w:rPr>
        <w:t>One PDF/X-1a</w:t>
      </w:r>
      <w:proofErr w:type="gramStart"/>
      <w:r w:rsidRPr="002A7987">
        <w:rPr>
          <w:szCs w:val="20"/>
          <w:lang w:val="en-US"/>
        </w:rPr>
        <w:t>:2003</w:t>
      </w:r>
      <w:proofErr w:type="gramEnd"/>
      <w:r w:rsidRPr="002A7987">
        <w:rPr>
          <w:szCs w:val="20"/>
          <w:lang w:val="en-US"/>
        </w:rPr>
        <w:t xml:space="preserve"> file </w:t>
      </w:r>
      <w:r w:rsidR="00DD4C94">
        <w:rPr>
          <w:szCs w:val="20"/>
          <w:lang w:val="en-US"/>
        </w:rPr>
        <w:t xml:space="preserve">with imposed </w:t>
      </w:r>
      <w:r w:rsidR="00D80F02">
        <w:rPr>
          <w:szCs w:val="20"/>
          <w:lang w:val="en-US"/>
        </w:rPr>
        <w:t xml:space="preserve">pages </w:t>
      </w:r>
      <w:r w:rsidR="000254F5">
        <w:rPr>
          <w:szCs w:val="20"/>
          <w:lang w:val="en-US"/>
        </w:rPr>
        <w:t xml:space="preserve">as </w:t>
      </w:r>
      <w:r>
        <w:rPr>
          <w:szCs w:val="20"/>
          <w:lang w:val="en-US"/>
        </w:rPr>
        <w:t>spreads</w:t>
      </w:r>
      <w:r w:rsidR="000254F5">
        <w:rPr>
          <w:szCs w:val="20"/>
          <w:lang w:val="en-US"/>
        </w:rPr>
        <w:t>,</w:t>
      </w:r>
      <w:r w:rsidRPr="002A7987">
        <w:rPr>
          <w:szCs w:val="20"/>
          <w:lang w:val="en-US"/>
        </w:rPr>
        <w:t xml:space="preserve"> </w:t>
      </w:r>
      <w:r w:rsidR="000254F5">
        <w:rPr>
          <w:szCs w:val="20"/>
          <w:lang w:val="en-US"/>
        </w:rPr>
        <w:t>—</w:t>
      </w:r>
      <w:r w:rsidRPr="002A7987">
        <w:rPr>
          <w:szCs w:val="20"/>
          <w:lang w:val="en-US"/>
        </w:rPr>
        <w:t xml:space="preserve"> with </w:t>
      </w:r>
      <w:r w:rsidR="007B32BC" w:rsidRPr="002A7987">
        <w:rPr>
          <w:szCs w:val="20"/>
          <w:lang w:val="en-US"/>
        </w:rPr>
        <w:t xml:space="preserve">color bars </w:t>
      </w:r>
      <w:r w:rsidR="007B32BC" w:rsidRPr="005F2D21">
        <w:rPr>
          <w:szCs w:val="20"/>
          <w:lang w:val="en-US"/>
        </w:rPr>
        <w:t>for CMYK</w:t>
      </w:r>
      <w:r w:rsidR="007B32BC">
        <w:rPr>
          <w:szCs w:val="20"/>
          <w:lang w:val="en-US"/>
        </w:rPr>
        <w:t>,</w:t>
      </w:r>
      <w:r w:rsidR="007B32BC" w:rsidRPr="002A7987">
        <w:rPr>
          <w:szCs w:val="20"/>
          <w:lang w:val="en-US"/>
        </w:rPr>
        <w:t xml:space="preserve"> </w:t>
      </w:r>
      <w:r w:rsidRPr="002A7987">
        <w:rPr>
          <w:szCs w:val="20"/>
          <w:lang w:val="en-US"/>
        </w:rPr>
        <w:t>registration marks</w:t>
      </w:r>
      <w:r w:rsidR="009E66CB">
        <w:rPr>
          <w:szCs w:val="20"/>
          <w:lang w:val="en-US"/>
        </w:rPr>
        <w:t xml:space="preserve"> and</w:t>
      </w:r>
      <w:r w:rsidRPr="002A7987">
        <w:rPr>
          <w:szCs w:val="20"/>
          <w:lang w:val="en-US"/>
        </w:rPr>
        <w:t xml:space="preserve"> crop marks</w:t>
      </w:r>
      <w:r w:rsidR="00225C5A" w:rsidDel="00225C5A">
        <w:rPr>
          <w:szCs w:val="20"/>
          <w:lang w:val="en-US"/>
        </w:rPr>
        <w:t xml:space="preserve"> </w:t>
      </w:r>
      <w:r w:rsidR="009E66CB">
        <w:rPr>
          <w:szCs w:val="20"/>
          <w:lang w:val="en-US"/>
        </w:rPr>
        <w:t>ONLY</w:t>
      </w:r>
      <w:r w:rsidRPr="002A7987">
        <w:rPr>
          <w:szCs w:val="20"/>
          <w:lang w:val="en-US"/>
        </w:rPr>
        <w:t xml:space="preserve"> </w:t>
      </w:r>
      <w:r w:rsidR="005E5179">
        <w:rPr>
          <w:szCs w:val="20"/>
          <w:lang w:val="en-US"/>
        </w:rPr>
        <w:t>(</w:t>
      </w:r>
      <w:r w:rsidR="005E5179" w:rsidRPr="005F2D21">
        <w:rPr>
          <w:szCs w:val="20"/>
          <w:lang w:val="en-US"/>
        </w:rPr>
        <w:t>to be evaluated in the PDF file</w:t>
      </w:r>
      <w:r w:rsidR="005E5179">
        <w:rPr>
          <w:szCs w:val="20"/>
          <w:lang w:val="en-US"/>
        </w:rPr>
        <w:t>).</w:t>
      </w:r>
    </w:p>
    <w:p w14:paraId="7C19E4B9" w14:textId="77777777" w:rsidR="00CB5AA3" w:rsidRDefault="00CB5AA3">
      <w:pPr>
        <w:spacing w:after="160"/>
        <w:rPr>
          <w:color w:val="0000FF"/>
          <w:szCs w:val="20"/>
          <w:lang w:val="en-US"/>
        </w:rPr>
      </w:pPr>
      <w:r>
        <w:rPr>
          <w:color w:val="0000FF"/>
          <w:szCs w:val="20"/>
          <w:lang w:val="en-US"/>
        </w:rPr>
        <w:br w:type="page"/>
      </w:r>
    </w:p>
    <w:p w14:paraId="5C4F064D" w14:textId="3D221765" w:rsidR="00347385" w:rsidRDefault="00347385" w:rsidP="00347385">
      <w:pPr>
        <w:spacing w:after="120" w:line="312" w:lineRule="auto"/>
        <w:rPr>
          <w:b/>
          <w:sz w:val="24"/>
          <w:szCs w:val="20"/>
          <w:lang w:val="en-US"/>
        </w:rPr>
      </w:pPr>
      <w:r w:rsidRPr="00A71B60">
        <w:rPr>
          <w:b/>
          <w:sz w:val="24"/>
          <w:szCs w:val="20"/>
          <w:lang w:val="en-US"/>
        </w:rPr>
        <w:lastRenderedPageBreak/>
        <w:t xml:space="preserve">TASK </w:t>
      </w:r>
      <w:r w:rsidR="00151886">
        <w:rPr>
          <w:b/>
          <w:sz w:val="24"/>
          <w:szCs w:val="20"/>
          <w:lang w:val="en-US"/>
        </w:rPr>
        <w:t>3</w:t>
      </w:r>
      <w:r w:rsidRPr="00A71B60">
        <w:rPr>
          <w:b/>
          <w:sz w:val="24"/>
          <w:szCs w:val="20"/>
          <w:lang w:val="en-US"/>
        </w:rPr>
        <w:t xml:space="preserve">: </w:t>
      </w:r>
      <w:r>
        <w:rPr>
          <w:b/>
          <w:sz w:val="24"/>
          <w:szCs w:val="20"/>
          <w:lang w:val="en-US"/>
        </w:rPr>
        <w:t>FULL CATALOGUE</w:t>
      </w:r>
    </w:p>
    <w:p w14:paraId="5E9DD9F0" w14:textId="08A04B14" w:rsidR="00285054" w:rsidRPr="00081450" w:rsidRDefault="000254F5" w:rsidP="00347385">
      <w:pPr>
        <w:spacing w:after="120" w:line="312" w:lineRule="auto"/>
        <w:rPr>
          <w:szCs w:val="20"/>
          <w:lang w:val="en-US"/>
        </w:rPr>
      </w:pPr>
      <w:r>
        <w:rPr>
          <w:szCs w:val="20"/>
          <w:lang w:val="en-US"/>
        </w:rPr>
        <w:t>You are required</w:t>
      </w:r>
      <w:r w:rsidR="00285054" w:rsidRPr="0020020E">
        <w:rPr>
          <w:szCs w:val="20"/>
          <w:lang w:val="en-US"/>
        </w:rPr>
        <w:t xml:space="preserve"> to</w:t>
      </w:r>
      <w:r w:rsidR="00B04CE3">
        <w:rPr>
          <w:szCs w:val="20"/>
          <w:lang w:val="en-US"/>
        </w:rPr>
        <w:t xml:space="preserve"> deliver the </w:t>
      </w:r>
      <w:r>
        <w:rPr>
          <w:szCs w:val="20"/>
          <w:lang w:val="en-US"/>
        </w:rPr>
        <w:t xml:space="preserve">whole </w:t>
      </w:r>
      <w:r w:rsidR="00B04CE3">
        <w:rPr>
          <w:szCs w:val="20"/>
          <w:lang w:val="en-US"/>
        </w:rPr>
        <w:t>catalogue.</w:t>
      </w:r>
      <w:r w:rsidR="00081450">
        <w:rPr>
          <w:szCs w:val="20"/>
          <w:lang w:val="en-US"/>
        </w:rPr>
        <w:br/>
      </w:r>
    </w:p>
    <w:p w14:paraId="68BEB768" w14:textId="77777777" w:rsidR="00347385" w:rsidRDefault="00347385" w:rsidP="00347385">
      <w:pPr>
        <w:spacing w:after="120" w:line="312" w:lineRule="auto"/>
        <w:jc w:val="both"/>
        <w:rPr>
          <w:b/>
          <w:szCs w:val="20"/>
          <w:lang w:val="en-US"/>
        </w:rPr>
      </w:pPr>
      <w:r w:rsidRPr="00F64FE7">
        <w:rPr>
          <w:b/>
          <w:szCs w:val="20"/>
          <w:lang w:val="en-US"/>
        </w:rPr>
        <w:t>You must deliver:</w:t>
      </w:r>
    </w:p>
    <w:p w14:paraId="674C4E23" w14:textId="27A2C172" w:rsidR="00587521" w:rsidRPr="009E3DEB" w:rsidRDefault="00F87F9A" w:rsidP="009E3DEB">
      <w:pPr>
        <w:pStyle w:val="ListParagraph"/>
        <w:numPr>
          <w:ilvl w:val="0"/>
          <w:numId w:val="36"/>
        </w:numPr>
        <w:spacing w:line="240" w:lineRule="exact"/>
        <w:ind w:left="448" w:hanging="357"/>
        <w:contextualSpacing w:val="0"/>
        <w:rPr>
          <w:szCs w:val="20"/>
          <w:lang w:val="en-US"/>
        </w:rPr>
      </w:pPr>
      <w:r w:rsidRPr="007B32BC">
        <w:rPr>
          <w:szCs w:val="20"/>
          <w:lang w:val="en-US"/>
        </w:rPr>
        <w:t xml:space="preserve">Folders as specified in “Instructions to the Competitor” on page 4. </w:t>
      </w:r>
      <w:r w:rsidRPr="007B32BC">
        <w:rPr>
          <w:szCs w:val="20"/>
          <w:lang w:val="en-US"/>
        </w:rPr>
        <w:br/>
      </w:r>
      <w:r w:rsidRPr="007910CE">
        <w:rPr>
          <w:b/>
          <w:bCs/>
          <w:szCs w:val="20"/>
          <w:lang w:val="en-US"/>
        </w:rPr>
        <w:t>Only files from these folders will be assessed.</w:t>
      </w:r>
      <w:r w:rsidRPr="00DB4992">
        <w:rPr>
          <w:szCs w:val="20"/>
          <w:lang w:val="en-US"/>
        </w:rPr>
        <w:t xml:space="preserve"> </w:t>
      </w:r>
      <w:r w:rsidR="00587521" w:rsidRPr="00DC2566">
        <w:rPr>
          <w:szCs w:val="20"/>
          <w:lang w:val="en-US"/>
        </w:rPr>
        <w:t xml:space="preserve"> </w:t>
      </w:r>
    </w:p>
    <w:p w14:paraId="086CFB09" w14:textId="0B06BA89" w:rsidR="00081450" w:rsidRPr="00F87F9A" w:rsidRDefault="00347385" w:rsidP="009E3DEB">
      <w:pPr>
        <w:pStyle w:val="ListParagraph"/>
        <w:numPr>
          <w:ilvl w:val="0"/>
          <w:numId w:val="36"/>
        </w:numPr>
        <w:spacing w:line="240" w:lineRule="exact"/>
        <w:ind w:left="448" w:hanging="357"/>
        <w:contextualSpacing w:val="0"/>
        <w:rPr>
          <w:lang w:val="en-US"/>
        </w:rPr>
      </w:pPr>
      <w:r w:rsidRPr="00F87F9A">
        <w:rPr>
          <w:lang w:val="en-US"/>
        </w:rPr>
        <w:t>One PDF file</w:t>
      </w:r>
      <w:r w:rsidR="00B04CE3" w:rsidRPr="00F87F9A">
        <w:rPr>
          <w:lang w:val="en-US"/>
        </w:rPr>
        <w:t xml:space="preserve"> (</w:t>
      </w:r>
      <w:r w:rsidR="000254F5" w:rsidRPr="00F87F9A">
        <w:rPr>
          <w:lang w:val="en-US"/>
        </w:rPr>
        <w:t xml:space="preserve">single </w:t>
      </w:r>
      <w:r w:rsidR="006E743D" w:rsidRPr="00F87F9A">
        <w:rPr>
          <w:lang w:val="en-US"/>
        </w:rPr>
        <w:t>pages —</w:t>
      </w:r>
      <w:r w:rsidR="00B04CE3" w:rsidRPr="00F87F9A">
        <w:rPr>
          <w:lang w:val="en-US"/>
        </w:rPr>
        <w:t xml:space="preserve"> not spread</w:t>
      </w:r>
      <w:r w:rsidR="000254F5" w:rsidRPr="00F87F9A">
        <w:rPr>
          <w:lang w:val="en-US"/>
        </w:rPr>
        <w:t>s</w:t>
      </w:r>
      <w:r w:rsidR="00B04CE3" w:rsidRPr="00F87F9A">
        <w:rPr>
          <w:lang w:val="en-US"/>
        </w:rPr>
        <w:t>)</w:t>
      </w:r>
      <w:r w:rsidRPr="00F87F9A">
        <w:rPr>
          <w:lang w:val="en-US"/>
        </w:rPr>
        <w:t xml:space="preserve"> for </w:t>
      </w:r>
      <w:r w:rsidR="000254F5" w:rsidRPr="00F87F9A">
        <w:rPr>
          <w:lang w:val="en-US"/>
        </w:rPr>
        <w:t xml:space="preserve">a </w:t>
      </w:r>
      <w:r w:rsidRPr="00F87F9A">
        <w:rPr>
          <w:lang w:val="en-US"/>
        </w:rPr>
        <w:t xml:space="preserve">web preview without </w:t>
      </w:r>
      <w:r w:rsidR="000254F5" w:rsidRPr="00F87F9A">
        <w:rPr>
          <w:lang w:val="en-US"/>
        </w:rPr>
        <w:t>any printers marks</w:t>
      </w:r>
      <w:r w:rsidRPr="00F87F9A">
        <w:rPr>
          <w:lang w:val="en-US"/>
        </w:rPr>
        <w:t xml:space="preserve">, resolution of images </w:t>
      </w:r>
      <w:r w:rsidR="000254F5" w:rsidRPr="00F87F9A">
        <w:rPr>
          <w:lang w:val="en-US"/>
        </w:rPr>
        <w:t xml:space="preserve">is </w:t>
      </w:r>
      <w:r w:rsidRPr="00F87F9A">
        <w:rPr>
          <w:lang w:val="en-US"/>
        </w:rPr>
        <w:t>72 to 100 PPI,</w:t>
      </w:r>
      <w:r w:rsidR="00FD7BFD">
        <w:rPr>
          <w:lang w:val="en-US"/>
        </w:rPr>
        <w:t xml:space="preserve"> </w:t>
      </w:r>
      <w:r w:rsidR="00285054" w:rsidRPr="00F87F9A">
        <w:rPr>
          <w:lang w:val="en-US"/>
        </w:rPr>
        <w:t>RGB,</w:t>
      </w:r>
      <w:r w:rsidR="00584422" w:rsidRPr="00F87F9A">
        <w:rPr>
          <w:lang w:val="en-US"/>
        </w:rPr>
        <w:t xml:space="preserve"> with Active </w:t>
      </w:r>
      <w:r w:rsidR="005E5179" w:rsidRPr="00F87F9A">
        <w:rPr>
          <w:lang w:val="en-US"/>
        </w:rPr>
        <w:t>URL</w:t>
      </w:r>
      <w:r w:rsidR="00584422" w:rsidRPr="00F87F9A">
        <w:rPr>
          <w:lang w:val="en-US"/>
        </w:rPr>
        <w:t xml:space="preserve"> link </w:t>
      </w:r>
      <w:r w:rsidR="00BD5B0A" w:rsidRPr="00F87F9A">
        <w:rPr>
          <w:lang w:val="en-US"/>
        </w:rPr>
        <w:t xml:space="preserve">and Active </w:t>
      </w:r>
      <w:r w:rsidR="00B54EAC" w:rsidRPr="00F87F9A">
        <w:rPr>
          <w:lang w:val="en-US"/>
        </w:rPr>
        <w:t>link</w:t>
      </w:r>
      <w:r w:rsidR="00584422" w:rsidRPr="00F87F9A">
        <w:rPr>
          <w:lang w:val="en-US"/>
        </w:rPr>
        <w:t xml:space="preserve"> for all</w:t>
      </w:r>
      <w:r w:rsidR="00BD5B0A" w:rsidRPr="00F87F9A">
        <w:rPr>
          <w:lang w:val="en-US"/>
        </w:rPr>
        <w:t xml:space="preserve"> web</w:t>
      </w:r>
      <w:r w:rsidR="005E5179" w:rsidRPr="00F87F9A">
        <w:rPr>
          <w:lang w:val="en-US"/>
        </w:rPr>
        <w:t xml:space="preserve">site </w:t>
      </w:r>
      <w:r w:rsidR="00BD5B0A" w:rsidRPr="00F87F9A">
        <w:rPr>
          <w:lang w:val="en-US"/>
        </w:rPr>
        <w:t>and email</w:t>
      </w:r>
      <w:r w:rsidR="005E5179" w:rsidRPr="00F87F9A">
        <w:rPr>
          <w:lang w:val="en-US"/>
        </w:rPr>
        <w:t xml:space="preserve"> addresses</w:t>
      </w:r>
      <w:r w:rsidR="00BD5B0A" w:rsidRPr="00F87F9A">
        <w:rPr>
          <w:lang w:val="en-US"/>
        </w:rPr>
        <w:t>.</w:t>
      </w:r>
      <w:r w:rsidR="00285054" w:rsidRPr="00F87F9A">
        <w:rPr>
          <w:lang w:val="en-US"/>
        </w:rPr>
        <w:t xml:space="preserve"> </w:t>
      </w:r>
      <w:r w:rsidR="005E5179" w:rsidRPr="00F87F9A">
        <w:rPr>
          <w:lang w:val="en-US"/>
        </w:rPr>
        <w:t>F</w:t>
      </w:r>
      <w:r w:rsidRPr="00F87F9A">
        <w:rPr>
          <w:lang w:val="en-US"/>
        </w:rPr>
        <w:t xml:space="preserve">ile size </w:t>
      </w:r>
      <w:r w:rsidR="00636C73" w:rsidRPr="00F87F9A">
        <w:rPr>
          <w:lang w:val="en-US"/>
        </w:rPr>
        <w:t xml:space="preserve">to be </w:t>
      </w:r>
      <w:r w:rsidRPr="00F87F9A">
        <w:rPr>
          <w:lang w:val="en-US"/>
        </w:rPr>
        <w:t xml:space="preserve">no </w:t>
      </w:r>
      <w:r w:rsidR="005E5179" w:rsidRPr="00F87F9A">
        <w:rPr>
          <w:lang w:val="en-US"/>
        </w:rPr>
        <w:t>larger</w:t>
      </w:r>
      <w:r w:rsidRPr="00F87F9A">
        <w:rPr>
          <w:lang w:val="en-US"/>
        </w:rPr>
        <w:t xml:space="preserve"> than </w:t>
      </w:r>
      <w:r w:rsidR="00584422" w:rsidRPr="00F87F9A">
        <w:rPr>
          <w:lang w:val="en-US"/>
        </w:rPr>
        <w:t>5</w:t>
      </w:r>
      <w:r w:rsidR="0083192B" w:rsidRPr="00F87F9A">
        <w:rPr>
          <w:lang w:val="en-US"/>
        </w:rPr>
        <w:t xml:space="preserve"> </w:t>
      </w:r>
      <w:r w:rsidR="00210CC0" w:rsidRPr="00F87F9A">
        <w:rPr>
          <w:lang w:val="en-US"/>
        </w:rPr>
        <w:t>MB.</w:t>
      </w:r>
      <w:r w:rsidR="00431AD2" w:rsidRPr="00F87F9A">
        <w:rPr>
          <w:lang w:val="en-US"/>
        </w:rPr>
        <w:t xml:space="preserve"> </w:t>
      </w:r>
      <w:r w:rsidR="00916931" w:rsidRPr="00F87F9A">
        <w:rPr>
          <w:lang w:val="en-US"/>
        </w:rPr>
        <w:t>The active links MUST BE CREATED IN INDESIGN.</w:t>
      </w:r>
    </w:p>
    <w:p w14:paraId="0A1F644C" w14:textId="6B9CF37E" w:rsidR="00F31162" w:rsidRPr="00DC2566" w:rsidRDefault="009F43BA" w:rsidP="009E3DEB">
      <w:pPr>
        <w:pStyle w:val="ListParagraph"/>
        <w:numPr>
          <w:ilvl w:val="0"/>
          <w:numId w:val="36"/>
        </w:numPr>
        <w:spacing w:line="240" w:lineRule="exact"/>
        <w:ind w:left="448" w:hanging="357"/>
        <w:contextualSpacing w:val="0"/>
        <w:rPr>
          <w:szCs w:val="20"/>
          <w:lang w:val="en-US"/>
        </w:rPr>
      </w:pPr>
      <w:r w:rsidRPr="007B32BC">
        <w:rPr>
          <w:szCs w:val="20"/>
          <w:lang w:val="en-US"/>
        </w:rPr>
        <w:t>One PDF/X-1a</w:t>
      </w:r>
      <w:proofErr w:type="gramStart"/>
      <w:r w:rsidRPr="007B32BC">
        <w:rPr>
          <w:szCs w:val="20"/>
          <w:lang w:val="en-US"/>
        </w:rPr>
        <w:t>:2003</w:t>
      </w:r>
      <w:proofErr w:type="gramEnd"/>
      <w:r w:rsidRPr="007B32BC">
        <w:rPr>
          <w:szCs w:val="20"/>
          <w:lang w:val="en-US"/>
        </w:rPr>
        <w:t xml:space="preserve"> file with impos</w:t>
      </w:r>
      <w:r w:rsidR="000254F5" w:rsidRPr="007910CE">
        <w:rPr>
          <w:szCs w:val="20"/>
          <w:lang w:val="en-US"/>
        </w:rPr>
        <w:t>ed</w:t>
      </w:r>
      <w:r w:rsidRPr="00DB4992">
        <w:rPr>
          <w:szCs w:val="20"/>
          <w:lang w:val="en-US"/>
        </w:rPr>
        <w:t xml:space="preserve"> pages</w:t>
      </w:r>
      <w:r w:rsidR="00DD4C94" w:rsidRPr="00DC2566">
        <w:rPr>
          <w:szCs w:val="20"/>
          <w:lang w:val="en-US"/>
        </w:rPr>
        <w:t xml:space="preserve"> as spreads</w:t>
      </w:r>
      <w:r w:rsidRPr="009E3DEB">
        <w:rPr>
          <w:szCs w:val="20"/>
          <w:lang w:val="en-US"/>
        </w:rPr>
        <w:t xml:space="preserve">, </w:t>
      </w:r>
      <w:r w:rsidR="003B7EAE" w:rsidRPr="009E3DEB">
        <w:rPr>
          <w:szCs w:val="20"/>
          <w:lang w:val="en-US"/>
        </w:rPr>
        <w:t xml:space="preserve">crop </w:t>
      </w:r>
      <w:r w:rsidRPr="009E3DEB">
        <w:rPr>
          <w:szCs w:val="20"/>
          <w:lang w:val="en-US"/>
        </w:rPr>
        <w:t>mark</w:t>
      </w:r>
      <w:r w:rsidR="000254F5" w:rsidRPr="009E3DEB">
        <w:rPr>
          <w:szCs w:val="20"/>
          <w:lang w:val="en-US"/>
        </w:rPr>
        <w:t>s</w:t>
      </w:r>
      <w:r w:rsidRPr="009E3DEB">
        <w:rPr>
          <w:szCs w:val="20"/>
          <w:lang w:val="en-US"/>
        </w:rPr>
        <w:t xml:space="preserve"> and registration mark</w:t>
      </w:r>
      <w:r w:rsidR="000254F5" w:rsidRPr="009E3DEB">
        <w:rPr>
          <w:szCs w:val="20"/>
          <w:lang w:val="en-US"/>
        </w:rPr>
        <w:t>s</w:t>
      </w:r>
      <w:r w:rsidR="00F31162" w:rsidRPr="009E3DEB">
        <w:rPr>
          <w:szCs w:val="20"/>
          <w:lang w:val="en-US"/>
        </w:rPr>
        <w:t xml:space="preserve"> </w:t>
      </w:r>
      <w:r w:rsidR="0083192B" w:rsidRPr="009E3DEB">
        <w:rPr>
          <w:szCs w:val="20"/>
          <w:lang w:val="en-US"/>
        </w:rPr>
        <w:t>ONLY</w:t>
      </w:r>
      <w:r w:rsidR="005E5179" w:rsidRPr="009E3DEB">
        <w:rPr>
          <w:szCs w:val="20"/>
          <w:lang w:val="en-US"/>
        </w:rPr>
        <w:t xml:space="preserve"> </w:t>
      </w:r>
      <w:r w:rsidR="000D181C">
        <w:rPr>
          <w:szCs w:val="20"/>
          <w:lang w:val="en-US"/>
        </w:rPr>
        <w:br/>
      </w:r>
      <w:r w:rsidR="005E5179" w:rsidRPr="007B32BC">
        <w:rPr>
          <w:szCs w:val="20"/>
          <w:lang w:val="en-US"/>
        </w:rPr>
        <w:t>(</w:t>
      </w:r>
      <w:r w:rsidR="005E5179" w:rsidRPr="00DB4992">
        <w:rPr>
          <w:szCs w:val="20"/>
          <w:lang w:val="en-US"/>
        </w:rPr>
        <w:t>to be evaluated in the PDF file)</w:t>
      </w:r>
    </w:p>
    <w:p w14:paraId="72AE98F4" w14:textId="1D8E6795" w:rsidR="00081450" w:rsidRPr="009E3DEB" w:rsidRDefault="00285054" w:rsidP="009E3DEB">
      <w:pPr>
        <w:pStyle w:val="ListParagraph"/>
        <w:numPr>
          <w:ilvl w:val="0"/>
          <w:numId w:val="36"/>
        </w:numPr>
        <w:spacing w:line="240" w:lineRule="exact"/>
        <w:ind w:left="448" w:hanging="357"/>
        <w:contextualSpacing w:val="0"/>
        <w:rPr>
          <w:szCs w:val="20"/>
          <w:lang w:val="en-US"/>
        </w:rPr>
      </w:pPr>
      <w:r w:rsidRPr="009E3DEB">
        <w:rPr>
          <w:szCs w:val="20"/>
          <w:lang w:val="en-US"/>
        </w:rPr>
        <w:t>A final dummy/booklet trimmed</w:t>
      </w:r>
      <w:r w:rsidR="00364C76" w:rsidRPr="009E3DEB">
        <w:rPr>
          <w:szCs w:val="20"/>
          <w:lang w:val="en-US"/>
        </w:rPr>
        <w:t xml:space="preserve"> and folded</w:t>
      </w:r>
      <w:r w:rsidRPr="009E3DEB">
        <w:rPr>
          <w:szCs w:val="20"/>
          <w:lang w:val="en-US"/>
        </w:rPr>
        <w:t xml:space="preserve"> to final size</w:t>
      </w:r>
      <w:r w:rsidR="009A0A99" w:rsidRPr="009E3DEB">
        <w:rPr>
          <w:szCs w:val="20"/>
          <w:lang w:val="en-US"/>
        </w:rPr>
        <w:t xml:space="preserve"> </w:t>
      </w:r>
      <w:r w:rsidR="00364C76" w:rsidRPr="009E3DEB">
        <w:rPr>
          <w:szCs w:val="20"/>
          <w:lang w:val="en-US"/>
        </w:rPr>
        <w:t>(</w:t>
      </w:r>
      <w:r w:rsidR="00AC20E9" w:rsidRPr="009E3DEB">
        <w:rPr>
          <w:szCs w:val="20"/>
          <w:lang w:val="en-US"/>
        </w:rPr>
        <w:t xml:space="preserve">printed </w:t>
      </w:r>
      <w:r w:rsidR="00364C76" w:rsidRPr="009E3DEB">
        <w:rPr>
          <w:szCs w:val="20"/>
          <w:lang w:val="en-US"/>
        </w:rPr>
        <w:t>o</w:t>
      </w:r>
      <w:r w:rsidR="00AC20E9" w:rsidRPr="009E3DEB">
        <w:rPr>
          <w:szCs w:val="20"/>
          <w:lang w:val="en-US"/>
        </w:rPr>
        <w:t>n both sides</w:t>
      </w:r>
      <w:r w:rsidR="009A0A99" w:rsidRPr="009E3DEB">
        <w:rPr>
          <w:szCs w:val="20"/>
          <w:lang w:val="en-US"/>
        </w:rPr>
        <w:t>)</w:t>
      </w:r>
      <w:r w:rsidR="000254F5" w:rsidRPr="009E3DEB">
        <w:rPr>
          <w:szCs w:val="20"/>
          <w:lang w:val="en-US"/>
        </w:rPr>
        <w:t>,</w:t>
      </w:r>
      <w:r w:rsidRPr="009E3DEB">
        <w:rPr>
          <w:szCs w:val="20"/>
          <w:lang w:val="en-US"/>
        </w:rPr>
        <w:t xml:space="preserve"> including front cover, back cover and inside pages without varnish</w:t>
      </w:r>
      <w:r w:rsidR="00081450" w:rsidRPr="009E3DEB">
        <w:rPr>
          <w:szCs w:val="20"/>
          <w:lang w:val="en-US"/>
        </w:rPr>
        <w:t xml:space="preserve"> </w:t>
      </w:r>
    </w:p>
    <w:p w14:paraId="4DA22EE0" w14:textId="77777777" w:rsidR="00081450" w:rsidRDefault="00081450" w:rsidP="00081450">
      <w:pPr>
        <w:pStyle w:val="ListParagraph"/>
        <w:spacing w:after="120" w:line="360" w:lineRule="auto"/>
        <w:ind w:left="450"/>
        <w:jc w:val="both"/>
        <w:rPr>
          <w:color w:val="0000FF"/>
          <w:szCs w:val="20"/>
          <w:lang w:val="en-US"/>
        </w:rPr>
      </w:pPr>
    </w:p>
    <w:p w14:paraId="61ED1BD1" w14:textId="77777777" w:rsidR="00081450" w:rsidRDefault="00081450" w:rsidP="00081450">
      <w:pPr>
        <w:pStyle w:val="ListParagraph"/>
        <w:spacing w:after="120" w:line="240" w:lineRule="auto"/>
        <w:ind w:left="450"/>
        <w:jc w:val="both"/>
        <w:rPr>
          <w:color w:val="0000FF"/>
          <w:szCs w:val="20"/>
          <w:lang w:val="en-US"/>
        </w:rPr>
      </w:pPr>
    </w:p>
    <w:p w14:paraId="605115F6" w14:textId="77777777" w:rsidR="00081450" w:rsidRPr="00F31162" w:rsidRDefault="00081450" w:rsidP="00081450">
      <w:pPr>
        <w:pStyle w:val="ListParagraph"/>
        <w:spacing w:after="120" w:line="240" w:lineRule="auto"/>
        <w:ind w:left="450"/>
        <w:jc w:val="both"/>
        <w:rPr>
          <w:color w:val="0000FF"/>
          <w:szCs w:val="20"/>
          <w:lang w:val="en-US"/>
        </w:rPr>
      </w:pPr>
    </w:p>
    <w:p w14:paraId="551CB8A3" w14:textId="77777777" w:rsidR="00DC2566" w:rsidRDefault="00DC2566">
      <w:pPr>
        <w:spacing w:after="160"/>
        <w:rPr>
          <w:lang w:val="en-US"/>
        </w:rPr>
      </w:pPr>
      <w:r>
        <w:rPr>
          <w:lang w:val="en-US"/>
        </w:rPr>
        <w:br w:type="page"/>
      </w:r>
    </w:p>
    <w:p w14:paraId="34B1E1AC" w14:textId="77777777" w:rsidR="00DC2566" w:rsidRDefault="00DC2566" w:rsidP="00DC2566">
      <w:pPr>
        <w:pStyle w:val="Heading1"/>
      </w:pPr>
      <w:r>
        <w:lastRenderedPageBreak/>
        <w:t>text for inclusion:</w:t>
      </w:r>
    </w:p>
    <w:p w14:paraId="31BCD7DC" w14:textId="77777777" w:rsidR="00DC2566" w:rsidRDefault="00DC2566" w:rsidP="00081450">
      <w:pPr>
        <w:spacing w:line="240" w:lineRule="auto"/>
        <w:rPr>
          <w:lang w:val="en-US"/>
        </w:rPr>
      </w:pPr>
    </w:p>
    <w:p w14:paraId="136BAD69"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color w:val="FF0000"/>
          <w:sz w:val="24"/>
          <w:szCs w:val="24"/>
          <w:lang w:val="en-US"/>
        </w:rPr>
      </w:pPr>
      <w:r>
        <w:rPr>
          <w:rFonts w:ascii="Helvetica" w:hAnsi="Helvetica" w:cs="Helvetica"/>
          <w:b/>
          <w:bCs/>
          <w:color w:val="FF0000"/>
          <w:sz w:val="24"/>
          <w:szCs w:val="24"/>
          <w:lang w:val="en-US"/>
        </w:rPr>
        <w:t xml:space="preserve">IMPORTANT: the texts in red SHOULD NOT </w:t>
      </w:r>
      <w:proofErr w:type="gramStart"/>
      <w:r>
        <w:rPr>
          <w:rFonts w:ascii="Helvetica" w:hAnsi="Helvetica" w:cs="Helvetica"/>
          <w:b/>
          <w:bCs/>
          <w:color w:val="FF0000"/>
          <w:sz w:val="24"/>
          <w:szCs w:val="24"/>
          <w:lang w:val="en-US"/>
        </w:rPr>
        <w:t>be</w:t>
      </w:r>
      <w:proofErr w:type="gramEnd"/>
      <w:r>
        <w:rPr>
          <w:rFonts w:ascii="Helvetica" w:hAnsi="Helvetica" w:cs="Helvetica"/>
          <w:b/>
          <w:bCs/>
          <w:color w:val="FF0000"/>
          <w:sz w:val="24"/>
          <w:szCs w:val="24"/>
          <w:lang w:val="en-US"/>
        </w:rPr>
        <w:t xml:space="preserve"> applied to the material. </w:t>
      </w:r>
    </w:p>
    <w:p w14:paraId="2C27F195" w14:textId="7DB29361"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color w:val="FF0000"/>
          <w:sz w:val="24"/>
          <w:szCs w:val="24"/>
          <w:lang w:val="en-US"/>
        </w:rPr>
      </w:pPr>
      <w:proofErr w:type="gramStart"/>
      <w:r>
        <w:rPr>
          <w:rFonts w:ascii="Helvetica" w:hAnsi="Helvetica" w:cs="Helvetica"/>
          <w:b/>
          <w:bCs/>
          <w:color w:val="FF0000"/>
          <w:sz w:val="24"/>
          <w:szCs w:val="24"/>
          <w:lang w:val="en-US"/>
        </w:rPr>
        <w:t>Only to guide your layout.</w:t>
      </w:r>
      <w:proofErr w:type="gramEnd"/>
    </w:p>
    <w:p w14:paraId="569EFB9F" w14:textId="77777777" w:rsidR="00DC2566" w:rsidRDefault="00DC2566" w:rsidP="00081450">
      <w:pPr>
        <w:spacing w:line="240" w:lineRule="auto"/>
        <w:rPr>
          <w:b/>
          <w:i/>
          <w:color w:val="FF0000"/>
          <w:lang w:val="en-US"/>
        </w:rPr>
      </w:pPr>
    </w:p>
    <w:p w14:paraId="129EDE70" w14:textId="77777777" w:rsidR="00DC2566" w:rsidRPr="00DC2566" w:rsidRDefault="00DC2566" w:rsidP="00081450">
      <w:pPr>
        <w:spacing w:line="240" w:lineRule="auto"/>
        <w:rPr>
          <w:b/>
          <w:i/>
          <w:color w:val="FF0000"/>
          <w:lang w:val="en-US"/>
        </w:rPr>
      </w:pPr>
      <w:r w:rsidRPr="00DC2566">
        <w:rPr>
          <w:b/>
          <w:i/>
          <w:color w:val="FF0000"/>
          <w:lang w:val="en-US"/>
        </w:rPr>
        <w:t>Skill40_Editorial_01.rtf</w:t>
      </w:r>
    </w:p>
    <w:p w14:paraId="5DB94F9D"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color w:val="FF0000"/>
          <w:sz w:val="24"/>
          <w:szCs w:val="24"/>
          <w:lang w:val="en-US"/>
        </w:rPr>
      </w:pPr>
    </w:p>
    <w:p w14:paraId="29302509"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Times New Roman" w:hAnsi="Times New Roman" w:cs="Times New Roman"/>
          <w:szCs w:val="20"/>
          <w:lang w:val="en-US"/>
        </w:rPr>
      </w:pPr>
      <w:r w:rsidRPr="00B074A8">
        <w:rPr>
          <w:rFonts w:ascii="Helvetica" w:hAnsi="Helvetica" w:cs="Helvetica"/>
          <w:color w:val="141823"/>
          <w:szCs w:val="20"/>
          <w:lang w:val="en-US"/>
        </w:rPr>
        <w:t>Meet, Learn and Share</w:t>
      </w:r>
    </w:p>
    <w:p w14:paraId="045D40B7"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Times New Roman" w:hAnsi="Times New Roman" w:cs="Times New Roman"/>
          <w:szCs w:val="20"/>
          <w:lang w:val="en-US"/>
        </w:rPr>
      </w:pPr>
    </w:p>
    <w:p w14:paraId="3F39D566" w14:textId="77777777" w:rsidR="00DC2566" w:rsidRPr="00B074A8" w:rsidRDefault="00DC2566" w:rsidP="00081450">
      <w:pPr>
        <w:spacing w:line="240" w:lineRule="auto"/>
        <w:rPr>
          <w:rFonts w:ascii="Helvetica" w:hAnsi="Helvetica" w:cs="Helvetica"/>
          <w:color w:val="FF0000"/>
          <w:szCs w:val="20"/>
          <w:lang w:val="en-US"/>
        </w:rPr>
      </w:pPr>
      <w:r w:rsidRPr="00B074A8">
        <w:rPr>
          <w:rFonts w:ascii="Helvetica" w:hAnsi="Helvetica" w:cs="Helvetica"/>
          <w:color w:val="FF0000"/>
          <w:szCs w:val="20"/>
          <w:lang w:val="en-US"/>
        </w:rPr>
        <w:t>(</w:t>
      </w:r>
      <w:proofErr w:type="gramStart"/>
      <w:r w:rsidRPr="00B074A8">
        <w:rPr>
          <w:rFonts w:ascii="Helvetica" w:hAnsi="Helvetica" w:cs="Helvetica"/>
          <w:color w:val="FF0000"/>
          <w:szCs w:val="20"/>
          <w:lang w:val="en-US"/>
        </w:rPr>
        <w:t>insert</w:t>
      </w:r>
      <w:proofErr w:type="gramEnd"/>
      <w:r w:rsidRPr="00B074A8">
        <w:rPr>
          <w:rFonts w:ascii="Helvetica" w:hAnsi="Helvetica" w:cs="Helvetica"/>
          <w:color w:val="FF0000"/>
          <w:szCs w:val="20"/>
          <w:lang w:val="en-US"/>
        </w:rPr>
        <w:t xml:space="preserve"> the logo of </w:t>
      </w:r>
      <w:proofErr w:type="spellStart"/>
      <w:r w:rsidRPr="00B074A8">
        <w:rPr>
          <w:rFonts w:ascii="Helvetica" w:hAnsi="Helvetica" w:cs="Helvetica"/>
          <w:color w:val="FF0000"/>
          <w:szCs w:val="20"/>
          <w:lang w:val="en-US"/>
        </w:rPr>
        <w:t>Visitei</w:t>
      </w:r>
      <w:proofErr w:type="spellEnd"/>
      <w:r w:rsidRPr="00B074A8">
        <w:rPr>
          <w:rFonts w:ascii="Helvetica" w:hAnsi="Helvetica" w:cs="Helvetica"/>
          <w:color w:val="FF0000"/>
          <w:szCs w:val="20"/>
          <w:lang w:val="en-US"/>
        </w:rPr>
        <w:t>)</w:t>
      </w:r>
    </w:p>
    <w:p w14:paraId="645EAB60" w14:textId="77777777" w:rsidR="00DC2566" w:rsidRDefault="00DC2566" w:rsidP="00081450">
      <w:pPr>
        <w:spacing w:line="240" w:lineRule="auto"/>
        <w:rPr>
          <w:rFonts w:ascii="Helvetica" w:hAnsi="Helvetica" w:cs="Helvetica"/>
          <w:color w:val="FF0000"/>
          <w:szCs w:val="20"/>
          <w:lang w:val="en-US"/>
        </w:rPr>
      </w:pPr>
    </w:p>
    <w:p w14:paraId="104B1D84" w14:textId="77777777" w:rsidR="00B074A8" w:rsidRDefault="00B074A8" w:rsidP="00081450">
      <w:pPr>
        <w:spacing w:line="240" w:lineRule="auto"/>
        <w:rPr>
          <w:rFonts w:ascii="Helvetica" w:hAnsi="Helvetica" w:cs="Helvetica"/>
          <w:color w:val="FF0000"/>
          <w:szCs w:val="20"/>
          <w:lang w:val="en-US"/>
        </w:rPr>
      </w:pPr>
    </w:p>
    <w:p w14:paraId="2CB80ACD" w14:textId="77777777" w:rsidR="00B074A8" w:rsidRDefault="00B074A8" w:rsidP="00081450">
      <w:pPr>
        <w:spacing w:line="240" w:lineRule="auto"/>
        <w:rPr>
          <w:rFonts w:ascii="Helvetica" w:hAnsi="Helvetica" w:cs="Helvetica"/>
          <w:color w:val="FF0000"/>
          <w:szCs w:val="20"/>
          <w:lang w:val="en-US"/>
        </w:rPr>
      </w:pPr>
    </w:p>
    <w:p w14:paraId="2224DBE6" w14:textId="77777777" w:rsidR="00603235" w:rsidRDefault="00603235" w:rsidP="00081450">
      <w:pPr>
        <w:spacing w:line="240" w:lineRule="auto"/>
        <w:rPr>
          <w:rFonts w:ascii="Helvetica" w:hAnsi="Helvetica" w:cs="Helvetica"/>
          <w:color w:val="FF0000"/>
          <w:szCs w:val="20"/>
          <w:lang w:val="en-US"/>
        </w:rPr>
      </w:pPr>
    </w:p>
    <w:p w14:paraId="7B14C69D" w14:textId="77777777" w:rsidR="00603235" w:rsidRDefault="00603235" w:rsidP="00081450">
      <w:pPr>
        <w:spacing w:line="240" w:lineRule="auto"/>
        <w:rPr>
          <w:rFonts w:ascii="Helvetica" w:hAnsi="Helvetica" w:cs="Helvetica"/>
          <w:color w:val="FF0000"/>
          <w:szCs w:val="20"/>
          <w:lang w:val="en-US"/>
        </w:rPr>
      </w:pPr>
    </w:p>
    <w:p w14:paraId="2B8316A4" w14:textId="77777777" w:rsidR="00B074A8" w:rsidRPr="00B074A8" w:rsidRDefault="00B074A8" w:rsidP="00081450">
      <w:pPr>
        <w:spacing w:line="240" w:lineRule="auto"/>
        <w:rPr>
          <w:rFonts w:ascii="Helvetica" w:hAnsi="Helvetica" w:cs="Helvetica"/>
          <w:color w:val="FF0000"/>
          <w:szCs w:val="20"/>
          <w:lang w:val="en-US"/>
        </w:rPr>
      </w:pPr>
    </w:p>
    <w:p w14:paraId="1EE1806E" w14:textId="77777777" w:rsidR="00DC2566" w:rsidRPr="00B074A8" w:rsidRDefault="00DC2566" w:rsidP="00081450">
      <w:pPr>
        <w:spacing w:line="240" w:lineRule="auto"/>
        <w:rPr>
          <w:rFonts w:ascii="Helvetica" w:hAnsi="Helvetica" w:cs="Helvetica"/>
          <w:color w:val="FF0000"/>
          <w:szCs w:val="20"/>
          <w:lang w:val="en-US"/>
        </w:rPr>
      </w:pPr>
    </w:p>
    <w:p w14:paraId="4C08CDC8" w14:textId="3EC97574" w:rsidR="00DC2566" w:rsidRPr="00B074A8" w:rsidRDefault="00DC2566" w:rsidP="00DC2566">
      <w:pPr>
        <w:spacing w:line="240" w:lineRule="auto"/>
        <w:rPr>
          <w:b/>
          <w:i/>
          <w:color w:val="FF0000"/>
          <w:szCs w:val="20"/>
          <w:lang w:val="en-US"/>
        </w:rPr>
      </w:pPr>
      <w:r w:rsidRPr="00B074A8">
        <w:rPr>
          <w:b/>
          <w:i/>
          <w:color w:val="FF0000"/>
          <w:szCs w:val="20"/>
          <w:lang w:val="en-US"/>
        </w:rPr>
        <w:t>Skill40_Editorial_02.rtf</w:t>
      </w:r>
    </w:p>
    <w:p w14:paraId="44B45866" w14:textId="77777777" w:rsidR="00DC2566" w:rsidRPr="00B074A8" w:rsidRDefault="00DC2566" w:rsidP="00DC2566">
      <w:pPr>
        <w:spacing w:line="240" w:lineRule="auto"/>
        <w:rPr>
          <w:b/>
          <w:i/>
          <w:color w:val="FF0000"/>
          <w:szCs w:val="20"/>
          <w:lang w:val="en-US"/>
        </w:rPr>
      </w:pPr>
    </w:p>
    <w:p w14:paraId="215F56C7"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Partners</w:t>
      </w:r>
    </w:p>
    <w:p w14:paraId="6190E5EF"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0ED1F345"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w:t>
      </w:r>
      <w:proofErr w:type="gramStart"/>
      <w:r w:rsidRPr="00B074A8">
        <w:rPr>
          <w:rFonts w:ascii="Helvetica" w:hAnsi="Helvetica" w:cs="Helvetica"/>
          <w:color w:val="FF0000"/>
          <w:szCs w:val="20"/>
          <w:lang w:val="en-US"/>
        </w:rPr>
        <w:t>insert</w:t>
      </w:r>
      <w:proofErr w:type="gramEnd"/>
      <w:r w:rsidRPr="00B074A8">
        <w:rPr>
          <w:rFonts w:ascii="Helvetica" w:hAnsi="Helvetica" w:cs="Helvetica"/>
          <w:color w:val="FF0000"/>
          <w:szCs w:val="20"/>
          <w:lang w:val="en-US"/>
        </w:rPr>
        <w:t xml:space="preserve"> all logos of the studios - All the logos should be in Vector)</w:t>
      </w:r>
    </w:p>
    <w:p w14:paraId="4E40D2E9"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27E805CB"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Presented by</w:t>
      </w:r>
    </w:p>
    <w:p w14:paraId="0B330BB9"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3F3A6F21" w14:textId="51ABBE6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w:t>
      </w:r>
      <w:proofErr w:type="gramStart"/>
      <w:r w:rsidRPr="00B074A8">
        <w:rPr>
          <w:rFonts w:ascii="Helvetica" w:hAnsi="Helvetica" w:cs="Helvetica"/>
          <w:color w:val="FF0000"/>
          <w:szCs w:val="20"/>
          <w:lang w:val="en-US"/>
        </w:rPr>
        <w:t>insert</w:t>
      </w:r>
      <w:proofErr w:type="gramEnd"/>
      <w:r w:rsidRPr="00B074A8">
        <w:rPr>
          <w:rFonts w:ascii="Helvetica" w:hAnsi="Helvetica" w:cs="Helvetica"/>
          <w:color w:val="FF0000"/>
          <w:szCs w:val="20"/>
          <w:lang w:val="en-US"/>
        </w:rPr>
        <w:t xml:space="preserve"> the logo of </w:t>
      </w:r>
      <w:proofErr w:type="spellStart"/>
      <w:r w:rsidRPr="00B074A8">
        <w:rPr>
          <w:rFonts w:ascii="Helvetica" w:hAnsi="Helvetica" w:cs="Helvetica"/>
          <w:color w:val="FF0000"/>
          <w:szCs w:val="20"/>
          <w:lang w:val="en-US"/>
        </w:rPr>
        <w:t>Visitei</w:t>
      </w:r>
      <w:proofErr w:type="spellEnd"/>
      <w:r w:rsidRPr="00B074A8">
        <w:rPr>
          <w:rFonts w:ascii="Helvetica" w:hAnsi="Helvetica" w:cs="Helvetica"/>
          <w:color w:val="FF0000"/>
          <w:szCs w:val="20"/>
          <w:lang w:val="en-US"/>
        </w:rPr>
        <w:t>)</w:t>
      </w:r>
    </w:p>
    <w:p w14:paraId="3FC61CA8"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p>
    <w:p w14:paraId="2E462070"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www.visitei.la</w:t>
      </w:r>
    </w:p>
    <w:p w14:paraId="5357467F"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56385FDC"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Connect us</w:t>
      </w:r>
    </w:p>
    <w:p w14:paraId="4BC26013"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roofErr w:type="gramStart"/>
      <w:r w:rsidRPr="00B074A8">
        <w:rPr>
          <w:rFonts w:ascii="Helvetica" w:hAnsi="Helvetica" w:cs="Helvetica"/>
          <w:szCs w:val="20"/>
          <w:lang w:val="en-US"/>
        </w:rPr>
        <w:t>facebook.com</w:t>
      </w:r>
      <w:proofErr w:type="gramEnd"/>
      <w:r w:rsidRPr="00B074A8">
        <w:rPr>
          <w:rFonts w:ascii="Helvetica" w:hAnsi="Helvetica" w:cs="Helvetica"/>
          <w:szCs w:val="20"/>
          <w:lang w:val="en-US"/>
        </w:rPr>
        <w:t>/</w:t>
      </w:r>
      <w:proofErr w:type="spellStart"/>
      <w:r w:rsidRPr="00B074A8">
        <w:rPr>
          <w:rFonts w:ascii="Helvetica" w:hAnsi="Helvetica" w:cs="Helvetica"/>
          <w:szCs w:val="20"/>
          <w:lang w:val="en-US"/>
        </w:rPr>
        <w:t>visitei</w:t>
      </w:r>
      <w:proofErr w:type="spellEnd"/>
    </w:p>
    <w:p w14:paraId="7AEC9AFB"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roofErr w:type="gramStart"/>
      <w:r w:rsidRPr="00B074A8">
        <w:rPr>
          <w:rFonts w:ascii="Helvetica" w:hAnsi="Helvetica" w:cs="Helvetica"/>
          <w:szCs w:val="20"/>
          <w:lang w:val="en-US"/>
        </w:rPr>
        <w:t>twitter.com</w:t>
      </w:r>
      <w:proofErr w:type="gramEnd"/>
      <w:r w:rsidRPr="00B074A8">
        <w:rPr>
          <w:rFonts w:ascii="Helvetica" w:hAnsi="Helvetica" w:cs="Helvetica"/>
          <w:szCs w:val="20"/>
          <w:lang w:val="en-US"/>
        </w:rPr>
        <w:t>/</w:t>
      </w:r>
      <w:proofErr w:type="spellStart"/>
      <w:r w:rsidRPr="00B074A8">
        <w:rPr>
          <w:rFonts w:ascii="Helvetica" w:hAnsi="Helvetica" w:cs="Helvetica"/>
          <w:szCs w:val="20"/>
          <w:lang w:val="en-US"/>
        </w:rPr>
        <w:t>visitei_la</w:t>
      </w:r>
      <w:proofErr w:type="spellEnd"/>
    </w:p>
    <w:p w14:paraId="62028678"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15ED8A08"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Contact us</w:t>
      </w:r>
    </w:p>
    <w:p w14:paraId="54D4FF9D"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oi@visitei.la</w:t>
      </w:r>
    </w:p>
    <w:p w14:paraId="7D38169C"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p>
    <w:p w14:paraId="6BC84DCA"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color w:val="FF0000"/>
          <w:szCs w:val="20"/>
          <w:lang w:val="en-US"/>
        </w:rPr>
        <w:t>(</w:t>
      </w:r>
      <w:proofErr w:type="gramStart"/>
      <w:r w:rsidRPr="00B074A8">
        <w:rPr>
          <w:rFonts w:ascii="Helvetica" w:hAnsi="Helvetica" w:cs="Helvetica"/>
          <w:color w:val="FF0000"/>
          <w:szCs w:val="20"/>
          <w:lang w:val="en-US"/>
        </w:rPr>
        <w:t>insert</w:t>
      </w:r>
      <w:proofErr w:type="gramEnd"/>
      <w:r w:rsidRPr="00B074A8">
        <w:rPr>
          <w:rFonts w:ascii="Helvetica" w:hAnsi="Helvetica" w:cs="Helvetica"/>
          <w:color w:val="FF0000"/>
          <w:szCs w:val="20"/>
          <w:lang w:val="en-US"/>
        </w:rPr>
        <w:t xml:space="preserve"> the </w:t>
      </w:r>
      <w:proofErr w:type="spellStart"/>
      <w:r w:rsidRPr="00B074A8">
        <w:rPr>
          <w:rFonts w:ascii="Helvetica" w:hAnsi="Helvetica" w:cs="Helvetica"/>
          <w:color w:val="FF0000"/>
          <w:szCs w:val="20"/>
          <w:lang w:val="en-US"/>
        </w:rPr>
        <w:t>QRCode</w:t>
      </w:r>
      <w:proofErr w:type="spellEnd"/>
      <w:r w:rsidRPr="00B074A8">
        <w:rPr>
          <w:rFonts w:ascii="Helvetica" w:hAnsi="Helvetica" w:cs="Helvetica"/>
          <w:color w:val="FF0000"/>
          <w:szCs w:val="20"/>
          <w:lang w:val="en-US"/>
        </w:rPr>
        <w:t>)</w:t>
      </w:r>
    </w:p>
    <w:p w14:paraId="7C218187" w14:textId="77777777" w:rsidR="00DC2566" w:rsidRPr="00B074A8" w:rsidRDefault="00DC2566" w:rsidP="00DC2566">
      <w:pPr>
        <w:spacing w:line="240" w:lineRule="auto"/>
        <w:rPr>
          <w:b/>
          <w:i/>
          <w:color w:val="FF0000"/>
          <w:szCs w:val="20"/>
          <w:lang w:val="en-US"/>
        </w:rPr>
      </w:pPr>
    </w:p>
    <w:p w14:paraId="096290A1" w14:textId="77777777" w:rsidR="00DC2566" w:rsidRPr="00B074A8" w:rsidRDefault="00DC2566">
      <w:pPr>
        <w:spacing w:after="160"/>
        <w:rPr>
          <w:szCs w:val="20"/>
          <w:lang w:val="en-US"/>
        </w:rPr>
      </w:pPr>
      <w:r w:rsidRPr="00B074A8">
        <w:rPr>
          <w:szCs w:val="20"/>
          <w:lang w:val="en-US"/>
        </w:rPr>
        <w:br w:type="page"/>
      </w:r>
    </w:p>
    <w:p w14:paraId="2553349A" w14:textId="3CF943BC" w:rsidR="00DC2566" w:rsidRDefault="00DC2566" w:rsidP="00DC2566">
      <w:pPr>
        <w:spacing w:line="240" w:lineRule="auto"/>
        <w:rPr>
          <w:b/>
          <w:i/>
          <w:color w:val="FF0000"/>
          <w:lang w:val="en-US"/>
        </w:rPr>
      </w:pPr>
      <w:r>
        <w:rPr>
          <w:b/>
          <w:i/>
          <w:color w:val="FF0000"/>
          <w:lang w:val="en-US"/>
        </w:rPr>
        <w:lastRenderedPageBreak/>
        <w:t>Skill40_Editorial_03</w:t>
      </w:r>
      <w:r w:rsidRPr="00DC2566">
        <w:rPr>
          <w:b/>
          <w:i/>
          <w:color w:val="FF0000"/>
          <w:lang w:val="en-US"/>
        </w:rPr>
        <w:t>.rtf</w:t>
      </w:r>
    </w:p>
    <w:p w14:paraId="5FE1BE35" w14:textId="77777777" w:rsidR="00DC2566" w:rsidRDefault="00DC2566" w:rsidP="00DC2566">
      <w:pPr>
        <w:spacing w:line="240" w:lineRule="auto"/>
        <w:rPr>
          <w:b/>
          <w:i/>
          <w:color w:val="FF0000"/>
          <w:lang w:val="en-US"/>
        </w:rPr>
      </w:pPr>
    </w:p>
    <w:p w14:paraId="3E10238E" w14:textId="3344579C"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 w:val="24"/>
          <w:szCs w:val="24"/>
          <w:lang w:val="en-US"/>
        </w:rPr>
      </w:pPr>
      <w:r>
        <w:rPr>
          <w:rFonts w:ascii="Helvetica" w:hAnsi="Helvetica" w:cs="Helvetica"/>
          <w:color w:val="FF0000"/>
          <w:sz w:val="24"/>
          <w:szCs w:val="24"/>
          <w:lang w:val="en-US"/>
        </w:rPr>
        <w:t>Note: you create the titles and body text paragraph styles</w:t>
      </w:r>
    </w:p>
    <w:p w14:paraId="0C30D32F"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 w:val="24"/>
          <w:szCs w:val="24"/>
          <w:lang w:val="en-US"/>
        </w:rPr>
      </w:pPr>
    </w:p>
    <w:p w14:paraId="48226852"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 w:val="24"/>
          <w:szCs w:val="24"/>
          <w:lang w:val="en-US"/>
        </w:rPr>
      </w:pPr>
      <w:r>
        <w:rPr>
          <w:rFonts w:ascii="Helvetica" w:hAnsi="Helvetica" w:cs="Helvetica"/>
          <w:color w:val="FF0000"/>
          <w:sz w:val="24"/>
          <w:szCs w:val="24"/>
          <w:lang w:val="en-US"/>
        </w:rPr>
        <w:t>Header</w:t>
      </w:r>
    </w:p>
    <w:p w14:paraId="6B08FF1B"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Times New Roman" w:hAnsi="Times New Roman" w:cs="Times New Roman"/>
          <w:sz w:val="24"/>
          <w:szCs w:val="24"/>
          <w:lang w:val="en-US"/>
        </w:rPr>
      </w:pPr>
      <w:r>
        <w:rPr>
          <w:rFonts w:ascii="Helvetica" w:hAnsi="Helvetica" w:cs="Helvetica"/>
          <w:color w:val="141823"/>
          <w:sz w:val="24"/>
          <w:szCs w:val="24"/>
          <w:lang w:val="en-US"/>
        </w:rPr>
        <w:t>Meet, Learn and Share</w:t>
      </w:r>
    </w:p>
    <w:p w14:paraId="532FAF89"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 w:val="24"/>
          <w:szCs w:val="24"/>
          <w:lang w:val="en-US"/>
        </w:rPr>
      </w:pPr>
    </w:p>
    <w:p w14:paraId="676DF701"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 w:val="24"/>
          <w:szCs w:val="24"/>
          <w:lang w:val="en-US"/>
        </w:rPr>
      </w:pPr>
      <w:r>
        <w:rPr>
          <w:rFonts w:ascii="Helvetica" w:hAnsi="Helvetica" w:cs="Helvetica"/>
          <w:color w:val="FF0000"/>
          <w:sz w:val="24"/>
          <w:szCs w:val="24"/>
          <w:lang w:val="en-US"/>
        </w:rPr>
        <w:t>Footer</w:t>
      </w:r>
    </w:p>
    <w:p w14:paraId="00A9D236"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 w:val="24"/>
          <w:szCs w:val="24"/>
          <w:lang w:val="en-US"/>
        </w:rPr>
      </w:pPr>
      <w:r>
        <w:rPr>
          <w:rFonts w:ascii="Helvetica" w:hAnsi="Helvetica" w:cs="Helvetica"/>
          <w:sz w:val="24"/>
          <w:szCs w:val="24"/>
          <w:lang w:val="en-US"/>
        </w:rPr>
        <w:t>www.visitei.la</w:t>
      </w:r>
    </w:p>
    <w:p w14:paraId="0DF203DD"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 w:val="24"/>
          <w:szCs w:val="24"/>
          <w:lang w:val="en-US"/>
        </w:rPr>
      </w:pPr>
    </w:p>
    <w:p w14:paraId="188AE924"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 w:val="24"/>
          <w:szCs w:val="24"/>
          <w:lang w:val="en-US"/>
        </w:rPr>
      </w:pPr>
      <w:r>
        <w:rPr>
          <w:rFonts w:ascii="Helvetica" w:hAnsi="Helvetica" w:cs="Helvetica"/>
          <w:color w:val="FF0000"/>
          <w:sz w:val="24"/>
          <w:szCs w:val="24"/>
          <w:lang w:val="en-US"/>
        </w:rPr>
        <w:t>Running Headline Pages 02</w:t>
      </w:r>
    </w:p>
    <w:p w14:paraId="241EBD5E"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 w:val="24"/>
          <w:szCs w:val="24"/>
          <w:lang w:val="en-US"/>
        </w:rPr>
      </w:pPr>
      <w:r>
        <w:rPr>
          <w:rFonts w:ascii="Helvetica" w:hAnsi="Helvetica" w:cs="Helvetica"/>
          <w:sz w:val="24"/>
          <w:szCs w:val="24"/>
          <w:lang w:val="en-US"/>
        </w:rPr>
        <w:t xml:space="preserve">About </w:t>
      </w:r>
      <w:proofErr w:type="spellStart"/>
      <w:r>
        <w:rPr>
          <w:rFonts w:ascii="Helvetica" w:hAnsi="Helvetica" w:cs="Helvetica"/>
          <w:sz w:val="24"/>
          <w:szCs w:val="24"/>
          <w:lang w:val="en-US"/>
        </w:rPr>
        <w:t>Visitei</w:t>
      </w:r>
      <w:proofErr w:type="spellEnd"/>
    </w:p>
    <w:p w14:paraId="032B2EA5"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 w:val="24"/>
          <w:szCs w:val="24"/>
          <w:lang w:val="en-US"/>
        </w:rPr>
      </w:pPr>
    </w:p>
    <w:p w14:paraId="2AA916E8"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 w:val="24"/>
          <w:szCs w:val="24"/>
          <w:lang w:val="en-US"/>
        </w:rPr>
      </w:pPr>
      <w:r>
        <w:rPr>
          <w:rFonts w:ascii="Helvetica" w:hAnsi="Helvetica" w:cs="Helvetica"/>
          <w:color w:val="FF0000"/>
          <w:sz w:val="24"/>
          <w:szCs w:val="24"/>
          <w:lang w:val="en-US"/>
        </w:rPr>
        <w:t>(</w:t>
      </w:r>
      <w:proofErr w:type="gramStart"/>
      <w:r>
        <w:rPr>
          <w:rFonts w:ascii="Helvetica" w:hAnsi="Helvetica" w:cs="Helvetica"/>
          <w:color w:val="FF0000"/>
          <w:sz w:val="24"/>
          <w:szCs w:val="24"/>
          <w:lang w:val="en-US"/>
        </w:rPr>
        <w:t>insert</w:t>
      </w:r>
      <w:proofErr w:type="gramEnd"/>
      <w:r>
        <w:rPr>
          <w:rFonts w:ascii="Helvetica" w:hAnsi="Helvetica" w:cs="Helvetica"/>
          <w:color w:val="FF0000"/>
          <w:sz w:val="24"/>
          <w:szCs w:val="24"/>
          <w:lang w:val="en-US"/>
        </w:rPr>
        <w:t xml:space="preserve"> the logo of </w:t>
      </w:r>
      <w:proofErr w:type="spellStart"/>
      <w:r>
        <w:rPr>
          <w:rFonts w:ascii="Helvetica" w:hAnsi="Helvetica" w:cs="Helvetica"/>
          <w:color w:val="FF0000"/>
          <w:sz w:val="24"/>
          <w:szCs w:val="24"/>
          <w:lang w:val="en-US"/>
        </w:rPr>
        <w:t>Visitei</w:t>
      </w:r>
      <w:proofErr w:type="spellEnd"/>
      <w:r>
        <w:rPr>
          <w:rFonts w:ascii="Helvetica" w:hAnsi="Helvetica" w:cs="Helvetica"/>
          <w:color w:val="FF0000"/>
          <w:sz w:val="24"/>
          <w:szCs w:val="24"/>
          <w:lang w:val="en-US"/>
        </w:rPr>
        <w:t>)</w:t>
      </w:r>
    </w:p>
    <w:p w14:paraId="33E08725"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 w:val="24"/>
          <w:szCs w:val="24"/>
          <w:lang w:val="en-US"/>
        </w:rPr>
      </w:pPr>
    </w:p>
    <w:p w14:paraId="47AD5E26"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b/>
          <w:bCs/>
          <w:szCs w:val="20"/>
          <w:lang w:val="en-US"/>
        </w:rPr>
        <w:t xml:space="preserve">About </w:t>
      </w:r>
      <w:proofErr w:type="spellStart"/>
      <w:r w:rsidRPr="00DC2566">
        <w:rPr>
          <w:rFonts w:ascii="Helvetica" w:hAnsi="Helvetica" w:cs="Helvetica"/>
          <w:b/>
          <w:bCs/>
          <w:szCs w:val="20"/>
          <w:lang w:val="en-US"/>
        </w:rPr>
        <w:t>Visitei</w:t>
      </w:r>
      <w:proofErr w:type="spellEnd"/>
    </w:p>
    <w:p w14:paraId="6101AB20"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180EC3DE"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Have you ever wanted to know some design office? Curious to know how is it inside and meet the people who work there? </w:t>
      </w:r>
      <w:proofErr w:type="spellStart"/>
      <w:r w:rsidRPr="00DC2566">
        <w:rPr>
          <w:rFonts w:ascii="Helvetica" w:hAnsi="Helvetica" w:cs="Helvetica"/>
          <w:szCs w:val="20"/>
          <w:lang w:val="en-US"/>
        </w:rPr>
        <w:t>Visitei</w:t>
      </w:r>
      <w:proofErr w:type="spellEnd"/>
      <w:r w:rsidRPr="00DC2566">
        <w:rPr>
          <w:rFonts w:ascii="Helvetica" w:hAnsi="Helvetica" w:cs="Helvetica"/>
          <w:szCs w:val="20"/>
          <w:lang w:val="en-US"/>
        </w:rPr>
        <w:t xml:space="preserve"> was born rightfully so.</w:t>
      </w:r>
    </w:p>
    <w:p w14:paraId="097CDBF1"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It is a platform (www.visitei.la) that aims to facilitate, organize and encourage visits from people who want to know design offices.</w:t>
      </w:r>
    </w:p>
    <w:p w14:paraId="160E5A2F"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The intention is that visitors learn about design, help to building the design community and approaching studios and people. It´s good to both </w:t>
      </w:r>
      <w:proofErr w:type="gramStart"/>
      <w:r w:rsidRPr="00DC2566">
        <w:rPr>
          <w:rFonts w:ascii="Helvetica" w:hAnsi="Helvetica" w:cs="Helvetica"/>
          <w:szCs w:val="20"/>
          <w:lang w:val="en-US"/>
        </w:rPr>
        <w:t>side</w:t>
      </w:r>
      <w:proofErr w:type="gramEnd"/>
      <w:r w:rsidRPr="00DC2566">
        <w:rPr>
          <w:rFonts w:ascii="Helvetica" w:hAnsi="Helvetica" w:cs="Helvetica"/>
          <w:szCs w:val="20"/>
          <w:lang w:val="en-US"/>
        </w:rPr>
        <w:t>: visitors satisfy their curiosity about the day-to-day office they admire, and businesses increase their visibility to the design market (and potential employees).</w:t>
      </w:r>
    </w:p>
    <w:p w14:paraId="3FA6884D"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Visitors do not pay anything to participate in the meetings, and visits can happen both on weekdays as on holidays - </w:t>
      </w:r>
      <w:proofErr w:type="gramStart"/>
      <w:r w:rsidRPr="00DC2566">
        <w:rPr>
          <w:rFonts w:ascii="Helvetica" w:hAnsi="Helvetica" w:cs="Helvetica"/>
          <w:szCs w:val="20"/>
          <w:lang w:val="en-US"/>
        </w:rPr>
        <w:t>who</w:t>
      </w:r>
      <w:proofErr w:type="gramEnd"/>
      <w:r w:rsidRPr="00DC2566">
        <w:rPr>
          <w:rFonts w:ascii="Helvetica" w:hAnsi="Helvetica" w:cs="Helvetica"/>
          <w:szCs w:val="20"/>
          <w:lang w:val="en-US"/>
        </w:rPr>
        <w:t xml:space="preserve"> chooses the most appropriate date is the design office, according to the availability of staff. In the Casa Rex, for example, visits usually last an hour and have a lecture by Gustavo </w:t>
      </w:r>
      <w:proofErr w:type="spellStart"/>
      <w:r w:rsidRPr="00DC2566">
        <w:rPr>
          <w:rFonts w:ascii="Helvetica" w:hAnsi="Helvetica" w:cs="Helvetica"/>
          <w:szCs w:val="20"/>
          <w:lang w:val="en-US"/>
        </w:rPr>
        <w:t>Piqueira</w:t>
      </w:r>
      <w:proofErr w:type="spellEnd"/>
      <w:r w:rsidRPr="00DC2566">
        <w:rPr>
          <w:rFonts w:ascii="Helvetica" w:hAnsi="Helvetica" w:cs="Helvetica"/>
          <w:szCs w:val="20"/>
          <w:lang w:val="en-US"/>
        </w:rPr>
        <w:t>, ahead office. In the UNO + BRAND, visits are in smaller groups, only two people who can spend the whole day watching the routine of the place. The idea is that each studio open to visits as it sees best.</w:t>
      </w:r>
    </w:p>
    <w:p w14:paraId="72C7D9E5"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Until now, the project has ten companies registered for visits covering four different states of Brazil.</w:t>
      </w:r>
    </w:p>
    <w:p w14:paraId="77FF23EB"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Times New Roman" w:hAnsi="Times New Roman" w:cs="Times New Roman"/>
          <w:szCs w:val="20"/>
          <w:lang w:val="en-US"/>
        </w:rPr>
      </w:pPr>
      <w:proofErr w:type="spellStart"/>
      <w:r w:rsidRPr="00DC2566">
        <w:rPr>
          <w:rFonts w:ascii="Helvetica" w:hAnsi="Helvetica" w:cs="Helvetica"/>
          <w:szCs w:val="20"/>
          <w:lang w:val="en-US"/>
        </w:rPr>
        <w:t>Visitei</w:t>
      </w:r>
      <w:proofErr w:type="spellEnd"/>
      <w:r w:rsidRPr="00DC2566">
        <w:rPr>
          <w:rFonts w:ascii="Helvetica" w:hAnsi="Helvetica" w:cs="Helvetica"/>
          <w:szCs w:val="20"/>
          <w:lang w:val="en-US"/>
        </w:rPr>
        <w:t xml:space="preserve"> is a project by </w:t>
      </w:r>
      <w:proofErr w:type="spellStart"/>
      <w:r w:rsidRPr="00DC2566">
        <w:rPr>
          <w:rFonts w:ascii="Helvetica" w:hAnsi="Helvetica" w:cs="Helvetica"/>
          <w:szCs w:val="20"/>
          <w:lang w:val="en-US"/>
        </w:rPr>
        <w:t>Giovani</w:t>
      </w:r>
      <w:proofErr w:type="spellEnd"/>
      <w:r w:rsidRPr="00DC2566">
        <w:rPr>
          <w:rFonts w:ascii="Helvetica" w:hAnsi="Helvetica" w:cs="Helvetica"/>
          <w:szCs w:val="20"/>
          <w:lang w:val="en-US"/>
        </w:rPr>
        <w:t xml:space="preserve"> </w:t>
      </w:r>
      <w:proofErr w:type="spellStart"/>
      <w:r w:rsidRPr="00DC2566">
        <w:rPr>
          <w:rFonts w:ascii="Helvetica" w:hAnsi="Helvetica" w:cs="Helvetica"/>
          <w:szCs w:val="20"/>
          <w:lang w:val="en-US"/>
        </w:rPr>
        <w:t>Castelucci</w:t>
      </w:r>
      <w:proofErr w:type="spellEnd"/>
      <w:r w:rsidRPr="00DC2566">
        <w:rPr>
          <w:rFonts w:ascii="Helvetica" w:hAnsi="Helvetica" w:cs="Helvetica"/>
          <w:szCs w:val="20"/>
          <w:lang w:val="en-US"/>
        </w:rPr>
        <w:t>, founder of DAÓ, graphic design studio with focus in cultural initiatives.</w:t>
      </w:r>
    </w:p>
    <w:p w14:paraId="53CF5C99"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color w:val="FF0000"/>
          <w:szCs w:val="20"/>
          <w:lang w:val="en-US"/>
        </w:rPr>
      </w:pPr>
    </w:p>
    <w:p w14:paraId="55204088"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Times New Roman" w:hAnsi="Times New Roman" w:cs="Times New Roman"/>
          <w:szCs w:val="20"/>
          <w:lang w:val="en-US"/>
        </w:rPr>
      </w:pPr>
      <w:proofErr w:type="spellStart"/>
      <w:r w:rsidRPr="00DC2566">
        <w:rPr>
          <w:rFonts w:ascii="Helvetica" w:hAnsi="Helvetica" w:cs="Helvetica"/>
          <w:b/>
          <w:bCs/>
          <w:szCs w:val="20"/>
          <w:lang w:val="en-US"/>
        </w:rPr>
        <w:t>Giovani</w:t>
      </w:r>
      <w:proofErr w:type="spellEnd"/>
      <w:r w:rsidRPr="00DC2566">
        <w:rPr>
          <w:rFonts w:ascii="Helvetica" w:hAnsi="Helvetica" w:cs="Helvetica"/>
          <w:b/>
          <w:bCs/>
          <w:szCs w:val="20"/>
          <w:lang w:val="en-US"/>
        </w:rPr>
        <w:t xml:space="preserve"> </w:t>
      </w:r>
      <w:proofErr w:type="spellStart"/>
      <w:r w:rsidRPr="00DC2566">
        <w:rPr>
          <w:rFonts w:ascii="Helvetica" w:hAnsi="Helvetica" w:cs="Helvetica"/>
          <w:b/>
          <w:bCs/>
          <w:szCs w:val="20"/>
          <w:lang w:val="en-US"/>
        </w:rPr>
        <w:t>Castelucci</w:t>
      </w:r>
      <w:proofErr w:type="spellEnd"/>
      <w:r w:rsidRPr="00DC2566">
        <w:rPr>
          <w:rFonts w:ascii="Helvetica" w:hAnsi="Helvetica" w:cs="Helvetica"/>
          <w:b/>
          <w:bCs/>
          <w:szCs w:val="20"/>
          <w:lang w:val="en-US"/>
        </w:rPr>
        <w:t xml:space="preserve"> </w:t>
      </w:r>
      <w:r w:rsidRPr="00DC2566">
        <w:rPr>
          <w:rFonts w:ascii="Helvetica" w:hAnsi="Helvetica" w:cs="Helvetica"/>
          <w:szCs w:val="20"/>
          <w:lang w:val="en-US"/>
        </w:rPr>
        <w:t xml:space="preserve">worked in companies like UNO+BRAND, </w:t>
      </w:r>
      <w:proofErr w:type="spellStart"/>
      <w:r w:rsidRPr="00DC2566">
        <w:rPr>
          <w:rFonts w:ascii="Helvetica" w:hAnsi="Helvetica" w:cs="Helvetica"/>
          <w:szCs w:val="20"/>
          <w:lang w:val="en-US"/>
        </w:rPr>
        <w:t>Sebastiany</w:t>
      </w:r>
      <w:proofErr w:type="spellEnd"/>
      <w:r w:rsidRPr="00DC2566">
        <w:rPr>
          <w:rFonts w:ascii="Helvetica" w:hAnsi="Helvetica" w:cs="Helvetica"/>
          <w:szCs w:val="20"/>
          <w:lang w:val="en-US"/>
        </w:rPr>
        <w:t xml:space="preserve"> Branding and </w:t>
      </w:r>
      <w:proofErr w:type="spellStart"/>
      <w:r w:rsidRPr="00DC2566">
        <w:rPr>
          <w:rFonts w:ascii="Helvetica" w:hAnsi="Helvetica" w:cs="Helvetica"/>
          <w:szCs w:val="20"/>
          <w:lang w:val="en-US"/>
        </w:rPr>
        <w:t>Grupo</w:t>
      </w:r>
      <w:proofErr w:type="spellEnd"/>
      <w:r w:rsidRPr="00DC2566">
        <w:rPr>
          <w:rFonts w:ascii="Helvetica" w:hAnsi="Helvetica" w:cs="Helvetica"/>
          <w:szCs w:val="20"/>
          <w:lang w:val="en-US"/>
        </w:rPr>
        <w:t xml:space="preserve"> Anaya, and coordinated brand creation projects and lead internal communication and new methodology implementation projects. Since 2013 he is responsible for the visual identity of Flipside, a company that organizes the main information security events in Brazil. Co-founder of DAÓ, a design studio that created the visual identity of </w:t>
      </w:r>
      <w:proofErr w:type="spellStart"/>
      <w:r w:rsidRPr="00DC2566">
        <w:rPr>
          <w:rFonts w:ascii="Helvetica" w:hAnsi="Helvetica" w:cs="Helvetica"/>
          <w:szCs w:val="20"/>
          <w:lang w:val="en-US"/>
        </w:rPr>
        <w:t>WorldSkills</w:t>
      </w:r>
      <w:proofErr w:type="spellEnd"/>
      <w:r w:rsidRPr="00DC2566">
        <w:rPr>
          <w:rFonts w:ascii="Helvetica" w:hAnsi="Helvetica" w:cs="Helvetica"/>
          <w:szCs w:val="20"/>
          <w:lang w:val="en-US"/>
        </w:rPr>
        <w:t xml:space="preserve"> São Paulo 2015. In 2014 he founded </w:t>
      </w:r>
      <w:proofErr w:type="spellStart"/>
      <w:r w:rsidRPr="00DC2566">
        <w:rPr>
          <w:rFonts w:ascii="Helvetica" w:hAnsi="Helvetica" w:cs="Helvetica"/>
          <w:szCs w:val="20"/>
          <w:lang w:val="en-US"/>
        </w:rPr>
        <w:t>Visitei</w:t>
      </w:r>
      <w:proofErr w:type="spellEnd"/>
      <w:r w:rsidRPr="00DC2566">
        <w:rPr>
          <w:rFonts w:ascii="Helvetica" w:hAnsi="Helvetica" w:cs="Helvetica"/>
          <w:szCs w:val="20"/>
          <w:lang w:val="en-US"/>
        </w:rPr>
        <w:t xml:space="preserve">, a web-based platform that facilitates, organizes and nurture student visits to design companies, having assured more than 50 people the opportunity to have an insider look to the participating companies. </w:t>
      </w:r>
    </w:p>
    <w:p w14:paraId="51589146"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color w:val="FF0000"/>
          <w:sz w:val="24"/>
          <w:szCs w:val="24"/>
          <w:lang w:val="en-US"/>
        </w:rPr>
      </w:pPr>
    </w:p>
    <w:p w14:paraId="4DCA0B89"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 w:val="24"/>
          <w:szCs w:val="24"/>
          <w:lang w:val="en-US"/>
        </w:rPr>
      </w:pPr>
      <w:r>
        <w:rPr>
          <w:rFonts w:ascii="Helvetica" w:hAnsi="Helvetica" w:cs="Helvetica"/>
          <w:color w:val="FF0000"/>
          <w:sz w:val="24"/>
          <w:szCs w:val="24"/>
          <w:lang w:val="en-US"/>
        </w:rPr>
        <w:t>(</w:t>
      </w:r>
      <w:proofErr w:type="gramStart"/>
      <w:r>
        <w:rPr>
          <w:rFonts w:ascii="Helvetica" w:hAnsi="Helvetica" w:cs="Helvetica"/>
          <w:color w:val="FF0000"/>
          <w:sz w:val="24"/>
          <w:szCs w:val="24"/>
          <w:lang w:val="en-US"/>
        </w:rPr>
        <w:t>insert</w:t>
      </w:r>
      <w:proofErr w:type="gramEnd"/>
      <w:r>
        <w:rPr>
          <w:rFonts w:ascii="Helvetica" w:hAnsi="Helvetica" w:cs="Helvetica"/>
          <w:color w:val="FF0000"/>
          <w:sz w:val="24"/>
          <w:szCs w:val="24"/>
          <w:lang w:val="en-US"/>
        </w:rPr>
        <w:t xml:space="preserve"> the picture of </w:t>
      </w:r>
      <w:proofErr w:type="spellStart"/>
      <w:r>
        <w:rPr>
          <w:rFonts w:ascii="Helvetica" w:hAnsi="Helvetica" w:cs="Helvetica"/>
          <w:color w:val="FF0000"/>
          <w:sz w:val="24"/>
          <w:szCs w:val="24"/>
          <w:lang w:val="en-US"/>
        </w:rPr>
        <w:t>Giovani</w:t>
      </w:r>
      <w:proofErr w:type="spellEnd"/>
      <w:r>
        <w:rPr>
          <w:rFonts w:ascii="Helvetica" w:hAnsi="Helvetica" w:cs="Helvetica"/>
          <w:color w:val="FF0000"/>
          <w:sz w:val="24"/>
          <w:szCs w:val="24"/>
          <w:lang w:val="en-US"/>
        </w:rPr>
        <w:t xml:space="preserve"> </w:t>
      </w:r>
      <w:proofErr w:type="spellStart"/>
      <w:r>
        <w:rPr>
          <w:rFonts w:ascii="Helvetica" w:hAnsi="Helvetica" w:cs="Helvetica"/>
          <w:color w:val="FF0000"/>
          <w:sz w:val="24"/>
          <w:szCs w:val="24"/>
          <w:lang w:val="en-US"/>
        </w:rPr>
        <w:t>Castelucci</w:t>
      </w:r>
      <w:proofErr w:type="spellEnd"/>
      <w:r>
        <w:rPr>
          <w:rFonts w:ascii="Helvetica" w:hAnsi="Helvetica" w:cs="Helvetica"/>
          <w:color w:val="FF0000"/>
          <w:sz w:val="24"/>
          <w:szCs w:val="24"/>
          <w:lang w:val="en-US"/>
        </w:rPr>
        <w:t xml:space="preserve"> according your design)</w:t>
      </w:r>
    </w:p>
    <w:p w14:paraId="5B297031"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color w:val="FF0000"/>
          <w:sz w:val="24"/>
          <w:szCs w:val="24"/>
          <w:lang w:val="en-US"/>
        </w:rPr>
      </w:pPr>
    </w:p>
    <w:p w14:paraId="5FC1F771"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t>How it works</w:t>
      </w:r>
    </w:p>
    <w:p w14:paraId="2F3E9C9E"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p>
    <w:p w14:paraId="100B28D3"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The design studios register the day and the type of visit they want to offer, including the maximum amount of people. If you have registered on the site (and has an access code), you can apply for a visit every 30 days (this rule is that all subscribers can participate in any visit). Then just show up on the day and time scheduled and enjoy :)</w:t>
      </w:r>
    </w:p>
    <w:p w14:paraId="711B6FA1" w14:textId="77777777" w:rsidR="00DC2566" w:rsidRDefault="00DC2566" w:rsidP="00081450">
      <w:pPr>
        <w:spacing w:line="240" w:lineRule="auto"/>
        <w:rPr>
          <w:rFonts w:ascii="Helvetica" w:hAnsi="Helvetica" w:cs="Helvetica"/>
          <w:szCs w:val="20"/>
          <w:lang w:val="en-US"/>
        </w:rPr>
      </w:pPr>
      <w:r w:rsidRPr="00DC2566">
        <w:rPr>
          <w:rFonts w:ascii="Helvetica" w:hAnsi="Helvetica" w:cs="Helvetica"/>
          <w:szCs w:val="20"/>
          <w:lang w:val="en-US"/>
        </w:rPr>
        <w:t>When the maximum number of participants is reached, a waiting list begins: if any waiver, call anyone on that list (in order of registration). Those called have 24 hours to confirm the interest, otherwise the chance go to the next on the list.</w:t>
      </w:r>
    </w:p>
    <w:p w14:paraId="76165DDF" w14:textId="7C39F1A8" w:rsidR="00DC2566" w:rsidRDefault="00DC2566" w:rsidP="00DC2566">
      <w:pPr>
        <w:spacing w:line="240" w:lineRule="auto"/>
        <w:rPr>
          <w:b/>
          <w:i/>
          <w:color w:val="FF0000"/>
          <w:lang w:val="en-US"/>
        </w:rPr>
      </w:pPr>
      <w:r>
        <w:rPr>
          <w:rFonts w:ascii="Helvetica" w:hAnsi="Helvetica" w:cs="Helvetica"/>
          <w:szCs w:val="20"/>
          <w:lang w:val="en-US"/>
        </w:rPr>
        <w:br w:type="page"/>
      </w:r>
      <w:r>
        <w:rPr>
          <w:b/>
          <w:i/>
          <w:color w:val="FF0000"/>
          <w:lang w:val="en-US"/>
        </w:rPr>
        <w:lastRenderedPageBreak/>
        <w:t>Skill40_Editorial_04</w:t>
      </w:r>
      <w:r w:rsidRPr="00DC2566">
        <w:rPr>
          <w:b/>
          <w:i/>
          <w:color w:val="FF0000"/>
          <w:lang w:val="en-US"/>
        </w:rPr>
        <w:t>.rtf</w:t>
      </w:r>
    </w:p>
    <w:p w14:paraId="55F8A52D" w14:textId="77777777" w:rsidR="00DC2566" w:rsidRDefault="00DC2566" w:rsidP="00081450">
      <w:pPr>
        <w:spacing w:line="240" w:lineRule="auto"/>
        <w:rPr>
          <w:szCs w:val="20"/>
          <w:lang w:val="en-US"/>
        </w:rPr>
      </w:pPr>
    </w:p>
    <w:p w14:paraId="75C8A183" w14:textId="007CCEB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Note: you must create the caption paragraph styles for pictures</w:t>
      </w:r>
    </w:p>
    <w:p w14:paraId="04D3B491"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p>
    <w:p w14:paraId="48C2DF90"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proofErr w:type="spellStart"/>
      <w:r w:rsidRPr="00B074A8">
        <w:rPr>
          <w:rFonts w:ascii="Helvetica" w:hAnsi="Helvetica" w:cs="Helvetica"/>
          <w:color w:val="FF0000"/>
          <w:szCs w:val="20"/>
          <w:lang w:val="en-US"/>
        </w:rPr>
        <w:t>Masterpage</w:t>
      </w:r>
      <w:proofErr w:type="spellEnd"/>
      <w:r w:rsidRPr="00B074A8">
        <w:rPr>
          <w:rFonts w:ascii="Helvetica" w:hAnsi="Helvetica" w:cs="Helvetica"/>
          <w:color w:val="FF0000"/>
          <w:szCs w:val="20"/>
          <w:lang w:val="en-US"/>
        </w:rPr>
        <w:t xml:space="preserve"> items:</w:t>
      </w:r>
    </w:p>
    <w:p w14:paraId="77077CB0"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p>
    <w:p w14:paraId="754762EC"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Header</w:t>
      </w:r>
    </w:p>
    <w:p w14:paraId="4EAAE2A8"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Times New Roman" w:hAnsi="Times New Roman" w:cs="Times New Roman"/>
          <w:szCs w:val="20"/>
          <w:lang w:val="en-US"/>
        </w:rPr>
      </w:pPr>
      <w:r w:rsidRPr="00B074A8">
        <w:rPr>
          <w:rFonts w:ascii="Helvetica" w:hAnsi="Helvetica" w:cs="Helvetica"/>
          <w:color w:val="141823"/>
          <w:szCs w:val="20"/>
          <w:lang w:val="en-US"/>
        </w:rPr>
        <w:t>Meet, Learn and Share</w:t>
      </w:r>
    </w:p>
    <w:p w14:paraId="0CC628AB"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p>
    <w:p w14:paraId="2912CF3C"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Footer</w:t>
      </w:r>
    </w:p>
    <w:p w14:paraId="51A50398"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www.visitei.la</w:t>
      </w:r>
    </w:p>
    <w:p w14:paraId="4287AD0B"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6A065C21"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Running Headline Pages 07</w:t>
      </w:r>
    </w:p>
    <w:p w14:paraId="110955BA"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Past Visits</w:t>
      </w:r>
    </w:p>
    <w:p w14:paraId="2E2A7E16"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p>
    <w:p w14:paraId="2F33F0B4"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p>
    <w:p w14:paraId="76A5F3A4"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2712"/>
          <w:szCs w:val="20"/>
          <w:lang w:val="en-US"/>
        </w:rPr>
      </w:pPr>
      <w:r w:rsidRPr="00B074A8">
        <w:rPr>
          <w:rFonts w:ascii="Helvetica" w:hAnsi="Helvetica" w:cs="Helvetica"/>
          <w:color w:val="FF2712"/>
          <w:szCs w:val="20"/>
          <w:lang w:val="en-US"/>
        </w:rPr>
        <w:t>Text and Captions:</w:t>
      </w:r>
    </w:p>
    <w:p w14:paraId="5780DB01"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2712"/>
          <w:szCs w:val="20"/>
          <w:lang w:val="en-US"/>
        </w:rPr>
      </w:pPr>
    </w:p>
    <w:p w14:paraId="1996F952" w14:textId="4F12E519"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b/>
          <w:bCs/>
          <w:szCs w:val="20"/>
          <w:lang w:val="en-US"/>
        </w:rPr>
        <w:t>Past Visits</w:t>
      </w:r>
    </w:p>
    <w:p w14:paraId="4FE785E5"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b/>
          <w:bCs/>
          <w:szCs w:val="20"/>
          <w:lang w:val="en-US"/>
        </w:rPr>
        <w:t>2015</w:t>
      </w:r>
    </w:p>
    <w:p w14:paraId="00088A7F"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62B5D79E"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color w:val="FF2712"/>
          <w:szCs w:val="20"/>
          <w:lang w:val="en-US"/>
        </w:rPr>
        <w:t xml:space="preserve">Picture Number 01 </w:t>
      </w:r>
    </w:p>
    <w:p w14:paraId="751DAC0D"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29/05/2015</w:t>
      </w:r>
    </w:p>
    <w:p w14:paraId="0E5E6C88"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roofErr w:type="spellStart"/>
      <w:r w:rsidRPr="00B074A8">
        <w:rPr>
          <w:rFonts w:ascii="Helvetica" w:hAnsi="Helvetica" w:cs="Helvetica"/>
          <w:szCs w:val="20"/>
          <w:lang w:val="en-US"/>
        </w:rPr>
        <w:t>Estúdio</w:t>
      </w:r>
      <w:proofErr w:type="spellEnd"/>
      <w:r w:rsidRPr="00B074A8">
        <w:rPr>
          <w:rFonts w:ascii="Helvetica" w:hAnsi="Helvetica" w:cs="Helvetica"/>
          <w:szCs w:val="20"/>
          <w:lang w:val="en-US"/>
        </w:rPr>
        <w:t xml:space="preserve"> </w:t>
      </w:r>
      <w:proofErr w:type="spellStart"/>
      <w:r w:rsidRPr="00B074A8">
        <w:rPr>
          <w:rFonts w:ascii="Helvetica" w:hAnsi="Helvetica" w:cs="Helvetica"/>
          <w:szCs w:val="20"/>
          <w:lang w:val="en-US"/>
        </w:rPr>
        <w:t>Marujo</w:t>
      </w:r>
      <w:proofErr w:type="spellEnd"/>
    </w:p>
    <w:p w14:paraId="70E74153" w14:textId="22EBC6C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Distrito Federal</w:t>
      </w:r>
    </w:p>
    <w:p w14:paraId="72C1F1A1"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155F9DA9"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color w:val="FF2712"/>
          <w:szCs w:val="20"/>
          <w:lang w:val="en-US"/>
        </w:rPr>
        <w:t>Picture Number 02</w:t>
      </w:r>
    </w:p>
    <w:p w14:paraId="10300CBA"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01/04/2015</w:t>
      </w:r>
    </w:p>
    <w:p w14:paraId="1E64F51E"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Oni Branding &amp; Design</w:t>
      </w:r>
    </w:p>
    <w:p w14:paraId="221C468F"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Distrito Federal</w:t>
      </w:r>
    </w:p>
    <w:p w14:paraId="6AF0A742"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2D4D7063"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color w:val="FF2712"/>
          <w:szCs w:val="20"/>
          <w:lang w:val="en-US"/>
        </w:rPr>
        <w:t>Picture Number 03</w:t>
      </w:r>
    </w:p>
    <w:p w14:paraId="0EDD3E8A"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05/03/2015</w:t>
      </w:r>
    </w:p>
    <w:p w14:paraId="58B4ECED"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Balaclava Studio</w:t>
      </w:r>
    </w:p>
    <w:p w14:paraId="2FF2342A"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roofErr w:type="spellStart"/>
      <w:r w:rsidRPr="00B074A8">
        <w:rPr>
          <w:rFonts w:ascii="Helvetica" w:hAnsi="Helvetica" w:cs="Helvetica"/>
          <w:szCs w:val="20"/>
          <w:lang w:val="en-US"/>
        </w:rPr>
        <w:t>Florianópolis</w:t>
      </w:r>
      <w:proofErr w:type="spellEnd"/>
    </w:p>
    <w:p w14:paraId="0665E00C"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0D50E456"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color w:val="FF2712"/>
          <w:szCs w:val="20"/>
          <w:lang w:val="en-US"/>
        </w:rPr>
        <w:t>Picture Number 04</w:t>
      </w:r>
    </w:p>
    <w:p w14:paraId="73545EA7"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27/02/2015</w:t>
      </w:r>
    </w:p>
    <w:p w14:paraId="06C01B57"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roofErr w:type="spellStart"/>
      <w:r w:rsidRPr="00B074A8">
        <w:rPr>
          <w:rFonts w:ascii="Helvetica" w:hAnsi="Helvetica" w:cs="Helvetica"/>
          <w:szCs w:val="20"/>
          <w:lang w:val="en-US"/>
        </w:rPr>
        <w:t>Bradda</w:t>
      </w:r>
      <w:proofErr w:type="spellEnd"/>
      <w:r w:rsidRPr="00B074A8">
        <w:rPr>
          <w:rFonts w:ascii="Helvetica" w:hAnsi="Helvetica" w:cs="Helvetica"/>
          <w:szCs w:val="20"/>
          <w:lang w:val="en-US"/>
        </w:rPr>
        <w:t xml:space="preserve"> Design</w:t>
      </w:r>
    </w:p>
    <w:p w14:paraId="12E59706"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roofErr w:type="spellStart"/>
      <w:r w:rsidRPr="00B074A8">
        <w:rPr>
          <w:rFonts w:ascii="Helvetica" w:hAnsi="Helvetica" w:cs="Helvetica"/>
          <w:szCs w:val="20"/>
          <w:lang w:val="en-US"/>
        </w:rPr>
        <w:t>Florianópolis</w:t>
      </w:r>
      <w:proofErr w:type="spellEnd"/>
    </w:p>
    <w:p w14:paraId="754E6E65"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5CEE1D9D"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color w:val="FF2712"/>
          <w:szCs w:val="20"/>
          <w:lang w:val="en-US"/>
        </w:rPr>
        <w:t>Picture Number 05</w:t>
      </w:r>
    </w:p>
    <w:p w14:paraId="35F2F2DE"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18/02/2015</w:t>
      </w:r>
    </w:p>
    <w:p w14:paraId="445BF887"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roofErr w:type="spellStart"/>
      <w:r w:rsidRPr="00B074A8">
        <w:rPr>
          <w:rFonts w:ascii="Helvetica" w:hAnsi="Helvetica" w:cs="Helvetica"/>
          <w:szCs w:val="20"/>
          <w:lang w:val="en-US"/>
        </w:rPr>
        <w:t>Sebastiany</w:t>
      </w:r>
      <w:proofErr w:type="spellEnd"/>
      <w:r w:rsidRPr="00B074A8">
        <w:rPr>
          <w:rFonts w:ascii="Helvetica" w:hAnsi="Helvetica" w:cs="Helvetica"/>
          <w:szCs w:val="20"/>
          <w:lang w:val="en-US"/>
        </w:rPr>
        <w:t xml:space="preserve"> Branding</w:t>
      </w:r>
    </w:p>
    <w:p w14:paraId="175A30A2"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São Paulo</w:t>
      </w:r>
    </w:p>
    <w:p w14:paraId="7A08654E"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2F2352DB"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792E5639"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B074A8">
        <w:rPr>
          <w:rFonts w:ascii="Helvetica" w:hAnsi="Helvetica" w:cs="Helvetica"/>
          <w:b/>
          <w:bCs/>
          <w:szCs w:val="20"/>
          <w:lang w:val="en-US"/>
        </w:rPr>
        <w:t>2014</w:t>
      </w:r>
    </w:p>
    <w:p w14:paraId="01AED188"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p>
    <w:p w14:paraId="2AA8F598"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color w:val="FF2712"/>
          <w:szCs w:val="20"/>
          <w:lang w:val="en-US"/>
        </w:rPr>
        <w:t>Picture Number 06</w:t>
      </w:r>
    </w:p>
    <w:p w14:paraId="2EE2A1FD"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21/10/2014</w:t>
      </w:r>
    </w:p>
    <w:p w14:paraId="476D2241"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Casa Rex</w:t>
      </w:r>
    </w:p>
    <w:p w14:paraId="50B7CA20" w14:textId="4A35854D"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São Paulo</w:t>
      </w:r>
    </w:p>
    <w:p w14:paraId="35D1FCD3"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53DD0444"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color w:val="FF2712"/>
          <w:szCs w:val="20"/>
          <w:lang w:val="en-US"/>
        </w:rPr>
        <w:t>Picture Number 07</w:t>
      </w:r>
    </w:p>
    <w:p w14:paraId="60F987D5"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lastRenderedPageBreak/>
        <w:t>19/09/2014</w:t>
      </w:r>
    </w:p>
    <w:p w14:paraId="5FDCDC21"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roofErr w:type="spellStart"/>
      <w:proofErr w:type="gramStart"/>
      <w:r w:rsidRPr="00B074A8">
        <w:rPr>
          <w:rFonts w:ascii="Helvetica" w:hAnsi="Helvetica" w:cs="Helvetica"/>
          <w:szCs w:val="20"/>
          <w:lang w:val="en-US"/>
        </w:rPr>
        <w:t>ood</w:t>
      </w:r>
      <w:proofErr w:type="spellEnd"/>
      <w:proofErr w:type="gramEnd"/>
      <w:r w:rsidRPr="00B074A8">
        <w:rPr>
          <w:rFonts w:ascii="Helvetica" w:hAnsi="Helvetica" w:cs="Helvetica"/>
          <w:szCs w:val="20"/>
          <w:lang w:val="en-US"/>
        </w:rPr>
        <w:t xml:space="preserve"> </w:t>
      </w:r>
      <w:proofErr w:type="spellStart"/>
      <w:r w:rsidRPr="00B074A8">
        <w:rPr>
          <w:rFonts w:ascii="Helvetica" w:hAnsi="Helvetica" w:cs="Helvetica"/>
          <w:szCs w:val="20"/>
          <w:lang w:val="en-US"/>
        </w:rPr>
        <w:t>Estúdio</w:t>
      </w:r>
      <w:proofErr w:type="spellEnd"/>
    </w:p>
    <w:p w14:paraId="36F5D174"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Fortaleza</w:t>
      </w:r>
    </w:p>
    <w:p w14:paraId="0F712576"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02B6DCF0"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color w:val="FF2712"/>
          <w:szCs w:val="20"/>
          <w:lang w:val="en-US"/>
        </w:rPr>
        <w:t>Picture Number 08</w:t>
      </w:r>
    </w:p>
    <w:p w14:paraId="3C469816"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03/09/2014</w:t>
      </w:r>
    </w:p>
    <w:p w14:paraId="7B4566F9"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roofErr w:type="spellStart"/>
      <w:r w:rsidRPr="00B074A8">
        <w:rPr>
          <w:rFonts w:ascii="Helvetica" w:hAnsi="Helvetica" w:cs="Helvetica"/>
          <w:szCs w:val="20"/>
          <w:lang w:val="en-US"/>
        </w:rPr>
        <w:t>Questto|Nó</w:t>
      </w:r>
      <w:proofErr w:type="spellEnd"/>
    </w:p>
    <w:p w14:paraId="308C4D47"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São Paulo</w:t>
      </w:r>
    </w:p>
    <w:p w14:paraId="117D6926"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13378DCE"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color w:val="FF2712"/>
          <w:szCs w:val="20"/>
          <w:lang w:val="en-US"/>
        </w:rPr>
        <w:t>Picture Number 09</w:t>
      </w:r>
    </w:p>
    <w:p w14:paraId="5547D7C0"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15/08/2014</w:t>
      </w:r>
    </w:p>
    <w:p w14:paraId="402CB844"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roofErr w:type="spellStart"/>
      <w:r w:rsidRPr="00B074A8">
        <w:rPr>
          <w:rFonts w:ascii="Helvetica" w:hAnsi="Helvetica" w:cs="Helvetica"/>
          <w:szCs w:val="20"/>
          <w:lang w:val="en-US"/>
        </w:rPr>
        <w:t>Bradda</w:t>
      </w:r>
      <w:proofErr w:type="spellEnd"/>
      <w:r w:rsidRPr="00B074A8">
        <w:rPr>
          <w:rFonts w:ascii="Helvetica" w:hAnsi="Helvetica" w:cs="Helvetica"/>
          <w:szCs w:val="20"/>
          <w:lang w:val="en-US"/>
        </w:rPr>
        <w:t xml:space="preserve"> Design</w:t>
      </w:r>
    </w:p>
    <w:p w14:paraId="0EA5E88A"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roofErr w:type="spellStart"/>
      <w:r w:rsidRPr="00B074A8">
        <w:rPr>
          <w:rFonts w:ascii="Helvetica" w:hAnsi="Helvetica" w:cs="Helvetica"/>
          <w:szCs w:val="20"/>
          <w:lang w:val="en-US"/>
        </w:rPr>
        <w:t>Florianópolis</w:t>
      </w:r>
      <w:proofErr w:type="spellEnd"/>
    </w:p>
    <w:p w14:paraId="0DD6B5D3"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010A2245"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color w:val="FF2712"/>
          <w:szCs w:val="20"/>
          <w:lang w:val="en-US"/>
        </w:rPr>
        <w:t>Picture Number 10</w:t>
      </w:r>
    </w:p>
    <w:p w14:paraId="7CD15088"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24/04/2014</w:t>
      </w:r>
    </w:p>
    <w:p w14:paraId="050B7CB4"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Uno + Brand</w:t>
      </w:r>
    </w:p>
    <w:p w14:paraId="24BBB7D2"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São Paulo</w:t>
      </w:r>
    </w:p>
    <w:p w14:paraId="4DFE5D04" w14:textId="77777777" w:rsidR="00B074A8" w:rsidRDefault="00B074A8" w:rsidP="00B074A8">
      <w:pPr>
        <w:spacing w:after="160"/>
        <w:rPr>
          <w:szCs w:val="20"/>
          <w:lang w:val="en-US"/>
        </w:rPr>
      </w:pPr>
    </w:p>
    <w:p w14:paraId="32433FE4" w14:textId="77777777" w:rsidR="00B074A8" w:rsidRDefault="00B074A8" w:rsidP="00B074A8">
      <w:pPr>
        <w:spacing w:after="160"/>
        <w:rPr>
          <w:szCs w:val="20"/>
          <w:lang w:val="en-US"/>
        </w:rPr>
      </w:pPr>
    </w:p>
    <w:p w14:paraId="58F6D4B6" w14:textId="77777777" w:rsidR="00B074A8" w:rsidRDefault="00B074A8" w:rsidP="00B074A8">
      <w:pPr>
        <w:spacing w:after="160"/>
        <w:rPr>
          <w:szCs w:val="20"/>
          <w:lang w:val="en-US"/>
        </w:rPr>
      </w:pPr>
    </w:p>
    <w:p w14:paraId="05A01E4C" w14:textId="31A625A1" w:rsidR="00DC2566" w:rsidRDefault="00DC2566" w:rsidP="00B074A8">
      <w:pPr>
        <w:spacing w:after="160"/>
        <w:rPr>
          <w:szCs w:val="20"/>
          <w:lang w:val="en-US"/>
        </w:rPr>
      </w:pPr>
      <w:r>
        <w:rPr>
          <w:b/>
          <w:i/>
          <w:color w:val="FF0000"/>
          <w:lang w:val="en-US"/>
        </w:rPr>
        <w:t>Skill40_Editorial_05</w:t>
      </w:r>
      <w:r w:rsidRPr="00DC2566">
        <w:rPr>
          <w:b/>
          <w:i/>
          <w:color w:val="FF0000"/>
          <w:lang w:val="en-US"/>
        </w:rPr>
        <w:t>.rtf</w:t>
      </w:r>
      <w:r w:rsidRPr="00DC2566" w:rsidDel="0041067D">
        <w:rPr>
          <w:szCs w:val="20"/>
          <w:lang w:val="en-US"/>
        </w:rPr>
        <w:t xml:space="preserve"> </w:t>
      </w:r>
    </w:p>
    <w:p w14:paraId="32EEBBF2"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Header</w:t>
      </w:r>
    </w:p>
    <w:p w14:paraId="0BAD0244"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Times New Roman" w:hAnsi="Times New Roman" w:cs="Times New Roman"/>
          <w:szCs w:val="20"/>
          <w:lang w:val="en-US"/>
        </w:rPr>
      </w:pPr>
      <w:r w:rsidRPr="00B074A8">
        <w:rPr>
          <w:rFonts w:ascii="Helvetica" w:hAnsi="Helvetica" w:cs="Helvetica"/>
          <w:color w:val="141823"/>
          <w:szCs w:val="20"/>
          <w:lang w:val="en-US"/>
        </w:rPr>
        <w:t>Meet, Learn and Share</w:t>
      </w:r>
    </w:p>
    <w:p w14:paraId="073CABE5"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p>
    <w:p w14:paraId="3D9B24B7"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Footer</w:t>
      </w:r>
    </w:p>
    <w:p w14:paraId="03DC66FD"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www.visitei.la</w:t>
      </w:r>
    </w:p>
    <w:p w14:paraId="3967979B"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562FE8C7"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Running Headline Pages 03</w:t>
      </w:r>
    </w:p>
    <w:p w14:paraId="72FF3700" w14:textId="228AD45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B074A8">
        <w:rPr>
          <w:rFonts w:ascii="Helvetica" w:hAnsi="Helvetica" w:cs="Helvetica"/>
          <w:szCs w:val="20"/>
          <w:lang w:val="en-US"/>
        </w:rPr>
        <w:t>Quick Stats</w:t>
      </w:r>
    </w:p>
    <w:p w14:paraId="43EDF61B"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p>
    <w:p w14:paraId="033EEC03" w14:textId="2E197ADA"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B074A8">
        <w:rPr>
          <w:rFonts w:ascii="Helvetica" w:hAnsi="Helvetica" w:cs="Helvetica"/>
          <w:b/>
          <w:bCs/>
          <w:szCs w:val="20"/>
          <w:lang w:val="en-US"/>
        </w:rPr>
        <w:t>Quick Stats</w:t>
      </w:r>
    </w:p>
    <w:p w14:paraId="1FF0DFB8"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76C36B43"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 xml:space="preserve">Project Time: </w:t>
      </w:r>
      <w:r w:rsidRPr="00B074A8">
        <w:rPr>
          <w:rFonts w:ascii="Helvetica" w:hAnsi="Helvetica" w:cs="Helvetica"/>
          <w:b/>
          <w:bCs/>
          <w:szCs w:val="20"/>
          <w:lang w:val="en-US"/>
        </w:rPr>
        <w:t xml:space="preserve">1 year </w:t>
      </w:r>
    </w:p>
    <w:p w14:paraId="41F6DCE1"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Total studios</w:t>
      </w:r>
      <w:r w:rsidRPr="00B074A8">
        <w:rPr>
          <w:rFonts w:ascii="Helvetica" w:hAnsi="Helvetica" w:cs="Helvetica"/>
          <w:b/>
          <w:bCs/>
          <w:szCs w:val="20"/>
          <w:lang w:val="en-US"/>
        </w:rPr>
        <w:t>:</w:t>
      </w:r>
      <w:r w:rsidRPr="00B074A8">
        <w:rPr>
          <w:rFonts w:ascii="Helvetica" w:hAnsi="Helvetica" w:cs="Helvetica"/>
          <w:szCs w:val="20"/>
          <w:lang w:val="en-US"/>
        </w:rPr>
        <w:t xml:space="preserve"> </w:t>
      </w:r>
      <w:r w:rsidRPr="00B074A8">
        <w:rPr>
          <w:rFonts w:ascii="Helvetica" w:hAnsi="Helvetica" w:cs="Helvetica"/>
          <w:b/>
          <w:bCs/>
          <w:szCs w:val="20"/>
          <w:lang w:val="en-US"/>
        </w:rPr>
        <w:t>12 (separated in 4 different cities/states)</w:t>
      </w:r>
    </w:p>
    <w:p w14:paraId="3684812D"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B074A8">
        <w:rPr>
          <w:rFonts w:ascii="Helvetica" w:hAnsi="Helvetica" w:cs="Helvetica"/>
          <w:szCs w:val="20"/>
          <w:lang w:val="en-US"/>
        </w:rPr>
        <w:t xml:space="preserve">Total people registered in the platform: </w:t>
      </w:r>
      <w:r w:rsidRPr="00B074A8">
        <w:rPr>
          <w:rFonts w:ascii="Helvetica" w:hAnsi="Helvetica" w:cs="Helvetica"/>
          <w:b/>
          <w:bCs/>
          <w:szCs w:val="20"/>
          <w:lang w:val="en-US"/>
        </w:rPr>
        <w:t>501</w:t>
      </w:r>
    </w:p>
    <w:p w14:paraId="145C623C"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 xml:space="preserve">Total company registered in the visit: </w:t>
      </w:r>
      <w:r w:rsidRPr="00B074A8">
        <w:rPr>
          <w:rFonts w:ascii="Helvetica" w:hAnsi="Helvetica" w:cs="Helvetica"/>
          <w:b/>
          <w:bCs/>
          <w:szCs w:val="20"/>
          <w:lang w:val="en-US"/>
        </w:rPr>
        <w:t>10</w:t>
      </w:r>
    </w:p>
    <w:p w14:paraId="373144D4"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 xml:space="preserve">Total visits happened: </w:t>
      </w:r>
      <w:r w:rsidRPr="00B074A8">
        <w:rPr>
          <w:rFonts w:ascii="Helvetica" w:hAnsi="Helvetica" w:cs="Helvetica"/>
          <w:b/>
          <w:bCs/>
          <w:szCs w:val="20"/>
          <w:lang w:val="en-US"/>
        </w:rPr>
        <w:t>21</w:t>
      </w:r>
    </w:p>
    <w:p w14:paraId="782A5938"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B074A8">
        <w:rPr>
          <w:rFonts w:ascii="Helvetica" w:hAnsi="Helvetica" w:cs="Helvetica"/>
          <w:szCs w:val="20"/>
          <w:lang w:val="en-US"/>
        </w:rPr>
        <w:t xml:space="preserve">Total people who participated in the visits: </w:t>
      </w:r>
      <w:r w:rsidRPr="00B074A8">
        <w:rPr>
          <w:rFonts w:ascii="Helvetica" w:hAnsi="Helvetica" w:cs="Helvetica"/>
          <w:b/>
          <w:bCs/>
          <w:szCs w:val="20"/>
          <w:lang w:val="en-US"/>
        </w:rPr>
        <w:t>129</w:t>
      </w:r>
    </w:p>
    <w:p w14:paraId="0BADC23E"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B074A8">
        <w:rPr>
          <w:rFonts w:ascii="Helvetica" w:hAnsi="Helvetica" w:cs="Helvetica"/>
          <w:szCs w:val="20"/>
          <w:lang w:val="en-US"/>
        </w:rPr>
        <w:t xml:space="preserve">Facebook: </w:t>
      </w:r>
      <w:r w:rsidRPr="00B074A8">
        <w:rPr>
          <w:rFonts w:ascii="Helvetica" w:hAnsi="Helvetica" w:cs="Helvetica"/>
          <w:b/>
          <w:bCs/>
          <w:szCs w:val="20"/>
          <w:lang w:val="en-US"/>
        </w:rPr>
        <w:t>1680 likes</w:t>
      </w:r>
    </w:p>
    <w:p w14:paraId="2401729B"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669672FB"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Curiosities:</w:t>
      </w:r>
    </w:p>
    <w:p w14:paraId="34C5FCBF"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B074A8">
        <w:rPr>
          <w:rFonts w:ascii="Helvetica" w:hAnsi="Helvetica" w:cs="Helvetica"/>
          <w:b/>
          <w:bCs/>
          <w:szCs w:val="20"/>
          <w:lang w:val="en-US"/>
        </w:rPr>
        <w:t>2 designers was contracted through the visits</w:t>
      </w:r>
    </w:p>
    <w:p w14:paraId="2A7E0501"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b/>
          <w:bCs/>
          <w:szCs w:val="20"/>
          <w:lang w:val="en-US"/>
        </w:rPr>
        <w:t>13 phone calls to warn that opened vacancy in the last minute</w:t>
      </w:r>
    </w:p>
    <w:p w14:paraId="7A153BBD"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1BA1B521"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(Insert one of the two maps (by city or by state). You can adjust the map's design according to your project.)</w:t>
      </w:r>
    </w:p>
    <w:p w14:paraId="2C922F7A" w14:textId="77777777" w:rsidR="00DC2566" w:rsidRPr="00B074A8" w:rsidRDefault="00DC2566" w:rsidP="00081450">
      <w:pPr>
        <w:spacing w:line="240" w:lineRule="auto"/>
        <w:rPr>
          <w:szCs w:val="20"/>
          <w:lang w:val="en-US"/>
        </w:rPr>
      </w:pPr>
      <w:r w:rsidRPr="00B074A8" w:rsidDel="0041067D">
        <w:rPr>
          <w:szCs w:val="20"/>
          <w:lang w:val="en-US"/>
        </w:rPr>
        <w:t xml:space="preserve"> </w:t>
      </w:r>
    </w:p>
    <w:p w14:paraId="108C3BB5" w14:textId="77777777" w:rsidR="00DC2566" w:rsidRDefault="00DC2566">
      <w:pPr>
        <w:spacing w:after="160"/>
        <w:rPr>
          <w:szCs w:val="20"/>
          <w:lang w:val="en-US"/>
        </w:rPr>
      </w:pPr>
      <w:r>
        <w:rPr>
          <w:szCs w:val="20"/>
          <w:lang w:val="en-US"/>
        </w:rPr>
        <w:br w:type="page"/>
      </w:r>
    </w:p>
    <w:p w14:paraId="6EDB52B6" w14:textId="15691C4C" w:rsidR="00DC2566" w:rsidRDefault="00DC2566" w:rsidP="00DC2566">
      <w:pPr>
        <w:spacing w:line="240" w:lineRule="auto"/>
        <w:rPr>
          <w:szCs w:val="20"/>
          <w:lang w:val="en-US"/>
        </w:rPr>
      </w:pPr>
      <w:r>
        <w:rPr>
          <w:b/>
          <w:i/>
          <w:color w:val="FF0000"/>
          <w:lang w:val="en-US"/>
        </w:rPr>
        <w:lastRenderedPageBreak/>
        <w:t>Skill40_Editorial_06</w:t>
      </w:r>
      <w:r w:rsidRPr="00DC2566">
        <w:rPr>
          <w:b/>
          <w:i/>
          <w:color w:val="FF0000"/>
          <w:lang w:val="en-US"/>
        </w:rPr>
        <w:t>.rtf</w:t>
      </w:r>
      <w:r w:rsidRPr="00DC2566" w:rsidDel="0041067D">
        <w:rPr>
          <w:szCs w:val="20"/>
          <w:lang w:val="en-US"/>
        </w:rPr>
        <w:t xml:space="preserve"> </w:t>
      </w:r>
    </w:p>
    <w:p w14:paraId="7C6F4B2D" w14:textId="77777777" w:rsidR="00DC2566" w:rsidRDefault="00DC2566" w:rsidP="00081450">
      <w:pPr>
        <w:spacing w:line="240" w:lineRule="auto"/>
        <w:rPr>
          <w:szCs w:val="20"/>
          <w:lang w:val="en-US"/>
        </w:rPr>
      </w:pPr>
    </w:p>
    <w:p w14:paraId="55D37C1A" w14:textId="0D1F9B76"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Note: you create the titles and body text paragraph styles</w:t>
      </w:r>
    </w:p>
    <w:p w14:paraId="2D4CE702"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p>
    <w:p w14:paraId="7A471156"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w:t>
      </w:r>
      <w:proofErr w:type="gramStart"/>
      <w:r w:rsidRPr="00B074A8">
        <w:rPr>
          <w:rFonts w:ascii="Helvetica" w:hAnsi="Helvetica" w:cs="Helvetica"/>
          <w:color w:val="FF0000"/>
          <w:szCs w:val="20"/>
          <w:lang w:val="en-US"/>
        </w:rPr>
        <w:t>insert</w:t>
      </w:r>
      <w:proofErr w:type="gramEnd"/>
      <w:r w:rsidRPr="00B074A8">
        <w:rPr>
          <w:rFonts w:ascii="Helvetica" w:hAnsi="Helvetica" w:cs="Helvetica"/>
          <w:color w:val="FF0000"/>
          <w:szCs w:val="20"/>
          <w:lang w:val="en-US"/>
        </w:rPr>
        <w:t xml:space="preserve"> all logos of the studios - All the logos should be in Vector and All the logos should be applied CMYK)</w:t>
      </w:r>
    </w:p>
    <w:p w14:paraId="137119BD"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74F5271F"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(Note: you should use at least four images according your design)</w:t>
      </w:r>
    </w:p>
    <w:p w14:paraId="7BEACAB1"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p>
    <w:p w14:paraId="796EE102"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Header</w:t>
      </w:r>
    </w:p>
    <w:p w14:paraId="2DBAFB8B"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Times New Roman" w:hAnsi="Times New Roman" w:cs="Times New Roman"/>
          <w:szCs w:val="20"/>
          <w:lang w:val="en-US"/>
        </w:rPr>
      </w:pPr>
      <w:r w:rsidRPr="00B074A8">
        <w:rPr>
          <w:rFonts w:ascii="Helvetica" w:hAnsi="Helvetica" w:cs="Helvetica"/>
          <w:color w:val="141823"/>
          <w:szCs w:val="20"/>
          <w:lang w:val="en-US"/>
        </w:rPr>
        <w:t>Meet, Learn and Share</w:t>
      </w:r>
    </w:p>
    <w:p w14:paraId="7950DA09"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p>
    <w:p w14:paraId="2DC9839B"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Footer</w:t>
      </w:r>
    </w:p>
    <w:p w14:paraId="26CAA05C"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www.visitei.la</w:t>
      </w:r>
    </w:p>
    <w:p w14:paraId="4676B519"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A40800"/>
          <w:szCs w:val="20"/>
          <w:lang w:val="en-US"/>
        </w:rPr>
      </w:pPr>
    </w:p>
    <w:p w14:paraId="530E6B74"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Running Headline Pages 04 - 05</w:t>
      </w:r>
    </w:p>
    <w:p w14:paraId="6B3D2624"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Studios</w:t>
      </w:r>
    </w:p>
    <w:p w14:paraId="23ED2D97"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5CFAACBB"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Running Headline Pages 06</w:t>
      </w:r>
    </w:p>
    <w:p w14:paraId="17C16897"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B074A8">
        <w:rPr>
          <w:rFonts w:ascii="Helvetica" w:hAnsi="Helvetica" w:cs="Helvetica"/>
          <w:szCs w:val="20"/>
          <w:lang w:val="en-US"/>
        </w:rPr>
        <w:t>FAQ</w:t>
      </w:r>
    </w:p>
    <w:p w14:paraId="3D2984A3"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p>
    <w:p w14:paraId="7CD24923" w14:textId="77777777" w:rsidR="00DC2566" w:rsidRPr="00B074A8"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B074A8">
        <w:rPr>
          <w:rFonts w:ascii="Helvetica" w:hAnsi="Helvetica" w:cs="Helvetica"/>
          <w:color w:val="FF0000"/>
          <w:szCs w:val="20"/>
          <w:lang w:val="en-US"/>
        </w:rPr>
        <w:t>Studios should be used in page 4-5</w:t>
      </w:r>
    </w:p>
    <w:p w14:paraId="2A4CC172" w14:textId="77777777" w:rsid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 w:val="24"/>
          <w:szCs w:val="24"/>
          <w:lang w:val="en-US"/>
        </w:rPr>
      </w:pPr>
    </w:p>
    <w:p w14:paraId="5DA60476"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t>Studios</w:t>
      </w:r>
    </w:p>
    <w:p w14:paraId="4505F8BC"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11242448"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So far we have 12 studios as part of the project. Most studios will be included as the project grows.</w:t>
      </w:r>
    </w:p>
    <w:p w14:paraId="3290ABC8"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731AF863"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t>Balaclava Studio</w:t>
      </w:r>
    </w:p>
    <w:p w14:paraId="6CB7DAE8"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www.balaclavastudio.com.br</w:t>
      </w:r>
    </w:p>
    <w:p w14:paraId="6455FAAD"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City: </w:t>
      </w:r>
      <w:proofErr w:type="spellStart"/>
      <w:r w:rsidRPr="00DC2566">
        <w:rPr>
          <w:rFonts w:ascii="Helvetica" w:hAnsi="Helvetica" w:cs="Helvetica"/>
          <w:szCs w:val="20"/>
          <w:lang w:val="en-US"/>
        </w:rPr>
        <w:t>Florianópolis</w:t>
      </w:r>
      <w:proofErr w:type="spellEnd"/>
    </w:p>
    <w:p w14:paraId="517EBD8D"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State: Santa </w:t>
      </w:r>
      <w:proofErr w:type="spellStart"/>
      <w:r w:rsidRPr="00DC2566">
        <w:rPr>
          <w:rFonts w:ascii="Helvetica" w:hAnsi="Helvetica" w:cs="Helvetica"/>
          <w:szCs w:val="20"/>
          <w:lang w:val="en-US"/>
        </w:rPr>
        <w:t>Catarina</w:t>
      </w:r>
      <w:proofErr w:type="spellEnd"/>
    </w:p>
    <w:p w14:paraId="063AA9FC"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Balaclava Studio is a design studio with focus in graphic design. Our biggest demand comes from fashion brands with </w:t>
      </w:r>
      <w:proofErr w:type="gramStart"/>
      <w:r w:rsidRPr="00DC2566">
        <w:rPr>
          <w:rFonts w:ascii="Helvetica" w:hAnsi="Helvetica" w:cs="Helvetica"/>
          <w:szCs w:val="20"/>
          <w:lang w:val="en-US"/>
        </w:rPr>
        <w:t>notables</w:t>
      </w:r>
      <w:proofErr w:type="gramEnd"/>
      <w:r w:rsidRPr="00DC2566">
        <w:rPr>
          <w:rFonts w:ascii="Helvetica" w:hAnsi="Helvetica" w:cs="Helvetica"/>
          <w:szCs w:val="20"/>
          <w:lang w:val="en-US"/>
        </w:rPr>
        <w:t xml:space="preserve"> jobs to U.S. street fashion brand </w:t>
      </w:r>
      <w:proofErr w:type="spellStart"/>
      <w:r w:rsidRPr="00DC2566">
        <w:rPr>
          <w:rFonts w:ascii="Helvetica" w:hAnsi="Helvetica" w:cs="Helvetica"/>
          <w:szCs w:val="20"/>
          <w:lang w:val="en-US"/>
        </w:rPr>
        <w:t>Akomplice</w:t>
      </w:r>
      <w:proofErr w:type="spellEnd"/>
      <w:r w:rsidRPr="00DC2566">
        <w:rPr>
          <w:rFonts w:ascii="Helvetica" w:hAnsi="Helvetica" w:cs="Helvetica"/>
          <w:szCs w:val="20"/>
          <w:lang w:val="en-US"/>
        </w:rPr>
        <w:t xml:space="preserve"> and </w:t>
      </w:r>
      <w:proofErr w:type="spellStart"/>
      <w:r w:rsidRPr="00DC2566">
        <w:rPr>
          <w:rFonts w:ascii="Helvetica" w:hAnsi="Helvetica" w:cs="Helvetica"/>
          <w:szCs w:val="20"/>
          <w:lang w:val="en-US"/>
        </w:rPr>
        <w:t>brazilian</w:t>
      </w:r>
      <w:proofErr w:type="spellEnd"/>
      <w:r w:rsidRPr="00DC2566">
        <w:rPr>
          <w:rFonts w:ascii="Helvetica" w:hAnsi="Helvetica" w:cs="Helvetica"/>
          <w:szCs w:val="20"/>
          <w:lang w:val="en-US"/>
        </w:rPr>
        <w:t xml:space="preserve"> T-shirt company Liverpool. Despite the experience in the fashion industry, we are able to develop any design project of any nature.</w:t>
      </w:r>
    </w:p>
    <w:p w14:paraId="1397E145"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44A9DACC"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t>BRADDA Design</w:t>
      </w:r>
    </w:p>
    <w:p w14:paraId="433BAFEE"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www.bradda.com.br</w:t>
      </w:r>
    </w:p>
    <w:p w14:paraId="63D925E9"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City: </w:t>
      </w:r>
      <w:proofErr w:type="spellStart"/>
      <w:r w:rsidRPr="00DC2566">
        <w:rPr>
          <w:rFonts w:ascii="Helvetica" w:hAnsi="Helvetica" w:cs="Helvetica"/>
          <w:szCs w:val="20"/>
          <w:lang w:val="en-US"/>
        </w:rPr>
        <w:t>Florianópolis</w:t>
      </w:r>
      <w:proofErr w:type="spellEnd"/>
    </w:p>
    <w:p w14:paraId="1C903D6E"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State: Santa </w:t>
      </w:r>
      <w:proofErr w:type="spellStart"/>
      <w:r w:rsidRPr="00DC2566">
        <w:rPr>
          <w:rFonts w:ascii="Helvetica" w:hAnsi="Helvetica" w:cs="Helvetica"/>
          <w:szCs w:val="20"/>
          <w:lang w:val="en-US"/>
        </w:rPr>
        <w:t>Catarina</w:t>
      </w:r>
      <w:proofErr w:type="spellEnd"/>
    </w:p>
    <w:p w14:paraId="64915A02"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We are a design office focusing on branding. We believe that brands are much more than images and words, flags are to be built, flown and "shouted out". "A brand is the spirit of a team, an ideal. People who raise a flag, and thus carry with them the reason for his battle. </w:t>
      </w:r>
    </w:p>
    <w:p w14:paraId="3736EFA5"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51945C84"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proofErr w:type="spellStart"/>
      <w:r w:rsidRPr="00DC2566">
        <w:rPr>
          <w:rFonts w:ascii="Helvetica" w:hAnsi="Helvetica" w:cs="Helvetica"/>
          <w:b/>
          <w:bCs/>
          <w:szCs w:val="20"/>
          <w:lang w:val="en-US"/>
        </w:rPr>
        <w:t>Cafundó</w:t>
      </w:r>
      <w:proofErr w:type="spellEnd"/>
      <w:r w:rsidRPr="00DC2566">
        <w:rPr>
          <w:rFonts w:ascii="Helvetica" w:hAnsi="Helvetica" w:cs="Helvetica"/>
          <w:b/>
          <w:bCs/>
          <w:szCs w:val="20"/>
          <w:lang w:val="en-US"/>
        </w:rPr>
        <w:t xml:space="preserve"> </w:t>
      </w:r>
      <w:proofErr w:type="spellStart"/>
      <w:r w:rsidRPr="00DC2566">
        <w:rPr>
          <w:rFonts w:ascii="Helvetica" w:hAnsi="Helvetica" w:cs="Helvetica"/>
          <w:b/>
          <w:bCs/>
          <w:szCs w:val="20"/>
          <w:lang w:val="en-US"/>
        </w:rPr>
        <w:t>Estúdio</w:t>
      </w:r>
      <w:proofErr w:type="spellEnd"/>
      <w:r w:rsidRPr="00DC2566">
        <w:rPr>
          <w:rFonts w:ascii="Helvetica" w:hAnsi="Helvetica" w:cs="Helvetica"/>
          <w:b/>
          <w:bCs/>
          <w:szCs w:val="20"/>
          <w:lang w:val="en-US"/>
        </w:rPr>
        <w:t xml:space="preserve"> </w:t>
      </w:r>
      <w:proofErr w:type="spellStart"/>
      <w:r w:rsidRPr="00DC2566">
        <w:rPr>
          <w:rFonts w:ascii="Helvetica" w:hAnsi="Helvetica" w:cs="Helvetica"/>
          <w:b/>
          <w:bCs/>
          <w:szCs w:val="20"/>
          <w:lang w:val="en-US"/>
        </w:rPr>
        <w:t>Criativo</w:t>
      </w:r>
      <w:proofErr w:type="spellEnd"/>
    </w:p>
    <w:p w14:paraId="43AE0A0C"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www.cafundo.tv</w:t>
      </w:r>
    </w:p>
    <w:p w14:paraId="06C43CE3"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City: </w:t>
      </w:r>
      <w:proofErr w:type="spellStart"/>
      <w:r w:rsidRPr="00DC2566">
        <w:rPr>
          <w:rFonts w:ascii="Helvetica" w:hAnsi="Helvetica" w:cs="Helvetica"/>
          <w:szCs w:val="20"/>
          <w:lang w:val="en-US"/>
        </w:rPr>
        <w:t>Florianópolis</w:t>
      </w:r>
      <w:proofErr w:type="spellEnd"/>
    </w:p>
    <w:p w14:paraId="316091BB"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State: Santa </w:t>
      </w:r>
      <w:proofErr w:type="spellStart"/>
      <w:r w:rsidRPr="00DC2566">
        <w:rPr>
          <w:rFonts w:ascii="Helvetica" w:hAnsi="Helvetica" w:cs="Helvetica"/>
          <w:szCs w:val="20"/>
          <w:lang w:val="en-US"/>
        </w:rPr>
        <w:t>Catarina</w:t>
      </w:r>
      <w:proofErr w:type="spellEnd"/>
    </w:p>
    <w:p w14:paraId="60C36E6D"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roofErr w:type="gramStart"/>
      <w:r w:rsidRPr="00DC2566">
        <w:rPr>
          <w:rFonts w:ascii="Helvetica" w:hAnsi="Helvetica" w:cs="Helvetica"/>
          <w:szCs w:val="20"/>
          <w:lang w:val="en-US"/>
        </w:rPr>
        <w:t>A creative Studio ready to develop visual and interactive experiences meaningful to people.</w:t>
      </w:r>
      <w:proofErr w:type="gramEnd"/>
      <w:r w:rsidRPr="00DC2566">
        <w:rPr>
          <w:rFonts w:ascii="Helvetica" w:hAnsi="Helvetica" w:cs="Helvetica"/>
          <w:szCs w:val="20"/>
          <w:lang w:val="en-US"/>
        </w:rPr>
        <w:t xml:space="preserve"> We do this through a mix of hybrid possibilities. We have a pulsating environment that is driven by professionals who help make up a hybrid atmosphere of expertise, always seeking new possibilities.</w:t>
      </w:r>
    </w:p>
    <w:p w14:paraId="44702DFB"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1EA0BC9E"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t>Casa Rex</w:t>
      </w:r>
    </w:p>
    <w:p w14:paraId="1770C95A"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www.casarex.com</w:t>
      </w:r>
    </w:p>
    <w:p w14:paraId="5CE92DE7"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City: São Paulo</w:t>
      </w:r>
    </w:p>
    <w:p w14:paraId="7892D733"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State: São Paulo</w:t>
      </w:r>
    </w:p>
    <w:p w14:paraId="3456A907"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Casa Rex is an international highly awarded house of design, with offices in São Paulo and London. Headed up </w:t>
      </w:r>
      <w:r w:rsidRPr="00DC2566">
        <w:rPr>
          <w:rFonts w:ascii="Helvetica" w:hAnsi="Helvetica" w:cs="Helvetica"/>
          <w:szCs w:val="20"/>
          <w:lang w:val="en-US"/>
        </w:rPr>
        <w:lastRenderedPageBreak/>
        <w:t xml:space="preserve">by Gustavo </w:t>
      </w:r>
      <w:proofErr w:type="spellStart"/>
      <w:r w:rsidRPr="00DC2566">
        <w:rPr>
          <w:rFonts w:ascii="Helvetica" w:hAnsi="Helvetica" w:cs="Helvetica"/>
          <w:szCs w:val="20"/>
          <w:lang w:val="en-US"/>
        </w:rPr>
        <w:t>Piqueira</w:t>
      </w:r>
      <w:proofErr w:type="spellEnd"/>
      <w:r w:rsidRPr="00DC2566">
        <w:rPr>
          <w:rFonts w:ascii="Helvetica" w:hAnsi="Helvetica" w:cs="Helvetica"/>
          <w:szCs w:val="20"/>
          <w:lang w:val="en-US"/>
        </w:rPr>
        <w:t xml:space="preserve">, </w:t>
      </w:r>
      <w:proofErr w:type="gramStart"/>
      <w:r w:rsidRPr="00DC2566">
        <w:rPr>
          <w:rFonts w:ascii="Helvetica" w:hAnsi="Helvetica" w:cs="Helvetica"/>
          <w:szCs w:val="20"/>
          <w:lang w:val="en-US"/>
        </w:rPr>
        <w:t>a multi-cultural team of more than 40 people develop</w:t>
      </w:r>
      <w:proofErr w:type="gramEnd"/>
      <w:r w:rsidRPr="00DC2566">
        <w:rPr>
          <w:rFonts w:ascii="Helvetica" w:hAnsi="Helvetica" w:cs="Helvetica"/>
          <w:szCs w:val="20"/>
          <w:lang w:val="en-US"/>
        </w:rPr>
        <w:t xml:space="preserve"> strategic design for global consumer brands; original design for editorial, corporate and environmental projects; and cutting-edge experimental design for anything from typefaces to </w:t>
      </w:r>
      <w:proofErr w:type="spellStart"/>
      <w:r w:rsidRPr="00DC2566">
        <w:rPr>
          <w:rFonts w:ascii="Helvetica" w:hAnsi="Helvetica" w:cs="Helvetica"/>
          <w:szCs w:val="20"/>
          <w:lang w:val="en-US"/>
        </w:rPr>
        <w:t>homeware</w:t>
      </w:r>
      <w:proofErr w:type="spellEnd"/>
      <w:r w:rsidRPr="00DC2566">
        <w:rPr>
          <w:rFonts w:ascii="Helvetica" w:hAnsi="Helvetica" w:cs="Helvetica"/>
          <w:szCs w:val="20"/>
          <w:lang w:val="en-US"/>
        </w:rPr>
        <w:t>.</w:t>
      </w:r>
    </w:p>
    <w:p w14:paraId="7B9F41CA"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27ABD0D4"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proofErr w:type="spellStart"/>
      <w:r w:rsidRPr="00DC2566">
        <w:rPr>
          <w:rFonts w:ascii="Helvetica" w:hAnsi="Helvetica" w:cs="Helvetica"/>
          <w:b/>
          <w:bCs/>
          <w:szCs w:val="20"/>
          <w:lang w:val="en-US"/>
        </w:rPr>
        <w:t>Estúdio</w:t>
      </w:r>
      <w:proofErr w:type="spellEnd"/>
      <w:r w:rsidRPr="00DC2566">
        <w:rPr>
          <w:rFonts w:ascii="Helvetica" w:hAnsi="Helvetica" w:cs="Helvetica"/>
          <w:b/>
          <w:bCs/>
          <w:szCs w:val="20"/>
          <w:lang w:val="en-US"/>
        </w:rPr>
        <w:t xml:space="preserve"> </w:t>
      </w:r>
      <w:proofErr w:type="spellStart"/>
      <w:r w:rsidRPr="00DC2566">
        <w:rPr>
          <w:rFonts w:ascii="Helvetica" w:hAnsi="Helvetica" w:cs="Helvetica"/>
          <w:b/>
          <w:bCs/>
          <w:szCs w:val="20"/>
          <w:lang w:val="en-US"/>
        </w:rPr>
        <w:t>Marujo</w:t>
      </w:r>
      <w:proofErr w:type="spellEnd"/>
    </w:p>
    <w:p w14:paraId="057724F8"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www.estudiomarujo.com.br</w:t>
      </w:r>
    </w:p>
    <w:p w14:paraId="46D1EA4D"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City: Brasília</w:t>
      </w:r>
    </w:p>
    <w:p w14:paraId="7E166C41"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State: Distrito Federal</w:t>
      </w:r>
    </w:p>
    <w:p w14:paraId="706C9FC8" w14:textId="109BA5E2"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Manned by designers trained at the University of Brasilia, the Studio </w:t>
      </w:r>
      <w:proofErr w:type="spellStart"/>
      <w:r w:rsidRPr="00DC2566">
        <w:rPr>
          <w:rFonts w:ascii="Helvetica" w:hAnsi="Helvetica" w:cs="Helvetica"/>
          <w:szCs w:val="20"/>
          <w:lang w:val="en-US"/>
        </w:rPr>
        <w:t>Marujo</w:t>
      </w:r>
      <w:proofErr w:type="spellEnd"/>
      <w:r w:rsidRPr="00DC2566">
        <w:rPr>
          <w:rFonts w:ascii="Helvetica" w:hAnsi="Helvetica" w:cs="Helvetica"/>
          <w:szCs w:val="20"/>
          <w:lang w:val="en-US"/>
        </w:rPr>
        <w:t xml:space="preserve"> sailed from the </w:t>
      </w:r>
      <w:proofErr w:type="spellStart"/>
      <w:r w:rsidRPr="00DC2566">
        <w:rPr>
          <w:rFonts w:ascii="Helvetica" w:hAnsi="Helvetica" w:cs="Helvetica"/>
          <w:szCs w:val="20"/>
          <w:lang w:val="en-US"/>
        </w:rPr>
        <w:t>Planalto</w:t>
      </w:r>
      <w:proofErr w:type="spellEnd"/>
      <w:r w:rsidRPr="00DC2566">
        <w:rPr>
          <w:rFonts w:ascii="Helvetica" w:hAnsi="Helvetica" w:cs="Helvetica"/>
          <w:szCs w:val="20"/>
          <w:lang w:val="en-US"/>
        </w:rPr>
        <w:t xml:space="preserve"> Central in 2012 to sail the seas graphic design. In our process we seek to understand and think the essence of each project to better express it visually according to their characteristics and particular needs. We understand that our role is to leverage good ideas. So our boat is small: we value the proximity and the exchange of experiences in the relationship with our customers and friends. After all, the journey is better when we go together.</w:t>
      </w:r>
    </w:p>
    <w:p w14:paraId="123AAA1B"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6F9C7764"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proofErr w:type="spellStart"/>
      <w:r w:rsidRPr="00DC2566">
        <w:rPr>
          <w:rFonts w:ascii="Helvetica" w:hAnsi="Helvetica" w:cs="Helvetica"/>
          <w:b/>
          <w:bCs/>
          <w:szCs w:val="20"/>
          <w:lang w:val="en-US"/>
        </w:rPr>
        <w:t>Fábrica</w:t>
      </w:r>
      <w:proofErr w:type="spellEnd"/>
      <w:r w:rsidRPr="00DC2566">
        <w:rPr>
          <w:rFonts w:ascii="Helvetica" w:hAnsi="Helvetica" w:cs="Helvetica"/>
          <w:b/>
          <w:bCs/>
          <w:szCs w:val="20"/>
          <w:lang w:val="en-US"/>
        </w:rPr>
        <w:t xml:space="preserve"> de </w:t>
      </w:r>
      <w:proofErr w:type="spellStart"/>
      <w:r w:rsidRPr="00DC2566">
        <w:rPr>
          <w:rFonts w:ascii="Helvetica" w:hAnsi="Helvetica" w:cs="Helvetica"/>
          <w:b/>
          <w:bCs/>
          <w:szCs w:val="20"/>
          <w:lang w:val="en-US"/>
        </w:rPr>
        <w:t>Ideias</w:t>
      </w:r>
      <w:proofErr w:type="spellEnd"/>
      <w:r w:rsidRPr="00DC2566">
        <w:rPr>
          <w:rFonts w:ascii="Helvetica" w:hAnsi="Helvetica" w:cs="Helvetica"/>
          <w:b/>
          <w:bCs/>
          <w:szCs w:val="20"/>
          <w:lang w:val="en-US"/>
        </w:rPr>
        <w:t xml:space="preserve"> </w:t>
      </w:r>
      <w:proofErr w:type="spellStart"/>
      <w:r w:rsidRPr="00DC2566">
        <w:rPr>
          <w:rFonts w:ascii="Helvetica" w:hAnsi="Helvetica" w:cs="Helvetica"/>
          <w:b/>
          <w:bCs/>
          <w:szCs w:val="20"/>
          <w:lang w:val="en-US"/>
        </w:rPr>
        <w:t>Brasileiras</w:t>
      </w:r>
      <w:proofErr w:type="spellEnd"/>
    </w:p>
    <w:p w14:paraId="609D3043"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www.fabricadeideasbrasileiras.com.br </w:t>
      </w:r>
    </w:p>
    <w:p w14:paraId="09515AC7"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City: São Paulo</w:t>
      </w:r>
    </w:p>
    <w:p w14:paraId="11142F01"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State: São Paulo</w:t>
      </w:r>
    </w:p>
    <w:p w14:paraId="4E5C015E"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Our ultimate goal is to build affective brands. For us, brands are happiness project vehicles, something much larger than the welfare promotion. That happiness involves construction through consistent and relevant design to express emotions and sensations full of meaning and significance to the public. That is innovative and true, respecting the user and the brand's history.</w:t>
      </w:r>
    </w:p>
    <w:p w14:paraId="3AAD6258"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28A292BA"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proofErr w:type="spellStart"/>
      <w:r w:rsidRPr="00DC2566">
        <w:rPr>
          <w:rFonts w:ascii="Helvetica" w:hAnsi="Helvetica" w:cs="Helvetica"/>
          <w:b/>
          <w:bCs/>
          <w:szCs w:val="20"/>
          <w:lang w:val="en-US"/>
        </w:rPr>
        <w:t>Glóbulo</w:t>
      </w:r>
      <w:proofErr w:type="spellEnd"/>
      <w:r w:rsidRPr="00DC2566">
        <w:rPr>
          <w:rFonts w:ascii="Helvetica" w:hAnsi="Helvetica" w:cs="Helvetica"/>
          <w:b/>
          <w:bCs/>
          <w:szCs w:val="20"/>
          <w:lang w:val="en-US"/>
        </w:rPr>
        <w:t xml:space="preserve"> - </w:t>
      </w:r>
      <w:proofErr w:type="spellStart"/>
      <w:r w:rsidRPr="00DC2566">
        <w:rPr>
          <w:rFonts w:ascii="Helvetica" w:hAnsi="Helvetica" w:cs="Helvetica"/>
          <w:b/>
          <w:bCs/>
          <w:szCs w:val="20"/>
          <w:lang w:val="en-US"/>
        </w:rPr>
        <w:t>Marcas</w:t>
      </w:r>
      <w:proofErr w:type="spellEnd"/>
      <w:r w:rsidRPr="00DC2566">
        <w:rPr>
          <w:rFonts w:ascii="Helvetica" w:hAnsi="Helvetica" w:cs="Helvetica"/>
          <w:b/>
          <w:bCs/>
          <w:szCs w:val="20"/>
          <w:lang w:val="en-US"/>
        </w:rPr>
        <w:t xml:space="preserve"> de </w:t>
      </w:r>
      <w:proofErr w:type="spellStart"/>
      <w:r w:rsidRPr="00DC2566">
        <w:rPr>
          <w:rFonts w:ascii="Helvetica" w:hAnsi="Helvetica" w:cs="Helvetica"/>
          <w:b/>
          <w:bCs/>
          <w:szCs w:val="20"/>
          <w:lang w:val="en-US"/>
        </w:rPr>
        <w:t>Propósito</w:t>
      </w:r>
      <w:proofErr w:type="spellEnd"/>
    </w:p>
    <w:p w14:paraId="7FE3AB5B"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www.globulo.com.br</w:t>
      </w:r>
    </w:p>
    <w:p w14:paraId="5C31AE54"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City: </w:t>
      </w:r>
      <w:proofErr w:type="spellStart"/>
      <w:r w:rsidRPr="00DC2566">
        <w:rPr>
          <w:rFonts w:ascii="Helvetica" w:hAnsi="Helvetica" w:cs="Helvetica"/>
          <w:szCs w:val="20"/>
          <w:lang w:val="en-US"/>
        </w:rPr>
        <w:t>Florianópolis</w:t>
      </w:r>
      <w:proofErr w:type="spellEnd"/>
    </w:p>
    <w:p w14:paraId="78F9B87C"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State: Santa </w:t>
      </w:r>
      <w:proofErr w:type="spellStart"/>
      <w:r w:rsidRPr="00DC2566">
        <w:rPr>
          <w:rFonts w:ascii="Helvetica" w:hAnsi="Helvetica" w:cs="Helvetica"/>
          <w:szCs w:val="20"/>
          <w:lang w:val="en-US"/>
        </w:rPr>
        <w:t>Catarina</w:t>
      </w:r>
      <w:proofErr w:type="spellEnd"/>
    </w:p>
    <w:p w14:paraId="1F276370"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The </w:t>
      </w:r>
      <w:proofErr w:type="spellStart"/>
      <w:r w:rsidRPr="00DC2566">
        <w:rPr>
          <w:rFonts w:ascii="Helvetica" w:hAnsi="Helvetica" w:cs="Helvetica"/>
          <w:szCs w:val="20"/>
          <w:lang w:val="en-US"/>
        </w:rPr>
        <w:t>Glóbulo</w:t>
      </w:r>
      <w:proofErr w:type="spellEnd"/>
      <w:r w:rsidRPr="00DC2566">
        <w:rPr>
          <w:rFonts w:ascii="Helvetica" w:hAnsi="Helvetica" w:cs="Helvetica"/>
          <w:szCs w:val="20"/>
          <w:lang w:val="en-US"/>
        </w:rPr>
        <w:t xml:space="preserve"> works with strategy and intelligence for brands. We built new business structures, reinvent business models and humanize brands. Our purpose is to positively impact the lives of people, and we believe we can be useful helping companies to do the same. And we do it with tools and methodologies that combine the design, marketing, advertising, psychology, management, project management and other things that we learn along the way.</w:t>
      </w:r>
    </w:p>
    <w:p w14:paraId="451E72DD"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3C296473"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proofErr w:type="spellStart"/>
      <w:proofErr w:type="gramStart"/>
      <w:r w:rsidRPr="00DC2566">
        <w:rPr>
          <w:rFonts w:ascii="Helvetica" w:hAnsi="Helvetica" w:cs="Helvetica"/>
          <w:b/>
          <w:bCs/>
          <w:szCs w:val="20"/>
          <w:lang w:val="en-US"/>
        </w:rPr>
        <w:t>ood</w:t>
      </w:r>
      <w:proofErr w:type="spellEnd"/>
      <w:proofErr w:type="gramEnd"/>
      <w:r w:rsidRPr="00DC2566">
        <w:rPr>
          <w:rFonts w:ascii="Helvetica" w:hAnsi="Helvetica" w:cs="Helvetica"/>
          <w:b/>
          <w:bCs/>
          <w:szCs w:val="20"/>
          <w:lang w:val="en-US"/>
        </w:rPr>
        <w:t xml:space="preserve"> </w:t>
      </w:r>
      <w:proofErr w:type="spellStart"/>
      <w:r w:rsidRPr="00DC2566">
        <w:rPr>
          <w:rFonts w:ascii="Helvetica" w:hAnsi="Helvetica" w:cs="Helvetica"/>
          <w:b/>
          <w:bCs/>
          <w:szCs w:val="20"/>
          <w:lang w:val="en-US"/>
        </w:rPr>
        <w:t>Estúdio</w:t>
      </w:r>
      <w:proofErr w:type="spellEnd"/>
      <w:r w:rsidRPr="00DC2566">
        <w:rPr>
          <w:rFonts w:ascii="Helvetica" w:hAnsi="Helvetica" w:cs="Helvetica"/>
          <w:b/>
          <w:bCs/>
          <w:szCs w:val="20"/>
          <w:lang w:val="en-US"/>
        </w:rPr>
        <w:t xml:space="preserve"> </w:t>
      </w:r>
    </w:p>
    <w:p w14:paraId="1AFF534A"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www.oodestudio.com</w:t>
      </w:r>
    </w:p>
    <w:p w14:paraId="502B0A9C"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City: Fortaleza</w:t>
      </w:r>
    </w:p>
    <w:p w14:paraId="1E42DC83"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State: </w:t>
      </w:r>
      <w:proofErr w:type="spellStart"/>
      <w:r w:rsidRPr="00DC2566">
        <w:rPr>
          <w:rFonts w:ascii="Helvetica" w:hAnsi="Helvetica" w:cs="Helvetica"/>
          <w:szCs w:val="20"/>
          <w:lang w:val="en-US"/>
        </w:rPr>
        <w:t>Ceará</w:t>
      </w:r>
      <w:proofErr w:type="spellEnd"/>
    </w:p>
    <w:p w14:paraId="06125F44"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The </w:t>
      </w:r>
      <w:proofErr w:type="spellStart"/>
      <w:r w:rsidRPr="00DC2566">
        <w:rPr>
          <w:rFonts w:ascii="Helvetica" w:hAnsi="Helvetica" w:cs="Helvetica"/>
          <w:szCs w:val="20"/>
          <w:lang w:val="en-US"/>
        </w:rPr>
        <w:t>ood</w:t>
      </w:r>
      <w:proofErr w:type="spellEnd"/>
      <w:r w:rsidRPr="00DC2566">
        <w:rPr>
          <w:rFonts w:ascii="Helvetica" w:hAnsi="Helvetica" w:cs="Helvetica"/>
          <w:szCs w:val="20"/>
          <w:lang w:val="en-US"/>
        </w:rPr>
        <w:t xml:space="preserve"> is a design studio and brand management arising from an intersection references. We seek to modify the cultural universe through the design and immersion marks in society, enabling at the same time, communication solutions and strategy visually pleasing and conceptually well resolved. The studio is a company linked to ABEDESIGN (Brazilian Association of Design Companies)</w:t>
      </w:r>
    </w:p>
    <w:p w14:paraId="09DD66BC"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0DBAE22A"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t>Oni Branding &amp; Design</w:t>
      </w:r>
    </w:p>
    <w:p w14:paraId="55830AA5"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www.onibrand.com.br</w:t>
      </w:r>
    </w:p>
    <w:p w14:paraId="1F3C4E49"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City: Brasília</w:t>
      </w:r>
    </w:p>
    <w:p w14:paraId="67940109"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State: Distrito Federal</w:t>
      </w:r>
    </w:p>
    <w:p w14:paraId="33F8B127"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Oni is a firm specializing in brand management and service design that takes a holistic view to build kind and true brands. Our work is focused on building and implementing strategies through visual, sensory and behavioral experiments in different contexts to maximize results and relationships.</w:t>
      </w:r>
    </w:p>
    <w:p w14:paraId="66B0FACF"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2E92C8A4"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proofErr w:type="spellStart"/>
      <w:r w:rsidRPr="00DC2566">
        <w:rPr>
          <w:rFonts w:ascii="Helvetica" w:hAnsi="Helvetica" w:cs="Helvetica"/>
          <w:b/>
          <w:bCs/>
          <w:szCs w:val="20"/>
          <w:lang w:val="en-US"/>
        </w:rPr>
        <w:t>Questto|Nó</w:t>
      </w:r>
      <w:proofErr w:type="spellEnd"/>
    </w:p>
    <w:p w14:paraId="50281591"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www.questtono.com</w:t>
      </w:r>
    </w:p>
    <w:p w14:paraId="2CD03B49"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City: São Paulo</w:t>
      </w:r>
    </w:p>
    <w:p w14:paraId="4B7F30AB"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State: SP</w:t>
      </w:r>
    </w:p>
    <w:p w14:paraId="697ADF18"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The </w:t>
      </w:r>
      <w:proofErr w:type="spellStart"/>
      <w:r w:rsidRPr="00DC2566">
        <w:rPr>
          <w:rFonts w:ascii="Helvetica" w:hAnsi="Helvetica" w:cs="Helvetica"/>
          <w:szCs w:val="20"/>
          <w:lang w:val="en-US"/>
        </w:rPr>
        <w:t>Questto</w:t>
      </w:r>
      <w:proofErr w:type="spellEnd"/>
      <w:r w:rsidRPr="00DC2566">
        <w:rPr>
          <w:rFonts w:ascii="Helvetica" w:hAnsi="Helvetica" w:cs="Helvetica"/>
          <w:szCs w:val="20"/>
          <w:lang w:val="en-US"/>
        </w:rPr>
        <w:t xml:space="preserve"> | Node is an agency of Design and Innovation, which seeks to create opportunities with tangible and </w:t>
      </w:r>
      <w:r w:rsidRPr="00DC2566">
        <w:rPr>
          <w:rFonts w:ascii="Helvetica" w:hAnsi="Helvetica" w:cs="Helvetica"/>
          <w:szCs w:val="20"/>
          <w:lang w:val="en-US"/>
        </w:rPr>
        <w:lastRenderedPageBreak/>
        <w:t>cost-effective deliveries, designing solutions with positive results for society and the environment. Focused on: Product Design, Graphic Design, Branding, Innovation, Market Research, trends and consumption habits.</w:t>
      </w:r>
    </w:p>
    <w:p w14:paraId="29CD86CB"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4CB8E2E0"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proofErr w:type="spellStart"/>
      <w:r w:rsidRPr="00DC2566">
        <w:rPr>
          <w:rFonts w:ascii="Helvetica" w:hAnsi="Helvetica" w:cs="Helvetica"/>
          <w:b/>
          <w:bCs/>
          <w:szCs w:val="20"/>
          <w:lang w:val="en-US"/>
        </w:rPr>
        <w:t>Sebastiany</w:t>
      </w:r>
      <w:proofErr w:type="spellEnd"/>
      <w:r w:rsidRPr="00DC2566">
        <w:rPr>
          <w:rFonts w:ascii="Helvetica" w:hAnsi="Helvetica" w:cs="Helvetica"/>
          <w:b/>
          <w:bCs/>
          <w:szCs w:val="20"/>
          <w:lang w:val="en-US"/>
        </w:rPr>
        <w:t xml:space="preserve"> Branding</w:t>
      </w:r>
    </w:p>
    <w:p w14:paraId="6BE49000"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roofErr w:type="gramStart"/>
      <w:r w:rsidRPr="00DC2566">
        <w:rPr>
          <w:rFonts w:ascii="Helvetica" w:hAnsi="Helvetica" w:cs="Helvetica"/>
          <w:szCs w:val="20"/>
          <w:lang w:val="en-US"/>
        </w:rPr>
        <w:t>sebastiany.com.br</w:t>
      </w:r>
      <w:proofErr w:type="gramEnd"/>
    </w:p>
    <w:p w14:paraId="3A754E08"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City: São Paulo</w:t>
      </w:r>
    </w:p>
    <w:p w14:paraId="413F5077"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State: SP</w:t>
      </w:r>
    </w:p>
    <w:p w14:paraId="34FEAA9D"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We are a firm specializing in strategy and branding.</w:t>
      </w:r>
    </w:p>
    <w:p w14:paraId="28E42A85"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roofErr w:type="gramStart"/>
      <w:r w:rsidRPr="00DC2566">
        <w:rPr>
          <w:rFonts w:ascii="Helvetica" w:hAnsi="Helvetica" w:cs="Helvetica"/>
          <w:szCs w:val="20"/>
          <w:lang w:val="en-US"/>
        </w:rPr>
        <w:t>We, through our own methodology, the projection strategies and identities with depth, differentiation and assertiveness.</w:t>
      </w:r>
      <w:proofErr w:type="gramEnd"/>
    </w:p>
    <w:p w14:paraId="543FEFDB"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We operate both in the design of new companies, as in reshaping weakened brands, working from strategy and positioning to correct visual synthesis in a strong and representative mark.</w:t>
      </w:r>
    </w:p>
    <w:p w14:paraId="33E17F99"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6CE8DEA8"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t>UNO+BRAND</w:t>
      </w:r>
    </w:p>
    <w:p w14:paraId="3CB2B736"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www.uno.ag</w:t>
      </w:r>
    </w:p>
    <w:p w14:paraId="2F2B66EA"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City: São Paulo</w:t>
      </w:r>
    </w:p>
    <w:p w14:paraId="2F17DFBF"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State: SP</w:t>
      </w:r>
    </w:p>
    <w:p w14:paraId="41EF79D4"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Agency for 12 years working with branding and communication in various platforms for different brands, going beyond simply creating a thought for continuous development of relations of the brands with their audiences. We develop and communicate brands to provide real experience for stakeholders.</w:t>
      </w:r>
    </w:p>
    <w:p w14:paraId="1B2192E2"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720CABE9"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If any company that you want to visit is not listed, or you want to register your office, it will be great to send an email to oi@visitei.la.</w:t>
      </w:r>
    </w:p>
    <w:p w14:paraId="6B2BF23E"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0FF9243F"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63F031C4"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color w:val="FF0000"/>
          <w:szCs w:val="20"/>
          <w:lang w:val="en-US"/>
        </w:rPr>
      </w:pPr>
      <w:r w:rsidRPr="00DC2566">
        <w:rPr>
          <w:rFonts w:ascii="Helvetica" w:hAnsi="Helvetica" w:cs="Helvetica"/>
          <w:color w:val="FF0000"/>
          <w:szCs w:val="20"/>
          <w:lang w:val="en-US"/>
        </w:rPr>
        <w:t>FAQ should be used in page 6</w:t>
      </w:r>
    </w:p>
    <w:p w14:paraId="10B224D7"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1D3C1084"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24526B93"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t>FAQ</w:t>
      </w:r>
    </w:p>
    <w:p w14:paraId="08F5B528"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t>Frequently Asked Questions</w:t>
      </w:r>
    </w:p>
    <w:p w14:paraId="31430BBD"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p>
    <w:p w14:paraId="74260ECC"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t>How many visits do you participate?</w:t>
      </w:r>
    </w:p>
    <w:p w14:paraId="7312B0B3"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So everyone has a chance to visit </w:t>
      </w:r>
      <w:proofErr w:type="gramStart"/>
      <w:r w:rsidRPr="00DC2566">
        <w:rPr>
          <w:rFonts w:ascii="Helvetica" w:hAnsi="Helvetica" w:cs="Helvetica"/>
          <w:szCs w:val="20"/>
          <w:lang w:val="en-US"/>
        </w:rPr>
        <w:t>their</w:t>
      </w:r>
      <w:proofErr w:type="gramEnd"/>
      <w:r w:rsidRPr="00DC2566">
        <w:rPr>
          <w:rFonts w:ascii="Helvetica" w:hAnsi="Helvetica" w:cs="Helvetica"/>
          <w:szCs w:val="20"/>
          <w:lang w:val="en-US"/>
        </w:rPr>
        <w:t xml:space="preserve"> favorite studio, the limit is once a month. Then, you can apply for visits that have a 30-day interval between each. Gives time to post photos in your social </w:t>
      </w:r>
      <w:proofErr w:type="gramStart"/>
      <w:r w:rsidRPr="00DC2566">
        <w:rPr>
          <w:rFonts w:ascii="Helvetica" w:hAnsi="Helvetica" w:cs="Helvetica"/>
          <w:szCs w:val="20"/>
          <w:lang w:val="en-US"/>
        </w:rPr>
        <w:t>networks,</w:t>
      </w:r>
      <w:proofErr w:type="gramEnd"/>
      <w:r w:rsidRPr="00DC2566">
        <w:rPr>
          <w:rFonts w:ascii="Helvetica" w:hAnsi="Helvetica" w:cs="Helvetica"/>
          <w:szCs w:val="20"/>
          <w:lang w:val="en-US"/>
        </w:rPr>
        <w:t xml:space="preserve"> talk to all your friends as it was, and when to see, as will your next experience! :) In time, you can visit only once every office.</w:t>
      </w:r>
    </w:p>
    <w:p w14:paraId="2F11C853"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583EF763"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t>Does it cost anything?</w:t>
      </w:r>
    </w:p>
    <w:p w14:paraId="02A565A3"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No. You pay nothing to register or to visit studios.</w:t>
      </w:r>
    </w:p>
    <w:p w14:paraId="1E38DB6F"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0646F42B"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t xml:space="preserve">What happens if I sign up for a visit but </w:t>
      </w:r>
      <w:proofErr w:type="gramStart"/>
      <w:r w:rsidRPr="00DC2566">
        <w:rPr>
          <w:rFonts w:ascii="Helvetica" w:hAnsi="Helvetica" w:cs="Helvetica"/>
          <w:b/>
          <w:bCs/>
          <w:szCs w:val="20"/>
          <w:lang w:val="en-US"/>
        </w:rPr>
        <w:t>can not</w:t>
      </w:r>
      <w:proofErr w:type="gramEnd"/>
      <w:r w:rsidRPr="00DC2566">
        <w:rPr>
          <w:rFonts w:ascii="Helvetica" w:hAnsi="Helvetica" w:cs="Helvetica"/>
          <w:b/>
          <w:bCs/>
          <w:szCs w:val="20"/>
          <w:lang w:val="en-US"/>
        </w:rPr>
        <w:t xml:space="preserve"> go?</w:t>
      </w:r>
    </w:p>
    <w:p w14:paraId="6B11BAA2"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You have until 48 hours before the visit to cancel interest (on the website or via email oi@visitei.la). If you do not cancel and do not attend, your profile is blocked for four months, during which you </w:t>
      </w:r>
      <w:proofErr w:type="gramStart"/>
      <w:r w:rsidRPr="00DC2566">
        <w:rPr>
          <w:rFonts w:ascii="Helvetica" w:hAnsi="Helvetica" w:cs="Helvetica"/>
          <w:szCs w:val="20"/>
          <w:lang w:val="en-US"/>
        </w:rPr>
        <w:t>can not</w:t>
      </w:r>
      <w:proofErr w:type="gramEnd"/>
      <w:r w:rsidRPr="00DC2566">
        <w:rPr>
          <w:rFonts w:ascii="Helvetica" w:hAnsi="Helvetica" w:cs="Helvetica"/>
          <w:szCs w:val="20"/>
          <w:lang w:val="en-US"/>
        </w:rPr>
        <w:t xml:space="preserve"> sign up for any visit. Many people would like to visit studios, and it's not fair that they miss the opportunity for those who do not honor their commitments.</w:t>
      </w:r>
    </w:p>
    <w:p w14:paraId="2231CEB7"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6BD411AD"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t>Why would anyone visit a design office?</w:t>
      </w:r>
    </w:p>
    <w:p w14:paraId="41B719D3"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You may not curiosity but is a great experience being in the same room with people who do a job that you admire. You find different tools, know people with the same interest as you, can learn habits that can change the way you work; In addition, the visits are a time of fun and relaxation.</w:t>
      </w:r>
    </w:p>
    <w:p w14:paraId="286696C9"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02B35C6A"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t>What does studios gain from this?</w:t>
      </w:r>
    </w:p>
    <w:p w14:paraId="35ECF53F"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Quality studios believe if they share the knowledge all people </w:t>
      </w:r>
      <w:proofErr w:type="spellStart"/>
      <w:r w:rsidRPr="00DC2566">
        <w:rPr>
          <w:rFonts w:ascii="Helvetica" w:hAnsi="Helvetica" w:cs="Helvetica"/>
          <w:szCs w:val="20"/>
          <w:lang w:val="en-US"/>
        </w:rPr>
        <w:t>envolved</w:t>
      </w:r>
      <w:proofErr w:type="spellEnd"/>
      <w:r w:rsidRPr="00DC2566">
        <w:rPr>
          <w:rFonts w:ascii="Helvetica" w:hAnsi="Helvetica" w:cs="Helvetica"/>
          <w:szCs w:val="20"/>
          <w:lang w:val="en-US"/>
        </w:rPr>
        <w:t xml:space="preserve"> will gain too. In addition, studios gain visibility, know people who can become future employees, and the habit of often receive people interested in the work gives a high in the "self-esteem" of the company and its employees.</w:t>
      </w:r>
    </w:p>
    <w:p w14:paraId="5E894834"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p>
    <w:p w14:paraId="53A3ED53"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b/>
          <w:bCs/>
          <w:szCs w:val="20"/>
          <w:lang w:val="en-US"/>
        </w:rPr>
      </w:pPr>
      <w:r w:rsidRPr="00DC2566">
        <w:rPr>
          <w:rFonts w:ascii="Helvetica" w:hAnsi="Helvetica" w:cs="Helvetica"/>
          <w:b/>
          <w:bCs/>
          <w:szCs w:val="20"/>
          <w:lang w:val="en-US"/>
        </w:rPr>
        <w:lastRenderedPageBreak/>
        <w:t>And if the studio does not have more vacancies and Do I still appear in the visit?</w:t>
      </w:r>
    </w:p>
    <w:p w14:paraId="52D45B59" w14:textId="77777777" w:rsidR="00DC2566" w:rsidRPr="00DC2566"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Helvetica" w:hAnsi="Helvetica" w:cs="Helvetica"/>
          <w:szCs w:val="20"/>
          <w:lang w:val="en-US"/>
        </w:rPr>
      </w:pPr>
      <w:r w:rsidRPr="00DC2566">
        <w:rPr>
          <w:rFonts w:ascii="Helvetica" w:hAnsi="Helvetica" w:cs="Helvetica"/>
          <w:szCs w:val="20"/>
          <w:lang w:val="en-US"/>
        </w:rPr>
        <w:t xml:space="preserve">This is an easy question to answer: If you open the doors of your home to host a number of people and is programmed for this, Will you be happy if enter a lot of intruders? </w:t>
      </w:r>
      <w:proofErr w:type="gramStart"/>
      <w:r w:rsidRPr="00DC2566">
        <w:rPr>
          <w:rFonts w:ascii="Helvetica" w:hAnsi="Helvetica" w:cs="Helvetica"/>
          <w:szCs w:val="20"/>
          <w:lang w:val="en-US"/>
        </w:rPr>
        <w:t>Same</w:t>
      </w:r>
      <w:proofErr w:type="gramEnd"/>
      <w:r w:rsidRPr="00DC2566">
        <w:rPr>
          <w:rFonts w:ascii="Helvetica" w:hAnsi="Helvetica" w:cs="Helvetica"/>
          <w:szCs w:val="20"/>
          <w:lang w:val="en-US"/>
        </w:rPr>
        <w:t xml:space="preserve"> is the case with studios. They are opening their space and scheduling the visit for the number of people who think they are suitable for all having a good experience. In the practice way: the studio will have a list of participants for each visit and the decision to allow someone not on the list participate in the event is of the studio.</w:t>
      </w:r>
    </w:p>
    <w:p w14:paraId="5BA7D4E1" w14:textId="5BDBF405" w:rsidR="009B73D7" w:rsidRPr="00DC2566" w:rsidRDefault="009B73D7" w:rsidP="00081450">
      <w:pPr>
        <w:spacing w:line="240" w:lineRule="auto"/>
        <w:rPr>
          <w:b/>
          <w:szCs w:val="20"/>
          <w:lang w:val="en-US"/>
        </w:rPr>
      </w:pPr>
    </w:p>
    <w:sectPr w:rsidR="009B73D7" w:rsidRPr="00DC2566" w:rsidSect="00300343">
      <w:headerReference w:type="default" r:id="rId13"/>
      <w:footerReference w:type="first" r:id="rId14"/>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F7A488" w14:textId="77777777" w:rsidR="00DE7204" w:rsidRDefault="00DE7204" w:rsidP="00313492">
      <w:r>
        <w:separator/>
      </w:r>
    </w:p>
    <w:p w14:paraId="756FD337" w14:textId="77777777" w:rsidR="00DE7204" w:rsidRDefault="00DE7204" w:rsidP="00313492"/>
    <w:p w14:paraId="5E06CEB4" w14:textId="77777777" w:rsidR="00DE7204" w:rsidRDefault="00DE7204"/>
  </w:endnote>
  <w:endnote w:type="continuationSeparator" w:id="0">
    <w:p w14:paraId="6F01FA72" w14:textId="77777777" w:rsidR="00DE7204" w:rsidRDefault="00DE7204" w:rsidP="00313492">
      <w:r>
        <w:continuationSeparator/>
      </w:r>
    </w:p>
    <w:p w14:paraId="39F1DA94" w14:textId="77777777" w:rsidR="00DE7204" w:rsidRDefault="00DE7204" w:rsidP="00313492"/>
    <w:p w14:paraId="0E5B40A7" w14:textId="77777777" w:rsidR="00DE7204" w:rsidRDefault="00DE72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新細明體">
    <w:charset w:val="51"/>
    <w:family w:val="auto"/>
    <w:pitch w:val="variable"/>
    <w:sig w:usb0="A00002FF" w:usb1="28CFFCFA" w:usb2="00000016" w:usb3="00000000" w:csb0="00100001" w:csb1="00000000"/>
  </w:font>
  <w:font w:name="Courier">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Cordia New">
    <w:panose1 w:val="00000000000000000000"/>
    <w:charset w:val="DE"/>
    <w:family w:val="roman"/>
    <w:notTrueType/>
    <w:pitch w:val="variable"/>
    <w:sig w:usb0="01000001" w:usb1="00000000" w:usb2="00000000" w:usb3="00000000" w:csb0="00010000" w:csb1="00000000"/>
  </w:font>
  <w:font w:name="Angsana New">
    <w:panose1 w:val="00000000000000000000"/>
    <w:charset w:val="DE"/>
    <w:family w:val="roman"/>
    <w:notTrueType/>
    <w:pitch w:val="variable"/>
    <w:sig w:usb0="01000001" w:usb1="00000000" w:usb2="00000000" w:usb3="00000000" w:csb0="00010000" w:csb1="00000000"/>
  </w:font>
  <w:font w:name="Frutiger LT Com 45 Light">
    <w:charset w:val="00"/>
    <w:family w:val="auto"/>
    <w:pitch w:val="variable"/>
    <w:sig w:usb0="8000002F" w:usb1="5000204A" w:usb2="00000000" w:usb3="00000000" w:csb0="0000009B" w:csb1="00000000"/>
  </w:font>
  <w:font w:name="Segoe UI">
    <w:altName w:val="Calibri"/>
    <w:charset w:val="00"/>
    <w:family w:val="swiss"/>
    <w:pitch w:val="variable"/>
    <w:sig w:usb0="E10022FF" w:usb1="C000E47F" w:usb2="00000029" w:usb3="00000000" w:csb0="000001D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DE7204" w:rsidRPr="00893901" w14:paraId="0CE4E7C5" w14:textId="77777777">
      <w:tc>
        <w:tcPr>
          <w:tcW w:w="4073" w:type="dxa"/>
          <w:vAlign w:val="center"/>
        </w:tcPr>
        <w:p w14:paraId="3945D6A4" w14:textId="42FB447C" w:rsidR="00DE7204" w:rsidRPr="00893901" w:rsidRDefault="00881A2C" w:rsidP="00300343">
          <w:pPr>
            <w:pStyle w:val="Footer"/>
          </w:pPr>
          <w:fldSimple w:instr=" FILENAME ">
            <w:r w:rsidR="00DE7204">
              <w:rPr>
                <w:noProof/>
              </w:rPr>
              <w:t>WSC2015_TP40_M2_EN_v2.docx</w:t>
            </w:r>
          </w:fldSimple>
        </w:p>
      </w:tc>
      <w:tc>
        <w:tcPr>
          <w:tcW w:w="1492" w:type="dxa"/>
          <w:vAlign w:val="center"/>
        </w:tcPr>
        <w:p w14:paraId="474817DC" w14:textId="599CA3BB" w:rsidR="00DE7204" w:rsidRPr="00893901" w:rsidRDefault="00DE7204" w:rsidP="00300343">
          <w:pPr>
            <w:pStyle w:val="Footer"/>
            <w:jc w:val="center"/>
          </w:pPr>
          <w:r w:rsidRPr="00893901">
            <w:t xml:space="preserve">Version: </w:t>
          </w:r>
          <w:r>
            <w:t>27</w:t>
          </w:r>
        </w:p>
        <w:p w14:paraId="33C83B4C" w14:textId="69422681" w:rsidR="00DE7204" w:rsidRPr="00893901" w:rsidRDefault="00DE7204" w:rsidP="006E6918">
          <w:pPr>
            <w:pStyle w:val="Footer"/>
            <w:jc w:val="center"/>
          </w:pPr>
          <w:r>
            <w:t>Date: 6</w:t>
          </w:r>
          <w:r w:rsidRPr="00893901">
            <w:t>.0</w:t>
          </w:r>
          <w:r>
            <w:t>8</w:t>
          </w:r>
          <w:r w:rsidRPr="00893901">
            <w:t>.1</w:t>
          </w:r>
          <w:r>
            <w:t>5</w:t>
          </w:r>
        </w:p>
      </w:tc>
      <w:tc>
        <w:tcPr>
          <w:tcW w:w="4074" w:type="dxa"/>
          <w:vAlign w:val="center"/>
        </w:tcPr>
        <w:p w14:paraId="2397AD6D" w14:textId="77777777" w:rsidR="00DE7204" w:rsidRPr="00893901" w:rsidRDefault="00DE7204" w:rsidP="00300343">
          <w:pPr>
            <w:pStyle w:val="Footer"/>
            <w:jc w:val="right"/>
          </w:pPr>
          <w:r>
            <w:fldChar w:fldCharType="begin"/>
          </w:r>
          <w:r>
            <w:instrText xml:space="preserve"> PAGE   \* MERGEFORMAT </w:instrText>
          </w:r>
          <w:r>
            <w:fldChar w:fldCharType="separate"/>
          </w:r>
          <w:r w:rsidR="00AB4FE1">
            <w:rPr>
              <w:noProof/>
            </w:rPr>
            <w:t>6</w:t>
          </w:r>
          <w:r>
            <w:rPr>
              <w:noProof/>
            </w:rPr>
            <w:fldChar w:fldCharType="end"/>
          </w:r>
          <w:r w:rsidRPr="00893901">
            <w:t xml:space="preserve"> of </w:t>
          </w:r>
          <w:fldSimple w:instr=" NUMPAGES   \* MERGEFORMAT ">
            <w:r w:rsidR="00AB4FE1">
              <w:rPr>
                <w:noProof/>
              </w:rPr>
              <w:t>17</w:t>
            </w:r>
          </w:fldSimple>
        </w:p>
      </w:tc>
    </w:tr>
  </w:tbl>
  <w:p w14:paraId="449C3ABF" w14:textId="77777777" w:rsidR="00DE7204" w:rsidRDefault="00DE7204" w:rsidP="0030034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8D117C" w14:textId="77777777" w:rsidR="00DE7204" w:rsidRPr="00F729AF" w:rsidRDefault="00DE7204" w:rsidP="00F729AF">
    <w:pPr>
      <w:pStyle w:val="Footer"/>
      <w:rPr>
        <w:sz w:val="16"/>
        <w:szCs w:val="16"/>
      </w:rPr>
    </w:pPr>
    <w:r w:rsidRPr="00BD124E">
      <w:rPr>
        <w:noProof/>
        <w:lang w:val="en-US"/>
      </w:rPr>
      <w:drawing>
        <wp:anchor distT="0" distB="0" distL="114300" distR="114300" simplePos="0" relativeHeight="251661312" behindDoc="1" locked="0" layoutInCell="1" allowOverlap="1" wp14:anchorId="085E4532" wp14:editId="239145CA">
          <wp:simplePos x="0" y="0"/>
          <wp:positionH relativeFrom="page">
            <wp:posOffset>730186</wp:posOffset>
          </wp:positionH>
          <wp:positionV relativeFrom="page">
            <wp:posOffset>8461375</wp:posOffset>
          </wp:positionV>
          <wp:extent cx="1274400" cy="1296000"/>
          <wp:effectExtent l="0" t="0" r="2540" b="0"/>
          <wp:wrapNone/>
          <wp:docPr id="17" name="Picture 17"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anchor>
      </w:drawing>
    </w:r>
    <w:r>
      <w:rPr>
        <w:sz w:val="16"/>
        <w:szCs w:val="16"/>
      </w:rPr>
      <w:t>WSC2015_TP40_EDITORIAL_EN</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6DB417" w14:textId="77777777" w:rsidR="00DE7204" w:rsidRDefault="00DE7204">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F34DA3" w14:textId="77777777" w:rsidR="00DE7204" w:rsidRDefault="00DE7204">
      <w:r>
        <w:separator/>
      </w:r>
    </w:p>
  </w:footnote>
  <w:footnote w:type="continuationSeparator" w:id="0">
    <w:p w14:paraId="59635D82" w14:textId="77777777" w:rsidR="00DE7204" w:rsidRDefault="00DE7204" w:rsidP="00313492">
      <w:r>
        <w:continuationSeparator/>
      </w:r>
    </w:p>
    <w:p w14:paraId="540733B8" w14:textId="77777777" w:rsidR="00DE7204" w:rsidRDefault="00DE7204" w:rsidP="00313492"/>
    <w:p w14:paraId="3357FE79" w14:textId="77777777" w:rsidR="00DE7204" w:rsidRDefault="00DE7204"/>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EAC815" w14:textId="77777777" w:rsidR="00DE7204" w:rsidRDefault="00DE7204" w:rsidP="00313492">
    <w:pPr>
      <w:pStyle w:val="Header"/>
    </w:pPr>
    <w:r w:rsidRPr="00A77E62">
      <w:rPr>
        <w:noProof/>
        <w:lang w:val="en-US"/>
      </w:rPr>
      <w:drawing>
        <wp:anchor distT="0" distB="0" distL="114300" distR="114300" simplePos="0" relativeHeight="251657216" behindDoc="0" locked="0" layoutInCell="1" allowOverlap="1" wp14:anchorId="1A5D2913" wp14:editId="02FD8A2F">
          <wp:simplePos x="0" y="0"/>
          <wp:positionH relativeFrom="column">
            <wp:posOffset>5710555</wp:posOffset>
          </wp:positionH>
          <wp:positionV relativeFrom="paragraph">
            <wp:posOffset>-170180</wp:posOffset>
          </wp:positionV>
          <wp:extent cx="914400" cy="624840"/>
          <wp:effectExtent l="0" t="0" r="0"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anchor>
      </w:drawing>
    </w:r>
    <w:r w:rsidRPr="00A77E62">
      <w:rPr>
        <w:noProof/>
        <w:lang w:val="en-US"/>
      </w:rPr>
      <w:drawing>
        <wp:anchor distT="0" distB="0" distL="114300" distR="114300" simplePos="0" relativeHeight="251659264" behindDoc="1" locked="0" layoutInCell="1" allowOverlap="1" wp14:anchorId="53AADD1A" wp14:editId="5CF118D8">
          <wp:simplePos x="0" y="0"/>
          <wp:positionH relativeFrom="column">
            <wp:posOffset>-708660</wp:posOffset>
          </wp:positionH>
          <wp:positionV relativeFrom="paragraph">
            <wp:posOffset>-453390</wp:posOffset>
          </wp:positionV>
          <wp:extent cx="7572375" cy="9372600"/>
          <wp:effectExtent l="0" t="0" r="952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954D62" w14:textId="77777777" w:rsidR="00DE7204" w:rsidRDefault="00DE7204" w:rsidP="00313492">
    <w:pPr>
      <w:pStyle w:val="Header"/>
    </w:pPr>
    <w:r w:rsidRPr="00BD124E">
      <w:rPr>
        <w:noProof/>
        <w:lang w:val="en-US"/>
      </w:rPr>
      <w:drawing>
        <wp:anchor distT="0" distB="0" distL="114300" distR="114300" simplePos="0" relativeHeight="251653120" behindDoc="1" locked="0" layoutInCell="1" allowOverlap="1" wp14:anchorId="2853049D" wp14:editId="13E4D554">
          <wp:simplePos x="0" y="0"/>
          <wp:positionH relativeFrom="page">
            <wp:posOffset>10731</wp:posOffset>
          </wp:positionH>
          <wp:positionV relativeFrom="page">
            <wp:posOffset>10795</wp:posOffset>
          </wp:positionV>
          <wp:extent cx="7614000" cy="10746000"/>
          <wp:effectExtent l="0" t="0" r="6350" b="0"/>
          <wp:wrapNone/>
          <wp:docPr id="15" name="Picture 15"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anchor>
      </w:drawing>
    </w:r>
    <w:r>
      <w:rPr>
        <w:noProof/>
        <w:lang w:val="en-US"/>
      </w:rPr>
      <w:drawing>
        <wp:anchor distT="0" distB="0" distL="114300" distR="114300" simplePos="0" relativeHeight="251655168" behindDoc="1" locked="0" layoutInCell="1" allowOverlap="1" wp14:anchorId="4CD8A645" wp14:editId="2E6F8C18">
          <wp:simplePos x="0" y="0"/>
          <wp:positionH relativeFrom="page">
            <wp:posOffset>6362065</wp:posOffset>
          </wp:positionH>
          <wp:positionV relativeFrom="page">
            <wp:posOffset>212725</wp:posOffset>
          </wp:positionV>
          <wp:extent cx="1080000" cy="795600"/>
          <wp:effectExtent l="0" t="0" r="0" b="0"/>
          <wp:wrapNone/>
          <wp:docPr id="16" name="Picture 16"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A1EC1E" w14:textId="77777777" w:rsidR="00DE7204" w:rsidRDefault="00DE7204" w:rsidP="00313492">
    <w:pPr>
      <w:pStyle w:val="Header"/>
    </w:pPr>
    <w:r w:rsidRPr="00BD124E">
      <w:rPr>
        <w:noProof/>
        <w:lang w:val="en-US"/>
      </w:rPr>
      <w:drawing>
        <wp:anchor distT="0" distB="0" distL="114300" distR="114300" simplePos="0" relativeHeight="251677696" behindDoc="1" locked="0" layoutInCell="1" allowOverlap="1" wp14:anchorId="172F19D2" wp14:editId="04FE530D">
          <wp:simplePos x="0" y="0"/>
          <wp:positionH relativeFrom="page">
            <wp:posOffset>5897245</wp:posOffset>
          </wp:positionH>
          <wp:positionV relativeFrom="page">
            <wp:posOffset>248285</wp:posOffset>
          </wp:positionV>
          <wp:extent cx="1080000" cy="795600"/>
          <wp:effectExtent l="0" t="0" r="0" b="0"/>
          <wp:wrapNone/>
          <wp:docPr id="4" name="Picture 1"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anchor>
      </w:drawing>
    </w:r>
    <w:r w:rsidRPr="00BD124E">
      <w:rPr>
        <w:noProof/>
        <w:lang w:val="en-US"/>
      </w:rPr>
      <w:drawing>
        <wp:anchor distT="0" distB="0" distL="114300" distR="114300" simplePos="0" relativeHeight="251678720" behindDoc="1" locked="0" layoutInCell="1" allowOverlap="1" wp14:anchorId="2BC4D152" wp14:editId="389F0816">
          <wp:simplePos x="0" y="0"/>
          <wp:positionH relativeFrom="page">
            <wp:posOffset>720090</wp:posOffset>
          </wp:positionH>
          <wp:positionV relativeFrom="page">
            <wp:posOffset>360045</wp:posOffset>
          </wp:positionV>
          <wp:extent cx="550800" cy="561600"/>
          <wp:effectExtent l="0" t="0" r="1905" b="0"/>
          <wp:wrapNone/>
          <wp:docPr id="5" name="Picture 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suff w:val="nothing"/>
      <w:lvlText w:val="%2."/>
      <w:lvlJc w:val="left"/>
      <w:pPr>
        <w:ind w:left="0" w:firstLine="1440"/>
      </w:pPr>
      <w:rPr>
        <w:rFonts w:hint="default"/>
        <w:color w:val="000000"/>
        <w:position w:val="0"/>
        <w:sz w:val="20"/>
      </w:rPr>
    </w:lvl>
    <w:lvl w:ilvl="2">
      <w:start w:val="1"/>
      <w:numFmt w:val="lowerRoman"/>
      <w:suff w:val="nothing"/>
      <w:lvlText w:val="%3."/>
      <w:lvlJc w:val="left"/>
      <w:pPr>
        <w:ind w:left="0" w:firstLine="2160"/>
      </w:pPr>
      <w:rPr>
        <w:rFonts w:hint="default"/>
        <w:color w:val="000000"/>
        <w:position w:val="0"/>
        <w:sz w:val="20"/>
      </w:rPr>
    </w:lvl>
    <w:lvl w:ilvl="3">
      <w:start w:val="1"/>
      <w:numFmt w:val="decimal"/>
      <w:isLgl/>
      <w:suff w:val="nothing"/>
      <w:lvlText w:val="%4."/>
      <w:lvlJc w:val="left"/>
      <w:pPr>
        <w:ind w:left="0" w:firstLine="2880"/>
      </w:pPr>
      <w:rPr>
        <w:rFonts w:hint="default"/>
        <w:color w:val="000000"/>
        <w:position w:val="0"/>
        <w:sz w:val="20"/>
      </w:rPr>
    </w:lvl>
    <w:lvl w:ilvl="4">
      <w:start w:val="1"/>
      <w:numFmt w:val="lowerLetter"/>
      <w:suff w:val="nothing"/>
      <w:lvlText w:val="%5."/>
      <w:lvlJc w:val="left"/>
      <w:pPr>
        <w:ind w:left="0" w:firstLine="3600"/>
      </w:pPr>
      <w:rPr>
        <w:rFonts w:hint="default"/>
        <w:color w:val="000000"/>
        <w:position w:val="0"/>
        <w:sz w:val="20"/>
      </w:rPr>
    </w:lvl>
    <w:lvl w:ilvl="5">
      <w:start w:val="1"/>
      <w:numFmt w:val="lowerRoman"/>
      <w:suff w:val="nothing"/>
      <w:lvlText w:val="%6."/>
      <w:lvlJc w:val="left"/>
      <w:pPr>
        <w:ind w:left="0" w:firstLine="4320"/>
      </w:pPr>
      <w:rPr>
        <w:rFonts w:hint="default"/>
        <w:color w:val="000000"/>
        <w:position w:val="0"/>
        <w:sz w:val="20"/>
      </w:rPr>
    </w:lvl>
    <w:lvl w:ilvl="6">
      <w:start w:val="1"/>
      <w:numFmt w:val="decimal"/>
      <w:isLgl/>
      <w:suff w:val="nothing"/>
      <w:lvlText w:val="%7."/>
      <w:lvlJc w:val="left"/>
      <w:pPr>
        <w:ind w:left="0" w:firstLine="5040"/>
      </w:pPr>
      <w:rPr>
        <w:rFonts w:hint="default"/>
        <w:color w:val="000000"/>
        <w:position w:val="0"/>
        <w:sz w:val="20"/>
      </w:rPr>
    </w:lvl>
    <w:lvl w:ilvl="7">
      <w:start w:val="1"/>
      <w:numFmt w:val="lowerLetter"/>
      <w:suff w:val="nothing"/>
      <w:lvlText w:val="%8."/>
      <w:lvlJc w:val="left"/>
      <w:pPr>
        <w:ind w:left="0" w:firstLine="5760"/>
      </w:pPr>
      <w:rPr>
        <w:rFonts w:hint="default"/>
        <w:color w:val="000000"/>
        <w:position w:val="0"/>
        <w:sz w:val="20"/>
      </w:rPr>
    </w:lvl>
    <w:lvl w:ilvl="8">
      <w:start w:val="1"/>
      <w:numFmt w:val="lowerRoman"/>
      <w:suff w:val="nothing"/>
      <w:lvlText w:val="%9."/>
      <w:lvlJc w:val="left"/>
      <w:pPr>
        <w:ind w:left="0" w:firstLine="360"/>
      </w:pPr>
      <w:rPr>
        <w:rFonts w:hint="default"/>
        <w:color w:val="000000"/>
        <w:position w:val="0"/>
        <w:sz w:val="20"/>
      </w:rPr>
    </w:lvl>
  </w:abstractNum>
  <w:abstractNum w:abstractNumId="11">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Arial"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Arial"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05EF4965"/>
    <w:multiLevelType w:val="hybridMultilevel"/>
    <w:tmpl w:val="EC28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9564F5C"/>
    <w:multiLevelType w:val="hybridMultilevel"/>
    <w:tmpl w:val="E57452DE"/>
    <w:lvl w:ilvl="0" w:tplc="20802E20">
      <w:start w:val="2"/>
      <w:numFmt w:val="bullet"/>
      <w:lvlText w:val="-"/>
      <w:lvlJc w:val="left"/>
      <w:pPr>
        <w:ind w:left="450" w:hanging="360"/>
      </w:pPr>
      <w:rPr>
        <w:rFonts w:ascii="Arial" w:eastAsia="Times New Roman" w:hAnsi="Arial" w:cs="Times New Roman"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Symbol" w:hAnsi="Symbol" w:hint="default"/>
      </w:rPr>
    </w:lvl>
  </w:abstractNum>
  <w:abstractNum w:abstractNumId="15">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nsid w:val="1B140EE1"/>
    <w:multiLevelType w:val="hybridMultilevel"/>
    <w:tmpl w:val="FC3AF812"/>
    <w:lvl w:ilvl="0" w:tplc="20802E20">
      <w:start w:val="2"/>
      <w:numFmt w:val="bullet"/>
      <w:lvlText w:val="-"/>
      <w:lvlJc w:val="left"/>
      <w:pPr>
        <w:ind w:left="720" w:hanging="360"/>
      </w:pPr>
      <w:rPr>
        <w:rFonts w:ascii="Arial" w:eastAsia="Times New Roman" w:hAnsi="Arial"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9">
    <w:nsid w:val="29EC778C"/>
    <w:multiLevelType w:val="hybridMultilevel"/>
    <w:tmpl w:val="313C2C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2DBC45E9"/>
    <w:multiLevelType w:val="hybridMultilevel"/>
    <w:tmpl w:val="6C4291BA"/>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34E3177C"/>
    <w:multiLevelType w:val="hybridMultilevel"/>
    <w:tmpl w:val="701ED276"/>
    <w:lvl w:ilvl="0" w:tplc="20802E20">
      <w:start w:val="2"/>
      <w:numFmt w:val="bullet"/>
      <w:lvlText w:val="-"/>
      <w:lvlJc w:val="left"/>
      <w:pPr>
        <w:ind w:left="720" w:hanging="360"/>
      </w:pPr>
      <w:rPr>
        <w:rFonts w:ascii="Arial" w:eastAsia="Times New Roman" w:hAnsi="Arial" w:cs="Times New Roman" w:hint="default"/>
      </w:rPr>
    </w:lvl>
    <w:lvl w:ilvl="1" w:tplc="20802E20">
      <w:start w:val="2"/>
      <w:numFmt w:val="bullet"/>
      <w:lvlText w:val="-"/>
      <w:lvlJc w:val="left"/>
      <w:pPr>
        <w:ind w:left="450" w:hanging="360"/>
      </w:pPr>
      <w:rPr>
        <w:rFonts w:ascii="Arial" w:eastAsia="Times New Roman" w:hAnsi="Aria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51B1B6C"/>
    <w:multiLevelType w:val="hybridMultilevel"/>
    <w:tmpl w:val="EF982C62"/>
    <w:lvl w:ilvl="0" w:tplc="37CAA2D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D0F21F5"/>
    <w:multiLevelType w:val="hybridMultilevel"/>
    <w:tmpl w:val="D03E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442E6A5B"/>
    <w:multiLevelType w:val="hybridMultilevel"/>
    <w:tmpl w:val="0C70A382"/>
    <w:lvl w:ilvl="0" w:tplc="20802E20">
      <w:start w:val="2"/>
      <w:numFmt w:val="bullet"/>
      <w:lvlText w:val="-"/>
      <w:lvlJc w:val="left"/>
      <w:pPr>
        <w:ind w:left="450" w:hanging="360"/>
      </w:pPr>
      <w:rPr>
        <w:rFonts w:ascii="Arial" w:eastAsia="Times New Roman" w:hAnsi="Aria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5D370C1"/>
    <w:multiLevelType w:val="multilevel"/>
    <w:tmpl w:val="47782EB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48BD3299"/>
    <w:multiLevelType w:val="hybridMultilevel"/>
    <w:tmpl w:val="47782EBE"/>
    <w:lvl w:ilvl="0" w:tplc="040C0015">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
    <w:nsid w:val="59914A2D"/>
    <w:multiLevelType w:val="hybridMultilevel"/>
    <w:tmpl w:val="D916C386"/>
    <w:lvl w:ilvl="0" w:tplc="20802E20">
      <w:start w:val="3"/>
      <w:numFmt w:val="bullet"/>
      <w:lvlText w:val="-"/>
      <w:lvlJc w:val="left"/>
      <w:pPr>
        <w:ind w:left="720" w:hanging="360"/>
      </w:pPr>
      <w:rPr>
        <w:rFonts w:ascii="Arial" w:eastAsia="Times New Roman" w:hAnsi="Arial" w:cs="Times New Roman" w:hint="default"/>
      </w:rPr>
    </w:lvl>
    <w:lvl w:ilvl="1" w:tplc="040C0003" w:tentative="1">
      <w:start w:val="1"/>
      <w:numFmt w:val="bullet"/>
      <w:lvlText w:val="o"/>
      <w:lvlJc w:val="left"/>
      <w:pPr>
        <w:ind w:left="1440" w:hanging="360"/>
      </w:pPr>
      <w:rPr>
        <w:rFonts w:ascii="Courier" w:hAnsi="Courier"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w:hAnsi="Courier"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w:hAnsi="Courier" w:hint="default"/>
      </w:rPr>
    </w:lvl>
    <w:lvl w:ilvl="8" w:tplc="040C0005" w:tentative="1">
      <w:start w:val="1"/>
      <w:numFmt w:val="bullet"/>
      <w:lvlText w:val=""/>
      <w:lvlJc w:val="left"/>
      <w:pPr>
        <w:ind w:left="6480" w:hanging="360"/>
      </w:pPr>
      <w:rPr>
        <w:rFonts w:ascii="Symbol" w:hAnsi="Symbol" w:hint="default"/>
      </w:rPr>
    </w:lvl>
  </w:abstractNum>
  <w:abstractNum w:abstractNumId="30">
    <w:nsid w:val="5AC742E2"/>
    <w:multiLevelType w:val="hybridMultilevel"/>
    <w:tmpl w:val="835CC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CB83620"/>
    <w:multiLevelType w:val="hybridMultilevel"/>
    <w:tmpl w:val="733A0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ED56397"/>
    <w:multiLevelType w:val="hybridMultilevel"/>
    <w:tmpl w:val="4BB6E288"/>
    <w:lvl w:ilvl="0" w:tplc="78DE81FC">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D85460D"/>
    <w:multiLevelType w:val="hybridMultilevel"/>
    <w:tmpl w:val="5D645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F723FCD"/>
    <w:multiLevelType w:val="hybridMultilevel"/>
    <w:tmpl w:val="9E20A3FA"/>
    <w:lvl w:ilvl="0" w:tplc="20802E20">
      <w:start w:val="3"/>
      <w:numFmt w:val="bullet"/>
      <w:lvlText w:val="-"/>
      <w:lvlJc w:val="left"/>
      <w:pPr>
        <w:ind w:left="720" w:hanging="360"/>
      </w:pPr>
      <w:rPr>
        <w:rFonts w:ascii="Arial" w:eastAsia="Times New Roman" w:hAnsi="Arial" w:cs="Times New Roman" w:hint="default"/>
      </w:rPr>
    </w:lvl>
    <w:lvl w:ilvl="1" w:tplc="040C0003" w:tentative="1">
      <w:start w:val="1"/>
      <w:numFmt w:val="bullet"/>
      <w:lvlText w:val="o"/>
      <w:lvlJc w:val="left"/>
      <w:pPr>
        <w:ind w:left="1440" w:hanging="360"/>
      </w:pPr>
      <w:rPr>
        <w:rFonts w:ascii="Courier" w:hAnsi="Courier"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w:hAnsi="Courier"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w:hAnsi="Courier" w:hint="default"/>
      </w:rPr>
    </w:lvl>
    <w:lvl w:ilvl="8" w:tplc="040C0005" w:tentative="1">
      <w:start w:val="1"/>
      <w:numFmt w:val="bullet"/>
      <w:lvlText w:val=""/>
      <w:lvlJc w:val="left"/>
      <w:pPr>
        <w:ind w:left="6480" w:hanging="360"/>
      </w:pPr>
      <w:rPr>
        <w:rFonts w:ascii="Symbol" w:hAnsi="Symbol" w:hint="default"/>
      </w:rPr>
    </w:lvl>
  </w:abstractNum>
  <w:abstractNum w:abstractNumId="35">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77606DFC"/>
    <w:multiLevelType w:val="hybridMultilevel"/>
    <w:tmpl w:val="EFAA1618"/>
    <w:lvl w:ilvl="0" w:tplc="20802E20">
      <w:start w:val="3"/>
      <w:numFmt w:val="bullet"/>
      <w:lvlText w:val="-"/>
      <w:lvlJc w:val="left"/>
      <w:pPr>
        <w:ind w:left="720" w:hanging="360"/>
      </w:pPr>
      <w:rPr>
        <w:rFonts w:ascii="Arial" w:eastAsia="Times New Roman" w:hAnsi="Arial" w:cs="Times New Roman" w:hint="default"/>
      </w:rPr>
    </w:lvl>
    <w:lvl w:ilvl="1" w:tplc="040C0003" w:tentative="1">
      <w:start w:val="1"/>
      <w:numFmt w:val="bullet"/>
      <w:lvlText w:val="o"/>
      <w:lvlJc w:val="left"/>
      <w:pPr>
        <w:ind w:left="1440" w:hanging="360"/>
      </w:pPr>
      <w:rPr>
        <w:rFonts w:ascii="Courier" w:hAnsi="Courier"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w:hAnsi="Courier"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w:hAnsi="Courier" w:hint="default"/>
      </w:rPr>
    </w:lvl>
    <w:lvl w:ilvl="8" w:tplc="040C0005" w:tentative="1">
      <w:start w:val="1"/>
      <w:numFmt w:val="bullet"/>
      <w:lvlText w:val=""/>
      <w:lvlJc w:val="left"/>
      <w:pPr>
        <w:ind w:left="6480" w:hanging="360"/>
      </w:pPr>
      <w:rPr>
        <w:rFonts w:ascii="Symbol" w:hAnsi="Symbol" w:hint="default"/>
      </w:rPr>
    </w:lvl>
  </w:abstractNum>
  <w:abstractNum w:abstractNumId="37">
    <w:nsid w:val="7FFE1050"/>
    <w:multiLevelType w:val="multilevel"/>
    <w:tmpl w:val="47782EB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7"/>
  </w:num>
  <w:num w:numId="12">
    <w:abstractNumId w:val="12"/>
  </w:num>
  <w:num w:numId="13">
    <w:abstractNumId w:val="24"/>
  </w:num>
  <w:num w:numId="14">
    <w:abstractNumId w:val="12"/>
    <w:lvlOverride w:ilvl="0">
      <w:startOverride w:val="1"/>
    </w:lvlOverride>
  </w:num>
  <w:num w:numId="15">
    <w:abstractNumId w:val="18"/>
  </w:num>
  <w:num w:numId="16">
    <w:abstractNumId w:val="15"/>
  </w:num>
  <w:num w:numId="17">
    <w:abstractNumId w:val="11"/>
  </w:num>
  <w:num w:numId="18">
    <w:abstractNumId w:val="35"/>
  </w:num>
  <w:num w:numId="19">
    <w:abstractNumId w:val="17"/>
  </w:num>
  <w:num w:numId="20">
    <w:abstractNumId w:val="10"/>
  </w:num>
  <w:num w:numId="21">
    <w:abstractNumId w:val="14"/>
  </w:num>
  <w:num w:numId="22">
    <w:abstractNumId w:val="28"/>
  </w:num>
  <w:num w:numId="23">
    <w:abstractNumId w:val="36"/>
  </w:num>
  <w:num w:numId="24">
    <w:abstractNumId w:val="26"/>
  </w:num>
  <w:num w:numId="25">
    <w:abstractNumId w:val="37"/>
  </w:num>
  <w:num w:numId="26">
    <w:abstractNumId w:val="34"/>
  </w:num>
  <w:num w:numId="27">
    <w:abstractNumId w:val="29"/>
  </w:num>
  <w:num w:numId="28">
    <w:abstractNumId w:val="33"/>
  </w:num>
  <w:num w:numId="29">
    <w:abstractNumId w:val="30"/>
  </w:num>
  <w:num w:numId="30">
    <w:abstractNumId w:val="19"/>
  </w:num>
  <w:num w:numId="31">
    <w:abstractNumId w:val="31"/>
  </w:num>
  <w:num w:numId="32">
    <w:abstractNumId w:val="20"/>
  </w:num>
  <w:num w:numId="33">
    <w:abstractNumId w:val="16"/>
  </w:num>
  <w:num w:numId="34">
    <w:abstractNumId w:val="21"/>
  </w:num>
  <w:num w:numId="35">
    <w:abstractNumId w:val="13"/>
  </w:num>
  <w:num w:numId="36">
    <w:abstractNumId w:val="25"/>
  </w:num>
  <w:num w:numId="37">
    <w:abstractNumId w:val="22"/>
  </w:num>
  <w:num w:numId="38">
    <w:abstractNumId w:val="32"/>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1AD1"/>
    <w:rsid w:val="0000271D"/>
    <w:rsid w:val="0001074D"/>
    <w:rsid w:val="00011487"/>
    <w:rsid w:val="00017C04"/>
    <w:rsid w:val="000234C6"/>
    <w:rsid w:val="000254F5"/>
    <w:rsid w:val="00025B6E"/>
    <w:rsid w:val="00026F0A"/>
    <w:rsid w:val="000323A2"/>
    <w:rsid w:val="00032ACF"/>
    <w:rsid w:val="000334A6"/>
    <w:rsid w:val="00033C87"/>
    <w:rsid w:val="0003526B"/>
    <w:rsid w:val="00035CE2"/>
    <w:rsid w:val="00037117"/>
    <w:rsid w:val="000431A8"/>
    <w:rsid w:val="00047E1E"/>
    <w:rsid w:val="00050DCE"/>
    <w:rsid w:val="000528F3"/>
    <w:rsid w:val="00052F6D"/>
    <w:rsid w:val="00053E5C"/>
    <w:rsid w:val="0005771A"/>
    <w:rsid w:val="0006067B"/>
    <w:rsid w:val="0006352C"/>
    <w:rsid w:val="00066641"/>
    <w:rsid w:val="000721FE"/>
    <w:rsid w:val="000730F2"/>
    <w:rsid w:val="00073521"/>
    <w:rsid w:val="00081450"/>
    <w:rsid w:val="00083A2C"/>
    <w:rsid w:val="0009154F"/>
    <w:rsid w:val="00091901"/>
    <w:rsid w:val="0009229A"/>
    <w:rsid w:val="00095AF6"/>
    <w:rsid w:val="000966D4"/>
    <w:rsid w:val="000A48F3"/>
    <w:rsid w:val="000A4A89"/>
    <w:rsid w:val="000A593E"/>
    <w:rsid w:val="000B0A76"/>
    <w:rsid w:val="000B2239"/>
    <w:rsid w:val="000B2EFA"/>
    <w:rsid w:val="000B4085"/>
    <w:rsid w:val="000B4FF1"/>
    <w:rsid w:val="000B744D"/>
    <w:rsid w:val="000C2060"/>
    <w:rsid w:val="000C2AC1"/>
    <w:rsid w:val="000D0FD6"/>
    <w:rsid w:val="000D11D4"/>
    <w:rsid w:val="000D181C"/>
    <w:rsid w:val="000E219D"/>
    <w:rsid w:val="000E31BA"/>
    <w:rsid w:val="000F0D45"/>
    <w:rsid w:val="000F2218"/>
    <w:rsid w:val="000F4A5C"/>
    <w:rsid w:val="000F4FDA"/>
    <w:rsid w:val="000F606F"/>
    <w:rsid w:val="000F65C2"/>
    <w:rsid w:val="000F7349"/>
    <w:rsid w:val="00103964"/>
    <w:rsid w:val="001172EF"/>
    <w:rsid w:val="0012553C"/>
    <w:rsid w:val="00127101"/>
    <w:rsid w:val="00130315"/>
    <w:rsid w:val="00134547"/>
    <w:rsid w:val="00142029"/>
    <w:rsid w:val="00144BA0"/>
    <w:rsid w:val="001505DF"/>
    <w:rsid w:val="00151886"/>
    <w:rsid w:val="001541B1"/>
    <w:rsid w:val="001603DE"/>
    <w:rsid w:val="00162B3B"/>
    <w:rsid w:val="00163E31"/>
    <w:rsid w:val="00164735"/>
    <w:rsid w:val="0016486E"/>
    <w:rsid w:val="00167FB0"/>
    <w:rsid w:val="00170894"/>
    <w:rsid w:val="00172A1E"/>
    <w:rsid w:val="001748DD"/>
    <w:rsid w:val="00176E4E"/>
    <w:rsid w:val="0018325C"/>
    <w:rsid w:val="00186FFB"/>
    <w:rsid w:val="00187BBA"/>
    <w:rsid w:val="00190009"/>
    <w:rsid w:val="00192D2B"/>
    <w:rsid w:val="0019416B"/>
    <w:rsid w:val="001A10C1"/>
    <w:rsid w:val="001A50D7"/>
    <w:rsid w:val="001A554B"/>
    <w:rsid w:val="001B2DB2"/>
    <w:rsid w:val="001B2DD7"/>
    <w:rsid w:val="001B7A45"/>
    <w:rsid w:val="001C2B30"/>
    <w:rsid w:val="001C5F88"/>
    <w:rsid w:val="001C77C6"/>
    <w:rsid w:val="001D1E18"/>
    <w:rsid w:val="001E3A3E"/>
    <w:rsid w:val="001E4F9F"/>
    <w:rsid w:val="001E4FDC"/>
    <w:rsid w:val="001E5933"/>
    <w:rsid w:val="001E61A6"/>
    <w:rsid w:val="0020020E"/>
    <w:rsid w:val="00210B88"/>
    <w:rsid w:val="00210CC0"/>
    <w:rsid w:val="00210EF3"/>
    <w:rsid w:val="00211319"/>
    <w:rsid w:val="00214A28"/>
    <w:rsid w:val="00217591"/>
    <w:rsid w:val="00220674"/>
    <w:rsid w:val="002248BD"/>
    <w:rsid w:val="00225C5A"/>
    <w:rsid w:val="00232D2F"/>
    <w:rsid w:val="002343A0"/>
    <w:rsid w:val="002401AA"/>
    <w:rsid w:val="00240D52"/>
    <w:rsid w:val="00264847"/>
    <w:rsid w:val="00267306"/>
    <w:rsid w:val="002756FE"/>
    <w:rsid w:val="00275C67"/>
    <w:rsid w:val="0028090E"/>
    <w:rsid w:val="00285054"/>
    <w:rsid w:val="002931F5"/>
    <w:rsid w:val="002973ED"/>
    <w:rsid w:val="002975B9"/>
    <w:rsid w:val="002A4074"/>
    <w:rsid w:val="002A59CD"/>
    <w:rsid w:val="002A7987"/>
    <w:rsid w:val="002B1320"/>
    <w:rsid w:val="002D1392"/>
    <w:rsid w:val="002D1C06"/>
    <w:rsid w:val="002D22B2"/>
    <w:rsid w:val="002D2E0E"/>
    <w:rsid w:val="002D4FE1"/>
    <w:rsid w:val="002D78EA"/>
    <w:rsid w:val="002E3676"/>
    <w:rsid w:val="002E7677"/>
    <w:rsid w:val="002F514B"/>
    <w:rsid w:val="00300343"/>
    <w:rsid w:val="00307D1B"/>
    <w:rsid w:val="003133A3"/>
    <w:rsid w:val="00313492"/>
    <w:rsid w:val="003147E8"/>
    <w:rsid w:val="00315177"/>
    <w:rsid w:val="00317DE0"/>
    <w:rsid w:val="0032135D"/>
    <w:rsid w:val="003229A1"/>
    <w:rsid w:val="00322FDB"/>
    <w:rsid w:val="00330447"/>
    <w:rsid w:val="00340F5F"/>
    <w:rsid w:val="00347385"/>
    <w:rsid w:val="00351276"/>
    <w:rsid w:val="003519E6"/>
    <w:rsid w:val="00363918"/>
    <w:rsid w:val="00364C76"/>
    <w:rsid w:val="003664D0"/>
    <w:rsid w:val="00370AE2"/>
    <w:rsid w:val="00373BEC"/>
    <w:rsid w:val="0038099A"/>
    <w:rsid w:val="0038559E"/>
    <w:rsid w:val="003913CB"/>
    <w:rsid w:val="0039385D"/>
    <w:rsid w:val="00397BBA"/>
    <w:rsid w:val="003A0EA1"/>
    <w:rsid w:val="003A1CB8"/>
    <w:rsid w:val="003A22C2"/>
    <w:rsid w:val="003A2742"/>
    <w:rsid w:val="003A3137"/>
    <w:rsid w:val="003A4C5B"/>
    <w:rsid w:val="003B095A"/>
    <w:rsid w:val="003B246E"/>
    <w:rsid w:val="003B4046"/>
    <w:rsid w:val="003B7EAE"/>
    <w:rsid w:val="003C04A1"/>
    <w:rsid w:val="003C1E25"/>
    <w:rsid w:val="003C4D70"/>
    <w:rsid w:val="003D526F"/>
    <w:rsid w:val="003E33AB"/>
    <w:rsid w:val="003F2EAF"/>
    <w:rsid w:val="00402287"/>
    <w:rsid w:val="0040771E"/>
    <w:rsid w:val="0041067D"/>
    <w:rsid w:val="00413188"/>
    <w:rsid w:val="0041720B"/>
    <w:rsid w:val="00426882"/>
    <w:rsid w:val="00431AD2"/>
    <w:rsid w:val="00432180"/>
    <w:rsid w:val="00450A8A"/>
    <w:rsid w:val="004516B5"/>
    <w:rsid w:val="004605D7"/>
    <w:rsid w:val="00462CB3"/>
    <w:rsid w:val="0046539C"/>
    <w:rsid w:val="0047348F"/>
    <w:rsid w:val="00476F00"/>
    <w:rsid w:val="004958DD"/>
    <w:rsid w:val="00497A8F"/>
    <w:rsid w:val="004A5568"/>
    <w:rsid w:val="004A6912"/>
    <w:rsid w:val="004B3306"/>
    <w:rsid w:val="004B6102"/>
    <w:rsid w:val="004B6219"/>
    <w:rsid w:val="004B67D5"/>
    <w:rsid w:val="004C002B"/>
    <w:rsid w:val="004C77A7"/>
    <w:rsid w:val="004D293D"/>
    <w:rsid w:val="004D3337"/>
    <w:rsid w:val="004D3832"/>
    <w:rsid w:val="004D3FF5"/>
    <w:rsid w:val="004D4D22"/>
    <w:rsid w:val="004D775C"/>
    <w:rsid w:val="004E0135"/>
    <w:rsid w:val="004E4DEE"/>
    <w:rsid w:val="004E6CF7"/>
    <w:rsid w:val="004F082A"/>
    <w:rsid w:val="004F1B2A"/>
    <w:rsid w:val="00510646"/>
    <w:rsid w:val="0051761D"/>
    <w:rsid w:val="00532156"/>
    <w:rsid w:val="0053392F"/>
    <w:rsid w:val="00542DEF"/>
    <w:rsid w:val="00547EB9"/>
    <w:rsid w:val="0055179F"/>
    <w:rsid w:val="0055186B"/>
    <w:rsid w:val="00554026"/>
    <w:rsid w:val="00561084"/>
    <w:rsid w:val="0056218E"/>
    <w:rsid w:val="00572ECB"/>
    <w:rsid w:val="005748E5"/>
    <w:rsid w:val="00576255"/>
    <w:rsid w:val="00584422"/>
    <w:rsid w:val="00587521"/>
    <w:rsid w:val="00593718"/>
    <w:rsid w:val="0059572A"/>
    <w:rsid w:val="005B1AAA"/>
    <w:rsid w:val="005C1F3D"/>
    <w:rsid w:val="005C41F8"/>
    <w:rsid w:val="005C65C1"/>
    <w:rsid w:val="005E2517"/>
    <w:rsid w:val="005E44A3"/>
    <w:rsid w:val="005E5045"/>
    <w:rsid w:val="005E5179"/>
    <w:rsid w:val="005E7AC6"/>
    <w:rsid w:val="005E7D26"/>
    <w:rsid w:val="005F01CC"/>
    <w:rsid w:val="005F2D21"/>
    <w:rsid w:val="005F42F8"/>
    <w:rsid w:val="005F5599"/>
    <w:rsid w:val="005F7750"/>
    <w:rsid w:val="005F7B6C"/>
    <w:rsid w:val="006023B5"/>
    <w:rsid w:val="00603235"/>
    <w:rsid w:val="0060468B"/>
    <w:rsid w:val="006071BB"/>
    <w:rsid w:val="006118D0"/>
    <w:rsid w:val="0062414F"/>
    <w:rsid w:val="00624DFD"/>
    <w:rsid w:val="00630EB3"/>
    <w:rsid w:val="00633144"/>
    <w:rsid w:val="00636C73"/>
    <w:rsid w:val="006400DC"/>
    <w:rsid w:val="006443BB"/>
    <w:rsid w:val="00673AA4"/>
    <w:rsid w:val="006747B6"/>
    <w:rsid w:val="0068739B"/>
    <w:rsid w:val="00687B06"/>
    <w:rsid w:val="006915C1"/>
    <w:rsid w:val="00692D20"/>
    <w:rsid w:val="0069349F"/>
    <w:rsid w:val="006A02B6"/>
    <w:rsid w:val="006A1130"/>
    <w:rsid w:val="006A60B7"/>
    <w:rsid w:val="006A61FA"/>
    <w:rsid w:val="006C2B89"/>
    <w:rsid w:val="006C37CA"/>
    <w:rsid w:val="006C52B2"/>
    <w:rsid w:val="006D06C9"/>
    <w:rsid w:val="006D4E08"/>
    <w:rsid w:val="006D60D1"/>
    <w:rsid w:val="006E26EF"/>
    <w:rsid w:val="006E41E9"/>
    <w:rsid w:val="006E6918"/>
    <w:rsid w:val="006E743D"/>
    <w:rsid w:val="006E7889"/>
    <w:rsid w:val="006E7B54"/>
    <w:rsid w:val="00700032"/>
    <w:rsid w:val="007039AE"/>
    <w:rsid w:val="00710B84"/>
    <w:rsid w:val="00714546"/>
    <w:rsid w:val="00716631"/>
    <w:rsid w:val="00726E8B"/>
    <w:rsid w:val="00733306"/>
    <w:rsid w:val="0073500D"/>
    <w:rsid w:val="00741D62"/>
    <w:rsid w:val="00741DB1"/>
    <w:rsid w:val="007512B6"/>
    <w:rsid w:val="007602A1"/>
    <w:rsid w:val="0076130B"/>
    <w:rsid w:val="00764BC2"/>
    <w:rsid w:val="00765B5A"/>
    <w:rsid w:val="007709CD"/>
    <w:rsid w:val="0077142E"/>
    <w:rsid w:val="0077318E"/>
    <w:rsid w:val="00774476"/>
    <w:rsid w:val="00775987"/>
    <w:rsid w:val="00775D5B"/>
    <w:rsid w:val="007910CE"/>
    <w:rsid w:val="007952B0"/>
    <w:rsid w:val="007A0E4A"/>
    <w:rsid w:val="007A181D"/>
    <w:rsid w:val="007A4C1D"/>
    <w:rsid w:val="007A4FAC"/>
    <w:rsid w:val="007B32BC"/>
    <w:rsid w:val="007B47B3"/>
    <w:rsid w:val="007C4BB2"/>
    <w:rsid w:val="007C735F"/>
    <w:rsid w:val="007C7B0D"/>
    <w:rsid w:val="007E2670"/>
    <w:rsid w:val="007E4113"/>
    <w:rsid w:val="007E713A"/>
    <w:rsid w:val="007F212B"/>
    <w:rsid w:val="007F224C"/>
    <w:rsid w:val="0080101E"/>
    <w:rsid w:val="00802E2E"/>
    <w:rsid w:val="00802F94"/>
    <w:rsid w:val="00810D6F"/>
    <w:rsid w:val="008136C8"/>
    <w:rsid w:val="008235FD"/>
    <w:rsid w:val="00823851"/>
    <w:rsid w:val="0083143E"/>
    <w:rsid w:val="00831704"/>
    <w:rsid w:val="0083192B"/>
    <w:rsid w:val="008362E2"/>
    <w:rsid w:val="00837ABC"/>
    <w:rsid w:val="00837B8E"/>
    <w:rsid w:val="00840375"/>
    <w:rsid w:val="008429C5"/>
    <w:rsid w:val="0084749B"/>
    <w:rsid w:val="008520C7"/>
    <w:rsid w:val="008534D3"/>
    <w:rsid w:val="00860A98"/>
    <w:rsid w:val="0086238C"/>
    <w:rsid w:val="00881A2C"/>
    <w:rsid w:val="008827AA"/>
    <w:rsid w:val="00887D98"/>
    <w:rsid w:val="00891613"/>
    <w:rsid w:val="008946BF"/>
    <w:rsid w:val="008A3942"/>
    <w:rsid w:val="008B0FAA"/>
    <w:rsid w:val="008B140C"/>
    <w:rsid w:val="008B24AA"/>
    <w:rsid w:val="008C10D4"/>
    <w:rsid w:val="008C5DC8"/>
    <w:rsid w:val="008C61DF"/>
    <w:rsid w:val="008D0279"/>
    <w:rsid w:val="008D0A14"/>
    <w:rsid w:val="008D641B"/>
    <w:rsid w:val="008D7736"/>
    <w:rsid w:val="008E092E"/>
    <w:rsid w:val="008E365F"/>
    <w:rsid w:val="008E4B42"/>
    <w:rsid w:val="008F0A55"/>
    <w:rsid w:val="008F45FE"/>
    <w:rsid w:val="008F5CF8"/>
    <w:rsid w:val="00915D1C"/>
    <w:rsid w:val="00916931"/>
    <w:rsid w:val="00917138"/>
    <w:rsid w:val="0092006D"/>
    <w:rsid w:val="0092112F"/>
    <w:rsid w:val="009234DE"/>
    <w:rsid w:val="00927A8E"/>
    <w:rsid w:val="00936B50"/>
    <w:rsid w:val="00937B87"/>
    <w:rsid w:val="00951146"/>
    <w:rsid w:val="009555AD"/>
    <w:rsid w:val="0096439E"/>
    <w:rsid w:val="0098297B"/>
    <w:rsid w:val="0098444F"/>
    <w:rsid w:val="00986603"/>
    <w:rsid w:val="00987A9F"/>
    <w:rsid w:val="009902F4"/>
    <w:rsid w:val="009922D4"/>
    <w:rsid w:val="00995118"/>
    <w:rsid w:val="009A0A99"/>
    <w:rsid w:val="009A1341"/>
    <w:rsid w:val="009A72AD"/>
    <w:rsid w:val="009B73D7"/>
    <w:rsid w:val="009C1ED4"/>
    <w:rsid w:val="009C2A11"/>
    <w:rsid w:val="009C46F1"/>
    <w:rsid w:val="009D1FBF"/>
    <w:rsid w:val="009D5CDD"/>
    <w:rsid w:val="009E0A1B"/>
    <w:rsid w:val="009E3DEB"/>
    <w:rsid w:val="009E66CB"/>
    <w:rsid w:val="009F038A"/>
    <w:rsid w:val="009F43BA"/>
    <w:rsid w:val="00A02B71"/>
    <w:rsid w:val="00A102F3"/>
    <w:rsid w:val="00A13009"/>
    <w:rsid w:val="00A20EA1"/>
    <w:rsid w:val="00A22106"/>
    <w:rsid w:val="00A277CB"/>
    <w:rsid w:val="00A4030D"/>
    <w:rsid w:val="00A64A99"/>
    <w:rsid w:val="00A67A74"/>
    <w:rsid w:val="00A71B60"/>
    <w:rsid w:val="00A75CB9"/>
    <w:rsid w:val="00A760B6"/>
    <w:rsid w:val="00A77AC5"/>
    <w:rsid w:val="00A77E62"/>
    <w:rsid w:val="00A82D12"/>
    <w:rsid w:val="00A94F56"/>
    <w:rsid w:val="00A96AFC"/>
    <w:rsid w:val="00A978F1"/>
    <w:rsid w:val="00AA02E1"/>
    <w:rsid w:val="00AA0FC9"/>
    <w:rsid w:val="00AA1C43"/>
    <w:rsid w:val="00AA3AF6"/>
    <w:rsid w:val="00AA6D93"/>
    <w:rsid w:val="00AB09BE"/>
    <w:rsid w:val="00AB0BDC"/>
    <w:rsid w:val="00AB4465"/>
    <w:rsid w:val="00AB4A27"/>
    <w:rsid w:val="00AB4FE1"/>
    <w:rsid w:val="00AC081B"/>
    <w:rsid w:val="00AC20E9"/>
    <w:rsid w:val="00AC2D3E"/>
    <w:rsid w:val="00AC5012"/>
    <w:rsid w:val="00AD2067"/>
    <w:rsid w:val="00AD4153"/>
    <w:rsid w:val="00AD61C5"/>
    <w:rsid w:val="00AD6263"/>
    <w:rsid w:val="00AD6635"/>
    <w:rsid w:val="00AE1A65"/>
    <w:rsid w:val="00AE2571"/>
    <w:rsid w:val="00AF4111"/>
    <w:rsid w:val="00B019EC"/>
    <w:rsid w:val="00B04CE3"/>
    <w:rsid w:val="00B074A8"/>
    <w:rsid w:val="00B1113E"/>
    <w:rsid w:val="00B11358"/>
    <w:rsid w:val="00B11BE5"/>
    <w:rsid w:val="00B3081E"/>
    <w:rsid w:val="00B355AB"/>
    <w:rsid w:val="00B35684"/>
    <w:rsid w:val="00B40AE0"/>
    <w:rsid w:val="00B432EA"/>
    <w:rsid w:val="00B439EB"/>
    <w:rsid w:val="00B4527A"/>
    <w:rsid w:val="00B45599"/>
    <w:rsid w:val="00B47CBC"/>
    <w:rsid w:val="00B51D39"/>
    <w:rsid w:val="00B535E0"/>
    <w:rsid w:val="00B54EAC"/>
    <w:rsid w:val="00B57C4E"/>
    <w:rsid w:val="00B64651"/>
    <w:rsid w:val="00B662AA"/>
    <w:rsid w:val="00B66CB7"/>
    <w:rsid w:val="00B67535"/>
    <w:rsid w:val="00B81148"/>
    <w:rsid w:val="00B84BAB"/>
    <w:rsid w:val="00B92705"/>
    <w:rsid w:val="00B945C4"/>
    <w:rsid w:val="00B96827"/>
    <w:rsid w:val="00B97027"/>
    <w:rsid w:val="00BA4B10"/>
    <w:rsid w:val="00BC7144"/>
    <w:rsid w:val="00BC7EF2"/>
    <w:rsid w:val="00BD124E"/>
    <w:rsid w:val="00BD34FA"/>
    <w:rsid w:val="00BD5B0A"/>
    <w:rsid w:val="00BD6302"/>
    <w:rsid w:val="00BE3BAD"/>
    <w:rsid w:val="00BE4276"/>
    <w:rsid w:val="00BE52AE"/>
    <w:rsid w:val="00BE57EF"/>
    <w:rsid w:val="00BE6688"/>
    <w:rsid w:val="00BF1DC6"/>
    <w:rsid w:val="00BF4AB5"/>
    <w:rsid w:val="00BF7EF9"/>
    <w:rsid w:val="00C05EF6"/>
    <w:rsid w:val="00C25B4B"/>
    <w:rsid w:val="00C31CD1"/>
    <w:rsid w:val="00C436CA"/>
    <w:rsid w:val="00C44114"/>
    <w:rsid w:val="00C50FF1"/>
    <w:rsid w:val="00C54530"/>
    <w:rsid w:val="00C707A6"/>
    <w:rsid w:val="00C77D08"/>
    <w:rsid w:val="00C848D9"/>
    <w:rsid w:val="00C87B4A"/>
    <w:rsid w:val="00C93527"/>
    <w:rsid w:val="00CA52CE"/>
    <w:rsid w:val="00CB514A"/>
    <w:rsid w:val="00CB5AA3"/>
    <w:rsid w:val="00CC12BD"/>
    <w:rsid w:val="00CC1CDA"/>
    <w:rsid w:val="00CD3200"/>
    <w:rsid w:val="00CE3E46"/>
    <w:rsid w:val="00CE4123"/>
    <w:rsid w:val="00CE6BB8"/>
    <w:rsid w:val="00CF3B88"/>
    <w:rsid w:val="00CF5AE7"/>
    <w:rsid w:val="00D00277"/>
    <w:rsid w:val="00D002AA"/>
    <w:rsid w:val="00D04318"/>
    <w:rsid w:val="00D04BE0"/>
    <w:rsid w:val="00D14D7F"/>
    <w:rsid w:val="00D16F15"/>
    <w:rsid w:val="00D207A1"/>
    <w:rsid w:val="00D2085C"/>
    <w:rsid w:val="00D22F0A"/>
    <w:rsid w:val="00D31B64"/>
    <w:rsid w:val="00D333DE"/>
    <w:rsid w:val="00D41088"/>
    <w:rsid w:val="00D44961"/>
    <w:rsid w:val="00D4720E"/>
    <w:rsid w:val="00D526C2"/>
    <w:rsid w:val="00D533BB"/>
    <w:rsid w:val="00D5564F"/>
    <w:rsid w:val="00D560A8"/>
    <w:rsid w:val="00D60220"/>
    <w:rsid w:val="00D67E24"/>
    <w:rsid w:val="00D71AF6"/>
    <w:rsid w:val="00D80F02"/>
    <w:rsid w:val="00D84267"/>
    <w:rsid w:val="00D8532B"/>
    <w:rsid w:val="00D92E23"/>
    <w:rsid w:val="00D956EE"/>
    <w:rsid w:val="00DA3F51"/>
    <w:rsid w:val="00DA68E9"/>
    <w:rsid w:val="00DB4992"/>
    <w:rsid w:val="00DB57AD"/>
    <w:rsid w:val="00DC031E"/>
    <w:rsid w:val="00DC2566"/>
    <w:rsid w:val="00DD4C94"/>
    <w:rsid w:val="00DD7A59"/>
    <w:rsid w:val="00DE0020"/>
    <w:rsid w:val="00DE200D"/>
    <w:rsid w:val="00DE3734"/>
    <w:rsid w:val="00DE7204"/>
    <w:rsid w:val="00DE742A"/>
    <w:rsid w:val="00DF158C"/>
    <w:rsid w:val="00DF25B9"/>
    <w:rsid w:val="00DF472F"/>
    <w:rsid w:val="00DF4B96"/>
    <w:rsid w:val="00E02C9B"/>
    <w:rsid w:val="00E0432F"/>
    <w:rsid w:val="00E04A33"/>
    <w:rsid w:val="00E07491"/>
    <w:rsid w:val="00E0799D"/>
    <w:rsid w:val="00E07CF4"/>
    <w:rsid w:val="00E1065A"/>
    <w:rsid w:val="00E10705"/>
    <w:rsid w:val="00E10DFA"/>
    <w:rsid w:val="00E122B0"/>
    <w:rsid w:val="00E216DB"/>
    <w:rsid w:val="00E237EA"/>
    <w:rsid w:val="00E355A4"/>
    <w:rsid w:val="00E41BB6"/>
    <w:rsid w:val="00E54F88"/>
    <w:rsid w:val="00E61A2C"/>
    <w:rsid w:val="00E63277"/>
    <w:rsid w:val="00E76239"/>
    <w:rsid w:val="00E82F01"/>
    <w:rsid w:val="00E850A0"/>
    <w:rsid w:val="00E857F1"/>
    <w:rsid w:val="00E85A5F"/>
    <w:rsid w:val="00E85F43"/>
    <w:rsid w:val="00E86119"/>
    <w:rsid w:val="00EA2FED"/>
    <w:rsid w:val="00EC4CA5"/>
    <w:rsid w:val="00ED667A"/>
    <w:rsid w:val="00EE088D"/>
    <w:rsid w:val="00EE1FE5"/>
    <w:rsid w:val="00EE6E6E"/>
    <w:rsid w:val="00EE7F63"/>
    <w:rsid w:val="00EF405A"/>
    <w:rsid w:val="00EF6E85"/>
    <w:rsid w:val="00EF7D88"/>
    <w:rsid w:val="00F0109D"/>
    <w:rsid w:val="00F12B69"/>
    <w:rsid w:val="00F148F0"/>
    <w:rsid w:val="00F31162"/>
    <w:rsid w:val="00F35E02"/>
    <w:rsid w:val="00F37034"/>
    <w:rsid w:val="00F4251E"/>
    <w:rsid w:val="00F4457C"/>
    <w:rsid w:val="00F44D22"/>
    <w:rsid w:val="00F46F8E"/>
    <w:rsid w:val="00F568E5"/>
    <w:rsid w:val="00F641E2"/>
    <w:rsid w:val="00F64FE7"/>
    <w:rsid w:val="00F70023"/>
    <w:rsid w:val="00F70B12"/>
    <w:rsid w:val="00F729AF"/>
    <w:rsid w:val="00F80518"/>
    <w:rsid w:val="00F830B0"/>
    <w:rsid w:val="00F83EB5"/>
    <w:rsid w:val="00F85EF9"/>
    <w:rsid w:val="00F87F9A"/>
    <w:rsid w:val="00FA0688"/>
    <w:rsid w:val="00FA2192"/>
    <w:rsid w:val="00FB41A5"/>
    <w:rsid w:val="00FB6500"/>
    <w:rsid w:val="00FC010B"/>
    <w:rsid w:val="00FC089C"/>
    <w:rsid w:val="00FC2DC5"/>
    <w:rsid w:val="00FD087C"/>
    <w:rsid w:val="00FD2D2C"/>
    <w:rsid w:val="00FD7BFD"/>
    <w:rsid w:val="00FE0741"/>
    <w:rsid w:val="00FE27EC"/>
    <w:rsid w:val="00FE5A56"/>
    <w:rsid w:val="00FE5DFF"/>
    <w:rsid w:val="00FF0D9A"/>
    <w:rsid w:val="00FF4254"/>
    <w:rsid w:val="00FF4AFF"/>
  </w:rsids>
  <m:mathPr>
    <m:mathFont m:val="Cambria Math"/>
    <m:brkBin m:val="before"/>
    <m:brkBinSub m:val="--"/>
    <m:smallFrac/>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BC35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0" w:defSemiHidden="1" w:defUnhideWhenUsed="0" w:defQFormat="0" w:count="276">
    <w:lsdException w:name="Normal" w:semiHidden="0"/>
    <w:lsdException w:name="heading 1" w:semiHidden="0"/>
    <w:lsdException w:name="heading 2" w:semiHidden="0"/>
    <w:lsdException w:name="heading 3" w:semiHidden="0"/>
    <w:lsdException w:name="heading 4" w:semiHidden="0"/>
    <w:lsdException w:name="heading 5" w:semiHidden="0"/>
    <w:lsdException w:name="heading 6" w:semiHidden="0"/>
    <w:lsdException w:name="heading 7" w:semiHidden="0"/>
    <w:lsdException w:name="heading 8" w:semiHidden="0"/>
    <w:lsdException w:name="heading 9" w:semiHidden="0"/>
    <w:lsdException w:name="index 1" w:unhideWhenUsed="1"/>
    <w:lsdException w:name="index 2" w:semiHidden="0"/>
    <w:lsdException w:name="index 3" w:semiHidden="0"/>
    <w:lsdException w:name="index 4" w:semiHidden="0"/>
    <w:lsdException w:name="index 5" w:semiHidden="0"/>
    <w:lsdException w:name="index 6" w:semiHidden="0"/>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semiHidden="0"/>
    <w:lsdException w:name="List Number 3" w:unhideWhenUsed="1"/>
    <w:lsdException w:name="List Number 4" w:unhideWhenUsed="1"/>
    <w:lsdException w:name="List Number 5" w:semiHidden="0"/>
    <w:lsdException w:name="Title" w:semiHidden="0"/>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semiHidden="0"/>
    <w:lsdException w:name="Block Text" w:semiHidden="0"/>
    <w:lsdException w:name="Hyperlink" w:semiHidden="0"/>
    <w:lsdException w:name="FollowedHyperlink" w:semiHidden="0"/>
    <w:lsdException w:name="Strong" w:semiHidden="0"/>
    <w:lsdException w:name="Emphasis" w:semiHidden="0"/>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No Spacing" w:semiHidden="0"/>
    <w:lsdException w:name="Light Shading" w:semiHidden="0"/>
    <w:lsdException w:name="Light List" w:semiHidden="0"/>
    <w:lsdException w:name="Light Grid" w:semiHidden="0"/>
    <w:lsdException w:name="Medium Shading 1" w:semiHidden="0"/>
    <w:lsdException w:name="Medium Shading 2" w:semiHidden="0"/>
    <w:lsdException w:name="Medium List 1" w:semiHidden="0"/>
    <w:lsdException w:name="Medium List 2" w:semiHidden="0"/>
    <w:lsdException w:name="Medium Grid 1" w:semiHidden="0"/>
    <w:lsdException w:name="Medium Grid 2" w:semiHidden="0"/>
    <w:lsdException w:name="Medium Grid 3" w:semiHidden="0"/>
    <w:lsdException w:name="Dark List" w:semiHidden="0"/>
    <w:lsdException w:name="Colorful Shading" w:semiHidden="0"/>
    <w:lsdException w:name="Colorful List" w:semiHidden="0"/>
    <w:lsdException w:name="Colorful Grid" w:semiHidden="0"/>
    <w:lsdException w:name="Light Shading Accent 1" w:semiHidden="0"/>
    <w:lsdException w:name="Light List Accent 1" w:semiHidden="0"/>
    <w:lsdException w:name="Light Grid Accent 1" w:semiHidden="0"/>
    <w:lsdException w:name="Medium Shading 1 Accent 1" w:semiHidden="0"/>
    <w:lsdException w:name="Medium Shading 2 Accent 1" w:semiHidden="0"/>
    <w:lsdException w:name="Medium List 1 Accent 1" w:semiHidden="0"/>
    <w:lsdException w:name="List Paragraph" w:semiHidden="0" w:qFormat="1"/>
    <w:lsdException w:name="Quote" w:semiHidden="0"/>
    <w:lsdException w:name="Intense Quote" w:semiHidden="0"/>
    <w:lsdException w:name="Medium List 2 Accent 1" w:semiHidden="0"/>
    <w:lsdException w:name="Medium Grid 1 Accent 1" w:semiHidden="0"/>
    <w:lsdException w:name="Medium Grid 2 Accent 1" w:semiHidden="0"/>
    <w:lsdException w:name="Medium Grid 3 Accent 1" w:semiHidden="0"/>
    <w:lsdException w:name="Dark List Accent 1" w:semiHidden="0"/>
    <w:lsdException w:name="Colorful Shading Accent 1" w:semiHidden="0"/>
    <w:lsdException w:name="Colorful List Accent 1" w:semiHidden="0"/>
    <w:lsdException w:name="Colorful Grid Accent 1" w:semiHidden="0"/>
    <w:lsdException w:name="Light Shading Accent 2" w:semiHidden="0"/>
    <w:lsdException w:name="Light List Accent 2" w:semiHidden="0"/>
    <w:lsdException w:name="Light Grid Accent 2" w:semiHidden="0"/>
    <w:lsdException w:name="Medium Shading 1 Accent 2" w:semiHidden="0"/>
    <w:lsdException w:name="Medium Shading 2 Accent 2" w:semiHidden="0"/>
    <w:lsdException w:name="Medium List 1 Accent 2" w:semiHidden="0"/>
    <w:lsdException w:name="Medium List 2 Accent 2" w:semiHidden="0"/>
    <w:lsdException w:name="Medium Grid 1 Accent 2" w:semiHidden="0"/>
    <w:lsdException w:name="Medium Grid 2 Accent 2" w:semiHidden="0"/>
    <w:lsdException w:name="Medium Grid 3 Accent 2" w:semiHidden="0"/>
    <w:lsdException w:name="Dark List Accent 2" w:semiHidden="0"/>
    <w:lsdException w:name="Colorful Shading Accent 2" w:semiHidden="0"/>
    <w:lsdException w:name="Colorful List Accent 2" w:semiHidden="0"/>
    <w:lsdException w:name="Colorful Grid Accent 2" w:semiHidden="0"/>
    <w:lsdException w:name="Light Shading Accent 3" w:semiHidden="0"/>
    <w:lsdException w:name="Light List Accent 3" w:semiHidden="0"/>
    <w:lsdException w:name="Light Grid Accent 3" w:semiHidden="0"/>
    <w:lsdException w:name="Medium Shading 1 Accent 3" w:semiHidden="0"/>
    <w:lsdException w:name="Medium Shading 2 Accent 3" w:semiHidden="0"/>
    <w:lsdException w:name="Medium List 1 Accent 3" w:semiHidden="0"/>
    <w:lsdException w:name="Medium List 2 Accent 3" w:semiHidden="0"/>
    <w:lsdException w:name="Medium Grid 1 Accent 3" w:semiHidden="0"/>
    <w:lsdException w:name="Medium Grid 2 Accent 3" w:semiHidden="0"/>
    <w:lsdException w:name="Medium Grid 3 Accent 3" w:semiHidden="0"/>
    <w:lsdException w:name="Dark List Accent 3" w:semiHidden="0"/>
    <w:lsdException w:name="Colorful Shading Accent 3" w:semiHidden="0"/>
    <w:lsdException w:name="Colorful List Accent 3" w:semiHidden="0"/>
    <w:lsdException w:name="Colorful Grid Accent 3" w:semiHidden="0"/>
    <w:lsdException w:name="Light Shading Accent 4" w:semiHidden="0"/>
    <w:lsdException w:name="Light List Accent 4" w:semiHidden="0"/>
    <w:lsdException w:name="Light Grid Accent 4" w:semiHidden="0"/>
    <w:lsdException w:name="Medium Shading 1 Accent 4" w:semiHidden="0"/>
    <w:lsdException w:name="Medium Shading 2 Accent 4" w:semiHidden="0"/>
    <w:lsdException w:name="Medium List 1 Accent 4" w:semiHidden="0"/>
    <w:lsdException w:name="Medium List 2 Accent 4" w:semiHidden="0"/>
    <w:lsdException w:name="Medium Grid 1 Accent 4" w:semiHidden="0"/>
    <w:lsdException w:name="Medium Grid 2 Accent 4" w:semiHidden="0"/>
    <w:lsdException w:name="Medium Grid 3 Accent 4" w:semiHidden="0"/>
    <w:lsdException w:name="Dark List Accent 4" w:semiHidden="0"/>
    <w:lsdException w:name="Colorful Shading Accent 4" w:semiHidden="0"/>
    <w:lsdException w:name="Colorful List Accent 4" w:semiHidden="0"/>
    <w:lsdException w:name="Colorful Grid Accent 4" w:semiHidden="0"/>
    <w:lsdException w:name="Light Shading Accent 5" w:semiHidden="0"/>
    <w:lsdException w:name="Light List Accent 5" w:semiHidden="0"/>
    <w:lsdException w:name="Light Grid Accent 5" w:semiHidden="0"/>
    <w:lsdException w:name="Medium Shading 1 Accent 5" w:semiHidden="0"/>
    <w:lsdException w:name="Medium Shading 2 Accent 5" w:semiHidden="0"/>
    <w:lsdException w:name="Medium List 1 Accent 5" w:semiHidden="0"/>
    <w:lsdException w:name="Medium List 2 Accent 5" w:semiHidden="0"/>
    <w:lsdException w:name="Medium Grid 1 Accent 5" w:semiHidden="0"/>
    <w:lsdException w:name="Medium Grid 2 Accent 5" w:semiHidden="0"/>
    <w:lsdException w:name="Medium Grid 3 Accent 5" w:semiHidden="0"/>
    <w:lsdException w:name="Dark List Accent 5" w:semiHidden="0"/>
    <w:lsdException w:name="Colorful Shading Accent 5" w:semiHidden="0"/>
    <w:lsdException w:name="Colorful List Accent 5" w:semiHidden="0"/>
    <w:lsdException w:name="Colorful Grid Accent 5" w:semiHidden="0"/>
    <w:lsdException w:name="Light Shading Accent 6" w:semiHidden="0"/>
    <w:lsdException w:name="Light List Accent 6" w:semiHidden="0"/>
    <w:lsdException w:name="Light Grid Accent 6" w:semiHidden="0"/>
    <w:lsdException w:name="Medium Shading 1 Accent 6" w:semiHidden="0"/>
    <w:lsdException w:name="Medium Shading 2 Accent 6" w:semiHidden="0"/>
    <w:lsdException w:name="Medium List 1 Accent 6" w:semiHidden="0"/>
    <w:lsdException w:name="Medium List 2 Accent 6" w:semiHidden="0"/>
    <w:lsdException w:name="Medium Grid 1 Accent 6" w:semiHidden="0"/>
    <w:lsdException w:name="Medium Grid 2 Accent 6" w:semiHidden="0"/>
    <w:lsdException w:name="Medium Grid 3 Accent 6" w:semiHidden="0"/>
    <w:lsdException w:name="Dark List Accent 6" w:semiHidden="0"/>
    <w:lsdException w:name="Colorful Shading Accent 6" w:semiHidden="0"/>
    <w:lsdException w:name="Colorful List Accent 6" w:semiHidden="0"/>
    <w:lsdException w:name="Colorful Grid Accent 6" w:semiHidden="0"/>
    <w:lsdException w:name="Subtle Emphasis" w:semiHidden="0"/>
    <w:lsdException w:name="Intense Emphasis" w:semiHidden="0"/>
    <w:lsdException w:name="Subtle Reference" w:semiHidden="0"/>
    <w:lsdException w:name="Intense Reference" w:semiHidden="0"/>
    <w:lsdException w:name="Book Title" w:semiHidden="0"/>
    <w:lsdException w:name="Bibliography" w:unhideWhenUsed="1"/>
    <w:lsdException w:name="TOC Heading"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character" w:styleId="CommentReference">
    <w:name w:val="annotation reference"/>
    <w:basedOn w:val="DefaultParagraphFont"/>
    <w:semiHidden/>
    <w:unhideWhenUsed/>
    <w:rsid w:val="00322FDB"/>
    <w:rPr>
      <w:sz w:val="18"/>
      <w:szCs w:val="18"/>
    </w:rPr>
  </w:style>
  <w:style w:type="paragraph" w:styleId="CommentText">
    <w:name w:val="annotation text"/>
    <w:basedOn w:val="Normal"/>
    <w:link w:val="CommentTextChar"/>
    <w:semiHidden/>
    <w:unhideWhenUsed/>
    <w:rsid w:val="00322FDB"/>
    <w:pPr>
      <w:spacing w:line="240" w:lineRule="auto"/>
    </w:pPr>
    <w:rPr>
      <w:sz w:val="24"/>
      <w:szCs w:val="24"/>
    </w:rPr>
  </w:style>
  <w:style w:type="character" w:customStyle="1" w:styleId="CommentTextChar">
    <w:name w:val="Comment Text Char"/>
    <w:basedOn w:val="DefaultParagraphFont"/>
    <w:link w:val="CommentText"/>
    <w:semiHidden/>
    <w:rsid w:val="00322FDB"/>
    <w:rPr>
      <w:rFonts w:ascii="Arial" w:hAnsi="Arial"/>
      <w:sz w:val="24"/>
      <w:szCs w:val="24"/>
    </w:rPr>
  </w:style>
  <w:style w:type="paragraph" w:styleId="CommentSubject">
    <w:name w:val="annotation subject"/>
    <w:basedOn w:val="CommentText"/>
    <w:next w:val="CommentText"/>
    <w:link w:val="CommentSubjectChar"/>
    <w:semiHidden/>
    <w:unhideWhenUsed/>
    <w:rsid w:val="00322FDB"/>
    <w:rPr>
      <w:b/>
      <w:bCs/>
      <w:sz w:val="20"/>
      <w:szCs w:val="20"/>
    </w:rPr>
  </w:style>
  <w:style w:type="character" w:customStyle="1" w:styleId="CommentSubjectChar">
    <w:name w:val="Comment Subject Char"/>
    <w:basedOn w:val="CommentTextChar"/>
    <w:link w:val="CommentSubject"/>
    <w:semiHidden/>
    <w:rsid w:val="00322FDB"/>
    <w:rPr>
      <w:rFonts w:ascii="Arial" w:hAnsi="Arial"/>
      <w:b/>
      <w:bCs/>
      <w:sz w:val="20"/>
      <w:szCs w:val="20"/>
    </w:rPr>
  </w:style>
  <w:style w:type="paragraph" w:styleId="Revision">
    <w:name w:val="Revision"/>
    <w:hidden/>
    <w:semiHidden/>
    <w:rsid w:val="009D1FBF"/>
    <w:pPr>
      <w:spacing w:after="0" w:line="240" w:lineRule="auto"/>
    </w:pPr>
    <w:rPr>
      <w:rFonts w:ascii="Arial" w:hAnsi="Arial"/>
      <w:sz w:val="20"/>
    </w:rPr>
  </w:style>
  <w:style w:type="paragraph" w:styleId="DocumentMap">
    <w:name w:val="Document Map"/>
    <w:basedOn w:val="Normal"/>
    <w:link w:val="DocumentMapChar"/>
    <w:semiHidden/>
    <w:unhideWhenUsed/>
    <w:rsid w:val="00AD61C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semiHidden/>
    <w:rsid w:val="00AD61C5"/>
    <w:rPr>
      <w:rFonts w:ascii="Lucida Grande" w:hAnsi="Lucida Grande" w:cs="Lucida Grande"/>
      <w:sz w:val="24"/>
      <w:szCs w:val="24"/>
    </w:rPr>
  </w:style>
  <w:style w:type="character" w:customStyle="1" w:styleId="yiv8690411266">
    <w:name w:val="yiv8690411266"/>
    <w:basedOn w:val="DefaultParagraphFont"/>
    <w:rsid w:val="00741D62"/>
  </w:style>
  <w:style w:type="character" w:customStyle="1" w:styleId="apple-converted-space">
    <w:name w:val="apple-converted-space"/>
    <w:basedOn w:val="DefaultParagraphFont"/>
    <w:rsid w:val="00741D6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0" w:defSemiHidden="1" w:defUnhideWhenUsed="0" w:defQFormat="0" w:count="276">
    <w:lsdException w:name="Normal" w:semiHidden="0"/>
    <w:lsdException w:name="heading 1" w:semiHidden="0"/>
    <w:lsdException w:name="heading 2" w:semiHidden="0"/>
    <w:lsdException w:name="heading 3" w:semiHidden="0"/>
    <w:lsdException w:name="heading 4" w:semiHidden="0"/>
    <w:lsdException w:name="heading 5" w:semiHidden="0"/>
    <w:lsdException w:name="heading 6" w:semiHidden="0"/>
    <w:lsdException w:name="heading 7" w:semiHidden="0"/>
    <w:lsdException w:name="heading 8" w:semiHidden="0"/>
    <w:lsdException w:name="heading 9" w:semiHidden="0"/>
    <w:lsdException w:name="index 1" w:unhideWhenUsed="1"/>
    <w:lsdException w:name="index 2" w:semiHidden="0"/>
    <w:lsdException w:name="index 3" w:semiHidden="0"/>
    <w:lsdException w:name="index 4" w:semiHidden="0"/>
    <w:lsdException w:name="index 5" w:semiHidden="0"/>
    <w:lsdException w:name="index 6" w:semiHidden="0"/>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semiHidden="0"/>
    <w:lsdException w:name="List Number 3" w:unhideWhenUsed="1"/>
    <w:lsdException w:name="List Number 4" w:unhideWhenUsed="1"/>
    <w:lsdException w:name="List Number 5" w:semiHidden="0"/>
    <w:lsdException w:name="Title" w:semiHidden="0"/>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semiHidden="0"/>
    <w:lsdException w:name="Block Text" w:semiHidden="0"/>
    <w:lsdException w:name="Hyperlink" w:semiHidden="0"/>
    <w:lsdException w:name="FollowedHyperlink" w:semiHidden="0"/>
    <w:lsdException w:name="Strong" w:semiHidden="0"/>
    <w:lsdException w:name="Emphasis" w:semiHidden="0"/>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No Spacing" w:semiHidden="0"/>
    <w:lsdException w:name="Light Shading" w:semiHidden="0"/>
    <w:lsdException w:name="Light List" w:semiHidden="0"/>
    <w:lsdException w:name="Light Grid" w:semiHidden="0"/>
    <w:lsdException w:name="Medium Shading 1" w:semiHidden="0"/>
    <w:lsdException w:name="Medium Shading 2" w:semiHidden="0"/>
    <w:lsdException w:name="Medium List 1" w:semiHidden="0"/>
    <w:lsdException w:name="Medium List 2" w:semiHidden="0"/>
    <w:lsdException w:name="Medium Grid 1" w:semiHidden="0"/>
    <w:lsdException w:name="Medium Grid 2" w:semiHidden="0"/>
    <w:lsdException w:name="Medium Grid 3" w:semiHidden="0"/>
    <w:lsdException w:name="Dark List" w:semiHidden="0"/>
    <w:lsdException w:name="Colorful Shading" w:semiHidden="0"/>
    <w:lsdException w:name="Colorful List" w:semiHidden="0"/>
    <w:lsdException w:name="Colorful Grid" w:semiHidden="0"/>
    <w:lsdException w:name="Light Shading Accent 1" w:semiHidden="0"/>
    <w:lsdException w:name="Light List Accent 1" w:semiHidden="0"/>
    <w:lsdException w:name="Light Grid Accent 1" w:semiHidden="0"/>
    <w:lsdException w:name="Medium Shading 1 Accent 1" w:semiHidden="0"/>
    <w:lsdException w:name="Medium Shading 2 Accent 1" w:semiHidden="0"/>
    <w:lsdException w:name="Medium List 1 Accent 1" w:semiHidden="0"/>
    <w:lsdException w:name="List Paragraph" w:semiHidden="0" w:qFormat="1"/>
    <w:lsdException w:name="Quote" w:semiHidden="0"/>
    <w:lsdException w:name="Intense Quote" w:semiHidden="0"/>
    <w:lsdException w:name="Medium List 2 Accent 1" w:semiHidden="0"/>
    <w:lsdException w:name="Medium Grid 1 Accent 1" w:semiHidden="0"/>
    <w:lsdException w:name="Medium Grid 2 Accent 1" w:semiHidden="0"/>
    <w:lsdException w:name="Medium Grid 3 Accent 1" w:semiHidden="0"/>
    <w:lsdException w:name="Dark List Accent 1" w:semiHidden="0"/>
    <w:lsdException w:name="Colorful Shading Accent 1" w:semiHidden="0"/>
    <w:lsdException w:name="Colorful List Accent 1" w:semiHidden="0"/>
    <w:lsdException w:name="Colorful Grid Accent 1" w:semiHidden="0"/>
    <w:lsdException w:name="Light Shading Accent 2" w:semiHidden="0"/>
    <w:lsdException w:name="Light List Accent 2" w:semiHidden="0"/>
    <w:lsdException w:name="Light Grid Accent 2" w:semiHidden="0"/>
    <w:lsdException w:name="Medium Shading 1 Accent 2" w:semiHidden="0"/>
    <w:lsdException w:name="Medium Shading 2 Accent 2" w:semiHidden="0"/>
    <w:lsdException w:name="Medium List 1 Accent 2" w:semiHidden="0"/>
    <w:lsdException w:name="Medium List 2 Accent 2" w:semiHidden="0"/>
    <w:lsdException w:name="Medium Grid 1 Accent 2" w:semiHidden="0"/>
    <w:lsdException w:name="Medium Grid 2 Accent 2" w:semiHidden="0"/>
    <w:lsdException w:name="Medium Grid 3 Accent 2" w:semiHidden="0"/>
    <w:lsdException w:name="Dark List Accent 2" w:semiHidden="0"/>
    <w:lsdException w:name="Colorful Shading Accent 2" w:semiHidden="0"/>
    <w:lsdException w:name="Colorful List Accent 2" w:semiHidden="0"/>
    <w:lsdException w:name="Colorful Grid Accent 2" w:semiHidden="0"/>
    <w:lsdException w:name="Light Shading Accent 3" w:semiHidden="0"/>
    <w:lsdException w:name="Light List Accent 3" w:semiHidden="0"/>
    <w:lsdException w:name="Light Grid Accent 3" w:semiHidden="0"/>
    <w:lsdException w:name="Medium Shading 1 Accent 3" w:semiHidden="0"/>
    <w:lsdException w:name="Medium Shading 2 Accent 3" w:semiHidden="0"/>
    <w:lsdException w:name="Medium List 1 Accent 3" w:semiHidden="0"/>
    <w:lsdException w:name="Medium List 2 Accent 3" w:semiHidden="0"/>
    <w:lsdException w:name="Medium Grid 1 Accent 3" w:semiHidden="0"/>
    <w:lsdException w:name="Medium Grid 2 Accent 3" w:semiHidden="0"/>
    <w:lsdException w:name="Medium Grid 3 Accent 3" w:semiHidden="0"/>
    <w:lsdException w:name="Dark List Accent 3" w:semiHidden="0"/>
    <w:lsdException w:name="Colorful Shading Accent 3" w:semiHidden="0"/>
    <w:lsdException w:name="Colorful List Accent 3" w:semiHidden="0"/>
    <w:lsdException w:name="Colorful Grid Accent 3" w:semiHidden="0"/>
    <w:lsdException w:name="Light Shading Accent 4" w:semiHidden="0"/>
    <w:lsdException w:name="Light List Accent 4" w:semiHidden="0"/>
    <w:lsdException w:name="Light Grid Accent 4" w:semiHidden="0"/>
    <w:lsdException w:name="Medium Shading 1 Accent 4" w:semiHidden="0"/>
    <w:lsdException w:name="Medium Shading 2 Accent 4" w:semiHidden="0"/>
    <w:lsdException w:name="Medium List 1 Accent 4" w:semiHidden="0"/>
    <w:lsdException w:name="Medium List 2 Accent 4" w:semiHidden="0"/>
    <w:lsdException w:name="Medium Grid 1 Accent 4" w:semiHidden="0"/>
    <w:lsdException w:name="Medium Grid 2 Accent 4" w:semiHidden="0"/>
    <w:lsdException w:name="Medium Grid 3 Accent 4" w:semiHidden="0"/>
    <w:lsdException w:name="Dark List Accent 4" w:semiHidden="0"/>
    <w:lsdException w:name="Colorful Shading Accent 4" w:semiHidden="0"/>
    <w:lsdException w:name="Colorful List Accent 4" w:semiHidden="0"/>
    <w:lsdException w:name="Colorful Grid Accent 4" w:semiHidden="0"/>
    <w:lsdException w:name="Light Shading Accent 5" w:semiHidden="0"/>
    <w:lsdException w:name="Light List Accent 5" w:semiHidden="0"/>
    <w:lsdException w:name="Light Grid Accent 5" w:semiHidden="0"/>
    <w:lsdException w:name="Medium Shading 1 Accent 5" w:semiHidden="0"/>
    <w:lsdException w:name="Medium Shading 2 Accent 5" w:semiHidden="0"/>
    <w:lsdException w:name="Medium List 1 Accent 5" w:semiHidden="0"/>
    <w:lsdException w:name="Medium List 2 Accent 5" w:semiHidden="0"/>
    <w:lsdException w:name="Medium Grid 1 Accent 5" w:semiHidden="0"/>
    <w:lsdException w:name="Medium Grid 2 Accent 5" w:semiHidden="0"/>
    <w:lsdException w:name="Medium Grid 3 Accent 5" w:semiHidden="0"/>
    <w:lsdException w:name="Dark List Accent 5" w:semiHidden="0"/>
    <w:lsdException w:name="Colorful Shading Accent 5" w:semiHidden="0"/>
    <w:lsdException w:name="Colorful List Accent 5" w:semiHidden="0"/>
    <w:lsdException w:name="Colorful Grid Accent 5" w:semiHidden="0"/>
    <w:lsdException w:name="Light Shading Accent 6" w:semiHidden="0"/>
    <w:lsdException w:name="Light List Accent 6" w:semiHidden="0"/>
    <w:lsdException w:name="Light Grid Accent 6" w:semiHidden="0"/>
    <w:lsdException w:name="Medium Shading 1 Accent 6" w:semiHidden="0"/>
    <w:lsdException w:name="Medium Shading 2 Accent 6" w:semiHidden="0"/>
    <w:lsdException w:name="Medium List 1 Accent 6" w:semiHidden="0"/>
    <w:lsdException w:name="Medium List 2 Accent 6" w:semiHidden="0"/>
    <w:lsdException w:name="Medium Grid 1 Accent 6" w:semiHidden="0"/>
    <w:lsdException w:name="Medium Grid 2 Accent 6" w:semiHidden="0"/>
    <w:lsdException w:name="Medium Grid 3 Accent 6" w:semiHidden="0"/>
    <w:lsdException w:name="Dark List Accent 6" w:semiHidden="0"/>
    <w:lsdException w:name="Colorful Shading Accent 6" w:semiHidden="0"/>
    <w:lsdException w:name="Colorful List Accent 6" w:semiHidden="0"/>
    <w:lsdException w:name="Colorful Grid Accent 6" w:semiHidden="0"/>
    <w:lsdException w:name="Subtle Emphasis" w:semiHidden="0"/>
    <w:lsdException w:name="Intense Emphasis" w:semiHidden="0"/>
    <w:lsdException w:name="Subtle Reference" w:semiHidden="0"/>
    <w:lsdException w:name="Intense Reference" w:semiHidden="0"/>
    <w:lsdException w:name="Book Title" w:semiHidden="0"/>
    <w:lsdException w:name="Bibliography" w:unhideWhenUsed="1"/>
    <w:lsdException w:name="TOC Heading"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character" w:styleId="CommentReference">
    <w:name w:val="annotation reference"/>
    <w:basedOn w:val="DefaultParagraphFont"/>
    <w:semiHidden/>
    <w:unhideWhenUsed/>
    <w:rsid w:val="00322FDB"/>
    <w:rPr>
      <w:sz w:val="18"/>
      <w:szCs w:val="18"/>
    </w:rPr>
  </w:style>
  <w:style w:type="paragraph" w:styleId="CommentText">
    <w:name w:val="annotation text"/>
    <w:basedOn w:val="Normal"/>
    <w:link w:val="CommentTextChar"/>
    <w:semiHidden/>
    <w:unhideWhenUsed/>
    <w:rsid w:val="00322FDB"/>
    <w:pPr>
      <w:spacing w:line="240" w:lineRule="auto"/>
    </w:pPr>
    <w:rPr>
      <w:sz w:val="24"/>
      <w:szCs w:val="24"/>
    </w:rPr>
  </w:style>
  <w:style w:type="character" w:customStyle="1" w:styleId="CommentTextChar">
    <w:name w:val="Comment Text Char"/>
    <w:basedOn w:val="DefaultParagraphFont"/>
    <w:link w:val="CommentText"/>
    <w:semiHidden/>
    <w:rsid w:val="00322FDB"/>
    <w:rPr>
      <w:rFonts w:ascii="Arial" w:hAnsi="Arial"/>
      <w:sz w:val="24"/>
      <w:szCs w:val="24"/>
    </w:rPr>
  </w:style>
  <w:style w:type="paragraph" w:styleId="CommentSubject">
    <w:name w:val="annotation subject"/>
    <w:basedOn w:val="CommentText"/>
    <w:next w:val="CommentText"/>
    <w:link w:val="CommentSubjectChar"/>
    <w:semiHidden/>
    <w:unhideWhenUsed/>
    <w:rsid w:val="00322FDB"/>
    <w:rPr>
      <w:b/>
      <w:bCs/>
      <w:sz w:val="20"/>
      <w:szCs w:val="20"/>
    </w:rPr>
  </w:style>
  <w:style w:type="character" w:customStyle="1" w:styleId="CommentSubjectChar">
    <w:name w:val="Comment Subject Char"/>
    <w:basedOn w:val="CommentTextChar"/>
    <w:link w:val="CommentSubject"/>
    <w:semiHidden/>
    <w:rsid w:val="00322FDB"/>
    <w:rPr>
      <w:rFonts w:ascii="Arial" w:hAnsi="Arial"/>
      <w:b/>
      <w:bCs/>
      <w:sz w:val="20"/>
      <w:szCs w:val="20"/>
    </w:rPr>
  </w:style>
  <w:style w:type="paragraph" w:styleId="Revision">
    <w:name w:val="Revision"/>
    <w:hidden/>
    <w:semiHidden/>
    <w:rsid w:val="009D1FBF"/>
    <w:pPr>
      <w:spacing w:after="0" w:line="240" w:lineRule="auto"/>
    </w:pPr>
    <w:rPr>
      <w:rFonts w:ascii="Arial" w:hAnsi="Arial"/>
      <w:sz w:val="20"/>
    </w:rPr>
  </w:style>
  <w:style w:type="paragraph" w:styleId="DocumentMap">
    <w:name w:val="Document Map"/>
    <w:basedOn w:val="Normal"/>
    <w:link w:val="DocumentMapChar"/>
    <w:semiHidden/>
    <w:unhideWhenUsed/>
    <w:rsid w:val="00AD61C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semiHidden/>
    <w:rsid w:val="00AD61C5"/>
    <w:rPr>
      <w:rFonts w:ascii="Lucida Grande" w:hAnsi="Lucida Grande" w:cs="Lucida Grande"/>
      <w:sz w:val="24"/>
      <w:szCs w:val="24"/>
    </w:rPr>
  </w:style>
  <w:style w:type="character" w:customStyle="1" w:styleId="yiv8690411266">
    <w:name w:val="yiv8690411266"/>
    <w:basedOn w:val="DefaultParagraphFont"/>
    <w:rsid w:val="00741D62"/>
  </w:style>
  <w:style w:type="character" w:customStyle="1" w:styleId="apple-converted-space">
    <w:name w:val="apple-converted-space"/>
    <w:basedOn w:val="DefaultParagraphFont"/>
    <w:rsid w:val="00741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384159">
      <w:bodyDiv w:val="1"/>
      <w:marLeft w:val="0"/>
      <w:marRight w:val="0"/>
      <w:marTop w:val="0"/>
      <w:marBottom w:val="0"/>
      <w:divBdr>
        <w:top w:val="none" w:sz="0" w:space="0" w:color="auto"/>
        <w:left w:val="none" w:sz="0" w:space="0" w:color="auto"/>
        <w:bottom w:val="none" w:sz="0" w:space="0" w:color="auto"/>
        <w:right w:val="none" w:sz="0" w:space="0" w:color="auto"/>
      </w:divBdr>
      <w:divsChild>
        <w:div w:id="1742167452">
          <w:marLeft w:val="60"/>
          <w:marRight w:val="0"/>
          <w:marTop w:val="15"/>
          <w:marBottom w:val="0"/>
          <w:divBdr>
            <w:top w:val="none" w:sz="0" w:space="0" w:color="auto"/>
            <w:left w:val="none" w:sz="0" w:space="0" w:color="auto"/>
            <w:bottom w:val="none" w:sz="0" w:space="0" w:color="auto"/>
            <w:right w:val="none" w:sz="0" w:space="0" w:color="auto"/>
          </w:divBdr>
        </w:div>
      </w:divsChild>
    </w:div>
    <w:div w:id="203296964">
      <w:bodyDiv w:val="1"/>
      <w:marLeft w:val="0"/>
      <w:marRight w:val="0"/>
      <w:marTop w:val="0"/>
      <w:marBottom w:val="0"/>
      <w:divBdr>
        <w:top w:val="none" w:sz="0" w:space="0" w:color="auto"/>
        <w:left w:val="none" w:sz="0" w:space="0" w:color="auto"/>
        <w:bottom w:val="none" w:sz="0" w:space="0" w:color="auto"/>
        <w:right w:val="none" w:sz="0" w:space="0" w:color="auto"/>
      </w:divBdr>
    </w:div>
    <w:div w:id="264459741">
      <w:bodyDiv w:val="1"/>
      <w:marLeft w:val="0"/>
      <w:marRight w:val="0"/>
      <w:marTop w:val="0"/>
      <w:marBottom w:val="0"/>
      <w:divBdr>
        <w:top w:val="none" w:sz="0" w:space="0" w:color="auto"/>
        <w:left w:val="none" w:sz="0" w:space="0" w:color="auto"/>
        <w:bottom w:val="none" w:sz="0" w:space="0" w:color="auto"/>
        <w:right w:val="none" w:sz="0" w:space="0" w:color="auto"/>
      </w:divBdr>
      <w:divsChild>
        <w:div w:id="662507342">
          <w:marLeft w:val="0"/>
          <w:marRight w:val="0"/>
          <w:marTop w:val="0"/>
          <w:marBottom w:val="120"/>
          <w:divBdr>
            <w:top w:val="none" w:sz="0" w:space="0" w:color="auto"/>
            <w:left w:val="none" w:sz="0" w:space="0" w:color="auto"/>
            <w:bottom w:val="none" w:sz="0" w:space="0" w:color="auto"/>
            <w:right w:val="none" w:sz="0" w:space="0" w:color="auto"/>
          </w:divBdr>
        </w:div>
        <w:div w:id="609623391">
          <w:marLeft w:val="0"/>
          <w:marRight w:val="0"/>
          <w:marTop w:val="0"/>
          <w:marBottom w:val="120"/>
          <w:divBdr>
            <w:top w:val="none" w:sz="0" w:space="0" w:color="auto"/>
            <w:left w:val="none" w:sz="0" w:space="0" w:color="auto"/>
            <w:bottom w:val="none" w:sz="0" w:space="0" w:color="auto"/>
            <w:right w:val="none" w:sz="0" w:space="0" w:color="auto"/>
          </w:divBdr>
        </w:div>
        <w:div w:id="1154877838">
          <w:marLeft w:val="0"/>
          <w:marRight w:val="0"/>
          <w:marTop w:val="0"/>
          <w:marBottom w:val="0"/>
          <w:divBdr>
            <w:top w:val="none" w:sz="0" w:space="0" w:color="auto"/>
            <w:left w:val="none" w:sz="0" w:space="0" w:color="auto"/>
            <w:bottom w:val="none" w:sz="0" w:space="0" w:color="auto"/>
            <w:right w:val="none" w:sz="0" w:space="0" w:color="auto"/>
          </w:divBdr>
        </w:div>
        <w:div w:id="113982627">
          <w:marLeft w:val="0"/>
          <w:marRight w:val="0"/>
          <w:marTop w:val="0"/>
          <w:marBottom w:val="120"/>
          <w:divBdr>
            <w:top w:val="none" w:sz="0" w:space="0" w:color="auto"/>
            <w:left w:val="none" w:sz="0" w:space="0" w:color="auto"/>
            <w:bottom w:val="none" w:sz="0" w:space="0" w:color="auto"/>
            <w:right w:val="none" w:sz="0" w:space="0" w:color="auto"/>
          </w:divBdr>
        </w:div>
        <w:div w:id="1689601404">
          <w:marLeft w:val="0"/>
          <w:marRight w:val="0"/>
          <w:marTop w:val="0"/>
          <w:marBottom w:val="120"/>
          <w:divBdr>
            <w:top w:val="none" w:sz="0" w:space="0" w:color="auto"/>
            <w:left w:val="none" w:sz="0" w:space="0" w:color="auto"/>
            <w:bottom w:val="none" w:sz="0" w:space="0" w:color="auto"/>
            <w:right w:val="none" w:sz="0" w:space="0" w:color="auto"/>
          </w:divBdr>
        </w:div>
        <w:div w:id="1213423738">
          <w:marLeft w:val="0"/>
          <w:marRight w:val="0"/>
          <w:marTop w:val="0"/>
          <w:marBottom w:val="120"/>
          <w:divBdr>
            <w:top w:val="none" w:sz="0" w:space="0" w:color="auto"/>
            <w:left w:val="none" w:sz="0" w:space="0" w:color="auto"/>
            <w:bottom w:val="none" w:sz="0" w:space="0" w:color="auto"/>
            <w:right w:val="none" w:sz="0" w:space="0" w:color="auto"/>
          </w:divBdr>
        </w:div>
        <w:div w:id="1120346130">
          <w:marLeft w:val="0"/>
          <w:marRight w:val="0"/>
          <w:marTop w:val="0"/>
          <w:marBottom w:val="120"/>
          <w:divBdr>
            <w:top w:val="none" w:sz="0" w:space="0" w:color="auto"/>
            <w:left w:val="none" w:sz="0" w:space="0" w:color="auto"/>
            <w:bottom w:val="none" w:sz="0" w:space="0" w:color="auto"/>
            <w:right w:val="none" w:sz="0" w:space="0" w:color="auto"/>
          </w:divBdr>
        </w:div>
        <w:div w:id="1621064598">
          <w:marLeft w:val="0"/>
          <w:marRight w:val="0"/>
          <w:marTop w:val="0"/>
          <w:marBottom w:val="120"/>
          <w:divBdr>
            <w:top w:val="none" w:sz="0" w:space="0" w:color="auto"/>
            <w:left w:val="none" w:sz="0" w:space="0" w:color="auto"/>
            <w:bottom w:val="none" w:sz="0" w:space="0" w:color="auto"/>
            <w:right w:val="none" w:sz="0" w:space="0" w:color="auto"/>
          </w:divBdr>
        </w:div>
        <w:div w:id="1730957498">
          <w:marLeft w:val="0"/>
          <w:marRight w:val="0"/>
          <w:marTop w:val="0"/>
          <w:marBottom w:val="0"/>
          <w:divBdr>
            <w:top w:val="none" w:sz="0" w:space="0" w:color="auto"/>
            <w:left w:val="none" w:sz="0" w:space="0" w:color="auto"/>
            <w:bottom w:val="none" w:sz="0" w:space="0" w:color="auto"/>
            <w:right w:val="none" w:sz="0" w:space="0" w:color="auto"/>
          </w:divBdr>
        </w:div>
      </w:divsChild>
    </w:div>
    <w:div w:id="361592041">
      <w:bodyDiv w:val="1"/>
      <w:marLeft w:val="0"/>
      <w:marRight w:val="0"/>
      <w:marTop w:val="0"/>
      <w:marBottom w:val="0"/>
      <w:divBdr>
        <w:top w:val="none" w:sz="0" w:space="0" w:color="auto"/>
        <w:left w:val="none" w:sz="0" w:space="0" w:color="auto"/>
        <w:bottom w:val="none" w:sz="0" w:space="0" w:color="auto"/>
        <w:right w:val="none" w:sz="0" w:space="0" w:color="auto"/>
      </w:divBdr>
    </w:div>
    <w:div w:id="1202015976">
      <w:bodyDiv w:val="1"/>
      <w:marLeft w:val="0"/>
      <w:marRight w:val="0"/>
      <w:marTop w:val="0"/>
      <w:marBottom w:val="0"/>
      <w:divBdr>
        <w:top w:val="none" w:sz="0" w:space="0" w:color="auto"/>
        <w:left w:val="none" w:sz="0" w:space="0" w:color="auto"/>
        <w:bottom w:val="none" w:sz="0" w:space="0" w:color="auto"/>
        <w:right w:val="none" w:sz="0" w:space="0" w:color="auto"/>
      </w:divBdr>
      <w:divsChild>
        <w:div w:id="435291743">
          <w:marLeft w:val="0"/>
          <w:marRight w:val="0"/>
          <w:marTop w:val="0"/>
          <w:marBottom w:val="0"/>
          <w:divBdr>
            <w:top w:val="none" w:sz="0" w:space="0" w:color="auto"/>
            <w:left w:val="none" w:sz="0" w:space="0" w:color="auto"/>
            <w:bottom w:val="none" w:sz="0" w:space="0" w:color="auto"/>
            <w:right w:val="none" w:sz="0" w:space="0" w:color="auto"/>
          </w:divBdr>
        </w:div>
        <w:div w:id="2092844603">
          <w:marLeft w:val="0"/>
          <w:marRight w:val="0"/>
          <w:marTop w:val="0"/>
          <w:marBottom w:val="0"/>
          <w:divBdr>
            <w:top w:val="none" w:sz="0" w:space="0" w:color="auto"/>
            <w:left w:val="none" w:sz="0" w:space="0" w:color="auto"/>
            <w:bottom w:val="none" w:sz="0" w:space="0" w:color="auto"/>
            <w:right w:val="none" w:sz="0" w:space="0" w:color="auto"/>
          </w:divBdr>
        </w:div>
        <w:div w:id="1743290202">
          <w:marLeft w:val="0"/>
          <w:marRight w:val="0"/>
          <w:marTop w:val="0"/>
          <w:marBottom w:val="0"/>
          <w:divBdr>
            <w:top w:val="none" w:sz="0" w:space="0" w:color="auto"/>
            <w:left w:val="none" w:sz="0" w:space="0" w:color="auto"/>
            <w:bottom w:val="none" w:sz="0" w:space="0" w:color="auto"/>
            <w:right w:val="none" w:sz="0" w:space="0" w:color="auto"/>
          </w:divBdr>
        </w:div>
      </w:divsChild>
    </w:div>
    <w:div w:id="1561550896">
      <w:bodyDiv w:val="1"/>
      <w:marLeft w:val="0"/>
      <w:marRight w:val="0"/>
      <w:marTop w:val="0"/>
      <w:marBottom w:val="0"/>
      <w:divBdr>
        <w:top w:val="none" w:sz="0" w:space="0" w:color="auto"/>
        <w:left w:val="none" w:sz="0" w:space="0" w:color="auto"/>
        <w:bottom w:val="none" w:sz="0" w:space="0" w:color="auto"/>
        <w:right w:val="none" w:sz="0" w:space="0" w:color="auto"/>
      </w:divBdr>
    </w:div>
    <w:div w:id="1591619068">
      <w:bodyDiv w:val="1"/>
      <w:marLeft w:val="0"/>
      <w:marRight w:val="0"/>
      <w:marTop w:val="0"/>
      <w:marBottom w:val="0"/>
      <w:divBdr>
        <w:top w:val="none" w:sz="0" w:space="0" w:color="auto"/>
        <w:left w:val="none" w:sz="0" w:space="0" w:color="auto"/>
        <w:bottom w:val="none" w:sz="0" w:space="0" w:color="auto"/>
        <w:right w:val="none" w:sz="0" w:space="0" w:color="auto"/>
      </w:divBdr>
    </w:div>
    <w:div w:id="174059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EDC52-9AF5-B648-9663-2BB586F83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\Users\Luise\Dropbox (WS Secretariat)\WS\Templates\Focus on Competitions and Projects\CAP_doc_cover_v2.0.dotx</Template>
  <TotalTime>50</TotalTime>
  <Pages>17</Pages>
  <Words>3909</Words>
  <Characters>22285</Characters>
  <Application>Microsoft Macintosh Word</Application>
  <DocSecurity>0</DocSecurity>
  <Lines>185</Lines>
  <Paragraphs>52</Paragraphs>
  <ScaleCrop>false</ScaleCrop>
  <HeadingPairs>
    <vt:vector size="6" baseType="variant">
      <vt:variant>
        <vt:lpstr>Title</vt:lpstr>
      </vt:variant>
      <vt:variant>
        <vt:i4>1</vt:i4>
      </vt:variant>
      <vt:variant>
        <vt:lpstr>Headings</vt:lpstr>
      </vt:variant>
      <vt:variant>
        <vt:i4>10</vt:i4>
      </vt:variant>
      <vt:variant>
        <vt:lpstr>Título</vt:lpstr>
      </vt:variant>
      <vt:variant>
        <vt:i4>1</vt:i4>
      </vt:variant>
    </vt:vector>
  </HeadingPairs>
  <TitlesOfParts>
    <vt:vector size="12" baseType="lpstr">
      <vt:lpstr/>
      <vt:lpstr>    Contents</vt:lpstr>
      <vt:lpstr>    Introduction </vt:lpstr>
      <vt:lpstr>    Have you ever wanted to know some more about design studiosoffice? Are you cCuri</vt:lpstr>
      <vt:lpstr>    Visitei It is a platform (http://www.visitei.la/) that aims to facilitate, organ</vt:lpstr>
      <vt:lpstr>    The intention is that visitors learn about design, help to building the design c</vt:lpstr>
      <vt:lpstr>    Visitors do not pay anything to participate in the meetings, and visits can happ</vt:lpstr>
      <vt:lpstr>    Until nowCurrently, the project has ten companies registered for visits covering</vt:lpstr>
      <vt:lpstr>    Visitei is a project by Giovani Castelucci, founder of DAÓ, graphic design studi</vt:lpstr>
      <vt:lpstr>    Description of project and tasks</vt:lpstr>
      <vt:lpstr>    Instructions to the Competitor</vt:lpstr>
      <vt:lpstr/>
    </vt:vector>
  </TitlesOfParts>
  <Company/>
  <LinksUpToDate>false</LinksUpToDate>
  <CharactersWithSpaces>26142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Luise Kuehnel</dc:creator>
  <cp:lastModifiedBy>nada</cp:lastModifiedBy>
  <cp:revision>18</cp:revision>
  <cp:lastPrinted>2015-08-08T20:34:00Z</cp:lastPrinted>
  <dcterms:created xsi:type="dcterms:W3CDTF">2015-08-09T18:57:00Z</dcterms:created>
  <dcterms:modified xsi:type="dcterms:W3CDTF">2015-08-11T14:11:00Z</dcterms:modified>
</cp:coreProperties>
</file>