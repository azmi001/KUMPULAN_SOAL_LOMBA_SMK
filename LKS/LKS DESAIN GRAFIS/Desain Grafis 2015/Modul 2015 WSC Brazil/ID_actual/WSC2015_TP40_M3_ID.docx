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2E04F7" w14:textId="77777777" w:rsidR="00AF46C3" w:rsidRPr="00AA6F89" w:rsidRDefault="00AF46C3" w:rsidP="00AF46C3">
      <w:pPr>
        <w:pStyle w:val="Title"/>
        <w:rPr>
          <w:rFonts w:cs="Arial"/>
          <w:sz w:val="90"/>
          <w:szCs w:val="90"/>
          <w:lang w:val="en-GB"/>
        </w:rPr>
      </w:pPr>
      <w:r w:rsidRPr="00AA6F89">
        <w:rPr>
          <w:rFonts w:cs="Arial"/>
          <w:sz w:val="90"/>
          <w:szCs w:val="90"/>
          <w:lang w:val="en-GB"/>
        </w:rPr>
        <w:t>Test Project</w:t>
      </w:r>
    </w:p>
    <w:p w14:paraId="79814A4C" w14:textId="24FE0265" w:rsidR="00AF46C3" w:rsidRPr="00AA6F89" w:rsidRDefault="00AF46C3" w:rsidP="00AF46C3">
      <w:pPr>
        <w:pStyle w:val="Title"/>
        <w:rPr>
          <w:rFonts w:cs="Arial"/>
          <w:caps w:val="0"/>
          <w:lang w:val="en-GB"/>
        </w:rPr>
      </w:pPr>
      <w:r w:rsidRPr="00AA6F89">
        <w:rPr>
          <w:rFonts w:cs="Arial"/>
          <w:sz w:val="90"/>
          <w:szCs w:val="90"/>
          <w:lang w:val="en-GB"/>
        </w:rPr>
        <w:t>Mod</w:t>
      </w:r>
      <w:r w:rsidR="007B7BDC" w:rsidRPr="00AA6F89">
        <w:rPr>
          <w:rFonts w:cs="Arial"/>
          <w:sz w:val="90"/>
          <w:szCs w:val="90"/>
          <w:lang w:val="en-GB"/>
        </w:rPr>
        <w:t>ule 3</w:t>
      </w:r>
    </w:p>
    <w:p w14:paraId="472BE4B0" w14:textId="50E57B75" w:rsidR="00A77E62" w:rsidRPr="00FA08C9" w:rsidRDefault="001C2B30" w:rsidP="00313492">
      <w:pPr>
        <w:pStyle w:val="Subtitle"/>
        <w:rPr>
          <w:lang w:val="en-GB"/>
        </w:rPr>
      </w:pPr>
      <w:r w:rsidRPr="00FA08C9">
        <w:rPr>
          <w:lang w:val="en-GB"/>
        </w:rPr>
        <w:t>WSC2015_TP</w:t>
      </w:r>
      <w:r w:rsidR="007B7BDC">
        <w:rPr>
          <w:lang w:val="en-GB"/>
        </w:rPr>
        <w:t>40_M</w:t>
      </w:r>
      <w:r w:rsidR="00CD28B1" w:rsidRPr="00FA08C9">
        <w:rPr>
          <w:lang w:val="en-GB"/>
        </w:rPr>
        <w:t>3</w:t>
      </w:r>
      <w:r w:rsidRPr="00FA08C9">
        <w:rPr>
          <w:lang w:val="en-GB"/>
        </w:rPr>
        <w:t>_</w:t>
      </w:r>
      <w:r w:rsidR="002F25DF">
        <w:rPr>
          <w:lang w:val="en-GB"/>
        </w:rPr>
        <w:t>ID</w:t>
      </w:r>
    </w:p>
    <w:p w14:paraId="79F10621" w14:textId="77777777" w:rsidR="008827AA" w:rsidRPr="00FA08C9" w:rsidRDefault="008827AA" w:rsidP="001C2B30"/>
    <w:p w14:paraId="2E852A28" w14:textId="77777777" w:rsidR="008827AA" w:rsidRPr="00FA08C9" w:rsidRDefault="008827AA" w:rsidP="001C2B30"/>
    <w:p w14:paraId="23A8AA9D" w14:textId="77777777" w:rsidR="00EA567A" w:rsidRPr="00FA08C9" w:rsidRDefault="00EA567A" w:rsidP="001C2B30"/>
    <w:p w14:paraId="18A61936" w14:textId="77777777" w:rsidR="00EA567A" w:rsidRPr="00FA08C9" w:rsidRDefault="00EA567A" w:rsidP="001C2B30"/>
    <w:p w14:paraId="3721EDBB" w14:textId="77777777" w:rsidR="00EA567A" w:rsidRPr="00FA08C9" w:rsidRDefault="00EA567A" w:rsidP="001C2B30"/>
    <w:p w14:paraId="2BA9F2DB" w14:textId="77777777" w:rsidR="00EA567A" w:rsidRPr="00FA08C9" w:rsidRDefault="00EA567A" w:rsidP="001C2B30"/>
    <w:p w14:paraId="31D67FD2" w14:textId="77777777" w:rsidR="00EA567A" w:rsidRPr="00FA08C9" w:rsidRDefault="00EA567A" w:rsidP="001C2B30"/>
    <w:p w14:paraId="0CF260FA" w14:textId="77777777" w:rsidR="00EA567A" w:rsidRPr="00FA08C9" w:rsidRDefault="00EA567A" w:rsidP="001C2B30"/>
    <w:p w14:paraId="497F0773" w14:textId="77777777" w:rsidR="00EA567A" w:rsidRPr="00FA08C9" w:rsidRDefault="00EA567A" w:rsidP="001C2B30"/>
    <w:p w14:paraId="294D9C33" w14:textId="77777777" w:rsidR="00EA567A" w:rsidRPr="00FA08C9" w:rsidRDefault="00EA567A" w:rsidP="001C2B30"/>
    <w:p w14:paraId="7BB14D30" w14:textId="2804B63C" w:rsidR="00EA567A" w:rsidRPr="00FA08C9" w:rsidRDefault="0041759F" w:rsidP="00EA567A">
      <w:pPr>
        <w:widowControl w:val="0"/>
        <w:autoSpaceDE w:val="0"/>
        <w:autoSpaceDN w:val="0"/>
        <w:adjustRightInd w:val="0"/>
        <w:rPr>
          <w:rFonts w:cs="Arial"/>
          <w:sz w:val="28"/>
          <w:szCs w:val="28"/>
        </w:rPr>
      </w:pPr>
      <w:r>
        <w:rPr>
          <w:rFonts w:eastAsia="Times New Roman" w:cs="Times New Roman"/>
        </w:rPr>
        <w:t xml:space="preserve">Names: </w:t>
      </w:r>
      <w:proofErr w:type="spellStart"/>
      <w:r w:rsidR="00EA567A" w:rsidRPr="00FA08C9">
        <w:rPr>
          <w:rFonts w:eastAsia="Times New Roman" w:cs="Times New Roman"/>
        </w:rPr>
        <w:t>Weixiong</w:t>
      </w:r>
      <w:proofErr w:type="spellEnd"/>
      <w:r w:rsidR="00EA567A" w:rsidRPr="00FA08C9">
        <w:rPr>
          <w:rFonts w:eastAsia="Times New Roman" w:cs="Times New Roman"/>
        </w:rPr>
        <w:t xml:space="preserve"> </w:t>
      </w:r>
      <w:proofErr w:type="spellStart"/>
      <w:r w:rsidR="00EA567A" w:rsidRPr="00FA08C9">
        <w:rPr>
          <w:rFonts w:eastAsia="Times New Roman" w:cs="Times New Roman"/>
        </w:rPr>
        <w:t>Xu</w:t>
      </w:r>
      <w:proofErr w:type="spellEnd"/>
      <w:r w:rsidR="00EA567A" w:rsidRPr="00FA08C9">
        <w:rPr>
          <w:rFonts w:eastAsia="Times New Roman" w:cs="Times New Roman"/>
        </w:rPr>
        <w:t xml:space="preserve">, </w:t>
      </w:r>
      <w:proofErr w:type="spellStart"/>
      <w:r w:rsidR="00EA567A" w:rsidRPr="00FA08C9">
        <w:rPr>
          <w:rFonts w:eastAsia="Times New Roman" w:cs="Times New Roman"/>
        </w:rPr>
        <w:t>Sat</w:t>
      </w:r>
      <w:r w:rsidR="00FB0DD9">
        <w:rPr>
          <w:rFonts w:eastAsia="Times New Roman" w:cs="Times New Roman"/>
        </w:rPr>
        <w:t>h</w:t>
      </w:r>
      <w:r w:rsidR="00EA567A" w:rsidRPr="00FA08C9">
        <w:rPr>
          <w:rFonts w:eastAsia="Times New Roman" w:cs="Times New Roman"/>
        </w:rPr>
        <w:t>ish</w:t>
      </w:r>
      <w:proofErr w:type="spellEnd"/>
      <w:r w:rsidR="00EA567A" w:rsidRPr="00FA08C9">
        <w:rPr>
          <w:rFonts w:eastAsia="Times New Roman" w:cs="Times New Roman"/>
        </w:rPr>
        <w:t xml:space="preserve"> Narayanan, Wolfgang </w:t>
      </w:r>
      <w:proofErr w:type="spellStart"/>
      <w:r w:rsidR="00EA567A" w:rsidRPr="00FA08C9">
        <w:rPr>
          <w:rFonts w:eastAsia="Times New Roman" w:cs="Times New Roman"/>
        </w:rPr>
        <w:t>Toechterle</w:t>
      </w:r>
      <w:proofErr w:type="spellEnd"/>
      <w:r w:rsidR="00EA567A" w:rsidRPr="00FA08C9">
        <w:rPr>
          <w:rFonts w:eastAsia="Times New Roman" w:cs="Times New Roman"/>
        </w:rPr>
        <w:t xml:space="preserve">, </w:t>
      </w:r>
      <w:proofErr w:type="spellStart"/>
      <w:r w:rsidR="00FB0DD9">
        <w:rPr>
          <w:rFonts w:eastAsia="Times New Roman" w:cs="Times New Roman"/>
        </w:rPr>
        <w:t>Ivs</w:t>
      </w:r>
      <w:proofErr w:type="spellEnd"/>
      <w:r w:rsidR="00FB0DD9">
        <w:rPr>
          <w:rFonts w:eastAsia="Times New Roman" w:cs="Times New Roman"/>
        </w:rPr>
        <w:t xml:space="preserve"> </w:t>
      </w:r>
      <w:proofErr w:type="spellStart"/>
      <w:r w:rsidR="00FB0DD9">
        <w:rPr>
          <w:rFonts w:eastAsia="Times New Roman" w:cs="Times New Roman"/>
        </w:rPr>
        <w:t>Zenne</w:t>
      </w:r>
      <w:proofErr w:type="spellEnd"/>
      <w:r w:rsidR="00EA567A" w:rsidRPr="00FA08C9">
        <w:rPr>
          <w:rFonts w:eastAsia="Times New Roman" w:cs="Times New Roman"/>
        </w:rPr>
        <w:t xml:space="preserve">, </w:t>
      </w:r>
      <w:proofErr w:type="spellStart"/>
      <w:r w:rsidR="00EA567A" w:rsidRPr="00FA08C9">
        <w:rPr>
          <w:rFonts w:eastAsia="Times New Roman" w:cs="Times New Roman"/>
        </w:rPr>
        <w:t>Sherein</w:t>
      </w:r>
      <w:proofErr w:type="spellEnd"/>
      <w:r w:rsidR="00EA567A" w:rsidRPr="00FA08C9">
        <w:rPr>
          <w:rFonts w:eastAsia="Times New Roman" w:cs="Times New Roman"/>
        </w:rPr>
        <w:t xml:space="preserve"> Abdel-Al, </w:t>
      </w:r>
      <w:proofErr w:type="spellStart"/>
      <w:r w:rsidR="00EA567A" w:rsidRPr="00FA08C9">
        <w:rPr>
          <w:rFonts w:eastAsia="Times New Roman" w:cs="Times New Roman"/>
        </w:rPr>
        <w:t>Hazem</w:t>
      </w:r>
      <w:proofErr w:type="spellEnd"/>
      <w:r w:rsidR="00EA567A" w:rsidRPr="00FA08C9">
        <w:rPr>
          <w:rFonts w:eastAsia="Times New Roman" w:cs="Times New Roman"/>
        </w:rPr>
        <w:t xml:space="preserve"> </w:t>
      </w:r>
      <w:proofErr w:type="spellStart"/>
      <w:r w:rsidR="00EA567A" w:rsidRPr="00FA08C9">
        <w:rPr>
          <w:rFonts w:eastAsia="Times New Roman" w:cs="Times New Roman"/>
        </w:rPr>
        <w:t>Taha</w:t>
      </w:r>
      <w:proofErr w:type="spellEnd"/>
      <w:r w:rsidR="00EA567A" w:rsidRPr="00FA08C9">
        <w:rPr>
          <w:rFonts w:eastAsia="Times New Roman" w:cs="Times New Roman"/>
        </w:rPr>
        <w:t>, Ahmed Al-</w:t>
      </w:r>
      <w:proofErr w:type="spellStart"/>
      <w:r w:rsidR="00EA567A" w:rsidRPr="00FA08C9">
        <w:rPr>
          <w:rFonts w:eastAsia="Times New Roman" w:cs="Times New Roman"/>
        </w:rPr>
        <w:t>Harrasi</w:t>
      </w:r>
      <w:proofErr w:type="spellEnd"/>
      <w:r w:rsidR="00EA567A" w:rsidRPr="00FA08C9">
        <w:rPr>
          <w:rFonts w:eastAsia="Times New Roman" w:cs="Times New Roman"/>
        </w:rPr>
        <w:t xml:space="preserve">, Patricia Dupuis, Brian </w:t>
      </w:r>
      <w:proofErr w:type="spellStart"/>
      <w:r w:rsidR="00EA567A" w:rsidRPr="00FA08C9">
        <w:rPr>
          <w:rFonts w:eastAsia="Times New Roman" w:cs="Times New Roman"/>
        </w:rPr>
        <w:t>Dupont</w:t>
      </w:r>
      <w:proofErr w:type="spellEnd"/>
      <w:r w:rsidR="00EA567A" w:rsidRPr="00FA08C9">
        <w:rPr>
          <w:rFonts w:eastAsia="Times New Roman" w:cs="Times New Roman"/>
        </w:rPr>
        <w:t xml:space="preserve">, Susan de Guzman, Thomas </w:t>
      </w:r>
      <w:proofErr w:type="spellStart"/>
      <w:r w:rsidR="00EA567A" w:rsidRPr="00FA08C9">
        <w:rPr>
          <w:rFonts w:eastAsia="Times New Roman" w:cs="Times New Roman"/>
        </w:rPr>
        <w:t>Palacin</w:t>
      </w:r>
      <w:proofErr w:type="spellEnd"/>
    </w:p>
    <w:p w14:paraId="532731C7" w14:textId="699D780D" w:rsidR="004B6219" w:rsidRPr="00FA08C9" w:rsidRDefault="001C2B30" w:rsidP="001C2B30">
      <w:pPr>
        <w:rPr>
          <w:sz w:val="28"/>
          <w:szCs w:val="28"/>
        </w:rPr>
      </w:pPr>
      <w:r w:rsidRPr="00FA08C9">
        <w:rPr>
          <w:sz w:val="28"/>
          <w:szCs w:val="28"/>
        </w:rPr>
        <w:t xml:space="preserve"> </w:t>
      </w:r>
    </w:p>
    <w:p w14:paraId="21AD80ED" w14:textId="77777777" w:rsidR="001C2B30" w:rsidRPr="00FA08C9" w:rsidRDefault="001C2B30" w:rsidP="00EF40A8">
      <w:pPr>
        <w:pStyle w:val="ListBullet"/>
        <w:numPr>
          <w:ilvl w:val="0"/>
          <w:numId w:val="0"/>
        </w:numPr>
        <w:ind w:left="284"/>
        <w:sectPr w:rsidR="001C2B30" w:rsidRPr="00FA08C9" w:rsidSect="001C5F8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1837D194" w14:textId="77777777" w:rsidR="00EF40A8" w:rsidRPr="00FA08C9" w:rsidRDefault="00EF40A8" w:rsidP="00EF40A8">
      <w:pPr>
        <w:pStyle w:val="Heading1"/>
      </w:pPr>
      <w:bookmarkStart w:id="0" w:name="_Toc60882171"/>
      <w:bookmarkStart w:id="1" w:name="_Toc60887857"/>
      <w:r w:rsidRPr="00FA08C9">
        <w:lastRenderedPageBreak/>
        <w:t>Contents</w:t>
      </w:r>
      <w:bookmarkEnd w:id="0"/>
      <w:bookmarkEnd w:id="1"/>
    </w:p>
    <w:p w14:paraId="54B7D274" w14:textId="77777777" w:rsidR="00106E68" w:rsidRPr="00FA08C9" w:rsidRDefault="00106E68" w:rsidP="00EF40A8"/>
    <w:p w14:paraId="2B117FFD" w14:textId="77777777" w:rsidR="00106E68" w:rsidRPr="00FA08C9" w:rsidRDefault="00106E68" w:rsidP="00EF40A8"/>
    <w:p w14:paraId="306FC733" w14:textId="77777777" w:rsidR="00EF40A8" w:rsidRPr="00FA08C9" w:rsidRDefault="00EF40A8" w:rsidP="00EF40A8">
      <w:r w:rsidRPr="00FA08C9">
        <w:t>This Test Project proposal consists of the following documentation/files:</w:t>
      </w:r>
    </w:p>
    <w:p w14:paraId="58996E0E" w14:textId="77777777" w:rsidR="00086B0F" w:rsidRPr="00F64FE7" w:rsidRDefault="00086B0F" w:rsidP="00086B0F">
      <w:pPr>
        <w:spacing w:after="120" w:line="312" w:lineRule="auto"/>
        <w:rPr>
          <w:lang w:val="en-US"/>
        </w:rPr>
      </w:pPr>
      <w:r w:rsidRPr="00F64FE7">
        <w:rPr>
          <w:lang w:val="en-US"/>
        </w:rPr>
        <w:fldChar w:fldCharType="begin"/>
      </w:r>
      <w:r w:rsidRPr="00F64FE7">
        <w:rPr>
          <w:lang w:val="en-US"/>
        </w:rPr>
        <w:instrText xml:space="preserve"> FILENAME </w:instrText>
      </w:r>
      <w:r w:rsidRPr="00F64FE7">
        <w:rPr>
          <w:lang w:val="en-US"/>
        </w:rPr>
        <w:fldChar w:fldCharType="separate"/>
      </w:r>
      <w:r>
        <w:rPr>
          <w:noProof/>
          <w:lang w:val="en-US"/>
        </w:rPr>
        <w:t>WSC2015_TP0X_V10_Packaging_EN.docx</w:t>
      </w:r>
      <w:r w:rsidRPr="00F64FE7">
        <w:rPr>
          <w:lang w:val="en-US"/>
        </w:rPr>
        <w:fldChar w:fldCharType="end"/>
      </w:r>
    </w:p>
    <w:p w14:paraId="111FF0F2" w14:textId="581AAA41" w:rsidR="00086B0F" w:rsidRPr="00322FDB" w:rsidRDefault="00086B0F" w:rsidP="00086B0F">
      <w:pPr>
        <w:spacing w:after="120" w:line="312" w:lineRule="auto"/>
        <w:rPr>
          <w:lang w:val="en-US"/>
        </w:rPr>
      </w:pPr>
      <w:r w:rsidRPr="00322FDB">
        <w:rPr>
          <w:lang w:val="en-US"/>
        </w:rPr>
        <w:t>Skill40_</w:t>
      </w:r>
      <w:r>
        <w:rPr>
          <w:lang w:val="en-US"/>
        </w:rPr>
        <w:t>Packaging</w:t>
      </w:r>
      <w:r w:rsidRPr="00322FDB">
        <w:rPr>
          <w:lang w:val="en-US"/>
        </w:rPr>
        <w:t xml:space="preserve"> (folder containing all the supplied elements (</w:t>
      </w:r>
      <w:proofErr w:type="spellStart"/>
      <w:r w:rsidRPr="00322FDB">
        <w:rPr>
          <w:lang w:val="en-US"/>
        </w:rPr>
        <w:t>i.e</w:t>
      </w:r>
      <w:proofErr w:type="spellEnd"/>
      <w:r w:rsidRPr="00322FDB">
        <w:rPr>
          <w:lang w:val="en-US"/>
        </w:rPr>
        <w:t xml:space="preserve"> images, logos, </w:t>
      </w:r>
      <w:r>
        <w:rPr>
          <w:lang w:val="en-US"/>
        </w:rPr>
        <w:t>text</w:t>
      </w:r>
      <w:r w:rsidRPr="00322FDB">
        <w:rPr>
          <w:lang w:val="en-US"/>
        </w:rPr>
        <w:t>s, etc.)</w:t>
      </w:r>
    </w:p>
    <w:p w14:paraId="5F0CCBEB" w14:textId="77777777" w:rsidR="00EF40A8" w:rsidRPr="00FA08C9" w:rsidRDefault="00EF40A8" w:rsidP="00EF40A8"/>
    <w:p w14:paraId="08F7E1BF" w14:textId="77777777" w:rsidR="00EF40A8" w:rsidRPr="00FA08C9" w:rsidRDefault="00EF40A8" w:rsidP="00EF40A8">
      <w:pPr>
        <w:pStyle w:val="Heading1"/>
      </w:pPr>
      <w:r w:rsidRPr="00FA08C9">
        <w:lastRenderedPageBreak/>
        <w:t>Introduction</w:t>
      </w:r>
    </w:p>
    <w:p w14:paraId="289C1B07" w14:textId="77777777" w:rsidR="00EF40A8" w:rsidRPr="00FA08C9" w:rsidRDefault="00EF40A8" w:rsidP="00EF40A8">
      <w:pPr>
        <w:tabs>
          <w:tab w:val="left" w:pos="1560"/>
          <w:tab w:val="left" w:pos="1843"/>
        </w:tabs>
        <w:ind w:left="1560" w:hanging="1560"/>
        <w:rPr>
          <w:b/>
        </w:rPr>
      </w:pPr>
    </w:p>
    <w:p w14:paraId="07C5AFB1" w14:textId="77777777" w:rsidR="00EF40A8" w:rsidRPr="00FA08C9" w:rsidRDefault="00EF40A8" w:rsidP="00EF40A8">
      <w:pPr>
        <w:tabs>
          <w:tab w:val="left" w:pos="1560"/>
          <w:tab w:val="left" w:pos="1843"/>
        </w:tabs>
        <w:ind w:left="1560" w:hanging="1560"/>
        <w:rPr>
          <w:b/>
        </w:rPr>
      </w:pPr>
    </w:p>
    <w:p w14:paraId="45F1CC1A" w14:textId="44ED9D97" w:rsidR="00EF40A8" w:rsidRPr="00FA08C9" w:rsidRDefault="00EF40A8" w:rsidP="00EF40A8">
      <w:pPr>
        <w:tabs>
          <w:tab w:val="left" w:pos="1560"/>
          <w:tab w:val="left" w:pos="1843"/>
        </w:tabs>
        <w:ind w:left="1560" w:hanging="1560"/>
      </w:pPr>
      <w:r w:rsidRPr="00FA08C9">
        <w:rPr>
          <w:b/>
        </w:rPr>
        <w:t>Project</w:t>
      </w:r>
      <w:r w:rsidR="00D04E24" w:rsidRPr="00FA08C9">
        <w:rPr>
          <w:b/>
        </w:rPr>
        <w:t>:</w:t>
      </w:r>
      <w:r w:rsidR="00042866" w:rsidRPr="00FA08C9">
        <w:tab/>
      </w:r>
      <w:r w:rsidR="00042866" w:rsidRPr="00FA08C9">
        <w:tab/>
        <w:t>Design</w:t>
      </w:r>
      <w:r w:rsidR="00D04E24" w:rsidRPr="00FA08C9">
        <w:t xml:space="preserve"> a package, sticker and</w:t>
      </w:r>
      <w:r w:rsidRPr="00FA08C9">
        <w:t xml:space="preserve"> </w:t>
      </w:r>
      <w:r w:rsidR="008A7E72" w:rsidRPr="00FA08C9">
        <w:t>booklet</w:t>
      </w:r>
      <w:r w:rsidRPr="00FA08C9">
        <w:t>.</w:t>
      </w:r>
    </w:p>
    <w:p w14:paraId="682FE120" w14:textId="77777777" w:rsidR="00EF40A8" w:rsidRPr="00FA08C9" w:rsidRDefault="00EF40A8" w:rsidP="00EF40A8">
      <w:pPr>
        <w:pStyle w:val="CommentText"/>
        <w:tabs>
          <w:tab w:val="left" w:pos="1560"/>
          <w:tab w:val="left" w:pos="1843"/>
        </w:tabs>
        <w:ind w:left="1560" w:hanging="1560"/>
        <w:rPr>
          <w:sz w:val="20"/>
          <w:szCs w:val="22"/>
          <w:lang w:eastAsia="en-US"/>
        </w:rPr>
      </w:pPr>
    </w:p>
    <w:p w14:paraId="00E602C0" w14:textId="77777777" w:rsidR="009F24F7" w:rsidRPr="00C44EA1" w:rsidRDefault="00EF40A8" w:rsidP="00EF40A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b/>
          <w:sz w:val="20"/>
        </w:rPr>
        <w:t>Description</w:t>
      </w:r>
      <w:r w:rsidR="00D04E24" w:rsidRPr="00C44EA1">
        <w:rPr>
          <w:b/>
          <w:sz w:val="20"/>
        </w:rPr>
        <w:t>:</w:t>
      </w:r>
      <w:r w:rsidRPr="00C44EA1">
        <w:rPr>
          <w:sz w:val="20"/>
        </w:rPr>
        <w:t xml:space="preserve"> </w:t>
      </w:r>
      <w:r w:rsidRPr="00C44EA1">
        <w:rPr>
          <w:sz w:val="20"/>
        </w:rPr>
        <w:tab/>
      </w:r>
      <w:r w:rsidR="00D04E24" w:rsidRPr="00C44EA1">
        <w:rPr>
          <w:sz w:val="20"/>
        </w:rPr>
        <w:tab/>
      </w:r>
      <w:r w:rsidR="002E77E5" w:rsidRPr="00C44EA1">
        <w:rPr>
          <w:sz w:val="20"/>
        </w:rPr>
        <w:t xml:space="preserve">The Company </w:t>
      </w:r>
      <w:proofErr w:type="spellStart"/>
      <w:r w:rsidR="002E77E5" w:rsidRPr="00C44EA1">
        <w:rPr>
          <w:sz w:val="20"/>
        </w:rPr>
        <w:t>Prija</w:t>
      </w:r>
      <w:proofErr w:type="spellEnd"/>
      <w:r w:rsidR="002E77E5" w:rsidRPr="00C44EA1">
        <w:rPr>
          <w:sz w:val="20"/>
        </w:rPr>
        <w:t xml:space="preserve"> </w:t>
      </w:r>
      <w:r w:rsidR="00D04E24" w:rsidRPr="00C44EA1">
        <w:rPr>
          <w:sz w:val="20"/>
        </w:rPr>
        <w:t>would like to</w:t>
      </w:r>
      <w:r w:rsidR="002E77E5" w:rsidRPr="00C44EA1">
        <w:rPr>
          <w:sz w:val="20"/>
        </w:rPr>
        <w:t xml:space="preserve"> create and design a package in order to present three of their products in a new and </w:t>
      </w:r>
      <w:r w:rsidR="00D04E24" w:rsidRPr="00C44EA1">
        <w:rPr>
          <w:sz w:val="20"/>
        </w:rPr>
        <w:t>interesting</w:t>
      </w:r>
      <w:r w:rsidR="002E77E5" w:rsidRPr="00C44EA1">
        <w:rPr>
          <w:sz w:val="20"/>
        </w:rPr>
        <w:t xml:space="preserve"> </w:t>
      </w:r>
      <w:r w:rsidR="00D04E24" w:rsidRPr="00C44EA1">
        <w:rPr>
          <w:sz w:val="20"/>
        </w:rPr>
        <w:t>way</w:t>
      </w:r>
      <w:r w:rsidR="002E77E5" w:rsidRPr="00C44EA1">
        <w:rPr>
          <w:sz w:val="20"/>
        </w:rPr>
        <w:t xml:space="preserve">. </w:t>
      </w:r>
    </w:p>
    <w:p w14:paraId="758508C7" w14:textId="0923BF23" w:rsidR="009F24F7" w:rsidRPr="00C44EA1" w:rsidRDefault="009F24F7" w:rsidP="00EF40A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b/>
          <w:sz w:val="20"/>
        </w:rPr>
        <w:tab/>
      </w:r>
      <w:r w:rsidRPr="00C44EA1">
        <w:rPr>
          <w:b/>
          <w:sz w:val="20"/>
        </w:rPr>
        <w:tab/>
      </w:r>
      <w:r w:rsidRPr="00AA6F89">
        <w:rPr>
          <w:sz w:val="20"/>
        </w:rPr>
        <w:t xml:space="preserve">The three products </w:t>
      </w:r>
      <w:r w:rsidR="007D5AD6" w:rsidRPr="00AA6F89">
        <w:rPr>
          <w:sz w:val="20"/>
        </w:rPr>
        <w:t xml:space="preserve">you will include </w:t>
      </w:r>
      <w:r w:rsidRPr="00AA6F89">
        <w:rPr>
          <w:sz w:val="20"/>
        </w:rPr>
        <w:t xml:space="preserve">are: </w:t>
      </w:r>
    </w:p>
    <w:p w14:paraId="1E0377B8" w14:textId="77777777" w:rsidR="007D5AD6" w:rsidRPr="00C44EA1" w:rsidRDefault="007D5AD6" w:rsidP="00AA6F89">
      <w:pPr>
        <w:pStyle w:val="EinfAbs"/>
        <w:spacing w:before="80"/>
        <w:ind w:left="1440" w:firstLine="720"/>
        <w:rPr>
          <w:rFonts w:ascii="Arial" w:eastAsia="Calibri" w:hAnsi="Arial" w:cs="Arial"/>
          <w:color w:val="auto"/>
          <w:sz w:val="20"/>
          <w:szCs w:val="20"/>
          <w:shd w:val="clear" w:color="auto" w:fill="FFFFFF"/>
          <w:lang w:eastAsia="x-none"/>
        </w:rPr>
      </w:pPr>
      <w:r w:rsidRPr="00C44EA1">
        <w:rPr>
          <w:rFonts w:ascii="Arial" w:eastAsia="Calibri" w:hAnsi="Arial" w:cs="Arial"/>
          <w:color w:val="auto"/>
          <w:sz w:val="20"/>
          <w:szCs w:val="20"/>
          <w:shd w:val="clear" w:color="auto" w:fill="FFFFFF"/>
          <w:lang w:eastAsia="x-none"/>
        </w:rPr>
        <w:t xml:space="preserve">- Relaxing Massage Lotion with Cypress Aromatherapy </w:t>
      </w:r>
    </w:p>
    <w:p w14:paraId="06147E67" w14:textId="77777777" w:rsidR="007D5AD6" w:rsidRPr="00C44EA1" w:rsidRDefault="007D5AD6" w:rsidP="007D5AD6">
      <w:pPr>
        <w:pStyle w:val="EinfAbs"/>
        <w:ind w:left="1440" w:firstLine="720"/>
        <w:rPr>
          <w:rFonts w:ascii="Arial" w:eastAsia="Calibri" w:hAnsi="Arial" w:cs="Arial"/>
          <w:color w:val="auto"/>
          <w:sz w:val="20"/>
          <w:szCs w:val="20"/>
          <w:shd w:val="clear" w:color="auto" w:fill="FFFFFF"/>
          <w:lang w:eastAsia="x-none"/>
        </w:rPr>
      </w:pPr>
      <w:r w:rsidRPr="00C44EA1">
        <w:rPr>
          <w:rFonts w:ascii="Arial" w:eastAsia="Calibri" w:hAnsi="Arial" w:cs="Arial"/>
          <w:color w:val="auto"/>
          <w:sz w:val="20"/>
          <w:szCs w:val="20"/>
          <w:shd w:val="clear" w:color="auto" w:fill="FFFFFF"/>
          <w:lang w:eastAsia="x-none"/>
        </w:rPr>
        <w:t xml:space="preserve">- Softening soap </w:t>
      </w:r>
    </w:p>
    <w:p w14:paraId="5B41DD81" w14:textId="77777777" w:rsidR="007D5AD6" w:rsidRPr="00C44EA1" w:rsidRDefault="007D5AD6" w:rsidP="007D5AD6">
      <w:pPr>
        <w:pStyle w:val="EinfAbs"/>
        <w:ind w:left="1440" w:firstLine="720"/>
        <w:rPr>
          <w:rFonts w:ascii="Arial" w:eastAsia="Calibri" w:hAnsi="Arial" w:cs="Arial"/>
          <w:color w:val="auto"/>
          <w:sz w:val="20"/>
          <w:szCs w:val="20"/>
          <w:shd w:val="clear" w:color="auto" w:fill="FFFFFF"/>
          <w:lang w:eastAsia="x-none"/>
        </w:rPr>
      </w:pPr>
      <w:r w:rsidRPr="00C44EA1">
        <w:rPr>
          <w:rFonts w:ascii="Arial" w:eastAsia="Calibri" w:hAnsi="Arial" w:cs="Arial"/>
          <w:color w:val="auto"/>
          <w:sz w:val="20"/>
          <w:szCs w:val="20"/>
          <w:shd w:val="clear" w:color="auto" w:fill="FFFFFF"/>
          <w:lang w:eastAsia="x-none"/>
        </w:rPr>
        <w:t>- Hygienic set</w:t>
      </w:r>
    </w:p>
    <w:p w14:paraId="468F0A68" w14:textId="77777777" w:rsidR="009F24F7" w:rsidRPr="00C44EA1" w:rsidRDefault="009F24F7" w:rsidP="00EF40A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</w:p>
    <w:p w14:paraId="5E2109BB" w14:textId="788EFF42" w:rsidR="002E77E5" w:rsidRPr="00C44EA1" w:rsidRDefault="009F24F7" w:rsidP="00EF40A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ab/>
      </w:r>
      <w:r w:rsidRPr="00C44EA1">
        <w:rPr>
          <w:sz w:val="20"/>
        </w:rPr>
        <w:tab/>
      </w:r>
      <w:proofErr w:type="spellStart"/>
      <w:r w:rsidR="002E77E5" w:rsidRPr="00C44EA1">
        <w:rPr>
          <w:sz w:val="20"/>
        </w:rPr>
        <w:t>Prija</w:t>
      </w:r>
      <w:proofErr w:type="spellEnd"/>
      <w:r w:rsidR="002E77E5" w:rsidRPr="00C44EA1">
        <w:rPr>
          <w:sz w:val="20"/>
        </w:rPr>
        <w:t xml:space="preserve"> </w:t>
      </w:r>
      <w:r w:rsidR="00D04E24" w:rsidRPr="00C44EA1">
        <w:rPr>
          <w:sz w:val="20"/>
        </w:rPr>
        <w:t>would like</w:t>
      </w:r>
      <w:r w:rsidR="002E77E5" w:rsidRPr="00C44EA1">
        <w:rPr>
          <w:sz w:val="20"/>
        </w:rPr>
        <w:t xml:space="preserve"> to distinguish </w:t>
      </w:r>
      <w:r w:rsidR="00D04E24" w:rsidRPr="00C44EA1">
        <w:rPr>
          <w:sz w:val="20"/>
        </w:rPr>
        <w:t xml:space="preserve">their </w:t>
      </w:r>
      <w:r w:rsidR="006E3581" w:rsidRPr="00C44EA1">
        <w:rPr>
          <w:sz w:val="20"/>
        </w:rPr>
        <w:t>products</w:t>
      </w:r>
      <w:r w:rsidR="002E77E5" w:rsidRPr="00C44EA1">
        <w:rPr>
          <w:sz w:val="20"/>
        </w:rPr>
        <w:t xml:space="preserve"> </w:t>
      </w:r>
      <w:r w:rsidR="00D04E24" w:rsidRPr="00C44EA1">
        <w:rPr>
          <w:sz w:val="20"/>
        </w:rPr>
        <w:t>from</w:t>
      </w:r>
      <w:r w:rsidR="00F857DF" w:rsidRPr="00C44EA1">
        <w:rPr>
          <w:sz w:val="20"/>
        </w:rPr>
        <w:t xml:space="preserve"> </w:t>
      </w:r>
      <w:r w:rsidR="006E3581" w:rsidRPr="00C44EA1">
        <w:rPr>
          <w:sz w:val="20"/>
        </w:rPr>
        <w:t xml:space="preserve">other </w:t>
      </w:r>
      <w:r w:rsidR="002E77E5" w:rsidRPr="00C44EA1">
        <w:rPr>
          <w:sz w:val="20"/>
        </w:rPr>
        <w:t>competitor</w:t>
      </w:r>
      <w:r w:rsidR="006E3581" w:rsidRPr="00C44EA1">
        <w:rPr>
          <w:sz w:val="20"/>
        </w:rPr>
        <w:t xml:space="preserve"> products</w:t>
      </w:r>
      <w:r w:rsidR="008824A8" w:rsidRPr="00C44EA1">
        <w:rPr>
          <w:sz w:val="20"/>
        </w:rPr>
        <w:t xml:space="preserve"> in the Hotel suppliers market.</w:t>
      </w:r>
    </w:p>
    <w:p w14:paraId="4D087C70" w14:textId="77777777" w:rsidR="002E77E5" w:rsidRPr="00C44EA1" w:rsidRDefault="002E77E5" w:rsidP="002E77E5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 xml:space="preserve"> </w:t>
      </w:r>
      <w:r w:rsidRPr="00C44EA1">
        <w:rPr>
          <w:sz w:val="20"/>
        </w:rPr>
        <w:tab/>
      </w:r>
      <w:r w:rsidRPr="00C44EA1">
        <w:rPr>
          <w:sz w:val="20"/>
        </w:rPr>
        <w:tab/>
      </w:r>
    </w:p>
    <w:p w14:paraId="1EF0B341" w14:textId="6ABCF8D7" w:rsidR="004C50F8" w:rsidRPr="00C44EA1" w:rsidRDefault="009D6AE5" w:rsidP="009D6AE5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AA6F89">
        <w:rPr>
          <w:sz w:val="20"/>
        </w:rPr>
        <w:tab/>
      </w:r>
      <w:r w:rsidR="004C50F8" w:rsidRPr="00AA6F89">
        <w:rPr>
          <w:sz w:val="20"/>
        </w:rPr>
        <w:tab/>
      </w:r>
      <w:proofErr w:type="spellStart"/>
      <w:r w:rsidR="00D04E24" w:rsidRPr="00AA6F89">
        <w:rPr>
          <w:sz w:val="20"/>
        </w:rPr>
        <w:t>Prija</w:t>
      </w:r>
      <w:proofErr w:type="spellEnd"/>
      <w:r w:rsidR="00D04E24" w:rsidRPr="00AA6F89">
        <w:rPr>
          <w:sz w:val="20"/>
        </w:rPr>
        <w:t xml:space="preserve"> </w:t>
      </w:r>
      <w:r w:rsidR="009F24F7" w:rsidRPr="00AA6F89">
        <w:rPr>
          <w:sz w:val="20"/>
        </w:rPr>
        <w:t xml:space="preserve">makes products </w:t>
      </w:r>
      <w:r w:rsidR="00D04E24" w:rsidRPr="00AA6F89">
        <w:rPr>
          <w:sz w:val="20"/>
        </w:rPr>
        <w:t>includ</w:t>
      </w:r>
      <w:r w:rsidR="009F24F7" w:rsidRPr="00AA6F89">
        <w:rPr>
          <w:sz w:val="20"/>
        </w:rPr>
        <w:t>ing</w:t>
      </w:r>
      <w:r w:rsidR="00D04E24" w:rsidRPr="00AA6F89">
        <w:rPr>
          <w:sz w:val="20"/>
        </w:rPr>
        <w:t xml:space="preserve">: </w:t>
      </w:r>
      <w:r w:rsidR="004C50F8" w:rsidRPr="00AA6F89">
        <w:rPr>
          <w:sz w:val="20"/>
        </w:rPr>
        <w:t xml:space="preserve">Shampoo, shower gel, soap and body lotion </w:t>
      </w:r>
      <w:r w:rsidR="009F24F7" w:rsidRPr="00C44EA1">
        <w:rPr>
          <w:sz w:val="20"/>
        </w:rPr>
        <w:br/>
      </w:r>
      <w:r w:rsidR="004C50F8" w:rsidRPr="00AA6F89">
        <w:rPr>
          <w:sz w:val="20"/>
        </w:rPr>
        <w:t>for hotels</w:t>
      </w:r>
      <w:r w:rsidR="004D29A3" w:rsidRPr="00AA6F89">
        <w:rPr>
          <w:sz w:val="20"/>
        </w:rPr>
        <w:t xml:space="preserve"> and tourist</w:t>
      </w:r>
      <w:r w:rsidR="00D71E4C" w:rsidRPr="00AA6F89">
        <w:rPr>
          <w:sz w:val="20"/>
        </w:rPr>
        <w:t xml:space="preserve"> accommodation</w:t>
      </w:r>
      <w:r w:rsidR="004D29A3" w:rsidRPr="00AA6F89">
        <w:rPr>
          <w:sz w:val="20"/>
        </w:rPr>
        <w:t>.</w:t>
      </w:r>
    </w:p>
    <w:p w14:paraId="13198FEB" w14:textId="64AC34BE" w:rsidR="004C50F8" w:rsidRPr="00C44EA1" w:rsidRDefault="004C50F8" w:rsidP="004C50F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ab/>
      </w:r>
      <w:r w:rsidRPr="00C44EA1">
        <w:rPr>
          <w:sz w:val="20"/>
        </w:rPr>
        <w:tab/>
      </w:r>
      <w:r w:rsidR="00D04E24" w:rsidRPr="00C44EA1">
        <w:rPr>
          <w:i/>
          <w:sz w:val="20"/>
        </w:rPr>
        <w:t>The company slogan is:</w:t>
      </w:r>
      <w:r w:rsidR="00D04E24" w:rsidRPr="00C44EA1">
        <w:rPr>
          <w:sz w:val="20"/>
        </w:rPr>
        <w:t xml:space="preserve"> </w:t>
      </w:r>
      <w:r w:rsidRPr="00C44EA1">
        <w:rPr>
          <w:sz w:val="20"/>
        </w:rPr>
        <w:t xml:space="preserve">Exclusive hotel cosmetics </w:t>
      </w:r>
      <w:r w:rsidR="00D71E4C" w:rsidRPr="00C44EA1">
        <w:rPr>
          <w:sz w:val="20"/>
        </w:rPr>
        <w:t>with</w:t>
      </w:r>
      <w:r w:rsidR="004D29A3" w:rsidRPr="00C44EA1">
        <w:rPr>
          <w:sz w:val="20"/>
        </w:rPr>
        <w:t xml:space="preserve"> a touch of luxury.</w:t>
      </w:r>
    </w:p>
    <w:p w14:paraId="135B2B9D" w14:textId="77777777" w:rsidR="00BF65A8" w:rsidRPr="00C44EA1" w:rsidRDefault="004C50F8" w:rsidP="004C50F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ab/>
      </w:r>
    </w:p>
    <w:p w14:paraId="6ED1A168" w14:textId="2BABDBCB" w:rsidR="00BF65A8" w:rsidRPr="00C44EA1" w:rsidRDefault="00BF65A8" w:rsidP="00BF65A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ab/>
      </w:r>
      <w:r w:rsidRPr="00C44EA1">
        <w:rPr>
          <w:sz w:val="20"/>
        </w:rPr>
        <w:tab/>
        <w:t xml:space="preserve">Environmental protection and sustainability are very important to </w:t>
      </w:r>
      <w:proofErr w:type="spellStart"/>
      <w:r w:rsidRPr="00C44EA1">
        <w:rPr>
          <w:sz w:val="20"/>
        </w:rPr>
        <w:t>Prija</w:t>
      </w:r>
      <w:proofErr w:type="spellEnd"/>
      <w:r w:rsidRPr="00C44EA1">
        <w:rPr>
          <w:sz w:val="20"/>
        </w:rPr>
        <w:t xml:space="preserve">. </w:t>
      </w:r>
      <w:r w:rsidR="009F24F7" w:rsidRPr="00C44EA1">
        <w:rPr>
          <w:sz w:val="20"/>
        </w:rPr>
        <w:br/>
      </w:r>
      <w:r w:rsidRPr="00C44EA1">
        <w:rPr>
          <w:sz w:val="20"/>
        </w:rPr>
        <w:t>The manufacture</w:t>
      </w:r>
      <w:r w:rsidR="00D71E4C" w:rsidRPr="00C44EA1">
        <w:rPr>
          <w:sz w:val="20"/>
        </w:rPr>
        <w:t>r</w:t>
      </w:r>
      <w:r w:rsidRPr="00C44EA1">
        <w:rPr>
          <w:sz w:val="20"/>
        </w:rPr>
        <w:t xml:space="preserve"> of the cosmetic products is subject to strict regulations </w:t>
      </w:r>
      <w:r w:rsidR="009F24F7" w:rsidRPr="00C44EA1">
        <w:rPr>
          <w:sz w:val="20"/>
        </w:rPr>
        <w:br/>
      </w:r>
      <w:r w:rsidRPr="00C44EA1">
        <w:rPr>
          <w:sz w:val="20"/>
        </w:rPr>
        <w:t xml:space="preserve">related to environmental protection. </w:t>
      </w:r>
      <w:r w:rsidR="00D71E4C" w:rsidRPr="00C44EA1">
        <w:rPr>
          <w:sz w:val="20"/>
        </w:rPr>
        <w:t>T</w:t>
      </w:r>
      <w:r w:rsidRPr="00C44EA1">
        <w:rPr>
          <w:sz w:val="20"/>
        </w:rPr>
        <w:t xml:space="preserve">he bottles and the packaging are made </w:t>
      </w:r>
      <w:r w:rsidR="009F24F7" w:rsidRPr="00C44EA1">
        <w:rPr>
          <w:sz w:val="20"/>
        </w:rPr>
        <w:br/>
      </w:r>
      <w:r w:rsidRPr="00C44EA1">
        <w:rPr>
          <w:sz w:val="20"/>
        </w:rPr>
        <w:t>with recyclable material.</w:t>
      </w:r>
    </w:p>
    <w:p w14:paraId="3AC72699" w14:textId="2BA4DD7C" w:rsidR="004C50F8" w:rsidRPr="00C44EA1" w:rsidRDefault="004C50F8" w:rsidP="004C50F8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ab/>
      </w:r>
    </w:p>
    <w:p w14:paraId="306A8C12" w14:textId="1965BBE5" w:rsidR="004C50F8" w:rsidRDefault="004C50F8" w:rsidP="00401780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  <w:r w:rsidRPr="00C44EA1">
        <w:rPr>
          <w:sz w:val="20"/>
        </w:rPr>
        <w:tab/>
      </w:r>
      <w:r w:rsidRPr="00C44EA1">
        <w:rPr>
          <w:sz w:val="20"/>
        </w:rPr>
        <w:tab/>
      </w:r>
      <w:r w:rsidR="00D04E24" w:rsidRPr="00C44EA1">
        <w:rPr>
          <w:sz w:val="20"/>
        </w:rPr>
        <w:t>Due to popular demand</w:t>
      </w:r>
      <w:r w:rsidRPr="00C44EA1">
        <w:rPr>
          <w:sz w:val="20"/>
        </w:rPr>
        <w:t xml:space="preserve">, </w:t>
      </w:r>
      <w:proofErr w:type="spellStart"/>
      <w:r w:rsidR="00D71E4C" w:rsidRPr="00C44EA1">
        <w:rPr>
          <w:sz w:val="20"/>
        </w:rPr>
        <w:t>Prija</w:t>
      </w:r>
      <w:proofErr w:type="spellEnd"/>
      <w:r w:rsidRPr="00C44EA1">
        <w:rPr>
          <w:sz w:val="20"/>
        </w:rPr>
        <w:t xml:space="preserve"> have </w:t>
      </w:r>
      <w:r w:rsidR="00D04E24" w:rsidRPr="00C44EA1">
        <w:rPr>
          <w:sz w:val="20"/>
        </w:rPr>
        <w:t>extended their product range</w:t>
      </w:r>
      <w:r w:rsidRPr="00C44EA1">
        <w:rPr>
          <w:sz w:val="20"/>
        </w:rPr>
        <w:t xml:space="preserve"> and </w:t>
      </w:r>
      <w:r w:rsidR="00D04E24" w:rsidRPr="00C44EA1">
        <w:rPr>
          <w:sz w:val="20"/>
        </w:rPr>
        <w:t xml:space="preserve">now </w:t>
      </w:r>
      <w:r w:rsidRPr="00C44EA1">
        <w:rPr>
          <w:sz w:val="20"/>
        </w:rPr>
        <w:t xml:space="preserve">offer an exclusive </w:t>
      </w:r>
      <w:r w:rsidR="00D71E4C" w:rsidRPr="00C44EA1">
        <w:rPr>
          <w:sz w:val="20"/>
        </w:rPr>
        <w:t xml:space="preserve">range </w:t>
      </w:r>
      <w:r w:rsidRPr="00C44EA1">
        <w:rPr>
          <w:sz w:val="20"/>
        </w:rPr>
        <w:t xml:space="preserve">of </w:t>
      </w:r>
      <w:r w:rsidR="00D71E4C" w:rsidRPr="00C44EA1">
        <w:rPr>
          <w:sz w:val="20"/>
        </w:rPr>
        <w:t>h</w:t>
      </w:r>
      <w:r w:rsidRPr="00C44EA1">
        <w:rPr>
          <w:sz w:val="20"/>
        </w:rPr>
        <w:t xml:space="preserve">otel </w:t>
      </w:r>
      <w:r w:rsidR="00D71E4C" w:rsidRPr="00C44EA1">
        <w:rPr>
          <w:sz w:val="20"/>
        </w:rPr>
        <w:t>c</w:t>
      </w:r>
      <w:r w:rsidRPr="00C44EA1">
        <w:rPr>
          <w:sz w:val="20"/>
        </w:rPr>
        <w:t xml:space="preserve">osmetics. </w:t>
      </w:r>
      <w:r w:rsidR="00D04E24" w:rsidRPr="00C44EA1">
        <w:rPr>
          <w:sz w:val="20"/>
        </w:rPr>
        <w:t xml:space="preserve">This range offers various fragrances, </w:t>
      </w:r>
      <w:r w:rsidRPr="00C44EA1">
        <w:rPr>
          <w:sz w:val="20"/>
        </w:rPr>
        <w:t>product lines and cosmetic brands</w:t>
      </w:r>
      <w:r w:rsidR="00D04E24" w:rsidRPr="00C44EA1">
        <w:rPr>
          <w:sz w:val="20"/>
        </w:rPr>
        <w:t xml:space="preserve"> and the</w:t>
      </w:r>
      <w:r w:rsidRPr="00C44EA1">
        <w:rPr>
          <w:sz w:val="20"/>
        </w:rPr>
        <w:t xml:space="preserve"> ingredients are based on organic plants and spices from </w:t>
      </w:r>
      <w:r w:rsidR="00401780" w:rsidRPr="00C44EA1">
        <w:rPr>
          <w:sz w:val="20"/>
        </w:rPr>
        <w:t>Asia</w:t>
      </w:r>
      <w:r w:rsidR="00D04E24" w:rsidRPr="00C44EA1">
        <w:rPr>
          <w:sz w:val="20"/>
        </w:rPr>
        <w:t>.</w:t>
      </w:r>
    </w:p>
    <w:p w14:paraId="75CD5939" w14:textId="77777777" w:rsidR="002F25DF" w:rsidRDefault="002F25DF" w:rsidP="00401780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</w:p>
    <w:p w14:paraId="6844A645" w14:textId="1DEC5F8F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proofErr w:type="gramStart"/>
      <w:r w:rsidRPr="002F25DF">
        <w:rPr>
          <w:color w:val="3366FF"/>
          <w:sz w:val="20"/>
        </w:rPr>
        <w:t xml:space="preserve">Perusahaan </w:t>
      </w:r>
      <w:proofErr w:type="spellStart"/>
      <w:r w:rsidRPr="002F25DF">
        <w:rPr>
          <w:color w:val="3366FF"/>
          <w:sz w:val="20"/>
        </w:rPr>
        <w:t>Prija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ingin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membuat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design </w:t>
      </w:r>
      <w:proofErr w:type="spellStart"/>
      <w:r w:rsidRPr="002F25DF">
        <w:rPr>
          <w:color w:val="3366FF"/>
          <w:sz w:val="20"/>
        </w:rPr>
        <w:t>sebuah</w:t>
      </w:r>
      <w:proofErr w:type="spellEnd"/>
      <w:r w:rsidRPr="002F25DF">
        <w:rPr>
          <w:color w:val="3366FF"/>
          <w:sz w:val="20"/>
        </w:rPr>
        <w:t xml:space="preserve"> package </w:t>
      </w:r>
      <w:proofErr w:type="spellStart"/>
      <w:r w:rsidRPr="002F25DF">
        <w:rPr>
          <w:color w:val="3366FF"/>
          <w:sz w:val="20"/>
        </w:rPr>
        <w:t>untuk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menyajikan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tiga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mereka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dengan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cara</w:t>
      </w:r>
      <w:proofErr w:type="spellEnd"/>
      <w:r w:rsidRPr="002F25DF">
        <w:rPr>
          <w:color w:val="3366FF"/>
          <w:sz w:val="20"/>
        </w:rPr>
        <w:t xml:space="preserve"> yang </w:t>
      </w:r>
      <w:proofErr w:type="spellStart"/>
      <w:r w:rsidRPr="002F25DF">
        <w:rPr>
          <w:color w:val="3366FF"/>
          <w:sz w:val="20"/>
        </w:rPr>
        <w:t>baru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menarik</w:t>
      </w:r>
      <w:proofErr w:type="spellEnd"/>
      <w:r w:rsidRPr="002F25DF">
        <w:rPr>
          <w:color w:val="3366FF"/>
          <w:sz w:val="20"/>
        </w:rPr>
        <w:t>.</w:t>
      </w:r>
      <w:proofErr w:type="gramEnd"/>
    </w:p>
    <w:p w14:paraId="2CAB8B45" w14:textId="77777777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proofErr w:type="spellStart"/>
      <w:r w:rsidRPr="002F25DF">
        <w:rPr>
          <w:color w:val="3366FF"/>
          <w:sz w:val="20"/>
        </w:rPr>
        <w:t>Ketiga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Anda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proofErr w:type="gramStart"/>
      <w:r w:rsidRPr="002F25DF">
        <w:rPr>
          <w:color w:val="3366FF"/>
          <w:sz w:val="20"/>
        </w:rPr>
        <w:t>akan</w:t>
      </w:r>
      <w:proofErr w:type="spellEnd"/>
      <w:proofErr w:type="gram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mencakup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adalah</w:t>
      </w:r>
      <w:proofErr w:type="spellEnd"/>
      <w:r w:rsidRPr="002F25DF">
        <w:rPr>
          <w:color w:val="3366FF"/>
          <w:sz w:val="20"/>
        </w:rPr>
        <w:t>:</w:t>
      </w:r>
    </w:p>
    <w:p w14:paraId="4C0AA69D" w14:textId="031D8E98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r w:rsidRPr="002F25DF">
        <w:rPr>
          <w:color w:val="3366FF"/>
          <w:sz w:val="20"/>
        </w:rPr>
        <w:t xml:space="preserve">- Relaxing Massage Lotion </w:t>
      </w:r>
      <w:proofErr w:type="spellStart"/>
      <w:r w:rsidRPr="002F25DF">
        <w:rPr>
          <w:color w:val="3366FF"/>
          <w:sz w:val="20"/>
        </w:rPr>
        <w:t>dengan</w:t>
      </w:r>
      <w:proofErr w:type="spellEnd"/>
      <w:r w:rsidRPr="002F25DF">
        <w:rPr>
          <w:color w:val="3366FF"/>
          <w:sz w:val="20"/>
        </w:rPr>
        <w:t xml:space="preserve"> Cypress Aromatherapy</w:t>
      </w:r>
    </w:p>
    <w:p w14:paraId="4FA6B8FD" w14:textId="5B84B87A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r w:rsidRPr="002F25DF">
        <w:rPr>
          <w:color w:val="3366FF"/>
          <w:sz w:val="20"/>
        </w:rPr>
        <w:t>- Softening soap</w:t>
      </w:r>
    </w:p>
    <w:p w14:paraId="4A13A796" w14:textId="2D5D1129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r w:rsidRPr="002F25DF">
        <w:rPr>
          <w:color w:val="3366FF"/>
          <w:sz w:val="20"/>
        </w:rPr>
        <w:t>- Hygienic set</w:t>
      </w:r>
    </w:p>
    <w:p w14:paraId="6F1111FC" w14:textId="77777777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</w:p>
    <w:p w14:paraId="7CEBF158" w14:textId="58F2AD85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proofErr w:type="spellStart"/>
      <w:proofErr w:type="gramStart"/>
      <w:r w:rsidRPr="002F25DF">
        <w:rPr>
          <w:color w:val="3366FF"/>
          <w:sz w:val="20"/>
        </w:rPr>
        <w:t>Prija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ingin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membedakan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mereka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dari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pesaing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lainnya</w:t>
      </w:r>
      <w:proofErr w:type="spellEnd"/>
      <w:r w:rsidRPr="002F25DF">
        <w:rPr>
          <w:color w:val="3366FF"/>
          <w:sz w:val="20"/>
        </w:rPr>
        <w:t xml:space="preserve"> di </w:t>
      </w:r>
      <w:proofErr w:type="spellStart"/>
      <w:r w:rsidRPr="002F25DF">
        <w:rPr>
          <w:color w:val="3366FF"/>
          <w:sz w:val="20"/>
        </w:rPr>
        <w:t>pasar</w:t>
      </w:r>
      <w:proofErr w:type="spellEnd"/>
      <w:r w:rsidRPr="002F25DF">
        <w:rPr>
          <w:color w:val="3366FF"/>
          <w:sz w:val="20"/>
        </w:rPr>
        <w:t xml:space="preserve"> Hotel suppliers.</w:t>
      </w:r>
      <w:proofErr w:type="gramEnd"/>
    </w:p>
    <w:p w14:paraId="0296C677" w14:textId="77777777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r w:rsidRPr="002F25DF">
        <w:rPr>
          <w:color w:val="3366FF"/>
          <w:sz w:val="20"/>
        </w:rPr>
        <w:t> </w:t>
      </w:r>
    </w:p>
    <w:p w14:paraId="11CABABD" w14:textId="65D98A16" w:rsidR="002F25DF" w:rsidRPr="002F25DF" w:rsidRDefault="002F25DF" w:rsidP="00194F14">
      <w:pPr>
        <w:pStyle w:val="CommentText"/>
        <w:ind w:left="1843" w:firstLine="2"/>
        <w:rPr>
          <w:color w:val="3366FF"/>
          <w:sz w:val="20"/>
        </w:rPr>
      </w:pPr>
      <w:proofErr w:type="spellStart"/>
      <w:r w:rsidRPr="002F25DF">
        <w:rPr>
          <w:color w:val="3366FF"/>
          <w:sz w:val="20"/>
        </w:rPr>
        <w:t>Prija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membuat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termasuk</w:t>
      </w:r>
      <w:proofErr w:type="spellEnd"/>
      <w:r w:rsidRPr="002F25DF">
        <w:rPr>
          <w:color w:val="3366FF"/>
          <w:sz w:val="20"/>
        </w:rPr>
        <w:t xml:space="preserve">: Shampoo, shower gel, </w:t>
      </w:r>
      <w:proofErr w:type="spellStart"/>
      <w:proofErr w:type="gramStart"/>
      <w:r w:rsidRPr="002F25DF">
        <w:rPr>
          <w:color w:val="3366FF"/>
          <w:sz w:val="20"/>
        </w:rPr>
        <w:t>sabun</w:t>
      </w:r>
      <w:proofErr w:type="spellEnd"/>
      <w:proofErr w:type="gram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body lotion</w:t>
      </w:r>
      <w:r w:rsidR="00194F14">
        <w:rPr>
          <w:color w:val="3366FF"/>
          <w:sz w:val="20"/>
        </w:rPr>
        <w:t xml:space="preserve"> yang </w:t>
      </w:r>
      <w:proofErr w:type="spellStart"/>
      <w:r w:rsidR="00194F14">
        <w:rPr>
          <w:color w:val="3366FF"/>
          <w:sz w:val="20"/>
        </w:rPr>
        <w:t>diperuntukan</w:t>
      </w:r>
      <w:proofErr w:type="spellEnd"/>
      <w:r w:rsidR="00194F14">
        <w:rPr>
          <w:color w:val="3366FF"/>
          <w:sz w:val="20"/>
        </w:rPr>
        <w:t xml:space="preserve"> </w:t>
      </w:r>
      <w:proofErr w:type="spellStart"/>
      <w:r w:rsidR="00194F14">
        <w:rPr>
          <w:color w:val="3366FF"/>
          <w:sz w:val="20"/>
        </w:rPr>
        <w:t>bagi</w:t>
      </w:r>
      <w:r w:rsidRPr="002F25DF">
        <w:rPr>
          <w:color w:val="3366FF"/>
          <w:sz w:val="20"/>
        </w:rPr>
        <w:t>hotel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r w:rsidR="00194F14" w:rsidRPr="00194F14">
        <w:rPr>
          <w:color w:val="3366FF"/>
          <w:sz w:val="20"/>
        </w:rPr>
        <w:t>tourist accommodation</w:t>
      </w:r>
      <w:r w:rsidRPr="002F25DF">
        <w:rPr>
          <w:color w:val="3366FF"/>
          <w:sz w:val="20"/>
        </w:rPr>
        <w:t>.</w:t>
      </w:r>
    </w:p>
    <w:p w14:paraId="296AA793" w14:textId="0165F4AE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r w:rsidRPr="002F25DF">
        <w:rPr>
          <w:color w:val="3366FF"/>
          <w:sz w:val="20"/>
        </w:rPr>
        <w:t xml:space="preserve">Slogan </w:t>
      </w:r>
      <w:proofErr w:type="spellStart"/>
      <w:r w:rsidR="001C1D20">
        <w:rPr>
          <w:color w:val="3366FF"/>
          <w:sz w:val="20"/>
        </w:rPr>
        <w:t>dari</w:t>
      </w:r>
      <w:proofErr w:type="spellEnd"/>
      <w:r w:rsidR="001C1D20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perusahaan</w:t>
      </w:r>
      <w:proofErr w:type="spellEnd"/>
      <w:r w:rsidR="001C1D20">
        <w:rPr>
          <w:color w:val="3366FF"/>
          <w:sz w:val="20"/>
        </w:rPr>
        <w:t xml:space="preserve"> </w:t>
      </w:r>
      <w:proofErr w:type="spellStart"/>
      <w:r w:rsidR="001C1D20" w:rsidRPr="001C1D20">
        <w:rPr>
          <w:color w:val="3366FF"/>
          <w:sz w:val="20"/>
        </w:rPr>
        <w:t>Prija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adalah</w:t>
      </w:r>
      <w:proofErr w:type="spellEnd"/>
      <w:r w:rsidRPr="002F25DF">
        <w:rPr>
          <w:color w:val="3366FF"/>
          <w:sz w:val="20"/>
        </w:rPr>
        <w:t xml:space="preserve">: </w:t>
      </w:r>
      <w:r w:rsidR="001C1D20" w:rsidRPr="001C1D20">
        <w:rPr>
          <w:color w:val="3366FF"/>
          <w:sz w:val="20"/>
        </w:rPr>
        <w:t xml:space="preserve">Exclusive hotel cosmetics </w:t>
      </w:r>
      <w:proofErr w:type="spellStart"/>
      <w:r w:rsidRPr="002F25DF">
        <w:rPr>
          <w:color w:val="3366FF"/>
          <w:sz w:val="20"/>
        </w:rPr>
        <w:t>dengan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sentuhan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mewah</w:t>
      </w:r>
      <w:proofErr w:type="spellEnd"/>
      <w:r w:rsidRPr="002F25DF">
        <w:rPr>
          <w:color w:val="3366FF"/>
          <w:sz w:val="20"/>
        </w:rPr>
        <w:t>.</w:t>
      </w:r>
    </w:p>
    <w:p w14:paraId="7BAB6DBE" w14:textId="77777777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</w:p>
    <w:p w14:paraId="7A9E0CD4" w14:textId="77777777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proofErr w:type="spellStart"/>
      <w:proofErr w:type="gramStart"/>
      <w:r w:rsidRPr="002F25DF">
        <w:rPr>
          <w:color w:val="3366FF"/>
          <w:sz w:val="20"/>
        </w:rPr>
        <w:t>Perlindungan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lingkungan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keberlanjutan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sangat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penting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untuk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Prija</w:t>
      </w:r>
      <w:proofErr w:type="spellEnd"/>
      <w:r w:rsidRPr="002F25DF">
        <w:rPr>
          <w:color w:val="3366FF"/>
          <w:sz w:val="20"/>
        </w:rPr>
        <w:t>.</w:t>
      </w:r>
      <w:proofErr w:type="gramEnd"/>
    </w:p>
    <w:p w14:paraId="7821A1E4" w14:textId="0F5276B0" w:rsidR="002F25DF" w:rsidRPr="002F25DF" w:rsidRDefault="002F25DF" w:rsidP="001E5B53">
      <w:pPr>
        <w:pStyle w:val="CommentText"/>
        <w:ind w:left="1843" w:firstLine="2"/>
        <w:rPr>
          <w:color w:val="3366FF"/>
          <w:sz w:val="20"/>
        </w:rPr>
      </w:pPr>
      <w:proofErr w:type="spellStart"/>
      <w:proofErr w:type="gramStart"/>
      <w:r w:rsidRPr="002F25DF">
        <w:rPr>
          <w:color w:val="3366FF"/>
          <w:sz w:val="20"/>
        </w:rPr>
        <w:t>Produsen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dari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kosmetik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="001E5B53">
        <w:rPr>
          <w:color w:val="3366FF"/>
          <w:sz w:val="20"/>
        </w:rPr>
        <w:t>taat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pada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peraturan</w:t>
      </w:r>
      <w:proofErr w:type="spellEnd"/>
      <w:r w:rsidRPr="002F25DF">
        <w:rPr>
          <w:color w:val="3366FF"/>
          <w:sz w:val="20"/>
        </w:rPr>
        <w:t xml:space="preserve"> yang </w:t>
      </w:r>
      <w:proofErr w:type="spellStart"/>
      <w:r w:rsidRPr="002F25DF">
        <w:rPr>
          <w:color w:val="3366FF"/>
          <w:sz w:val="20"/>
        </w:rPr>
        <w:t>ketat</w:t>
      </w:r>
      <w:proofErr w:type="spellEnd"/>
      <w:r w:rsidR="001E5B53">
        <w:rPr>
          <w:color w:val="3366FF"/>
          <w:sz w:val="20"/>
        </w:rPr>
        <w:t xml:space="preserve"> yang </w:t>
      </w:r>
      <w:proofErr w:type="spellStart"/>
      <w:r w:rsidRPr="002F25DF">
        <w:rPr>
          <w:color w:val="3366FF"/>
          <w:sz w:val="20"/>
        </w:rPr>
        <w:t>berkaitan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dengan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perlindungan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lingkungan</w:t>
      </w:r>
      <w:proofErr w:type="spellEnd"/>
      <w:r w:rsidRPr="002F25DF">
        <w:rPr>
          <w:color w:val="3366FF"/>
          <w:sz w:val="20"/>
        </w:rPr>
        <w:t>.</w:t>
      </w:r>
      <w:proofErr w:type="gramEnd"/>
      <w:r w:rsidRPr="002F25DF">
        <w:rPr>
          <w:color w:val="3366FF"/>
          <w:sz w:val="20"/>
        </w:rPr>
        <w:t xml:space="preserve"> </w:t>
      </w:r>
      <w:proofErr w:type="spellStart"/>
      <w:proofErr w:type="gramStart"/>
      <w:r w:rsidRPr="002F25DF">
        <w:rPr>
          <w:color w:val="3366FF"/>
          <w:sz w:val="20"/>
        </w:rPr>
        <w:t>Botol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kemasan</w:t>
      </w:r>
      <w:proofErr w:type="spellEnd"/>
      <w:r w:rsidRPr="002F25DF">
        <w:rPr>
          <w:color w:val="3366FF"/>
          <w:sz w:val="20"/>
        </w:rPr>
        <w:t xml:space="preserve"> yang </w:t>
      </w:r>
      <w:proofErr w:type="spellStart"/>
      <w:r w:rsidRPr="002F25DF">
        <w:rPr>
          <w:color w:val="3366FF"/>
          <w:sz w:val="20"/>
        </w:rPr>
        <w:t>dibuat</w:t>
      </w:r>
      <w:proofErr w:type="spellEnd"/>
      <w:r w:rsidR="001E5B53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dengan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bahan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daur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ulang</w:t>
      </w:r>
      <w:proofErr w:type="spellEnd"/>
      <w:r w:rsidRPr="002F25DF">
        <w:rPr>
          <w:color w:val="3366FF"/>
          <w:sz w:val="20"/>
        </w:rPr>
        <w:t>.</w:t>
      </w:r>
      <w:proofErr w:type="gramEnd"/>
    </w:p>
    <w:p w14:paraId="3D4CAD93" w14:textId="77777777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</w:p>
    <w:p w14:paraId="61E4D378" w14:textId="3DBABE8A" w:rsidR="002F25DF" w:rsidRPr="002F25DF" w:rsidRDefault="002F25DF" w:rsidP="002F25DF">
      <w:pPr>
        <w:pStyle w:val="CommentText"/>
        <w:ind w:left="1843" w:firstLine="2"/>
        <w:rPr>
          <w:color w:val="3366FF"/>
          <w:sz w:val="20"/>
        </w:rPr>
      </w:pPr>
      <w:proofErr w:type="spellStart"/>
      <w:proofErr w:type="gramStart"/>
      <w:r w:rsidRPr="002F25DF">
        <w:rPr>
          <w:color w:val="3366FF"/>
          <w:sz w:val="20"/>
        </w:rPr>
        <w:t>Karena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permintaan</w:t>
      </w:r>
      <w:proofErr w:type="spellEnd"/>
      <w:r w:rsidRPr="002F25DF">
        <w:rPr>
          <w:color w:val="3366FF"/>
          <w:sz w:val="20"/>
        </w:rPr>
        <w:t xml:space="preserve"> </w:t>
      </w:r>
      <w:r w:rsidR="00EE736C">
        <w:rPr>
          <w:color w:val="3366FF"/>
          <w:sz w:val="20"/>
        </w:rPr>
        <w:t xml:space="preserve">yang </w:t>
      </w:r>
      <w:proofErr w:type="spellStart"/>
      <w:r w:rsidR="00EE736C">
        <w:rPr>
          <w:color w:val="3366FF"/>
          <w:sz w:val="20"/>
        </w:rPr>
        <w:t>banyak</w:t>
      </w:r>
      <w:proofErr w:type="spellEnd"/>
      <w:r w:rsidRPr="002F25DF">
        <w:rPr>
          <w:color w:val="3366FF"/>
          <w:sz w:val="20"/>
        </w:rPr>
        <w:t xml:space="preserve">, </w:t>
      </w:r>
      <w:proofErr w:type="spellStart"/>
      <w:r w:rsidRPr="002F25DF">
        <w:rPr>
          <w:color w:val="3366FF"/>
          <w:sz w:val="20"/>
        </w:rPr>
        <w:t>Prija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telah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memperluas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jangkauan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mereka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sekarang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menawarkan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berbagai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="00EE736C" w:rsidRPr="002F25DF">
        <w:rPr>
          <w:color w:val="3366FF"/>
          <w:sz w:val="20"/>
        </w:rPr>
        <w:t>eksklusif</w:t>
      </w:r>
      <w:proofErr w:type="spellEnd"/>
      <w:r w:rsidR="00EE736C">
        <w:rPr>
          <w:color w:val="3366FF"/>
          <w:sz w:val="20"/>
        </w:rPr>
        <w:t xml:space="preserve"> </w:t>
      </w:r>
      <w:proofErr w:type="spellStart"/>
      <w:r w:rsidR="00EE736C">
        <w:rPr>
          <w:color w:val="3366FF"/>
          <w:sz w:val="20"/>
        </w:rPr>
        <w:t>kosmetik</w:t>
      </w:r>
      <w:proofErr w:type="spellEnd"/>
      <w:r w:rsidR="00EE736C">
        <w:rPr>
          <w:color w:val="3366FF"/>
          <w:sz w:val="20"/>
        </w:rPr>
        <w:t xml:space="preserve"> h</w:t>
      </w:r>
      <w:r w:rsidRPr="002F25DF">
        <w:rPr>
          <w:color w:val="3366FF"/>
          <w:sz w:val="20"/>
        </w:rPr>
        <w:t>otel.</w:t>
      </w:r>
      <w:proofErr w:type="gramEnd"/>
      <w:r w:rsidRPr="002F25DF">
        <w:rPr>
          <w:color w:val="3366FF"/>
          <w:sz w:val="20"/>
        </w:rPr>
        <w:t xml:space="preserve"> </w:t>
      </w:r>
      <w:proofErr w:type="spellStart"/>
      <w:proofErr w:type="gramStart"/>
      <w:r w:rsidR="00986EA0" w:rsidRPr="002F25DF">
        <w:rPr>
          <w:color w:val="3366FF"/>
          <w:sz w:val="20"/>
        </w:rPr>
        <w:t>jangkauan</w:t>
      </w:r>
      <w:proofErr w:type="spellEnd"/>
      <w:proofErr w:type="gramEnd"/>
      <w:r w:rsidR="00986EA0" w:rsidRPr="002F25DF">
        <w:rPr>
          <w:color w:val="3366FF"/>
          <w:sz w:val="20"/>
        </w:rPr>
        <w:t xml:space="preserve"> </w:t>
      </w:r>
      <w:proofErr w:type="spellStart"/>
      <w:r w:rsidR="00986EA0" w:rsidRPr="002F25DF">
        <w:rPr>
          <w:color w:val="3366FF"/>
          <w:sz w:val="20"/>
        </w:rPr>
        <w:t>produk</w:t>
      </w:r>
      <w:proofErr w:type="spellEnd"/>
      <w:r w:rsidR="00986EA0"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ini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menawarkan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berbagai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wewangian</w:t>
      </w:r>
      <w:proofErr w:type="spellEnd"/>
      <w:r w:rsidRPr="002F25DF">
        <w:rPr>
          <w:color w:val="3366FF"/>
          <w:sz w:val="20"/>
        </w:rPr>
        <w:t xml:space="preserve">, </w:t>
      </w:r>
      <w:proofErr w:type="spellStart"/>
      <w:r w:rsidR="00986EA0">
        <w:rPr>
          <w:color w:val="3366FF"/>
          <w:sz w:val="20"/>
        </w:rPr>
        <w:t>lini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produk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merek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kosmetik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bahan</w:t>
      </w:r>
      <w:r w:rsidR="00986EA0">
        <w:rPr>
          <w:color w:val="3366FF"/>
          <w:sz w:val="20"/>
        </w:rPr>
        <w:t>nya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="00986EA0">
        <w:rPr>
          <w:color w:val="3366FF"/>
          <w:sz w:val="20"/>
        </w:rPr>
        <w:t>dibuat</w:t>
      </w:r>
      <w:proofErr w:type="spellEnd"/>
      <w:r w:rsidR="00986EA0">
        <w:rPr>
          <w:color w:val="3366FF"/>
          <w:sz w:val="20"/>
        </w:rPr>
        <w:t xml:space="preserve"> </w:t>
      </w:r>
      <w:proofErr w:type="spellStart"/>
      <w:r w:rsidR="00986EA0">
        <w:rPr>
          <w:color w:val="3366FF"/>
          <w:sz w:val="20"/>
        </w:rPr>
        <w:t>ber</w:t>
      </w:r>
      <w:r w:rsidRPr="002F25DF">
        <w:rPr>
          <w:color w:val="3366FF"/>
          <w:sz w:val="20"/>
        </w:rPr>
        <w:t>dasarkan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pada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tanaman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organik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dan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rempah-rempah</w:t>
      </w:r>
      <w:proofErr w:type="spellEnd"/>
      <w:r w:rsidRPr="002F25DF">
        <w:rPr>
          <w:color w:val="3366FF"/>
          <w:sz w:val="20"/>
        </w:rPr>
        <w:t xml:space="preserve"> </w:t>
      </w:r>
      <w:proofErr w:type="spellStart"/>
      <w:r w:rsidRPr="002F25DF">
        <w:rPr>
          <w:color w:val="3366FF"/>
          <w:sz w:val="20"/>
        </w:rPr>
        <w:t>dari</w:t>
      </w:r>
      <w:proofErr w:type="spellEnd"/>
      <w:r w:rsidRPr="002F25DF">
        <w:rPr>
          <w:color w:val="3366FF"/>
          <w:sz w:val="20"/>
        </w:rPr>
        <w:t xml:space="preserve"> Asia.</w:t>
      </w:r>
    </w:p>
    <w:p w14:paraId="3D466007" w14:textId="77777777" w:rsidR="002F25DF" w:rsidRDefault="002F25DF" w:rsidP="00401780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</w:p>
    <w:p w14:paraId="4FDECA5A" w14:textId="77777777" w:rsidR="002F25DF" w:rsidRPr="00C44EA1" w:rsidRDefault="002F25DF" w:rsidP="00401780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</w:rPr>
      </w:pPr>
    </w:p>
    <w:p w14:paraId="1A79F65E" w14:textId="7BF9352B" w:rsidR="00EF40A8" w:rsidRPr="00C44EA1" w:rsidRDefault="00401780" w:rsidP="004D29A3">
      <w:pPr>
        <w:pStyle w:val="CommentText"/>
        <w:tabs>
          <w:tab w:val="left" w:pos="1560"/>
          <w:tab w:val="left" w:pos="1843"/>
        </w:tabs>
        <w:ind w:left="1843" w:hanging="1843"/>
        <w:rPr>
          <w:rStyle w:val="longtext"/>
          <w:rFonts w:cs="Arial"/>
          <w:sz w:val="20"/>
          <w:szCs w:val="20"/>
          <w:shd w:val="clear" w:color="auto" w:fill="FFFFFF"/>
        </w:rPr>
      </w:pPr>
      <w:r w:rsidRPr="00C44EA1">
        <w:rPr>
          <w:rStyle w:val="longtext"/>
          <w:rFonts w:cs="Arial"/>
          <w:sz w:val="20"/>
          <w:szCs w:val="20"/>
          <w:shd w:val="clear" w:color="auto" w:fill="FFFFFF"/>
        </w:rPr>
        <w:lastRenderedPageBreak/>
        <w:tab/>
      </w:r>
      <w:r w:rsidR="00EF40A8" w:rsidRPr="00C44EA1">
        <w:rPr>
          <w:rStyle w:val="longtext"/>
          <w:rFonts w:cs="Arial"/>
          <w:sz w:val="20"/>
          <w:szCs w:val="20"/>
          <w:shd w:val="clear" w:color="auto" w:fill="FFFFFF"/>
        </w:rPr>
        <w:tab/>
      </w:r>
      <w:r w:rsidR="00EF40A8" w:rsidRPr="00C44EA1">
        <w:rPr>
          <w:rStyle w:val="longtext"/>
          <w:rFonts w:cs="Arial"/>
          <w:sz w:val="20"/>
          <w:szCs w:val="20"/>
          <w:shd w:val="clear" w:color="auto" w:fill="FFFFFF"/>
        </w:rPr>
        <w:tab/>
      </w:r>
    </w:p>
    <w:p w14:paraId="53ED2E4B" w14:textId="085FA62C" w:rsidR="00EF40A8" w:rsidRPr="00C44EA1" w:rsidRDefault="00D04E24" w:rsidP="00EF40A8">
      <w:pPr>
        <w:pStyle w:val="CommentText"/>
        <w:tabs>
          <w:tab w:val="left" w:pos="1560"/>
          <w:tab w:val="left" w:pos="1843"/>
        </w:tabs>
        <w:ind w:left="1843" w:hanging="1843"/>
        <w:rPr>
          <w:rFonts w:cs="Arial"/>
          <w:sz w:val="20"/>
          <w:szCs w:val="20"/>
          <w:shd w:val="clear" w:color="auto" w:fill="FFFFFF"/>
        </w:rPr>
      </w:pPr>
      <w:r w:rsidRPr="00C44EA1">
        <w:rPr>
          <w:rFonts w:cs="Arial"/>
          <w:sz w:val="20"/>
          <w:szCs w:val="20"/>
          <w:shd w:val="clear" w:color="auto" w:fill="FFFFFF"/>
        </w:rPr>
        <w:t>Design:</w:t>
      </w:r>
      <w:r w:rsidRPr="00C44EA1">
        <w:rPr>
          <w:rFonts w:cs="Arial"/>
          <w:sz w:val="20"/>
          <w:szCs w:val="20"/>
          <w:shd w:val="clear" w:color="auto" w:fill="FFFFFF"/>
        </w:rPr>
        <w:tab/>
      </w:r>
      <w:r w:rsidR="00EF40A8" w:rsidRPr="00C44EA1">
        <w:rPr>
          <w:rStyle w:val="longtext"/>
          <w:rFonts w:cs="Arial"/>
          <w:sz w:val="20"/>
          <w:szCs w:val="20"/>
          <w:shd w:val="clear" w:color="auto" w:fill="FFFFFF"/>
        </w:rPr>
        <w:tab/>
      </w:r>
      <w:r w:rsidRPr="00C44EA1">
        <w:rPr>
          <w:rFonts w:cs="Arial"/>
          <w:sz w:val="20"/>
          <w:szCs w:val="20"/>
          <w:shd w:val="clear" w:color="auto" w:fill="FFFFFF"/>
        </w:rPr>
        <w:t>The packa</w:t>
      </w:r>
      <w:r w:rsidR="004C50F8" w:rsidRPr="00C44EA1">
        <w:rPr>
          <w:rFonts w:cs="Arial"/>
          <w:sz w:val="20"/>
          <w:szCs w:val="20"/>
          <w:shd w:val="clear" w:color="auto" w:fill="FFFFFF"/>
        </w:rPr>
        <w:t>ge</w:t>
      </w:r>
      <w:r w:rsidRPr="00C44EA1">
        <w:rPr>
          <w:rFonts w:cs="Arial"/>
          <w:sz w:val="20"/>
          <w:szCs w:val="20"/>
          <w:shd w:val="clear" w:color="auto" w:fill="FFFFFF"/>
        </w:rPr>
        <w:t xml:space="preserve"> design should </w:t>
      </w:r>
      <w:r w:rsidR="00042866" w:rsidRPr="00C44EA1">
        <w:rPr>
          <w:rFonts w:cs="Arial"/>
          <w:sz w:val="20"/>
          <w:szCs w:val="20"/>
          <w:shd w:val="clear" w:color="auto" w:fill="FFFFFF"/>
        </w:rPr>
        <w:t>appear</w:t>
      </w:r>
      <w:r w:rsidRPr="00C44EA1">
        <w:rPr>
          <w:rFonts w:cs="Arial"/>
          <w:sz w:val="20"/>
          <w:szCs w:val="20"/>
          <w:shd w:val="clear" w:color="auto" w:fill="FFFFFF"/>
        </w:rPr>
        <w:t xml:space="preserve"> elegant and</w:t>
      </w:r>
      <w:r w:rsidR="004C50F8" w:rsidRPr="00C44EA1">
        <w:rPr>
          <w:rFonts w:cs="Arial"/>
          <w:sz w:val="20"/>
          <w:szCs w:val="20"/>
          <w:shd w:val="clear" w:color="auto" w:fill="FFFFFF"/>
        </w:rPr>
        <w:t xml:space="preserve"> natural to </w:t>
      </w:r>
      <w:r w:rsidR="00D71E4C" w:rsidRPr="00C44EA1">
        <w:rPr>
          <w:rFonts w:cs="Arial"/>
          <w:sz w:val="20"/>
          <w:szCs w:val="20"/>
          <w:shd w:val="clear" w:color="auto" w:fill="FFFFFF"/>
        </w:rPr>
        <w:t>emphasise</w:t>
      </w:r>
      <w:r w:rsidR="004C50F8" w:rsidRPr="00C44EA1">
        <w:rPr>
          <w:rFonts w:cs="Arial"/>
          <w:sz w:val="20"/>
          <w:szCs w:val="20"/>
          <w:shd w:val="clear" w:color="auto" w:fill="FFFFFF"/>
        </w:rPr>
        <w:t xml:space="preserve"> the </w:t>
      </w:r>
      <w:r w:rsidRPr="00C44EA1">
        <w:rPr>
          <w:rFonts w:cs="Arial"/>
          <w:sz w:val="20"/>
          <w:szCs w:val="20"/>
          <w:shd w:val="clear" w:color="auto" w:fill="FFFFFF"/>
        </w:rPr>
        <w:t>organic</w:t>
      </w:r>
      <w:r w:rsidR="00042866" w:rsidRPr="00C44EA1">
        <w:rPr>
          <w:rFonts w:cs="Arial"/>
          <w:sz w:val="20"/>
          <w:szCs w:val="20"/>
          <w:shd w:val="clear" w:color="auto" w:fill="FFFFFF"/>
        </w:rPr>
        <w:t xml:space="preserve"> extracts, </w:t>
      </w:r>
      <w:r w:rsidRPr="00C44EA1">
        <w:rPr>
          <w:rFonts w:cs="Arial"/>
          <w:sz w:val="20"/>
          <w:szCs w:val="20"/>
          <w:shd w:val="clear" w:color="auto" w:fill="FFFFFF"/>
        </w:rPr>
        <w:t xml:space="preserve">beneficial properties and </w:t>
      </w:r>
      <w:r w:rsidR="004C50F8" w:rsidRPr="00C44EA1">
        <w:rPr>
          <w:rFonts w:cs="Arial"/>
          <w:sz w:val="20"/>
          <w:szCs w:val="20"/>
          <w:shd w:val="clear" w:color="auto" w:fill="FFFFFF"/>
        </w:rPr>
        <w:t xml:space="preserve">natural </w:t>
      </w:r>
      <w:r w:rsidRPr="00C44EA1">
        <w:rPr>
          <w:rFonts w:cs="Arial"/>
          <w:sz w:val="20"/>
          <w:szCs w:val="20"/>
          <w:shd w:val="clear" w:color="auto" w:fill="FFFFFF"/>
        </w:rPr>
        <w:t>ingredients</w:t>
      </w:r>
      <w:r w:rsidR="004C50F8" w:rsidRPr="00C44EA1">
        <w:rPr>
          <w:rFonts w:cs="Arial"/>
          <w:sz w:val="20"/>
          <w:szCs w:val="20"/>
          <w:shd w:val="clear" w:color="auto" w:fill="FFFFFF"/>
        </w:rPr>
        <w:t>.</w:t>
      </w:r>
      <w:r w:rsidR="0062257D" w:rsidRPr="00C44EA1">
        <w:rPr>
          <w:rFonts w:cs="Arial"/>
          <w:sz w:val="20"/>
          <w:szCs w:val="20"/>
          <w:shd w:val="clear" w:color="auto" w:fill="FFFFFF"/>
        </w:rPr>
        <w:t xml:space="preserve"> </w:t>
      </w:r>
      <w:r w:rsidR="00042866" w:rsidRPr="00C44EA1">
        <w:rPr>
          <w:rFonts w:cs="Arial"/>
          <w:sz w:val="20"/>
          <w:szCs w:val="20"/>
          <w:shd w:val="clear" w:color="auto" w:fill="FFFFFF"/>
        </w:rPr>
        <w:t xml:space="preserve">The products are high quality, luxurious </w:t>
      </w:r>
      <w:r w:rsidRPr="00C44EA1">
        <w:rPr>
          <w:rFonts w:cs="Arial"/>
          <w:sz w:val="20"/>
          <w:szCs w:val="20"/>
          <w:shd w:val="clear" w:color="auto" w:fill="FFFFFF"/>
        </w:rPr>
        <w:t>and should app</w:t>
      </w:r>
      <w:r w:rsidR="00042866" w:rsidRPr="00C44EA1">
        <w:rPr>
          <w:rFonts w:cs="Arial"/>
          <w:sz w:val="20"/>
          <w:szCs w:val="20"/>
          <w:shd w:val="clear" w:color="auto" w:fill="FFFFFF"/>
        </w:rPr>
        <w:t>eal to a moderate-high income demographic</w:t>
      </w:r>
      <w:r w:rsidR="0062257D" w:rsidRPr="00C44EA1">
        <w:rPr>
          <w:rFonts w:cs="Arial"/>
          <w:sz w:val="20"/>
          <w:szCs w:val="20"/>
          <w:shd w:val="clear" w:color="auto" w:fill="FFFFFF"/>
        </w:rPr>
        <w:t xml:space="preserve">. </w:t>
      </w:r>
    </w:p>
    <w:p w14:paraId="4A135910" w14:textId="77777777" w:rsidR="00295ED0" w:rsidRDefault="00295ED0">
      <w:pPr>
        <w:pStyle w:val="CommentText"/>
        <w:tabs>
          <w:tab w:val="left" w:pos="1560"/>
          <w:tab w:val="left" w:pos="1843"/>
        </w:tabs>
        <w:ind w:left="1843" w:hanging="1843"/>
        <w:rPr>
          <w:rFonts w:cs="Arial"/>
          <w:sz w:val="20"/>
          <w:szCs w:val="20"/>
          <w:shd w:val="clear" w:color="auto" w:fill="FFFFFF"/>
        </w:rPr>
      </w:pPr>
    </w:p>
    <w:p w14:paraId="6CC75C72" w14:textId="2F6D395C" w:rsidR="007D5AD6" w:rsidRPr="00C44EA1" w:rsidRDefault="00295ED0">
      <w:pPr>
        <w:pStyle w:val="CommentText"/>
        <w:tabs>
          <w:tab w:val="left" w:pos="1560"/>
          <w:tab w:val="left" w:pos="1843"/>
        </w:tabs>
        <w:ind w:left="1843" w:hanging="1843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color w:val="3366FF"/>
          <w:sz w:val="20"/>
          <w:szCs w:val="20"/>
          <w:shd w:val="clear" w:color="auto" w:fill="FFFFFF"/>
        </w:rPr>
        <w:tab/>
      </w:r>
      <w:r>
        <w:rPr>
          <w:rFonts w:cs="Arial"/>
          <w:color w:val="3366FF"/>
          <w:sz w:val="20"/>
          <w:szCs w:val="20"/>
          <w:shd w:val="clear" w:color="auto" w:fill="FFFFFF"/>
        </w:rPr>
        <w:tab/>
      </w:r>
      <w:proofErr w:type="spellStart"/>
      <w:proofErr w:type="gram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Desain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kemasan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harus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tampil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elegan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dan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alami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untuk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menekankan</w:t>
      </w:r>
      <w:proofErr w:type="spellEnd"/>
      <w:r w:rsidR="007C7814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="007C7814">
        <w:rPr>
          <w:rFonts w:cs="Arial"/>
          <w:color w:val="3366FF"/>
          <w:sz w:val="20"/>
          <w:szCs w:val="20"/>
          <w:shd w:val="clear" w:color="auto" w:fill="FFFFFF"/>
        </w:rPr>
        <w:t>kepada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ekstrak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organik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, </w:t>
      </w:r>
      <w:proofErr w:type="spellStart"/>
      <w:r w:rsidR="007C7814">
        <w:rPr>
          <w:rFonts w:cs="Arial"/>
          <w:color w:val="3366FF"/>
          <w:sz w:val="20"/>
          <w:szCs w:val="20"/>
          <w:shd w:val="clear" w:color="auto" w:fill="FFFFFF"/>
        </w:rPr>
        <w:t>manfaat</w:t>
      </w:r>
      <w:proofErr w:type="spellEnd"/>
      <w:r w:rsidR="007C7814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="007C7814">
        <w:rPr>
          <w:rFonts w:cs="Arial"/>
          <w:color w:val="3366FF"/>
          <w:sz w:val="20"/>
          <w:szCs w:val="20"/>
          <w:shd w:val="clear" w:color="auto" w:fill="FFFFFF"/>
        </w:rPr>
        <w:t>dari</w:t>
      </w:r>
      <w:proofErr w:type="spellEnd"/>
      <w:r w:rsidR="007C7814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="007C7814">
        <w:rPr>
          <w:rFonts w:cs="Arial"/>
          <w:color w:val="3366FF"/>
          <w:sz w:val="20"/>
          <w:szCs w:val="20"/>
          <w:shd w:val="clear" w:color="auto" w:fill="FFFFFF"/>
        </w:rPr>
        <w:t>produknya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dan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bahan-bahan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alami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>.</w:t>
      </w:r>
      <w:proofErr w:type="gram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Produk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="0039281D">
        <w:rPr>
          <w:rFonts w:cs="Arial"/>
          <w:color w:val="3366FF"/>
          <w:sz w:val="20"/>
          <w:szCs w:val="20"/>
          <w:shd w:val="clear" w:color="auto" w:fill="FFFFFF"/>
        </w:rPr>
        <w:t>ini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berkualitas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tinggi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,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mewah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dan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harus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menarik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bagi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demografis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r w:rsidR="00AB6260">
        <w:rPr>
          <w:rFonts w:cs="Arial"/>
          <w:color w:val="3366FF"/>
          <w:sz w:val="20"/>
          <w:szCs w:val="20"/>
          <w:shd w:val="clear" w:color="auto" w:fill="FFFFFF"/>
        </w:rPr>
        <w:t xml:space="preserve">yang </w:t>
      </w:r>
      <w:proofErr w:type="spellStart"/>
      <w:r w:rsidRPr="00295ED0">
        <w:rPr>
          <w:rFonts w:cs="Arial"/>
          <w:color w:val="3366FF"/>
          <w:sz w:val="20"/>
          <w:szCs w:val="20"/>
          <w:shd w:val="clear" w:color="auto" w:fill="FFFFFF"/>
        </w:rPr>
        <w:t>pendapatan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 xml:space="preserve"> </w:t>
      </w:r>
      <w:proofErr w:type="spellStart"/>
      <w:r w:rsidR="00AB6260">
        <w:rPr>
          <w:rFonts w:cs="Arial"/>
          <w:color w:val="3366FF"/>
          <w:sz w:val="20"/>
          <w:szCs w:val="20"/>
          <w:shd w:val="clear" w:color="auto" w:fill="FFFFFF"/>
        </w:rPr>
        <w:t>sedang</w:t>
      </w:r>
      <w:r w:rsidRPr="00295ED0">
        <w:rPr>
          <w:rFonts w:cs="Arial"/>
          <w:color w:val="3366FF"/>
          <w:sz w:val="20"/>
          <w:szCs w:val="20"/>
          <w:shd w:val="clear" w:color="auto" w:fill="FFFFFF"/>
        </w:rPr>
        <w:t>-tinggi</w:t>
      </w:r>
      <w:proofErr w:type="spellEnd"/>
      <w:r w:rsidRPr="00295ED0">
        <w:rPr>
          <w:rFonts w:cs="Arial"/>
          <w:color w:val="3366FF"/>
          <w:sz w:val="20"/>
          <w:szCs w:val="20"/>
          <w:shd w:val="clear" w:color="auto" w:fill="FFFFFF"/>
        </w:rPr>
        <w:t>.</w:t>
      </w:r>
      <w:proofErr w:type="gramEnd"/>
      <w:r w:rsidR="006E3581" w:rsidRPr="00C44EA1">
        <w:rPr>
          <w:rFonts w:cs="Arial"/>
          <w:sz w:val="20"/>
          <w:szCs w:val="20"/>
          <w:shd w:val="clear" w:color="auto" w:fill="FFFFFF"/>
        </w:rPr>
        <w:tab/>
      </w:r>
      <w:r w:rsidR="006E3581" w:rsidRPr="00C44EA1">
        <w:rPr>
          <w:rFonts w:cs="Arial"/>
          <w:sz w:val="20"/>
          <w:szCs w:val="20"/>
          <w:shd w:val="clear" w:color="auto" w:fill="FFFFFF"/>
        </w:rPr>
        <w:tab/>
      </w:r>
    </w:p>
    <w:p w14:paraId="7411EBD6" w14:textId="77777777" w:rsidR="00EF40A8" w:rsidRPr="00C44EA1" w:rsidRDefault="00EF40A8">
      <w:pPr>
        <w:pStyle w:val="CommentText"/>
        <w:tabs>
          <w:tab w:val="left" w:pos="1560"/>
          <w:tab w:val="left" w:pos="1843"/>
        </w:tabs>
        <w:ind w:left="1843" w:hanging="1843"/>
        <w:rPr>
          <w:rStyle w:val="longtext"/>
          <w:rFonts w:eastAsiaTheme="minorHAnsi" w:cs="Arial"/>
          <w:sz w:val="20"/>
          <w:szCs w:val="20"/>
          <w:shd w:val="clear" w:color="auto" w:fill="FFFFFF"/>
          <w:lang w:eastAsia="en-US"/>
        </w:rPr>
      </w:pPr>
    </w:p>
    <w:p w14:paraId="6E9153DF" w14:textId="6FE151FC" w:rsidR="00EF40A8" w:rsidRDefault="008A7E72" w:rsidP="00EF40A8">
      <w:pPr>
        <w:tabs>
          <w:tab w:val="left" w:pos="1560"/>
          <w:tab w:val="left" w:pos="1843"/>
        </w:tabs>
        <w:textAlignment w:val="top"/>
        <w:rPr>
          <w:rFonts w:eastAsia="Calibri" w:cs="Times New Roman"/>
          <w:szCs w:val="24"/>
          <w:lang w:eastAsia="x-none"/>
        </w:rPr>
      </w:pPr>
      <w:r w:rsidRPr="00C44EA1">
        <w:rPr>
          <w:b/>
        </w:rPr>
        <w:t>Target market</w:t>
      </w:r>
      <w:r w:rsidR="00EF40A8" w:rsidRPr="00C44EA1">
        <w:rPr>
          <w:b/>
        </w:rPr>
        <w:t xml:space="preserve">: </w:t>
      </w:r>
      <w:r w:rsidR="00EF40A8" w:rsidRPr="00C44EA1">
        <w:rPr>
          <w:b/>
        </w:rPr>
        <w:tab/>
      </w:r>
      <w:r w:rsidRPr="00C44EA1">
        <w:rPr>
          <w:b/>
        </w:rPr>
        <w:tab/>
      </w:r>
      <w:r w:rsidR="001F25EC" w:rsidRPr="00C44EA1">
        <w:rPr>
          <w:rFonts w:cs="Arial"/>
        </w:rPr>
        <w:t xml:space="preserve">Adults aged </w:t>
      </w:r>
      <w:r w:rsidR="00D71E4C" w:rsidRPr="00C44EA1">
        <w:rPr>
          <w:rFonts w:cs="Arial"/>
        </w:rPr>
        <w:t>30 –</w:t>
      </w:r>
      <w:r w:rsidR="001F25EC" w:rsidRPr="00C44EA1">
        <w:rPr>
          <w:rFonts w:cs="Arial"/>
        </w:rPr>
        <w:t xml:space="preserve"> </w:t>
      </w:r>
      <w:r w:rsidR="001F25EC" w:rsidRPr="00AA6F89">
        <w:rPr>
          <w:rFonts w:eastAsia="Calibri" w:cs="Times New Roman"/>
          <w:szCs w:val="24"/>
          <w:lang w:eastAsia="x-none"/>
        </w:rPr>
        <w:t>6</w:t>
      </w:r>
      <w:r w:rsidR="00EF40A8" w:rsidRPr="00AA6F89">
        <w:rPr>
          <w:rFonts w:eastAsia="Calibri" w:cs="Times New Roman"/>
          <w:szCs w:val="24"/>
          <w:lang w:eastAsia="x-none"/>
        </w:rPr>
        <w:t>0</w:t>
      </w:r>
      <w:r w:rsidR="00D71E4C" w:rsidRPr="00AA6F89">
        <w:rPr>
          <w:rFonts w:eastAsia="Calibri" w:cs="Times New Roman"/>
          <w:szCs w:val="24"/>
          <w:lang w:eastAsia="x-none"/>
        </w:rPr>
        <w:t xml:space="preserve"> years</w:t>
      </w:r>
      <w:r w:rsidR="00EF40A8" w:rsidRPr="00AA6F89">
        <w:rPr>
          <w:rFonts w:eastAsia="Calibri" w:cs="Times New Roman"/>
          <w:szCs w:val="24"/>
          <w:lang w:eastAsia="x-none"/>
        </w:rPr>
        <w:t xml:space="preserve"> who enjoy nature with a touch of luxury.</w:t>
      </w:r>
      <w:r w:rsidR="0036094D" w:rsidRPr="00AA6F89">
        <w:rPr>
          <w:rFonts w:eastAsia="Calibri" w:cs="Times New Roman"/>
          <w:szCs w:val="24"/>
          <w:lang w:eastAsia="x-none"/>
        </w:rPr>
        <w:t xml:space="preserve"> </w:t>
      </w:r>
    </w:p>
    <w:p w14:paraId="0C3E3AD1" w14:textId="51941A29" w:rsidR="00AB6260" w:rsidRPr="00AB6260" w:rsidRDefault="00AB6260" w:rsidP="00EF40A8">
      <w:pPr>
        <w:tabs>
          <w:tab w:val="left" w:pos="1560"/>
          <w:tab w:val="left" w:pos="1843"/>
        </w:tabs>
        <w:textAlignment w:val="top"/>
        <w:rPr>
          <w:rFonts w:eastAsia="Calibri" w:cs="Times New Roman"/>
          <w:color w:val="3366FF"/>
          <w:szCs w:val="24"/>
          <w:lang w:eastAsia="x-none"/>
        </w:rPr>
      </w:pPr>
      <w:r w:rsidRPr="00AB6260">
        <w:rPr>
          <w:rFonts w:eastAsia="Calibri" w:cs="Times New Roman"/>
          <w:color w:val="3366FF"/>
          <w:szCs w:val="24"/>
          <w:lang w:eastAsia="x-none"/>
        </w:rPr>
        <w:tab/>
      </w:r>
      <w:r w:rsidRPr="00AB6260">
        <w:rPr>
          <w:rFonts w:eastAsia="Calibri" w:cs="Times New Roman"/>
          <w:color w:val="3366FF"/>
          <w:szCs w:val="24"/>
          <w:lang w:eastAsia="x-none"/>
        </w:rPr>
        <w:tab/>
        <w:t xml:space="preserve">Orang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dewasa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berusia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30 - 60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tahun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yang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menikmati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alam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dengan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sentuhan</w:t>
      </w:r>
      <w:proofErr w:type="spellEnd"/>
      <w:r w:rsidRPr="00AB6260">
        <w:rPr>
          <w:rFonts w:eastAsia="Calibri" w:cs="Times New Roman"/>
          <w:color w:val="3366FF"/>
          <w:szCs w:val="24"/>
          <w:lang w:eastAsia="x-none"/>
        </w:rPr>
        <w:t xml:space="preserve"> </w:t>
      </w:r>
      <w:proofErr w:type="spellStart"/>
      <w:r w:rsidRPr="00AB6260">
        <w:rPr>
          <w:rFonts w:eastAsia="Calibri" w:cs="Times New Roman"/>
          <w:color w:val="3366FF"/>
          <w:szCs w:val="24"/>
          <w:lang w:eastAsia="x-none"/>
        </w:rPr>
        <w:t>mewah</w:t>
      </w:r>
      <w:proofErr w:type="spellEnd"/>
    </w:p>
    <w:p w14:paraId="584B77D7" w14:textId="24F0D533" w:rsidR="00EF40A8" w:rsidRPr="00AA6F89" w:rsidRDefault="00A7659B" w:rsidP="00AA6F89">
      <w:pPr>
        <w:tabs>
          <w:tab w:val="left" w:pos="1560"/>
          <w:tab w:val="left" w:pos="1843"/>
        </w:tabs>
        <w:ind w:left="1843" w:hanging="1843"/>
        <w:textAlignment w:val="top"/>
        <w:rPr>
          <w:rFonts w:eastAsia="Calibri" w:cs="Times New Roman"/>
          <w:szCs w:val="24"/>
          <w:lang w:eastAsia="x-none"/>
        </w:rPr>
      </w:pPr>
      <w:r w:rsidRPr="00C44EA1">
        <w:rPr>
          <w:rFonts w:eastAsia="Calibri" w:cs="Times New Roman"/>
          <w:szCs w:val="24"/>
          <w:lang w:eastAsia="x-none"/>
        </w:rPr>
        <w:tab/>
      </w:r>
      <w:r w:rsidRPr="00C44EA1">
        <w:rPr>
          <w:rFonts w:eastAsia="Calibri" w:cs="Times New Roman"/>
          <w:szCs w:val="24"/>
          <w:lang w:eastAsia="x-none"/>
        </w:rPr>
        <w:tab/>
      </w:r>
    </w:p>
    <w:p w14:paraId="5537196A" w14:textId="77777777" w:rsidR="00A7659B" w:rsidRPr="00AA6F89" w:rsidRDefault="00A7659B" w:rsidP="00A7659B">
      <w:pPr>
        <w:tabs>
          <w:tab w:val="left" w:pos="1560"/>
          <w:tab w:val="left" w:pos="1843"/>
        </w:tabs>
        <w:rPr>
          <w:rFonts w:eastAsia="Calibri" w:cs="Arial"/>
          <w:szCs w:val="20"/>
          <w:shd w:val="clear" w:color="auto" w:fill="FFFFFF"/>
          <w:lang w:eastAsia="x-none"/>
        </w:rPr>
      </w:pPr>
    </w:p>
    <w:p w14:paraId="7D573B69" w14:textId="77777777" w:rsidR="00EF40A8" w:rsidRPr="00FA08C9" w:rsidRDefault="00EF40A8" w:rsidP="00AA6F89">
      <w:pPr>
        <w:tabs>
          <w:tab w:val="left" w:pos="1560"/>
          <w:tab w:val="left" w:pos="1843"/>
        </w:tabs>
        <w:ind w:left="1843"/>
      </w:pPr>
    </w:p>
    <w:p w14:paraId="0E5EFCFF" w14:textId="77777777" w:rsidR="00EF40A8" w:rsidRPr="00FA08C9" w:rsidRDefault="00EF40A8" w:rsidP="00EF40A8"/>
    <w:p w14:paraId="6D1C6E18" w14:textId="77777777" w:rsidR="00EF40A8" w:rsidRPr="00FA08C9" w:rsidRDefault="00EF40A8" w:rsidP="00EF40A8">
      <w:pPr>
        <w:pStyle w:val="Heading1"/>
        <w:rPr>
          <w:color w:val="0000FF"/>
        </w:rPr>
      </w:pPr>
      <w:r w:rsidRPr="00FA08C9">
        <w:lastRenderedPageBreak/>
        <w:t>Instructions to the competitor</w:t>
      </w:r>
    </w:p>
    <w:p w14:paraId="76B8760B" w14:textId="77777777" w:rsidR="00EF40A8" w:rsidRPr="00FA08C9" w:rsidRDefault="00EF40A8" w:rsidP="00EF40A8">
      <w:pPr>
        <w:rPr>
          <w:b/>
        </w:rPr>
      </w:pPr>
    </w:p>
    <w:p w14:paraId="1D95706B" w14:textId="77777777" w:rsidR="00EF40A8" w:rsidRPr="00FA08C9" w:rsidRDefault="00EF40A8" w:rsidP="00EF40A8">
      <w:pPr>
        <w:rPr>
          <w:b/>
        </w:rPr>
      </w:pPr>
    </w:p>
    <w:p w14:paraId="2B102B4E" w14:textId="4296F4BE" w:rsidR="005D4034" w:rsidRDefault="005D4034" w:rsidP="005D4034">
      <w:pPr>
        <w:spacing w:after="120" w:line="240" w:lineRule="auto"/>
        <w:rPr>
          <w:lang w:val="en-US"/>
        </w:rPr>
      </w:pPr>
      <w:r w:rsidRPr="00F64FE7">
        <w:rPr>
          <w:lang w:val="en-US"/>
        </w:rPr>
        <w:t>Create a folder on your Desktop called YY_MOD</w:t>
      </w:r>
      <w:r w:rsidR="0041759F">
        <w:rPr>
          <w:lang w:val="en-US"/>
        </w:rPr>
        <w:t>3</w:t>
      </w:r>
      <w:r w:rsidRPr="00F64FE7">
        <w:rPr>
          <w:lang w:val="en-US"/>
        </w:rPr>
        <w:t xml:space="preserve"> (where YY represents the number of your workstation). </w:t>
      </w:r>
    </w:p>
    <w:p w14:paraId="265A1C37" w14:textId="77777777" w:rsidR="005D4034" w:rsidRPr="00C44EA1" w:rsidRDefault="005D4034" w:rsidP="005D4034">
      <w:pPr>
        <w:spacing w:after="120" w:line="240" w:lineRule="auto"/>
        <w:rPr>
          <w:lang w:val="en-US"/>
        </w:rPr>
      </w:pPr>
      <w:r w:rsidRPr="00F64FE7">
        <w:rPr>
          <w:lang w:val="en-US"/>
        </w:rPr>
        <w:t xml:space="preserve">This </w:t>
      </w:r>
      <w:r w:rsidRPr="00C44EA1">
        <w:rPr>
          <w:lang w:val="en-US"/>
        </w:rPr>
        <w:t xml:space="preserve">folder must include the following subfolders </w:t>
      </w:r>
      <w:r w:rsidRPr="00C44EA1">
        <w:rPr>
          <w:b/>
          <w:lang w:val="en-US"/>
        </w:rPr>
        <w:t>“</w:t>
      </w:r>
      <w:proofErr w:type="gramStart"/>
      <w:r w:rsidRPr="00C44EA1">
        <w:rPr>
          <w:b/>
          <w:lang w:val="en-US"/>
        </w:rPr>
        <w:t>Task 1, Task 2</w:t>
      </w:r>
      <w:proofErr w:type="gramEnd"/>
      <w:r w:rsidRPr="00C44EA1">
        <w:rPr>
          <w:b/>
          <w:lang w:val="en-US"/>
        </w:rPr>
        <w:t xml:space="preserve">, </w:t>
      </w:r>
      <w:proofErr w:type="gramStart"/>
      <w:r w:rsidRPr="00C44EA1">
        <w:rPr>
          <w:b/>
          <w:lang w:val="en-US"/>
        </w:rPr>
        <w:t>Task 3”</w:t>
      </w:r>
      <w:proofErr w:type="gramEnd"/>
      <w:r w:rsidRPr="00C44EA1">
        <w:rPr>
          <w:b/>
          <w:lang w:val="en-US"/>
        </w:rPr>
        <w:t>.</w:t>
      </w:r>
      <w:r w:rsidRPr="00C44EA1">
        <w:rPr>
          <w:lang w:val="en-US"/>
        </w:rPr>
        <w:t xml:space="preserve"> </w:t>
      </w:r>
      <w:r w:rsidRPr="00C44EA1">
        <w:rPr>
          <w:lang w:val="en-US"/>
        </w:rPr>
        <w:br/>
        <w:t xml:space="preserve">The subfolders are to contain two folders: </w:t>
      </w:r>
    </w:p>
    <w:p w14:paraId="69F92B64" w14:textId="63F29566" w:rsidR="005D4034" w:rsidRPr="00C44EA1" w:rsidRDefault="005D4034" w:rsidP="00AA6F89">
      <w:pPr>
        <w:pStyle w:val="ListParagraph"/>
        <w:numPr>
          <w:ilvl w:val="0"/>
          <w:numId w:val="29"/>
        </w:numPr>
        <w:spacing w:after="120" w:line="240" w:lineRule="auto"/>
        <w:rPr>
          <w:lang w:val="en-US"/>
        </w:rPr>
      </w:pPr>
      <w:r w:rsidRPr="00C44EA1">
        <w:rPr>
          <w:lang w:val="en-US"/>
        </w:rPr>
        <w:t xml:space="preserve">A folder named </w:t>
      </w:r>
      <w:r w:rsidRPr="00C44EA1">
        <w:rPr>
          <w:b/>
          <w:lang w:val="en-US"/>
        </w:rPr>
        <w:t>“Original”:</w:t>
      </w:r>
      <w:r w:rsidRPr="00C44EA1">
        <w:rPr>
          <w:lang w:val="en-US"/>
        </w:rPr>
        <w:t xml:space="preserve"> it should contain all the files used for the development of your project.</w:t>
      </w:r>
    </w:p>
    <w:p w14:paraId="17028B20" w14:textId="5F4A15A0" w:rsidR="005D4034" w:rsidRPr="00C44EA1" w:rsidRDefault="005D4034" w:rsidP="00AA6F89">
      <w:pPr>
        <w:pStyle w:val="ListParagraph"/>
        <w:numPr>
          <w:ilvl w:val="0"/>
          <w:numId w:val="29"/>
        </w:numPr>
        <w:spacing w:after="120" w:line="240" w:lineRule="auto"/>
        <w:rPr>
          <w:lang w:val="en-US"/>
        </w:rPr>
      </w:pPr>
      <w:r w:rsidRPr="00C44EA1">
        <w:rPr>
          <w:lang w:val="en-US"/>
        </w:rPr>
        <w:t xml:space="preserve">A folder named </w:t>
      </w:r>
      <w:r w:rsidRPr="00C44EA1">
        <w:rPr>
          <w:b/>
          <w:lang w:val="en-US"/>
        </w:rPr>
        <w:t>“Final”:</w:t>
      </w:r>
      <w:r w:rsidRPr="00C44EA1">
        <w:rPr>
          <w:lang w:val="en-US"/>
        </w:rPr>
        <w:t xml:space="preserve"> it should contain all of the files you are supposed to deliver as required in </w:t>
      </w:r>
      <w:r w:rsidRPr="00C44EA1">
        <w:rPr>
          <w:lang w:val="en-US"/>
        </w:rPr>
        <w:br/>
        <w:t xml:space="preserve">the tasks. (PDF, native, </w:t>
      </w:r>
      <w:r w:rsidRPr="00C44EA1">
        <w:rPr>
          <w:szCs w:val="20"/>
          <w:lang w:val="en-US"/>
        </w:rPr>
        <w:t>fonts and linked images</w:t>
      </w:r>
      <w:r w:rsidRPr="00C44EA1">
        <w:rPr>
          <w:lang w:val="en-US"/>
        </w:rPr>
        <w:t>)</w:t>
      </w:r>
    </w:p>
    <w:p w14:paraId="7BC648F9" w14:textId="58C079E3" w:rsidR="00E90E29" w:rsidRPr="00E90E29" w:rsidRDefault="0041759F" w:rsidP="00E90E29">
      <w:pPr>
        <w:pStyle w:val="ListParagraph"/>
        <w:numPr>
          <w:ilvl w:val="0"/>
          <w:numId w:val="29"/>
        </w:numPr>
        <w:spacing w:after="120"/>
        <w:rPr>
          <w:lang w:val="en-US"/>
        </w:rPr>
      </w:pPr>
      <w:r w:rsidRPr="00C44EA1">
        <w:rPr>
          <w:lang w:val="en-US"/>
        </w:rPr>
        <w:t xml:space="preserve">You must include </w:t>
      </w:r>
      <w:r w:rsidR="00E90E29" w:rsidRPr="00A373C2">
        <w:rPr>
          <w:color w:val="3366FF"/>
          <w:lang w:val="en-US"/>
        </w:rPr>
        <w:t>(</w:t>
      </w:r>
      <w:proofErr w:type="spellStart"/>
      <w:r w:rsidR="00E90E29" w:rsidRPr="00A373C2">
        <w:rPr>
          <w:color w:val="3366FF"/>
          <w:lang w:val="en-US"/>
        </w:rPr>
        <w:t>memasukkan</w:t>
      </w:r>
      <w:proofErr w:type="spellEnd"/>
      <w:r w:rsidR="00E90E29" w:rsidRPr="00A373C2">
        <w:rPr>
          <w:color w:val="3366FF"/>
          <w:lang w:val="en-US"/>
        </w:rPr>
        <w:t>)</w:t>
      </w:r>
      <w:ins w:id="2" w:author="nermal" w:date="2015-08-09T02:51:00Z">
        <w:r w:rsidR="00E90E29" w:rsidRPr="00463994">
          <w:rPr>
            <w:lang w:val="en-US"/>
          </w:rPr>
          <w:t xml:space="preserve"> </w:t>
        </w:r>
      </w:ins>
      <w:r w:rsidRPr="00C44EA1">
        <w:rPr>
          <w:lang w:val="en-US"/>
        </w:rPr>
        <w:t>your workstation number on the presentation board and printouts for marking and delivery to your workstation</w:t>
      </w:r>
    </w:p>
    <w:p w14:paraId="34388188" w14:textId="77777777" w:rsidR="00572EBD" w:rsidRPr="00C44EA1" w:rsidRDefault="00572EBD" w:rsidP="00572EBD">
      <w:pPr>
        <w:widowControl w:val="0"/>
        <w:autoSpaceDE w:val="0"/>
        <w:autoSpaceDN w:val="0"/>
        <w:adjustRightInd w:val="0"/>
        <w:jc w:val="both"/>
      </w:pPr>
    </w:p>
    <w:p w14:paraId="1424218C" w14:textId="77777777" w:rsidR="00572EBD" w:rsidRPr="00C44EA1" w:rsidRDefault="00572EBD" w:rsidP="00572EBD">
      <w:pPr>
        <w:rPr>
          <w:b/>
        </w:rPr>
      </w:pPr>
      <w:r w:rsidRPr="00C44EA1">
        <w:rPr>
          <w:b/>
        </w:rPr>
        <w:t>About image marking for all tasks:</w:t>
      </w:r>
    </w:p>
    <w:p w14:paraId="0BA74CAE" w14:textId="1ACCE822" w:rsidR="00572EBD" w:rsidRPr="00C44EA1" w:rsidRDefault="00572EBD" w:rsidP="00572EBD">
      <w:pPr>
        <w:widowControl w:val="0"/>
        <w:autoSpaceDE w:val="0"/>
        <w:autoSpaceDN w:val="0"/>
        <w:adjustRightInd w:val="0"/>
        <w:jc w:val="both"/>
      </w:pPr>
      <w:r w:rsidRPr="00C44EA1">
        <w:t xml:space="preserve">The colour mode and file formats of your images will be evaluated in the press ready </w:t>
      </w:r>
      <w:proofErr w:type="spellStart"/>
      <w:r w:rsidR="007D5AD6" w:rsidRPr="00C44EA1">
        <w:t>pdf</w:t>
      </w:r>
      <w:proofErr w:type="spellEnd"/>
      <w:r w:rsidR="007D5AD6" w:rsidRPr="00C44EA1">
        <w:t xml:space="preserve"> </w:t>
      </w:r>
      <w:r w:rsidRPr="00C44EA1">
        <w:t>files. The final resolution</w:t>
      </w:r>
      <w:r w:rsidR="00286554" w:rsidRPr="00C44EA1">
        <w:t xml:space="preserve"> will be assessed in your working software, such as Illustrator or InDesign</w:t>
      </w:r>
      <w:r w:rsidRPr="00C44EA1">
        <w:t>.</w:t>
      </w:r>
    </w:p>
    <w:p w14:paraId="2C35757F" w14:textId="2B0F068A" w:rsidR="00572EBD" w:rsidRPr="00C44EA1" w:rsidRDefault="00286554" w:rsidP="00572EBD">
      <w:pPr>
        <w:widowControl w:val="0"/>
        <w:autoSpaceDE w:val="0"/>
        <w:autoSpaceDN w:val="0"/>
        <w:adjustRightInd w:val="0"/>
        <w:jc w:val="both"/>
      </w:pPr>
      <w:r w:rsidRPr="00C44EA1">
        <w:t xml:space="preserve">The </w:t>
      </w:r>
      <w:r w:rsidR="002C67DE" w:rsidRPr="00C44EA1">
        <w:t xml:space="preserve">.JPG / .PNG </w:t>
      </w:r>
      <w:r w:rsidR="00572EBD" w:rsidRPr="00C44EA1">
        <w:t>file fo</w:t>
      </w:r>
      <w:r w:rsidRPr="00C44EA1">
        <w:t>rmat is NOT ACCEPTED for images</w:t>
      </w:r>
      <w:r w:rsidR="00572EBD" w:rsidRPr="00C44EA1">
        <w:t xml:space="preserve">. Only the following </w:t>
      </w:r>
      <w:r w:rsidRPr="00C44EA1">
        <w:t xml:space="preserve">file formats are acceptable </w:t>
      </w:r>
      <w:r w:rsidR="002C67DE" w:rsidRPr="00C44EA1">
        <w:t xml:space="preserve">TIF </w:t>
      </w:r>
      <w:r w:rsidRPr="00C44EA1">
        <w:t>/</w:t>
      </w:r>
      <w:r w:rsidR="00572EBD" w:rsidRPr="00C44EA1">
        <w:t xml:space="preserve"> .EPS / .AI / .PSD / DSC 2.0</w:t>
      </w:r>
    </w:p>
    <w:p w14:paraId="25F4CB9F" w14:textId="4EF7A16C" w:rsidR="00572EBD" w:rsidRPr="00FA08C9" w:rsidRDefault="00572EBD" w:rsidP="00572EBD">
      <w:pPr>
        <w:widowControl w:val="0"/>
        <w:autoSpaceDE w:val="0"/>
        <w:autoSpaceDN w:val="0"/>
        <w:adjustRightInd w:val="0"/>
        <w:jc w:val="both"/>
      </w:pPr>
    </w:p>
    <w:p w14:paraId="6051DA00" w14:textId="77777777" w:rsidR="00572EBD" w:rsidRPr="00FA08C9" w:rsidRDefault="00572EBD" w:rsidP="00572EBD"/>
    <w:p w14:paraId="3F252B76" w14:textId="77777777" w:rsidR="00572EBD" w:rsidRPr="00FA08C9" w:rsidRDefault="00572EBD" w:rsidP="00572EBD">
      <w:r w:rsidRPr="00FA08C9">
        <w:rPr>
          <w:b/>
        </w:rPr>
        <w:t>Time limit for this test project:</w:t>
      </w:r>
      <w:r w:rsidRPr="00FA08C9">
        <w:t xml:space="preserve"> 6h</w:t>
      </w:r>
    </w:p>
    <w:p w14:paraId="04E3F820" w14:textId="77777777" w:rsidR="00EF40A8" w:rsidRPr="00FA08C9" w:rsidRDefault="00EF40A8" w:rsidP="00EF40A8"/>
    <w:p w14:paraId="38B2A44A" w14:textId="77777777" w:rsidR="00EF40A8" w:rsidRPr="00FA08C9" w:rsidRDefault="00EF40A8" w:rsidP="00EF40A8">
      <w:pPr>
        <w:pStyle w:val="Heading1"/>
      </w:pPr>
      <w:bookmarkStart w:id="3" w:name="_Toc60882173"/>
      <w:bookmarkStart w:id="4" w:name="_Toc60887859"/>
      <w:r w:rsidRPr="00FA08C9">
        <w:lastRenderedPageBreak/>
        <w:t>Description of project and tasks</w:t>
      </w:r>
      <w:bookmarkEnd w:id="3"/>
      <w:bookmarkEnd w:id="4"/>
    </w:p>
    <w:p w14:paraId="38557B5B" w14:textId="77777777" w:rsidR="00EF40A8" w:rsidRPr="00FA08C9" w:rsidRDefault="00EF40A8" w:rsidP="00EF40A8">
      <w:pPr>
        <w:pStyle w:val="Heading4"/>
        <w:rPr>
          <w:i/>
          <w:color w:val="000000"/>
        </w:rPr>
      </w:pPr>
    </w:p>
    <w:p w14:paraId="000E7849" w14:textId="056A18C6" w:rsidR="005E45B9" w:rsidRPr="00FA08C9" w:rsidRDefault="005E45B9" w:rsidP="005E45B9">
      <w:pPr>
        <w:pStyle w:val="Heading4"/>
        <w:rPr>
          <w:i/>
          <w:color w:val="000000"/>
        </w:rPr>
      </w:pPr>
      <w:r w:rsidRPr="00FA08C9">
        <w:rPr>
          <w:i/>
          <w:color w:val="000000"/>
        </w:rPr>
        <w:t>TASK 1</w:t>
      </w:r>
    </w:p>
    <w:p w14:paraId="46292ECF" w14:textId="3E393B7F" w:rsidR="005E45B9" w:rsidRPr="00FA08C9" w:rsidRDefault="00D71E4C" w:rsidP="005E45B9">
      <w:pPr>
        <w:rPr>
          <w:b/>
        </w:rPr>
      </w:pPr>
      <w:r>
        <w:rPr>
          <w:b/>
        </w:rPr>
        <w:t>S</w:t>
      </w:r>
      <w:r w:rsidR="005E45B9" w:rsidRPr="00FA08C9">
        <w:rPr>
          <w:b/>
        </w:rPr>
        <w:t>ticker</w:t>
      </w:r>
      <w:r>
        <w:rPr>
          <w:b/>
        </w:rPr>
        <w:t xml:space="preserve"> design</w:t>
      </w:r>
    </w:p>
    <w:p w14:paraId="34F58E13" w14:textId="34AC5F70" w:rsidR="005E45B9" w:rsidRPr="00FA08C9" w:rsidRDefault="005E45B9" w:rsidP="005E45B9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  <w:szCs w:val="20"/>
        </w:rPr>
      </w:pPr>
      <w:r w:rsidRPr="00FA08C9">
        <w:rPr>
          <w:sz w:val="20"/>
          <w:szCs w:val="20"/>
        </w:rPr>
        <w:t xml:space="preserve">Design a sticker to be stuck onto the package design. It will be used for promoting Hotels that use </w:t>
      </w:r>
      <w:proofErr w:type="spellStart"/>
      <w:r w:rsidRPr="00FA08C9">
        <w:rPr>
          <w:sz w:val="20"/>
          <w:szCs w:val="20"/>
        </w:rPr>
        <w:t>Prija</w:t>
      </w:r>
      <w:proofErr w:type="spellEnd"/>
    </w:p>
    <w:p w14:paraId="4B582BF8" w14:textId="71C07C62" w:rsidR="005E45B9" w:rsidRDefault="005E45B9" w:rsidP="005E45B9">
      <w:pPr>
        <w:pStyle w:val="CommentText"/>
        <w:rPr>
          <w:sz w:val="20"/>
          <w:szCs w:val="20"/>
        </w:rPr>
      </w:pPr>
      <w:proofErr w:type="gramStart"/>
      <w:r w:rsidRPr="00FA08C9">
        <w:rPr>
          <w:sz w:val="20"/>
          <w:szCs w:val="20"/>
        </w:rPr>
        <w:t>products</w:t>
      </w:r>
      <w:proofErr w:type="gramEnd"/>
      <w:r w:rsidRPr="00FA08C9">
        <w:rPr>
          <w:sz w:val="20"/>
          <w:szCs w:val="20"/>
        </w:rPr>
        <w:t xml:space="preserve">. </w:t>
      </w:r>
      <w:r w:rsidR="00EA45D4" w:rsidRPr="00EA45D4">
        <w:rPr>
          <w:sz w:val="20"/>
          <w:szCs w:val="20"/>
        </w:rPr>
        <w:t xml:space="preserve">Every Hotel using </w:t>
      </w:r>
      <w:proofErr w:type="spellStart"/>
      <w:r w:rsidR="00EA45D4" w:rsidRPr="00EA45D4">
        <w:rPr>
          <w:sz w:val="20"/>
          <w:szCs w:val="20"/>
        </w:rPr>
        <w:t>Prija</w:t>
      </w:r>
      <w:proofErr w:type="spellEnd"/>
      <w:r w:rsidR="00EA45D4" w:rsidRPr="00EA45D4">
        <w:rPr>
          <w:sz w:val="20"/>
          <w:szCs w:val="20"/>
        </w:rPr>
        <w:t xml:space="preserve"> products can display their own logo on the p</w:t>
      </w:r>
      <w:r w:rsidR="00EA45D4">
        <w:rPr>
          <w:sz w:val="20"/>
          <w:szCs w:val="20"/>
        </w:rPr>
        <w:t>ackage via this sticker so the h</w:t>
      </w:r>
      <w:r w:rsidR="00EA45D4" w:rsidRPr="00EA45D4">
        <w:rPr>
          <w:sz w:val="20"/>
          <w:szCs w:val="20"/>
        </w:rPr>
        <w:t>otel can be proud to include the package in the guest rooms</w:t>
      </w:r>
      <w:r w:rsidRPr="00FA08C9">
        <w:rPr>
          <w:sz w:val="20"/>
          <w:szCs w:val="20"/>
        </w:rPr>
        <w:t xml:space="preserve">.  </w:t>
      </w:r>
    </w:p>
    <w:p w14:paraId="36D250AA" w14:textId="77777777" w:rsidR="00150A33" w:rsidRDefault="00150A33" w:rsidP="005E45B9">
      <w:pPr>
        <w:pStyle w:val="CommentText"/>
        <w:rPr>
          <w:sz w:val="20"/>
          <w:szCs w:val="20"/>
        </w:rPr>
      </w:pPr>
    </w:p>
    <w:p w14:paraId="4105E667" w14:textId="7D999FA8" w:rsidR="00150A33" w:rsidRPr="00150A33" w:rsidRDefault="00150A33" w:rsidP="00150A33">
      <w:pPr>
        <w:pStyle w:val="CommentText"/>
        <w:rPr>
          <w:color w:val="3366FF"/>
          <w:sz w:val="20"/>
          <w:szCs w:val="20"/>
        </w:rPr>
      </w:pPr>
      <w:proofErr w:type="spellStart"/>
      <w:proofErr w:type="gramStart"/>
      <w:r w:rsidRPr="00150A33">
        <w:rPr>
          <w:color w:val="3366FF"/>
          <w:sz w:val="20"/>
          <w:szCs w:val="20"/>
        </w:rPr>
        <w:t>Desain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stiker</w:t>
      </w:r>
      <w:proofErr w:type="spellEnd"/>
      <w:r w:rsidRPr="00150A33">
        <w:rPr>
          <w:color w:val="3366FF"/>
          <w:sz w:val="20"/>
          <w:szCs w:val="20"/>
        </w:rPr>
        <w:t xml:space="preserve"> yang </w:t>
      </w:r>
      <w:proofErr w:type="spellStart"/>
      <w:r>
        <w:rPr>
          <w:color w:val="3366FF"/>
          <w:sz w:val="20"/>
          <w:szCs w:val="20"/>
        </w:rPr>
        <w:t>harus</w:t>
      </w:r>
      <w:proofErr w:type="spellEnd"/>
      <w:r>
        <w:rPr>
          <w:color w:val="3366FF"/>
          <w:sz w:val="20"/>
          <w:szCs w:val="20"/>
        </w:rPr>
        <w:t xml:space="preserve"> </w:t>
      </w:r>
      <w:proofErr w:type="spellStart"/>
      <w:r>
        <w:rPr>
          <w:color w:val="3366FF"/>
          <w:sz w:val="20"/>
          <w:szCs w:val="20"/>
        </w:rPr>
        <w:t>dimasukkan</w:t>
      </w:r>
      <w:proofErr w:type="spellEnd"/>
      <w:r>
        <w:rPr>
          <w:color w:val="3366FF"/>
          <w:sz w:val="20"/>
          <w:szCs w:val="20"/>
        </w:rPr>
        <w:t xml:space="preserve"> </w:t>
      </w:r>
      <w:proofErr w:type="spellStart"/>
      <w:r>
        <w:rPr>
          <w:color w:val="3366FF"/>
          <w:sz w:val="20"/>
          <w:szCs w:val="20"/>
        </w:rPr>
        <w:t>ke</w:t>
      </w:r>
      <w:proofErr w:type="spellEnd"/>
      <w:r>
        <w:rPr>
          <w:color w:val="3366FF"/>
          <w:sz w:val="20"/>
          <w:szCs w:val="20"/>
        </w:rPr>
        <w:t xml:space="preserve"> </w:t>
      </w:r>
      <w:proofErr w:type="spellStart"/>
      <w:r>
        <w:rPr>
          <w:color w:val="3366FF"/>
          <w:sz w:val="20"/>
          <w:szCs w:val="20"/>
        </w:rPr>
        <w:t>dalam</w:t>
      </w:r>
      <w:proofErr w:type="spellEnd"/>
      <w:r w:rsidRPr="00150A33">
        <w:rPr>
          <w:color w:val="3366FF"/>
          <w:sz w:val="20"/>
          <w:szCs w:val="20"/>
        </w:rPr>
        <w:t xml:space="preserve"> the package design</w:t>
      </w:r>
      <w:r w:rsidR="00455D1C">
        <w:rPr>
          <w:color w:val="3366FF"/>
          <w:sz w:val="20"/>
          <w:szCs w:val="20"/>
        </w:rPr>
        <w:t>.</w:t>
      </w:r>
      <w:proofErr w:type="gramEnd"/>
      <w:r w:rsidR="00455D1C">
        <w:rPr>
          <w:color w:val="3366FF"/>
          <w:sz w:val="20"/>
          <w:szCs w:val="20"/>
        </w:rPr>
        <w:t xml:space="preserve"> </w:t>
      </w:r>
      <w:proofErr w:type="gramStart"/>
      <w:r w:rsidR="00455D1C" w:rsidRPr="00455D1C">
        <w:rPr>
          <w:color w:val="3366FF"/>
          <w:sz w:val="20"/>
          <w:szCs w:val="20"/>
        </w:rPr>
        <w:t>package</w:t>
      </w:r>
      <w:proofErr w:type="gramEnd"/>
      <w:r w:rsidR="00455D1C" w:rsidRPr="00455D1C">
        <w:rPr>
          <w:color w:val="3366FF"/>
          <w:sz w:val="20"/>
          <w:szCs w:val="20"/>
        </w:rPr>
        <w:t xml:space="preserve"> design </w:t>
      </w:r>
      <w:proofErr w:type="spellStart"/>
      <w:r w:rsidR="00455D1C">
        <w:rPr>
          <w:color w:val="3366FF"/>
          <w:sz w:val="20"/>
          <w:szCs w:val="20"/>
        </w:rPr>
        <w:t>i</w:t>
      </w:r>
      <w:r w:rsidRPr="00150A33">
        <w:rPr>
          <w:color w:val="3366FF"/>
          <w:sz w:val="20"/>
          <w:szCs w:val="20"/>
        </w:rPr>
        <w:t>ni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akan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digunakan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untuk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mempromosikan</w:t>
      </w:r>
      <w:proofErr w:type="spellEnd"/>
      <w:r w:rsidRPr="00150A33">
        <w:rPr>
          <w:color w:val="3366FF"/>
          <w:sz w:val="20"/>
          <w:szCs w:val="20"/>
        </w:rPr>
        <w:t xml:space="preserve"> Hotel yang </w:t>
      </w:r>
      <w:proofErr w:type="spellStart"/>
      <w:r w:rsidRPr="00150A33">
        <w:rPr>
          <w:color w:val="3366FF"/>
          <w:sz w:val="20"/>
          <w:szCs w:val="20"/>
        </w:rPr>
        <w:t>menggunakan</w:t>
      </w:r>
      <w:proofErr w:type="spellEnd"/>
      <w:r w:rsidR="0055496B">
        <w:rPr>
          <w:color w:val="3366FF"/>
          <w:sz w:val="20"/>
          <w:szCs w:val="20"/>
        </w:rPr>
        <w:t xml:space="preserve"> </w:t>
      </w:r>
      <w:proofErr w:type="spellStart"/>
      <w:r w:rsidR="0055496B">
        <w:rPr>
          <w:color w:val="3366FF"/>
          <w:sz w:val="20"/>
          <w:szCs w:val="20"/>
        </w:rPr>
        <w:t>produk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Prija</w:t>
      </w:r>
      <w:proofErr w:type="spellEnd"/>
      <w:r w:rsidRPr="00150A33">
        <w:rPr>
          <w:color w:val="3366FF"/>
          <w:sz w:val="20"/>
          <w:szCs w:val="20"/>
        </w:rPr>
        <w:t xml:space="preserve">. </w:t>
      </w:r>
      <w:proofErr w:type="spellStart"/>
      <w:r w:rsidRPr="00150A33">
        <w:rPr>
          <w:color w:val="3366FF"/>
          <w:sz w:val="20"/>
          <w:szCs w:val="20"/>
        </w:rPr>
        <w:t>Setiap</w:t>
      </w:r>
      <w:proofErr w:type="spellEnd"/>
      <w:r w:rsidRPr="00150A33">
        <w:rPr>
          <w:color w:val="3366FF"/>
          <w:sz w:val="20"/>
          <w:szCs w:val="20"/>
        </w:rPr>
        <w:t xml:space="preserve"> Hotel</w:t>
      </w:r>
      <w:r w:rsidR="009F727C">
        <w:rPr>
          <w:color w:val="3366FF"/>
          <w:sz w:val="20"/>
          <w:szCs w:val="20"/>
        </w:rPr>
        <w:t xml:space="preserve"> yang</w:t>
      </w:r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menggunakan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produk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Prija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dapat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menampilkan</w:t>
      </w:r>
      <w:proofErr w:type="spellEnd"/>
      <w:r w:rsidRPr="00150A33">
        <w:rPr>
          <w:color w:val="3366FF"/>
          <w:sz w:val="20"/>
          <w:szCs w:val="20"/>
        </w:rPr>
        <w:t xml:space="preserve"> logo </w:t>
      </w:r>
      <w:r w:rsidR="00E910BE">
        <w:rPr>
          <w:color w:val="3366FF"/>
          <w:sz w:val="20"/>
          <w:szCs w:val="20"/>
        </w:rPr>
        <w:t xml:space="preserve">hotel </w:t>
      </w:r>
      <w:proofErr w:type="spellStart"/>
      <w:r w:rsidRPr="00150A33">
        <w:rPr>
          <w:color w:val="3366FF"/>
          <w:sz w:val="20"/>
          <w:szCs w:val="20"/>
        </w:rPr>
        <w:t>mereka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sendiri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r w:rsidR="00540AC5">
        <w:rPr>
          <w:color w:val="3366FF"/>
          <w:sz w:val="20"/>
          <w:szCs w:val="20"/>
        </w:rPr>
        <w:t>di</w:t>
      </w:r>
      <w:r w:rsidRPr="00150A33">
        <w:rPr>
          <w:color w:val="3366FF"/>
          <w:sz w:val="20"/>
          <w:szCs w:val="20"/>
        </w:rPr>
        <w:t xml:space="preserve"> </w:t>
      </w:r>
      <w:r w:rsidR="007E010D" w:rsidRPr="007E010D">
        <w:rPr>
          <w:color w:val="3366FF"/>
          <w:sz w:val="20"/>
          <w:szCs w:val="20"/>
        </w:rPr>
        <w:t xml:space="preserve">the package </w:t>
      </w:r>
      <w:proofErr w:type="spellStart"/>
      <w:r w:rsidRPr="00150A33">
        <w:rPr>
          <w:color w:val="3366FF"/>
          <w:sz w:val="20"/>
          <w:szCs w:val="20"/>
        </w:rPr>
        <w:t>melalui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stiker</w:t>
      </w:r>
      <w:proofErr w:type="spellEnd"/>
      <w:r w:rsidR="0016483A">
        <w:rPr>
          <w:color w:val="3366FF"/>
          <w:sz w:val="20"/>
          <w:szCs w:val="20"/>
        </w:rPr>
        <w:t xml:space="preserve"> </w:t>
      </w:r>
      <w:proofErr w:type="spellStart"/>
      <w:r w:rsidR="0016483A">
        <w:rPr>
          <w:color w:val="3366FF"/>
          <w:sz w:val="20"/>
          <w:szCs w:val="20"/>
        </w:rPr>
        <w:t>ini</w:t>
      </w:r>
      <w:proofErr w:type="spellEnd"/>
      <w:r w:rsidR="0016483A">
        <w:rPr>
          <w:color w:val="3366FF"/>
          <w:sz w:val="20"/>
          <w:szCs w:val="20"/>
        </w:rPr>
        <w:t>,</w:t>
      </w:r>
      <w:r w:rsidRPr="00150A33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sehingga</w:t>
      </w:r>
      <w:proofErr w:type="spellEnd"/>
      <w:r w:rsidRPr="00150A33">
        <w:rPr>
          <w:color w:val="3366FF"/>
          <w:sz w:val="20"/>
          <w:szCs w:val="20"/>
        </w:rPr>
        <w:t xml:space="preserve"> hotel </w:t>
      </w:r>
      <w:r w:rsidR="00540AC5">
        <w:rPr>
          <w:color w:val="3366FF"/>
          <w:sz w:val="20"/>
          <w:szCs w:val="20"/>
        </w:rPr>
        <w:t xml:space="preserve">yang </w:t>
      </w:r>
      <w:proofErr w:type="spellStart"/>
      <w:r w:rsidR="00540AC5">
        <w:rPr>
          <w:color w:val="3366FF"/>
          <w:sz w:val="20"/>
          <w:szCs w:val="20"/>
        </w:rPr>
        <w:t>menggunakan</w:t>
      </w:r>
      <w:r w:rsidR="002C34AA">
        <w:rPr>
          <w:color w:val="3366FF"/>
          <w:sz w:val="20"/>
          <w:szCs w:val="20"/>
        </w:rPr>
        <w:t>nya</w:t>
      </w:r>
      <w:proofErr w:type="spellEnd"/>
      <w:r w:rsidR="00540AC5">
        <w:rPr>
          <w:color w:val="3366FF"/>
          <w:sz w:val="20"/>
          <w:szCs w:val="20"/>
        </w:rPr>
        <w:t xml:space="preserve"> </w:t>
      </w:r>
      <w:proofErr w:type="spellStart"/>
      <w:r w:rsidRPr="00150A33">
        <w:rPr>
          <w:color w:val="3366FF"/>
          <w:sz w:val="20"/>
          <w:szCs w:val="20"/>
        </w:rPr>
        <w:t>bangga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proofErr w:type="spellStart"/>
      <w:r w:rsidR="007E010D">
        <w:rPr>
          <w:color w:val="3366FF"/>
          <w:sz w:val="20"/>
          <w:szCs w:val="20"/>
        </w:rPr>
        <w:t>menyediakan</w:t>
      </w:r>
      <w:proofErr w:type="spellEnd"/>
      <w:r w:rsidRPr="00150A33">
        <w:rPr>
          <w:color w:val="3366FF"/>
          <w:sz w:val="20"/>
          <w:szCs w:val="20"/>
        </w:rPr>
        <w:t xml:space="preserve"> </w:t>
      </w:r>
      <w:r w:rsidR="007E010D" w:rsidRPr="007E010D">
        <w:rPr>
          <w:color w:val="3366FF"/>
          <w:sz w:val="20"/>
          <w:szCs w:val="20"/>
        </w:rPr>
        <w:t xml:space="preserve">the package </w:t>
      </w:r>
      <w:r w:rsidRPr="00150A33">
        <w:rPr>
          <w:color w:val="3366FF"/>
          <w:sz w:val="20"/>
          <w:szCs w:val="20"/>
        </w:rPr>
        <w:t xml:space="preserve">di </w:t>
      </w:r>
      <w:r w:rsidR="007E010D" w:rsidRPr="007E010D">
        <w:rPr>
          <w:color w:val="3366FF"/>
          <w:sz w:val="20"/>
          <w:szCs w:val="20"/>
        </w:rPr>
        <w:t>guest rooms</w:t>
      </w:r>
      <w:r w:rsidRPr="00150A33">
        <w:rPr>
          <w:color w:val="3366FF"/>
          <w:sz w:val="20"/>
          <w:szCs w:val="20"/>
        </w:rPr>
        <w:t>.</w:t>
      </w:r>
    </w:p>
    <w:p w14:paraId="109BA45C" w14:textId="77777777" w:rsidR="005E45B9" w:rsidRPr="00FA08C9" w:rsidRDefault="005E45B9" w:rsidP="005E45B9">
      <w:pPr>
        <w:ind w:left="284" w:hanging="284"/>
        <w:rPr>
          <w:rFonts w:cs="Arial"/>
          <w:b/>
          <w:szCs w:val="20"/>
        </w:rPr>
      </w:pPr>
    </w:p>
    <w:p w14:paraId="3DFD1A0A" w14:textId="77777777" w:rsidR="005E45B9" w:rsidRPr="00FA08C9" w:rsidRDefault="005E45B9" w:rsidP="005E45B9">
      <w:pPr>
        <w:ind w:left="284" w:hanging="284"/>
        <w:rPr>
          <w:rFonts w:cs="Arial"/>
          <w:b/>
          <w:szCs w:val="20"/>
        </w:rPr>
      </w:pPr>
      <w:r w:rsidRPr="00FA08C9">
        <w:rPr>
          <w:rFonts w:cs="Arial"/>
          <w:b/>
          <w:szCs w:val="20"/>
        </w:rPr>
        <w:t xml:space="preserve">Elements on the sticker </w:t>
      </w:r>
    </w:p>
    <w:p w14:paraId="31DCC973" w14:textId="42D40DD6" w:rsidR="005E45B9" w:rsidRPr="00FA08C9" w:rsidRDefault="005E45B9" w:rsidP="005E45B9">
      <w:pPr>
        <w:ind w:left="284" w:hanging="284"/>
      </w:pPr>
      <w:r w:rsidRPr="00FA08C9">
        <w:t xml:space="preserve">• </w:t>
      </w:r>
      <w:r w:rsidRPr="00FA08C9">
        <w:tab/>
      </w:r>
      <w:proofErr w:type="gramStart"/>
      <w:r w:rsidRPr="00FA08C9">
        <w:t>You</w:t>
      </w:r>
      <w:proofErr w:type="gramEnd"/>
      <w:r w:rsidRPr="00FA08C9">
        <w:t xml:space="preserve"> may create your own illustrations</w:t>
      </w:r>
      <w:r w:rsidR="00C520B0" w:rsidRPr="00FA08C9">
        <w:t xml:space="preserve"> </w:t>
      </w:r>
      <w:r w:rsidRPr="00FA08C9">
        <w:t>for the sticker design</w:t>
      </w:r>
    </w:p>
    <w:p w14:paraId="7E29161E" w14:textId="77777777" w:rsidR="005E45B9" w:rsidRPr="00FA08C9" w:rsidRDefault="005E45B9" w:rsidP="005E45B9">
      <w:pPr>
        <w:ind w:left="284" w:hanging="284"/>
      </w:pPr>
      <w:r w:rsidRPr="00FA08C9">
        <w:t xml:space="preserve">• </w:t>
      </w:r>
      <w:r w:rsidRPr="00FA08C9">
        <w:tab/>
        <w:t>Include the Sticker Text on the sticker (“Mod3_Text.docx”)</w:t>
      </w:r>
    </w:p>
    <w:p w14:paraId="094278D5" w14:textId="0070A1F5" w:rsidR="005E45B9" w:rsidRPr="00FA08C9" w:rsidRDefault="005E45B9" w:rsidP="003B2FF9">
      <w:pPr>
        <w:ind w:left="284" w:hanging="284"/>
      </w:pPr>
      <w:r w:rsidRPr="00FA08C9">
        <w:t xml:space="preserve">• </w:t>
      </w:r>
      <w:r w:rsidRPr="00FA08C9">
        <w:tab/>
        <w:t>Include the Hotel logo on the stic</w:t>
      </w:r>
      <w:r w:rsidR="003B2FF9" w:rsidRPr="00FA08C9">
        <w:t>ker (“Mod3_Logo_</w:t>
      </w:r>
      <w:r w:rsidR="00C6210C">
        <w:t>HolidayInn</w:t>
      </w:r>
      <w:r w:rsidRPr="00FA08C9">
        <w:t>”)</w:t>
      </w:r>
    </w:p>
    <w:p w14:paraId="562247A3" w14:textId="77777777" w:rsidR="005E45B9" w:rsidRPr="00FA08C9" w:rsidRDefault="005E45B9" w:rsidP="005E45B9"/>
    <w:p w14:paraId="7C232442" w14:textId="77777777" w:rsidR="005E45B9" w:rsidRPr="00FA08C9" w:rsidRDefault="005E45B9" w:rsidP="005E45B9">
      <w:pPr>
        <w:pStyle w:val="Heading3"/>
      </w:pPr>
      <w:r w:rsidRPr="00FA08C9">
        <w:t>Technical specifications</w:t>
      </w:r>
    </w:p>
    <w:p w14:paraId="6B32F554" w14:textId="1975E6B7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</w:pPr>
      <w:r w:rsidRPr="00FA08C9">
        <w:t xml:space="preserve">Dimensions: </w:t>
      </w:r>
      <w:r w:rsidRPr="00FA08C9">
        <w:tab/>
      </w:r>
      <w:r w:rsidRPr="00C44EA1">
        <w:t xml:space="preserve">A minimum of 40mm (wide or high) </w:t>
      </w:r>
      <w:r w:rsidR="00784490" w:rsidRPr="003461F5">
        <w:rPr>
          <w:color w:val="3366FF"/>
        </w:rPr>
        <w:t>(</w:t>
      </w:r>
      <w:proofErr w:type="spellStart"/>
      <w:r w:rsidR="003461F5" w:rsidRPr="003461F5">
        <w:rPr>
          <w:color w:val="3366FF"/>
        </w:rPr>
        <w:t>lebar</w:t>
      </w:r>
      <w:proofErr w:type="spellEnd"/>
      <w:r w:rsidR="003461F5" w:rsidRPr="003461F5">
        <w:rPr>
          <w:color w:val="3366FF"/>
        </w:rPr>
        <w:t xml:space="preserve"> </w:t>
      </w:r>
      <w:proofErr w:type="spellStart"/>
      <w:r w:rsidR="003461F5" w:rsidRPr="003461F5">
        <w:rPr>
          <w:color w:val="3366FF"/>
        </w:rPr>
        <w:t>atau</w:t>
      </w:r>
      <w:proofErr w:type="spellEnd"/>
      <w:r w:rsidR="003461F5" w:rsidRPr="003461F5">
        <w:rPr>
          <w:color w:val="3366FF"/>
        </w:rPr>
        <w:t xml:space="preserve"> </w:t>
      </w:r>
      <w:proofErr w:type="spellStart"/>
      <w:r w:rsidR="003461F5" w:rsidRPr="003461F5">
        <w:rPr>
          <w:color w:val="3366FF"/>
        </w:rPr>
        <w:t>tinggi</w:t>
      </w:r>
      <w:proofErr w:type="spellEnd"/>
      <w:r w:rsidR="00784490" w:rsidRPr="003461F5">
        <w:rPr>
          <w:color w:val="3366FF"/>
        </w:rPr>
        <w:t>)</w:t>
      </w:r>
    </w:p>
    <w:p w14:paraId="1CFA9360" w14:textId="708F49FC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</w:pPr>
      <w:r w:rsidRPr="00C44EA1">
        <w:t>Bleed</w:t>
      </w:r>
      <w:r w:rsidR="00985786" w:rsidRPr="00C44EA1">
        <w:t xml:space="preserve"> (if necessary)</w:t>
      </w:r>
      <w:r w:rsidRPr="00C44EA1">
        <w:t xml:space="preserve">: </w:t>
      </w:r>
      <w:r w:rsidRPr="00C44EA1">
        <w:tab/>
        <w:t>3 mm</w:t>
      </w:r>
    </w:p>
    <w:p w14:paraId="53F48717" w14:textId="223E9224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</w:pPr>
      <w:r w:rsidRPr="00C44EA1">
        <w:t xml:space="preserve">Colours: </w:t>
      </w:r>
      <w:r w:rsidRPr="00C44EA1">
        <w:tab/>
        <w:t xml:space="preserve">2 pantone </w:t>
      </w:r>
      <w:r w:rsidR="00BC245E" w:rsidRPr="00C44EA1">
        <w:t>c</w:t>
      </w:r>
      <w:r w:rsidRPr="00C44EA1">
        <w:t>oated colo</w:t>
      </w:r>
      <w:r w:rsidR="00E71238" w:rsidRPr="00C44EA1">
        <w:t>u</w:t>
      </w:r>
      <w:r w:rsidRPr="00C44EA1">
        <w:t xml:space="preserve">rs and one </w:t>
      </w:r>
      <w:proofErr w:type="spellStart"/>
      <w:r w:rsidRPr="00C44EA1">
        <w:t>dieline</w:t>
      </w:r>
      <w:proofErr w:type="spellEnd"/>
      <w:r w:rsidR="007D5AD6" w:rsidRPr="00C44EA1">
        <w:t xml:space="preserve"> plate (named: </w:t>
      </w:r>
      <w:proofErr w:type="spellStart"/>
      <w:r w:rsidR="007D5AD6" w:rsidRPr="00C44EA1">
        <w:t>dieline</w:t>
      </w:r>
      <w:proofErr w:type="spellEnd"/>
      <w:r w:rsidR="007D5AD6" w:rsidRPr="00C44EA1">
        <w:t>)</w:t>
      </w:r>
      <w:r w:rsidRPr="00C44EA1">
        <w:t xml:space="preserve"> </w:t>
      </w:r>
    </w:p>
    <w:p w14:paraId="66EF668E" w14:textId="557931C3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</w:pPr>
      <w:r w:rsidRPr="00C44EA1">
        <w:t xml:space="preserve">Printing: </w:t>
      </w:r>
      <w:r w:rsidRPr="00C44EA1">
        <w:tab/>
        <w:t xml:space="preserve">printed on one side only </w:t>
      </w:r>
    </w:p>
    <w:p w14:paraId="31D0B8B8" w14:textId="77777777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  <w:rPr>
          <w:rFonts w:cs="Arial"/>
          <w:szCs w:val="20"/>
        </w:rPr>
      </w:pPr>
      <w:r w:rsidRPr="00C44EA1">
        <w:rPr>
          <w:rFonts w:cs="Arial"/>
          <w:szCs w:val="20"/>
        </w:rPr>
        <w:t xml:space="preserve">Trapping (if necessary): </w:t>
      </w:r>
      <w:r w:rsidRPr="00C44EA1">
        <w:rPr>
          <w:rFonts w:cs="Arial"/>
          <w:szCs w:val="20"/>
        </w:rPr>
        <w:tab/>
        <w:t xml:space="preserve">0.4 </w:t>
      </w:r>
      <w:proofErr w:type="spellStart"/>
      <w:r w:rsidRPr="00C44EA1">
        <w:rPr>
          <w:rFonts w:cs="Arial"/>
          <w:szCs w:val="20"/>
        </w:rPr>
        <w:t>pt</w:t>
      </w:r>
      <w:proofErr w:type="spellEnd"/>
    </w:p>
    <w:p w14:paraId="2F4B3925" w14:textId="329EE00B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  <w:rPr>
          <w:b/>
        </w:rPr>
      </w:pPr>
      <w:r w:rsidRPr="00C44EA1">
        <w:rPr>
          <w:rFonts w:cs="Arial"/>
          <w:b/>
          <w:szCs w:val="20"/>
        </w:rPr>
        <w:t>The sticker must be vector only</w:t>
      </w:r>
      <w:r w:rsidR="000B7368" w:rsidRPr="00C44EA1">
        <w:rPr>
          <w:rFonts w:cs="Arial"/>
          <w:b/>
          <w:szCs w:val="20"/>
        </w:rPr>
        <w:t xml:space="preserve"> </w:t>
      </w:r>
    </w:p>
    <w:p w14:paraId="73DC1329" w14:textId="77777777" w:rsidR="005E45B9" w:rsidRPr="00C44EA1" w:rsidRDefault="005E45B9" w:rsidP="005E45B9">
      <w:pPr>
        <w:tabs>
          <w:tab w:val="left" w:pos="3686"/>
          <w:tab w:val="left" w:pos="3828"/>
        </w:tabs>
        <w:ind w:left="3828" w:hanging="3828"/>
      </w:pPr>
    </w:p>
    <w:p w14:paraId="5CD7FA1D" w14:textId="77777777" w:rsidR="005E45B9" w:rsidRPr="00FA08C9" w:rsidRDefault="005E45B9" w:rsidP="005E45B9">
      <w:pPr>
        <w:pStyle w:val="Heading3"/>
      </w:pPr>
    </w:p>
    <w:p w14:paraId="64A30BDD" w14:textId="77777777" w:rsidR="005E45B9" w:rsidRPr="00FA08C9" w:rsidRDefault="005E45B9" w:rsidP="005E45B9">
      <w:pPr>
        <w:pStyle w:val="Heading3"/>
      </w:pPr>
      <w:r w:rsidRPr="00FA08C9">
        <w:t>You must deliver</w:t>
      </w:r>
    </w:p>
    <w:p w14:paraId="00A3EC10" w14:textId="77777777" w:rsidR="005D4034" w:rsidRPr="00FA08C9" w:rsidRDefault="005D4034" w:rsidP="005D4034">
      <w:pPr>
        <w:ind w:left="284" w:hanging="284"/>
      </w:pPr>
      <w:r w:rsidRPr="00FA08C9">
        <w:t xml:space="preserve">• </w:t>
      </w:r>
      <w:r w:rsidRPr="00FA08C9">
        <w:tab/>
      </w:r>
      <w:r>
        <w:rPr>
          <w:szCs w:val="20"/>
          <w:lang w:val="en-US"/>
        </w:rPr>
        <w:t xml:space="preserve">Folders as specified in “Instructions to the Competitor” on page 4. </w:t>
      </w:r>
      <w:r>
        <w:rPr>
          <w:szCs w:val="20"/>
          <w:lang w:val="en-US"/>
        </w:rPr>
        <w:br/>
      </w:r>
      <w:r>
        <w:rPr>
          <w:b/>
          <w:bCs/>
          <w:szCs w:val="20"/>
          <w:lang w:val="en-US"/>
        </w:rPr>
        <w:t>Only files from these</w:t>
      </w:r>
      <w:r w:rsidRPr="00771A3D">
        <w:rPr>
          <w:b/>
          <w:bCs/>
          <w:szCs w:val="20"/>
          <w:lang w:val="en-US"/>
        </w:rPr>
        <w:t xml:space="preserve"> folder</w:t>
      </w:r>
      <w:r>
        <w:rPr>
          <w:b/>
          <w:bCs/>
          <w:szCs w:val="20"/>
          <w:lang w:val="en-US"/>
        </w:rPr>
        <w:t>s</w:t>
      </w:r>
      <w:r w:rsidRPr="00771A3D">
        <w:rPr>
          <w:b/>
          <w:bCs/>
          <w:szCs w:val="20"/>
          <w:lang w:val="en-US"/>
        </w:rPr>
        <w:t xml:space="preserve"> will be </w:t>
      </w:r>
      <w:r>
        <w:rPr>
          <w:b/>
          <w:bCs/>
          <w:szCs w:val="20"/>
          <w:lang w:val="en-US"/>
        </w:rPr>
        <w:t>assessed</w:t>
      </w:r>
    </w:p>
    <w:p w14:paraId="5E0B1B9D" w14:textId="77777777" w:rsidR="005E45B9" w:rsidRPr="00FA08C9" w:rsidRDefault="005E45B9" w:rsidP="005E45B9">
      <w:pPr>
        <w:ind w:left="284" w:hanging="284"/>
      </w:pPr>
      <w:r w:rsidRPr="00FA08C9">
        <w:t xml:space="preserve">• </w:t>
      </w:r>
      <w:r w:rsidRPr="00FA08C9">
        <w:tab/>
        <w:t>1 final composite PDF/X-4</w:t>
      </w:r>
      <w:proofErr w:type="gramStart"/>
      <w:r w:rsidRPr="00FA08C9">
        <w:t>:2008</w:t>
      </w:r>
      <w:proofErr w:type="gramEnd"/>
      <w:r w:rsidRPr="00FA08C9">
        <w:t xml:space="preserve"> file (including bleed and die line only).</w:t>
      </w:r>
    </w:p>
    <w:p w14:paraId="0DB6A5C1" w14:textId="1B24CC7B" w:rsidR="005E45B9" w:rsidRPr="00FA08C9" w:rsidRDefault="005E45B9" w:rsidP="005E45B9">
      <w:pPr>
        <w:ind w:left="284" w:hanging="284"/>
      </w:pPr>
      <w:r w:rsidRPr="00FA08C9">
        <w:t xml:space="preserve">• </w:t>
      </w:r>
      <w:r w:rsidRPr="00FA08C9">
        <w:tab/>
        <w:t>1 printout at 100% on A4 with bleed, die line, colo</w:t>
      </w:r>
      <w:r w:rsidR="00E71238">
        <w:t>u</w:t>
      </w:r>
      <w:r w:rsidRPr="00FA08C9">
        <w:t xml:space="preserve">r bars and registration marks only. </w:t>
      </w:r>
    </w:p>
    <w:p w14:paraId="3301A1F9" w14:textId="36EE53E0" w:rsidR="005E45B9" w:rsidRPr="00FA08C9" w:rsidRDefault="005E45B9" w:rsidP="005E45B9">
      <w:pPr>
        <w:ind w:left="284" w:hanging="284"/>
      </w:pPr>
      <w:proofErr w:type="gramStart"/>
      <w:r w:rsidRPr="00FA08C9">
        <w:t>•</w:t>
      </w:r>
      <w:r w:rsidRPr="00FA08C9">
        <w:tab/>
        <w:t>1 printout trimmed to size</w:t>
      </w:r>
      <w:r w:rsidR="00E07CFA">
        <w:t xml:space="preserve"> and mounted on an A4 board</w:t>
      </w:r>
      <w:r w:rsidRPr="00FA08C9">
        <w:t>.</w:t>
      </w:r>
      <w:proofErr w:type="gramEnd"/>
      <w:r w:rsidRPr="00FA08C9">
        <w:t xml:space="preserve"> </w:t>
      </w:r>
    </w:p>
    <w:p w14:paraId="60AFA486" w14:textId="77777777" w:rsidR="005E45B9" w:rsidRPr="00FA08C9" w:rsidRDefault="005E45B9" w:rsidP="005E45B9">
      <w:pPr>
        <w:pStyle w:val="Heading4"/>
        <w:rPr>
          <w:i/>
          <w:color w:val="auto"/>
        </w:rPr>
      </w:pPr>
    </w:p>
    <w:p w14:paraId="4D478511" w14:textId="77777777" w:rsidR="005E45B9" w:rsidRPr="00FA08C9" w:rsidRDefault="005E45B9" w:rsidP="005E45B9">
      <w:pPr>
        <w:pStyle w:val="Heading4"/>
        <w:jc w:val="center"/>
      </w:pPr>
    </w:p>
    <w:p w14:paraId="6DEB4894" w14:textId="77777777" w:rsidR="005E45B9" w:rsidRPr="00FA08C9" w:rsidRDefault="005E45B9" w:rsidP="005E45B9">
      <w:pPr>
        <w:pStyle w:val="Heading4"/>
      </w:pPr>
      <w:r w:rsidRPr="00FA08C9">
        <w:br w:type="page"/>
      </w:r>
    </w:p>
    <w:p w14:paraId="426A2F0B" w14:textId="3E88EF00" w:rsidR="00EF40A8" w:rsidRPr="00FA08C9" w:rsidRDefault="005E45B9" w:rsidP="005E45B9">
      <w:pPr>
        <w:pStyle w:val="Heading4"/>
        <w:rPr>
          <w:i/>
          <w:color w:val="000000"/>
        </w:rPr>
      </w:pPr>
      <w:r w:rsidRPr="00FA08C9">
        <w:rPr>
          <w:i/>
          <w:color w:val="000000"/>
        </w:rPr>
        <w:lastRenderedPageBreak/>
        <w:t>TASK 2</w:t>
      </w:r>
    </w:p>
    <w:p w14:paraId="27B3C11A" w14:textId="25F52778" w:rsidR="00AB290F" w:rsidRPr="00FA08C9" w:rsidRDefault="00AB290F" w:rsidP="00EF40A8">
      <w:pPr>
        <w:rPr>
          <w:b/>
        </w:rPr>
      </w:pPr>
      <w:r w:rsidRPr="00FA08C9">
        <w:rPr>
          <w:b/>
        </w:rPr>
        <w:t>Design a</w:t>
      </w:r>
      <w:r w:rsidR="00EF40A8" w:rsidRPr="00FA08C9">
        <w:rPr>
          <w:b/>
        </w:rPr>
        <w:t xml:space="preserve"> package</w:t>
      </w:r>
      <w:r w:rsidR="009678A3">
        <w:rPr>
          <w:b/>
        </w:rPr>
        <w:t xml:space="preserve"> </w:t>
      </w:r>
      <w:r w:rsidR="002E7734">
        <w:rPr>
          <w:b/>
        </w:rPr>
        <w:t>to hold</w:t>
      </w:r>
      <w:r w:rsidR="002E7734" w:rsidRPr="00FA08C9">
        <w:rPr>
          <w:b/>
        </w:rPr>
        <w:t xml:space="preserve"> </w:t>
      </w:r>
      <w:r w:rsidRPr="00FA08C9">
        <w:rPr>
          <w:b/>
        </w:rPr>
        <w:t>3 different beauty products.</w:t>
      </w:r>
    </w:p>
    <w:p w14:paraId="47D1B1A1" w14:textId="4AADA885" w:rsidR="0005025D" w:rsidRDefault="00AA5F76" w:rsidP="00EF40A8">
      <w:pPr>
        <w:rPr>
          <w:rStyle w:val="longtext"/>
          <w:rFonts w:cs="Arial"/>
          <w:szCs w:val="20"/>
          <w:shd w:val="clear" w:color="auto" w:fill="FFFFFF"/>
        </w:rPr>
      </w:pPr>
      <w:r w:rsidRPr="00FA08C9">
        <w:t xml:space="preserve">The </w:t>
      </w:r>
      <w:r w:rsidR="00AB290F" w:rsidRPr="00FA08C9">
        <w:t xml:space="preserve">three </w:t>
      </w:r>
      <w:r w:rsidR="00AB290F" w:rsidRPr="00C44EA1">
        <w:t>products</w:t>
      </w:r>
      <w:r w:rsidR="000E7E3F" w:rsidRPr="00C44EA1">
        <w:t xml:space="preserve"> must fit into one package</w:t>
      </w:r>
      <w:r w:rsidR="00250147" w:rsidRPr="00C44EA1">
        <w:rPr>
          <w:rStyle w:val="longtext"/>
          <w:rFonts w:cs="Arial"/>
          <w:szCs w:val="20"/>
          <w:shd w:val="clear" w:color="auto" w:fill="FFFFFF"/>
        </w:rPr>
        <w:t xml:space="preserve"> and e</w:t>
      </w:r>
      <w:r w:rsidR="002C67DE" w:rsidRPr="00C44EA1">
        <w:rPr>
          <w:rStyle w:val="longtext"/>
          <w:rFonts w:cs="Arial"/>
          <w:szCs w:val="20"/>
          <w:shd w:val="clear" w:color="auto" w:fill="FFFFFF"/>
        </w:rPr>
        <w:t xml:space="preserve">ach product differs in shape and volume. </w:t>
      </w:r>
      <w:r w:rsidR="007D5AD6" w:rsidRPr="00C44EA1">
        <w:rPr>
          <w:rStyle w:val="longtext"/>
          <w:rFonts w:cs="Arial"/>
          <w:szCs w:val="20"/>
          <w:shd w:val="clear" w:color="auto" w:fill="FFFFFF"/>
        </w:rPr>
        <w:t>The package must be an appropriate size for the products.</w:t>
      </w:r>
    </w:p>
    <w:p w14:paraId="5ED52298" w14:textId="68CFFFC9" w:rsidR="009B7574" w:rsidRPr="00C44EA1" w:rsidRDefault="009B7574" w:rsidP="00EF40A8">
      <w:pPr>
        <w:rPr>
          <w:rStyle w:val="longtext"/>
          <w:rFonts w:cs="Arial"/>
          <w:szCs w:val="20"/>
          <w:shd w:val="clear" w:color="auto" w:fill="FFFFFF"/>
        </w:rPr>
      </w:pPr>
      <w:proofErr w:type="spellStart"/>
      <w:r w:rsidRPr="009B7574">
        <w:rPr>
          <w:color w:val="3366FF"/>
        </w:rPr>
        <w:t>Ketiga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produk</w:t>
      </w:r>
      <w:proofErr w:type="spellEnd"/>
      <w:r w:rsidRPr="009B7574">
        <w:rPr>
          <w:color w:val="3366FF"/>
        </w:rPr>
        <w:t xml:space="preserve"> </w:t>
      </w:r>
      <w:proofErr w:type="spellStart"/>
      <w:r>
        <w:rPr>
          <w:color w:val="3366FF"/>
        </w:rPr>
        <w:t>ini</w:t>
      </w:r>
      <w:proofErr w:type="spellEnd"/>
      <w:r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harus</w:t>
      </w:r>
      <w:proofErr w:type="spellEnd"/>
      <w:r w:rsidR="00084D02">
        <w:rPr>
          <w:color w:val="3366FF"/>
        </w:rPr>
        <w:t xml:space="preserve"> </w:t>
      </w:r>
      <w:proofErr w:type="spellStart"/>
      <w:r w:rsidR="00084D02">
        <w:rPr>
          <w:color w:val="3366FF"/>
        </w:rPr>
        <w:t>dapat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masuk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ke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dalam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satu</w:t>
      </w:r>
      <w:proofErr w:type="spellEnd"/>
      <w:r w:rsidRPr="009B7574">
        <w:rPr>
          <w:color w:val="3366FF"/>
        </w:rPr>
        <w:t xml:space="preserve"> </w:t>
      </w:r>
      <w:r w:rsidR="00084D02" w:rsidRPr="00084D02">
        <w:rPr>
          <w:color w:val="3366FF"/>
        </w:rPr>
        <w:t xml:space="preserve">package </w:t>
      </w:r>
      <w:proofErr w:type="spellStart"/>
      <w:r w:rsidRPr="009B7574">
        <w:rPr>
          <w:color w:val="3366FF"/>
        </w:rPr>
        <w:t>dan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setiap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produk</w:t>
      </w:r>
      <w:proofErr w:type="spellEnd"/>
      <w:r w:rsidRPr="009B7574">
        <w:rPr>
          <w:color w:val="3366FF"/>
        </w:rPr>
        <w:t xml:space="preserve"> </w:t>
      </w:r>
      <w:r w:rsidR="00084D02">
        <w:rPr>
          <w:color w:val="3366FF"/>
        </w:rPr>
        <w:t xml:space="preserve">yang </w:t>
      </w:r>
      <w:proofErr w:type="spellStart"/>
      <w:proofErr w:type="gramStart"/>
      <w:r w:rsidR="00084D02">
        <w:rPr>
          <w:color w:val="3366FF"/>
        </w:rPr>
        <w:t>akan</w:t>
      </w:r>
      <w:proofErr w:type="spellEnd"/>
      <w:proofErr w:type="gramEnd"/>
      <w:r w:rsidR="00084D02">
        <w:rPr>
          <w:color w:val="3366FF"/>
        </w:rPr>
        <w:t xml:space="preserve"> </w:t>
      </w:r>
      <w:proofErr w:type="spellStart"/>
      <w:r w:rsidR="00084D02">
        <w:rPr>
          <w:color w:val="3366FF"/>
        </w:rPr>
        <w:t>masuk</w:t>
      </w:r>
      <w:proofErr w:type="spellEnd"/>
      <w:r w:rsidR="00084D02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berbeda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dalam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bentuk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dan</w:t>
      </w:r>
      <w:proofErr w:type="spellEnd"/>
      <w:r w:rsidRPr="009B7574">
        <w:rPr>
          <w:color w:val="3366FF"/>
        </w:rPr>
        <w:t xml:space="preserve"> volume. </w:t>
      </w:r>
      <w:proofErr w:type="gramStart"/>
      <w:r w:rsidR="00A90B66" w:rsidRPr="00A90B66">
        <w:rPr>
          <w:color w:val="3366FF"/>
        </w:rPr>
        <w:t xml:space="preserve">The package </w:t>
      </w:r>
      <w:proofErr w:type="spellStart"/>
      <w:r w:rsidRPr="009B7574">
        <w:rPr>
          <w:color w:val="3366FF"/>
        </w:rPr>
        <w:t>harus</w:t>
      </w:r>
      <w:proofErr w:type="spellEnd"/>
      <w:r w:rsidRPr="009B7574">
        <w:rPr>
          <w:color w:val="3366FF"/>
        </w:rPr>
        <w:t xml:space="preserve"> </w:t>
      </w:r>
      <w:proofErr w:type="spellStart"/>
      <w:r w:rsidR="00A90B66">
        <w:rPr>
          <w:color w:val="3366FF"/>
        </w:rPr>
        <w:t>memiliki</w:t>
      </w:r>
      <w:proofErr w:type="spellEnd"/>
      <w:r w:rsidR="00A90B66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ukuran</w:t>
      </w:r>
      <w:proofErr w:type="spellEnd"/>
      <w:r w:rsidRPr="009B7574">
        <w:rPr>
          <w:color w:val="3366FF"/>
        </w:rPr>
        <w:t xml:space="preserve"> yang </w:t>
      </w:r>
      <w:proofErr w:type="spellStart"/>
      <w:r w:rsidRPr="009B7574">
        <w:rPr>
          <w:color w:val="3366FF"/>
        </w:rPr>
        <w:t>sesuai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untuk</w:t>
      </w:r>
      <w:proofErr w:type="spellEnd"/>
      <w:r w:rsidRPr="009B7574">
        <w:rPr>
          <w:color w:val="3366FF"/>
        </w:rPr>
        <w:t xml:space="preserve"> </w:t>
      </w:r>
      <w:proofErr w:type="spellStart"/>
      <w:r w:rsidRPr="009B7574">
        <w:rPr>
          <w:color w:val="3366FF"/>
        </w:rPr>
        <w:t>produk</w:t>
      </w:r>
      <w:r w:rsidR="00A90B66">
        <w:rPr>
          <w:color w:val="3366FF"/>
        </w:rPr>
        <w:t>nya</w:t>
      </w:r>
      <w:proofErr w:type="spellEnd"/>
      <w:r w:rsidRPr="009B7574">
        <w:rPr>
          <w:color w:val="3366FF"/>
        </w:rPr>
        <w:t>.</w:t>
      </w:r>
      <w:proofErr w:type="gramEnd"/>
    </w:p>
    <w:p w14:paraId="3991D23E" w14:textId="7628D05A" w:rsidR="0005025D" w:rsidRPr="00C44EA1" w:rsidRDefault="0005025D" w:rsidP="0005025D">
      <w:pPr>
        <w:rPr>
          <w:rStyle w:val="longtext"/>
          <w:rFonts w:cs="Arial"/>
          <w:szCs w:val="20"/>
          <w:shd w:val="clear" w:color="auto" w:fill="FFFFFF"/>
        </w:rPr>
      </w:pPr>
      <w:r w:rsidRPr="00C44EA1">
        <w:rPr>
          <w:rStyle w:val="longtext"/>
          <w:rFonts w:cs="Arial"/>
          <w:szCs w:val="20"/>
          <w:shd w:val="clear" w:color="auto" w:fill="FFFFFF"/>
        </w:rPr>
        <w:t>You must choose one of the following</w:t>
      </w:r>
      <w:r w:rsidR="00770EA1" w:rsidRPr="00C44EA1">
        <w:rPr>
          <w:rStyle w:val="longtext"/>
          <w:rFonts w:cs="Arial"/>
          <w:szCs w:val="20"/>
          <w:shd w:val="clear" w:color="auto" w:fill="FFFFFF"/>
        </w:rPr>
        <w:t xml:space="preserve"> options</w:t>
      </w:r>
      <w:r w:rsidR="00A47D62">
        <w:rPr>
          <w:rStyle w:val="longtext"/>
          <w:rFonts w:cs="Arial"/>
          <w:szCs w:val="20"/>
          <w:shd w:val="clear" w:color="auto" w:fill="FFFFFF"/>
        </w:rPr>
        <w:t xml:space="preserve"> </w:t>
      </w:r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(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Anda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harus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memilih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salah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satu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dari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pilihan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berikut</w:t>
      </w:r>
      <w:proofErr w:type="spellEnd"/>
      <w:r w:rsidR="00A47D62" w:rsidRPr="00A47D62">
        <w:rPr>
          <w:rStyle w:val="longtext"/>
          <w:rFonts w:cs="Arial"/>
          <w:color w:val="3366FF"/>
          <w:szCs w:val="20"/>
          <w:shd w:val="clear" w:color="auto" w:fill="FFFFFF"/>
        </w:rPr>
        <w:t>)</w:t>
      </w:r>
      <w:r w:rsidRPr="00C44EA1">
        <w:rPr>
          <w:rStyle w:val="longtext"/>
          <w:rFonts w:cs="Arial"/>
          <w:szCs w:val="20"/>
          <w:shd w:val="clear" w:color="auto" w:fill="FFFFFF"/>
        </w:rPr>
        <w:t>:</w:t>
      </w:r>
    </w:p>
    <w:p w14:paraId="14CC5078" w14:textId="6077D5CD" w:rsidR="00A47D62" w:rsidRPr="00C44EA1" w:rsidRDefault="0005025D" w:rsidP="0005025D">
      <w:pPr>
        <w:rPr>
          <w:rStyle w:val="longtext"/>
          <w:rFonts w:cs="Arial"/>
          <w:szCs w:val="20"/>
          <w:shd w:val="clear" w:color="auto" w:fill="FFFFFF"/>
        </w:rPr>
      </w:pPr>
      <w:r w:rsidRPr="00C44EA1">
        <w:rPr>
          <w:rStyle w:val="longtext"/>
          <w:rFonts w:cs="Arial"/>
          <w:szCs w:val="20"/>
          <w:shd w:val="clear" w:color="auto" w:fill="FFFFFF"/>
        </w:rPr>
        <w:t xml:space="preserve">A) </w:t>
      </w:r>
      <w:proofErr w:type="gramStart"/>
      <w:r w:rsidRPr="00C44EA1">
        <w:rPr>
          <w:rStyle w:val="longtext"/>
          <w:rFonts w:cs="Arial"/>
          <w:szCs w:val="20"/>
          <w:shd w:val="clear" w:color="auto" w:fill="FFFFFF"/>
        </w:rPr>
        <w:t>have</w:t>
      </w:r>
      <w:proofErr w:type="gramEnd"/>
      <w:r w:rsidRPr="00C44EA1">
        <w:rPr>
          <w:rStyle w:val="longtext"/>
          <w:rFonts w:cs="Arial"/>
          <w:szCs w:val="20"/>
          <w:shd w:val="clear" w:color="auto" w:fill="FFFFFF"/>
        </w:rPr>
        <w:t xml:space="preserve"> at least one, to a maximum of two products protrude out from the </w:t>
      </w:r>
      <w:r w:rsidR="00DB7DE0" w:rsidRPr="00C44EA1">
        <w:rPr>
          <w:rStyle w:val="longtext"/>
          <w:rFonts w:cs="Arial"/>
          <w:szCs w:val="20"/>
          <w:shd w:val="clear" w:color="auto" w:fill="FFFFFF"/>
        </w:rPr>
        <w:t>package</w:t>
      </w:r>
      <w:r w:rsidRPr="00C44EA1">
        <w:rPr>
          <w:rStyle w:val="longtext"/>
          <w:rFonts w:cs="Arial"/>
          <w:szCs w:val="20"/>
          <w:shd w:val="clear" w:color="auto" w:fill="FFFFFF"/>
        </w:rPr>
        <w:t xml:space="preserve"> (the products must protrude out from your package no more than 50%). </w:t>
      </w:r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(</w:t>
      </w:r>
      <w:proofErr w:type="spellStart"/>
      <w:proofErr w:type="gram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memiliki</w:t>
      </w:r>
      <w:proofErr w:type="spellEnd"/>
      <w:proofErr w:type="gram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minimum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satu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hingga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B8317A">
        <w:rPr>
          <w:rStyle w:val="longtext"/>
          <w:rFonts w:cs="Arial"/>
          <w:color w:val="3366FF"/>
          <w:szCs w:val="20"/>
          <w:shd w:val="clear" w:color="auto" w:fill="FFFFFF"/>
        </w:rPr>
        <w:t>maksimum</w:t>
      </w:r>
      <w:proofErr w:type="spellEnd"/>
      <w:r w:rsidR="00B8317A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dua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produk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yang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menonjol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keluar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dari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r w:rsidR="00A90B66" w:rsidRPr="00A90B66">
        <w:rPr>
          <w:rFonts w:cs="Arial"/>
          <w:color w:val="3366FF"/>
          <w:szCs w:val="20"/>
          <w:shd w:val="clear" w:color="auto" w:fill="FFFFFF"/>
        </w:rPr>
        <w:t xml:space="preserve">The package </w:t>
      </w:r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(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produk</w:t>
      </w:r>
      <w:r w:rsidR="00A90B66">
        <w:rPr>
          <w:rStyle w:val="longtext"/>
          <w:rFonts w:cs="Arial"/>
          <w:color w:val="3366FF"/>
          <w:szCs w:val="20"/>
          <w:shd w:val="clear" w:color="auto" w:fill="FFFFFF"/>
        </w:rPr>
        <w:t>nya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harus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menonjol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keluar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dari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r w:rsidR="00A90B66" w:rsidRPr="00A90B66">
        <w:rPr>
          <w:rFonts w:cs="Arial"/>
          <w:color w:val="3366FF"/>
          <w:szCs w:val="20"/>
          <w:shd w:val="clear" w:color="auto" w:fill="FFFFFF"/>
        </w:rPr>
        <w:t xml:space="preserve">The package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tidak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lebih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>dari</w:t>
      </w:r>
      <w:proofErr w:type="spellEnd"/>
      <w:r w:rsidR="00A47D62" w:rsidRPr="00A90B66">
        <w:rPr>
          <w:rStyle w:val="longtext"/>
          <w:rFonts w:cs="Arial"/>
          <w:color w:val="3366FF"/>
          <w:szCs w:val="20"/>
          <w:shd w:val="clear" w:color="auto" w:fill="FFFFFF"/>
        </w:rPr>
        <w:t xml:space="preserve"> 50%)).</w:t>
      </w:r>
    </w:p>
    <w:p w14:paraId="54D88E99" w14:textId="77777777" w:rsidR="0005025D" w:rsidRPr="00C44EA1" w:rsidRDefault="0005025D" w:rsidP="0005025D">
      <w:pPr>
        <w:rPr>
          <w:rStyle w:val="longtext"/>
          <w:rFonts w:cs="Arial"/>
          <w:szCs w:val="20"/>
          <w:shd w:val="clear" w:color="auto" w:fill="FFFFFF"/>
        </w:rPr>
      </w:pPr>
      <w:r w:rsidRPr="00C44EA1">
        <w:rPr>
          <w:rStyle w:val="longtext"/>
          <w:rFonts w:cs="Arial"/>
          <w:szCs w:val="20"/>
          <w:shd w:val="clear" w:color="auto" w:fill="FFFFFF"/>
        </w:rPr>
        <w:t xml:space="preserve">OR </w:t>
      </w:r>
    </w:p>
    <w:p w14:paraId="3520BF46" w14:textId="02696E01" w:rsidR="0005025D" w:rsidRPr="007310D3" w:rsidRDefault="0005025D" w:rsidP="0005025D">
      <w:pPr>
        <w:rPr>
          <w:rStyle w:val="longtext"/>
          <w:rFonts w:cs="Arial"/>
          <w:color w:val="3366FF"/>
          <w:szCs w:val="20"/>
          <w:shd w:val="clear" w:color="auto" w:fill="FFFFFF"/>
        </w:rPr>
      </w:pPr>
      <w:r w:rsidRPr="00C44EA1">
        <w:rPr>
          <w:rStyle w:val="longtext"/>
          <w:rFonts w:cs="Arial"/>
          <w:szCs w:val="20"/>
          <w:shd w:val="clear" w:color="auto" w:fill="FFFFFF"/>
        </w:rPr>
        <w:t xml:space="preserve">B) </w:t>
      </w:r>
      <w:proofErr w:type="gramStart"/>
      <w:r w:rsidRPr="00C44EA1">
        <w:rPr>
          <w:rStyle w:val="longtext"/>
          <w:rFonts w:cs="Arial"/>
          <w:szCs w:val="20"/>
          <w:shd w:val="clear" w:color="auto" w:fill="FFFFFF"/>
        </w:rPr>
        <w:t>you</w:t>
      </w:r>
      <w:proofErr w:type="gramEnd"/>
      <w:r w:rsidRPr="00C44EA1">
        <w:rPr>
          <w:rStyle w:val="longtext"/>
          <w:rFonts w:cs="Arial"/>
          <w:szCs w:val="20"/>
          <w:shd w:val="clear" w:color="auto" w:fill="FFFFFF"/>
        </w:rPr>
        <w:t xml:space="preserve"> must have a clear window to show the products from the outside of the </w:t>
      </w:r>
      <w:r w:rsidR="00DB7DE0" w:rsidRPr="00C44EA1">
        <w:rPr>
          <w:rStyle w:val="longtext"/>
          <w:rFonts w:cs="Arial"/>
          <w:szCs w:val="20"/>
          <w:shd w:val="clear" w:color="auto" w:fill="FFFFFF"/>
        </w:rPr>
        <w:t>package</w:t>
      </w:r>
      <w:r w:rsidRPr="00C44EA1">
        <w:rPr>
          <w:rStyle w:val="longtext"/>
          <w:rFonts w:cs="Arial"/>
          <w:szCs w:val="20"/>
          <w:shd w:val="clear" w:color="auto" w:fill="FFFFFF"/>
        </w:rPr>
        <w:t>. At least one, to a maximum of two products must show through the window (no more than 50%).</w:t>
      </w:r>
      <w:r w:rsidR="007310D3" w:rsidRPr="007310D3">
        <w:t xml:space="preserve"> </w:t>
      </w:r>
      <w:r w:rsidR="0056596D" w:rsidRPr="0056596D">
        <w:rPr>
          <w:color w:val="3366FF"/>
        </w:rPr>
        <w:t>(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Anda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harus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memiliki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jendela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r w:rsidR="006B3B11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yang </w:t>
      </w:r>
      <w:proofErr w:type="spellStart"/>
      <w:r w:rsidR="006B3B11" w:rsidRPr="0056596D">
        <w:rPr>
          <w:rStyle w:val="longtext"/>
          <w:rFonts w:cs="Arial"/>
          <w:color w:val="3366FF"/>
          <w:szCs w:val="20"/>
          <w:shd w:val="clear" w:color="auto" w:fill="FFFFFF"/>
        </w:rPr>
        <w:t>bolong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untuk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menunjukkan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produk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dari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luar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gramStart"/>
      <w:r w:rsidR="006B3B11" w:rsidRPr="0056596D">
        <w:rPr>
          <w:rFonts w:cs="Arial"/>
          <w:color w:val="3366FF"/>
          <w:szCs w:val="20"/>
          <w:shd w:val="clear" w:color="auto" w:fill="FFFFFF"/>
        </w:rPr>
        <w:t>The</w:t>
      </w:r>
      <w:proofErr w:type="gramEnd"/>
      <w:r w:rsidR="006B3B11" w:rsidRPr="0056596D">
        <w:rPr>
          <w:rFonts w:cs="Arial"/>
          <w:color w:val="3366FF"/>
          <w:szCs w:val="20"/>
          <w:shd w:val="clear" w:color="auto" w:fill="FFFFFF"/>
        </w:rPr>
        <w:t xml:space="preserve"> package</w:t>
      </w:r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. </w:t>
      </w:r>
      <w:proofErr w:type="gramStart"/>
      <w:r w:rsidR="00005304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Minimum </w:t>
      </w:r>
      <w:proofErr w:type="spellStart"/>
      <w:r w:rsidR="00005304" w:rsidRPr="0056596D">
        <w:rPr>
          <w:rStyle w:val="longtext"/>
          <w:rFonts w:cs="Arial"/>
          <w:color w:val="3366FF"/>
          <w:szCs w:val="20"/>
          <w:shd w:val="clear" w:color="auto" w:fill="FFFFFF"/>
        </w:rPr>
        <w:t>memiliki</w:t>
      </w:r>
      <w:proofErr w:type="spellEnd"/>
      <w:r w:rsidR="00005304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>satu</w:t>
      </w:r>
      <w:proofErr w:type="spellEnd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>hingga</w:t>
      </w:r>
      <w:proofErr w:type="spellEnd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>maksimum</w:t>
      </w:r>
      <w:proofErr w:type="spellEnd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>dua</w:t>
      </w:r>
      <w:proofErr w:type="spellEnd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3F3BDF" w:rsidRPr="0056596D">
        <w:rPr>
          <w:rStyle w:val="longtext"/>
          <w:rFonts w:cs="Arial"/>
          <w:color w:val="3366FF"/>
          <w:szCs w:val="20"/>
          <w:shd w:val="clear" w:color="auto" w:fill="FFFFFF"/>
        </w:rPr>
        <w:t>produk</w:t>
      </w:r>
      <w:proofErr w:type="spellEnd"/>
      <w:r w:rsidR="00B8317A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r w:rsidR="003F3BDF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yang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harus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3F3BDF" w:rsidRPr="0056596D">
        <w:rPr>
          <w:rStyle w:val="longtext"/>
          <w:rFonts w:cs="Arial"/>
          <w:color w:val="3366FF"/>
          <w:szCs w:val="20"/>
          <w:shd w:val="clear" w:color="auto" w:fill="FFFFFF"/>
        </w:rPr>
        <w:t>terlihat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melalui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jendela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3F3BDF" w:rsidRPr="0056596D">
        <w:rPr>
          <w:rStyle w:val="longtext"/>
          <w:rFonts w:cs="Arial"/>
          <w:color w:val="3366FF"/>
          <w:szCs w:val="20"/>
          <w:shd w:val="clear" w:color="auto" w:fill="FFFFFF"/>
        </w:rPr>
        <w:t>tersebut</w:t>
      </w:r>
      <w:proofErr w:type="spellEnd"/>
      <w:r w:rsidR="001D27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(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tidak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lebih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</w:t>
      </w:r>
      <w:proofErr w:type="spellStart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dari</w:t>
      </w:r>
      <w:proofErr w:type="spellEnd"/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 xml:space="preserve"> 50%)</w:t>
      </w:r>
      <w:r w:rsidR="0056596D" w:rsidRPr="0056596D">
        <w:rPr>
          <w:rStyle w:val="longtext"/>
          <w:rFonts w:cs="Arial"/>
          <w:color w:val="3366FF"/>
          <w:szCs w:val="20"/>
          <w:shd w:val="clear" w:color="auto" w:fill="FFFFFF"/>
        </w:rPr>
        <w:t>)</w:t>
      </w:r>
      <w:r w:rsidR="007310D3" w:rsidRPr="0056596D">
        <w:rPr>
          <w:rStyle w:val="longtext"/>
          <w:rFonts w:cs="Arial"/>
          <w:color w:val="3366FF"/>
          <w:szCs w:val="20"/>
          <w:shd w:val="clear" w:color="auto" w:fill="FFFFFF"/>
        </w:rPr>
        <w:t>.</w:t>
      </w:r>
      <w:proofErr w:type="gramEnd"/>
    </w:p>
    <w:p w14:paraId="1BB82971" w14:textId="5C4AB33F" w:rsidR="00C520B0" w:rsidRPr="00C44EA1" w:rsidRDefault="009678A3" w:rsidP="00EF40A8">
      <w:r w:rsidRPr="00C44EA1">
        <w:t>For further information, refer to</w:t>
      </w:r>
      <w:r w:rsidR="00E660AC" w:rsidRPr="00C44EA1">
        <w:t>: Mod3_50%</w:t>
      </w:r>
      <w:proofErr w:type="gramStart"/>
      <w:r w:rsidR="00E660AC" w:rsidRPr="00C44EA1">
        <w:t>.pdf</w:t>
      </w:r>
      <w:proofErr w:type="gramEnd"/>
      <w:r w:rsidR="0056596D">
        <w:t xml:space="preserve"> </w:t>
      </w:r>
      <w:r w:rsidR="0056596D" w:rsidRPr="0056596D">
        <w:rPr>
          <w:color w:val="3366FF"/>
        </w:rPr>
        <w:t>(</w:t>
      </w:r>
      <w:proofErr w:type="spellStart"/>
      <w:r w:rsidR="0056596D" w:rsidRPr="0056596D">
        <w:rPr>
          <w:color w:val="3366FF"/>
        </w:rPr>
        <w:t>Untuk</w:t>
      </w:r>
      <w:proofErr w:type="spellEnd"/>
      <w:r w:rsidR="0056596D" w:rsidRPr="0056596D">
        <w:rPr>
          <w:color w:val="3366FF"/>
        </w:rPr>
        <w:t xml:space="preserve"> </w:t>
      </w:r>
      <w:proofErr w:type="spellStart"/>
      <w:r w:rsidR="0056596D" w:rsidRPr="0056596D">
        <w:rPr>
          <w:color w:val="3366FF"/>
        </w:rPr>
        <w:t>informas</w:t>
      </w:r>
      <w:r w:rsidR="0056596D">
        <w:rPr>
          <w:color w:val="3366FF"/>
        </w:rPr>
        <w:t>i</w:t>
      </w:r>
      <w:proofErr w:type="spellEnd"/>
      <w:r w:rsidR="0056596D">
        <w:rPr>
          <w:color w:val="3366FF"/>
        </w:rPr>
        <w:t xml:space="preserve"> </w:t>
      </w:r>
      <w:proofErr w:type="spellStart"/>
      <w:r w:rsidR="0056596D">
        <w:rPr>
          <w:color w:val="3366FF"/>
        </w:rPr>
        <w:t>lebih</w:t>
      </w:r>
      <w:proofErr w:type="spellEnd"/>
      <w:r w:rsidR="0056596D">
        <w:rPr>
          <w:color w:val="3366FF"/>
        </w:rPr>
        <w:t xml:space="preserve"> </w:t>
      </w:r>
      <w:proofErr w:type="spellStart"/>
      <w:r w:rsidR="0056596D">
        <w:rPr>
          <w:color w:val="3366FF"/>
        </w:rPr>
        <w:t>lanjut</w:t>
      </w:r>
      <w:proofErr w:type="spellEnd"/>
      <w:r w:rsidR="0056596D">
        <w:rPr>
          <w:color w:val="3366FF"/>
        </w:rPr>
        <w:t xml:space="preserve">, </w:t>
      </w:r>
      <w:proofErr w:type="spellStart"/>
      <w:r w:rsidR="0056596D">
        <w:rPr>
          <w:color w:val="3366FF"/>
        </w:rPr>
        <w:t>lihat</w:t>
      </w:r>
      <w:proofErr w:type="spellEnd"/>
      <w:r w:rsidR="0056596D">
        <w:rPr>
          <w:color w:val="3366FF"/>
        </w:rPr>
        <w:t>: Mod3_50%</w:t>
      </w:r>
      <w:r w:rsidR="0056596D" w:rsidRPr="0056596D">
        <w:rPr>
          <w:color w:val="3366FF"/>
        </w:rPr>
        <w:t>.pdf)</w:t>
      </w:r>
    </w:p>
    <w:p w14:paraId="031A9072" w14:textId="77777777" w:rsidR="00C520B0" w:rsidRPr="00C44EA1" w:rsidRDefault="00C520B0" w:rsidP="00EF40A8"/>
    <w:p w14:paraId="278B9C96" w14:textId="789BC1D7" w:rsidR="007E1AA4" w:rsidRPr="00C44EA1" w:rsidRDefault="008B468E" w:rsidP="00EF40A8">
      <w:pPr>
        <w:ind w:left="284" w:hanging="284"/>
      </w:pPr>
      <w:r w:rsidRPr="00C44EA1">
        <w:rPr>
          <w:rFonts w:cs="Arial"/>
          <w:b/>
          <w:szCs w:val="20"/>
        </w:rPr>
        <w:t xml:space="preserve">These elements </w:t>
      </w:r>
      <w:r w:rsidR="002651D1" w:rsidRPr="00C44EA1">
        <w:rPr>
          <w:rFonts w:cs="Arial"/>
          <w:b/>
          <w:szCs w:val="20"/>
        </w:rPr>
        <w:t>must be included in your package design</w:t>
      </w:r>
    </w:p>
    <w:p w14:paraId="3040D180" w14:textId="2C419D85" w:rsidR="00215A70" w:rsidRPr="00C44EA1" w:rsidRDefault="001F25EC" w:rsidP="00EF40A8">
      <w:pPr>
        <w:ind w:left="284" w:hanging="284"/>
      </w:pPr>
      <w:r w:rsidRPr="00C44EA1">
        <w:t xml:space="preserve">• </w:t>
      </w:r>
      <w:r w:rsidRPr="00C44EA1">
        <w:tab/>
      </w:r>
      <w:proofErr w:type="spellStart"/>
      <w:r w:rsidR="00FB5C8B" w:rsidRPr="00C44EA1">
        <w:t>LogoType</w:t>
      </w:r>
      <w:proofErr w:type="spellEnd"/>
      <w:r w:rsidR="00FB5C8B" w:rsidRPr="00C44EA1">
        <w:t>: “Set your Beauty”</w:t>
      </w:r>
    </w:p>
    <w:p w14:paraId="5D44E4E5" w14:textId="71CB1157" w:rsidR="00EF40A8" w:rsidRPr="00C44EA1" w:rsidRDefault="00215A70" w:rsidP="00EF40A8">
      <w:pPr>
        <w:ind w:left="284" w:hanging="284"/>
      </w:pPr>
      <w:r w:rsidRPr="00C44EA1">
        <w:t>•</w:t>
      </w:r>
      <w:r w:rsidRPr="00C44EA1">
        <w:tab/>
      </w:r>
      <w:r w:rsidR="008765A3" w:rsidRPr="00C44EA1">
        <w:t xml:space="preserve">Text supplied: </w:t>
      </w:r>
      <w:r w:rsidR="00FB5C8B" w:rsidRPr="00C44EA1">
        <w:t>“</w:t>
      </w:r>
      <w:r w:rsidR="00EF40A8" w:rsidRPr="00C44EA1">
        <w:t>Mod3_</w:t>
      </w:r>
      <w:r w:rsidR="006C43FA" w:rsidRPr="00C44EA1">
        <w:t>Pack-</w:t>
      </w:r>
      <w:r w:rsidR="00FB5C8B" w:rsidRPr="00C44EA1">
        <w:t>Text.docx”</w:t>
      </w:r>
    </w:p>
    <w:p w14:paraId="6F33292E" w14:textId="44C36BA2" w:rsidR="00F6503E" w:rsidRPr="00C44EA1" w:rsidRDefault="00F6503E" w:rsidP="00F6503E">
      <w:pPr>
        <w:ind w:left="284" w:hanging="284"/>
      </w:pPr>
      <w:r w:rsidRPr="00C44EA1">
        <w:t>•</w:t>
      </w:r>
      <w:r w:rsidRPr="00C44EA1">
        <w:tab/>
      </w:r>
      <w:r w:rsidRPr="00C44EA1">
        <w:rPr>
          <w:rFonts w:cs="Arial"/>
          <w:szCs w:val="20"/>
        </w:rPr>
        <w:t>Logos to be included</w:t>
      </w:r>
      <w:r w:rsidR="00C46CF3" w:rsidRPr="00C44EA1">
        <w:t xml:space="preserve"> </w:t>
      </w:r>
      <w:r w:rsidR="008765A3" w:rsidRPr="00C44EA1">
        <w:t>in</w:t>
      </w:r>
      <w:r w:rsidR="00C46CF3" w:rsidRPr="00C44EA1">
        <w:t xml:space="preserve"> Vector-Format only</w:t>
      </w:r>
      <w:r w:rsidR="001E62B3" w:rsidRPr="00C44EA1">
        <w:t>:</w:t>
      </w:r>
      <w:r w:rsidR="00C46CF3" w:rsidRPr="00C44EA1">
        <w:t xml:space="preserve"> </w:t>
      </w:r>
    </w:p>
    <w:p w14:paraId="5DFAD4FA" w14:textId="2FB36778" w:rsidR="00F6503E" w:rsidRPr="00C44EA1" w:rsidRDefault="008765A3" w:rsidP="00F6503E">
      <w:pPr>
        <w:ind w:left="284"/>
      </w:pPr>
      <w:r w:rsidRPr="00C44EA1">
        <w:t>- M</w:t>
      </w:r>
      <w:r w:rsidR="00F6503E" w:rsidRPr="00C44EA1">
        <w:t>anufacturer</w:t>
      </w:r>
      <w:r w:rsidRPr="00C44EA1">
        <w:t>’s logo</w:t>
      </w:r>
      <w:r w:rsidR="008167CF" w:rsidRPr="00C44EA1">
        <w:t xml:space="preserve"> (</w:t>
      </w:r>
      <w:proofErr w:type="spellStart"/>
      <w:r w:rsidR="008167CF" w:rsidRPr="00C44EA1">
        <w:t>Prija</w:t>
      </w:r>
      <w:proofErr w:type="spellEnd"/>
      <w:r w:rsidR="008167CF" w:rsidRPr="00C44EA1">
        <w:t>)</w:t>
      </w:r>
      <w:r w:rsidR="00F6503E" w:rsidRPr="00C44EA1">
        <w:t>: Include the complete (Text + symbol</w:t>
      </w:r>
      <w:r w:rsidR="001E62B3" w:rsidRPr="00C44EA1">
        <w:t xml:space="preserve"> of “</w:t>
      </w:r>
      <w:r w:rsidR="00F6503E" w:rsidRPr="00C44EA1">
        <w:t>Mod3_manufacture_Logo</w:t>
      </w:r>
      <w:r w:rsidR="001E62B3" w:rsidRPr="00C44EA1">
        <w:t>”</w:t>
      </w:r>
      <w:r w:rsidR="00F6503E" w:rsidRPr="00C44EA1">
        <w:t>)</w:t>
      </w:r>
    </w:p>
    <w:p w14:paraId="6E69200C" w14:textId="757A7BB8" w:rsidR="00F6503E" w:rsidRPr="00C44EA1" w:rsidRDefault="00F6503E" w:rsidP="00F6503E">
      <w:pPr>
        <w:ind w:left="284"/>
      </w:pPr>
      <w:r w:rsidRPr="00C44EA1">
        <w:t>- FSC</w:t>
      </w:r>
      <w:r w:rsidR="001E62B3" w:rsidRPr="00C44EA1">
        <w:t xml:space="preserve"> (“Mod3_FSC_Logo”)</w:t>
      </w:r>
    </w:p>
    <w:p w14:paraId="5351DB95" w14:textId="75A4E6C7" w:rsidR="00F6503E" w:rsidRPr="00C44EA1" w:rsidRDefault="001E62B3" w:rsidP="00F6503E">
      <w:pPr>
        <w:ind w:left="284"/>
      </w:pPr>
      <w:r w:rsidRPr="00C44EA1">
        <w:t>- RECYCLE (“Mod3_RECYCLE_Logo”)</w:t>
      </w:r>
    </w:p>
    <w:p w14:paraId="59D22541" w14:textId="5EE7CE74" w:rsidR="008765A3" w:rsidRPr="00C44EA1" w:rsidRDefault="00EF40A8" w:rsidP="001F25EC">
      <w:pPr>
        <w:ind w:left="284" w:hanging="284"/>
      </w:pPr>
      <w:r w:rsidRPr="00C44EA1">
        <w:t xml:space="preserve">• </w:t>
      </w:r>
      <w:r w:rsidRPr="00C44EA1">
        <w:tab/>
      </w:r>
      <w:r w:rsidR="008765A3" w:rsidRPr="00C44EA1">
        <w:t xml:space="preserve">Images: </w:t>
      </w:r>
      <w:r w:rsidRPr="00C44EA1">
        <w:t xml:space="preserve">Use </w:t>
      </w:r>
      <w:r w:rsidR="008765A3" w:rsidRPr="00C44EA1">
        <w:t>a minimum of</w:t>
      </w:r>
      <w:r w:rsidR="001E62B3" w:rsidRPr="00C44EA1">
        <w:t xml:space="preserve"> two</w:t>
      </w:r>
      <w:r w:rsidRPr="00C44EA1">
        <w:t xml:space="preserve"> supplied images </w:t>
      </w:r>
      <w:r w:rsidR="008765A3" w:rsidRPr="00C44EA1">
        <w:t>on your</w:t>
      </w:r>
      <w:r w:rsidRPr="00C44EA1">
        <w:t xml:space="preserve"> package </w:t>
      </w:r>
      <w:r w:rsidR="008765A3" w:rsidRPr="00C44EA1">
        <w:t>design (Mod3_Pack Images)</w:t>
      </w:r>
      <w:r w:rsidR="008B468E" w:rsidRPr="00C44EA1">
        <w:t>, you may edit the images according to your design, however, they must remain raster</w:t>
      </w:r>
      <w:r w:rsidR="0065567E" w:rsidRPr="00C44EA1">
        <w:t xml:space="preserve">  </w:t>
      </w:r>
    </w:p>
    <w:p w14:paraId="2C74667D" w14:textId="0E64E9BB" w:rsidR="00EF40A8" w:rsidRPr="00C44EA1" w:rsidRDefault="008765A3" w:rsidP="001F25EC">
      <w:pPr>
        <w:ind w:left="284" w:hanging="284"/>
      </w:pPr>
      <w:r w:rsidRPr="00C44EA1">
        <w:t xml:space="preserve">• </w:t>
      </w:r>
      <w:r w:rsidRPr="00C44EA1">
        <w:tab/>
      </w:r>
      <w:proofErr w:type="gramStart"/>
      <w:r w:rsidRPr="00C44EA1">
        <w:t>T</w:t>
      </w:r>
      <w:r w:rsidR="00EF40A8" w:rsidRPr="00C44EA1">
        <w:t>he</w:t>
      </w:r>
      <w:proofErr w:type="gramEnd"/>
      <w:r w:rsidR="00EF40A8" w:rsidRPr="00C44EA1">
        <w:t xml:space="preserve"> c</w:t>
      </w:r>
      <w:r w:rsidRPr="00C44EA1">
        <w:t xml:space="preserve">lient </w:t>
      </w:r>
      <w:r w:rsidR="008B468E" w:rsidRPr="00C44EA1">
        <w:t>has specified</w:t>
      </w:r>
      <w:r w:rsidRPr="00C44EA1">
        <w:t xml:space="preserve"> that the</w:t>
      </w:r>
      <w:r w:rsidR="00FB5C8B" w:rsidRPr="00C44EA1">
        <w:t xml:space="preserve"> background </w:t>
      </w:r>
      <w:r w:rsidR="008B468E" w:rsidRPr="00C44EA1">
        <w:t>of the package must</w:t>
      </w:r>
      <w:r w:rsidR="00FB5C8B" w:rsidRPr="00C44EA1">
        <w:t xml:space="preserve"> </w:t>
      </w:r>
      <w:r w:rsidR="00155931" w:rsidRPr="00C44EA1">
        <w:t>not be white</w:t>
      </w:r>
    </w:p>
    <w:p w14:paraId="15E6E55B" w14:textId="5A08D9B7" w:rsidR="00EF40A8" w:rsidRPr="00C44EA1" w:rsidRDefault="00F6503E" w:rsidP="0018298A">
      <w:pPr>
        <w:ind w:left="284" w:hanging="284"/>
      </w:pPr>
      <w:r w:rsidRPr="00C44EA1">
        <w:t xml:space="preserve">• </w:t>
      </w:r>
      <w:r w:rsidRPr="00C44EA1">
        <w:tab/>
      </w:r>
      <w:proofErr w:type="gramStart"/>
      <w:r w:rsidR="008765A3" w:rsidRPr="00C44EA1">
        <w:t>T</w:t>
      </w:r>
      <w:r w:rsidR="00FB5C8B" w:rsidRPr="00C44EA1">
        <w:t>he</w:t>
      </w:r>
      <w:proofErr w:type="gramEnd"/>
      <w:r w:rsidRPr="00C44EA1">
        <w:t xml:space="preserve"> package must have at least two glue areas</w:t>
      </w:r>
    </w:p>
    <w:p w14:paraId="55F99AB7" w14:textId="77777777" w:rsidR="00EF40A8" w:rsidRPr="00C44EA1" w:rsidRDefault="00EF40A8" w:rsidP="00EF40A8">
      <w:pPr>
        <w:pStyle w:val="Heading3"/>
        <w:rPr>
          <w:color w:val="auto"/>
        </w:rPr>
      </w:pPr>
      <w:r w:rsidRPr="00C44EA1">
        <w:rPr>
          <w:color w:val="auto"/>
        </w:rPr>
        <w:t>Technical specifications</w:t>
      </w:r>
    </w:p>
    <w:p w14:paraId="63B14355" w14:textId="4041666D" w:rsidR="00EF40A8" w:rsidRPr="00C44EA1" w:rsidRDefault="00687BC8" w:rsidP="001F25EC">
      <w:pPr>
        <w:tabs>
          <w:tab w:val="left" w:pos="1134"/>
          <w:tab w:val="left" w:pos="3686"/>
        </w:tabs>
        <w:ind w:left="3686" w:hanging="3686"/>
      </w:pPr>
      <w:r w:rsidRPr="00C44EA1">
        <w:t xml:space="preserve">Max dimensions of die </w:t>
      </w:r>
      <w:r w:rsidR="00831FB6" w:rsidRPr="00C44EA1">
        <w:t>line</w:t>
      </w:r>
      <w:r w:rsidR="00EF40A8" w:rsidRPr="00C44EA1">
        <w:t xml:space="preserve">: </w:t>
      </w:r>
      <w:r w:rsidRPr="00C44EA1">
        <w:tab/>
      </w:r>
      <w:r w:rsidR="00EF40A8" w:rsidRPr="00C44EA1">
        <w:t>297mm X 420 mm (A3 flat)</w:t>
      </w:r>
    </w:p>
    <w:p w14:paraId="2A5F9D4C" w14:textId="26BDB4EB" w:rsidR="001E62B3" w:rsidRDefault="00687BC8" w:rsidP="001F25EC">
      <w:pPr>
        <w:tabs>
          <w:tab w:val="left" w:pos="1134"/>
          <w:tab w:val="left" w:pos="3686"/>
        </w:tabs>
        <w:ind w:left="3686" w:hanging="3686"/>
      </w:pPr>
      <w:r w:rsidRPr="00C44EA1">
        <w:t>Max dimensions of i</w:t>
      </w:r>
      <w:r w:rsidR="001E62B3" w:rsidRPr="00C44EA1">
        <w:t>nlay</w:t>
      </w:r>
      <w:r w:rsidRPr="00C44EA1">
        <w:t xml:space="preserve"> die </w:t>
      </w:r>
      <w:r w:rsidR="00831FB6" w:rsidRPr="00C44EA1">
        <w:t>line</w:t>
      </w:r>
      <w:r w:rsidR="001E62B3" w:rsidRPr="00C44EA1">
        <w:t xml:space="preserve">: </w:t>
      </w:r>
      <w:r w:rsidRPr="00C44EA1">
        <w:tab/>
      </w:r>
      <w:r w:rsidR="00831FB6" w:rsidRPr="00C44EA1">
        <w:t>If required — 210mm x 297mm (A4 flat)</w:t>
      </w:r>
      <w:r w:rsidR="00831FB6" w:rsidRPr="00C44EA1">
        <w:br/>
        <w:t>(to</w:t>
      </w:r>
      <w:r w:rsidR="001E62B3" w:rsidRPr="00C44EA1">
        <w:t xml:space="preserve"> </w:t>
      </w:r>
      <w:r w:rsidR="008B468E" w:rsidRPr="00C44EA1">
        <w:t>secure</w:t>
      </w:r>
      <w:r w:rsidR="001E62B3" w:rsidRPr="00C44EA1">
        <w:t xml:space="preserve"> the products in</w:t>
      </w:r>
      <w:r w:rsidRPr="00C44EA1">
        <w:t>side</w:t>
      </w:r>
      <w:r w:rsidR="001E62B3" w:rsidRPr="00C44EA1">
        <w:t xml:space="preserve"> the pack</w:t>
      </w:r>
      <w:r w:rsidRPr="00C44EA1">
        <w:t>age)</w:t>
      </w:r>
    </w:p>
    <w:p w14:paraId="1BB9A96B" w14:textId="4E64263E" w:rsidR="00902047" w:rsidRDefault="00902047" w:rsidP="001B1319">
      <w:pPr>
        <w:tabs>
          <w:tab w:val="left" w:pos="1134"/>
        </w:tabs>
        <w:rPr>
          <w:color w:val="3366FF"/>
        </w:rPr>
      </w:pPr>
      <w:r>
        <w:rPr>
          <w:color w:val="3366FF"/>
        </w:rPr>
        <w:t>(</w:t>
      </w:r>
      <w:r w:rsidRPr="00902047">
        <w:rPr>
          <w:color w:val="3366FF"/>
        </w:rPr>
        <w:t xml:space="preserve">Inlay </w:t>
      </w:r>
      <w:proofErr w:type="spellStart"/>
      <w:r>
        <w:rPr>
          <w:color w:val="3366FF"/>
        </w:rPr>
        <w:t>artinya</w:t>
      </w:r>
      <w:proofErr w:type="spellEnd"/>
      <w:r>
        <w:rPr>
          <w:color w:val="3366FF"/>
        </w:rPr>
        <w:t xml:space="preserve"> </w:t>
      </w:r>
      <w:proofErr w:type="spellStart"/>
      <w:r w:rsidR="0056111A">
        <w:rPr>
          <w:color w:val="3366FF"/>
        </w:rPr>
        <w:t>struktur</w:t>
      </w:r>
      <w:proofErr w:type="spellEnd"/>
      <w:r w:rsidR="00441089">
        <w:rPr>
          <w:color w:val="3366FF"/>
        </w:rPr>
        <w:t xml:space="preserve"> </w:t>
      </w:r>
      <w:proofErr w:type="spellStart"/>
      <w:r w:rsidR="00441089">
        <w:rPr>
          <w:color w:val="3366FF"/>
        </w:rPr>
        <w:t>tambahan</w:t>
      </w:r>
      <w:proofErr w:type="spellEnd"/>
      <w:r w:rsidR="00347E87">
        <w:rPr>
          <w:color w:val="3366FF"/>
        </w:rPr>
        <w:t xml:space="preserve"> yang </w:t>
      </w:r>
      <w:proofErr w:type="spellStart"/>
      <w:r w:rsidR="00347E87">
        <w:rPr>
          <w:color w:val="3366FF"/>
        </w:rPr>
        <w:t>diperlukan</w:t>
      </w:r>
      <w:proofErr w:type="spellEnd"/>
      <w:r w:rsidR="0056111A">
        <w:rPr>
          <w:color w:val="3366FF"/>
        </w:rPr>
        <w:t xml:space="preserve"> yang </w:t>
      </w:r>
      <w:proofErr w:type="spellStart"/>
      <w:r>
        <w:rPr>
          <w:color w:val="3366FF"/>
        </w:rPr>
        <w:t>menjaga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produk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untuk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tetap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berdiri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sebagai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mana</w:t>
      </w:r>
      <w:proofErr w:type="spellEnd"/>
      <w:r>
        <w:rPr>
          <w:color w:val="3366FF"/>
        </w:rPr>
        <w:t xml:space="preserve"> </w:t>
      </w:r>
      <w:proofErr w:type="spellStart"/>
      <w:r>
        <w:rPr>
          <w:color w:val="3366FF"/>
        </w:rPr>
        <w:t>harusnya</w:t>
      </w:r>
      <w:proofErr w:type="spellEnd"/>
      <w:r>
        <w:rPr>
          <w:color w:val="3366FF"/>
        </w:rPr>
        <w:t>)</w:t>
      </w:r>
    </w:p>
    <w:p w14:paraId="22710074" w14:textId="44163E8F" w:rsidR="00EF40A8" w:rsidRPr="00C44EA1" w:rsidRDefault="00EF40A8" w:rsidP="00EF40A8">
      <w:pPr>
        <w:tabs>
          <w:tab w:val="left" w:pos="1134"/>
          <w:tab w:val="left" w:pos="3686"/>
        </w:tabs>
        <w:ind w:left="3686" w:hanging="3686"/>
      </w:pPr>
      <w:r w:rsidRPr="00C44EA1">
        <w:t>Bleed</w:t>
      </w:r>
      <w:r w:rsidR="00831FB6" w:rsidRPr="00C44EA1">
        <w:t xml:space="preserve"> for die line</w:t>
      </w:r>
      <w:r w:rsidR="00985786" w:rsidRPr="00C44EA1">
        <w:t xml:space="preserve"> (if necessary)</w:t>
      </w:r>
      <w:r w:rsidRPr="00C44EA1">
        <w:t xml:space="preserve">: </w:t>
      </w:r>
      <w:r w:rsidR="00831FB6" w:rsidRPr="00C44EA1">
        <w:tab/>
      </w:r>
      <w:r w:rsidRPr="00C44EA1">
        <w:t>3 mm</w:t>
      </w:r>
    </w:p>
    <w:p w14:paraId="3A362435" w14:textId="171A819D" w:rsidR="004D7D2E" w:rsidRPr="004D7D2E" w:rsidRDefault="00831FB6" w:rsidP="00EF40A8">
      <w:pPr>
        <w:tabs>
          <w:tab w:val="left" w:pos="1134"/>
          <w:tab w:val="left" w:pos="3686"/>
        </w:tabs>
        <w:ind w:left="3686" w:hanging="3686"/>
        <w:rPr>
          <w:color w:val="3366FF"/>
        </w:rPr>
      </w:pPr>
      <w:r w:rsidRPr="00C44EA1">
        <w:t>Colours</w:t>
      </w:r>
      <w:r w:rsidR="00EF40A8" w:rsidRPr="00C44EA1">
        <w:t xml:space="preserve">: </w:t>
      </w:r>
      <w:r w:rsidRPr="00C44EA1">
        <w:tab/>
      </w:r>
      <w:r w:rsidRPr="00C44EA1">
        <w:tab/>
      </w:r>
      <w:r w:rsidR="00EF40A8" w:rsidRPr="00C44EA1">
        <w:t>CMYK + 1 die</w:t>
      </w:r>
      <w:r w:rsidR="00537B57" w:rsidRPr="00C44EA1">
        <w:t xml:space="preserve"> </w:t>
      </w:r>
      <w:r w:rsidR="00EF40A8" w:rsidRPr="00C44EA1">
        <w:t>line</w:t>
      </w:r>
      <w:r w:rsidR="007E1AA4" w:rsidRPr="00C44EA1">
        <w:t xml:space="preserve"> </w:t>
      </w:r>
      <w:r w:rsidR="007D5AD6" w:rsidRPr="00C44EA1">
        <w:t xml:space="preserve">plate (named: </w:t>
      </w:r>
      <w:proofErr w:type="spellStart"/>
      <w:r w:rsidR="007D5AD6" w:rsidRPr="00C44EA1">
        <w:t>dieline</w:t>
      </w:r>
      <w:proofErr w:type="spellEnd"/>
      <w:proofErr w:type="gramStart"/>
      <w:r w:rsidR="007D5AD6" w:rsidRPr="00C44EA1">
        <w:t xml:space="preserve">) </w:t>
      </w:r>
      <w:r w:rsidR="00DB0E5E" w:rsidRPr="00C44EA1">
        <w:t xml:space="preserve"> </w:t>
      </w:r>
      <w:proofErr w:type="gramEnd"/>
      <w:r w:rsidRPr="00C44EA1">
        <w:br/>
      </w:r>
      <w:r w:rsidR="00DB0E5E" w:rsidRPr="00C44EA1">
        <w:t>(</w:t>
      </w:r>
      <w:r w:rsidRPr="00C44EA1">
        <w:t xml:space="preserve">cut, </w:t>
      </w:r>
      <w:r w:rsidR="00537B57" w:rsidRPr="00C44EA1">
        <w:t>f</w:t>
      </w:r>
      <w:r w:rsidR="00DB0E5E" w:rsidRPr="00C44EA1">
        <w:t>old</w:t>
      </w:r>
      <w:r w:rsidRPr="00C44EA1">
        <w:t xml:space="preserve"> lines and</w:t>
      </w:r>
      <w:r w:rsidR="00537B57" w:rsidRPr="00C44EA1">
        <w:t xml:space="preserve"> g</w:t>
      </w:r>
      <w:r w:rsidR="00DB0E5E" w:rsidRPr="00C44EA1">
        <w:t>lue</w:t>
      </w:r>
      <w:r w:rsidR="00537B57" w:rsidRPr="00C44EA1">
        <w:t xml:space="preserve"> areas</w:t>
      </w:r>
      <w:r w:rsidRPr="00C44EA1">
        <w:t xml:space="preserve"> must be differentiated</w:t>
      </w:r>
      <w:r w:rsidR="00EB0ACF" w:rsidRPr="00C44EA1">
        <w:t xml:space="preserve"> in appearance, but all must be on the same die line plate</w:t>
      </w:r>
      <w:r w:rsidR="00DB0E5E" w:rsidRPr="00C44EA1">
        <w:t>)</w:t>
      </w:r>
      <w:r w:rsidR="004D7D2E" w:rsidRPr="004D7D2E">
        <w:t xml:space="preserve"> </w:t>
      </w:r>
      <w:r w:rsidR="004D7D2E" w:rsidRPr="004D7D2E">
        <w:rPr>
          <w:color w:val="3366FF"/>
        </w:rPr>
        <w:t xml:space="preserve">(cut, </w:t>
      </w:r>
      <w:r w:rsidR="00C065BF" w:rsidRPr="00C065BF">
        <w:rPr>
          <w:color w:val="3366FF"/>
        </w:rPr>
        <w:t xml:space="preserve">fold lines and glue areas </w:t>
      </w:r>
      <w:proofErr w:type="spellStart"/>
      <w:r w:rsidR="004D7D2E" w:rsidRPr="004D7D2E">
        <w:rPr>
          <w:color w:val="3366FF"/>
        </w:rPr>
        <w:t>harus</w:t>
      </w:r>
      <w:proofErr w:type="spellEnd"/>
      <w:r w:rsidR="004D7D2E" w:rsidRPr="004D7D2E">
        <w:rPr>
          <w:color w:val="3366FF"/>
        </w:rPr>
        <w:t xml:space="preserve"> </w:t>
      </w:r>
      <w:proofErr w:type="spellStart"/>
      <w:r w:rsidR="004D7D2E" w:rsidRPr="004D7D2E">
        <w:rPr>
          <w:color w:val="3366FF"/>
        </w:rPr>
        <w:t>dibedakan</w:t>
      </w:r>
      <w:proofErr w:type="spellEnd"/>
      <w:r w:rsidR="004D7D2E" w:rsidRPr="004D7D2E">
        <w:rPr>
          <w:color w:val="3366FF"/>
        </w:rPr>
        <w:t xml:space="preserve"> </w:t>
      </w:r>
      <w:proofErr w:type="spellStart"/>
      <w:r w:rsidR="00C065BF">
        <w:rPr>
          <w:color w:val="3366FF"/>
        </w:rPr>
        <w:t>sesuai</w:t>
      </w:r>
      <w:proofErr w:type="spellEnd"/>
      <w:r w:rsidR="00C065BF">
        <w:rPr>
          <w:color w:val="3366FF"/>
        </w:rPr>
        <w:t xml:space="preserve"> </w:t>
      </w:r>
      <w:proofErr w:type="spellStart"/>
      <w:r w:rsidR="00C065BF">
        <w:rPr>
          <w:color w:val="3366FF"/>
        </w:rPr>
        <w:t>bentuknya</w:t>
      </w:r>
      <w:proofErr w:type="spellEnd"/>
      <w:r w:rsidR="004D7D2E" w:rsidRPr="004D7D2E">
        <w:rPr>
          <w:color w:val="3366FF"/>
        </w:rPr>
        <w:t xml:space="preserve">, </w:t>
      </w:r>
      <w:proofErr w:type="spellStart"/>
      <w:r w:rsidR="004D7D2E" w:rsidRPr="004D7D2E">
        <w:rPr>
          <w:color w:val="3366FF"/>
        </w:rPr>
        <w:t>tetapi</w:t>
      </w:r>
      <w:proofErr w:type="spellEnd"/>
      <w:r w:rsidR="004D7D2E" w:rsidRPr="004D7D2E">
        <w:rPr>
          <w:color w:val="3366FF"/>
        </w:rPr>
        <w:t xml:space="preserve"> </w:t>
      </w:r>
      <w:proofErr w:type="spellStart"/>
      <w:r w:rsidR="004D7D2E" w:rsidRPr="004D7D2E">
        <w:rPr>
          <w:color w:val="3366FF"/>
        </w:rPr>
        <w:t>semua</w:t>
      </w:r>
      <w:proofErr w:type="spellEnd"/>
      <w:r w:rsidR="004D7D2E" w:rsidRPr="004D7D2E">
        <w:rPr>
          <w:color w:val="3366FF"/>
        </w:rPr>
        <w:t xml:space="preserve"> </w:t>
      </w:r>
      <w:proofErr w:type="spellStart"/>
      <w:r w:rsidR="004D7D2E" w:rsidRPr="004D7D2E">
        <w:rPr>
          <w:color w:val="3366FF"/>
        </w:rPr>
        <w:t>harus</w:t>
      </w:r>
      <w:proofErr w:type="spellEnd"/>
      <w:r w:rsidR="004D7D2E" w:rsidRPr="004D7D2E">
        <w:rPr>
          <w:color w:val="3366FF"/>
        </w:rPr>
        <w:t xml:space="preserve"> </w:t>
      </w:r>
      <w:proofErr w:type="spellStart"/>
      <w:r w:rsidR="004D7D2E" w:rsidRPr="004D7D2E">
        <w:rPr>
          <w:color w:val="3366FF"/>
        </w:rPr>
        <w:t>pada</w:t>
      </w:r>
      <w:proofErr w:type="spellEnd"/>
      <w:r w:rsidR="004D7D2E" w:rsidRPr="004D7D2E">
        <w:rPr>
          <w:color w:val="3366FF"/>
        </w:rPr>
        <w:t xml:space="preserve"> </w:t>
      </w:r>
      <w:r w:rsidR="00C065BF" w:rsidRPr="00C065BF">
        <w:rPr>
          <w:color w:val="3366FF"/>
        </w:rPr>
        <w:t>plate die line</w:t>
      </w:r>
      <w:r w:rsidR="00C065BF">
        <w:rPr>
          <w:color w:val="3366FF"/>
        </w:rPr>
        <w:t xml:space="preserve"> yang </w:t>
      </w:r>
      <w:proofErr w:type="spellStart"/>
      <w:r w:rsidR="00C065BF">
        <w:rPr>
          <w:color w:val="3366FF"/>
        </w:rPr>
        <w:t>sama</w:t>
      </w:r>
      <w:proofErr w:type="spellEnd"/>
      <w:r w:rsidR="00C065BF">
        <w:rPr>
          <w:color w:val="3366FF"/>
        </w:rPr>
        <w:t>)</w:t>
      </w:r>
    </w:p>
    <w:p w14:paraId="650B7302" w14:textId="7F5AB715" w:rsidR="00EF40A8" w:rsidRPr="00C44EA1" w:rsidRDefault="00831FB6" w:rsidP="00EF40A8">
      <w:pPr>
        <w:tabs>
          <w:tab w:val="left" w:pos="1134"/>
          <w:tab w:val="left" w:pos="3686"/>
        </w:tabs>
        <w:ind w:left="3686" w:hanging="3686"/>
      </w:pPr>
      <w:r w:rsidRPr="00C44EA1">
        <w:t>Printing</w:t>
      </w:r>
      <w:r w:rsidR="00EF40A8" w:rsidRPr="00C44EA1">
        <w:t xml:space="preserve">: </w:t>
      </w:r>
      <w:r w:rsidRPr="00C44EA1">
        <w:tab/>
      </w:r>
      <w:r w:rsidRPr="00C44EA1">
        <w:tab/>
      </w:r>
      <w:r w:rsidR="00EF40A8" w:rsidRPr="00C44EA1">
        <w:t>printed on one side only</w:t>
      </w:r>
    </w:p>
    <w:p w14:paraId="2D687EF6" w14:textId="244CD80C" w:rsidR="00EF40A8" w:rsidRPr="00C44EA1" w:rsidRDefault="00EF40A8" w:rsidP="00EF40A8">
      <w:pPr>
        <w:tabs>
          <w:tab w:val="left" w:pos="1134"/>
          <w:tab w:val="left" w:pos="3686"/>
        </w:tabs>
        <w:ind w:left="3686" w:hanging="3686"/>
      </w:pPr>
      <w:proofErr w:type="spellStart"/>
      <w:r w:rsidRPr="00C44EA1">
        <w:t>Greyscale</w:t>
      </w:r>
      <w:proofErr w:type="spellEnd"/>
      <w:r w:rsidRPr="00C44EA1">
        <w:t xml:space="preserve"> and colou</w:t>
      </w:r>
      <w:r w:rsidR="003956D1" w:rsidRPr="00C44EA1">
        <w:t>r image</w:t>
      </w:r>
      <w:r w:rsidR="00831FB6" w:rsidRPr="00C44EA1">
        <w:t xml:space="preserve"> resolution: </w:t>
      </w:r>
      <w:r w:rsidR="00831FB6" w:rsidRPr="00C44EA1">
        <w:tab/>
      </w:r>
      <w:r w:rsidR="00CC0B23" w:rsidRPr="00C44EA1">
        <w:t>200 –</w:t>
      </w:r>
      <w:r w:rsidR="00537B57" w:rsidRPr="00C44EA1">
        <w:t xml:space="preserve"> 28</w:t>
      </w:r>
      <w:r w:rsidRPr="00C44EA1">
        <w:t>0 PPI</w:t>
      </w:r>
      <w:r w:rsidR="00537B57" w:rsidRPr="00C44EA1">
        <w:t xml:space="preserve">  </w:t>
      </w:r>
    </w:p>
    <w:p w14:paraId="1CDB7CE9" w14:textId="7B1E32A4" w:rsidR="00EF40A8" w:rsidRPr="00C44EA1" w:rsidRDefault="00EF40A8" w:rsidP="00EF40A8">
      <w:pPr>
        <w:tabs>
          <w:tab w:val="left" w:pos="1134"/>
          <w:tab w:val="left" w:pos="3686"/>
        </w:tabs>
        <w:ind w:left="3686" w:hanging="3686"/>
        <w:rPr>
          <w:rFonts w:cs="Arial"/>
          <w:szCs w:val="20"/>
        </w:rPr>
      </w:pPr>
      <w:r w:rsidRPr="00C44EA1">
        <w:t>B</w:t>
      </w:r>
      <w:r w:rsidR="003956D1" w:rsidRPr="00C44EA1">
        <w:t>itmap image</w:t>
      </w:r>
      <w:r w:rsidR="00831FB6" w:rsidRPr="00C44EA1">
        <w:t xml:space="preserve"> resolution</w:t>
      </w:r>
      <w:r w:rsidR="00537B57" w:rsidRPr="00C44EA1">
        <w:t xml:space="preserve">: </w:t>
      </w:r>
      <w:r w:rsidR="00831FB6" w:rsidRPr="00C44EA1">
        <w:tab/>
      </w:r>
      <w:r w:rsidR="00CC0B23" w:rsidRPr="00C44EA1">
        <w:t>600 –</w:t>
      </w:r>
      <w:r w:rsidR="00537B57" w:rsidRPr="00C44EA1">
        <w:t xml:space="preserve"> 9</w:t>
      </w:r>
      <w:r w:rsidRPr="00C44EA1">
        <w:t>00 PPI</w:t>
      </w:r>
      <w:r w:rsidR="00537B57" w:rsidRPr="00C44EA1">
        <w:t xml:space="preserve">  </w:t>
      </w:r>
    </w:p>
    <w:p w14:paraId="747CF060" w14:textId="4908063A" w:rsidR="007E1AA4" w:rsidRPr="00C44EA1" w:rsidRDefault="007E1AA4" w:rsidP="007E1AA4">
      <w:pPr>
        <w:widowControl w:val="0"/>
        <w:tabs>
          <w:tab w:val="left" w:pos="2411"/>
          <w:tab w:val="left" w:pos="10490"/>
        </w:tabs>
        <w:ind w:right="851"/>
        <w:contextualSpacing/>
      </w:pPr>
      <w:r w:rsidRPr="00C44EA1">
        <w:rPr>
          <w:rFonts w:cs="Arial"/>
          <w:szCs w:val="20"/>
        </w:rPr>
        <w:t xml:space="preserve">Note: </w:t>
      </w:r>
      <w:r w:rsidR="00831FB6" w:rsidRPr="00C44EA1">
        <w:rPr>
          <w:rFonts w:cs="Arial"/>
          <w:szCs w:val="20"/>
        </w:rPr>
        <w:t xml:space="preserve">You MUST </w:t>
      </w:r>
      <w:r w:rsidRPr="00C44EA1">
        <w:rPr>
          <w:rFonts w:cs="Arial"/>
          <w:szCs w:val="20"/>
        </w:rPr>
        <w:t xml:space="preserve">NOT embed </w:t>
      </w:r>
      <w:r w:rsidR="00155931" w:rsidRPr="00C44EA1">
        <w:rPr>
          <w:rFonts w:cs="Arial"/>
          <w:szCs w:val="20"/>
        </w:rPr>
        <w:t>images in Illustrator or InDesign</w:t>
      </w:r>
    </w:p>
    <w:p w14:paraId="440B54ED" w14:textId="77777777" w:rsidR="00EF40A8" w:rsidRPr="00C44EA1" w:rsidRDefault="00EF40A8" w:rsidP="00EF40A8">
      <w:pPr>
        <w:pStyle w:val="Heading3"/>
        <w:rPr>
          <w:color w:val="auto"/>
        </w:rPr>
      </w:pPr>
      <w:r w:rsidRPr="00C44EA1">
        <w:rPr>
          <w:color w:val="auto"/>
        </w:rPr>
        <w:t>You must deliver</w:t>
      </w:r>
    </w:p>
    <w:p w14:paraId="52C45FCE" w14:textId="77777777" w:rsidR="005D4034" w:rsidRPr="00C44EA1" w:rsidRDefault="005D4034" w:rsidP="00AA6F89">
      <w:pPr>
        <w:pStyle w:val="ListParagraph"/>
        <w:numPr>
          <w:ilvl w:val="0"/>
          <w:numId w:val="27"/>
        </w:numPr>
        <w:ind w:left="714" w:hanging="357"/>
        <w:contextualSpacing w:val="0"/>
      </w:pPr>
      <w:r w:rsidRPr="00C44EA1">
        <w:rPr>
          <w:szCs w:val="20"/>
          <w:lang w:val="en-US"/>
        </w:rPr>
        <w:t xml:space="preserve">Folders as specified in “Instructions to the Competitor” on page 4. </w:t>
      </w:r>
      <w:r w:rsidRPr="00C44EA1">
        <w:rPr>
          <w:szCs w:val="20"/>
          <w:lang w:val="en-US"/>
        </w:rPr>
        <w:br/>
      </w:r>
      <w:r w:rsidRPr="00C44EA1">
        <w:rPr>
          <w:b/>
          <w:bCs/>
          <w:szCs w:val="20"/>
          <w:lang w:val="en-US"/>
        </w:rPr>
        <w:t>Only files from these folders will be assessed</w:t>
      </w:r>
    </w:p>
    <w:p w14:paraId="77ABC9EF" w14:textId="3A1BE56A" w:rsidR="007D5AD6" w:rsidRPr="00C44EA1" w:rsidRDefault="007D5AD6" w:rsidP="00AA6F89">
      <w:pPr>
        <w:pStyle w:val="ListParagraph"/>
        <w:numPr>
          <w:ilvl w:val="0"/>
          <w:numId w:val="27"/>
        </w:numPr>
        <w:ind w:left="714" w:hanging="357"/>
        <w:contextualSpacing w:val="0"/>
      </w:pPr>
      <w:r w:rsidRPr="00C44EA1">
        <w:t>1 final composite PDF/X-4</w:t>
      </w:r>
      <w:proofErr w:type="gramStart"/>
      <w:r w:rsidRPr="00C44EA1">
        <w:t>:2008</w:t>
      </w:r>
      <w:proofErr w:type="gramEnd"/>
      <w:r w:rsidRPr="00C44EA1">
        <w:t xml:space="preserve"> file: including die line on one separate spot colour plate, bleed, </w:t>
      </w:r>
      <w:r w:rsidRPr="00C44EA1">
        <w:rPr>
          <w:rFonts w:cs="Arial"/>
          <w:szCs w:val="20"/>
        </w:rPr>
        <w:t>colour bars and registration marks only</w:t>
      </w:r>
      <w:r w:rsidR="00691F8B" w:rsidRPr="00C44EA1">
        <w:t xml:space="preserve"> (and an additional file for the inlay, if required)</w:t>
      </w:r>
      <w:r w:rsidR="00E653B0" w:rsidRPr="00E653B0">
        <w:t xml:space="preserve"> </w:t>
      </w:r>
      <w:r w:rsidR="00E653B0" w:rsidRPr="00E653B0">
        <w:rPr>
          <w:color w:val="3366FF"/>
        </w:rPr>
        <w:t>(</w:t>
      </w:r>
      <w:proofErr w:type="spellStart"/>
      <w:r w:rsidR="00E653B0" w:rsidRPr="00E653B0">
        <w:rPr>
          <w:color w:val="3366FF"/>
        </w:rPr>
        <w:t>dan</w:t>
      </w:r>
      <w:proofErr w:type="spellEnd"/>
      <w:r w:rsidR="00E653B0" w:rsidRPr="00E653B0">
        <w:rPr>
          <w:color w:val="3366FF"/>
        </w:rPr>
        <w:t xml:space="preserve"> file </w:t>
      </w:r>
      <w:proofErr w:type="spellStart"/>
      <w:r w:rsidR="00E653B0" w:rsidRPr="00E653B0">
        <w:rPr>
          <w:color w:val="3366FF"/>
        </w:rPr>
        <w:t>tambahan</w:t>
      </w:r>
      <w:proofErr w:type="spellEnd"/>
      <w:r w:rsidR="00E653B0" w:rsidRPr="00E653B0">
        <w:rPr>
          <w:color w:val="3366FF"/>
        </w:rPr>
        <w:t xml:space="preserve"> </w:t>
      </w:r>
      <w:proofErr w:type="spellStart"/>
      <w:r w:rsidR="00E653B0" w:rsidRPr="00E653B0">
        <w:rPr>
          <w:color w:val="3366FF"/>
        </w:rPr>
        <w:t>untuk</w:t>
      </w:r>
      <w:proofErr w:type="spellEnd"/>
      <w:r w:rsidR="00E653B0" w:rsidRPr="00E653B0">
        <w:rPr>
          <w:color w:val="3366FF"/>
        </w:rPr>
        <w:t xml:space="preserve"> inlay, </w:t>
      </w:r>
      <w:proofErr w:type="spellStart"/>
      <w:r w:rsidR="00E653B0" w:rsidRPr="00E653B0">
        <w:rPr>
          <w:color w:val="3366FF"/>
        </w:rPr>
        <w:t>jika</w:t>
      </w:r>
      <w:proofErr w:type="spellEnd"/>
      <w:r w:rsidR="00E653B0" w:rsidRPr="00E653B0">
        <w:rPr>
          <w:color w:val="3366FF"/>
        </w:rPr>
        <w:t xml:space="preserve"> </w:t>
      </w:r>
      <w:proofErr w:type="spellStart"/>
      <w:r w:rsidR="00E653B0" w:rsidRPr="00E653B0">
        <w:rPr>
          <w:color w:val="3366FF"/>
        </w:rPr>
        <w:t>diperluk</w:t>
      </w:r>
      <w:r w:rsidR="00E653B0">
        <w:rPr>
          <w:color w:val="3366FF"/>
        </w:rPr>
        <w:t>an</w:t>
      </w:r>
      <w:proofErr w:type="spellEnd"/>
      <w:r w:rsidR="00E653B0">
        <w:rPr>
          <w:color w:val="3366FF"/>
        </w:rPr>
        <w:t>).</w:t>
      </w:r>
    </w:p>
    <w:p w14:paraId="1E62364E" w14:textId="6F24D06F" w:rsidR="00AC6031" w:rsidRPr="00C44EA1" w:rsidRDefault="005E64BC" w:rsidP="00AA6F89">
      <w:pPr>
        <w:pStyle w:val="ListParagraph"/>
        <w:numPr>
          <w:ilvl w:val="0"/>
          <w:numId w:val="27"/>
        </w:numPr>
        <w:ind w:left="714" w:hanging="357"/>
        <w:contextualSpacing w:val="0"/>
      </w:pPr>
      <w:r w:rsidRPr="00C44EA1">
        <w:t xml:space="preserve">1 printout of your design </w:t>
      </w:r>
      <w:r w:rsidR="005E45B9" w:rsidRPr="00C44EA1">
        <w:t xml:space="preserve">at 100% on A3 </w:t>
      </w:r>
      <w:r w:rsidR="00831FB6" w:rsidRPr="00C44EA1">
        <w:t>(including the die-cut)</w:t>
      </w:r>
    </w:p>
    <w:p w14:paraId="5BD79A62" w14:textId="7CF835F4" w:rsidR="00AC6031" w:rsidRPr="00FA08C9" w:rsidDel="00AC6031" w:rsidRDefault="00EF40A8" w:rsidP="00AA6F89">
      <w:pPr>
        <w:pStyle w:val="ListParagraph"/>
        <w:numPr>
          <w:ilvl w:val="0"/>
          <w:numId w:val="27"/>
        </w:numPr>
        <w:ind w:left="714" w:hanging="357"/>
        <w:contextualSpacing w:val="0"/>
        <w:rPr>
          <w:i/>
        </w:rPr>
      </w:pPr>
      <w:r w:rsidRPr="00FA08C9">
        <w:t>1 final 3D mock-up</w:t>
      </w:r>
      <w:r w:rsidR="005E45B9" w:rsidRPr="00FA08C9">
        <w:t xml:space="preserve"> at 100% of the final size</w:t>
      </w:r>
    </w:p>
    <w:p w14:paraId="569D8CF6" w14:textId="593AC481" w:rsidR="005E45B9" w:rsidRPr="00FA08C9" w:rsidRDefault="005E45B9" w:rsidP="00AC6031">
      <w:pPr>
        <w:spacing w:after="160"/>
        <w:rPr>
          <w:rFonts w:eastAsiaTheme="majorEastAsia" w:cstheme="majorBidi"/>
          <w:b/>
          <w:i/>
          <w:caps/>
          <w:sz w:val="22"/>
          <w:szCs w:val="24"/>
        </w:rPr>
      </w:pPr>
    </w:p>
    <w:p w14:paraId="5F804167" w14:textId="7C8A1C4A" w:rsidR="00EF40A8" w:rsidRPr="00FA08C9" w:rsidRDefault="00643E81" w:rsidP="00EF40A8">
      <w:pPr>
        <w:pStyle w:val="Heading4"/>
        <w:rPr>
          <w:i/>
          <w:color w:val="auto"/>
        </w:rPr>
      </w:pPr>
      <w:r w:rsidRPr="00FA08C9">
        <w:rPr>
          <w:i/>
          <w:color w:val="auto"/>
        </w:rPr>
        <w:t>TASK 3</w:t>
      </w:r>
    </w:p>
    <w:p w14:paraId="5659F398" w14:textId="0305187C" w:rsidR="00EF40A8" w:rsidRPr="00FA08C9" w:rsidRDefault="0079794B" w:rsidP="00EF40A8">
      <w:pPr>
        <w:rPr>
          <w:b/>
        </w:rPr>
      </w:pPr>
      <w:proofErr w:type="gramStart"/>
      <w:r>
        <w:rPr>
          <w:b/>
        </w:rPr>
        <w:t>B</w:t>
      </w:r>
      <w:r w:rsidR="002C67DE" w:rsidRPr="00FA08C9">
        <w:rPr>
          <w:b/>
        </w:rPr>
        <w:t>ooklet</w:t>
      </w:r>
      <w:r>
        <w:rPr>
          <w:b/>
        </w:rPr>
        <w:t xml:space="preserve"> Design (the booklet will be included inside the package)</w:t>
      </w:r>
      <w:r w:rsidR="006D209D" w:rsidRPr="00FA08C9">
        <w:rPr>
          <w:b/>
        </w:rPr>
        <w:t>.</w:t>
      </w:r>
      <w:proofErr w:type="gramEnd"/>
      <w:r w:rsidR="006D209D" w:rsidRPr="00FA08C9">
        <w:rPr>
          <w:b/>
        </w:rPr>
        <w:t xml:space="preserve"> </w:t>
      </w:r>
    </w:p>
    <w:p w14:paraId="69A87373" w14:textId="747B64C0" w:rsidR="002C67DE" w:rsidRPr="00FA08C9" w:rsidRDefault="0079794B" w:rsidP="00286AE0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  <w:szCs w:val="20"/>
        </w:rPr>
      </w:pPr>
      <w:r>
        <w:rPr>
          <w:sz w:val="20"/>
          <w:szCs w:val="20"/>
        </w:rPr>
        <w:t xml:space="preserve">The booklet </w:t>
      </w:r>
      <w:r w:rsidR="002C67DE" w:rsidRPr="00FA08C9">
        <w:rPr>
          <w:sz w:val="20"/>
          <w:szCs w:val="20"/>
        </w:rPr>
        <w:t>include</w:t>
      </w:r>
      <w:r>
        <w:rPr>
          <w:sz w:val="20"/>
          <w:szCs w:val="20"/>
        </w:rPr>
        <w:t>s</w:t>
      </w:r>
      <w:r w:rsidR="002C67DE" w:rsidRPr="00FA08C9">
        <w:rPr>
          <w:sz w:val="20"/>
          <w:szCs w:val="20"/>
        </w:rPr>
        <w:t xml:space="preserve"> a</w:t>
      </w:r>
      <w:r w:rsidR="00286AE0" w:rsidRPr="00FA08C9">
        <w:rPr>
          <w:sz w:val="20"/>
          <w:szCs w:val="20"/>
        </w:rPr>
        <w:t xml:space="preserve"> description of the selected products and a </w:t>
      </w:r>
      <w:r w:rsidR="002C67DE" w:rsidRPr="00FA08C9">
        <w:rPr>
          <w:sz w:val="20"/>
          <w:szCs w:val="20"/>
        </w:rPr>
        <w:t>short</w:t>
      </w:r>
      <w:r>
        <w:rPr>
          <w:sz w:val="20"/>
          <w:szCs w:val="20"/>
        </w:rPr>
        <w:t xml:space="preserve"> introduction to</w:t>
      </w:r>
      <w:r w:rsidR="00286AE0" w:rsidRPr="00FA08C9">
        <w:rPr>
          <w:sz w:val="20"/>
          <w:szCs w:val="20"/>
        </w:rPr>
        <w:t xml:space="preserve"> </w:t>
      </w:r>
      <w:proofErr w:type="spellStart"/>
      <w:r w:rsidR="00286AE0" w:rsidRPr="00FA08C9">
        <w:rPr>
          <w:sz w:val="20"/>
          <w:szCs w:val="20"/>
        </w:rPr>
        <w:t>Prija</w:t>
      </w:r>
      <w:proofErr w:type="spellEnd"/>
      <w:r w:rsidR="00286AE0" w:rsidRPr="00FA08C9">
        <w:rPr>
          <w:sz w:val="20"/>
          <w:szCs w:val="20"/>
        </w:rPr>
        <w:t xml:space="preserve"> products. </w:t>
      </w:r>
    </w:p>
    <w:p w14:paraId="17D4D60E" w14:textId="7E61F3D7" w:rsidR="00286AE0" w:rsidRDefault="00286AE0" w:rsidP="00286AE0">
      <w:pPr>
        <w:pStyle w:val="CommentText"/>
        <w:tabs>
          <w:tab w:val="left" w:pos="1560"/>
          <w:tab w:val="left" w:pos="1843"/>
        </w:tabs>
        <w:ind w:left="1843" w:hanging="1843"/>
        <w:rPr>
          <w:sz w:val="20"/>
          <w:szCs w:val="20"/>
        </w:rPr>
      </w:pPr>
      <w:r w:rsidRPr="00FA08C9">
        <w:rPr>
          <w:sz w:val="20"/>
          <w:szCs w:val="20"/>
        </w:rPr>
        <w:t xml:space="preserve">The booklet should serve to additionally advertise the products. </w:t>
      </w:r>
    </w:p>
    <w:p w14:paraId="6AEAF109" w14:textId="41B79977" w:rsidR="00575ED7" w:rsidRPr="00575ED7" w:rsidRDefault="00575ED7" w:rsidP="00575ED7">
      <w:pPr>
        <w:pStyle w:val="CommentText"/>
        <w:tabs>
          <w:tab w:val="left" w:pos="1560"/>
          <w:tab w:val="left" w:pos="1843"/>
        </w:tabs>
        <w:ind w:left="1843" w:hanging="1843"/>
        <w:rPr>
          <w:color w:val="3366FF"/>
          <w:sz w:val="20"/>
          <w:szCs w:val="20"/>
        </w:rPr>
      </w:pPr>
      <w:proofErr w:type="gramStart"/>
      <w:r w:rsidRPr="00575ED7">
        <w:rPr>
          <w:color w:val="3366FF"/>
          <w:sz w:val="20"/>
          <w:szCs w:val="20"/>
        </w:rPr>
        <w:t>booklet</w:t>
      </w:r>
      <w:proofErr w:type="gram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ini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mencakup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deskripsi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dari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produk</w:t>
      </w:r>
      <w:proofErr w:type="spellEnd"/>
      <w:r w:rsidRPr="00575ED7">
        <w:rPr>
          <w:color w:val="3366FF"/>
          <w:sz w:val="20"/>
          <w:szCs w:val="20"/>
        </w:rPr>
        <w:t xml:space="preserve"> yang </w:t>
      </w:r>
      <w:proofErr w:type="spellStart"/>
      <w:r w:rsidRPr="00575ED7">
        <w:rPr>
          <w:color w:val="3366FF"/>
          <w:sz w:val="20"/>
          <w:szCs w:val="20"/>
        </w:rPr>
        <w:t>dipilih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dan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pengenalan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singkat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untuk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produk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Prija</w:t>
      </w:r>
      <w:proofErr w:type="spellEnd"/>
      <w:r w:rsidRPr="00575ED7">
        <w:rPr>
          <w:color w:val="3366FF"/>
          <w:sz w:val="20"/>
          <w:szCs w:val="20"/>
        </w:rPr>
        <w:t>.</w:t>
      </w:r>
    </w:p>
    <w:p w14:paraId="2A322B93" w14:textId="5A479D08" w:rsidR="00575ED7" w:rsidRPr="00575ED7" w:rsidRDefault="00575ED7" w:rsidP="00575ED7">
      <w:pPr>
        <w:pStyle w:val="CommentText"/>
        <w:tabs>
          <w:tab w:val="left" w:pos="1560"/>
          <w:tab w:val="left" w:pos="1843"/>
        </w:tabs>
        <w:ind w:left="1843" w:hanging="1843"/>
        <w:rPr>
          <w:color w:val="3366FF"/>
          <w:sz w:val="20"/>
          <w:szCs w:val="20"/>
        </w:rPr>
      </w:pPr>
      <w:proofErr w:type="gramStart"/>
      <w:r w:rsidRPr="00575ED7">
        <w:rPr>
          <w:color w:val="3366FF"/>
          <w:sz w:val="20"/>
          <w:szCs w:val="20"/>
        </w:rPr>
        <w:t>booklet</w:t>
      </w:r>
      <w:proofErr w:type="gram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ini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harus</w:t>
      </w:r>
      <w:proofErr w:type="spellEnd"/>
      <w:r w:rsidRPr="00575ED7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berfungsi</w:t>
      </w:r>
      <w:proofErr w:type="spellEnd"/>
      <w:r w:rsidR="0022699B">
        <w:rPr>
          <w:color w:val="3366FF"/>
          <w:sz w:val="20"/>
          <w:szCs w:val="20"/>
        </w:rPr>
        <w:t xml:space="preserve"> </w:t>
      </w:r>
      <w:proofErr w:type="spellStart"/>
      <w:r w:rsidR="0022699B">
        <w:rPr>
          <w:color w:val="3366FF"/>
          <w:sz w:val="20"/>
          <w:szCs w:val="20"/>
        </w:rPr>
        <w:t>untuk</w:t>
      </w:r>
      <w:proofErr w:type="spellEnd"/>
      <w:r w:rsidR="0022699B">
        <w:rPr>
          <w:color w:val="3366FF"/>
          <w:sz w:val="20"/>
          <w:szCs w:val="20"/>
        </w:rPr>
        <w:t xml:space="preserve"> </w:t>
      </w:r>
      <w:proofErr w:type="spellStart"/>
      <w:r w:rsidR="0022699B">
        <w:rPr>
          <w:color w:val="3366FF"/>
          <w:sz w:val="20"/>
          <w:szCs w:val="20"/>
        </w:rPr>
        <w:t>memberikan</w:t>
      </w:r>
      <w:proofErr w:type="spellEnd"/>
      <w:r w:rsidR="0022699B">
        <w:rPr>
          <w:color w:val="3366FF"/>
          <w:sz w:val="20"/>
          <w:szCs w:val="20"/>
        </w:rPr>
        <w:t xml:space="preserve"> </w:t>
      </w:r>
      <w:proofErr w:type="spellStart"/>
      <w:r w:rsidR="0022699B">
        <w:rPr>
          <w:color w:val="3366FF"/>
          <w:sz w:val="20"/>
          <w:szCs w:val="20"/>
        </w:rPr>
        <w:t>iklan</w:t>
      </w:r>
      <w:proofErr w:type="spellEnd"/>
      <w:r w:rsidR="0022699B">
        <w:rPr>
          <w:color w:val="3366FF"/>
          <w:sz w:val="20"/>
          <w:szCs w:val="20"/>
        </w:rPr>
        <w:t xml:space="preserve"> </w:t>
      </w:r>
      <w:proofErr w:type="spellStart"/>
      <w:r w:rsidR="0022699B">
        <w:rPr>
          <w:color w:val="3366FF"/>
          <w:sz w:val="20"/>
          <w:szCs w:val="20"/>
        </w:rPr>
        <w:t>tambahan</w:t>
      </w:r>
      <w:proofErr w:type="spellEnd"/>
      <w:r w:rsidR="0022699B">
        <w:rPr>
          <w:color w:val="3366FF"/>
          <w:sz w:val="20"/>
          <w:szCs w:val="20"/>
        </w:rPr>
        <w:t xml:space="preserve"> </w:t>
      </w:r>
      <w:proofErr w:type="spellStart"/>
      <w:r w:rsidR="0022699B">
        <w:rPr>
          <w:color w:val="3366FF"/>
          <w:sz w:val="20"/>
          <w:szCs w:val="20"/>
        </w:rPr>
        <w:t>mengenai</w:t>
      </w:r>
      <w:proofErr w:type="spellEnd"/>
      <w:r w:rsidR="0022699B">
        <w:rPr>
          <w:color w:val="3366FF"/>
          <w:sz w:val="20"/>
          <w:szCs w:val="20"/>
        </w:rPr>
        <w:t xml:space="preserve"> </w:t>
      </w:r>
      <w:proofErr w:type="spellStart"/>
      <w:r w:rsidRPr="00575ED7">
        <w:rPr>
          <w:color w:val="3366FF"/>
          <w:sz w:val="20"/>
          <w:szCs w:val="20"/>
        </w:rPr>
        <w:t>produk</w:t>
      </w:r>
      <w:r w:rsidR="0022699B">
        <w:rPr>
          <w:color w:val="3366FF"/>
          <w:sz w:val="20"/>
          <w:szCs w:val="20"/>
        </w:rPr>
        <w:t>nya</w:t>
      </w:r>
      <w:proofErr w:type="spellEnd"/>
      <w:r w:rsidRPr="00575ED7">
        <w:rPr>
          <w:color w:val="3366FF"/>
          <w:sz w:val="20"/>
          <w:szCs w:val="20"/>
        </w:rPr>
        <w:t>.</w:t>
      </w:r>
    </w:p>
    <w:p w14:paraId="0C0ADD34" w14:textId="77777777" w:rsidR="00286AE0" w:rsidRPr="00FA08C9" w:rsidRDefault="00286AE0" w:rsidP="006D209D">
      <w:pPr>
        <w:tabs>
          <w:tab w:val="left" w:pos="284"/>
        </w:tabs>
        <w:ind w:left="284" w:hanging="284"/>
      </w:pPr>
    </w:p>
    <w:p w14:paraId="53E2ECA1" w14:textId="552964A2" w:rsidR="00EF40A8" w:rsidRPr="00FA08C9" w:rsidRDefault="00EF40A8" w:rsidP="006D209D">
      <w:pPr>
        <w:tabs>
          <w:tab w:val="left" w:pos="284"/>
        </w:tabs>
        <w:ind w:left="284" w:hanging="284"/>
      </w:pPr>
      <w:bookmarkStart w:id="5" w:name="_GoBack"/>
      <w:r w:rsidRPr="00FA08C9">
        <w:t xml:space="preserve">• </w:t>
      </w:r>
      <w:r w:rsidRPr="00FA08C9">
        <w:tab/>
        <w:t xml:space="preserve">Design a small </w:t>
      </w:r>
      <w:r w:rsidR="0079794B">
        <w:t>double-</w:t>
      </w:r>
      <w:r w:rsidR="003956D1" w:rsidRPr="00FA08C9">
        <w:t>sided booklet</w:t>
      </w:r>
      <w:r w:rsidRPr="00FA08C9">
        <w:t xml:space="preserve"> that will be included inside the package</w:t>
      </w:r>
      <w:r w:rsidR="006D209D" w:rsidRPr="00FA08C9">
        <w:t xml:space="preserve">. </w:t>
      </w:r>
    </w:p>
    <w:bookmarkEnd w:id="5"/>
    <w:p w14:paraId="6EA4895A" w14:textId="365715D4" w:rsidR="007E0CE1" w:rsidRPr="00FA08C9" w:rsidRDefault="007E0CE1" w:rsidP="007E0CE1">
      <w:pPr>
        <w:ind w:left="284" w:hanging="284"/>
      </w:pPr>
      <w:r w:rsidRPr="00FA08C9">
        <w:t xml:space="preserve">• </w:t>
      </w:r>
      <w:r w:rsidRPr="00FA08C9">
        <w:tab/>
      </w:r>
      <w:proofErr w:type="gramStart"/>
      <w:r w:rsidRPr="00FA08C9">
        <w:t>You</w:t>
      </w:r>
      <w:proofErr w:type="gramEnd"/>
      <w:r w:rsidRPr="00FA08C9">
        <w:t xml:space="preserve"> may use any of the supplied images to include in your </w:t>
      </w:r>
      <w:r w:rsidR="0047428D" w:rsidRPr="00FA08C9">
        <w:t>booklet</w:t>
      </w:r>
      <w:r w:rsidRPr="00FA08C9">
        <w:t xml:space="preserve"> design </w:t>
      </w:r>
      <w:r w:rsidRPr="00FA08C9">
        <w:br/>
        <w:t>and/or create your own illustrations</w:t>
      </w:r>
    </w:p>
    <w:p w14:paraId="6D480EFB" w14:textId="2823982B" w:rsidR="00EF40A8" w:rsidRPr="00FA08C9" w:rsidRDefault="00EF40A8" w:rsidP="00EF40A8">
      <w:pPr>
        <w:tabs>
          <w:tab w:val="left" w:pos="284"/>
        </w:tabs>
        <w:ind w:left="284" w:hanging="284"/>
      </w:pPr>
      <w:r w:rsidRPr="00FA08C9">
        <w:t xml:space="preserve">• </w:t>
      </w:r>
      <w:r w:rsidRPr="00FA08C9">
        <w:tab/>
        <w:t xml:space="preserve">Include </w:t>
      </w:r>
      <w:r w:rsidR="0079794B">
        <w:t>the t</w:t>
      </w:r>
      <w:r w:rsidRPr="00FA08C9">
        <w:t xml:space="preserve">ext on the </w:t>
      </w:r>
      <w:r w:rsidR="003956D1" w:rsidRPr="00FA08C9">
        <w:t>booklet</w:t>
      </w:r>
      <w:r w:rsidRPr="00FA08C9">
        <w:t xml:space="preserve"> (</w:t>
      </w:r>
      <w:r w:rsidR="000B44BA" w:rsidRPr="00FA08C9">
        <w:t>“</w:t>
      </w:r>
      <w:r w:rsidRPr="00FA08C9">
        <w:t>Mod3_Text.docx</w:t>
      </w:r>
      <w:r w:rsidR="000B44BA" w:rsidRPr="00FA08C9">
        <w:t>”</w:t>
      </w:r>
      <w:r w:rsidRPr="00FA08C9">
        <w:t>)</w:t>
      </w:r>
      <w:r w:rsidR="003956D1" w:rsidRPr="00FA08C9">
        <w:t>.</w:t>
      </w:r>
    </w:p>
    <w:p w14:paraId="00739844" w14:textId="777EE50F" w:rsidR="00EF40A8" w:rsidRDefault="005A48DA" w:rsidP="005A48DA">
      <w:pPr>
        <w:tabs>
          <w:tab w:val="left" w:pos="284"/>
        </w:tabs>
        <w:ind w:left="284" w:hanging="284"/>
      </w:pPr>
      <w:r w:rsidRPr="00FA08C9">
        <w:t xml:space="preserve">• </w:t>
      </w:r>
      <w:r w:rsidRPr="00FA08C9">
        <w:tab/>
        <w:t xml:space="preserve">Include </w:t>
      </w:r>
      <w:r w:rsidR="003956D1" w:rsidRPr="00FA08C9">
        <w:t>the</w:t>
      </w:r>
      <w:r w:rsidR="00EF40A8" w:rsidRPr="00FA08C9">
        <w:t xml:space="preserve"> </w:t>
      </w:r>
      <w:r w:rsidR="003956D1" w:rsidRPr="00FA08C9">
        <w:t xml:space="preserve">vector </w:t>
      </w:r>
      <w:r w:rsidR="00EF40A8" w:rsidRPr="00FA08C9">
        <w:t>man</w:t>
      </w:r>
      <w:r w:rsidRPr="00FA08C9">
        <w:t>ufacturer’s logo “</w:t>
      </w:r>
      <w:proofErr w:type="spellStart"/>
      <w:r w:rsidRPr="00FA08C9">
        <w:t>Prija</w:t>
      </w:r>
      <w:proofErr w:type="spellEnd"/>
      <w:r w:rsidRPr="00FA08C9">
        <w:t xml:space="preserve">” on the </w:t>
      </w:r>
      <w:r w:rsidR="003956D1" w:rsidRPr="00FA08C9">
        <w:t>booklet.</w:t>
      </w:r>
    </w:p>
    <w:p w14:paraId="6DA51D86" w14:textId="6D2506CC" w:rsidR="00EF40A8" w:rsidRPr="00FA08C9" w:rsidRDefault="00F046E5" w:rsidP="00EF40A8">
      <w:r w:rsidRPr="00FA08C9">
        <w:t xml:space="preserve">• </w:t>
      </w:r>
      <w:r w:rsidRPr="00FA08C9">
        <w:tab/>
      </w:r>
      <w:r>
        <w:t xml:space="preserve">Use your </w:t>
      </w:r>
      <w:proofErr w:type="spellStart"/>
      <w:r w:rsidRPr="00FA08C9">
        <w:t>LogoType</w:t>
      </w:r>
      <w:proofErr w:type="spellEnd"/>
      <w:r>
        <w:t xml:space="preserve"> from Task 2</w:t>
      </w:r>
      <w:r w:rsidRPr="00FA08C9">
        <w:t>: “Set your Beauty”</w:t>
      </w:r>
    </w:p>
    <w:p w14:paraId="726AA00E" w14:textId="77777777" w:rsidR="00EF40A8" w:rsidRPr="00FA08C9" w:rsidRDefault="00EF40A8" w:rsidP="00EF40A8">
      <w:pPr>
        <w:pStyle w:val="Heading3"/>
      </w:pPr>
      <w:r w:rsidRPr="00FA08C9">
        <w:t>Technical specifications</w:t>
      </w:r>
    </w:p>
    <w:p w14:paraId="7F8B208F" w14:textId="667BD2DB" w:rsidR="00EF40A8" w:rsidRPr="00FA08C9" w:rsidRDefault="003956D1" w:rsidP="007442B6">
      <w:pPr>
        <w:tabs>
          <w:tab w:val="left" w:pos="3686"/>
        </w:tabs>
        <w:ind w:left="3828" w:hanging="3828"/>
      </w:pPr>
      <w:r w:rsidRPr="00FA08C9">
        <w:t>Dimensions</w:t>
      </w:r>
      <w:r w:rsidR="00EF40A8" w:rsidRPr="00FA08C9">
        <w:t xml:space="preserve">: </w:t>
      </w:r>
      <w:r w:rsidRPr="00FA08C9">
        <w:tab/>
      </w:r>
      <w:r w:rsidR="00EF40A8" w:rsidRPr="00FA08C9">
        <w:t>A4 maximum flat</w:t>
      </w:r>
      <w:r w:rsidRPr="00FA08C9">
        <w:t xml:space="preserve"> </w:t>
      </w:r>
      <w:r w:rsidR="00560B7A">
        <w:t xml:space="preserve">— </w:t>
      </w:r>
      <w:r w:rsidRPr="00FA08C9">
        <w:t>double sided</w:t>
      </w:r>
      <w:r w:rsidR="005E64BC" w:rsidRPr="00FA08C9">
        <w:t xml:space="preserve">. </w:t>
      </w:r>
    </w:p>
    <w:p w14:paraId="176D084F" w14:textId="246AD116" w:rsidR="00EF40A8" w:rsidRPr="00FA08C9" w:rsidRDefault="003956D1" w:rsidP="00EF40A8">
      <w:pPr>
        <w:tabs>
          <w:tab w:val="left" w:pos="3686"/>
        </w:tabs>
        <w:ind w:left="3828" w:hanging="3828"/>
      </w:pPr>
      <w:r w:rsidRPr="00FA08C9">
        <w:t>Bleed</w:t>
      </w:r>
      <w:r w:rsidR="00985786" w:rsidRPr="00FA08C9">
        <w:t xml:space="preserve"> (if necessary)</w:t>
      </w:r>
      <w:r w:rsidR="00EF40A8" w:rsidRPr="00FA08C9">
        <w:t xml:space="preserve">: </w:t>
      </w:r>
      <w:r w:rsidRPr="00FA08C9">
        <w:tab/>
      </w:r>
      <w:r w:rsidR="00EF40A8" w:rsidRPr="00FA08C9">
        <w:t>5 mm</w:t>
      </w:r>
    </w:p>
    <w:p w14:paraId="212392B0" w14:textId="428C9D19" w:rsidR="007E0CE1" w:rsidRPr="00FA08C9" w:rsidRDefault="007E0CE1" w:rsidP="000B44BA">
      <w:pPr>
        <w:tabs>
          <w:tab w:val="left" w:pos="3686"/>
        </w:tabs>
        <w:ind w:left="3828" w:hanging="3828"/>
      </w:pPr>
      <w:r w:rsidRPr="00FA08C9">
        <w:t xml:space="preserve">Colours: </w:t>
      </w:r>
      <w:r w:rsidRPr="00FA08C9">
        <w:tab/>
        <w:t xml:space="preserve">2 pantone </w:t>
      </w:r>
      <w:r w:rsidR="00ED0E1D" w:rsidRPr="00FA08C9">
        <w:t xml:space="preserve">uncoated </w:t>
      </w:r>
      <w:r w:rsidRPr="00FA08C9">
        <w:t>colo</w:t>
      </w:r>
      <w:r w:rsidR="00E71238">
        <w:t>u</w:t>
      </w:r>
      <w:r w:rsidRPr="00FA08C9">
        <w:t xml:space="preserve">rs </w:t>
      </w:r>
    </w:p>
    <w:p w14:paraId="5DC0EBFF" w14:textId="4082BA9E" w:rsidR="005E45B9" w:rsidRPr="00FA08C9" w:rsidRDefault="005E45B9" w:rsidP="005E45B9">
      <w:pPr>
        <w:tabs>
          <w:tab w:val="left" w:pos="3686"/>
        </w:tabs>
        <w:ind w:left="3828" w:hanging="3828"/>
      </w:pPr>
      <w:r w:rsidRPr="00FA08C9">
        <w:t>Folds (if required):</w:t>
      </w:r>
      <w:r w:rsidRPr="00FA08C9">
        <w:tab/>
        <w:t xml:space="preserve">Folds must be indicated </w:t>
      </w:r>
      <w:r w:rsidR="00C67220">
        <w:t>using</w:t>
      </w:r>
      <w:r w:rsidRPr="00FA08C9">
        <w:t xml:space="preserve"> one of the pantone uncoated colours</w:t>
      </w:r>
    </w:p>
    <w:p w14:paraId="4ABBC3C8" w14:textId="375511B9" w:rsidR="000B44BA" w:rsidRPr="00FA08C9" w:rsidRDefault="003956D1" w:rsidP="000B44BA">
      <w:pPr>
        <w:tabs>
          <w:tab w:val="left" w:pos="3686"/>
        </w:tabs>
        <w:ind w:left="3828" w:hanging="3828"/>
      </w:pPr>
      <w:r w:rsidRPr="00FA08C9">
        <w:t>Printing</w:t>
      </w:r>
      <w:r w:rsidR="00EF40A8" w:rsidRPr="00FA08C9">
        <w:t xml:space="preserve">: </w:t>
      </w:r>
      <w:r w:rsidRPr="00FA08C9">
        <w:tab/>
      </w:r>
      <w:proofErr w:type="spellStart"/>
      <w:r w:rsidR="00EF40A8" w:rsidRPr="00FA08C9">
        <w:t>sheetfed</w:t>
      </w:r>
      <w:proofErr w:type="spellEnd"/>
      <w:r w:rsidR="00EF40A8" w:rsidRPr="00FA08C9">
        <w:t xml:space="preserve"> offset printing</w:t>
      </w:r>
      <w:r w:rsidR="00560B7A">
        <w:t>, double sided</w:t>
      </w:r>
    </w:p>
    <w:p w14:paraId="20B407A6" w14:textId="123E907D" w:rsidR="00EF40A8" w:rsidRPr="00FA08C9" w:rsidRDefault="00EF40A8" w:rsidP="00EF40A8">
      <w:pPr>
        <w:tabs>
          <w:tab w:val="left" w:pos="3686"/>
        </w:tabs>
        <w:ind w:left="3828" w:hanging="3828"/>
      </w:pPr>
      <w:proofErr w:type="spellStart"/>
      <w:r w:rsidRPr="00FA08C9">
        <w:t>Greyscale</w:t>
      </w:r>
      <w:proofErr w:type="spellEnd"/>
      <w:r w:rsidRPr="00FA08C9">
        <w:t xml:space="preserve"> and colour image</w:t>
      </w:r>
      <w:r w:rsidR="003956D1" w:rsidRPr="00FA08C9">
        <w:t xml:space="preserve"> resolution</w:t>
      </w:r>
      <w:r w:rsidR="0089018A" w:rsidRPr="00FA08C9">
        <w:t xml:space="preserve">: </w:t>
      </w:r>
      <w:r w:rsidR="003956D1" w:rsidRPr="00FA08C9">
        <w:tab/>
      </w:r>
      <w:r w:rsidR="00560B7A">
        <w:t>280 –</w:t>
      </w:r>
      <w:r w:rsidR="0089018A" w:rsidRPr="00FA08C9">
        <w:t xml:space="preserve"> 30</w:t>
      </w:r>
      <w:r w:rsidRPr="00FA08C9">
        <w:t>0 PPI</w:t>
      </w:r>
      <w:r w:rsidR="00ED0E1D" w:rsidRPr="00FA08C9">
        <w:t xml:space="preserve"> </w:t>
      </w:r>
    </w:p>
    <w:p w14:paraId="35963ACE" w14:textId="161D1C74" w:rsidR="00EF40A8" w:rsidRPr="00FA08C9" w:rsidRDefault="003956D1" w:rsidP="00EF40A8">
      <w:pPr>
        <w:tabs>
          <w:tab w:val="left" w:pos="3686"/>
        </w:tabs>
        <w:ind w:left="3828" w:hanging="3828"/>
      </w:pPr>
      <w:r w:rsidRPr="00FA08C9">
        <w:t>Bitmap images resolution</w:t>
      </w:r>
      <w:r w:rsidR="00EF40A8" w:rsidRPr="00FA08C9">
        <w:t xml:space="preserve">: </w:t>
      </w:r>
      <w:r w:rsidRPr="00FA08C9">
        <w:tab/>
      </w:r>
      <w:r w:rsidR="00560B7A">
        <w:t>800 –</w:t>
      </w:r>
      <w:r w:rsidR="00EF40A8" w:rsidRPr="00FA08C9">
        <w:t xml:space="preserve"> 1200 PPI</w:t>
      </w:r>
      <w:r w:rsidR="00ED0E1D" w:rsidRPr="00FA08C9">
        <w:t xml:space="preserve"> </w:t>
      </w:r>
    </w:p>
    <w:p w14:paraId="5F5ABFF5" w14:textId="77777777" w:rsidR="00EF40A8" w:rsidRPr="00FA08C9" w:rsidRDefault="00EF40A8" w:rsidP="00EF40A8"/>
    <w:p w14:paraId="37831304" w14:textId="77777777" w:rsidR="00EF40A8" w:rsidRPr="00FA08C9" w:rsidRDefault="00EF40A8" w:rsidP="00EF40A8">
      <w:pPr>
        <w:pStyle w:val="Heading3"/>
      </w:pPr>
      <w:r w:rsidRPr="00FA08C9">
        <w:t>You must deliver</w:t>
      </w:r>
    </w:p>
    <w:p w14:paraId="34A077CC" w14:textId="75D95B50" w:rsidR="005D4034" w:rsidRPr="00FA08C9" w:rsidRDefault="005D4034" w:rsidP="00AA6F89">
      <w:pPr>
        <w:pStyle w:val="ListParagraph"/>
        <w:numPr>
          <w:ilvl w:val="0"/>
          <w:numId w:val="31"/>
        </w:numPr>
      </w:pPr>
      <w:r w:rsidRPr="005D4034">
        <w:rPr>
          <w:szCs w:val="20"/>
          <w:lang w:val="en-US"/>
        </w:rPr>
        <w:t xml:space="preserve">Folders as specified in “Instructions to the Competitor” on page 4. </w:t>
      </w:r>
      <w:r w:rsidRPr="005D4034">
        <w:rPr>
          <w:szCs w:val="20"/>
          <w:lang w:val="en-US"/>
        </w:rPr>
        <w:br/>
      </w:r>
      <w:r w:rsidRPr="00B219B9">
        <w:rPr>
          <w:b/>
          <w:bCs/>
          <w:szCs w:val="20"/>
          <w:lang w:val="en-US"/>
        </w:rPr>
        <w:t>Only files from these folders will be assessed</w:t>
      </w:r>
    </w:p>
    <w:p w14:paraId="3A7D4157" w14:textId="472B491B" w:rsidR="00EF40A8" w:rsidRPr="00FA08C9" w:rsidRDefault="00EF40A8" w:rsidP="00AA6F89">
      <w:pPr>
        <w:pStyle w:val="ListParagraph"/>
        <w:numPr>
          <w:ilvl w:val="0"/>
          <w:numId w:val="31"/>
        </w:numPr>
        <w:tabs>
          <w:tab w:val="left" w:pos="284"/>
        </w:tabs>
      </w:pPr>
      <w:r w:rsidRPr="00FA08C9">
        <w:t>1 final composite PDF/X-4</w:t>
      </w:r>
      <w:proofErr w:type="gramStart"/>
      <w:r w:rsidRPr="00FA08C9">
        <w:t>:2008</w:t>
      </w:r>
      <w:proofErr w:type="gramEnd"/>
      <w:r w:rsidRPr="00FA08C9">
        <w:t xml:space="preserve"> file (</w:t>
      </w:r>
      <w:r w:rsidR="00560B7A">
        <w:t xml:space="preserve">including </w:t>
      </w:r>
      <w:r w:rsidR="00560B7A" w:rsidRPr="00FA08C9">
        <w:t xml:space="preserve">bleed, </w:t>
      </w:r>
      <w:r w:rsidR="00560B7A" w:rsidRPr="005D4034">
        <w:rPr>
          <w:rFonts w:cs="Arial"/>
          <w:szCs w:val="20"/>
        </w:rPr>
        <w:t>colour bars, crop mar</w:t>
      </w:r>
      <w:r w:rsidR="00AC6031" w:rsidRPr="005D4034">
        <w:rPr>
          <w:rFonts w:cs="Arial"/>
          <w:szCs w:val="20"/>
        </w:rPr>
        <w:t>k</w:t>
      </w:r>
      <w:r w:rsidR="00560B7A" w:rsidRPr="005D4034">
        <w:rPr>
          <w:rFonts w:cs="Arial"/>
          <w:szCs w:val="20"/>
        </w:rPr>
        <w:t>s, registration marks</w:t>
      </w:r>
      <w:r w:rsidR="00560B7A" w:rsidRPr="00FA08C9">
        <w:t xml:space="preserve"> </w:t>
      </w:r>
      <w:r w:rsidR="00642F1B" w:rsidRPr="00FA08C9">
        <w:t>and fold lines</w:t>
      </w:r>
      <w:r w:rsidRPr="00FA08C9">
        <w:t>)</w:t>
      </w:r>
      <w:r w:rsidR="005A48DA" w:rsidRPr="00FA08C9">
        <w:t xml:space="preserve"> Place your fold lines outside the bleed area</w:t>
      </w:r>
      <w:r w:rsidR="00ED0E1D" w:rsidRPr="00FA08C9">
        <w:t xml:space="preserve"> in one of the pantone uncoated colours</w:t>
      </w:r>
      <w:r w:rsidR="005A48DA" w:rsidRPr="00FA08C9">
        <w:t>.</w:t>
      </w:r>
    </w:p>
    <w:p w14:paraId="3147132C" w14:textId="406EAEB6" w:rsidR="00EF40A8" w:rsidRPr="00FA08C9" w:rsidRDefault="003956D1" w:rsidP="00AA6F89">
      <w:pPr>
        <w:pStyle w:val="ListParagraph"/>
        <w:numPr>
          <w:ilvl w:val="0"/>
          <w:numId w:val="31"/>
        </w:numPr>
        <w:tabs>
          <w:tab w:val="left" w:pos="284"/>
        </w:tabs>
      </w:pPr>
      <w:r w:rsidRPr="00FA08C9">
        <w:t xml:space="preserve">1 </w:t>
      </w:r>
      <w:r w:rsidR="00560B7A">
        <w:t>double sided printout at 100%,</w:t>
      </w:r>
      <w:r w:rsidRPr="00FA08C9">
        <w:t xml:space="preserve"> </w:t>
      </w:r>
      <w:r w:rsidR="00642F1B" w:rsidRPr="00FA08C9">
        <w:t xml:space="preserve">with </w:t>
      </w:r>
      <w:r w:rsidR="00560B7A" w:rsidRPr="00FA08C9">
        <w:t>bleed</w:t>
      </w:r>
      <w:r w:rsidR="00560B7A">
        <w:t>, crop marks and</w:t>
      </w:r>
      <w:r w:rsidRPr="00FA08C9">
        <w:t xml:space="preserve"> fold lines </w:t>
      </w:r>
      <w:r w:rsidR="00560B7A">
        <w:t>ONLY</w:t>
      </w:r>
      <w:r w:rsidRPr="00FA08C9">
        <w:t xml:space="preserve"> </w:t>
      </w:r>
    </w:p>
    <w:p w14:paraId="64C81DB9" w14:textId="0C0C1191" w:rsidR="006D209D" w:rsidRPr="00FA08C9" w:rsidRDefault="003956D1" w:rsidP="00AA6F89">
      <w:pPr>
        <w:pStyle w:val="ListParagraph"/>
        <w:numPr>
          <w:ilvl w:val="0"/>
          <w:numId w:val="31"/>
        </w:numPr>
        <w:tabs>
          <w:tab w:val="left" w:pos="284"/>
        </w:tabs>
      </w:pPr>
      <w:r w:rsidRPr="00FA08C9">
        <w:t xml:space="preserve">1 </w:t>
      </w:r>
      <w:r w:rsidR="00560B7A">
        <w:t>double sided printout at 100%</w:t>
      </w:r>
      <w:r w:rsidRPr="00FA08C9">
        <w:t>, trimmed to size and mocked-up</w:t>
      </w:r>
      <w:r w:rsidR="00EB5960" w:rsidRPr="00FA08C9">
        <w:t xml:space="preserve"> (folded — if necessary)</w:t>
      </w:r>
    </w:p>
    <w:p w14:paraId="0BF7893F" w14:textId="77777777" w:rsidR="005E64BC" w:rsidRPr="00FA08C9" w:rsidRDefault="005E64BC" w:rsidP="00EF40A8">
      <w:pPr>
        <w:tabs>
          <w:tab w:val="left" w:pos="284"/>
        </w:tabs>
        <w:ind w:left="284" w:hanging="284"/>
      </w:pPr>
    </w:p>
    <w:p w14:paraId="0EB7438C" w14:textId="52BC62B3" w:rsidR="00EF40A8" w:rsidRPr="00FA08C9" w:rsidRDefault="00EF40A8" w:rsidP="00EF40A8">
      <w:pPr>
        <w:tabs>
          <w:tab w:val="left" w:pos="284"/>
        </w:tabs>
        <w:ind w:left="284" w:hanging="284"/>
      </w:pPr>
    </w:p>
    <w:p w14:paraId="27A70D0E" w14:textId="77777777" w:rsidR="00EF40A8" w:rsidRPr="00FA08C9" w:rsidRDefault="00EF40A8" w:rsidP="00EF40A8"/>
    <w:p w14:paraId="4EAC9898" w14:textId="77777777" w:rsidR="00EF40A8" w:rsidRPr="00FA08C9" w:rsidRDefault="00EF40A8" w:rsidP="00EF40A8"/>
    <w:p w14:paraId="4E66D623" w14:textId="77777777" w:rsidR="00EF40A8" w:rsidRPr="00FA08C9" w:rsidRDefault="00EF40A8" w:rsidP="00EF40A8"/>
    <w:p w14:paraId="3D6037A6" w14:textId="71CF121E" w:rsidR="00B219B9" w:rsidRDefault="00B219B9">
      <w:pPr>
        <w:spacing w:after="160"/>
      </w:pPr>
      <w:r>
        <w:br w:type="page"/>
      </w:r>
    </w:p>
    <w:p w14:paraId="2F118B10" w14:textId="77777777" w:rsidR="00B219B9" w:rsidRPr="00FA08C9" w:rsidRDefault="00B219B9" w:rsidP="00B219B9">
      <w:pPr>
        <w:pStyle w:val="Heading1"/>
      </w:pPr>
      <w:r w:rsidRPr="00FA08C9">
        <w:lastRenderedPageBreak/>
        <w:t>Text</w:t>
      </w:r>
    </w:p>
    <w:p w14:paraId="4F10BDFA" w14:textId="77777777" w:rsidR="00B219B9" w:rsidRPr="00FA08C9" w:rsidRDefault="00B219B9" w:rsidP="00B219B9"/>
    <w:p w14:paraId="5054FF81" w14:textId="77777777" w:rsidR="00B219B9" w:rsidRPr="00FA08C9" w:rsidRDefault="00B219B9" w:rsidP="00B219B9"/>
    <w:p w14:paraId="67DACFFA" w14:textId="77777777" w:rsidR="00B219B9" w:rsidRPr="00FA08C9" w:rsidRDefault="00B219B9" w:rsidP="00B219B9">
      <w:pPr>
        <w:pStyle w:val="EinfAbs"/>
      </w:pPr>
      <w:r w:rsidRPr="00FA08C9">
        <w:rPr>
          <w:rFonts w:ascii="MinionPro-Bold" w:hAnsi="MinionPro-Bold" w:cs="MinionPro-Bold"/>
          <w:b/>
          <w:bCs/>
          <w:u w:val="thick"/>
        </w:rPr>
        <w:t>Package Text</w:t>
      </w:r>
    </w:p>
    <w:p w14:paraId="50699B09" w14:textId="77777777" w:rsidR="00B219B9" w:rsidRPr="00FA08C9" w:rsidRDefault="00B219B9" w:rsidP="00B219B9">
      <w:pPr>
        <w:pStyle w:val="EinfAbs"/>
      </w:pPr>
    </w:p>
    <w:p w14:paraId="7E6D93B7" w14:textId="77777777" w:rsidR="00B219B9" w:rsidRPr="00FA08C9" w:rsidRDefault="00B219B9" w:rsidP="00B219B9">
      <w:pPr>
        <w:pStyle w:val="EinfAbs"/>
      </w:pPr>
      <w:r w:rsidRPr="00FA08C9">
        <w:t>Set your Beauty</w:t>
      </w:r>
    </w:p>
    <w:p w14:paraId="4CC8BF74" w14:textId="77777777" w:rsidR="00B219B9" w:rsidRPr="00FA08C9" w:rsidRDefault="00B219B9" w:rsidP="00B219B9">
      <w:pPr>
        <w:pStyle w:val="EinfAbs"/>
      </w:pPr>
    </w:p>
    <w:p w14:paraId="4C65953D" w14:textId="77777777" w:rsidR="00B219B9" w:rsidRPr="00FA08C9" w:rsidRDefault="00B219B9" w:rsidP="00B219B9">
      <w:pPr>
        <w:pStyle w:val="EinfAbs"/>
      </w:pPr>
      <w:r w:rsidRPr="00FA08C9">
        <w:t xml:space="preserve">Relaxing Massage Lotion with Cypress Aromatherapy </w:t>
      </w:r>
    </w:p>
    <w:p w14:paraId="701B25AA" w14:textId="77777777" w:rsidR="00B219B9" w:rsidRPr="00FA08C9" w:rsidRDefault="00B219B9" w:rsidP="00B219B9">
      <w:pPr>
        <w:pStyle w:val="EinfAbs"/>
      </w:pPr>
      <w:r w:rsidRPr="00FA08C9">
        <w:t>Softening Soap</w:t>
      </w:r>
    </w:p>
    <w:p w14:paraId="5C80E929" w14:textId="77777777" w:rsidR="00B219B9" w:rsidRPr="00FA08C9" w:rsidRDefault="00B219B9" w:rsidP="00B219B9">
      <w:pPr>
        <w:pStyle w:val="EinfAbs"/>
      </w:pPr>
      <w:r w:rsidRPr="00FA08C9">
        <w:t>Hygienic Set</w:t>
      </w:r>
    </w:p>
    <w:p w14:paraId="587DB437" w14:textId="77777777" w:rsidR="00B219B9" w:rsidRPr="00FA08C9" w:rsidRDefault="00B219B9" w:rsidP="00B219B9">
      <w:pPr>
        <w:pStyle w:val="EinfAbs"/>
      </w:pPr>
    </w:p>
    <w:p w14:paraId="69779884" w14:textId="77777777" w:rsidR="00B219B9" w:rsidRPr="00FA08C9" w:rsidRDefault="00B219B9" w:rsidP="00B219B9">
      <w:pPr>
        <w:pStyle w:val="EinfAbs"/>
      </w:pPr>
      <w:r w:rsidRPr="00FA08C9">
        <w:t>www.prija.com</w:t>
      </w:r>
    </w:p>
    <w:p w14:paraId="2C22E76E" w14:textId="77777777" w:rsidR="00B219B9" w:rsidRPr="00FA08C9" w:rsidRDefault="00B219B9" w:rsidP="00B219B9">
      <w:pPr>
        <w:pStyle w:val="EinfAbs"/>
      </w:pPr>
      <w:proofErr w:type="spellStart"/>
      <w:r w:rsidRPr="00FA08C9">
        <w:t>Prija</w:t>
      </w:r>
      <w:proofErr w:type="spellEnd"/>
      <w:r w:rsidRPr="00FA08C9">
        <w:t xml:space="preserve"> Hotel cosmetics </w:t>
      </w:r>
      <w:r>
        <w:t>—</w:t>
      </w:r>
      <w:r w:rsidRPr="00FA08C9">
        <w:t xml:space="preserve"> an Italian company</w:t>
      </w:r>
    </w:p>
    <w:p w14:paraId="52153AE1" w14:textId="77777777" w:rsidR="00B219B9" w:rsidRPr="00FA08C9" w:rsidRDefault="00B219B9" w:rsidP="00B219B9">
      <w:pPr>
        <w:pStyle w:val="EinfAbs"/>
      </w:pPr>
    </w:p>
    <w:p w14:paraId="1380B45D" w14:textId="77777777" w:rsidR="00B219B9" w:rsidRPr="00FA08C9" w:rsidRDefault="00B219B9" w:rsidP="00B219B9">
      <w:pPr>
        <w:pStyle w:val="EinfAbs"/>
      </w:pPr>
    </w:p>
    <w:p w14:paraId="4B941978" w14:textId="77777777" w:rsidR="00B219B9" w:rsidRPr="00FA08C9" w:rsidRDefault="00B219B9" w:rsidP="00B219B9">
      <w:pPr>
        <w:pStyle w:val="EinfAbs"/>
      </w:pPr>
    </w:p>
    <w:p w14:paraId="0BA1E797" w14:textId="77777777" w:rsidR="00B219B9" w:rsidRDefault="00B219B9" w:rsidP="00B219B9">
      <w:pPr>
        <w:pStyle w:val="EinfAbs"/>
        <w:rPr>
          <w:rFonts w:ascii="MinionPro-Bold" w:hAnsi="MinionPro-Bold" w:cs="MinionPro-Bold"/>
          <w:b/>
          <w:bCs/>
          <w:u w:val="thick"/>
        </w:rPr>
      </w:pPr>
      <w:r w:rsidRPr="00FA08C9">
        <w:rPr>
          <w:rFonts w:ascii="MinionPro-Bold" w:hAnsi="MinionPro-Bold" w:cs="MinionPro-Bold"/>
          <w:b/>
          <w:bCs/>
          <w:u w:val="thick"/>
        </w:rPr>
        <w:t>Text for sticker:</w:t>
      </w:r>
    </w:p>
    <w:p w14:paraId="4097FE81" w14:textId="77777777" w:rsidR="00C44EA1" w:rsidRPr="00FA08C9" w:rsidRDefault="00C44EA1" w:rsidP="00B219B9">
      <w:pPr>
        <w:pStyle w:val="EinfAbs"/>
        <w:rPr>
          <w:rFonts w:ascii="MinionPro-Bold" w:hAnsi="MinionPro-Bold" w:cs="MinionPro-Bold"/>
          <w:b/>
          <w:bCs/>
          <w:u w:val="thick"/>
        </w:rPr>
      </w:pPr>
    </w:p>
    <w:p w14:paraId="5D3E3AE9" w14:textId="77777777" w:rsidR="00B219B9" w:rsidRPr="00EA5425" w:rsidRDefault="00B219B9" w:rsidP="00B219B9">
      <w:pPr>
        <w:pStyle w:val="EinfAbs"/>
      </w:pPr>
      <w:r w:rsidRPr="00EA5425">
        <w:t>www.</w:t>
      </w:r>
      <w:r>
        <w:t>holidayinn</w:t>
      </w:r>
      <w:r w:rsidRPr="00EA5425">
        <w:t>.com</w:t>
      </w:r>
    </w:p>
    <w:p w14:paraId="3766D92F" w14:textId="77777777" w:rsidR="00B219B9" w:rsidRPr="00EA5425" w:rsidRDefault="00B219B9" w:rsidP="00B219B9">
      <w:pPr>
        <w:pStyle w:val="EinfAbs"/>
      </w:pPr>
      <w:r w:rsidRPr="00EA5425">
        <w:t>+39 0471 634559</w:t>
      </w:r>
    </w:p>
    <w:p w14:paraId="7FA6A00F" w14:textId="77777777" w:rsidR="00B219B9" w:rsidRPr="00FA08C9" w:rsidRDefault="00B219B9" w:rsidP="00B219B9">
      <w:pPr>
        <w:ind w:left="720" w:hanging="720"/>
        <w:rPr>
          <w:noProof/>
        </w:rPr>
      </w:pPr>
    </w:p>
    <w:p w14:paraId="3657644C" w14:textId="77777777" w:rsidR="00B219B9" w:rsidRPr="00FA08C9" w:rsidRDefault="00B219B9" w:rsidP="00B219B9">
      <w:pPr>
        <w:pStyle w:val="EinfAbs"/>
        <w:rPr>
          <w:b/>
          <w:bCs/>
        </w:rPr>
      </w:pPr>
    </w:p>
    <w:p w14:paraId="51AF9365" w14:textId="77777777" w:rsidR="00B219B9" w:rsidRPr="00FA08C9" w:rsidRDefault="00B219B9" w:rsidP="00B219B9">
      <w:pPr>
        <w:pStyle w:val="EinfAbs"/>
      </w:pPr>
    </w:p>
    <w:p w14:paraId="57B67716" w14:textId="77777777" w:rsidR="00B219B9" w:rsidRPr="00FA08C9" w:rsidRDefault="00B219B9" w:rsidP="00B219B9">
      <w:pPr>
        <w:pStyle w:val="EinfAbs"/>
      </w:pPr>
      <w:r>
        <w:rPr>
          <w:rFonts w:ascii="MinionPro-Bold" w:hAnsi="MinionPro-Bold" w:cs="MinionPro-Bold"/>
          <w:b/>
          <w:bCs/>
          <w:u w:val="thick"/>
        </w:rPr>
        <w:t>Booklet</w:t>
      </w:r>
      <w:r w:rsidRPr="00FA08C9">
        <w:rPr>
          <w:rFonts w:ascii="MinionPro-Bold" w:hAnsi="MinionPro-Bold" w:cs="MinionPro-Bold"/>
          <w:b/>
          <w:bCs/>
          <w:u w:val="thick"/>
        </w:rPr>
        <w:t xml:space="preserve"> Text </w:t>
      </w:r>
    </w:p>
    <w:p w14:paraId="0E036854" w14:textId="77777777" w:rsidR="00B219B9" w:rsidRPr="00FA08C9" w:rsidRDefault="00B219B9" w:rsidP="00B219B9">
      <w:pPr>
        <w:pStyle w:val="EinfAbs"/>
      </w:pPr>
    </w:p>
    <w:p w14:paraId="33C6101F" w14:textId="77777777" w:rsidR="00B219B9" w:rsidRPr="00FA08C9" w:rsidRDefault="00B219B9" w:rsidP="00B219B9">
      <w:proofErr w:type="spellStart"/>
      <w:r w:rsidRPr="00FA08C9">
        <w:t>Prija</w:t>
      </w:r>
      <w:proofErr w:type="spellEnd"/>
      <w:r>
        <w:t>. S</w:t>
      </w:r>
      <w:r w:rsidRPr="00FA08C9">
        <w:t xml:space="preserve">et your Beauty. This is a variety of high quality products created without any </w:t>
      </w:r>
      <w:proofErr w:type="spellStart"/>
      <w:r w:rsidRPr="00FA08C9">
        <w:t>parabens</w:t>
      </w:r>
      <w:proofErr w:type="spellEnd"/>
      <w:r w:rsidRPr="00FA08C9">
        <w:t>, silicones and artificial colourings. All cosmetics</w:t>
      </w:r>
      <w:r>
        <w:t xml:space="preserve"> </w:t>
      </w:r>
      <w:proofErr w:type="gramStart"/>
      <w:r>
        <w:t>contains</w:t>
      </w:r>
      <w:proofErr w:type="gramEnd"/>
      <w:r w:rsidRPr="00FA08C9">
        <w:t xml:space="preserve"> the organic </w:t>
      </w:r>
      <w:proofErr w:type="spellStart"/>
      <w:r w:rsidRPr="00FA08C9">
        <w:t>Ecocert</w:t>
      </w:r>
      <w:proofErr w:type="spellEnd"/>
      <w:r w:rsidRPr="00FA08C9">
        <w:t xml:space="preserve"> certification and the </w:t>
      </w:r>
      <w:proofErr w:type="spellStart"/>
      <w:r w:rsidRPr="00FA08C9">
        <w:t>Cosmebio</w:t>
      </w:r>
      <w:proofErr w:type="spellEnd"/>
      <w:r w:rsidRPr="00FA08C9">
        <w:t xml:space="preserve"> label</w:t>
      </w:r>
      <w:r>
        <w:t xml:space="preserve"> and include</w:t>
      </w:r>
      <w:r w:rsidRPr="00FA08C9">
        <w:t xml:space="preserve"> highly moisturising ingredients. </w:t>
      </w:r>
    </w:p>
    <w:p w14:paraId="5065322E" w14:textId="77777777" w:rsidR="00B219B9" w:rsidRPr="00FA08C9" w:rsidRDefault="00B219B9" w:rsidP="00B219B9"/>
    <w:p w14:paraId="5542DC09" w14:textId="77777777" w:rsidR="00B219B9" w:rsidRPr="00FA08C9" w:rsidRDefault="00B219B9" w:rsidP="00B219B9">
      <w:r w:rsidRPr="00FA08C9">
        <w:t>Environmental protection and sustainability are very important to us. The manufacture</w:t>
      </w:r>
      <w:r>
        <w:t>r</w:t>
      </w:r>
      <w:r w:rsidRPr="00FA08C9">
        <w:t xml:space="preserve"> of our cosmetic products is subject to strict regulations related to environmental protection.</w:t>
      </w:r>
    </w:p>
    <w:p w14:paraId="0100307F" w14:textId="77777777" w:rsidR="00B219B9" w:rsidRPr="00FA08C9" w:rsidRDefault="00B219B9" w:rsidP="00B219B9">
      <w:r>
        <w:t>T</w:t>
      </w:r>
      <w:r w:rsidRPr="00FA08C9">
        <w:t xml:space="preserve">he bottles and the packaging are made with recyclable material. </w:t>
      </w:r>
    </w:p>
    <w:p w14:paraId="7F5128D6" w14:textId="77777777" w:rsidR="00B219B9" w:rsidRPr="00FA08C9" w:rsidRDefault="00B219B9" w:rsidP="00B219B9"/>
    <w:p w14:paraId="67989C7E" w14:textId="77777777" w:rsidR="00B219B9" w:rsidRPr="00FA08C9" w:rsidRDefault="00B219B9" w:rsidP="00B219B9">
      <w:r w:rsidRPr="00FA08C9">
        <w:rPr>
          <w:rFonts w:eastAsia="Times New Roman" w:cs="Times New Roman"/>
        </w:rPr>
        <w:t xml:space="preserve">There is a complete collection of </w:t>
      </w:r>
      <w:proofErr w:type="spellStart"/>
      <w:r w:rsidRPr="00FA08C9">
        <w:rPr>
          <w:rFonts w:eastAsia="Times New Roman" w:cs="Times New Roman"/>
        </w:rPr>
        <w:t>Prija</w:t>
      </w:r>
      <w:proofErr w:type="spellEnd"/>
      <w:r w:rsidRPr="00FA08C9">
        <w:rPr>
          <w:rFonts w:eastAsia="Times New Roman" w:cs="Times New Roman"/>
        </w:rPr>
        <w:t xml:space="preserve"> products to collect including gift and travel packs. </w:t>
      </w:r>
      <w:proofErr w:type="spellStart"/>
      <w:r w:rsidRPr="00FA08C9">
        <w:rPr>
          <w:rFonts w:eastAsia="Times New Roman" w:cs="Times New Roman"/>
        </w:rPr>
        <w:t>Prija</w:t>
      </w:r>
      <w:proofErr w:type="spellEnd"/>
      <w:r w:rsidRPr="00FA08C9">
        <w:rPr>
          <w:rFonts w:eastAsia="Times New Roman" w:cs="Times New Roman"/>
        </w:rPr>
        <w:t xml:space="preserve"> has an earthly spirit, for those who like warm</w:t>
      </w:r>
      <w:r>
        <w:rPr>
          <w:rFonts w:eastAsia="Times New Roman" w:cs="Times New Roman"/>
        </w:rPr>
        <w:t>,</w:t>
      </w:r>
      <w:r w:rsidRPr="00FA08C9">
        <w:rPr>
          <w:rFonts w:eastAsia="Times New Roman" w:cs="Times New Roman"/>
        </w:rPr>
        <w:t xml:space="preserve"> contemporary</w:t>
      </w:r>
      <w:r>
        <w:rPr>
          <w:rFonts w:eastAsia="Times New Roman" w:cs="Times New Roman"/>
        </w:rPr>
        <w:t>,</w:t>
      </w:r>
      <w:r w:rsidRPr="00FA08C9">
        <w:rPr>
          <w:rFonts w:eastAsia="Times New Roman" w:cs="Times New Roman"/>
        </w:rPr>
        <w:t xml:space="preserve"> but not clinical cosmetics.</w:t>
      </w:r>
    </w:p>
    <w:p w14:paraId="64B871CD" w14:textId="77777777" w:rsidR="00B219B9" w:rsidRPr="00FA08C9" w:rsidRDefault="00B219B9" w:rsidP="00B219B9"/>
    <w:p w14:paraId="12F2B21F" w14:textId="77777777" w:rsidR="00B219B9" w:rsidRPr="00FA08C9" w:rsidRDefault="00B219B9" w:rsidP="00B219B9">
      <w:pPr>
        <w:rPr>
          <w:b/>
        </w:rPr>
      </w:pPr>
      <w:r w:rsidRPr="00FA08C9">
        <w:rPr>
          <w:b/>
        </w:rPr>
        <w:t xml:space="preserve">PRIJA relaxing </w:t>
      </w:r>
      <w:proofErr w:type="gramStart"/>
      <w:r w:rsidRPr="00FA08C9">
        <w:rPr>
          <w:b/>
        </w:rPr>
        <w:t>massage</w:t>
      </w:r>
      <w:proofErr w:type="gramEnd"/>
      <w:r w:rsidRPr="00FA08C9">
        <w:rPr>
          <w:b/>
        </w:rPr>
        <w:t xml:space="preserve"> lotion with </w:t>
      </w:r>
      <w:proofErr w:type="spellStart"/>
      <w:r w:rsidRPr="00FA08C9">
        <w:rPr>
          <w:b/>
        </w:rPr>
        <w:t>aromatherapeutical</w:t>
      </w:r>
      <w:proofErr w:type="spellEnd"/>
      <w:r w:rsidRPr="00FA08C9">
        <w:rPr>
          <w:b/>
        </w:rPr>
        <w:t xml:space="preserve"> cypress</w:t>
      </w:r>
    </w:p>
    <w:p w14:paraId="03A81147" w14:textId="77777777" w:rsidR="00B219B9" w:rsidRPr="00FA08C9" w:rsidRDefault="00B219B9" w:rsidP="00B219B9">
      <w:r w:rsidRPr="00FA08C9">
        <w:t xml:space="preserve">Bottle in PET 40 ml </w:t>
      </w:r>
    </w:p>
    <w:p w14:paraId="61AB853E" w14:textId="77777777" w:rsidR="00B219B9" w:rsidRPr="00FA08C9" w:rsidRDefault="00B219B9" w:rsidP="00B219B9">
      <w:pPr>
        <w:rPr>
          <w:rFonts w:eastAsia="Times New Roman" w:cs="Times New Roman"/>
        </w:rPr>
      </w:pPr>
      <w:r w:rsidRPr="00FA08C9">
        <w:rPr>
          <w:rFonts w:eastAsia="Times New Roman" w:cs="Times New Roman"/>
        </w:rPr>
        <w:t xml:space="preserve">This is the ideal </w:t>
      </w:r>
      <w:r>
        <w:rPr>
          <w:rFonts w:eastAsia="Times New Roman" w:cs="Times New Roman"/>
        </w:rPr>
        <w:t>product</w:t>
      </w:r>
      <w:r w:rsidRPr="00FA08C9">
        <w:rPr>
          <w:rFonts w:eastAsia="Times New Roman" w:cs="Times New Roman"/>
        </w:rPr>
        <w:t xml:space="preserve"> for deep tissue</w:t>
      </w:r>
      <w:r>
        <w:rPr>
          <w:rFonts w:eastAsia="Times New Roman" w:cs="Times New Roman"/>
        </w:rPr>
        <w:t xml:space="preserve"> </w:t>
      </w:r>
      <w:r w:rsidRPr="00FA08C9">
        <w:rPr>
          <w:rFonts w:eastAsia="Times New Roman" w:cs="Times New Roman"/>
        </w:rPr>
        <w:t xml:space="preserve">and physical therapy work. This massage lotion provides the most friction with the least amount of slip and glide. </w:t>
      </w:r>
    </w:p>
    <w:p w14:paraId="0C237B0F" w14:textId="77777777" w:rsidR="00B219B9" w:rsidRPr="00FA08C9" w:rsidRDefault="00B219B9" w:rsidP="00B219B9">
      <w:proofErr w:type="spellStart"/>
      <w:r w:rsidRPr="00FA08C9">
        <w:rPr>
          <w:rFonts w:eastAsia="Times New Roman" w:cs="Times New Roman"/>
        </w:rPr>
        <w:lastRenderedPageBreak/>
        <w:t>Prija</w:t>
      </w:r>
      <w:proofErr w:type="spellEnd"/>
      <w:r w:rsidRPr="00FA08C9">
        <w:rPr>
          <w:rFonts w:eastAsia="Times New Roman" w:cs="Times New Roman"/>
        </w:rPr>
        <w:t xml:space="preserve"> luxury massage lotion is hypoallergenic and can also be used as a superb body lotion. </w:t>
      </w:r>
      <w:r>
        <w:rPr>
          <w:rFonts w:eastAsia="Times New Roman" w:cs="Times New Roman"/>
        </w:rPr>
        <w:t>It</w:t>
      </w:r>
      <w:r w:rsidRPr="00FA08C9">
        <w:rPr>
          <w:rFonts w:eastAsia="Times New Roman" w:cs="Times New Roman"/>
        </w:rPr>
        <w:t xml:space="preserve"> contains cypress and macadamia nut oil with extraordinary skin-softening properties. The product contains the finest ingredients and natural, exotic aromatherapy scents. </w:t>
      </w:r>
    </w:p>
    <w:p w14:paraId="4834B8A1" w14:textId="77777777" w:rsidR="00B219B9" w:rsidRPr="00FA08C9" w:rsidRDefault="00B219B9" w:rsidP="00B219B9"/>
    <w:p w14:paraId="299BCB96" w14:textId="77777777" w:rsidR="00B219B9" w:rsidRPr="00FA08C9" w:rsidRDefault="00B219B9" w:rsidP="00B219B9">
      <w:r w:rsidRPr="00FA08C9">
        <w:t>Application</w:t>
      </w:r>
    </w:p>
    <w:p w14:paraId="58DDFDD3" w14:textId="77777777" w:rsidR="00B219B9" w:rsidRPr="00FA08C9" w:rsidRDefault="00B219B9" w:rsidP="00B219B9">
      <w:r w:rsidRPr="00FA08C9">
        <w:t>Conditions and soothes your skin. Use after Relaxation Bath Salts or Relaxation Shower Gel.</w:t>
      </w:r>
    </w:p>
    <w:p w14:paraId="575F7AAB" w14:textId="77777777" w:rsidR="00B219B9" w:rsidRPr="00FA08C9" w:rsidRDefault="00B219B9" w:rsidP="00B219B9"/>
    <w:p w14:paraId="04F1C4FF" w14:textId="77777777" w:rsidR="00B219B9" w:rsidRPr="00FA08C9" w:rsidRDefault="00B219B9" w:rsidP="00B219B9">
      <w:r w:rsidRPr="00FA08C9">
        <w:t>Ingredients</w:t>
      </w:r>
    </w:p>
    <w:p w14:paraId="4A1F1A11" w14:textId="77777777" w:rsidR="00B219B9" w:rsidRPr="00FA08C9" w:rsidRDefault="00B219B9" w:rsidP="00B219B9">
      <w:proofErr w:type="gramStart"/>
      <w:r w:rsidRPr="00FA08C9">
        <w:t xml:space="preserve">Aqua, sodium </w:t>
      </w:r>
      <w:proofErr w:type="spellStart"/>
      <w:r w:rsidRPr="00FA08C9">
        <w:t>laureth</w:t>
      </w:r>
      <w:proofErr w:type="spellEnd"/>
      <w:r w:rsidRPr="00FA08C9">
        <w:t xml:space="preserve"> </w:t>
      </w:r>
      <w:proofErr w:type="spellStart"/>
      <w:r w:rsidRPr="00FA08C9">
        <w:t>sulfate</w:t>
      </w:r>
      <w:proofErr w:type="spellEnd"/>
      <w:r w:rsidRPr="00FA08C9">
        <w:t>, fine ingredients and exotic fragrances.</w:t>
      </w:r>
      <w:proofErr w:type="gramEnd"/>
    </w:p>
    <w:p w14:paraId="2637D731" w14:textId="77777777" w:rsidR="00B219B9" w:rsidRPr="00FA08C9" w:rsidRDefault="00B219B9" w:rsidP="00B219B9"/>
    <w:p w14:paraId="4747448C" w14:textId="77777777" w:rsidR="00B219B9" w:rsidRPr="00FA08C9" w:rsidRDefault="00B219B9" w:rsidP="00B219B9"/>
    <w:p w14:paraId="141D8F38" w14:textId="77777777" w:rsidR="00B219B9" w:rsidRPr="00FA08C9" w:rsidRDefault="00B219B9" w:rsidP="00B219B9">
      <w:pPr>
        <w:rPr>
          <w:b/>
        </w:rPr>
      </w:pPr>
      <w:r w:rsidRPr="00FA08C9">
        <w:rPr>
          <w:b/>
        </w:rPr>
        <w:t>PRIJA Softening Soap and Hygienic Set</w:t>
      </w:r>
    </w:p>
    <w:p w14:paraId="4D0C2173" w14:textId="77777777" w:rsidR="00B219B9" w:rsidRPr="00FA08C9" w:rsidRDefault="00B219B9" w:rsidP="00B219B9">
      <w:proofErr w:type="gramStart"/>
      <w:r>
        <w:t>A v</w:t>
      </w:r>
      <w:r w:rsidRPr="00FA08C9">
        <w:t>ery high quality</w:t>
      </w:r>
      <w:r>
        <w:t>,</w:t>
      </w:r>
      <w:r w:rsidRPr="00FA08C9">
        <w:t xml:space="preserve"> wrapped soap in </w:t>
      </w:r>
      <w:r>
        <w:t xml:space="preserve">a </w:t>
      </w:r>
      <w:r w:rsidRPr="00FA08C9">
        <w:t>recycled box.</w:t>
      </w:r>
      <w:proofErr w:type="gramEnd"/>
      <w:r w:rsidRPr="00FA08C9">
        <w:t xml:space="preserve"> This </w:t>
      </w:r>
      <w:r>
        <w:t>s</w:t>
      </w:r>
      <w:r w:rsidRPr="00FA08C9">
        <w:t xml:space="preserve">oap is made from natural plant extracts. The Ginseng extract will revitalise and energise your skin. This </w:t>
      </w:r>
      <w:r>
        <w:rPr>
          <w:rStyle w:val="hps"/>
          <w:rFonts w:eastAsia="Times New Roman" w:cs="Times New Roman"/>
        </w:rPr>
        <w:t>s</w:t>
      </w:r>
      <w:r w:rsidRPr="00FA08C9">
        <w:rPr>
          <w:rStyle w:val="hps"/>
          <w:rFonts w:eastAsia="Times New Roman" w:cs="Times New Roman"/>
        </w:rPr>
        <w:t>oap</w:t>
      </w:r>
      <w:r w:rsidRPr="00FA08C9">
        <w:rPr>
          <w:rFonts w:eastAsia="Times New Roman" w:cs="Times New Roman"/>
        </w:rPr>
        <w:t xml:space="preserve"> </w:t>
      </w:r>
      <w:r>
        <w:rPr>
          <w:rStyle w:val="hps"/>
          <w:rFonts w:eastAsia="Times New Roman" w:cs="Times New Roman"/>
        </w:rPr>
        <w:t xml:space="preserve">has a </w:t>
      </w:r>
      <w:r w:rsidRPr="00FA08C9">
        <w:rPr>
          <w:rStyle w:val="hps"/>
          <w:rFonts w:eastAsia="Times New Roman" w:cs="Times New Roman"/>
        </w:rPr>
        <w:t>smooth</w:t>
      </w:r>
      <w:r w:rsidRPr="00FA08C9">
        <w:rPr>
          <w:rFonts w:eastAsia="Times New Roman" w:cs="Times New Roman"/>
        </w:rPr>
        <w:t xml:space="preserve"> </w:t>
      </w:r>
      <w:r w:rsidRPr="00FA08C9">
        <w:rPr>
          <w:rStyle w:val="hps"/>
          <w:rFonts w:eastAsia="Times New Roman" w:cs="Times New Roman"/>
        </w:rPr>
        <w:t>action</w:t>
      </w:r>
      <w:r w:rsidRPr="00FA08C9">
        <w:rPr>
          <w:rFonts w:eastAsia="Times New Roman" w:cs="Times New Roman"/>
        </w:rPr>
        <w:t xml:space="preserve"> </w:t>
      </w:r>
      <w:r w:rsidRPr="00FA08C9">
        <w:rPr>
          <w:rStyle w:val="hps"/>
          <w:rFonts w:eastAsia="Times New Roman" w:cs="Times New Roman"/>
        </w:rPr>
        <w:t>and</w:t>
      </w:r>
      <w:r w:rsidRPr="00FA08C9">
        <w:rPr>
          <w:rFonts w:eastAsia="Times New Roman" w:cs="Times New Roman"/>
        </w:rPr>
        <w:t xml:space="preserve"> comes with </w:t>
      </w:r>
      <w:r w:rsidRPr="00FA08C9">
        <w:rPr>
          <w:rStyle w:val="hps"/>
          <w:rFonts w:eastAsia="Times New Roman" w:cs="Times New Roman"/>
        </w:rPr>
        <w:t>high content of</w:t>
      </w:r>
      <w:r w:rsidRPr="00FA08C9">
        <w:rPr>
          <w:rFonts w:eastAsia="Times New Roman" w:cs="Times New Roman"/>
        </w:rPr>
        <w:t xml:space="preserve"> </w:t>
      </w:r>
      <w:r w:rsidRPr="00FA08C9">
        <w:rPr>
          <w:rStyle w:val="hps"/>
          <w:rFonts w:eastAsia="Times New Roman" w:cs="Times New Roman"/>
        </w:rPr>
        <w:t>natural</w:t>
      </w:r>
      <w:r w:rsidRPr="00FA08C9">
        <w:rPr>
          <w:rFonts w:eastAsia="Times New Roman" w:cs="Times New Roman"/>
        </w:rPr>
        <w:t xml:space="preserve"> </w:t>
      </w:r>
      <w:proofErr w:type="spellStart"/>
      <w:r w:rsidRPr="00FA08C9">
        <w:rPr>
          <w:rStyle w:val="hps"/>
          <w:rFonts w:eastAsia="Times New Roman" w:cs="Times New Roman"/>
        </w:rPr>
        <w:t>glycerin</w:t>
      </w:r>
      <w:proofErr w:type="spellEnd"/>
      <w:r w:rsidRPr="00FA08C9">
        <w:rPr>
          <w:rStyle w:val="hps"/>
          <w:rFonts w:eastAsia="Times New Roman" w:cs="Times New Roman"/>
        </w:rPr>
        <w:t>.</w:t>
      </w:r>
    </w:p>
    <w:p w14:paraId="656C04E7" w14:textId="77777777" w:rsidR="00B219B9" w:rsidRDefault="00B219B9" w:rsidP="00B219B9">
      <w:pPr>
        <w:rPr>
          <w:rFonts w:eastAsia="Times New Roman" w:cs="Times New Roman"/>
        </w:rPr>
      </w:pPr>
    </w:p>
    <w:p w14:paraId="7C0500BC" w14:textId="77777777" w:rsidR="00B219B9" w:rsidRPr="00771A3D" w:rsidRDefault="00B219B9" w:rsidP="00B219B9">
      <w:pPr>
        <w:rPr>
          <w:rFonts w:eastAsia="Times New Roman" w:cs="Times New Roman"/>
          <w:b/>
        </w:rPr>
      </w:pPr>
      <w:r w:rsidRPr="00771A3D">
        <w:rPr>
          <w:rFonts w:eastAsia="Times New Roman" w:cs="Times New Roman"/>
          <w:b/>
        </w:rPr>
        <w:t>PRIJA Hygienic Cotton Set with Cotton Balls &amp; Buds</w:t>
      </w:r>
    </w:p>
    <w:p w14:paraId="66FA1EEF" w14:textId="77777777" w:rsidR="00B219B9" w:rsidRPr="00FA08C9" w:rsidRDefault="00B219B9" w:rsidP="00B219B9">
      <w:pPr>
        <w:rPr>
          <w:rFonts w:eastAsia="Times New Roman" w:cs="Times New Roman"/>
        </w:rPr>
      </w:pPr>
      <w:r>
        <w:rPr>
          <w:rFonts w:eastAsia="Times New Roman" w:cs="Times New Roman"/>
        </w:rPr>
        <w:t>M</w:t>
      </w:r>
      <w:r w:rsidRPr="00FA08C9">
        <w:rPr>
          <w:rFonts w:eastAsia="Times New Roman" w:cs="Times New Roman"/>
        </w:rPr>
        <w:t xml:space="preserve">ade of 100% organic cotton. </w:t>
      </w:r>
    </w:p>
    <w:p w14:paraId="2481B3BB" w14:textId="77777777" w:rsidR="00B219B9" w:rsidRDefault="00B219B9" w:rsidP="00B219B9"/>
    <w:p w14:paraId="1ED8DEE8" w14:textId="77777777" w:rsidR="00B219B9" w:rsidRPr="00FA08C9" w:rsidRDefault="00B219B9" w:rsidP="00B219B9">
      <w:r w:rsidRPr="00FA08C9">
        <w:t>Made in China, EU-certified and dermatologically tested.</w:t>
      </w:r>
    </w:p>
    <w:p w14:paraId="00EC392F" w14:textId="77777777" w:rsidR="00B219B9" w:rsidRPr="00FA08C9" w:rsidRDefault="00B219B9" w:rsidP="00B219B9">
      <w:r w:rsidRPr="00FA08C9">
        <w:t>Produced by GFL according to very high qualit</w:t>
      </w:r>
      <w:r>
        <w:t>y</w:t>
      </w:r>
      <w:r w:rsidRPr="00FA08C9">
        <w:t xml:space="preserve"> standards</w:t>
      </w:r>
      <w:r>
        <w:t xml:space="preserve"> for</w:t>
      </w:r>
      <w:r w:rsidRPr="00FA08C9">
        <w:t xml:space="preserve"> customers who are sensitive to the quality of</w:t>
      </w:r>
      <w:r>
        <w:t xml:space="preserve"> </w:t>
      </w:r>
      <w:r w:rsidRPr="00FA08C9">
        <w:t>cosmetic</w:t>
      </w:r>
      <w:r>
        <w:t xml:space="preserve"> products and ingredients</w:t>
      </w:r>
      <w:r w:rsidRPr="00FA08C9">
        <w:t xml:space="preserve">. </w:t>
      </w:r>
    </w:p>
    <w:p w14:paraId="015A7DD2" w14:textId="77777777" w:rsidR="00B219B9" w:rsidRPr="00FA08C9" w:rsidRDefault="00B219B9" w:rsidP="00B219B9"/>
    <w:p w14:paraId="2FF6EDE7" w14:textId="77777777" w:rsidR="00EF40A8" w:rsidRPr="00FA08C9" w:rsidRDefault="00EF40A8" w:rsidP="00572EBD"/>
    <w:p w14:paraId="57C9FBEA" w14:textId="77777777" w:rsidR="00FE5DC0" w:rsidRDefault="00FE5DC0" w:rsidP="00AA6F89"/>
    <w:p w14:paraId="7DC074D5" w14:textId="77777777" w:rsidR="00B219B9" w:rsidRDefault="00B219B9">
      <w:pPr>
        <w:spacing w:after="160"/>
        <w:rPr>
          <w:rFonts w:eastAsiaTheme="majorEastAsia" w:cstheme="majorBidi"/>
          <w:b/>
          <w:caps/>
          <w:color w:val="97D700"/>
          <w:sz w:val="40"/>
          <w:szCs w:val="32"/>
        </w:rPr>
      </w:pPr>
      <w:r>
        <w:rPr>
          <w:rFonts w:eastAsiaTheme="majorEastAsia" w:cstheme="majorBidi"/>
          <w:b/>
          <w:caps/>
          <w:color w:val="97D700"/>
          <w:sz w:val="40"/>
          <w:szCs w:val="32"/>
        </w:rPr>
        <w:br w:type="page"/>
      </w:r>
    </w:p>
    <w:p w14:paraId="19206122" w14:textId="79B2A3D7" w:rsidR="00FE5DC0" w:rsidRDefault="00FE5DC0" w:rsidP="00AA6F89">
      <w:r w:rsidRPr="00FE5DC0">
        <w:rPr>
          <w:rFonts w:eastAsiaTheme="majorEastAsia" w:cstheme="majorBidi"/>
          <w:b/>
          <w:caps/>
          <w:color w:val="97D700"/>
          <w:sz w:val="40"/>
          <w:szCs w:val="32"/>
        </w:rPr>
        <w:lastRenderedPageBreak/>
        <w:t>Package inf</w:t>
      </w:r>
      <w:r>
        <w:rPr>
          <w:rFonts w:eastAsiaTheme="majorEastAsia" w:cstheme="majorBidi"/>
          <w:b/>
          <w:caps/>
          <w:color w:val="97D700"/>
          <w:sz w:val="40"/>
          <w:szCs w:val="32"/>
        </w:rPr>
        <w:t>O</w:t>
      </w:r>
    </w:p>
    <w:p w14:paraId="0A3B206F" w14:textId="77777777" w:rsidR="00FE5DC0" w:rsidRPr="002D0FBD" w:rsidRDefault="00FE5DC0" w:rsidP="00FE5DC0">
      <w:r w:rsidRPr="00AA6F89">
        <w:rPr>
          <w:noProof/>
          <w:lang w:val="en-US"/>
        </w:rPr>
        <w:drawing>
          <wp:inline distT="0" distB="0" distL="0" distR="0" wp14:anchorId="1957F5F4" wp14:editId="51E85206">
            <wp:extent cx="6172396" cy="4892675"/>
            <wp:effectExtent l="0" t="0" r="0" b="9525"/>
            <wp:docPr id="26" name="Picture 26" descr="Macintosh HD:Users:wolfi:Documents:MM Daten:BG Mediengestalter:worldskills Gesamt:Worldskills 2015 SaoPaolo:PACK Sao Paulo 2015:extra Info:Mod3_50%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wolfi:Documents:MM Daten:BG Mediengestalter:worldskills Gesamt:Worldskills 2015 SaoPaolo:PACK Sao Paulo 2015:extra Info:Mod3_50%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2" r="12612" b="46383"/>
                    <a:stretch/>
                  </pic:blipFill>
                  <pic:spPr bwMode="auto">
                    <a:xfrm>
                      <a:off x="0" y="0"/>
                      <a:ext cx="6175431" cy="489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C67A1" w14:textId="77777777" w:rsidR="00FE5DC0" w:rsidRDefault="00FE5DC0" w:rsidP="00BC2ED7"/>
    <w:p w14:paraId="220B6EEF" w14:textId="5A9FFF58" w:rsidR="00C44EA1" w:rsidRDefault="00C44EA1" w:rsidP="00BC2ED7">
      <w:r>
        <w:t>These are some examples, but your design can be different</w:t>
      </w:r>
    </w:p>
    <w:p w14:paraId="11886D62" w14:textId="0E9BC288" w:rsidR="00264847" w:rsidRPr="00FA08C9" w:rsidRDefault="00264847"/>
    <w:sectPr w:rsidR="00264847" w:rsidRPr="00FA08C9" w:rsidSect="00D74B83">
      <w:headerReference w:type="default" r:id="rId14"/>
      <w:footerReference w:type="default" r:id="rId15"/>
      <w:pgSz w:w="11907" w:h="16839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89BFB1" w14:textId="77777777" w:rsidR="00347E87" w:rsidRDefault="00347E87" w:rsidP="00313492">
      <w:r>
        <w:separator/>
      </w:r>
    </w:p>
    <w:p w14:paraId="418BD8CB" w14:textId="77777777" w:rsidR="00347E87" w:rsidRDefault="00347E87" w:rsidP="00313492"/>
    <w:p w14:paraId="2D08C860" w14:textId="77777777" w:rsidR="00347E87" w:rsidRDefault="00347E87"/>
  </w:endnote>
  <w:endnote w:type="continuationSeparator" w:id="0">
    <w:p w14:paraId="0E2EB5E8" w14:textId="77777777" w:rsidR="00347E87" w:rsidRDefault="00347E87" w:rsidP="00313492">
      <w:r>
        <w:continuationSeparator/>
      </w:r>
    </w:p>
    <w:p w14:paraId="31053CBB" w14:textId="77777777" w:rsidR="00347E87" w:rsidRDefault="00347E87" w:rsidP="00313492"/>
    <w:p w14:paraId="30F7954C" w14:textId="77777777" w:rsidR="00347E87" w:rsidRDefault="00347E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Frutiger LT Com 45 Light"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MinionPro-Regular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47E87" w:rsidRPr="00893901" w14:paraId="57B59099" w14:textId="77777777" w:rsidTr="00D74B83">
      <w:tc>
        <w:tcPr>
          <w:tcW w:w="4073" w:type="dxa"/>
          <w:vAlign w:val="center"/>
          <w:hideMark/>
        </w:tcPr>
        <w:p w14:paraId="67E7D2A5" w14:textId="77777777" w:rsidR="00347E87" w:rsidRPr="00893901" w:rsidRDefault="00347E87" w:rsidP="00300343">
          <w:pPr>
            <w:pStyle w:val="Footer"/>
          </w:pPr>
          <w:r>
            <w:t>WSC2015_TPXX_AA_EN</w:t>
          </w:r>
        </w:p>
      </w:tc>
      <w:tc>
        <w:tcPr>
          <w:tcW w:w="1492" w:type="dxa"/>
          <w:vAlign w:val="center"/>
          <w:hideMark/>
        </w:tcPr>
        <w:p w14:paraId="4388FB61" w14:textId="77777777" w:rsidR="00347E87" w:rsidRPr="00893901" w:rsidRDefault="00347E87" w:rsidP="00300343">
          <w:pPr>
            <w:pStyle w:val="Footer"/>
            <w:jc w:val="center"/>
          </w:pPr>
          <w:r w:rsidRPr="00893901">
            <w:t xml:space="preserve">Version: </w:t>
          </w:r>
          <w:r>
            <w:t>1.1</w:t>
          </w:r>
        </w:p>
        <w:p w14:paraId="7920803E" w14:textId="77777777" w:rsidR="00347E87" w:rsidRPr="00893901" w:rsidRDefault="00347E87" w:rsidP="006E6918">
          <w:pPr>
            <w:pStyle w:val="Footer"/>
            <w:jc w:val="center"/>
          </w:pPr>
          <w:r>
            <w:t>Date: 24</w:t>
          </w:r>
          <w:r w:rsidRPr="00893901">
            <w:t>.0</w:t>
          </w:r>
          <w:r>
            <w:t>7</w:t>
          </w:r>
          <w:r w:rsidRPr="00893901">
            <w:t>.14</w:t>
          </w:r>
        </w:p>
      </w:tc>
      <w:tc>
        <w:tcPr>
          <w:tcW w:w="4074" w:type="dxa"/>
          <w:vAlign w:val="center"/>
          <w:hideMark/>
        </w:tcPr>
        <w:p w14:paraId="6EE4B9B7" w14:textId="77777777" w:rsidR="00347E87" w:rsidRPr="00893901" w:rsidRDefault="00347E87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>
              <w:rPr>
                <w:noProof/>
              </w:rPr>
              <w:t>14</w:t>
            </w:r>
          </w:fldSimple>
        </w:p>
      </w:tc>
    </w:tr>
  </w:tbl>
  <w:p w14:paraId="6B7925CE" w14:textId="77777777" w:rsidR="00347E87" w:rsidRDefault="00347E87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B3C80" w14:textId="106AABEE" w:rsidR="00347E87" w:rsidRPr="00F729AF" w:rsidRDefault="00347E87" w:rsidP="00F729AF">
    <w:pPr>
      <w:pStyle w:val="Footer"/>
      <w:rPr>
        <w:sz w:val="16"/>
        <w:szCs w:val="16"/>
      </w:rPr>
    </w:pPr>
    <w:r w:rsidRPr="00BD124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469253F2" wp14:editId="76AB3EFB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0" name="Picture 10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54ED">
      <w:rPr>
        <w:rFonts w:ascii="Times New Roman" w:hAnsi="Times New Roman" w:cs="Times New Roman"/>
        <w:sz w:val="16"/>
        <w:szCs w:val="16"/>
        <w:lang w:val="en-US"/>
      </w:rPr>
      <w:fldChar w:fldCharType="begin"/>
    </w:r>
    <w:r w:rsidRPr="007E54ED">
      <w:rPr>
        <w:rFonts w:ascii="Times New Roman" w:hAnsi="Times New Roman" w:cs="Times New Roman"/>
        <w:sz w:val="16"/>
        <w:szCs w:val="16"/>
        <w:lang w:val="en-US"/>
      </w:rPr>
      <w:instrText xml:space="preserve"> FILENAME </w:instrText>
    </w:r>
    <w:r w:rsidRPr="007E54ED">
      <w:rPr>
        <w:rFonts w:ascii="Times New Roman" w:hAnsi="Times New Roman" w:cs="Times New Roman"/>
        <w:sz w:val="16"/>
        <w:szCs w:val="16"/>
        <w:lang w:val="en-US"/>
      </w:rPr>
      <w:fldChar w:fldCharType="separate"/>
    </w:r>
    <w:r>
      <w:rPr>
        <w:rFonts w:ascii="Times New Roman" w:hAnsi="Times New Roman" w:cs="Times New Roman"/>
        <w:noProof/>
        <w:sz w:val="16"/>
        <w:szCs w:val="16"/>
        <w:lang w:val="en-US"/>
      </w:rPr>
      <w:t>WSC2015_TP40_M3_EN_v2.docx</w:t>
    </w:r>
    <w:r w:rsidRPr="007E54ED">
      <w:rPr>
        <w:rFonts w:ascii="Times New Roman" w:hAnsi="Times New Roman" w:cs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428"/>
      <w:gridCol w:w="2962"/>
      <w:gridCol w:w="2464"/>
    </w:tblGrid>
    <w:tr w:rsidR="00347E87" w:rsidRPr="00E10EDD" w14:paraId="38DEE732" w14:textId="77777777">
      <w:trPr>
        <w:cantSplit/>
      </w:trPr>
      <w:tc>
        <w:tcPr>
          <w:tcW w:w="4428" w:type="dxa"/>
        </w:tcPr>
        <w:p w14:paraId="255A58B6" w14:textId="77777777" w:rsidR="00347E87" w:rsidRPr="003E381B" w:rsidRDefault="00347E87" w:rsidP="00D74B83">
          <w:pPr>
            <w:pStyle w:val="Footer"/>
            <w:rPr>
              <w:rFonts w:eastAsia="Cambria"/>
              <w:sz w:val="16"/>
            </w:rPr>
          </w:pPr>
        </w:p>
      </w:tc>
      <w:tc>
        <w:tcPr>
          <w:tcW w:w="2962" w:type="dxa"/>
        </w:tcPr>
        <w:p w14:paraId="160A036E" w14:textId="77777777" w:rsidR="00347E87" w:rsidRPr="003E381B" w:rsidRDefault="00347E87" w:rsidP="00D74B83">
          <w:pPr>
            <w:pStyle w:val="Footer"/>
            <w:rPr>
              <w:rFonts w:eastAsia="Cambria"/>
              <w:sz w:val="16"/>
            </w:rPr>
          </w:pPr>
        </w:p>
      </w:tc>
      <w:tc>
        <w:tcPr>
          <w:tcW w:w="2464" w:type="dxa"/>
        </w:tcPr>
        <w:p w14:paraId="1932471D" w14:textId="77777777" w:rsidR="00347E87" w:rsidRPr="003E381B" w:rsidRDefault="00347E87" w:rsidP="00D74B83">
          <w:pPr>
            <w:pStyle w:val="Footer"/>
            <w:rPr>
              <w:rFonts w:eastAsia="Cambria"/>
              <w:sz w:val="16"/>
            </w:rPr>
          </w:pPr>
        </w:p>
      </w:tc>
    </w:tr>
    <w:tr w:rsidR="00347E87" w:rsidRPr="00E10EDD" w14:paraId="1A5164C9" w14:textId="77777777">
      <w:trPr>
        <w:cantSplit/>
      </w:trPr>
      <w:tc>
        <w:tcPr>
          <w:tcW w:w="4428" w:type="dxa"/>
        </w:tcPr>
        <w:p w14:paraId="5A5843D3" w14:textId="77777777" w:rsidR="00347E87" w:rsidRPr="009506FA" w:rsidRDefault="00347E87" w:rsidP="00D74B83">
          <w:pPr>
            <w:pStyle w:val="Footer"/>
            <w:rPr>
              <w:rFonts w:eastAsia="Cambria" w:cs="Arial"/>
              <w:sz w:val="16"/>
              <w:lang w:val="en-US"/>
            </w:rPr>
          </w:pPr>
          <w:r w:rsidRPr="009506FA">
            <w:rPr>
              <w:rFonts w:eastAsia="Cambria" w:cs="Arial"/>
              <w:sz w:val="16"/>
              <w:lang w:val="en-US"/>
            </w:rPr>
            <w:t xml:space="preserve">Test Project proposal for skill 40 </w:t>
          </w:r>
        </w:p>
        <w:p w14:paraId="072EED9E" w14:textId="7081BBAD" w:rsidR="00347E87" w:rsidRPr="009506FA" w:rsidRDefault="00347E87" w:rsidP="001B00F5">
          <w:pPr>
            <w:pStyle w:val="Footer"/>
            <w:rPr>
              <w:rFonts w:eastAsia="Cambria" w:cs="Arial"/>
              <w:sz w:val="16"/>
              <w:lang w:val="de-DE"/>
            </w:rPr>
          </w:pPr>
          <w:r w:rsidRPr="00AA6F89">
            <w:rPr>
              <w:rFonts w:cs="Arial"/>
              <w:sz w:val="16"/>
              <w:szCs w:val="16"/>
              <w:lang w:val="en-US"/>
            </w:rPr>
            <w:fldChar w:fldCharType="begin"/>
          </w:r>
          <w:r w:rsidRPr="00AA6F89">
            <w:rPr>
              <w:rFonts w:cs="Arial"/>
              <w:sz w:val="16"/>
              <w:szCs w:val="16"/>
              <w:lang w:val="en-US"/>
            </w:rPr>
            <w:instrText xml:space="preserve"> FILENAME </w:instrText>
          </w:r>
          <w:r w:rsidRPr="00AA6F89">
            <w:rPr>
              <w:rFonts w:cs="Arial"/>
              <w:sz w:val="16"/>
              <w:szCs w:val="16"/>
              <w:lang w:val="en-US"/>
            </w:rPr>
            <w:fldChar w:fldCharType="separate"/>
          </w:r>
          <w:r>
            <w:rPr>
              <w:rFonts w:cs="Arial"/>
              <w:noProof/>
              <w:sz w:val="16"/>
              <w:szCs w:val="16"/>
              <w:lang w:val="en-US"/>
            </w:rPr>
            <w:t>WSC2015_TP40_M3_EN_v2.docx</w:t>
          </w:r>
          <w:r w:rsidRPr="00AA6F89">
            <w:rPr>
              <w:rFonts w:cs="Arial"/>
              <w:sz w:val="16"/>
              <w:szCs w:val="16"/>
              <w:lang w:val="en-US"/>
            </w:rPr>
            <w:fldChar w:fldCharType="end"/>
          </w:r>
        </w:p>
      </w:tc>
      <w:tc>
        <w:tcPr>
          <w:tcW w:w="2962" w:type="dxa"/>
        </w:tcPr>
        <w:p w14:paraId="2E5E7275" w14:textId="2A316047" w:rsidR="00347E87" w:rsidRPr="003E381B" w:rsidRDefault="00347E87" w:rsidP="00D74B83">
          <w:pPr>
            <w:pStyle w:val="Footer"/>
            <w:rPr>
              <w:rFonts w:eastAsia="Cambria"/>
              <w:sz w:val="16"/>
              <w:lang w:val="fr-FR"/>
            </w:rPr>
          </w:pPr>
          <w:r>
            <w:rPr>
              <w:rFonts w:eastAsia="Cambria"/>
              <w:sz w:val="16"/>
              <w:lang w:val="fr-FR"/>
            </w:rPr>
            <w:t>Version: V10</w:t>
          </w:r>
        </w:p>
        <w:p w14:paraId="7859C4D9" w14:textId="094BFD9B" w:rsidR="00347E87" w:rsidRPr="003E381B" w:rsidRDefault="00347E87" w:rsidP="00D74B83">
          <w:pPr>
            <w:pStyle w:val="Footer"/>
            <w:rPr>
              <w:rFonts w:eastAsia="Cambria"/>
              <w:sz w:val="16"/>
              <w:lang w:val="fr-FR"/>
            </w:rPr>
          </w:pPr>
          <w:r w:rsidRPr="003E381B">
            <w:rPr>
              <w:rFonts w:eastAsia="Cambria"/>
              <w:sz w:val="16"/>
              <w:lang w:val="fr-FR"/>
            </w:rPr>
            <w:t xml:space="preserve">Date: </w:t>
          </w:r>
          <w:r>
            <w:rPr>
              <w:rFonts w:eastAsia="Cambria"/>
              <w:sz w:val="16"/>
              <w:lang w:val="fr-FR"/>
            </w:rPr>
            <w:t>3.08</w:t>
          </w:r>
          <w:r w:rsidRPr="003E381B">
            <w:rPr>
              <w:rFonts w:eastAsia="Cambria"/>
              <w:sz w:val="16"/>
              <w:lang w:val="fr-FR"/>
            </w:rPr>
            <w:t>.1</w:t>
          </w:r>
          <w:r>
            <w:rPr>
              <w:rFonts w:eastAsia="Cambria"/>
              <w:sz w:val="16"/>
              <w:lang w:val="fr-FR"/>
            </w:rPr>
            <w:t>5</w:t>
          </w:r>
        </w:p>
      </w:tc>
      <w:tc>
        <w:tcPr>
          <w:tcW w:w="2464" w:type="dxa"/>
        </w:tcPr>
        <w:p w14:paraId="26E1AA93" w14:textId="77777777" w:rsidR="00347E87" w:rsidRPr="003E381B" w:rsidRDefault="00347E87" w:rsidP="00D74B83">
          <w:pPr>
            <w:pStyle w:val="Footer"/>
            <w:jc w:val="right"/>
            <w:rPr>
              <w:rStyle w:val="PageNumber"/>
              <w:rFonts w:eastAsia="Cambria"/>
            </w:rPr>
          </w:pPr>
        </w:p>
        <w:p w14:paraId="3A59990D" w14:textId="77777777" w:rsidR="00347E87" w:rsidRPr="003E381B" w:rsidRDefault="00347E87" w:rsidP="00D74B83">
          <w:pPr>
            <w:pStyle w:val="Footer"/>
            <w:jc w:val="right"/>
            <w:rPr>
              <w:rFonts w:eastAsia="Cambria"/>
              <w:sz w:val="16"/>
            </w:rPr>
          </w:pPr>
          <w:r w:rsidRPr="003E381B">
            <w:rPr>
              <w:rStyle w:val="PageNumber"/>
              <w:rFonts w:eastAsia="Cambria"/>
            </w:rPr>
            <w:fldChar w:fldCharType="begin"/>
          </w:r>
          <w:r w:rsidRPr="003E381B">
            <w:rPr>
              <w:rStyle w:val="PageNumber"/>
              <w:rFonts w:eastAsia="Cambria"/>
            </w:rPr>
            <w:instrText xml:space="preserve"> </w:instrText>
          </w:r>
          <w:r>
            <w:rPr>
              <w:rStyle w:val="PageNumber"/>
              <w:rFonts w:eastAsia="Cambria"/>
            </w:rPr>
            <w:instrText>PAGE</w:instrText>
          </w:r>
          <w:r w:rsidRPr="003E381B">
            <w:rPr>
              <w:rStyle w:val="PageNumber"/>
              <w:rFonts w:eastAsia="Cambria"/>
            </w:rPr>
            <w:instrText xml:space="preserve"> </w:instrText>
          </w:r>
          <w:r w:rsidRPr="003E381B">
            <w:rPr>
              <w:rStyle w:val="PageNumber"/>
              <w:rFonts w:eastAsia="Cambria"/>
            </w:rPr>
            <w:fldChar w:fldCharType="separate"/>
          </w:r>
          <w:r w:rsidR="008965F2">
            <w:rPr>
              <w:rStyle w:val="PageNumber"/>
              <w:rFonts w:eastAsia="Cambria"/>
              <w:noProof/>
            </w:rPr>
            <w:t>8</w:t>
          </w:r>
          <w:r w:rsidRPr="003E381B">
            <w:rPr>
              <w:rStyle w:val="PageNumber"/>
              <w:rFonts w:eastAsia="Cambria"/>
            </w:rPr>
            <w:fldChar w:fldCharType="end"/>
          </w:r>
          <w:r w:rsidRPr="003E381B">
            <w:rPr>
              <w:rStyle w:val="PageNumber"/>
              <w:rFonts w:eastAsia="Cambria"/>
            </w:rPr>
            <w:t xml:space="preserve"> of </w:t>
          </w:r>
          <w:r w:rsidRPr="003E381B">
            <w:rPr>
              <w:rStyle w:val="PageNumber"/>
              <w:rFonts w:eastAsia="Cambria"/>
            </w:rPr>
            <w:fldChar w:fldCharType="begin"/>
          </w:r>
          <w:r w:rsidRPr="003E381B">
            <w:rPr>
              <w:rStyle w:val="PageNumber"/>
              <w:rFonts w:eastAsia="Cambria"/>
            </w:rPr>
            <w:instrText xml:space="preserve"> </w:instrText>
          </w:r>
          <w:r>
            <w:rPr>
              <w:rStyle w:val="PageNumber"/>
              <w:rFonts w:eastAsia="Cambria"/>
            </w:rPr>
            <w:instrText>NUMPAGES</w:instrText>
          </w:r>
          <w:r w:rsidRPr="003E381B">
            <w:rPr>
              <w:rStyle w:val="PageNumber"/>
              <w:rFonts w:eastAsia="Cambria"/>
            </w:rPr>
            <w:instrText xml:space="preserve"> </w:instrText>
          </w:r>
          <w:r w:rsidRPr="003E381B">
            <w:rPr>
              <w:rStyle w:val="PageNumber"/>
              <w:rFonts w:eastAsia="Cambria"/>
            </w:rPr>
            <w:fldChar w:fldCharType="separate"/>
          </w:r>
          <w:r w:rsidR="008965F2">
            <w:rPr>
              <w:rStyle w:val="PageNumber"/>
              <w:rFonts w:eastAsia="Cambria"/>
              <w:noProof/>
            </w:rPr>
            <w:t>12</w:t>
          </w:r>
          <w:r w:rsidRPr="003E381B">
            <w:rPr>
              <w:rStyle w:val="PageNumber"/>
              <w:rFonts w:eastAsia="Cambria"/>
            </w:rPr>
            <w:fldChar w:fldCharType="end"/>
          </w:r>
        </w:p>
      </w:tc>
    </w:tr>
  </w:tbl>
  <w:p w14:paraId="3F943D6C" w14:textId="77777777" w:rsidR="00347E87" w:rsidRPr="000A556C" w:rsidRDefault="00347E87" w:rsidP="00D74B83">
    <w:pPr>
      <w:pStyle w:val="footer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5A144F" w14:textId="77777777" w:rsidR="00347E87" w:rsidRDefault="00347E87">
      <w:r>
        <w:separator/>
      </w:r>
    </w:p>
  </w:footnote>
  <w:footnote w:type="continuationSeparator" w:id="0">
    <w:p w14:paraId="35C9939A" w14:textId="77777777" w:rsidR="00347E87" w:rsidRDefault="00347E87" w:rsidP="00313492">
      <w:r>
        <w:continuationSeparator/>
      </w:r>
    </w:p>
    <w:p w14:paraId="113038C4" w14:textId="77777777" w:rsidR="00347E87" w:rsidRDefault="00347E87" w:rsidP="00313492"/>
    <w:p w14:paraId="01FE6510" w14:textId="77777777" w:rsidR="00347E87" w:rsidRDefault="00347E87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518222" w14:textId="77777777" w:rsidR="00347E87" w:rsidRDefault="00347E87" w:rsidP="00313492">
    <w:pPr>
      <w:pStyle w:val="Header"/>
    </w:pPr>
    <w:r w:rsidRPr="00A77E62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20A1220" wp14:editId="0766444C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7956D605" wp14:editId="135D89C9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9617D3" w14:textId="77777777" w:rsidR="00347E87" w:rsidRDefault="00347E87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0048" behindDoc="1" locked="0" layoutInCell="1" allowOverlap="1" wp14:anchorId="067BA330" wp14:editId="4DBFE2E2">
          <wp:simplePos x="0" y="0"/>
          <wp:positionH relativeFrom="page">
            <wp:posOffset>34290</wp:posOffset>
          </wp:positionH>
          <wp:positionV relativeFrom="page">
            <wp:posOffset>3175</wp:posOffset>
          </wp:positionV>
          <wp:extent cx="7614000" cy="10746000"/>
          <wp:effectExtent l="0" t="0" r="6350" b="0"/>
          <wp:wrapNone/>
          <wp:docPr id="5" name="Picture 5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6160C988" wp14:editId="592048B6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9" name="Picture 9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9BDE30" w14:textId="77777777" w:rsidR="00347E87" w:rsidRDefault="00347E87" w:rsidP="00D74B83">
    <w:pPr>
      <w:pStyle w:val="Header"/>
      <w:jc w:val="right"/>
    </w:pPr>
    <w:r>
      <w:rPr>
        <w:noProof/>
        <w:lang w:val="en-US"/>
      </w:rPr>
      <w:pict w14:anchorId="229C1B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WSI_logo_r200_20h_RGB.jpg" style="width:68pt;height:58.5pt;visibility:visible">
          <v:imagedata r:id="rId1" o:title="WSI_logo_r200_20h_RGB"/>
          <v:textbox style="mso-rotate-with-shape: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6B8686C"/>
    <w:multiLevelType w:val="hybridMultilevel"/>
    <w:tmpl w:val="A95CA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>
    <w:nsid w:val="29473966"/>
    <w:multiLevelType w:val="hybridMultilevel"/>
    <w:tmpl w:val="88AA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ED4447"/>
    <w:multiLevelType w:val="hybridMultilevel"/>
    <w:tmpl w:val="456E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F166C6"/>
    <w:multiLevelType w:val="hybridMultilevel"/>
    <w:tmpl w:val="13EE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EC2358"/>
    <w:multiLevelType w:val="hybridMultilevel"/>
    <w:tmpl w:val="6B0E656E"/>
    <w:lvl w:ilvl="0" w:tplc="20802E2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9F2FEF"/>
    <w:multiLevelType w:val="hybridMultilevel"/>
    <w:tmpl w:val="23167EE0"/>
    <w:lvl w:ilvl="0" w:tplc="20802E2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D56397"/>
    <w:multiLevelType w:val="hybridMultilevel"/>
    <w:tmpl w:val="4BB6E288"/>
    <w:lvl w:ilvl="0" w:tplc="78DE81FC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84201B9"/>
    <w:multiLevelType w:val="hybridMultilevel"/>
    <w:tmpl w:val="8A3A7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AC6AA8"/>
    <w:multiLevelType w:val="multilevel"/>
    <w:tmpl w:val="A95CA6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FB5DB3"/>
    <w:multiLevelType w:val="hybridMultilevel"/>
    <w:tmpl w:val="9888124E"/>
    <w:lvl w:ilvl="0" w:tplc="FFFFFFFF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5960BC"/>
    <w:multiLevelType w:val="hybridMultilevel"/>
    <w:tmpl w:val="1B7E3120"/>
    <w:lvl w:ilvl="0" w:tplc="78DE81FC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79493D6A"/>
    <w:multiLevelType w:val="hybridMultilevel"/>
    <w:tmpl w:val="90CA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12"/>
  </w:num>
  <w:num w:numId="13">
    <w:abstractNumId w:val="19"/>
  </w:num>
  <w:num w:numId="14">
    <w:abstractNumId w:val="12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1"/>
  </w:num>
  <w:num w:numId="18">
    <w:abstractNumId w:val="29"/>
  </w:num>
  <w:num w:numId="19">
    <w:abstractNumId w:val="15"/>
  </w:num>
  <w:num w:numId="20">
    <w:abstractNumId w:val="27"/>
  </w:num>
  <w:num w:numId="21">
    <w:abstractNumId w:val="18"/>
  </w:num>
  <w:num w:numId="22">
    <w:abstractNumId w:val="10"/>
  </w:num>
  <w:num w:numId="23">
    <w:abstractNumId w:val="25"/>
  </w:num>
  <w:num w:numId="24">
    <w:abstractNumId w:val="30"/>
  </w:num>
  <w:num w:numId="25">
    <w:abstractNumId w:val="21"/>
  </w:num>
  <w:num w:numId="26">
    <w:abstractNumId w:val="17"/>
  </w:num>
  <w:num w:numId="27">
    <w:abstractNumId w:val="13"/>
  </w:num>
  <w:num w:numId="28">
    <w:abstractNumId w:val="23"/>
  </w:num>
  <w:num w:numId="29">
    <w:abstractNumId w:val="28"/>
  </w:num>
  <w:num w:numId="30">
    <w:abstractNumId w:val="26"/>
  </w:num>
  <w:num w:numId="31">
    <w:abstractNumId w:val="22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revisionView w:markup="0"/>
  <w:defaultTabStop w:val="720"/>
  <w:characterSpacingControl w:val="doNotCompress"/>
  <w:hdrShapeDefaults>
    <o:shapedefaults v:ext="edit" spidmax="696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05304"/>
    <w:rsid w:val="00017C04"/>
    <w:rsid w:val="0003526B"/>
    <w:rsid w:val="00041C1C"/>
    <w:rsid w:val="00042866"/>
    <w:rsid w:val="0005025D"/>
    <w:rsid w:val="00050DCE"/>
    <w:rsid w:val="00052F6D"/>
    <w:rsid w:val="00053F71"/>
    <w:rsid w:val="00064AED"/>
    <w:rsid w:val="00066641"/>
    <w:rsid w:val="00084D02"/>
    <w:rsid w:val="00086B0F"/>
    <w:rsid w:val="000B1D4B"/>
    <w:rsid w:val="000B44BA"/>
    <w:rsid w:val="000B7368"/>
    <w:rsid w:val="000C6066"/>
    <w:rsid w:val="000E219D"/>
    <w:rsid w:val="000E3BCF"/>
    <w:rsid w:val="000E7E3F"/>
    <w:rsid w:val="000F4A5C"/>
    <w:rsid w:val="00106E68"/>
    <w:rsid w:val="001172EF"/>
    <w:rsid w:val="0012553C"/>
    <w:rsid w:val="00134547"/>
    <w:rsid w:val="00137F7C"/>
    <w:rsid w:val="00146214"/>
    <w:rsid w:val="00150A33"/>
    <w:rsid w:val="00154A6F"/>
    <w:rsid w:val="00155931"/>
    <w:rsid w:val="0016483A"/>
    <w:rsid w:val="0018298A"/>
    <w:rsid w:val="001872D6"/>
    <w:rsid w:val="00192D2B"/>
    <w:rsid w:val="00194F14"/>
    <w:rsid w:val="001A554B"/>
    <w:rsid w:val="001A70A1"/>
    <w:rsid w:val="001A7E4E"/>
    <w:rsid w:val="001B00F5"/>
    <w:rsid w:val="001B1319"/>
    <w:rsid w:val="001C1D20"/>
    <w:rsid w:val="001C2B30"/>
    <w:rsid w:val="001C5F88"/>
    <w:rsid w:val="001D27D3"/>
    <w:rsid w:val="001E0A9A"/>
    <w:rsid w:val="001E4FDC"/>
    <w:rsid w:val="001E5B53"/>
    <w:rsid w:val="001E62B3"/>
    <w:rsid w:val="001E7132"/>
    <w:rsid w:val="001E7F45"/>
    <w:rsid w:val="001F25EC"/>
    <w:rsid w:val="00210EF3"/>
    <w:rsid w:val="0021141D"/>
    <w:rsid w:val="00215A70"/>
    <w:rsid w:val="00221D5B"/>
    <w:rsid w:val="0022699B"/>
    <w:rsid w:val="00235F2B"/>
    <w:rsid w:val="002444D6"/>
    <w:rsid w:val="00250147"/>
    <w:rsid w:val="00264847"/>
    <w:rsid w:val="002651D1"/>
    <w:rsid w:val="002831B7"/>
    <w:rsid w:val="00286554"/>
    <w:rsid w:val="00286AE0"/>
    <w:rsid w:val="00295ED0"/>
    <w:rsid w:val="002B1320"/>
    <w:rsid w:val="002B7F5F"/>
    <w:rsid w:val="002C09F8"/>
    <w:rsid w:val="002C2BA4"/>
    <w:rsid w:val="002C34AA"/>
    <w:rsid w:val="002C67DE"/>
    <w:rsid w:val="002D0FBD"/>
    <w:rsid w:val="002D2E0E"/>
    <w:rsid w:val="002E7734"/>
    <w:rsid w:val="002E77E5"/>
    <w:rsid w:val="002F25DF"/>
    <w:rsid w:val="00300343"/>
    <w:rsid w:val="003133A3"/>
    <w:rsid w:val="00313492"/>
    <w:rsid w:val="003147E8"/>
    <w:rsid w:val="0032135D"/>
    <w:rsid w:val="00326E00"/>
    <w:rsid w:val="003461F5"/>
    <w:rsid w:val="00347E87"/>
    <w:rsid w:val="0036094D"/>
    <w:rsid w:val="00360994"/>
    <w:rsid w:val="00360DFC"/>
    <w:rsid w:val="00362BB3"/>
    <w:rsid w:val="00363918"/>
    <w:rsid w:val="00380927"/>
    <w:rsid w:val="0038099A"/>
    <w:rsid w:val="0039281D"/>
    <w:rsid w:val="003956D1"/>
    <w:rsid w:val="00396F4B"/>
    <w:rsid w:val="003A287B"/>
    <w:rsid w:val="003A3137"/>
    <w:rsid w:val="003B2FF9"/>
    <w:rsid w:val="003F04B7"/>
    <w:rsid w:val="003F3BDF"/>
    <w:rsid w:val="003F67C6"/>
    <w:rsid w:val="00401780"/>
    <w:rsid w:val="00413188"/>
    <w:rsid w:val="0041759F"/>
    <w:rsid w:val="00423608"/>
    <w:rsid w:val="00423609"/>
    <w:rsid w:val="00441089"/>
    <w:rsid w:val="00442380"/>
    <w:rsid w:val="0044329B"/>
    <w:rsid w:val="00445F01"/>
    <w:rsid w:val="00455D1C"/>
    <w:rsid w:val="00456241"/>
    <w:rsid w:val="004605D7"/>
    <w:rsid w:val="00462CB3"/>
    <w:rsid w:val="0047428D"/>
    <w:rsid w:val="00497DF2"/>
    <w:rsid w:val="004B6102"/>
    <w:rsid w:val="004B6219"/>
    <w:rsid w:val="004C089D"/>
    <w:rsid w:val="004C50F8"/>
    <w:rsid w:val="004C77A7"/>
    <w:rsid w:val="004D2599"/>
    <w:rsid w:val="004D29A3"/>
    <w:rsid w:val="004D3337"/>
    <w:rsid w:val="004D7D2E"/>
    <w:rsid w:val="004E13D1"/>
    <w:rsid w:val="004E181C"/>
    <w:rsid w:val="0051761D"/>
    <w:rsid w:val="00530EA0"/>
    <w:rsid w:val="00537B57"/>
    <w:rsid w:val="00540AC5"/>
    <w:rsid w:val="00553731"/>
    <w:rsid w:val="0055496B"/>
    <w:rsid w:val="00560B7A"/>
    <w:rsid w:val="0056111A"/>
    <w:rsid w:val="0056596D"/>
    <w:rsid w:val="00572EBD"/>
    <w:rsid w:val="00575ED7"/>
    <w:rsid w:val="00597864"/>
    <w:rsid w:val="005A48DA"/>
    <w:rsid w:val="005A5281"/>
    <w:rsid w:val="005C1132"/>
    <w:rsid w:val="005C1F3D"/>
    <w:rsid w:val="005D4034"/>
    <w:rsid w:val="005E45B9"/>
    <w:rsid w:val="005E64BC"/>
    <w:rsid w:val="005E7F99"/>
    <w:rsid w:val="005F01CC"/>
    <w:rsid w:val="006023B5"/>
    <w:rsid w:val="0062257D"/>
    <w:rsid w:val="00626508"/>
    <w:rsid w:val="00630EB3"/>
    <w:rsid w:val="00642F1B"/>
    <w:rsid w:val="00643E81"/>
    <w:rsid w:val="00647F02"/>
    <w:rsid w:val="00653A05"/>
    <w:rsid w:val="0065567E"/>
    <w:rsid w:val="00673AA4"/>
    <w:rsid w:val="0068028C"/>
    <w:rsid w:val="00684032"/>
    <w:rsid w:val="0068739B"/>
    <w:rsid w:val="00687BC8"/>
    <w:rsid w:val="00691F8B"/>
    <w:rsid w:val="00692D20"/>
    <w:rsid w:val="006B3B11"/>
    <w:rsid w:val="006C43FA"/>
    <w:rsid w:val="006D209D"/>
    <w:rsid w:val="006D37F1"/>
    <w:rsid w:val="006E26EF"/>
    <w:rsid w:val="006E3367"/>
    <w:rsid w:val="006E3581"/>
    <w:rsid w:val="006E6918"/>
    <w:rsid w:val="006F663B"/>
    <w:rsid w:val="0070584E"/>
    <w:rsid w:val="00717259"/>
    <w:rsid w:val="007310D3"/>
    <w:rsid w:val="00733215"/>
    <w:rsid w:val="007442B6"/>
    <w:rsid w:val="00752AB1"/>
    <w:rsid w:val="00770EA1"/>
    <w:rsid w:val="0078043C"/>
    <w:rsid w:val="007838B6"/>
    <w:rsid w:val="00784490"/>
    <w:rsid w:val="0079794B"/>
    <w:rsid w:val="007A0607"/>
    <w:rsid w:val="007A4C1D"/>
    <w:rsid w:val="007B6A24"/>
    <w:rsid w:val="007B7BDC"/>
    <w:rsid w:val="007C4BB2"/>
    <w:rsid w:val="007C54E9"/>
    <w:rsid w:val="007C7814"/>
    <w:rsid w:val="007D5AD6"/>
    <w:rsid w:val="007E010D"/>
    <w:rsid w:val="007E02CF"/>
    <w:rsid w:val="007E0CE1"/>
    <w:rsid w:val="007E1AA4"/>
    <w:rsid w:val="007E54ED"/>
    <w:rsid w:val="007F212B"/>
    <w:rsid w:val="00812E9F"/>
    <w:rsid w:val="008167CF"/>
    <w:rsid w:val="00831FB6"/>
    <w:rsid w:val="008362E2"/>
    <w:rsid w:val="008429C5"/>
    <w:rsid w:val="008765A3"/>
    <w:rsid w:val="008824A8"/>
    <w:rsid w:val="008827AA"/>
    <w:rsid w:val="00887D98"/>
    <w:rsid w:val="0089018A"/>
    <w:rsid w:val="008965F2"/>
    <w:rsid w:val="008A3942"/>
    <w:rsid w:val="008A7E72"/>
    <w:rsid w:val="008B468E"/>
    <w:rsid w:val="008B6294"/>
    <w:rsid w:val="008D0279"/>
    <w:rsid w:val="008F5CF8"/>
    <w:rsid w:val="00902047"/>
    <w:rsid w:val="0092112F"/>
    <w:rsid w:val="00924D43"/>
    <w:rsid w:val="0094015B"/>
    <w:rsid w:val="009506FA"/>
    <w:rsid w:val="00951146"/>
    <w:rsid w:val="00960B61"/>
    <w:rsid w:val="00962A71"/>
    <w:rsid w:val="009678A3"/>
    <w:rsid w:val="0097382D"/>
    <w:rsid w:val="0098297B"/>
    <w:rsid w:val="00985786"/>
    <w:rsid w:val="00986EA0"/>
    <w:rsid w:val="00987A9F"/>
    <w:rsid w:val="009A328D"/>
    <w:rsid w:val="009A7AE5"/>
    <w:rsid w:val="009B106A"/>
    <w:rsid w:val="009B3E2A"/>
    <w:rsid w:val="009B7574"/>
    <w:rsid w:val="009B75CA"/>
    <w:rsid w:val="009D6AE5"/>
    <w:rsid w:val="009F24F7"/>
    <w:rsid w:val="009F57A7"/>
    <w:rsid w:val="009F727C"/>
    <w:rsid w:val="00A07829"/>
    <w:rsid w:val="00A10BBA"/>
    <w:rsid w:val="00A1121D"/>
    <w:rsid w:val="00A41E74"/>
    <w:rsid w:val="00A47D62"/>
    <w:rsid w:val="00A56C34"/>
    <w:rsid w:val="00A7659B"/>
    <w:rsid w:val="00A77E62"/>
    <w:rsid w:val="00A90B66"/>
    <w:rsid w:val="00A96AFC"/>
    <w:rsid w:val="00AA31D2"/>
    <w:rsid w:val="00AA5F76"/>
    <w:rsid w:val="00AA6F89"/>
    <w:rsid w:val="00AB2714"/>
    <w:rsid w:val="00AB290F"/>
    <w:rsid w:val="00AB29D8"/>
    <w:rsid w:val="00AB6260"/>
    <w:rsid w:val="00AC6031"/>
    <w:rsid w:val="00AE71FB"/>
    <w:rsid w:val="00AF46C3"/>
    <w:rsid w:val="00B019EC"/>
    <w:rsid w:val="00B11358"/>
    <w:rsid w:val="00B14881"/>
    <w:rsid w:val="00B166E2"/>
    <w:rsid w:val="00B2154B"/>
    <w:rsid w:val="00B219B9"/>
    <w:rsid w:val="00B33A01"/>
    <w:rsid w:val="00B40AE0"/>
    <w:rsid w:val="00B430E2"/>
    <w:rsid w:val="00B4527A"/>
    <w:rsid w:val="00B65BED"/>
    <w:rsid w:val="00B74E24"/>
    <w:rsid w:val="00B80E09"/>
    <w:rsid w:val="00B81C17"/>
    <w:rsid w:val="00B8317A"/>
    <w:rsid w:val="00BB73B3"/>
    <w:rsid w:val="00BC245E"/>
    <w:rsid w:val="00BC2ED7"/>
    <w:rsid w:val="00BD124E"/>
    <w:rsid w:val="00BD6302"/>
    <w:rsid w:val="00BE3BAD"/>
    <w:rsid w:val="00BE57EF"/>
    <w:rsid w:val="00BE6BD9"/>
    <w:rsid w:val="00BF2FF2"/>
    <w:rsid w:val="00BF65A8"/>
    <w:rsid w:val="00C05467"/>
    <w:rsid w:val="00C065BF"/>
    <w:rsid w:val="00C262BB"/>
    <w:rsid w:val="00C44EA1"/>
    <w:rsid w:val="00C46CF3"/>
    <w:rsid w:val="00C520B0"/>
    <w:rsid w:val="00C61195"/>
    <w:rsid w:val="00C6210C"/>
    <w:rsid w:val="00C67220"/>
    <w:rsid w:val="00C715FE"/>
    <w:rsid w:val="00C77D08"/>
    <w:rsid w:val="00CB2553"/>
    <w:rsid w:val="00CB2CCC"/>
    <w:rsid w:val="00CC0B23"/>
    <w:rsid w:val="00CD28B1"/>
    <w:rsid w:val="00CD3200"/>
    <w:rsid w:val="00D01128"/>
    <w:rsid w:val="00D04318"/>
    <w:rsid w:val="00D04BE0"/>
    <w:rsid w:val="00D04E24"/>
    <w:rsid w:val="00D1362E"/>
    <w:rsid w:val="00D153B0"/>
    <w:rsid w:val="00D22F0A"/>
    <w:rsid w:val="00D333DE"/>
    <w:rsid w:val="00D52E5B"/>
    <w:rsid w:val="00D71E4C"/>
    <w:rsid w:val="00D74B83"/>
    <w:rsid w:val="00DA3F51"/>
    <w:rsid w:val="00DA68E9"/>
    <w:rsid w:val="00DB0E5E"/>
    <w:rsid w:val="00DB7DE0"/>
    <w:rsid w:val="00DE0020"/>
    <w:rsid w:val="00DF25B9"/>
    <w:rsid w:val="00DF51B4"/>
    <w:rsid w:val="00E01C1D"/>
    <w:rsid w:val="00E07CFA"/>
    <w:rsid w:val="00E13B02"/>
    <w:rsid w:val="00E30DFC"/>
    <w:rsid w:val="00E355A4"/>
    <w:rsid w:val="00E64736"/>
    <w:rsid w:val="00E653B0"/>
    <w:rsid w:val="00E660AC"/>
    <w:rsid w:val="00E71238"/>
    <w:rsid w:val="00E77A97"/>
    <w:rsid w:val="00E90E29"/>
    <w:rsid w:val="00E910BE"/>
    <w:rsid w:val="00EA45D4"/>
    <w:rsid w:val="00EA567A"/>
    <w:rsid w:val="00EA645C"/>
    <w:rsid w:val="00EB0ACF"/>
    <w:rsid w:val="00EB5960"/>
    <w:rsid w:val="00ED0E1D"/>
    <w:rsid w:val="00ED5D50"/>
    <w:rsid w:val="00EE736C"/>
    <w:rsid w:val="00EF40A8"/>
    <w:rsid w:val="00EF6E85"/>
    <w:rsid w:val="00F0109D"/>
    <w:rsid w:val="00F03B85"/>
    <w:rsid w:val="00F046E5"/>
    <w:rsid w:val="00F4251E"/>
    <w:rsid w:val="00F6503E"/>
    <w:rsid w:val="00F70023"/>
    <w:rsid w:val="00F729AF"/>
    <w:rsid w:val="00F857DF"/>
    <w:rsid w:val="00FA0688"/>
    <w:rsid w:val="00FA08C9"/>
    <w:rsid w:val="00FB0DD9"/>
    <w:rsid w:val="00FB5C8B"/>
    <w:rsid w:val="00FC010B"/>
    <w:rsid w:val="00FD48C2"/>
    <w:rsid w:val="00FE5DC0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5"/>
    <o:shapelayout v:ext="edit">
      <o:idmap v:ext="edit" data="1"/>
    </o:shapelayout>
  </w:shapeDefaults>
  <w:decimalSymbol w:val="."/>
  <w:listSeparator w:val=","/>
  <w14:docId w14:val="2E5E1B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paragraph" w:customStyle="1" w:styleId="footerleft">
    <w:name w:val="footer left"/>
    <w:basedOn w:val="Header"/>
    <w:link w:val="footerleftChar"/>
    <w:qFormat/>
    <w:locked/>
    <w:rsid w:val="00EF40A8"/>
    <w:pPr>
      <w:tabs>
        <w:tab w:val="clear" w:pos="4513"/>
        <w:tab w:val="clear" w:pos="9026"/>
        <w:tab w:val="center" w:pos="4680"/>
        <w:tab w:val="right" w:pos="9360"/>
      </w:tabs>
    </w:pPr>
    <w:rPr>
      <w:rFonts w:eastAsia="Calibri" w:cs="Times New Roman"/>
      <w:sz w:val="16"/>
      <w:szCs w:val="16"/>
      <w:lang w:val="x-none" w:eastAsia="x-none"/>
    </w:rPr>
  </w:style>
  <w:style w:type="character" w:customStyle="1" w:styleId="footerleftChar">
    <w:name w:val="footer left Char"/>
    <w:link w:val="footerleft"/>
    <w:rsid w:val="00EF40A8"/>
    <w:rPr>
      <w:rFonts w:ascii="Arial" w:eastAsia="Calibri" w:hAnsi="Arial" w:cs="Times New Roman"/>
      <w:sz w:val="16"/>
      <w:szCs w:val="16"/>
      <w:lang w:val="x-none" w:eastAsia="x-none"/>
    </w:rPr>
  </w:style>
  <w:style w:type="paragraph" w:customStyle="1" w:styleId="numberedlist">
    <w:name w:val="numbered list"/>
    <w:basedOn w:val="Normal"/>
    <w:link w:val="numberedlistChar"/>
    <w:qFormat/>
    <w:locked/>
    <w:rsid w:val="00EF40A8"/>
    <w:pPr>
      <w:numPr>
        <w:numId w:val="20"/>
      </w:numPr>
      <w:spacing w:after="0" w:line="240" w:lineRule="auto"/>
      <w:ind w:left="568" w:hanging="284"/>
      <w:contextualSpacing/>
    </w:pPr>
    <w:rPr>
      <w:rFonts w:eastAsia="Calibri" w:cs="Times New Roman"/>
      <w:szCs w:val="20"/>
      <w:lang w:val="x-none" w:eastAsia="x-none"/>
    </w:rPr>
  </w:style>
  <w:style w:type="character" w:customStyle="1" w:styleId="numberedlistChar">
    <w:name w:val="numbered list Char"/>
    <w:link w:val="numberedlist"/>
    <w:rsid w:val="00EF40A8"/>
    <w:rPr>
      <w:rFonts w:ascii="Arial" w:eastAsia="Calibri" w:hAnsi="Arial" w:cs="Times New Roman"/>
      <w:sz w:val="20"/>
      <w:szCs w:val="20"/>
      <w:lang w:val="x-none" w:eastAsia="x-none"/>
    </w:rPr>
  </w:style>
  <w:style w:type="character" w:styleId="PageNumber">
    <w:name w:val="page number"/>
    <w:rsid w:val="00EF40A8"/>
    <w:rPr>
      <w:rFonts w:ascii="Arial" w:hAnsi="Arial"/>
      <w:sz w:val="16"/>
    </w:rPr>
  </w:style>
  <w:style w:type="character" w:customStyle="1" w:styleId="longtext">
    <w:name w:val="long_text"/>
    <w:basedOn w:val="DefaultParagraphFont"/>
    <w:rsid w:val="00EF40A8"/>
  </w:style>
  <w:style w:type="paragraph" w:styleId="CommentText">
    <w:name w:val="annotation text"/>
    <w:basedOn w:val="Normal"/>
    <w:link w:val="CommentTextChar"/>
    <w:uiPriority w:val="99"/>
    <w:unhideWhenUsed/>
    <w:rsid w:val="00EF40A8"/>
    <w:pPr>
      <w:spacing w:after="0" w:line="240" w:lineRule="auto"/>
    </w:pPr>
    <w:rPr>
      <w:rFonts w:eastAsia="Calibri" w:cs="Times New Roman"/>
      <w:sz w:val="24"/>
      <w:szCs w:val="24"/>
      <w:lang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0A8"/>
    <w:rPr>
      <w:rFonts w:ascii="Arial" w:eastAsia="Calibri" w:hAnsi="Arial" w:cs="Times New Roman"/>
      <w:sz w:val="24"/>
      <w:szCs w:val="24"/>
      <w:lang w:eastAsia="x-none"/>
    </w:rPr>
  </w:style>
  <w:style w:type="character" w:customStyle="1" w:styleId="hps">
    <w:name w:val="hps"/>
    <w:basedOn w:val="DefaultParagraphFont"/>
    <w:rsid w:val="00DB0E5E"/>
  </w:style>
  <w:style w:type="paragraph" w:customStyle="1" w:styleId="EinfAbs">
    <w:name w:val="[Einf. Abs.]"/>
    <w:basedOn w:val="Normal"/>
    <w:uiPriority w:val="99"/>
    <w:rsid w:val="006E358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paragraph" w:customStyle="1" w:styleId="footerleft">
    <w:name w:val="footer left"/>
    <w:basedOn w:val="Header"/>
    <w:link w:val="footerleftChar"/>
    <w:qFormat/>
    <w:locked/>
    <w:rsid w:val="00EF40A8"/>
    <w:pPr>
      <w:tabs>
        <w:tab w:val="clear" w:pos="4513"/>
        <w:tab w:val="clear" w:pos="9026"/>
        <w:tab w:val="center" w:pos="4680"/>
        <w:tab w:val="right" w:pos="9360"/>
      </w:tabs>
    </w:pPr>
    <w:rPr>
      <w:rFonts w:eastAsia="Calibri" w:cs="Times New Roman"/>
      <w:sz w:val="16"/>
      <w:szCs w:val="16"/>
      <w:lang w:val="x-none" w:eastAsia="x-none"/>
    </w:rPr>
  </w:style>
  <w:style w:type="character" w:customStyle="1" w:styleId="footerleftChar">
    <w:name w:val="footer left Char"/>
    <w:link w:val="footerleft"/>
    <w:rsid w:val="00EF40A8"/>
    <w:rPr>
      <w:rFonts w:ascii="Arial" w:eastAsia="Calibri" w:hAnsi="Arial" w:cs="Times New Roman"/>
      <w:sz w:val="16"/>
      <w:szCs w:val="16"/>
      <w:lang w:val="x-none" w:eastAsia="x-none"/>
    </w:rPr>
  </w:style>
  <w:style w:type="paragraph" w:customStyle="1" w:styleId="numberedlist">
    <w:name w:val="numbered list"/>
    <w:basedOn w:val="Normal"/>
    <w:link w:val="numberedlistChar"/>
    <w:qFormat/>
    <w:locked/>
    <w:rsid w:val="00EF40A8"/>
    <w:pPr>
      <w:numPr>
        <w:numId w:val="20"/>
      </w:numPr>
      <w:spacing w:after="0" w:line="240" w:lineRule="auto"/>
      <w:ind w:left="568" w:hanging="284"/>
      <w:contextualSpacing/>
    </w:pPr>
    <w:rPr>
      <w:rFonts w:eastAsia="Calibri" w:cs="Times New Roman"/>
      <w:szCs w:val="20"/>
      <w:lang w:val="x-none" w:eastAsia="x-none"/>
    </w:rPr>
  </w:style>
  <w:style w:type="character" w:customStyle="1" w:styleId="numberedlistChar">
    <w:name w:val="numbered list Char"/>
    <w:link w:val="numberedlist"/>
    <w:rsid w:val="00EF40A8"/>
    <w:rPr>
      <w:rFonts w:ascii="Arial" w:eastAsia="Calibri" w:hAnsi="Arial" w:cs="Times New Roman"/>
      <w:sz w:val="20"/>
      <w:szCs w:val="20"/>
      <w:lang w:val="x-none" w:eastAsia="x-none"/>
    </w:rPr>
  </w:style>
  <w:style w:type="character" w:styleId="PageNumber">
    <w:name w:val="page number"/>
    <w:rsid w:val="00EF40A8"/>
    <w:rPr>
      <w:rFonts w:ascii="Arial" w:hAnsi="Arial"/>
      <w:sz w:val="16"/>
    </w:rPr>
  </w:style>
  <w:style w:type="character" w:customStyle="1" w:styleId="longtext">
    <w:name w:val="long_text"/>
    <w:basedOn w:val="DefaultParagraphFont"/>
    <w:rsid w:val="00EF40A8"/>
  </w:style>
  <w:style w:type="paragraph" w:styleId="CommentText">
    <w:name w:val="annotation text"/>
    <w:basedOn w:val="Normal"/>
    <w:link w:val="CommentTextChar"/>
    <w:uiPriority w:val="99"/>
    <w:unhideWhenUsed/>
    <w:rsid w:val="00EF40A8"/>
    <w:pPr>
      <w:spacing w:after="0" w:line="240" w:lineRule="auto"/>
    </w:pPr>
    <w:rPr>
      <w:rFonts w:eastAsia="Calibri" w:cs="Times New Roman"/>
      <w:sz w:val="24"/>
      <w:szCs w:val="24"/>
      <w:lang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0A8"/>
    <w:rPr>
      <w:rFonts w:ascii="Arial" w:eastAsia="Calibri" w:hAnsi="Arial" w:cs="Times New Roman"/>
      <w:sz w:val="24"/>
      <w:szCs w:val="24"/>
      <w:lang w:eastAsia="x-none"/>
    </w:rPr>
  </w:style>
  <w:style w:type="character" w:customStyle="1" w:styleId="hps">
    <w:name w:val="hps"/>
    <w:basedOn w:val="DefaultParagraphFont"/>
    <w:rsid w:val="00DB0E5E"/>
  </w:style>
  <w:style w:type="paragraph" w:customStyle="1" w:styleId="EinfAbs">
    <w:name w:val="[Einf. Abs.]"/>
    <w:basedOn w:val="Normal"/>
    <w:uiPriority w:val="99"/>
    <w:rsid w:val="006E358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2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6.jpe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CBFC5-B0E3-5042-A040-82C7C039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\Users\Luise\Dropbox (WS Secretariat)\WS\Templates\Focus on Competitions and Projects\CAP_doc_cover_v2.0.dotx</Template>
  <TotalTime>70</TotalTime>
  <Pages>12</Pages>
  <Words>1974</Words>
  <Characters>11254</Characters>
  <Application>Microsoft Macintosh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nada</cp:lastModifiedBy>
  <cp:revision>77</cp:revision>
  <cp:lastPrinted>2015-08-08T20:54:00Z</cp:lastPrinted>
  <dcterms:created xsi:type="dcterms:W3CDTF">2015-08-09T19:44:00Z</dcterms:created>
  <dcterms:modified xsi:type="dcterms:W3CDTF">2015-08-10T21:32:00Z</dcterms:modified>
</cp:coreProperties>
</file>