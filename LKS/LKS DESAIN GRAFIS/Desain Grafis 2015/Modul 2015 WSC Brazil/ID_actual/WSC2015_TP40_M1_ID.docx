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427EAE" w14:textId="77777777" w:rsidR="006E26EF" w:rsidRPr="001172EF" w:rsidRDefault="001C2B30" w:rsidP="00D64CF3">
      <w:pPr>
        <w:pStyle w:val="Title"/>
      </w:pPr>
      <w:r w:rsidRPr="001C2B30">
        <w:t xml:space="preserve">Test Project </w:t>
      </w:r>
      <w:r w:rsidR="006B4A71">
        <w:t>module 1</w:t>
      </w:r>
    </w:p>
    <w:p w14:paraId="5802E0D4" w14:textId="31B67ABA" w:rsidR="00A77E62" w:rsidRPr="00D64CF3" w:rsidRDefault="001C2B30" w:rsidP="00D64CF3">
      <w:pPr>
        <w:pStyle w:val="Subtitle"/>
      </w:pPr>
      <w:r w:rsidRPr="00D64CF3">
        <w:t>WSC2015_TP</w:t>
      </w:r>
      <w:r w:rsidR="006B4A71">
        <w:t>40</w:t>
      </w:r>
      <w:r w:rsidRPr="00D64CF3">
        <w:t>_</w:t>
      </w:r>
      <w:r w:rsidR="006B4A71">
        <w:t>M1</w:t>
      </w:r>
      <w:r w:rsidRPr="00D64CF3">
        <w:t>_</w:t>
      </w:r>
      <w:r w:rsidR="009E4A54">
        <w:t>ID</w:t>
      </w:r>
    </w:p>
    <w:p w14:paraId="01781C88" w14:textId="77777777" w:rsidR="008827AA" w:rsidRDefault="008827AA" w:rsidP="00D64CF3">
      <w:pPr>
        <w:rPr>
          <w:lang w:val="en-AU"/>
        </w:rPr>
      </w:pPr>
    </w:p>
    <w:p w14:paraId="77EB3604" w14:textId="77777777" w:rsidR="001C2B30" w:rsidRPr="008827AA" w:rsidRDefault="001C2B30" w:rsidP="00D64CF3">
      <w:pPr>
        <w:rPr>
          <w:lang w:val="en-AU"/>
        </w:rPr>
      </w:pPr>
      <w:r w:rsidRPr="008827AA">
        <w:rPr>
          <w:lang w:val="en-AU"/>
        </w:rPr>
        <w:t>Submitted by:</w:t>
      </w:r>
    </w:p>
    <w:p w14:paraId="2E402E92" w14:textId="71FF3C7A" w:rsidR="008827AA" w:rsidRDefault="006B4A71" w:rsidP="00D64CF3">
      <w:pPr>
        <w:rPr>
          <w:lang w:val="en-AU"/>
        </w:rPr>
      </w:pPr>
      <w:proofErr w:type="spellStart"/>
      <w:r>
        <w:rPr>
          <w:lang w:val="en-AU"/>
        </w:rPr>
        <w:t>WorldSkills</w:t>
      </w:r>
      <w:proofErr w:type="spellEnd"/>
      <w:r>
        <w:rPr>
          <w:lang w:val="en-AU"/>
        </w:rPr>
        <w:t xml:space="preserve"> Foundation</w:t>
      </w:r>
    </w:p>
    <w:p w14:paraId="6F4755C0" w14:textId="77777777" w:rsidR="001C2B30" w:rsidRPr="007F212B" w:rsidRDefault="001C2B30" w:rsidP="00BC32F8">
      <w:pPr>
        <w:pStyle w:val="ListBullet"/>
        <w:numPr>
          <w:ilvl w:val="0"/>
          <w:numId w:val="0"/>
        </w:numPr>
        <w:ind w:left="284" w:hanging="284"/>
        <w:rPr>
          <w:lang w:val="en-AU"/>
        </w:rPr>
        <w:sectPr w:rsidR="001C2B30" w:rsidRPr="007F212B" w:rsidSect="001C5F88">
          <w:headerReference w:type="default" r:id="rId9"/>
          <w:footerReference w:type="default" r:id="rId10"/>
          <w:headerReference w:type="first" r:id="rId11"/>
          <w:footerReference w:type="first" r:id="rId12"/>
          <w:pgSz w:w="11906" w:h="16838" w:code="9"/>
          <w:pgMar w:top="1985" w:right="1134" w:bottom="1985" w:left="1134" w:header="567" w:footer="567" w:gutter="0"/>
          <w:cols w:space="708"/>
          <w:titlePg/>
          <w:docGrid w:linePitch="360"/>
        </w:sectPr>
      </w:pPr>
    </w:p>
    <w:p w14:paraId="1EB1A83A" w14:textId="2B332B42" w:rsidR="00D64CF3" w:rsidRPr="00D64CF3" w:rsidRDefault="0087723A" w:rsidP="00CA2AB6">
      <w:pPr>
        <w:pStyle w:val="Heading2"/>
      </w:pPr>
      <w:r>
        <w:lastRenderedPageBreak/>
        <w:t>contents</w:t>
      </w:r>
    </w:p>
    <w:p w14:paraId="1CBB4CF3" w14:textId="1F84A4F3" w:rsidR="0087723A" w:rsidRDefault="0087723A" w:rsidP="0087723A">
      <w:r>
        <w:t xml:space="preserve">This Test Project </w:t>
      </w:r>
      <w:r w:rsidR="00011AE6">
        <w:t xml:space="preserve">contains </w:t>
      </w:r>
      <w:r>
        <w:t>the following documentation/files:</w:t>
      </w:r>
    </w:p>
    <w:p w14:paraId="3F4DCAA0" w14:textId="6073BF03" w:rsidR="0087723A" w:rsidRDefault="00011AE6" w:rsidP="00011AE6">
      <w:pPr>
        <w:pStyle w:val="ListBullet"/>
      </w:pPr>
      <w:r>
        <w:t xml:space="preserve">WSC2015_TP40_M1_Logos: </w:t>
      </w:r>
      <w:r w:rsidR="00000462">
        <w:t>Logo</w:t>
      </w:r>
      <w:r>
        <w:t xml:space="preserve"> f</w:t>
      </w:r>
      <w:r w:rsidR="00F43B5D">
        <w:t>older</w:t>
      </w:r>
      <w:r>
        <w:t>, containing</w:t>
      </w:r>
      <w:r w:rsidR="00F43B5D">
        <w:t xml:space="preserve"> </w:t>
      </w:r>
      <w:proofErr w:type="spellStart"/>
      <w:r w:rsidR="00000462">
        <w:t>WorldSkills</w:t>
      </w:r>
      <w:proofErr w:type="spellEnd"/>
      <w:r w:rsidR="00F43B5D">
        <w:t>, IAPMO, World Plumbing Council, RMIT University, Indian Plumbing Association</w:t>
      </w:r>
      <w:r>
        <w:t xml:space="preserve"> logos</w:t>
      </w:r>
    </w:p>
    <w:p w14:paraId="07C32BBC" w14:textId="68B605D1" w:rsidR="00BC5FB3" w:rsidRDefault="00011AE6" w:rsidP="006F34E7">
      <w:pPr>
        <w:pStyle w:val="ListBullet"/>
      </w:pPr>
      <w:r w:rsidRPr="00011AE6">
        <w:t>WSC2015_TP40_M1_Images</w:t>
      </w:r>
      <w:r>
        <w:t>: Image folder, containing</w:t>
      </w:r>
      <w:del w:id="0" w:author="Hugo" w:date="2015-08-08T17:11:00Z">
        <w:r w:rsidR="00F43B5D" w:rsidDel="00463994">
          <w:delText xml:space="preserve"> </w:delText>
        </w:r>
      </w:del>
      <w:ins w:id="1" w:author="Sean Kearney" w:date="2015-08-07T15:12:00Z">
        <w:del w:id="2" w:author="Hugo" w:date="2015-08-08T17:11:00Z">
          <w:r w:rsidR="006F34E7" w:rsidRPr="00BF41E6" w:rsidDel="00463994">
            <w:rPr>
              <w:highlight w:val="yellow"/>
            </w:rPr>
            <w:delText>TBC</w:delText>
          </w:r>
        </w:del>
        <w:r w:rsidR="006F34E7">
          <w:t xml:space="preserve"> </w:t>
        </w:r>
      </w:ins>
      <w:r w:rsidR="00F43B5D">
        <w:t>images</w:t>
      </w:r>
      <w:r w:rsidR="00A711B1">
        <w:t xml:space="preserve"> (see appendix)</w:t>
      </w:r>
    </w:p>
    <w:p w14:paraId="39848086" w14:textId="33E42B4F" w:rsidR="00BC5FB3" w:rsidRPr="00BC5FB3" w:rsidRDefault="00BC5FB3" w:rsidP="006F34E7">
      <w:pPr>
        <w:pStyle w:val="ListBullet"/>
      </w:pPr>
      <w:r w:rsidRPr="00BC5FB3">
        <w:t>WSC2015_TP40_M1_Poster_Text</w:t>
      </w:r>
      <w:r>
        <w:t>: Word document, containing text for inclusion in Task 2.</w:t>
      </w:r>
    </w:p>
    <w:p w14:paraId="192AAA76" w14:textId="156E1494" w:rsidR="00C7276A" w:rsidRPr="00D64CF3" w:rsidRDefault="00C7276A" w:rsidP="00F43B5D">
      <w:pPr>
        <w:pStyle w:val="ListBullet"/>
      </w:pPr>
      <w:r>
        <w:t xml:space="preserve">WSC2015_TP40_M1_EN: </w:t>
      </w:r>
      <w:r w:rsidR="00877FC5">
        <w:t>T</w:t>
      </w:r>
      <w:r>
        <w:t>his document</w:t>
      </w:r>
    </w:p>
    <w:p w14:paraId="35B08A86" w14:textId="55EA7DE6" w:rsidR="00CA2AB6" w:rsidRDefault="00F43B5D" w:rsidP="00665EB0">
      <w:pPr>
        <w:pStyle w:val="ListBullet"/>
        <w:numPr>
          <w:ilvl w:val="0"/>
          <w:numId w:val="0"/>
        </w:numPr>
        <w:ind w:left="284"/>
      </w:pPr>
      <w:r w:rsidRPr="00D64CF3" w:rsidDel="00F43B5D">
        <w:t xml:space="preserve"> </w:t>
      </w:r>
    </w:p>
    <w:p w14:paraId="385DFB89" w14:textId="6E5757AA" w:rsidR="00D64CF3" w:rsidRPr="00D64CF3" w:rsidRDefault="0087723A" w:rsidP="00CA2AB6">
      <w:pPr>
        <w:pStyle w:val="Heading2"/>
      </w:pPr>
      <w:r>
        <w:t>introduction</w:t>
      </w:r>
    </w:p>
    <w:p w14:paraId="4448CEFE" w14:textId="3839B673" w:rsidR="0087723A" w:rsidRDefault="0087723A" w:rsidP="0087723A">
      <w:pPr>
        <w:pStyle w:val="Heading5"/>
      </w:pPr>
      <w:r>
        <w:t>WorldSkills Foundation: Sharing the Treasure beyond the Competition</w:t>
      </w:r>
    </w:p>
    <w:p w14:paraId="0B9FF715" w14:textId="364FA9C1" w:rsidR="004658E0" w:rsidRPr="00A373C2" w:rsidRDefault="004658E0" w:rsidP="004658E0">
      <w:pPr>
        <w:pStyle w:val="Heading5"/>
        <w:rPr>
          <w:color w:val="3366FF"/>
        </w:rPr>
      </w:pPr>
      <w:r w:rsidRPr="00A373C2">
        <w:rPr>
          <w:color w:val="3366FF"/>
        </w:rPr>
        <w:t>Yayasan WORLDSKILLS: BERBAGI HARTA DI LUAR KOMPETISI</w:t>
      </w:r>
    </w:p>
    <w:p w14:paraId="10269F65" w14:textId="31577EC9" w:rsidR="00F43B5D" w:rsidRDefault="00F43B5D" w:rsidP="0087723A">
      <w:pPr>
        <w:pStyle w:val="Heading5"/>
        <w:rPr>
          <w:rFonts w:eastAsiaTheme="minorHAnsi" w:cstheme="minorBidi"/>
          <w:b w:val="0"/>
          <w:caps w:val="0"/>
          <w:color w:val="auto"/>
          <w:sz w:val="20"/>
          <w:szCs w:val="22"/>
        </w:rPr>
      </w:pPr>
      <w:r w:rsidRPr="00F43B5D">
        <w:rPr>
          <w:rFonts w:eastAsiaTheme="minorHAnsi" w:cstheme="minorBidi"/>
          <w:b w:val="0"/>
          <w:caps w:val="0"/>
          <w:color w:val="auto"/>
          <w:sz w:val="20"/>
          <w:szCs w:val="22"/>
        </w:rPr>
        <w:t xml:space="preserve">The </w:t>
      </w:r>
      <w:proofErr w:type="spellStart"/>
      <w:r w:rsidRPr="00F43B5D">
        <w:rPr>
          <w:rFonts w:eastAsiaTheme="minorHAnsi" w:cstheme="minorBidi"/>
          <w:b w:val="0"/>
          <w:caps w:val="0"/>
          <w:color w:val="auto"/>
          <w:sz w:val="20"/>
          <w:szCs w:val="22"/>
        </w:rPr>
        <w:t>WorldSkills</w:t>
      </w:r>
      <w:proofErr w:type="spellEnd"/>
      <w:r w:rsidRPr="00F43B5D">
        <w:rPr>
          <w:rFonts w:eastAsiaTheme="minorHAnsi" w:cstheme="minorBidi"/>
          <w:b w:val="0"/>
          <w:caps w:val="0"/>
          <w:color w:val="auto"/>
          <w:sz w:val="20"/>
          <w:szCs w:val="22"/>
        </w:rPr>
        <w:t xml:space="preserve"> Foundation (WSF) was established in 2011 with the aim to share the unique talents and expertise of </w:t>
      </w:r>
      <w:r>
        <w:rPr>
          <w:rFonts w:eastAsiaTheme="minorHAnsi" w:cstheme="minorBidi"/>
          <w:b w:val="0"/>
          <w:caps w:val="0"/>
          <w:color w:val="auto"/>
          <w:sz w:val="20"/>
          <w:szCs w:val="22"/>
        </w:rPr>
        <w:t>the</w:t>
      </w:r>
      <w:r w:rsidRPr="00F43B5D">
        <w:rPr>
          <w:rFonts w:eastAsiaTheme="minorHAnsi" w:cstheme="minorBidi"/>
          <w:b w:val="0"/>
          <w:caps w:val="0"/>
          <w:color w:val="auto"/>
          <w:sz w:val="20"/>
          <w:szCs w:val="22"/>
        </w:rPr>
        <w:t xml:space="preserve"> global network of </w:t>
      </w:r>
      <w:proofErr w:type="spellStart"/>
      <w:r w:rsidRPr="00F43B5D">
        <w:rPr>
          <w:rFonts w:eastAsiaTheme="minorHAnsi" w:cstheme="minorBidi"/>
          <w:b w:val="0"/>
          <w:caps w:val="0"/>
          <w:color w:val="auto"/>
          <w:sz w:val="20"/>
          <w:szCs w:val="22"/>
        </w:rPr>
        <w:t>WorldSkills</w:t>
      </w:r>
      <w:proofErr w:type="spellEnd"/>
      <w:r w:rsidRPr="00F43B5D">
        <w:rPr>
          <w:rFonts w:eastAsiaTheme="minorHAnsi" w:cstheme="minorBidi"/>
          <w:b w:val="0"/>
          <w:caps w:val="0"/>
          <w:color w:val="auto"/>
          <w:sz w:val="20"/>
          <w:szCs w:val="22"/>
        </w:rPr>
        <w:t xml:space="preserve"> Champions and Experts, contributing their energy and efforts to projects that can help improve lives around the world.</w:t>
      </w:r>
    </w:p>
    <w:p w14:paraId="41B14080" w14:textId="6EA6F23F" w:rsidR="00F43B5D" w:rsidRDefault="00F43B5D" w:rsidP="00665EB0">
      <w:r>
        <w:t xml:space="preserve">Each WSF project aims to build collaboration between highly skilled young professionals, and is supported by strategic global partnerships. Since 2013 – driven through partnership with IAPMO (International Association of Plumbing and Mechanical Officials) and the World Plumbing Council – </w:t>
      </w:r>
      <w:r w:rsidR="00C7276A">
        <w:t>WSF</w:t>
      </w:r>
      <w:r>
        <w:t xml:space="preserve"> </w:t>
      </w:r>
      <w:r w:rsidR="008D549C">
        <w:t xml:space="preserve">has </w:t>
      </w:r>
      <w:r>
        <w:t xml:space="preserve">focused strongly on the areas of public health and sanitation, particularly in less developed countries. </w:t>
      </w:r>
      <w:r w:rsidR="00313A54">
        <w:t xml:space="preserve">During this time </w:t>
      </w:r>
      <w:r w:rsidR="00C7276A">
        <w:t>WSF</w:t>
      </w:r>
      <w:r>
        <w:t xml:space="preserve"> </w:t>
      </w:r>
      <w:r w:rsidR="008D549C">
        <w:t xml:space="preserve">has </w:t>
      </w:r>
      <w:r>
        <w:t xml:space="preserve">sent </w:t>
      </w:r>
      <w:proofErr w:type="spellStart"/>
      <w:r w:rsidR="008577E6" w:rsidRPr="00F43B5D">
        <w:t>WorldSkills</w:t>
      </w:r>
      <w:proofErr w:type="spellEnd"/>
      <w:r w:rsidR="008577E6" w:rsidRPr="00F43B5D">
        <w:t xml:space="preserve"> </w:t>
      </w:r>
      <w:r>
        <w:t>Champions to Nepal, Bangladesh and South Africa to support a series of community programmes. From this background, the Community Plumbing Challenge event has been born.</w:t>
      </w:r>
    </w:p>
    <w:p w14:paraId="59A2C887" w14:textId="50F05B96" w:rsidR="0055275C" w:rsidRPr="00A373C2" w:rsidRDefault="0055275C" w:rsidP="0055275C">
      <w:pPr>
        <w:rPr>
          <w:color w:val="3366FF"/>
        </w:rPr>
      </w:pPr>
      <w:r w:rsidRPr="00A373C2">
        <w:rPr>
          <w:color w:val="3366FF"/>
        </w:rPr>
        <w:t xml:space="preserve">The </w:t>
      </w:r>
      <w:proofErr w:type="spellStart"/>
      <w:r w:rsidRPr="00A373C2">
        <w:rPr>
          <w:color w:val="3366FF"/>
        </w:rPr>
        <w:t>WorldSkills</w:t>
      </w:r>
      <w:proofErr w:type="spellEnd"/>
      <w:r w:rsidRPr="00A373C2">
        <w:rPr>
          <w:color w:val="3366FF"/>
        </w:rPr>
        <w:t xml:space="preserve"> Foundation (WSF) </w:t>
      </w:r>
      <w:proofErr w:type="spellStart"/>
      <w:r w:rsidRPr="00A373C2">
        <w:rPr>
          <w:color w:val="3366FF"/>
        </w:rPr>
        <w:t>didirikan</w:t>
      </w:r>
      <w:proofErr w:type="spellEnd"/>
      <w:r w:rsidRPr="00A373C2">
        <w:rPr>
          <w:color w:val="3366FF"/>
        </w:rPr>
        <w:t xml:space="preserve"> </w:t>
      </w:r>
      <w:proofErr w:type="spellStart"/>
      <w:r w:rsidRPr="00A373C2">
        <w:rPr>
          <w:color w:val="3366FF"/>
        </w:rPr>
        <w:t>pada</w:t>
      </w:r>
      <w:proofErr w:type="spellEnd"/>
      <w:r w:rsidRPr="00A373C2">
        <w:rPr>
          <w:color w:val="3366FF"/>
        </w:rPr>
        <w:t xml:space="preserve"> </w:t>
      </w:r>
      <w:proofErr w:type="spellStart"/>
      <w:r w:rsidRPr="00A373C2">
        <w:rPr>
          <w:color w:val="3366FF"/>
        </w:rPr>
        <w:t>tahun</w:t>
      </w:r>
      <w:proofErr w:type="spellEnd"/>
      <w:r w:rsidRPr="00A373C2">
        <w:rPr>
          <w:color w:val="3366FF"/>
        </w:rPr>
        <w:t xml:space="preserve"> 2011 </w:t>
      </w:r>
      <w:proofErr w:type="spellStart"/>
      <w:r w:rsidRPr="00A373C2">
        <w:rPr>
          <w:color w:val="3366FF"/>
        </w:rPr>
        <w:t>dengan</w:t>
      </w:r>
      <w:proofErr w:type="spellEnd"/>
      <w:r w:rsidRPr="00A373C2">
        <w:rPr>
          <w:color w:val="3366FF"/>
        </w:rPr>
        <w:t xml:space="preserve"> </w:t>
      </w:r>
      <w:proofErr w:type="spellStart"/>
      <w:r w:rsidRPr="00A373C2">
        <w:rPr>
          <w:color w:val="3366FF"/>
        </w:rPr>
        <w:t>tujuan</w:t>
      </w:r>
      <w:proofErr w:type="spellEnd"/>
      <w:r w:rsidRPr="00A373C2">
        <w:rPr>
          <w:color w:val="3366FF"/>
        </w:rPr>
        <w:t xml:space="preserve"> </w:t>
      </w:r>
      <w:proofErr w:type="spellStart"/>
      <w:r w:rsidRPr="00A373C2">
        <w:rPr>
          <w:color w:val="3366FF"/>
        </w:rPr>
        <w:t>untuk</w:t>
      </w:r>
      <w:proofErr w:type="spellEnd"/>
      <w:r w:rsidRPr="00A373C2">
        <w:rPr>
          <w:color w:val="3366FF"/>
        </w:rPr>
        <w:t xml:space="preserve"> </w:t>
      </w:r>
      <w:proofErr w:type="spellStart"/>
      <w:r w:rsidRPr="00A373C2">
        <w:rPr>
          <w:color w:val="3366FF"/>
        </w:rPr>
        <w:t>membagikan</w:t>
      </w:r>
      <w:proofErr w:type="spellEnd"/>
      <w:r w:rsidRPr="00A373C2">
        <w:rPr>
          <w:color w:val="3366FF"/>
        </w:rPr>
        <w:t xml:space="preserve"> </w:t>
      </w:r>
      <w:proofErr w:type="spellStart"/>
      <w:r w:rsidRPr="00A373C2">
        <w:rPr>
          <w:color w:val="3366FF"/>
        </w:rPr>
        <w:t>bakat-bakat</w:t>
      </w:r>
      <w:proofErr w:type="spellEnd"/>
      <w:r w:rsidRPr="00A373C2">
        <w:rPr>
          <w:color w:val="3366FF"/>
        </w:rPr>
        <w:t xml:space="preserve"> </w:t>
      </w:r>
      <w:proofErr w:type="spellStart"/>
      <w:r w:rsidRPr="00A373C2">
        <w:rPr>
          <w:color w:val="3366FF"/>
        </w:rPr>
        <w:t>unik</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keahlian</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global network of </w:t>
      </w:r>
      <w:proofErr w:type="spellStart"/>
      <w:r w:rsidRPr="00A373C2">
        <w:rPr>
          <w:color w:val="3366FF"/>
        </w:rPr>
        <w:t>WorldSkills</w:t>
      </w:r>
      <w:proofErr w:type="spellEnd"/>
      <w:r w:rsidRPr="00A373C2">
        <w:rPr>
          <w:color w:val="3366FF"/>
        </w:rPr>
        <w:t xml:space="preserve"> Champions </w:t>
      </w:r>
      <w:proofErr w:type="spellStart"/>
      <w:r w:rsidRPr="00A373C2">
        <w:rPr>
          <w:color w:val="3366FF"/>
        </w:rPr>
        <w:t>dan</w:t>
      </w:r>
      <w:proofErr w:type="spellEnd"/>
      <w:r w:rsidRPr="00A373C2">
        <w:rPr>
          <w:color w:val="3366FF"/>
        </w:rPr>
        <w:t xml:space="preserve"> Experts, </w:t>
      </w:r>
      <w:proofErr w:type="spellStart"/>
      <w:r w:rsidR="00161F08" w:rsidRPr="00A373C2">
        <w:rPr>
          <w:color w:val="3366FF"/>
        </w:rPr>
        <w:t>menyumbangkan</w:t>
      </w:r>
      <w:proofErr w:type="spellEnd"/>
      <w:r w:rsidRPr="00A373C2">
        <w:rPr>
          <w:color w:val="3366FF"/>
        </w:rPr>
        <w:t xml:space="preserve"> </w:t>
      </w:r>
      <w:proofErr w:type="spellStart"/>
      <w:r w:rsidR="00161F08" w:rsidRPr="00A373C2">
        <w:rPr>
          <w:color w:val="3366FF"/>
        </w:rPr>
        <w:t>semangat</w:t>
      </w:r>
      <w:proofErr w:type="spellEnd"/>
      <w:r w:rsidR="00161F08" w:rsidRPr="00A373C2">
        <w:rPr>
          <w:color w:val="3366FF"/>
        </w:rPr>
        <w:t xml:space="preserve"> </w:t>
      </w:r>
      <w:proofErr w:type="spellStart"/>
      <w:r w:rsidR="00161F08" w:rsidRPr="00A373C2">
        <w:rPr>
          <w:color w:val="3366FF"/>
        </w:rPr>
        <w:t>mereka</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00D71E3D" w:rsidRPr="00A373C2">
        <w:rPr>
          <w:color w:val="3366FF"/>
        </w:rPr>
        <w:t>kerja</w:t>
      </w:r>
      <w:proofErr w:type="spellEnd"/>
      <w:r w:rsidR="00D71E3D" w:rsidRPr="00A373C2">
        <w:rPr>
          <w:color w:val="3366FF"/>
        </w:rPr>
        <w:t xml:space="preserve"> </w:t>
      </w:r>
      <w:proofErr w:type="spellStart"/>
      <w:r w:rsidR="00D71E3D" w:rsidRPr="00A373C2">
        <w:rPr>
          <w:color w:val="3366FF"/>
        </w:rPr>
        <w:t>keras</w:t>
      </w:r>
      <w:proofErr w:type="spellEnd"/>
      <w:r w:rsidRPr="00A373C2">
        <w:rPr>
          <w:color w:val="3366FF"/>
        </w:rPr>
        <w:t xml:space="preserve"> </w:t>
      </w:r>
      <w:proofErr w:type="spellStart"/>
      <w:r w:rsidRPr="00A373C2">
        <w:rPr>
          <w:color w:val="3366FF"/>
        </w:rPr>
        <w:t>mereka</w:t>
      </w:r>
      <w:proofErr w:type="spellEnd"/>
      <w:r w:rsidRPr="00A373C2">
        <w:rPr>
          <w:color w:val="3366FF"/>
        </w:rPr>
        <w:t xml:space="preserve"> </w:t>
      </w:r>
      <w:proofErr w:type="spellStart"/>
      <w:r w:rsidRPr="00A373C2">
        <w:rPr>
          <w:color w:val="3366FF"/>
        </w:rPr>
        <w:t>untuk</w:t>
      </w:r>
      <w:proofErr w:type="spellEnd"/>
      <w:r w:rsidRPr="00A373C2">
        <w:rPr>
          <w:color w:val="3366FF"/>
        </w:rPr>
        <w:t xml:space="preserve"> </w:t>
      </w:r>
      <w:proofErr w:type="spellStart"/>
      <w:r w:rsidRPr="00A373C2">
        <w:rPr>
          <w:color w:val="3366FF"/>
        </w:rPr>
        <w:t>proyek-proyek</w:t>
      </w:r>
      <w:proofErr w:type="spellEnd"/>
      <w:r w:rsidRPr="00A373C2">
        <w:rPr>
          <w:color w:val="3366FF"/>
        </w:rPr>
        <w:t xml:space="preserve"> yang </w:t>
      </w:r>
      <w:proofErr w:type="spellStart"/>
      <w:r w:rsidRPr="00A373C2">
        <w:rPr>
          <w:color w:val="3366FF"/>
        </w:rPr>
        <w:t>dapat</w:t>
      </w:r>
      <w:proofErr w:type="spellEnd"/>
      <w:r w:rsidRPr="00A373C2">
        <w:rPr>
          <w:color w:val="3366FF"/>
        </w:rPr>
        <w:t xml:space="preserve"> </w:t>
      </w:r>
      <w:proofErr w:type="spellStart"/>
      <w:r w:rsidRPr="00A373C2">
        <w:rPr>
          <w:color w:val="3366FF"/>
        </w:rPr>
        <w:t>membantu</w:t>
      </w:r>
      <w:proofErr w:type="spellEnd"/>
      <w:r w:rsidRPr="00A373C2">
        <w:rPr>
          <w:color w:val="3366FF"/>
        </w:rPr>
        <w:t xml:space="preserve"> </w:t>
      </w:r>
      <w:proofErr w:type="spellStart"/>
      <w:r w:rsidRPr="00A373C2">
        <w:rPr>
          <w:color w:val="3366FF"/>
        </w:rPr>
        <w:t>meningkatkan</w:t>
      </w:r>
      <w:proofErr w:type="spellEnd"/>
      <w:r w:rsidRPr="00A373C2">
        <w:rPr>
          <w:color w:val="3366FF"/>
        </w:rPr>
        <w:t xml:space="preserve"> </w:t>
      </w:r>
      <w:proofErr w:type="spellStart"/>
      <w:r w:rsidRPr="00A373C2">
        <w:rPr>
          <w:color w:val="3366FF"/>
        </w:rPr>
        <w:t>kehidupan</w:t>
      </w:r>
      <w:proofErr w:type="spellEnd"/>
      <w:r w:rsidRPr="00A373C2">
        <w:rPr>
          <w:color w:val="3366FF"/>
        </w:rPr>
        <w:t xml:space="preserve"> di </w:t>
      </w:r>
      <w:proofErr w:type="spellStart"/>
      <w:r w:rsidRPr="00A373C2">
        <w:rPr>
          <w:color w:val="3366FF"/>
        </w:rPr>
        <w:t>seluruh</w:t>
      </w:r>
      <w:proofErr w:type="spellEnd"/>
      <w:r w:rsidRPr="00A373C2">
        <w:rPr>
          <w:color w:val="3366FF"/>
        </w:rPr>
        <w:t xml:space="preserve"> </w:t>
      </w:r>
      <w:proofErr w:type="spellStart"/>
      <w:r w:rsidRPr="00A373C2">
        <w:rPr>
          <w:color w:val="3366FF"/>
        </w:rPr>
        <w:t>dunia</w:t>
      </w:r>
      <w:proofErr w:type="spellEnd"/>
      <w:r w:rsidRPr="00A373C2">
        <w:rPr>
          <w:color w:val="3366FF"/>
        </w:rPr>
        <w:t>.</w:t>
      </w:r>
    </w:p>
    <w:p w14:paraId="244992DC" w14:textId="1696C558" w:rsidR="0055275C" w:rsidRPr="00A373C2" w:rsidRDefault="0055275C" w:rsidP="0055275C">
      <w:pPr>
        <w:rPr>
          <w:color w:val="3366FF"/>
        </w:rPr>
      </w:pPr>
      <w:proofErr w:type="spellStart"/>
      <w:proofErr w:type="gramStart"/>
      <w:r w:rsidRPr="00A373C2">
        <w:rPr>
          <w:color w:val="3366FF"/>
        </w:rPr>
        <w:t>Setiap</w:t>
      </w:r>
      <w:proofErr w:type="spellEnd"/>
      <w:r w:rsidRPr="00A373C2">
        <w:rPr>
          <w:color w:val="3366FF"/>
        </w:rPr>
        <w:t xml:space="preserve"> </w:t>
      </w:r>
      <w:proofErr w:type="spellStart"/>
      <w:r w:rsidRPr="00A373C2">
        <w:rPr>
          <w:color w:val="3366FF"/>
        </w:rPr>
        <w:t>proyek</w:t>
      </w:r>
      <w:proofErr w:type="spellEnd"/>
      <w:r w:rsidRPr="00A373C2">
        <w:rPr>
          <w:color w:val="3366FF"/>
        </w:rPr>
        <w:t xml:space="preserve"> WSF </w:t>
      </w:r>
      <w:proofErr w:type="spellStart"/>
      <w:r w:rsidRPr="00A373C2">
        <w:rPr>
          <w:color w:val="3366FF"/>
        </w:rPr>
        <w:t>bertujuan</w:t>
      </w:r>
      <w:proofErr w:type="spellEnd"/>
      <w:r w:rsidRPr="00A373C2">
        <w:rPr>
          <w:color w:val="3366FF"/>
        </w:rPr>
        <w:t xml:space="preserve"> </w:t>
      </w:r>
      <w:proofErr w:type="spellStart"/>
      <w:r w:rsidRPr="00A373C2">
        <w:rPr>
          <w:color w:val="3366FF"/>
        </w:rPr>
        <w:t>untuk</w:t>
      </w:r>
      <w:proofErr w:type="spellEnd"/>
      <w:r w:rsidRPr="00A373C2">
        <w:rPr>
          <w:color w:val="3366FF"/>
        </w:rPr>
        <w:t xml:space="preserve"> </w:t>
      </w:r>
      <w:proofErr w:type="spellStart"/>
      <w:r w:rsidRPr="00A373C2">
        <w:rPr>
          <w:color w:val="3366FF"/>
        </w:rPr>
        <w:t>membangun</w:t>
      </w:r>
      <w:proofErr w:type="spellEnd"/>
      <w:r w:rsidRPr="00A373C2">
        <w:rPr>
          <w:color w:val="3366FF"/>
        </w:rPr>
        <w:t xml:space="preserve"> </w:t>
      </w:r>
      <w:proofErr w:type="spellStart"/>
      <w:r w:rsidRPr="00A373C2">
        <w:rPr>
          <w:color w:val="3366FF"/>
        </w:rPr>
        <w:t>kolaborasi</w:t>
      </w:r>
      <w:proofErr w:type="spellEnd"/>
      <w:r w:rsidRPr="00A373C2">
        <w:rPr>
          <w:color w:val="3366FF"/>
        </w:rPr>
        <w:t xml:space="preserve"> </w:t>
      </w:r>
      <w:proofErr w:type="spellStart"/>
      <w:r w:rsidRPr="00A373C2">
        <w:rPr>
          <w:color w:val="3366FF"/>
        </w:rPr>
        <w:t>antara</w:t>
      </w:r>
      <w:proofErr w:type="spellEnd"/>
      <w:r w:rsidRPr="00A373C2">
        <w:rPr>
          <w:color w:val="3366FF"/>
        </w:rPr>
        <w:t xml:space="preserve"> </w:t>
      </w:r>
      <w:proofErr w:type="spellStart"/>
      <w:r w:rsidRPr="00A373C2">
        <w:rPr>
          <w:color w:val="3366FF"/>
        </w:rPr>
        <w:t>profesional</w:t>
      </w:r>
      <w:proofErr w:type="spellEnd"/>
      <w:r w:rsidRPr="00A373C2">
        <w:rPr>
          <w:color w:val="3366FF"/>
        </w:rPr>
        <w:t xml:space="preserve"> </w:t>
      </w:r>
      <w:proofErr w:type="spellStart"/>
      <w:r w:rsidRPr="00A373C2">
        <w:rPr>
          <w:color w:val="3366FF"/>
        </w:rPr>
        <w:t>muda</w:t>
      </w:r>
      <w:proofErr w:type="spellEnd"/>
      <w:r w:rsidRPr="00A373C2">
        <w:rPr>
          <w:color w:val="3366FF"/>
        </w:rPr>
        <w:t xml:space="preserve"> yang </w:t>
      </w:r>
      <w:proofErr w:type="spellStart"/>
      <w:r w:rsidRPr="00A373C2">
        <w:rPr>
          <w:color w:val="3366FF"/>
        </w:rPr>
        <w:t>sangat</w:t>
      </w:r>
      <w:proofErr w:type="spellEnd"/>
      <w:r w:rsidRPr="00A373C2">
        <w:rPr>
          <w:color w:val="3366FF"/>
        </w:rPr>
        <w:t xml:space="preserve"> </w:t>
      </w:r>
      <w:proofErr w:type="spellStart"/>
      <w:r w:rsidRPr="00A373C2">
        <w:rPr>
          <w:color w:val="3366FF"/>
        </w:rPr>
        <w:t>terampil</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didukung</w:t>
      </w:r>
      <w:proofErr w:type="spellEnd"/>
      <w:r w:rsidRPr="00A373C2">
        <w:rPr>
          <w:color w:val="3366FF"/>
        </w:rPr>
        <w:t xml:space="preserve"> </w:t>
      </w:r>
      <w:proofErr w:type="spellStart"/>
      <w:r w:rsidRPr="00A373C2">
        <w:rPr>
          <w:color w:val="3366FF"/>
        </w:rPr>
        <w:t>oleh</w:t>
      </w:r>
      <w:proofErr w:type="spellEnd"/>
      <w:r w:rsidRPr="00A373C2">
        <w:rPr>
          <w:color w:val="3366FF"/>
        </w:rPr>
        <w:t xml:space="preserve"> </w:t>
      </w:r>
      <w:r w:rsidR="00B351D4" w:rsidRPr="00A373C2">
        <w:rPr>
          <w:color w:val="3366FF"/>
        </w:rPr>
        <w:t>strategic global partnerships</w:t>
      </w:r>
      <w:r w:rsidRPr="00A373C2">
        <w:rPr>
          <w:color w:val="3366FF"/>
        </w:rPr>
        <w:t>.</w:t>
      </w:r>
      <w:proofErr w:type="gramEnd"/>
      <w:r w:rsidRPr="00A373C2">
        <w:rPr>
          <w:color w:val="3366FF"/>
        </w:rPr>
        <w:t xml:space="preserve"> </w:t>
      </w:r>
      <w:proofErr w:type="spellStart"/>
      <w:proofErr w:type="gramStart"/>
      <w:r w:rsidRPr="00A373C2">
        <w:rPr>
          <w:color w:val="3366FF"/>
        </w:rPr>
        <w:t>Sejak</w:t>
      </w:r>
      <w:proofErr w:type="spellEnd"/>
      <w:r w:rsidRPr="00A373C2">
        <w:rPr>
          <w:color w:val="3366FF"/>
        </w:rPr>
        <w:t xml:space="preserve"> 2013 - </w:t>
      </w:r>
      <w:proofErr w:type="spellStart"/>
      <w:r w:rsidRPr="00A373C2">
        <w:rPr>
          <w:color w:val="3366FF"/>
        </w:rPr>
        <w:t>didorong</w:t>
      </w:r>
      <w:proofErr w:type="spellEnd"/>
      <w:r w:rsidRPr="00A373C2">
        <w:rPr>
          <w:color w:val="3366FF"/>
        </w:rPr>
        <w:t xml:space="preserve"> </w:t>
      </w:r>
      <w:proofErr w:type="spellStart"/>
      <w:r w:rsidRPr="00A373C2">
        <w:rPr>
          <w:color w:val="3366FF"/>
        </w:rPr>
        <w:t>melalui</w:t>
      </w:r>
      <w:proofErr w:type="spellEnd"/>
      <w:r w:rsidRPr="00A373C2">
        <w:rPr>
          <w:color w:val="3366FF"/>
        </w:rPr>
        <w:t xml:space="preserve"> </w:t>
      </w:r>
      <w:proofErr w:type="spellStart"/>
      <w:r w:rsidRPr="00A373C2">
        <w:rPr>
          <w:color w:val="3366FF"/>
        </w:rPr>
        <w:t>kemitraan</w:t>
      </w:r>
      <w:proofErr w:type="spellEnd"/>
      <w:r w:rsidRPr="00A373C2">
        <w:rPr>
          <w:color w:val="3366FF"/>
        </w:rPr>
        <w:t xml:space="preserve"> </w:t>
      </w:r>
      <w:proofErr w:type="spellStart"/>
      <w:r w:rsidRPr="00A373C2">
        <w:rPr>
          <w:color w:val="3366FF"/>
        </w:rPr>
        <w:t>dengan</w:t>
      </w:r>
      <w:proofErr w:type="spellEnd"/>
      <w:r w:rsidRPr="00A373C2">
        <w:rPr>
          <w:color w:val="3366FF"/>
        </w:rPr>
        <w:t xml:space="preserve"> IAPMO (</w:t>
      </w:r>
      <w:r w:rsidR="00C126B2" w:rsidRPr="00A373C2">
        <w:rPr>
          <w:color w:val="3366FF"/>
        </w:rPr>
        <w:t>International Association of Plumbing and Mechanical Officials</w:t>
      </w:r>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00383952" w:rsidRPr="00A373C2">
        <w:rPr>
          <w:color w:val="3366FF"/>
        </w:rPr>
        <w:t>Dewan</w:t>
      </w:r>
      <w:proofErr w:type="spellEnd"/>
      <w:r w:rsidR="00383952" w:rsidRPr="00A373C2">
        <w:rPr>
          <w:color w:val="3366FF"/>
        </w:rPr>
        <w:t xml:space="preserve"> </w:t>
      </w:r>
      <w:r w:rsidRPr="00A373C2">
        <w:rPr>
          <w:color w:val="3366FF"/>
        </w:rPr>
        <w:t xml:space="preserve">Plumbing </w:t>
      </w:r>
      <w:proofErr w:type="spellStart"/>
      <w:r w:rsidRPr="00A373C2">
        <w:rPr>
          <w:color w:val="3366FF"/>
        </w:rPr>
        <w:t>Dunia</w:t>
      </w:r>
      <w:proofErr w:type="spellEnd"/>
      <w:r w:rsidRPr="00A373C2">
        <w:rPr>
          <w:color w:val="3366FF"/>
        </w:rPr>
        <w:t xml:space="preserve"> - WSF </w:t>
      </w:r>
      <w:proofErr w:type="spellStart"/>
      <w:r w:rsidR="00383952" w:rsidRPr="00A373C2">
        <w:rPr>
          <w:color w:val="3366FF"/>
        </w:rPr>
        <w:t>sangat</w:t>
      </w:r>
      <w:proofErr w:type="spellEnd"/>
      <w:r w:rsidR="00383952" w:rsidRPr="00A373C2">
        <w:rPr>
          <w:color w:val="3366FF"/>
        </w:rPr>
        <w:t xml:space="preserve"> </w:t>
      </w:r>
      <w:proofErr w:type="spellStart"/>
      <w:r w:rsidR="00383952" w:rsidRPr="00A373C2">
        <w:rPr>
          <w:color w:val="3366FF"/>
        </w:rPr>
        <w:t>di</w:t>
      </w:r>
      <w:r w:rsidRPr="00A373C2">
        <w:rPr>
          <w:color w:val="3366FF"/>
        </w:rPr>
        <w:t>fokuskan</w:t>
      </w:r>
      <w:proofErr w:type="spellEnd"/>
      <w:r w:rsidRPr="00A373C2">
        <w:rPr>
          <w:color w:val="3366FF"/>
        </w:rPr>
        <w:t xml:space="preserve"> </w:t>
      </w:r>
      <w:proofErr w:type="spellStart"/>
      <w:r w:rsidR="00383952" w:rsidRPr="00A373C2">
        <w:rPr>
          <w:color w:val="3366FF"/>
        </w:rPr>
        <w:t>ke</w:t>
      </w:r>
      <w:r w:rsidRPr="00A373C2">
        <w:rPr>
          <w:color w:val="3366FF"/>
        </w:rPr>
        <w:t>pada</w:t>
      </w:r>
      <w:proofErr w:type="spellEnd"/>
      <w:r w:rsidRPr="00A373C2">
        <w:rPr>
          <w:color w:val="3366FF"/>
        </w:rPr>
        <w:t xml:space="preserve"> </w:t>
      </w:r>
      <w:proofErr w:type="spellStart"/>
      <w:r w:rsidRPr="00A373C2">
        <w:rPr>
          <w:color w:val="3366FF"/>
        </w:rPr>
        <w:t>bidang</w:t>
      </w:r>
      <w:proofErr w:type="spellEnd"/>
      <w:r w:rsidRPr="00A373C2">
        <w:rPr>
          <w:color w:val="3366FF"/>
        </w:rPr>
        <w:t xml:space="preserve"> </w:t>
      </w:r>
      <w:proofErr w:type="spellStart"/>
      <w:r w:rsidRPr="00A373C2">
        <w:rPr>
          <w:color w:val="3366FF"/>
        </w:rPr>
        <w:t>kesehatan</w:t>
      </w:r>
      <w:proofErr w:type="spellEnd"/>
      <w:r w:rsidRPr="00A373C2">
        <w:rPr>
          <w:color w:val="3366FF"/>
        </w:rPr>
        <w:t xml:space="preserve"> </w:t>
      </w:r>
      <w:proofErr w:type="spellStart"/>
      <w:r w:rsidRPr="00A373C2">
        <w:rPr>
          <w:color w:val="3366FF"/>
        </w:rPr>
        <w:t>masyarakat</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sanitasi</w:t>
      </w:r>
      <w:proofErr w:type="spellEnd"/>
      <w:r w:rsidRPr="00A373C2">
        <w:rPr>
          <w:color w:val="3366FF"/>
        </w:rPr>
        <w:t xml:space="preserve">, </w:t>
      </w:r>
      <w:proofErr w:type="spellStart"/>
      <w:r w:rsidRPr="00A373C2">
        <w:rPr>
          <w:color w:val="3366FF"/>
        </w:rPr>
        <w:t>khususnya</w:t>
      </w:r>
      <w:proofErr w:type="spellEnd"/>
      <w:r w:rsidRPr="00A373C2">
        <w:rPr>
          <w:color w:val="3366FF"/>
        </w:rPr>
        <w:t xml:space="preserve"> di </w:t>
      </w:r>
      <w:proofErr w:type="spellStart"/>
      <w:r w:rsidRPr="00A373C2">
        <w:rPr>
          <w:color w:val="3366FF"/>
        </w:rPr>
        <w:t>negara-negara</w:t>
      </w:r>
      <w:proofErr w:type="spellEnd"/>
      <w:r w:rsidRPr="00A373C2">
        <w:rPr>
          <w:color w:val="3366FF"/>
        </w:rPr>
        <w:t xml:space="preserve"> </w:t>
      </w:r>
      <w:proofErr w:type="spellStart"/>
      <w:r w:rsidRPr="00A373C2">
        <w:rPr>
          <w:color w:val="3366FF"/>
        </w:rPr>
        <w:t>kurang</w:t>
      </w:r>
      <w:proofErr w:type="spellEnd"/>
      <w:r w:rsidRPr="00A373C2">
        <w:rPr>
          <w:color w:val="3366FF"/>
        </w:rPr>
        <w:t xml:space="preserve"> </w:t>
      </w:r>
      <w:proofErr w:type="spellStart"/>
      <w:r w:rsidRPr="00A373C2">
        <w:rPr>
          <w:color w:val="3366FF"/>
        </w:rPr>
        <w:t>berkembang</w:t>
      </w:r>
      <w:proofErr w:type="spellEnd"/>
      <w:r w:rsidRPr="00A373C2">
        <w:rPr>
          <w:color w:val="3366FF"/>
        </w:rPr>
        <w:t>.</w:t>
      </w:r>
      <w:proofErr w:type="gramEnd"/>
      <w:r w:rsidRPr="00A373C2">
        <w:rPr>
          <w:color w:val="3366FF"/>
        </w:rPr>
        <w:t xml:space="preserve"> </w:t>
      </w:r>
      <w:proofErr w:type="spellStart"/>
      <w:r w:rsidRPr="00A373C2">
        <w:rPr>
          <w:color w:val="3366FF"/>
        </w:rPr>
        <w:t>Selama</w:t>
      </w:r>
      <w:proofErr w:type="spellEnd"/>
      <w:r w:rsidRPr="00A373C2">
        <w:rPr>
          <w:color w:val="3366FF"/>
        </w:rPr>
        <w:t xml:space="preserve"> </w:t>
      </w:r>
      <w:proofErr w:type="spellStart"/>
      <w:r w:rsidRPr="00A373C2">
        <w:rPr>
          <w:color w:val="3366FF"/>
        </w:rPr>
        <w:t>ini</w:t>
      </w:r>
      <w:proofErr w:type="spellEnd"/>
      <w:r w:rsidRPr="00A373C2">
        <w:rPr>
          <w:color w:val="3366FF"/>
        </w:rPr>
        <w:t xml:space="preserve"> WSF </w:t>
      </w:r>
      <w:proofErr w:type="spellStart"/>
      <w:r w:rsidRPr="00A373C2">
        <w:rPr>
          <w:color w:val="3366FF"/>
        </w:rPr>
        <w:t>telah</w:t>
      </w:r>
      <w:proofErr w:type="spellEnd"/>
      <w:r w:rsidRPr="00A373C2">
        <w:rPr>
          <w:color w:val="3366FF"/>
        </w:rPr>
        <w:t xml:space="preserve"> </w:t>
      </w:r>
      <w:proofErr w:type="spellStart"/>
      <w:r w:rsidRPr="00A373C2">
        <w:rPr>
          <w:color w:val="3366FF"/>
        </w:rPr>
        <w:t>mengirim</w:t>
      </w:r>
      <w:proofErr w:type="spellEnd"/>
      <w:r w:rsidRPr="00A373C2">
        <w:rPr>
          <w:color w:val="3366FF"/>
        </w:rPr>
        <w:t xml:space="preserve"> </w:t>
      </w:r>
      <w:proofErr w:type="spellStart"/>
      <w:r w:rsidRPr="00A373C2">
        <w:rPr>
          <w:color w:val="3366FF"/>
        </w:rPr>
        <w:t>WorldSkills</w:t>
      </w:r>
      <w:proofErr w:type="spellEnd"/>
      <w:r w:rsidRPr="00A373C2">
        <w:rPr>
          <w:color w:val="3366FF"/>
        </w:rPr>
        <w:t xml:space="preserve"> Champions </w:t>
      </w:r>
      <w:proofErr w:type="spellStart"/>
      <w:r w:rsidRPr="00A373C2">
        <w:rPr>
          <w:color w:val="3366FF"/>
        </w:rPr>
        <w:t>ke</w:t>
      </w:r>
      <w:proofErr w:type="spellEnd"/>
      <w:r w:rsidRPr="00A373C2">
        <w:rPr>
          <w:color w:val="3366FF"/>
        </w:rPr>
        <w:t xml:space="preserve"> Nepal, Bangladesh </w:t>
      </w:r>
      <w:proofErr w:type="spellStart"/>
      <w:r w:rsidRPr="00A373C2">
        <w:rPr>
          <w:color w:val="3366FF"/>
        </w:rPr>
        <w:t>dan</w:t>
      </w:r>
      <w:proofErr w:type="spellEnd"/>
      <w:r w:rsidRPr="00A373C2">
        <w:rPr>
          <w:color w:val="3366FF"/>
        </w:rPr>
        <w:t xml:space="preserve"> </w:t>
      </w:r>
      <w:proofErr w:type="spellStart"/>
      <w:r w:rsidRPr="00A373C2">
        <w:rPr>
          <w:color w:val="3366FF"/>
        </w:rPr>
        <w:t>Afrika</w:t>
      </w:r>
      <w:proofErr w:type="spellEnd"/>
      <w:r w:rsidRPr="00A373C2">
        <w:rPr>
          <w:color w:val="3366FF"/>
        </w:rPr>
        <w:t xml:space="preserve"> Selatan </w:t>
      </w:r>
      <w:proofErr w:type="spellStart"/>
      <w:r w:rsidRPr="00A373C2">
        <w:rPr>
          <w:color w:val="3366FF"/>
        </w:rPr>
        <w:t>untuk</w:t>
      </w:r>
      <w:proofErr w:type="spellEnd"/>
      <w:r w:rsidRPr="00A373C2">
        <w:rPr>
          <w:color w:val="3366FF"/>
        </w:rPr>
        <w:t xml:space="preserve"> </w:t>
      </w:r>
      <w:proofErr w:type="spellStart"/>
      <w:r w:rsidRPr="00A373C2">
        <w:rPr>
          <w:color w:val="3366FF"/>
        </w:rPr>
        <w:t>mendukung</w:t>
      </w:r>
      <w:proofErr w:type="spellEnd"/>
      <w:r w:rsidRPr="00A373C2">
        <w:rPr>
          <w:color w:val="3366FF"/>
        </w:rPr>
        <w:t xml:space="preserve"> </w:t>
      </w:r>
      <w:proofErr w:type="spellStart"/>
      <w:r w:rsidRPr="00A373C2">
        <w:rPr>
          <w:color w:val="3366FF"/>
        </w:rPr>
        <w:t>serangkaian</w:t>
      </w:r>
      <w:proofErr w:type="spellEnd"/>
      <w:r w:rsidRPr="00A373C2">
        <w:rPr>
          <w:color w:val="3366FF"/>
        </w:rPr>
        <w:t xml:space="preserve"> program </w:t>
      </w:r>
      <w:proofErr w:type="spellStart"/>
      <w:r w:rsidRPr="00A373C2">
        <w:rPr>
          <w:color w:val="3366FF"/>
        </w:rPr>
        <w:t>masyarakat</w:t>
      </w:r>
      <w:proofErr w:type="spellEnd"/>
      <w:r w:rsidRPr="00A373C2">
        <w:rPr>
          <w:color w:val="3366FF"/>
        </w:rPr>
        <w:t xml:space="preserve">. </w:t>
      </w:r>
      <w:proofErr w:type="gramStart"/>
      <w:r w:rsidRPr="00A373C2">
        <w:rPr>
          <w:color w:val="3366FF"/>
        </w:rPr>
        <w:t xml:space="preserve">Dari </w:t>
      </w:r>
      <w:proofErr w:type="spellStart"/>
      <w:r w:rsidRPr="00A373C2">
        <w:rPr>
          <w:color w:val="3366FF"/>
        </w:rPr>
        <w:t>latar</w:t>
      </w:r>
      <w:proofErr w:type="spellEnd"/>
      <w:r w:rsidRPr="00A373C2">
        <w:rPr>
          <w:color w:val="3366FF"/>
        </w:rPr>
        <w:t xml:space="preserve"> </w:t>
      </w:r>
      <w:proofErr w:type="spellStart"/>
      <w:r w:rsidRPr="00A373C2">
        <w:rPr>
          <w:color w:val="3366FF"/>
        </w:rPr>
        <w:t>belakang</w:t>
      </w:r>
      <w:proofErr w:type="spellEnd"/>
      <w:r w:rsidRPr="00A373C2">
        <w:rPr>
          <w:color w:val="3366FF"/>
        </w:rPr>
        <w:t xml:space="preserve"> </w:t>
      </w:r>
      <w:proofErr w:type="spellStart"/>
      <w:r w:rsidRPr="00A373C2">
        <w:rPr>
          <w:color w:val="3366FF"/>
        </w:rPr>
        <w:t>ini</w:t>
      </w:r>
      <w:proofErr w:type="spellEnd"/>
      <w:r w:rsidRPr="00A373C2">
        <w:rPr>
          <w:color w:val="3366FF"/>
        </w:rPr>
        <w:t xml:space="preserve">, </w:t>
      </w:r>
      <w:proofErr w:type="spellStart"/>
      <w:r w:rsidR="00AB18DE" w:rsidRPr="00A373C2">
        <w:rPr>
          <w:color w:val="3366FF"/>
        </w:rPr>
        <w:t>kegiatan</w:t>
      </w:r>
      <w:proofErr w:type="spellEnd"/>
      <w:r w:rsidRPr="00A373C2">
        <w:rPr>
          <w:color w:val="3366FF"/>
        </w:rPr>
        <w:t xml:space="preserve"> </w:t>
      </w:r>
      <w:r w:rsidR="00AB18DE" w:rsidRPr="00A373C2">
        <w:rPr>
          <w:color w:val="3366FF"/>
        </w:rPr>
        <w:t xml:space="preserve">Community Plumbing Challenge </w:t>
      </w:r>
      <w:proofErr w:type="spellStart"/>
      <w:r w:rsidR="00AB18DE" w:rsidRPr="00A373C2">
        <w:rPr>
          <w:color w:val="3366FF"/>
        </w:rPr>
        <w:t>berdiri</w:t>
      </w:r>
      <w:proofErr w:type="spellEnd"/>
      <w:r w:rsidRPr="00A373C2">
        <w:rPr>
          <w:color w:val="3366FF"/>
        </w:rPr>
        <w:t>.</w:t>
      </w:r>
      <w:proofErr w:type="gramEnd"/>
    </w:p>
    <w:p w14:paraId="441B8418" w14:textId="4F71D595" w:rsidR="0087723A" w:rsidRDefault="0087723A" w:rsidP="0087723A">
      <w:pPr>
        <w:pStyle w:val="Heading5"/>
      </w:pPr>
      <w:r>
        <w:t>community plumbing challenge, 2015</w:t>
      </w:r>
      <w:r w:rsidR="00665EB0">
        <w:t xml:space="preserve"> </w:t>
      </w:r>
      <w:r>
        <w:t>–</w:t>
      </w:r>
      <w:r w:rsidR="00665EB0">
        <w:t xml:space="preserve"> </w:t>
      </w:r>
      <w:r w:rsidR="0024133E">
        <w:t>20</w:t>
      </w:r>
      <w:r>
        <w:t>16</w:t>
      </w:r>
    </w:p>
    <w:p w14:paraId="6AC72336" w14:textId="63C5836F" w:rsidR="0087723A" w:rsidRDefault="00F43B5D" w:rsidP="00665EB0">
      <w:r>
        <w:t>The Community Plumbing Challenge</w:t>
      </w:r>
      <w:r w:rsidR="008E0D62">
        <w:t xml:space="preserve"> (CPC)</w:t>
      </w:r>
      <w:r>
        <w:t xml:space="preserve"> is a combined initiative of </w:t>
      </w:r>
      <w:proofErr w:type="spellStart"/>
      <w:r>
        <w:t>WorldSkills</w:t>
      </w:r>
      <w:proofErr w:type="spellEnd"/>
      <w:r>
        <w:t xml:space="preserve"> Foundation, IAPMO and the World Plumbing Council.</w:t>
      </w:r>
      <w:r w:rsidR="008E0D62">
        <w:t xml:space="preserve"> It launches in </w:t>
      </w:r>
      <w:proofErr w:type="spellStart"/>
      <w:r w:rsidR="008E0D62">
        <w:t>Nashik</w:t>
      </w:r>
      <w:proofErr w:type="spellEnd"/>
      <w:r w:rsidR="008E0D62">
        <w:t xml:space="preserve">, India in November 2015. A second edition is planned for South Africa in </w:t>
      </w:r>
      <w:proofErr w:type="gramStart"/>
      <w:r w:rsidR="008E0D62">
        <w:t>September,</w:t>
      </w:r>
      <w:proofErr w:type="gramEnd"/>
      <w:r w:rsidR="008E0D62">
        <w:t xml:space="preserve"> 2016. After this, the CPC will go on to be an annual event, presented in di</w:t>
      </w:r>
      <w:r w:rsidR="007747A0">
        <w:t xml:space="preserve">fferent locations and communities </w:t>
      </w:r>
      <w:r w:rsidR="008E0D62">
        <w:t>across the world.</w:t>
      </w:r>
    </w:p>
    <w:p w14:paraId="5FB319E2" w14:textId="6CDEE137" w:rsidR="008E0D62" w:rsidRDefault="008E0D62" w:rsidP="00665EB0">
      <w:r>
        <w:t xml:space="preserve">The CPC combines multi-discipline teams of students and professionals – under the age of 28 – </w:t>
      </w:r>
      <w:r w:rsidR="00D20AA2">
        <w:t>specializing</w:t>
      </w:r>
      <w:r w:rsidR="007747A0">
        <w:t xml:space="preserve"> in</w:t>
      </w:r>
      <w:r w:rsidR="00C8028E">
        <w:t xml:space="preserve"> plumbing, construction and d</w:t>
      </w:r>
      <w:r>
        <w:t>esign skill</w:t>
      </w:r>
      <w:r w:rsidR="00C8028E">
        <w:t xml:space="preserve"> </w:t>
      </w:r>
      <w:r>
        <w:t>sets.</w:t>
      </w:r>
      <w:r w:rsidR="00D20AA2">
        <w:t xml:space="preserve"> Participating teams are comprised of four people, and each </w:t>
      </w:r>
      <w:r w:rsidR="00D20AA2">
        <w:lastRenderedPageBreak/>
        <w:t>team represents a specific country or region. At the inaugural CPC in November 2015, four teams will take part, representing the United States of America, Australia, India, and the Basque Country region of Spain.</w:t>
      </w:r>
    </w:p>
    <w:p w14:paraId="1BE4BE00" w14:textId="0DB14852" w:rsidR="00D20AA2" w:rsidRDefault="00D20AA2" w:rsidP="00665EB0">
      <w:r>
        <w:t xml:space="preserve">The teams will spend four days working onsite at a disadvantaged Municipal School in the </w:t>
      </w:r>
      <w:proofErr w:type="gramStart"/>
      <w:r w:rsidR="00A711B1">
        <w:t>n</w:t>
      </w:r>
      <w:r>
        <w:t>orth</w:t>
      </w:r>
      <w:r w:rsidR="00514925">
        <w:t>-</w:t>
      </w:r>
      <w:r w:rsidR="00A711B1">
        <w:t>w</w:t>
      </w:r>
      <w:r>
        <w:t>estern</w:t>
      </w:r>
      <w:proofErr w:type="gramEnd"/>
      <w:r>
        <w:t xml:space="preserve"> Indian city of </w:t>
      </w:r>
      <w:proofErr w:type="spellStart"/>
      <w:r>
        <w:t>Nashik</w:t>
      </w:r>
      <w:proofErr w:type="spellEnd"/>
      <w:r>
        <w:t>. They will tackle a range of practical design and construction tasks to improve and upgrade hand washing facilities, toilet facilities and water supply</w:t>
      </w:r>
      <w:r w:rsidR="00131472">
        <w:t>. Our hosting sc</w:t>
      </w:r>
      <w:r w:rsidR="007747A0">
        <w:t>hoolteachers and schoolchildren –</w:t>
      </w:r>
      <w:r w:rsidR="00131472">
        <w:t xml:space="preserve"> plus other local tradespeople and community representati</w:t>
      </w:r>
      <w:r w:rsidR="007747A0">
        <w:t>ves –</w:t>
      </w:r>
      <w:r w:rsidR="00131472">
        <w:t xml:space="preserve"> will direct and collaborate on this entire process.</w:t>
      </w:r>
    </w:p>
    <w:p w14:paraId="2294986B" w14:textId="4FFBCD9C" w:rsidR="00131472" w:rsidRDefault="00131472" w:rsidP="00665EB0">
      <w:r>
        <w:t xml:space="preserve">The goal of the CPC is to bring the very best aspects of </w:t>
      </w:r>
      <w:proofErr w:type="spellStart"/>
      <w:r>
        <w:t>WorldSkills</w:t>
      </w:r>
      <w:proofErr w:type="spellEnd"/>
      <w:r>
        <w:t xml:space="preserve"> – </w:t>
      </w:r>
      <w:r w:rsidR="00426187">
        <w:t xml:space="preserve">innovation, </w:t>
      </w:r>
      <w:r>
        <w:t>passion, creativity, skilled expertise and action – directly to the heart of a community-in-need, encouraging a unique knowledge-transfer experience and achieving small but sustainable results that empower and improve living conditions.</w:t>
      </w:r>
    </w:p>
    <w:p w14:paraId="1FB46D33" w14:textId="77777777" w:rsidR="006A2E26" w:rsidRDefault="006A2E26" w:rsidP="006A2E26">
      <w:pPr>
        <w:rPr>
          <w:color w:val="3366FF"/>
        </w:rPr>
      </w:pPr>
    </w:p>
    <w:p w14:paraId="57D6AD32" w14:textId="77777777" w:rsidR="006A2E26" w:rsidRPr="00A373C2" w:rsidRDefault="006A2E26" w:rsidP="006A2E26">
      <w:pPr>
        <w:rPr>
          <w:color w:val="3366FF"/>
        </w:rPr>
      </w:pPr>
      <w:proofErr w:type="gramStart"/>
      <w:r w:rsidRPr="00A373C2">
        <w:rPr>
          <w:color w:val="3366FF"/>
        </w:rPr>
        <w:t xml:space="preserve">The Community Plumbing Challenge (CPC) </w:t>
      </w:r>
      <w:proofErr w:type="spellStart"/>
      <w:r w:rsidRPr="00A373C2">
        <w:rPr>
          <w:color w:val="3366FF"/>
        </w:rPr>
        <w:t>adalah</w:t>
      </w:r>
      <w:proofErr w:type="spellEnd"/>
      <w:r w:rsidRPr="00A373C2">
        <w:rPr>
          <w:color w:val="3366FF"/>
        </w:rPr>
        <w:t xml:space="preserve"> </w:t>
      </w:r>
      <w:proofErr w:type="spellStart"/>
      <w:r w:rsidRPr="00A373C2">
        <w:rPr>
          <w:color w:val="3366FF"/>
        </w:rPr>
        <w:t>gabungan</w:t>
      </w:r>
      <w:proofErr w:type="spellEnd"/>
      <w:r w:rsidRPr="00A373C2">
        <w:rPr>
          <w:color w:val="3366FF"/>
        </w:rPr>
        <w:t xml:space="preserve"> </w:t>
      </w:r>
      <w:proofErr w:type="spellStart"/>
      <w:r w:rsidRPr="00A373C2">
        <w:rPr>
          <w:color w:val="3366FF"/>
        </w:rPr>
        <w:t>inisiatif</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w:t>
      </w:r>
      <w:proofErr w:type="spellStart"/>
      <w:r w:rsidRPr="00A373C2">
        <w:rPr>
          <w:color w:val="3366FF"/>
        </w:rPr>
        <w:t>WorldSkills</w:t>
      </w:r>
      <w:proofErr w:type="spellEnd"/>
      <w:r w:rsidRPr="00A373C2">
        <w:rPr>
          <w:color w:val="3366FF"/>
        </w:rPr>
        <w:t xml:space="preserve"> Foundation, IAPMO </w:t>
      </w:r>
      <w:proofErr w:type="spellStart"/>
      <w:r w:rsidRPr="00A373C2">
        <w:rPr>
          <w:color w:val="3366FF"/>
        </w:rPr>
        <w:t>dan</w:t>
      </w:r>
      <w:proofErr w:type="spellEnd"/>
      <w:r w:rsidRPr="00A373C2">
        <w:rPr>
          <w:color w:val="3366FF"/>
        </w:rPr>
        <w:t xml:space="preserve"> World Plumbing Council.</w:t>
      </w:r>
      <w:proofErr w:type="gramEnd"/>
      <w:r w:rsidRPr="00A373C2">
        <w:rPr>
          <w:color w:val="3366FF"/>
        </w:rPr>
        <w:t xml:space="preserve"> </w:t>
      </w:r>
      <w:proofErr w:type="gramStart"/>
      <w:r w:rsidRPr="00A373C2">
        <w:rPr>
          <w:color w:val="3366FF"/>
        </w:rPr>
        <w:t xml:space="preserve">The Community Plumbing Challenge (CPC) </w:t>
      </w:r>
      <w:proofErr w:type="spellStart"/>
      <w:r w:rsidRPr="00A373C2">
        <w:rPr>
          <w:color w:val="3366FF"/>
        </w:rPr>
        <w:t>Diluncurkan</w:t>
      </w:r>
      <w:proofErr w:type="spellEnd"/>
      <w:r w:rsidRPr="00A373C2">
        <w:rPr>
          <w:color w:val="3366FF"/>
        </w:rPr>
        <w:t xml:space="preserve"> di </w:t>
      </w:r>
      <w:proofErr w:type="spellStart"/>
      <w:r w:rsidRPr="00A373C2">
        <w:rPr>
          <w:color w:val="3366FF"/>
        </w:rPr>
        <w:t>Nashik</w:t>
      </w:r>
      <w:proofErr w:type="spellEnd"/>
      <w:r w:rsidRPr="00A373C2">
        <w:rPr>
          <w:color w:val="3366FF"/>
        </w:rPr>
        <w:t xml:space="preserve">, India </w:t>
      </w:r>
      <w:proofErr w:type="spellStart"/>
      <w:r w:rsidRPr="00A373C2">
        <w:rPr>
          <w:color w:val="3366FF"/>
        </w:rPr>
        <w:t>pada</w:t>
      </w:r>
      <w:proofErr w:type="spellEnd"/>
      <w:r w:rsidRPr="00A373C2">
        <w:rPr>
          <w:color w:val="3366FF"/>
        </w:rPr>
        <w:t xml:space="preserve"> </w:t>
      </w:r>
      <w:proofErr w:type="spellStart"/>
      <w:r w:rsidRPr="00A373C2">
        <w:rPr>
          <w:color w:val="3366FF"/>
        </w:rPr>
        <w:t>bulan</w:t>
      </w:r>
      <w:proofErr w:type="spellEnd"/>
      <w:r w:rsidRPr="00A373C2">
        <w:rPr>
          <w:color w:val="3366FF"/>
        </w:rPr>
        <w:t xml:space="preserve"> November 2015.</w:t>
      </w:r>
      <w:proofErr w:type="gramEnd"/>
      <w:r w:rsidRPr="00A373C2">
        <w:rPr>
          <w:color w:val="3366FF"/>
        </w:rPr>
        <w:t xml:space="preserve"> </w:t>
      </w:r>
      <w:proofErr w:type="spellStart"/>
      <w:r w:rsidRPr="00A373C2">
        <w:rPr>
          <w:color w:val="3366FF"/>
        </w:rPr>
        <w:t>Edisi</w:t>
      </w:r>
      <w:proofErr w:type="spellEnd"/>
      <w:r w:rsidRPr="00A373C2">
        <w:rPr>
          <w:color w:val="3366FF"/>
        </w:rPr>
        <w:t xml:space="preserve"> </w:t>
      </w:r>
      <w:proofErr w:type="spellStart"/>
      <w:r w:rsidRPr="00A373C2">
        <w:rPr>
          <w:color w:val="3366FF"/>
        </w:rPr>
        <w:t>kedua</w:t>
      </w:r>
      <w:proofErr w:type="spellEnd"/>
      <w:r w:rsidRPr="00A373C2">
        <w:rPr>
          <w:color w:val="3366FF"/>
        </w:rPr>
        <w:t xml:space="preserve"> </w:t>
      </w:r>
      <w:proofErr w:type="spellStart"/>
      <w:r w:rsidRPr="00A373C2">
        <w:rPr>
          <w:color w:val="3366FF"/>
        </w:rPr>
        <w:t>direncanakan</w:t>
      </w:r>
      <w:proofErr w:type="spellEnd"/>
      <w:r w:rsidRPr="00A373C2">
        <w:rPr>
          <w:color w:val="3366FF"/>
        </w:rPr>
        <w:t xml:space="preserve"> </w:t>
      </w:r>
      <w:proofErr w:type="spellStart"/>
      <w:r w:rsidRPr="00A373C2">
        <w:rPr>
          <w:color w:val="3366FF"/>
        </w:rPr>
        <w:t>untuk</w:t>
      </w:r>
      <w:proofErr w:type="spellEnd"/>
      <w:r w:rsidRPr="00A373C2">
        <w:rPr>
          <w:color w:val="3366FF"/>
        </w:rPr>
        <w:t xml:space="preserve"> </w:t>
      </w:r>
      <w:proofErr w:type="spellStart"/>
      <w:r w:rsidRPr="00A373C2">
        <w:rPr>
          <w:color w:val="3366FF"/>
        </w:rPr>
        <w:t>Afrika</w:t>
      </w:r>
      <w:proofErr w:type="spellEnd"/>
      <w:r w:rsidRPr="00A373C2">
        <w:rPr>
          <w:color w:val="3366FF"/>
        </w:rPr>
        <w:t xml:space="preserve"> Selatan </w:t>
      </w:r>
      <w:proofErr w:type="spellStart"/>
      <w:r w:rsidRPr="00A373C2">
        <w:rPr>
          <w:color w:val="3366FF"/>
        </w:rPr>
        <w:t>pada</w:t>
      </w:r>
      <w:proofErr w:type="spellEnd"/>
      <w:r w:rsidRPr="00A373C2">
        <w:rPr>
          <w:color w:val="3366FF"/>
        </w:rPr>
        <w:t xml:space="preserve"> </w:t>
      </w:r>
      <w:proofErr w:type="spellStart"/>
      <w:r w:rsidRPr="00A373C2">
        <w:rPr>
          <w:color w:val="3366FF"/>
        </w:rPr>
        <w:t>bulan</w:t>
      </w:r>
      <w:proofErr w:type="spellEnd"/>
      <w:r w:rsidRPr="00A373C2">
        <w:rPr>
          <w:color w:val="3366FF"/>
        </w:rPr>
        <w:t xml:space="preserve"> </w:t>
      </w:r>
      <w:proofErr w:type="gramStart"/>
      <w:r w:rsidRPr="00A373C2">
        <w:rPr>
          <w:color w:val="3366FF"/>
        </w:rPr>
        <w:t>September,</w:t>
      </w:r>
      <w:proofErr w:type="gramEnd"/>
      <w:r w:rsidRPr="00A373C2">
        <w:rPr>
          <w:color w:val="3366FF"/>
        </w:rPr>
        <w:t xml:space="preserve"> 2016. </w:t>
      </w:r>
      <w:proofErr w:type="spellStart"/>
      <w:r w:rsidRPr="00A373C2">
        <w:rPr>
          <w:color w:val="3366FF"/>
        </w:rPr>
        <w:t>Setelah</w:t>
      </w:r>
      <w:proofErr w:type="spellEnd"/>
      <w:r w:rsidRPr="00A373C2">
        <w:rPr>
          <w:color w:val="3366FF"/>
        </w:rPr>
        <w:t xml:space="preserve"> </w:t>
      </w:r>
      <w:proofErr w:type="spellStart"/>
      <w:r w:rsidRPr="00A373C2">
        <w:rPr>
          <w:color w:val="3366FF"/>
        </w:rPr>
        <w:t>ini</w:t>
      </w:r>
      <w:proofErr w:type="spellEnd"/>
      <w:r w:rsidRPr="00A373C2">
        <w:rPr>
          <w:color w:val="3366FF"/>
        </w:rPr>
        <w:t xml:space="preserve">, CPC </w:t>
      </w:r>
      <w:proofErr w:type="spellStart"/>
      <w:proofErr w:type="gramStart"/>
      <w:r w:rsidRPr="00A373C2">
        <w:rPr>
          <w:color w:val="3366FF"/>
        </w:rPr>
        <w:t>akan</w:t>
      </w:r>
      <w:proofErr w:type="spellEnd"/>
      <w:proofErr w:type="gramEnd"/>
      <w:r w:rsidRPr="00A373C2">
        <w:rPr>
          <w:color w:val="3366FF"/>
        </w:rPr>
        <w:t xml:space="preserve"> </w:t>
      </w:r>
      <w:proofErr w:type="spellStart"/>
      <w:r w:rsidRPr="00A373C2">
        <w:rPr>
          <w:color w:val="3366FF"/>
        </w:rPr>
        <w:t>terus</w:t>
      </w:r>
      <w:proofErr w:type="spellEnd"/>
      <w:r w:rsidRPr="00A373C2">
        <w:rPr>
          <w:color w:val="3366FF"/>
        </w:rPr>
        <w:t xml:space="preserve"> </w:t>
      </w:r>
      <w:proofErr w:type="spellStart"/>
      <w:r w:rsidRPr="00A373C2">
        <w:rPr>
          <w:color w:val="3366FF"/>
        </w:rPr>
        <w:t>menjadi</w:t>
      </w:r>
      <w:proofErr w:type="spellEnd"/>
      <w:r w:rsidRPr="00A373C2">
        <w:rPr>
          <w:color w:val="3366FF"/>
        </w:rPr>
        <w:t xml:space="preserve"> </w:t>
      </w:r>
      <w:proofErr w:type="spellStart"/>
      <w:r w:rsidRPr="00A373C2">
        <w:rPr>
          <w:color w:val="3366FF"/>
        </w:rPr>
        <w:t>acara</w:t>
      </w:r>
      <w:proofErr w:type="spellEnd"/>
      <w:r w:rsidRPr="00A373C2">
        <w:rPr>
          <w:color w:val="3366FF"/>
        </w:rPr>
        <w:t xml:space="preserve"> </w:t>
      </w:r>
      <w:proofErr w:type="spellStart"/>
      <w:r w:rsidRPr="00A373C2">
        <w:rPr>
          <w:color w:val="3366FF"/>
        </w:rPr>
        <w:t>tahunan</w:t>
      </w:r>
      <w:proofErr w:type="spellEnd"/>
      <w:r w:rsidRPr="00A373C2">
        <w:rPr>
          <w:color w:val="3366FF"/>
        </w:rPr>
        <w:t xml:space="preserve">, </w:t>
      </w:r>
      <w:proofErr w:type="spellStart"/>
      <w:r w:rsidRPr="00A373C2">
        <w:rPr>
          <w:color w:val="3366FF"/>
        </w:rPr>
        <w:t>disajikan</w:t>
      </w:r>
      <w:proofErr w:type="spellEnd"/>
      <w:r w:rsidRPr="00A373C2">
        <w:rPr>
          <w:color w:val="3366FF"/>
        </w:rPr>
        <w:t xml:space="preserve"> di </w:t>
      </w:r>
      <w:proofErr w:type="spellStart"/>
      <w:r w:rsidRPr="00A373C2">
        <w:rPr>
          <w:color w:val="3366FF"/>
        </w:rPr>
        <w:t>lokasi</w:t>
      </w:r>
      <w:proofErr w:type="spellEnd"/>
      <w:r w:rsidRPr="00A373C2">
        <w:rPr>
          <w:color w:val="3366FF"/>
        </w:rPr>
        <w:t xml:space="preserve"> yang </w:t>
      </w:r>
      <w:proofErr w:type="spellStart"/>
      <w:r w:rsidRPr="00A373C2">
        <w:rPr>
          <w:color w:val="3366FF"/>
        </w:rPr>
        <w:t>berbeda</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masyarakat</w:t>
      </w:r>
      <w:proofErr w:type="spellEnd"/>
      <w:r w:rsidRPr="00A373C2">
        <w:rPr>
          <w:color w:val="3366FF"/>
        </w:rPr>
        <w:t xml:space="preserve"> di </w:t>
      </w:r>
      <w:proofErr w:type="spellStart"/>
      <w:r w:rsidRPr="00A373C2">
        <w:rPr>
          <w:color w:val="3366FF"/>
        </w:rPr>
        <w:t>seluruh</w:t>
      </w:r>
      <w:proofErr w:type="spellEnd"/>
      <w:r w:rsidRPr="00A373C2">
        <w:rPr>
          <w:color w:val="3366FF"/>
        </w:rPr>
        <w:t xml:space="preserve"> </w:t>
      </w:r>
      <w:proofErr w:type="spellStart"/>
      <w:r w:rsidRPr="00A373C2">
        <w:rPr>
          <w:color w:val="3366FF"/>
        </w:rPr>
        <w:t>dunia</w:t>
      </w:r>
      <w:proofErr w:type="spellEnd"/>
      <w:r w:rsidRPr="00A373C2">
        <w:rPr>
          <w:color w:val="3366FF"/>
        </w:rPr>
        <w:t>.</w:t>
      </w:r>
    </w:p>
    <w:p w14:paraId="7EBC458D" w14:textId="77777777" w:rsidR="006A2E26" w:rsidRPr="00A373C2" w:rsidRDefault="006A2E26" w:rsidP="006A2E26">
      <w:pPr>
        <w:rPr>
          <w:color w:val="3366FF"/>
        </w:rPr>
      </w:pPr>
      <w:r w:rsidRPr="00A373C2">
        <w:rPr>
          <w:color w:val="3366FF"/>
        </w:rPr>
        <w:t xml:space="preserve">CPC </w:t>
      </w:r>
      <w:proofErr w:type="spellStart"/>
      <w:r w:rsidRPr="00A373C2">
        <w:rPr>
          <w:color w:val="3366FF"/>
        </w:rPr>
        <w:t>menggabungkan</w:t>
      </w:r>
      <w:proofErr w:type="spellEnd"/>
      <w:r w:rsidRPr="00A373C2">
        <w:rPr>
          <w:color w:val="3366FF"/>
        </w:rPr>
        <w:t xml:space="preserve"> team-team </w:t>
      </w:r>
      <w:proofErr w:type="spellStart"/>
      <w:r w:rsidRPr="00A373C2">
        <w:rPr>
          <w:color w:val="3366FF"/>
        </w:rPr>
        <w:t>mahasiswa</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profesional</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multi-discipline - di </w:t>
      </w:r>
      <w:proofErr w:type="spellStart"/>
      <w:r w:rsidRPr="00A373C2">
        <w:rPr>
          <w:color w:val="3366FF"/>
        </w:rPr>
        <w:t>bawah</w:t>
      </w:r>
      <w:proofErr w:type="spellEnd"/>
      <w:r w:rsidRPr="00A373C2">
        <w:rPr>
          <w:color w:val="3366FF"/>
        </w:rPr>
        <w:t xml:space="preserve"> </w:t>
      </w:r>
      <w:proofErr w:type="spellStart"/>
      <w:proofErr w:type="gramStart"/>
      <w:r w:rsidRPr="00A373C2">
        <w:rPr>
          <w:color w:val="3366FF"/>
        </w:rPr>
        <w:t>usia</w:t>
      </w:r>
      <w:proofErr w:type="spellEnd"/>
      <w:proofErr w:type="gramEnd"/>
      <w:r w:rsidRPr="00A373C2">
        <w:rPr>
          <w:color w:val="3366FF"/>
        </w:rPr>
        <w:t xml:space="preserve"> 28 - yang specializing di </w:t>
      </w:r>
      <w:proofErr w:type="spellStart"/>
      <w:r w:rsidRPr="00A373C2">
        <w:rPr>
          <w:color w:val="3366FF"/>
        </w:rPr>
        <w:t>pipa</w:t>
      </w:r>
      <w:proofErr w:type="spellEnd"/>
      <w:r w:rsidRPr="00A373C2">
        <w:rPr>
          <w:color w:val="3366FF"/>
        </w:rPr>
        <w:t xml:space="preserve"> (Plumbing), </w:t>
      </w:r>
      <w:proofErr w:type="spellStart"/>
      <w:r w:rsidRPr="00A373C2">
        <w:rPr>
          <w:color w:val="3366FF"/>
        </w:rPr>
        <w:t>konstruksi</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keahlian</w:t>
      </w:r>
      <w:proofErr w:type="spellEnd"/>
      <w:r w:rsidRPr="00A373C2">
        <w:rPr>
          <w:color w:val="3366FF"/>
        </w:rPr>
        <w:t xml:space="preserve"> </w:t>
      </w:r>
      <w:proofErr w:type="spellStart"/>
      <w:r w:rsidRPr="00A373C2">
        <w:rPr>
          <w:color w:val="3366FF"/>
        </w:rPr>
        <w:t>desain</w:t>
      </w:r>
      <w:proofErr w:type="spellEnd"/>
      <w:r w:rsidRPr="00A373C2">
        <w:rPr>
          <w:color w:val="3366FF"/>
        </w:rPr>
        <w:t xml:space="preserve">. Team yang </w:t>
      </w:r>
      <w:proofErr w:type="spellStart"/>
      <w:r w:rsidRPr="00A373C2">
        <w:rPr>
          <w:color w:val="3366FF"/>
        </w:rPr>
        <w:t>berpartisipasi</w:t>
      </w:r>
      <w:proofErr w:type="spellEnd"/>
      <w:r w:rsidRPr="00A373C2">
        <w:rPr>
          <w:color w:val="3366FF"/>
        </w:rPr>
        <w:t xml:space="preserve"> </w:t>
      </w:r>
      <w:proofErr w:type="spellStart"/>
      <w:r w:rsidRPr="00A373C2">
        <w:rPr>
          <w:color w:val="3366FF"/>
        </w:rPr>
        <w:t>terdiri</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w:t>
      </w:r>
      <w:proofErr w:type="spellStart"/>
      <w:r w:rsidRPr="00A373C2">
        <w:rPr>
          <w:color w:val="3366FF"/>
        </w:rPr>
        <w:t>empat</w:t>
      </w:r>
      <w:proofErr w:type="spellEnd"/>
      <w:r w:rsidRPr="00A373C2">
        <w:rPr>
          <w:color w:val="3366FF"/>
        </w:rPr>
        <w:t xml:space="preserve"> orang, </w:t>
      </w:r>
      <w:proofErr w:type="spellStart"/>
      <w:r w:rsidRPr="00A373C2">
        <w:rPr>
          <w:color w:val="3366FF"/>
        </w:rPr>
        <w:t>dan</w:t>
      </w:r>
      <w:proofErr w:type="spellEnd"/>
      <w:r w:rsidRPr="00A373C2">
        <w:rPr>
          <w:color w:val="3366FF"/>
        </w:rPr>
        <w:t xml:space="preserve"> </w:t>
      </w:r>
      <w:proofErr w:type="spellStart"/>
      <w:r w:rsidRPr="00A373C2">
        <w:rPr>
          <w:color w:val="3366FF"/>
        </w:rPr>
        <w:t>masing-masing</w:t>
      </w:r>
      <w:proofErr w:type="spellEnd"/>
      <w:r w:rsidRPr="00A373C2">
        <w:rPr>
          <w:color w:val="3366FF"/>
        </w:rPr>
        <w:t xml:space="preserve"> team </w:t>
      </w:r>
      <w:proofErr w:type="spellStart"/>
      <w:r w:rsidRPr="00A373C2">
        <w:rPr>
          <w:color w:val="3366FF"/>
        </w:rPr>
        <w:t>mewakili</w:t>
      </w:r>
      <w:proofErr w:type="spellEnd"/>
      <w:r w:rsidRPr="00A373C2">
        <w:rPr>
          <w:color w:val="3366FF"/>
        </w:rPr>
        <w:t xml:space="preserve"> </w:t>
      </w:r>
      <w:proofErr w:type="spellStart"/>
      <w:r w:rsidRPr="00A373C2">
        <w:rPr>
          <w:color w:val="3366FF"/>
        </w:rPr>
        <w:t>negara</w:t>
      </w:r>
      <w:proofErr w:type="spellEnd"/>
      <w:r w:rsidRPr="00A373C2">
        <w:rPr>
          <w:color w:val="3366FF"/>
        </w:rPr>
        <w:t xml:space="preserve"> </w:t>
      </w:r>
      <w:proofErr w:type="spellStart"/>
      <w:r w:rsidRPr="00A373C2">
        <w:rPr>
          <w:color w:val="3366FF"/>
        </w:rPr>
        <w:t>atau</w:t>
      </w:r>
      <w:proofErr w:type="spellEnd"/>
      <w:r w:rsidRPr="00A373C2">
        <w:rPr>
          <w:color w:val="3366FF"/>
        </w:rPr>
        <w:t xml:space="preserve"> </w:t>
      </w:r>
      <w:proofErr w:type="spellStart"/>
      <w:r w:rsidRPr="00A373C2">
        <w:rPr>
          <w:color w:val="3366FF"/>
        </w:rPr>
        <w:t>wilayah</w:t>
      </w:r>
      <w:proofErr w:type="spellEnd"/>
      <w:r w:rsidRPr="00A373C2">
        <w:rPr>
          <w:color w:val="3366FF"/>
        </w:rPr>
        <w:t xml:space="preserve"> </w:t>
      </w:r>
      <w:proofErr w:type="spellStart"/>
      <w:r w:rsidRPr="00A373C2">
        <w:rPr>
          <w:color w:val="3366FF"/>
        </w:rPr>
        <w:t>tertentu</w:t>
      </w:r>
      <w:proofErr w:type="spellEnd"/>
      <w:r w:rsidRPr="00A373C2">
        <w:rPr>
          <w:color w:val="3366FF"/>
        </w:rPr>
        <w:t xml:space="preserve">. </w:t>
      </w:r>
      <w:proofErr w:type="spellStart"/>
      <w:r w:rsidRPr="00A373C2">
        <w:rPr>
          <w:color w:val="3366FF"/>
        </w:rPr>
        <w:t>Pada</w:t>
      </w:r>
      <w:proofErr w:type="spellEnd"/>
      <w:r w:rsidRPr="00A373C2">
        <w:rPr>
          <w:color w:val="3366FF"/>
        </w:rPr>
        <w:t xml:space="preserve"> CPC </w:t>
      </w:r>
      <w:proofErr w:type="spellStart"/>
      <w:r w:rsidRPr="00A373C2">
        <w:rPr>
          <w:color w:val="3366FF"/>
        </w:rPr>
        <w:t>perdana</w:t>
      </w:r>
      <w:proofErr w:type="spellEnd"/>
      <w:r w:rsidRPr="00A373C2">
        <w:rPr>
          <w:color w:val="3366FF"/>
        </w:rPr>
        <w:t xml:space="preserve"> </w:t>
      </w:r>
      <w:proofErr w:type="spellStart"/>
      <w:r w:rsidRPr="00A373C2">
        <w:rPr>
          <w:color w:val="3366FF"/>
        </w:rPr>
        <w:t>pada</w:t>
      </w:r>
      <w:proofErr w:type="spellEnd"/>
      <w:r w:rsidRPr="00A373C2">
        <w:rPr>
          <w:color w:val="3366FF"/>
        </w:rPr>
        <w:t xml:space="preserve"> </w:t>
      </w:r>
      <w:proofErr w:type="spellStart"/>
      <w:r w:rsidRPr="00A373C2">
        <w:rPr>
          <w:color w:val="3366FF"/>
        </w:rPr>
        <w:t>bulan</w:t>
      </w:r>
      <w:proofErr w:type="spellEnd"/>
      <w:r w:rsidRPr="00A373C2">
        <w:rPr>
          <w:color w:val="3366FF"/>
        </w:rPr>
        <w:t xml:space="preserve"> November 2015, </w:t>
      </w:r>
      <w:proofErr w:type="spellStart"/>
      <w:r w:rsidRPr="00A373C2">
        <w:rPr>
          <w:color w:val="3366FF"/>
        </w:rPr>
        <w:t>empat</w:t>
      </w:r>
      <w:proofErr w:type="spellEnd"/>
      <w:r w:rsidRPr="00A373C2">
        <w:rPr>
          <w:color w:val="3366FF"/>
        </w:rPr>
        <w:t xml:space="preserve"> team </w:t>
      </w:r>
      <w:proofErr w:type="spellStart"/>
      <w:proofErr w:type="gramStart"/>
      <w:r w:rsidRPr="00A373C2">
        <w:rPr>
          <w:color w:val="3366FF"/>
        </w:rPr>
        <w:t>akan</w:t>
      </w:r>
      <w:proofErr w:type="spellEnd"/>
      <w:proofErr w:type="gramEnd"/>
      <w:r w:rsidRPr="00A373C2">
        <w:rPr>
          <w:color w:val="3366FF"/>
        </w:rPr>
        <w:t xml:space="preserve"> </w:t>
      </w:r>
      <w:proofErr w:type="spellStart"/>
      <w:r w:rsidRPr="00A373C2">
        <w:rPr>
          <w:color w:val="3366FF"/>
        </w:rPr>
        <w:t>ambil</w:t>
      </w:r>
      <w:proofErr w:type="spellEnd"/>
      <w:r w:rsidRPr="00A373C2">
        <w:rPr>
          <w:color w:val="3366FF"/>
        </w:rPr>
        <w:t xml:space="preserve"> </w:t>
      </w:r>
      <w:proofErr w:type="spellStart"/>
      <w:r w:rsidRPr="00A373C2">
        <w:rPr>
          <w:color w:val="3366FF"/>
        </w:rPr>
        <w:t>bagian</w:t>
      </w:r>
      <w:proofErr w:type="spellEnd"/>
      <w:r w:rsidRPr="00A373C2">
        <w:rPr>
          <w:color w:val="3366FF"/>
        </w:rPr>
        <w:t xml:space="preserve">, </w:t>
      </w:r>
      <w:proofErr w:type="spellStart"/>
      <w:r w:rsidRPr="00A373C2">
        <w:rPr>
          <w:color w:val="3366FF"/>
        </w:rPr>
        <w:t>mewakili</w:t>
      </w:r>
      <w:proofErr w:type="spellEnd"/>
      <w:r w:rsidRPr="00A373C2">
        <w:rPr>
          <w:color w:val="3366FF"/>
        </w:rPr>
        <w:t xml:space="preserve"> </w:t>
      </w:r>
      <w:proofErr w:type="spellStart"/>
      <w:r w:rsidRPr="00A373C2">
        <w:rPr>
          <w:color w:val="3366FF"/>
        </w:rPr>
        <w:t>Amerika</w:t>
      </w:r>
      <w:proofErr w:type="spellEnd"/>
      <w:r w:rsidRPr="00A373C2">
        <w:rPr>
          <w:color w:val="3366FF"/>
        </w:rPr>
        <w:t xml:space="preserve"> </w:t>
      </w:r>
      <w:proofErr w:type="spellStart"/>
      <w:r w:rsidRPr="00A373C2">
        <w:rPr>
          <w:color w:val="3366FF"/>
        </w:rPr>
        <w:t>Serikat</w:t>
      </w:r>
      <w:proofErr w:type="spellEnd"/>
      <w:r w:rsidRPr="00A373C2">
        <w:rPr>
          <w:color w:val="3366FF"/>
        </w:rPr>
        <w:t xml:space="preserve">, Australia, India, </w:t>
      </w:r>
      <w:proofErr w:type="spellStart"/>
      <w:r w:rsidRPr="00A373C2">
        <w:rPr>
          <w:color w:val="3366FF"/>
        </w:rPr>
        <w:t>dan</w:t>
      </w:r>
      <w:proofErr w:type="spellEnd"/>
      <w:r w:rsidRPr="00A373C2">
        <w:rPr>
          <w:color w:val="3366FF"/>
        </w:rPr>
        <w:t xml:space="preserve"> </w:t>
      </w:r>
      <w:proofErr w:type="spellStart"/>
      <w:r w:rsidRPr="00A373C2">
        <w:rPr>
          <w:color w:val="3366FF"/>
        </w:rPr>
        <w:t>wilayah</w:t>
      </w:r>
      <w:proofErr w:type="spellEnd"/>
      <w:r w:rsidRPr="00A373C2">
        <w:rPr>
          <w:color w:val="3366FF"/>
        </w:rPr>
        <w:t xml:space="preserve"> </w:t>
      </w:r>
      <w:proofErr w:type="spellStart"/>
      <w:r w:rsidRPr="00A373C2">
        <w:rPr>
          <w:color w:val="3366FF"/>
        </w:rPr>
        <w:t>negara</w:t>
      </w:r>
      <w:proofErr w:type="spellEnd"/>
      <w:r w:rsidRPr="00A373C2">
        <w:rPr>
          <w:color w:val="3366FF"/>
        </w:rPr>
        <w:t xml:space="preserve"> Basque of Spain.</w:t>
      </w:r>
    </w:p>
    <w:p w14:paraId="75A1B62C" w14:textId="784239E8" w:rsidR="006A2E26" w:rsidRDefault="006A2E26" w:rsidP="00F30697">
      <w:pPr>
        <w:rPr>
          <w:color w:val="3366FF"/>
        </w:rPr>
      </w:pPr>
      <w:r w:rsidRPr="00A373C2">
        <w:rPr>
          <w:color w:val="3366FF"/>
        </w:rPr>
        <w:t xml:space="preserve">Team </w:t>
      </w:r>
      <w:proofErr w:type="spellStart"/>
      <w:proofErr w:type="gramStart"/>
      <w:r w:rsidRPr="00A373C2">
        <w:rPr>
          <w:color w:val="3366FF"/>
        </w:rPr>
        <w:t>akan</w:t>
      </w:r>
      <w:proofErr w:type="spellEnd"/>
      <w:proofErr w:type="gramEnd"/>
      <w:r w:rsidRPr="00A373C2">
        <w:rPr>
          <w:color w:val="3366FF"/>
        </w:rPr>
        <w:t xml:space="preserve"> </w:t>
      </w:r>
      <w:proofErr w:type="spellStart"/>
      <w:r w:rsidRPr="00A373C2">
        <w:rPr>
          <w:color w:val="3366FF"/>
        </w:rPr>
        <w:t>menghabiskan</w:t>
      </w:r>
      <w:proofErr w:type="spellEnd"/>
      <w:r w:rsidRPr="00A373C2">
        <w:rPr>
          <w:color w:val="3366FF"/>
        </w:rPr>
        <w:t xml:space="preserve"> </w:t>
      </w:r>
      <w:proofErr w:type="spellStart"/>
      <w:r w:rsidRPr="00A373C2">
        <w:rPr>
          <w:color w:val="3366FF"/>
        </w:rPr>
        <w:t>empat</w:t>
      </w:r>
      <w:proofErr w:type="spellEnd"/>
      <w:r w:rsidRPr="00A373C2">
        <w:rPr>
          <w:color w:val="3366FF"/>
        </w:rPr>
        <w:t xml:space="preserve"> </w:t>
      </w:r>
      <w:proofErr w:type="spellStart"/>
      <w:r w:rsidRPr="00A373C2">
        <w:rPr>
          <w:color w:val="3366FF"/>
        </w:rPr>
        <w:t>hari</w:t>
      </w:r>
      <w:proofErr w:type="spellEnd"/>
      <w:r w:rsidRPr="00A373C2">
        <w:rPr>
          <w:color w:val="3366FF"/>
        </w:rPr>
        <w:t xml:space="preserve"> </w:t>
      </w:r>
      <w:proofErr w:type="spellStart"/>
      <w:r w:rsidRPr="00A373C2">
        <w:rPr>
          <w:color w:val="3366FF"/>
        </w:rPr>
        <w:t>kerja</w:t>
      </w:r>
      <w:proofErr w:type="spellEnd"/>
      <w:r w:rsidRPr="00A373C2">
        <w:rPr>
          <w:color w:val="3366FF"/>
        </w:rPr>
        <w:t xml:space="preserve"> di </w:t>
      </w:r>
      <w:proofErr w:type="spellStart"/>
      <w:r w:rsidRPr="00A373C2">
        <w:rPr>
          <w:color w:val="3366FF"/>
        </w:rPr>
        <w:t>Sekolah</w:t>
      </w:r>
      <w:proofErr w:type="spellEnd"/>
      <w:r w:rsidRPr="00A373C2">
        <w:rPr>
          <w:color w:val="3366FF"/>
        </w:rPr>
        <w:t xml:space="preserve"> yang </w:t>
      </w:r>
      <w:proofErr w:type="spellStart"/>
      <w:r w:rsidRPr="00A373C2">
        <w:rPr>
          <w:color w:val="3366FF"/>
        </w:rPr>
        <w:t>tertinggal</w:t>
      </w:r>
      <w:proofErr w:type="spellEnd"/>
      <w:r w:rsidRPr="00A373C2">
        <w:rPr>
          <w:color w:val="3366FF"/>
        </w:rPr>
        <w:t xml:space="preserve"> di </w:t>
      </w:r>
      <w:proofErr w:type="spellStart"/>
      <w:r w:rsidRPr="00A373C2">
        <w:rPr>
          <w:color w:val="3366FF"/>
        </w:rPr>
        <w:t>utara-barat</w:t>
      </w:r>
      <w:proofErr w:type="spellEnd"/>
      <w:r w:rsidRPr="00A373C2">
        <w:rPr>
          <w:color w:val="3366FF"/>
        </w:rPr>
        <w:t xml:space="preserve"> </w:t>
      </w:r>
      <w:proofErr w:type="spellStart"/>
      <w:r w:rsidRPr="00A373C2">
        <w:rPr>
          <w:color w:val="3366FF"/>
        </w:rPr>
        <w:t>kota</w:t>
      </w:r>
      <w:proofErr w:type="spellEnd"/>
      <w:r w:rsidRPr="00A373C2">
        <w:rPr>
          <w:color w:val="3366FF"/>
        </w:rPr>
        <w:t xml:space="preserve"> India </w:t>
      </w:r>
      <w:proofErr w:type="spellStart"/>
      <w:r w:rsidRPr="00A373C2">
        <w:rPr>
          <w:color w:val="3366FF"/>
        </w:rPr>
        <w:t>dari</w:t>
      </w:r>
      <w:proofErr w:type="spellEnd"/>
      <w:r w:rsidRPr="00A373C2">
        <w:rPr>
          <w:color w:val="3366FF"/>
        </w:rPr>
        <w:t xml:space="preserve"> </w:t>
      </w:r>
      <w:proofErr w:type="spellStart"/>
      <w:r w:rsidRPr="00A373C2">
        <w:rPr>
          <w:color w:val="3366FF"/>
        </w:rPr>
        <w:t>Nashik</w:t>
      </w:r>
      <w:proofErr w:type="spellEnd"/>
      <w:r w:rsidRPr="00A373C2">
        <w:rPr>
          <w:color w:val="3366FF"/>
        </w:rPr>
        <w:t xml:space="preserve">. </w:t>
      </w:r>
      <w:proofErr w:type="spellStart"/>
      <w:r w:rsidRPr="00A373C2">
        <w:rPr>
          <w:color w:val="3366FF"/>
        </w:rPr>
        <w:t>Mereka</w:t>
      </w:r>
      <w:proofErr w:type="spellEnd"/>
      <w:r w:rsidRPr="00A373C2">
        <w:rPr>
          <w:color w:val="3366FF"/>
        </w:rPr>
        <w:t xml:space="preserve"> </w:t>
      </w:r>
      <w:proofErr w:type="spellStart"/>
      <w:proofErr w:type="gramStart"/>
      <w:r w:rsidRPr="00A373C2">
        <w:rPr>
          <w:color w:val="3366FF"/>
        </w:rPr>
        <w:t>akan</w:t>
      </w:r>
      <w:proofErr w:type="spellEnd"/>
      <w:proofErr w:type="gramEnd"/>
      <w:r w:rsidRPr="00A373C2">
        <w:rPr>
          <w:color w:val="3366FF"/>
        </w:rPr>
        <w:t xml:space="preserve"> </w:t>
      </w:r>
      <w:proofErr w:type="spellStart"/>
      <w:r w:rsidRPr="00A373C2">
        <w:rPr>
          <w:color w:val="3366FF"/>
        </w:rPr>
        <w:t>mengatasi</w:t>
      </w:r>
      <w:proofErr w:type="spellEnd"/>
      <w:r w:rsidRPr="00A373C2">
        <w:rPr>
          <w:color w:val="3366FF"/>
        </w:rPr>
        <w:t xml:space="preserve"> </w:t>
      </w:r>
      <w:proofErr w:type="spellStart"/>
      <w:r w:rsidRPr="00A373C2">
        <w:rPr>
          <w:color w:val="3366FF"/>
        </w:rPr>
        <w:t>berbagai</w:t>
      </w:r>
      <w:proofErr w:type="spellEnd"/>
      <w:r w:rsidRPr="00A373C2">
        <w:rPr>
          <w:color w:val="3366FF"/>
        </w:rPr>
        <w:t xml:space="preserve"> </w:t>
      </w:r>
      <w:proofErr w:type="spellStart"/>
      <w:r w:rsidRPr="00A373C2">
        <w:rPr>
          <w:color w:val="3366FF"/>
        </w:rPr>
        <w:t>desain</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tugas</w:t>
      </w:r>
      <w:proofErr w:type="spellEnd"/>
      <w:r w:rsidRPr="00A373C2">
        <w:rPr>
          <w:color w:val="3366FF"/>
        </w:rPr>
        <w:t xml:space="preserve"> </w:t>
      </w:r>
      <w:proofErr w:type="spellStart"/>
      <w:r w:rsidRPr="00A373C2">
        <w:rPr>
          <w:color w:val="3366FF"/>
        </w:rPr>
        <w:t>membuat</w:t>
      </w:r>
      <w:proofErr w:type="spellEnd"/>
      <w:r w:rsidRPr="00A373C2">
        <w:rPr>
          <w:color w:val="3366FF"/>
        </w:rPr>
        <w:t xml:space="preserve"> </w:t>
      </w:r>
      <w:proofErr w:type="spellStart"/>
      <w:r w:rsidRPr="00A373C2">
        <w:rPr>
          <w:color w:val="3366FF"/>
        </w:rPr>
        <w:t>konstruksi</w:t>
      </w:r>
      <w:proofErr w:type="spellEnd"/>
      <w:r w:rsidRPr="00A373C2">
        <w:rPr>
          <w:color w:val="3366FF"/>
        </w:rPr>
        <w:t xml:space="preserve"> </w:t>
      </w:r>
      <w:proofErr w:type="spellStart"/>
      <w:r w:rsidRPr="00A373C2">
        <w:rPr>
          <w:color w:val="3366FF"/>
        </w:rPr>
        <w:t>untuk</w:t>
      </w:r>
      <w:proofErr w:type="spellEnd"/>
      <w:r w:rsidRPr="00A373C2">
        <w:rPr>
          <w:color w:val="3366FF"/>
        </w:rPr>
        <w:t xml:space="preserve"> </w:t>
      </w:r>
      <w:proofErr w:type="spellStart"/>
      <w:r w:rsidRPr="00A373C2">
        <w:rPr>
          <w:color w:val="3366FF"/>
        </w:rPr>
        <w:t>memperbaiki</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meningkatkan</w:t>
      </w:r>
      <w:proofErr w:type="spellEnd"/>
      <w:r w:rsidRPr="00A373C2">
        <w:rPr>
          <w:color w:val="3366FF"/>
        </w:rPr>
        <w:t xml:space="preserve"> </w:t>
      </w:r>
      <w:proofErr w:type="spellStart"/>
      <w:r w:rsidRPr="00A373C2">
        <w:rPr>
          <w:color w:val="3366FF"/>
        </w:rPr>
        <w:t>fasilitas</w:t>
      </w:r>
      <w:proofErr w:type="spellEnd"/>
      <w:r w:rsidRPr="00A373C2">
        <w:rPr>
          <w:color w:val="3366FF"/>
        </w:rPr>
        <w:t xml:space="preserve"> </w:t>
      </w:r>
      <w:proofErr w:type="spellStart"/>
      <w:r w:rsidRPr="00A373C2">
        <w:rPr>
          <w:color w:val="3366FF"/>
        </w:rPr>
        <w:t>cuci</w:t>
      </w:r>
      <w:proofErr w:type="spellEnd"/>
      <w:r w:rsidRPr="00A373C2">
        <w:rPr>
          <w:color w:val="3366FF"/>
        </w:rPr>
        <w:t xml:space="preserve"> </w:t>
      </w:r>
      <w:proofErr w:type="spellStart"/>
      <w:r w:rsidRPr="00A373C2">
        <w:rPr>
          <w:color w:val="3366FF"/>
        </w:rPr>
        <w:t>tangan</w:t>
      </w:r>
      <w:proofErr w:type="spellEnd"/>
      <w:r w:rsidRPr="00A373C2">
        <w:rPr>
          <w:color w:val="3366FF"/>
        </w:rPr>
        <w:t xml:space="preserve">, </w:t>
      </w:r>
      <w:proofErr w:type="spellStart"/>
      <w:r w:rsidRPr="00A373C2">
        <w:rPr>
          <w:color w:val="3366FF"/>
        </w:rPr>
        <w:t>fasilitas</w:t>
      </w:r>
      <w:proofErr w:type="spellEnd"/>
      <w:r w:rsidRPr="00A373C2">
        <w:rPr>
          <w:color w:val="3366FF"/>
        </w:rPr>
        <w:t xml:space="preserve"> toilet </w:t>
      </w:r>
      <w:proofErr w:type="spellStart"/>
      <w:r w:rsidRPr="00A373C2">
        <w:rPr>
          <w:color w:val="3366FF"/>
        </w:rPr>
        <w:t>dan</w:t>
      </w:r>
      <w:proofErr w:type="spellEnd"/>
      <w:r w:rsidRPr="00A373C2">
        <w:rPr>
          <w:color w:val="3366FF"/>
        </w:rPr>
        <w:t xml:space="preserve"> </w:t>
      </w:r>
      <w:proofErr w:type="spellStart"/>
      <w:r w:rsidRPr="00A373C2">
        <w:rPr>
          <w:color w:val="3366FF"/>
        </w:rPr>
        <w:t>persediaan</w:t>
      </w:r>
      <w:proofErr w:type="spellEnd"/>
      <w:r w:rsidRPr="00A373C2">
        <w:rPr>
          <w:color w:val="3366FF"/>
        </w:rPr>
        <w:t xml:space="preserve"> air. Guru </w:t>
      </w:r>
      <w:proofErr w:type="spellStart"/>
      <w:r w:rsidRPr="00A373C2">
        <w:rPr>
          <w:color w:val="3366FF"/>
        </w:rPr>
        <w:t>dan</w:t>
      </w:r>
      <w:proofErr w:type="spellEnd"/>
      <w:r w:rsidRPr="00A373C2">
        <w:rPr>
          <w:color w:val="3366FF"/>
        </w:rPr>
        <w:t xml:space="preserve"> </w:t>
      </w:r>
      <w:proofErr w:type="spellStart"/>
      <w:r w:rsidRPr="00A373C2">
        <w:rPr>
          <w:color w:val="3366FF"/>
        </w:rPr>
        <w:t>siswa</w:t>
      </w:r>
      <w:proofErr w:type="spellEnd"/>
      <w:r w:rsidRPr="00A373C2">
        <w:rPr>
          <w:color w:val="3366FF"/>
        </w:rPr>
        <w:t xml:space="preserve"> </w:t>
      </w:r>
      <w:proofErr w:type="spellStart"/>
      <w:r w:rsidRPr="00A373C2">
        <w:rPr>
          <w:color w:val="3366FF"/>
        </w:rPr>
        <w:t>sekolah</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w:t>
      </w:r>
      <w:proofErr w:type="spellStart"/>
      <w:proofErr w:type="gramStart"/>
      <w:r w:rsidRPr="00A373C2">
        <w:rPr>
          <w:color w:val="3366FF"/>
        </w:rPr>
        <w:t>tuan</w:t>
      </w:r>
      <w:proofErr w:type="spellEnd"/>
      <w:proofErr w:type="gramEnd"/>
      <w:r w:rsidRPr="00A373C2">
        <w:rPr>
          <w:color w:val="3366FF"/>
        </w:rPr>
        <w:t xml:space="preserve"> </w:t>
      </w:r>
      <w:proofErr w:type="spellStart"/>
      <w:r w:rsidRPr="00A373C2">
        <w:rPr>
          <w:color w:val="3366FF"/>
        </w:rPr>
        <w:t>rumah</w:t>
      </w:r>
      <w:proofErr w:type="spellEnd"/>
      <w:r w:rsidRPr="00A373C2">
        <w:rPr>
          <w:color w:val="3366FF"/>
        </w:rPr>
        <w:t xml:space="preserve"> kami - </w:t>
      </w:r>
      <w:proofErr w:type="spellStart"/>
      <w:r w:rsidRPr="00A373C2">
        <w:rPr>
          <w:color w:val="3366FF"/>
        </w:rPr>
        <w:t>ditambah</w:t>
      </w:r>
      <w:proofErr w:type="spellEnd"/>
      <w:r w:rsidRPr="00A373C2">
        <w:rPr>
          <w:color w:val="3366FF"/>
        </w:rPr>
        <w:t xml:space="preserve"> </w:t>
      </w:r>
      <w:proofErr w:type="spellStart"/>
      <w:r w:rsidRPr="00A373C2">
        <w:rPr>
          <w:color w:val="3366FF"/>
        </w:rPr>
        <w:t>perwakilan</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w:t>
      </w:r>
      <w:proofErr w:type="spellStart"/>
      <w:r w:rsidRPr="00A373C2">
        <w:rPr>
          <w:color w:val="3366FF"/>
        </w:rPr>
        <w:t>pedagang</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masyarakat</w:t>
      </w:r>
      <w:proofErr w:type="spellEnd"/>
      <w:r w:rsidRPr="00A373C2">
        <w:rPr>
          <w:color w:val="3366FF"/>
        </w:rPr>
        <w:t xml:space="preserve"> </w:t>
      </w:r>
      <w:proofErr w:type="spellStart"/>
      <w:r w:rsidRPr="00A373C2">
        <w:rPr>
          <w:color w:val="3366FF"/>
        </w:rPr>
        <w:t>lokal</w:t>
      </w:r>
      <w:proofErr w:type="spellEnd"/>
      <w:r w:rsidRPr="00A373C2">
        <w:rPr>
          <w:color w:val="3366FF"/>
        </w:rPr>
        <w:t xml:space="preserve"> </w:t>
      </w:r>
      <w:proofErr w:type="spellStart"/>
      <w:r w:rsidRPr="00A373C2">
        <w:rPr>
          <w:color w:val="3366FF"/>
        </w:rPr>
        <w:t>lainnya</w:t>
      </w:r>
      <w:proofErr w:type="spellEnd"/>
      <w:r w:rsidRPr="00A373C2">
        <w:rPr>
          <w:color w:val="3366FF"/>
        </w:rPr>
        <w:t xml:space="preserve"> - </w:t>
      </w:r>
      <w:proofErr w:type="spellStart"/>
      <w:r w:rsidRPr="00A373C2">
        <w:rPr>
          <w:color w:val="3366FF"/>
        </w:rPr>
        <w:t>akan</w:t>
      </w:r>
      <w:proofErr w:type="spellEnd"/>
      <w:r w:rsidRPr="00A373C2">
        <w:rPr>
          <w:color w:val="3366FF"/>
        </w:rPr>
        <w:t xml:space="preserve"> </w:t>
      </w:r>
      <w:proofErr w:type="spellStart"/>
      <w:r w:rsidRPr="00A373C2">
        <w:rPr>
          <w:color w:val="3366FF"/>
        </w:rPr>
        <w:t>mengarahkan</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berkolaborasi</w:t>
      </w:r>
      <w:proofErr w:type="spellEnd"/>
      <w:r w:rsidRPr="00A373C2">
        <w:rPr>
          <w:color w:val="3366FF"/>
        </w:rPr>
        <w:t xml:space="preserve"> di </w:t>
      </w:r>
      <w:proofErr w:type="spellStart"/>
      <w:r w:rsidRPr="00A373C2">
        <w:rPr>
          <w:color w:val="3366FF"/>
        </w:rPr>
        <w:t>seluruh</w:t>
      </w:r>
      <w:proofErr w:type="spellEnd"/>
      <w:r w:rsidRPr="00A373C2">
        <w:rPr>
          <w:color w:val="3366FF"/>
        </w:rPr>
        <w:t xml:space="preserve"> proses </w:t>
      </w:r>
      <w:proofErr w:type="spellStart"/>
      <w:r w:rsidRPr="00A373C2">
        <w:rPr>
          <w:color w:val="3366FF"/>
        </w:rPr>
        <w:t>ini</w:t>
      </w:r>
      <w:proofErr w:type="spellEnd"/>
      <w:r w:rsidRPr="00A373C2">
        <w:rPr>
          <w:color w:val="3366FF"/>
        </w:rPr>
        <w:t>.</w:t>
      </w:r>
    </w:p>
    <w:p w14:paraId="0650FD08" w14:textId="740D7783" w:rsidR="00AB18DE" w:rsidRPr="0033714D" w:rsidRDefault="00F30697" w:rsidP="00665EB0">
      <w:pPr>
        <w:rPr>
          <w:color w:val="3366FF"/>
        </w:rPr>
      </w:pPr>
      <w:proofErr w:type="spellStart"/>
      <w:r w:rsidRPr="00A373C2">
        <w:rPr>
          <w:color w:val="3366FF"/>
        </w:rPr>
        <w:t>Tujuan</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w:t>
      </w:r>
      <w:r w:rsidR="00A258E7" w:rsidRPr="00A373C2">
        <w:rPr>
          <w:color w:val="3366FF"/>
        </w:rPr>
        <w:t xml:space="preserve">CPC </w:t>
      </w:r>
      <w:proofErr w:type="spellStart"/>
      <w:r w:rsidRPr="00A373C2">
        <w:rPr>
          <w:color w:val="3366FF"/>
        </w:rPr>
        <w:t>adalah</w:t>
      </w:r>
      <w:proofErr w:type="spellEnd"/>
      <w:r w:rsidRPr="00A373C2">
        <w:rPr>
          <w:color w:val="3366FF"/>
        </w:rPr>
        <w:t xml:space="preserve"> </w:t>
      </w:r>
      <w:proofErr w:type="spellStart"/>
      <w:r w:rsidRPr="00A373C2">
        <w:rPr>
          <w:color w:val="3366FF"/>
        </w:rPr>
        <w:t>untuk</w:t>
      </w:r>
      <w:proofErr w:type="spellEnd"/>
      <w:r w:rsidRPr="00A373C2">
        <w:rPr>
          <w:color w:val="3366FF"/>
        </w:rPr>
        <w:t xml:space="preserve"> </w:t>
      </w:r>
      <w:proofErr w:type="spellStart"/>
      <w:r w:rsidRPr="00A373C2">
        <w:rPr>
          <w:color w:val="3366FF"/>
        </w:rPr>
        <w:t>membawa</w:t>
      </w:r>
      <w:proofErr w:type="spellEnd"/>
      <w:r w:rsidRPr="00A373C2">
        <w:rPr>
          <w:color w:val="3366FF"/>
        </w:rPr>
        <w:t xml:space="preserve"> </w:t>
      </w:r>
      <w:proofErr w:type="spellStart"/>
      <w:r w:rsidRPr="00A373C2">
        <w:rPr>
          <w:color w:val="3366FF"/>
        </w:rPr>
        <w:t>aspek</w:t>
      </w:r>
      <w:proofErr w:type="spellEnd"/>
      <w:r w:rsidRPr="00A373C2">
        <w:rPr>
          <w:color w:val="3366FF"/>
        </w:rPr>
        <w:t xml:space="preserve"> </w:t>
      </w:r>
      <w:proofErr w:type="spellStart"/>
      <w:r w:rsidRPr="00A373C2">
        <w:rPr>
          <w:color w:val="3366FF"/>
        </w:rPr>
        <w:t>terbaik</w:t>
      </w:r>
      <w:proofErr w:type="spellEnd"/>
      <w:r w:rsidRPr="00A373C2">
        <w:rPr>
          <w:color w:val="3366FF"/>
        </w:rPr>
        <w:t xml:space="preserve"> </w:t>
      </w:r>
      <w:proofErr w:type="spellStart"/>
      <w:r w:rsidRPr="00A373C2">
        <w:rPr>
          <w:color w:val="3366FF"/>
        </w:rPr>
        <w:t>dari</w:t>
      </w:r>
      <w:proofErr w:type="spellEnd"/>
      <w:r w:rsidRPr="00A373C2">
        <w:rPr>
          <w:color w:val="3366FF"/>
        </w:rPr>
        <w:t xml:space="preserve"> </w:t>
      </w:r>
      <w:proofErr w:type="spellStart"/>
      <w:r w:rsidRPr="00A373C2">
        <w:rPr>
          <w:color w:val="3366FF"/>
        </w:rPr>
        <w:t>WorldSkills</w:t>
      </w:r>
      <w:proofErr w:type="spellEnd"/>
      <w:r w:rsidRPr="00A373C2">
        <w:rPr>
          <w:color w:val="3366FF"/>
        </w:rPr>
        <w:t xml:space="preserve"> - </w:t>
      </w:r>
      <w:proofErr w:type="spellStart"/>
      <w:r w:rsidRPr="00A373C2">
        <w:rPr>
          <w:color w:val="3366FF"/>
        </w:rPr>
        <w:t>inovasi</w:t>
      </w:r>
      <w:proofErr w:type="spellEnd"/>
      <w:r w:rsidRPr="00A373C2">
        <w:rPr>
          <w:color w:val="3366FF"/>
        </w:rPr>
        <w:t xml:space="preserve">, </w:t>
      </w:r>
      <w:proofErr w:type="spellStart"/>
      <w:r w:rsidRPr="00A373C2">
        <w:rPr>
          <w:color w:val="3366FF"/>
        </w:rPr>
        <w:t>semangat</w:t>
      </w:r>
      <w:proofErr w:type="spellEnd"/>
      <w:r w:rsidRPr="00A373C2">
        <w:rPr>
          <w:color w:val="3366FF"/>
        </w:rPr>
        <w:t xml:space="preserve">, </w:t>
      </w:r>
      <w:proofErr w:type="spellStart"/>
      <w:r w:rsidRPr="00A373C2">
        <w:rPr>
          <w:color w:val="3366FF"/>
        </w:rPr>
        <w:t>kreativitas</w:t>
      </w:r>
      <w:proofErr w:type="spellEnd"/>
      <w:r w:rsidRPr="00A373C2">
        <w:rPr>
          <w:color w:val="3366FF"/>
        </w:rPr>
        <w:t xml:space="preserve">, </w:t>
      </w:r>
      <w:proofErr w:type="spellStart"/>
      <w:r w:rsidRPr="00A373C2">
        <w:rPr>
          <w:color w:val="3366FF"/>
        </w:rPr>
        <w:t>keahlian</w:t>
      </w:r>
      <w:proofErr w:type="spellEnd"/>
      <w:r w:rsidRPr="00A373C2">
        <w:rPr>
          <w:color w:val="3366FF"/>
        </w:rPr>
        <w:t xml:space="preserve"> </w:t>
      </w:r>
      <w:proofErr w:type="spellStart"/>
      <w:r w:rsidRPr="00A373C2">
        <w:rPr>
          <w:color w:val="3366FF"/>
        </w:rPr>
        <w:t>terampil</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tindakan</w:t>
      </w:r>
      <w:proofErr w:type="spellEnd"/>
      <w:r w:rsidRPr="00A373C2">
        <w:rPr>
          <w:color w:val="3366FF"/>
        </w:rPr>
        <w:t xml:space="preserve"> </w:t>
      </w:r>
      <w:r w:rsidR="00284371" w:rsidRPr="00A373C2">
        <w:rPr>
          <w:color w:val="3366FF"/>
        </w:rPr>
        <w:t xml:space="preserve">- </w:t>
      </w:r>
      <w:proofErr w:type="spellStart"/>
      <w:r w:rsidR="00284371" w:rsidRPr="00A373C2">
        <w:rPr>
          <w:color w:val="3366FF"/>
        </w:rPr>
        <w:t>langsung</w:t>
      </w:r>
      <w:proofErr w:type="spellEnd"/>
      <w:r w:rsidR="00284371" w:rsidRPr="00A373C2">
        <w:rPr>
          <w:color w:val="3366FF"/>
        </w:rPr>
        <w:t xml:space="preserve"> </w:t>
      </w:r>
      <w:proofErr w:type="spellStart"/>
      <w:r w:rsidR="00284371" w:rsidRPr="00A373C2">
        <w:rPr>
          <w:color w:val="3366FF"/>
        </w:rPr>
        <w:t>ke</w:t>
      </w:r>
      <w:proofErr w:type="spellEnd"/>
      <w:r w:rsidR="00284371" w:rsidRPr="00A373C2">
        <w:rPr>
          <w:color w:val="3366FF"/>
        </w:rPr>
        <w:t xml:space="preserve"> </w:t>
      </w:r>
      <w:proofErr w:type="spellStart"/>
      <w:r w:rsidR="00284371" w:rsidRPr="00A373C2">
        <w:rPr>
          <w:color w:val="3366FF"/>
        </w:rPr>
        <w:t>jantung</w:t>
      </w:r>
      <w:proofErr w:type="spellEnd"/>
      <w:r w:rsidR="00284371" w:rsidRPr="00A373C2">
        <w:rPr>
          <w:color w:val="3366FF"/>
        </w:rPr>
        <w:t xml:space="preserve"> </w:t>
      </w:r>
      <w:proofErr w:type="spellStart"/>
      <w:r w:rsidR="00284371" w:rsidRPr="00A373C2">
        <w:rPr>
          <w:color w:val="3366FF"/>
        </w:rPr>
        <w:t>komunitas</w:t>
      </w:r>
      <w:proofErr w:type="spellEnd"/>
      <w:r w:rsidR="00284371" w:rsidRPr="00A373C2">
        <w:rPr>
          <w:color w:val="3366FF"/>
        </w:rPr>
        <w:t xml:space="preserve"> yang </w:t>
      </w:r>
      <w:proofErr w:type="spellStart"/>
      <w:r w:rsidR="0009708C" w:rsidRPr="00A373C2">
        <w:rPr>
          <w:color w:val="3366FF"/>
        </w:rPr>
        <w:t>mem</w:t>
      </w:r>
      <w:r w:rsidRPr="00A373C2">
        <w:rPr>
          <w:color w:val="3366FF"/>
        </w:rPr>
        <w:t>butuhan</w:t>
      </w:r>
      <w:proofErr w:type="spellEnd"/>
      <w:r w:rsidRPr="00A373C2">
        <w:rPr>
          <w:color w:val="3366FF"/>
        </w:rPr>
        <w:t xml:space="preserve">, </w:t>
      </w:r>
      <w:proofErr w:type="spellStart"/>
      <w:r w:rsidRPr="00A373C2">
        <w:rPr>
          <w:color w:val="3366FF"/>
        </w:rPr>
        <w:t>mendorong</w:t>
      </w:r>
      <w:proofErr w:type="spellEnd"/>
      <w:r w:rsidRPr="00A373C2">
        <w:rPr>
          <w:color w:val="3366FF"/>
        </w:rPr>
        <w:t xml:space="preserve"> </w:t>
      </w:r>
      <w:proofErr w:type="spellStart"/>
      <w:r w:rsidRPr="00A373C2">
        <w:rPr>
          <w:color w:val="3366FF"/>
        </w:rPr>
        <w:t>pengetahuan</w:t>
      </w:r>
      <w:proofErr w:type="spellEnd"/>
      <w:r w:rsidR="00A65480" w:rsidRPr="00A373C2">
        <w:rPr>
          <w:color w:val="3366FF"/>
        </w:rPr>
        <w:t xml:space="preserve"> </w:t>
      </w:r>
      <w:proofErr w:type="spellStart"/>
      <w:r w:rsidR="00A65480" w:rsidRPr="00A373C2">
        <w:rPr>
          <w:color w:val="3366FF"/>
        </w:rPr>
        <w:t>unik</w:t>
      </w:r>
      <w:proofErr w:type="spellEnd"/>
      <w:r w:rsidRPr="00A373C2">
        <w:rPr>
          <w:color w:val="3366FF"/>
        </w:rPr>
        <w:t xml:space="preserve"> </w:t>
      </w:r>
      <w:r w:rsidR="00A65480" w:rsidRPr="00A373C2">
        <w:rPr>
          <w:color w:val="3366FF"/>
        </w:rPr>
        <w:t xml:space="preserve">- transfer </w:t>
      </w:r>
      <w:proofErr w:type="spellStart"/>
      <w:r w:rsidR="00A65480" w:rsidRPr="00A373C2">
        <w:rPr>
          <w:color w:val="3366FF"/>
        </w:rPr>
        <w:t>pengalaman</w:t>
      </w:r>
      <w:proofErr w:type="spellEnd"/>
      <w:r w:rsidR="00A65480"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00C32220" w:rsidRPr="00A373C2">
        <w:rPr>
          <w:color w:val="3366FF"/>
        </w:rPr>
        <w:t>pencapaian</w:t>
      </w:r>
      <w:proofErr w:type="spellEnd"/>
      <w:r w:rsidR="00C32220" w:rsidRPr="00A373C2">
        <w:rPr>
          <w:color w:val="3366FF"/>
        </w:rPr>
        <w:t xml:space="preserve"> yang</w:t>
      </w:r>
      <w:r w:rsidRPr="00A373C2">
        <w:rPr>
          <w:color w:val="3366FF"/>
        </w:rPr>
        <w:t xml:space="preserve"> </w:t>
      </w:r>
      <w:proofErr w:type="spellStart"/>
      <w:r w:rsidR="00C32220" w:rsidRPr="00A373C2">
        <w:rPr>
          <w:color w:val="3366FF"/>
        </w:rPr>
        <w:t>sedikit</w:t>
      </w:r>
      <w:proofErr w:type="spellEnd"/>
      <w:r w:rsidRPr="00A373C2">
        <w:rPr>
          <w:color w:val="3366FF"/>
        </w:rPr>
        <w:t xml:space="preserve"> </w:t>
      </w:r>
      <w:proofErr w:type="spellStart"/>
      <w:r w:rsidR="00C32220" w:rsidRPr="00A373C2">
        <w:rPr>
          <w:color w:val="3366FF"/>
        </w:rPr>
        <w:t>te</w:t>
      </w:r>
      <w:r w:rsidRPr="00A373C2">
        <w:rPr>
          <w:color w:val="3366FF"/>
        </w:rPr>
        <w:t>tapi</w:t>
      </w:r>
      <w:proofErr w:type="spellEnd"/>
      <w:r w:rsidRPr="00A373C2">
        <w:rPr>
          <w:color w:val="3366FF"/>
        </w:rPr>
        <w:t xml:space="preserve"> </w:t>
      </w:r>
      <w:proofErr w:type="spellStart"/>
      <w:r w:rsidR="003D4768" w:rsidRPr="00A373C2">
        <w:rPr>
          <w:color w:val="3366FF"/>
        </w:rPr>
        <w:t>hasil</w:t>
      </w:r>
      <w:proofErr w:type="spellEnd"/>
      <w:r w:rsidR="003D4768" w:rsidRPr="00A373C2">
        <w:rPr>
          <w:color w:val="3366FF"/>
        </w:rPr>
        <w:t xml:space="preserve"> yang </w:t>
      </w:r>
      <w:proofErr w:type="spellStart"/>
      <w:r w:rsidRPr="00A373C2">
        <w:rPr>
          <w:color w:val="3366FF"/>
        </w:rPr>
        <w:t>berkelanjutan</w:t>
      </w:r>
      <w:proofErr w:type="spellEnd"/>
      <w:r w:rsidRPr="00A373C2">
        <w:rPr>
          <w:color w:val="3366FF"/>
        </w:rPr>
        <w:t xml:space="preserve"> yang </w:t>
      </w:r>
      <w:proofErr w:type="spellStart"/>
      <w:r w:rsidRPr="00A373C2">
        <w:rPr>
          <w:color w:val="3366FF"/>
        </w:rPr>
        <w:t>memberdayakan</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meningkatkan</w:t>
      </w:r>
      <w:proofErr w:type="spellEnd"/>
      <w:r w:rsidRPr="00A373C2">
        <w:rPr>
          <w:color w:val="3366FF"/>
        </w:rPr>
        <w:t xml:space="preserve"> </w:t>
      </w:r>
      <w:proofErr w:type="spellStart"/>
      <w:r w:rsidRPr="00A373C2">
        <w:rPr>
          <w:color w:val="3366FF"/>
        </w:rPr>
        <w:t>kondisi</w:t>
      </w:r>
      <w:proofErr w:type="spellEnd"/>
      <w:r w:rsidRPr="00A373C2">
        <w:rPr>
          <w:color w:val="3366FF"/>
        </w:rPr>
        <w:t xml:space="preserve"> </w:t>
      </w:r>
      <w:proofErr w:type="spellStart"/>
      <w:r w:rsidRPr="00A373C2">
        <w:rPr>
          <w:color w:val="3366FF"/>
        </w:rPr>
        <w:t>hidup</w:t>
      </w:r>
      <w:proofErr w:type="spellEnd"/>
      <w:r w:rsidRPr="00A373C2">
        <w:rPr>
          <w:color w:val="3366FF"/>
        </w:rPr>
        <w:t>.</w:t>
      </w:r>
      <w:bookmarkStart w:id="3" w:name="_GoBack"/>
      <w:bookmarkEnd w:id="3"/>
    </w:p>
    <w:p w14:paraId="2E0FCEDA" w14:textId="77777777" w:rsidR="00131472" w:rsidRPr="00D64CF3" w:rsidRDefault="00131472" w:rsidP="00665EB0"/>
    <w:p w14:paraId="3A0B7CD2" w14:textId="4E065A0F" w:rsidR="0087723A" w:rsidRPr="00463994" w:rsidRDefault="0087723A" w:rsidP="0087723A">
      <w:r w:rsidRPr="00463994">
        <w:rPr>
          <w:b/>
        </w:rPr>
        <w:t>Project focus:</w:t>
      </w:r>
      <w:r w:rsidRPr="00463994">
        <w:t xml:space="preserve"> </w:t>
      </w:r>
      <w:del w:id="4" w:author="nermal" w:date="2015-08-09T03:25:00Z">
        <w:r w:rsidR="008E0D62" w:rsidRPr="00463994" w:rsidDel="005962B5">
          <w:delText xml:space="preserve">You will </w:delText>
        </w:r>
      </w:del>
      <w:ins w:id="5" w:author="nermal" w:date="2015-08-09T03:25:00Z">
        <w:r w:rsidR="005962B5" w:rsidRPr="00463994">
          <w:t>Create</w:t>
        </w:r>
      </w:ins>
      <w:del w:id="6" w:author="nermal" w:date="2015-08-09T03:25:00Z">
        <w:r w:rsidR="008E0D62" w:rsidRPr="00463994" w:rsidDel="005962B5">
          <w:delText>produce</w:delText>
        </w:r>
      </w:del>
      <w:r w:rsidR="008E0D62" w:rsidRPr="00463994">
        <w:t xml:space="preserve"> a series of design pieces to support the launch of the CPC</w:t>
      </w:r>
      <w:r w:rsidR="00131472" w:rsidRPr="00463994">
        <w:t xml:space="preserve"> this year</w:t>
      </w:r>
      <w:r w:rsidR="008E0D62" w:rsidRPr="00463994">
        <w:t>.</w:t>
      </w:r>
    </w:p>
    <w:p w14:paraId="1C69F1E2" w14:textId="4F59D4A9" w:rsidR="0087723A" w:rsidRPr="00463994" w:rsidRDefault="0087723A" w:rsidP="0087723A">
      <w:r w:rsidRPr="00463994">
        <w:rPr>
          <w:b/>
        </w:rPr>
        <w:t>Description:</w:t>
      </w:r>
      <w:r w:rsidRPr="00463994">
        <w:t xml:space="preserve"> </w:t>
      </w:r>
      <w:del w:id="7" w:author="nermal" w:date="2015-08-09T03:25:00Z">
        <w:r w:rsidRPr="00463994" w:rsidDel="005962B5">
          <w:delText xml:space="preserve">There are </w:delText>
        </w:r>
        <w:r w:rsidR="001078DC" w:rsidRPr="00463994" w:rsidDel="005962B5">
          <w:delText>2</w:delText>
        </w:r>
        <w:r w:rsidRPr="00463994" w:rsidDel="005962B5">
          <w:delText xml:space="preserve"> tasks related to </w:delText>
        </w:r>
        <w:r w:rsidRPr="00463994" w:rsidDel="005962B5">
          <w:rPr>
            <w:b/>
          </w:rPr>
          <w:delText>Advertising and Promotional Design.</w:delText>
        </w:r>
      </w:del>
      <w:ins w:id="8" w:author="nermal" w:date="2015-08-09T03:25:00Z">
        <w:r w:rsidR="005962B5" w:rsidRPr="00463994">
          <w:t>You will create an emblem and a poster design</w:t>
        </w:r>
      </w:ins>
    </w:p>
    <w:p w14:paraId="27712DCA" w14:textId="447CF9FD" w:rsidR="0087723A" w:rsidRPr="00463994" w:rsidRDefault="0087723A" w:rsidP="0087723A">
      <w:r w:rsidRPr="00463994">
        <w:rPr>
          <w:b/>
        </w:rPr>
        <w:t xml:space="preserve">Target market: </w:t>
      </w:r>
      <w:r w:rsidR="00131472" w:rsidRPr="00463994">
        <w:t>Participating teams, community representatives and stakeholder networks</w:t>
      </w:r>
      <w:r w:rsidR="00131472" w:rsidRPr="00463994">
        <w:rPr>
          <w:rStyle w:val="hps"/>
          <w:rFonts w:cs="Arial"/>
          <w:lang w:val="uz-Cyrl-UZ"/>
        </w:rPr>
        <w:t>.</w:t>
      </w:r>
    </w:p>
    <w:p w14:paraId="6FB5EA34" w14:textId="77777777" w:rsidR="00801491" w:rsidRDefault="00000462" w:rsidP="006F34E7">
      <w:r w:rsidRPr="00463994">
        <w:rPr>
          <w:b/>
        </w:rPr>
        <w:t xml:space="preserve">Keywords/concepts: </w:t>
      </w:r>
      <w:r w:rsidRPr="00463994">
        <w:t>Water,</w:t>
      </w:r>
      <w:r w:rsidR="000B7A37" w:rsidRPr="00463994">
        <w:t xml:space="preserve"> t</w:t>
      </w:r>
      <w:r w:rsidRPr="00463994">
        <w:t>oilets,</w:t>
      </w:r>
      <w:r w:rsidR="000B7A37" w:rsidRPr="00463994">
        <w:t xml:space="preserve"> health, hygiene, sanitation, collaboration, education, d</w:t>
      </w:r>
      <w:r w:rsidRPr="00463994">
        <w:t>esign</w:t>
      </w:r>
      <w:r w:rsidR="007747A0" w:rsidRPr="00463994">
        <w:t>.</w:t>
      </w:r>
    </w:p>
    <w:p w14:paraId="21B2DF54" w14:textId="77777777" w:rsidR="00801491" w:rsidRDefault="00801491" w:rsidP="006F34E7"/>
    <w:p w14:paraId="784266F8" w14:textId="326E114F" w:rsidR="00765733" w:rsidRPr="00A373C2" w:rsidRDefault="008F3C96" w:rsidP="00765733">
      <w:pPr>
        <w:rPr>
          <w:color w:val="3366FF"/>
        </w:rPr>
      </w:pPr>
      <w:r w:rsidRPr="00A373C2">
        <w:rPr>
          <w:b/>
          <w:color w:val="3366FF"/>
        </w:rPr>
        <w:t>Project focus</w:t>
      </w:r>
      <w:r w:rsidR="00765733" w:rsidRPr="00A373C2">
        <w:rPr>
          <w:color w:val="3366FF"/>
        </w:rPr>
        <w:t xml:space="preserve">: </w:t>
      </w:r>
      <w:proofErr w:type="spellStart"/>
      <w:r w:rsidR="00D66046" w:rsidRPr="00A373C2">
        <w:rPr>
          <w:color w:val="3366FF"/>
        </w:rPr>
        <w:t>Buatlah</w:t>
      </w:r>
      <w:proofErr w:type="spellEnd"/>
      <w:r w:rsidR="00765733" w:rsidRPr="00A373C2">
        <w:rPr>
          <w:color w:val="3366FF"/>
        </w:rPr>
        <w:t xml:space="preserve"> </w:t>
      </w:r>
      <w:proofErr w:type="spellStart"/>
      <w:r w:rsidR="00765733" w:rsidRPr="00A373C2">
        <w:rPr>
          <w:color w:val="3366FF"/>
        </w:rPr>
        <w:t>serangkaian</w:t>
      </w:r>
      <w:proofErr w:type="spellEnd"/>
      <w:r w:rsidR="00765733" w:rsidRPr="00A373C2">
        <w:rPr>
          <w:color w:val="3366FF"/>
        </w:rPr>
        <w:t xml:space="preserve"> </w:t>
      </w:r>
      <w:proofErr w:type="spellStart"/>
      <w:r w:rsidR="00765733" w:rsidRPr="00A373C2">
        <w:rPr>
          <w:color w:val="3366FF"/>
        </w:rPr>
        <w:t>desain</w:t>
      </w:r>
      <w:proofErr w:type="spellEnd"/>
      <w:r w:rsidR="00765733" w:rsidRPr="00A373C2">
        <w:rPr>
          <w:color w:val="3366FF"/>
        </w:rPr>
        <w:t xml:space="preserve"> </w:t>
      </w:r>
      <w:proofErr w:type="spellStart"/>
      <w:r w:rsidR="00765733" w:rsidRPr="00A373C2">
        <w:rPr>
          <w:color w:val="3366FF"/>
        </w:rPr>
        <w:t>untuk</w:t>
      </w:r>
      <w:proofErr w:type="spellEnd"/>
      <w:r w:rsidR="00765733" w:rsidRPr="00A373C2">
        <w:rPr>
          <w:color w:val="3366FF"/>
        </w:rPr>
        <w:t xml:space="preserve"> </w:t>
      </w:r>
      <w:proofErr w:type="spellStart"/>
      <w:r w:rsidR="00765733" w:rsidRPr="00A373C2">
        <w:rPr>
          <w:color w:val="3366FF"/>
        </w:rPr>
        <w:t>mendukung</w:t>
      </w:r>
      <w:proofErr w:type="spellEnd"/>
      <w:r w:rsidR="00765733" w:rsidRPr="00A373C2">
        <w:rPr>
          <w:color w:val="3366FF"/>
        </w:rPr>
        <w:t xml:space="preserve"> </w:t>
      </w:r>
      <w:proofErr w:type="spellStart"/>
      <w:r w:rsidR="00765733" w:rsidRPr="00A373C2">
        <w:rPr>
          <w:color w:val="3366FF"/>
        </w:rPr>
        <w:t>peluncuran</w:t>
      </w:r>
      <w:proofErr w:type="spellEnd"/>
      <w:r w:rsidR="00765733" w:rsidRPr="00A373C2">
        <w:rPr>
          <w:color w:val="3366FF"/>
        </w:rPr>
        <w:t xml:space="preserve"> </w:t>
      </w:r>
      <w:r w:rsidR="002D17A4" w:rsidRPr="00A373C2">
        <w:rPr>
          <w:color w:val="3366FF"/>
        </w:rPr>
        <w:t xml:space="preserve">CPC </w:t>
      </w:r>
      <w:proofErr w:type="spellStart"/>
      <w:r w:rsidR="00765733" w:rsidRPr="00A373C2">
        <w:rPr>
          <w:color w:val="3366FF"/>
        </w:rPr>
        <w:t>tahun</w:t>
      </w:r>
      <w:proofErr w:type="spellEnd"/>
      <w:r w:rsidR="00765733" w:rsidRPr="00A373C2">
        <w:rPr>
          <w:color w:val="3366FF"/>
        </w:rPr>
        <w:t xml:space="preserve"> </w:t>
      </w:r>
      <w:proofErr w:type="spellStart"/>
      <w:r w:rsidR="00765733" w:rsidRPr="00A373C2">
        <w:rPr>
          <w:color w:val="3366FF"/>
        </w:rPr>
        <w:t>ini</w:t>
      </w:r>
      <w:proofErr w:type="spellEnd"/>
      <w:r w:rsidR="00765733" w:rsidRPr="00A373C2">
        <w:rPr>
          <w:color w:val="3366FF"/>
        </w:rPr>
        <w:t>.</w:t>
      </w:r>
    </w:p>
    <w:p w14:paraId="7897BF0D" w14:textId="3A81CC61" w:rsidR="004C43C0" w:rsidRPr="00A373C2" w:rsidRDefault="00DB64BF" w:rsidP="004C43C0">
      <w:pPr>
        <w:rPr>
          <w:b/>
          <w:color w:val="3366FF"/>
        </w:rPr>
      </w:pPr>
      <w:r w:rsidRPr="00A373C2">
        <w:rPr>
          <w:b/>
          <w:color w:val="3366FF"/>
        </w:rPr>
        <w:t>Description</w:t>
      </w:r>
      <w:r w:rsidR="004C43C0" w:rsidRPr="00A373C2">
        <w:rPr>
          <w:b/>
          <w:color w:val="3366FF"/>
        </w:rPr>
        <w:t xml:space="preserve">: </w:t>
      </w:r>
      <w:proofErr w:type="spellStart"/>
      <w:r w:rsidR="004C43C0" w:rsidRPr="00A373C2">
        <w:rPr>
          <w:color w:val="3366FF"/>
        </w:rPr>
        <w:t>Anda</w:t>
      </w:r>
      <w:proofErr w:type="spellEnd"/>
      <w:r w:rsidR="004C43C0" w:rsidRPr="00A373C2">
        <w:rPr>
          <w:color w:val="3366FF"/>
        </w:rPr>
        <w:t xml:space="preserve"> </w:t>
      </w:r>
      <w:proofErr w:type="spellStart"/>
      <w:proofErr w:type="gramStart"/>
      <w:r w:rsidR="004C43C0" w:rsidRPr="00A373C2">
        <w:rPr>
          <w:color w:val="3366FF"/>
        </w:rPr>
        <w:t>akan</w:t>
      </w:r>
      <w:proofErr w:type="spellEnd"/>
      <w:proofErr w:type="gramEnd"/>
      <w:r w:rsidR="004C43C0" w:rsidRPr="00A373C2">
        <w:rPr>
          <w:color w:val="3366FF"/>
        </w:rPr>
        <w:t xml:space="preserve"> </w:t>
      </w:r>
      <w:proofErr w:type="spellStart"/>
      <w:r w:rsidR="004C43C0" w:rsidRPr="00A373C2">
        <w:rPr>
          <w:color w:val="3366FF"/>
        </w:rPr>
        <w:t>membuat</w:t>
      </w:r>
      <w:proofErr w:type="spellEnd"/>
      <w:r w:rsidR="004C43C0" w:rsidRPr="00A373C2">
        <w:rPr>
          <w:color w:val="3366FF"/>
        </w:rPr>
        <w:t xml:space="preserve"> emblem</w:t>
      </w:r>
      <w:r w:rsidR="0026260B" w:rsidRPr="00A373C2">
        <w:rPr>
          <w:color w:val="3366FF"/>
        </w:rPr>
        <w:t xml:space="preserve">/ </w:t>
      </w:r>
      <w:proofErr w:type="spellStart"/>
      <w:r w:rsidR="0026260B" w:rsidRPr="00A373C2">
        <w:rPr>
          <w:color w:val="3366FF"/>
        </w:rPr>
        <w:t>lambang</w:t>
      </w:r>
      <w:proofErr w:type="spellEnd"/>
      <w:r w:rsidR="004C43C0" w:rsidRPr="00A373C2">
        <w:rPr>
          <w:color w:val="3366FF"/>
        </w:rPr>
        <w:t xml:space="preserve"> </w:t>
      </w:r>
      <w:proofErr w:type="spellStart"/>
      <w:r w:rsidR="004C43C0" w:rsidRPr="00A373C2">
        <w:rPr>
          <w:color w:val="3366FF"/>
        </w:rPr>
        <w:t>dan</w:t>
      </w:r>
      <w:proofErr w:type="spellEnd"/>
      <w:r w:rsidR="004C43C0" w:rsidRPr="00A373C2">
        <w:rPr>
          <w:color w:val="3366FF"/>
        </w:rPr>
        <w:t xml:space="preserve"> </w:t>
      </w:r>
      <w:proofErr w:type="spellStart"/>
      <w:r w:rsidR="004C43C0" w:rsidRPr="00A373C2">
        <w:rPr>
          <w:color w:val="3366FF"/>
        </w:rPr>
        <w:t>desain</w:t>
      </w:r>
      <w:proofErr w:type="spellEnd"/>
      <w:r w:rsidR="004C43C0" w:rsidRPr="00A373C2">
        <w:rPr>
          <w:color w:val="3366FF"/>
        </w:rPr>
        <w:t xml:space="preserve"> poster</w:t>
      </w:r>
    </w:p>
    <w:p w14:paraId="70895EC4" w14:textId="6F607DAA" w:rsidR="004C43C0" w:rsidRPr="00A373C2" w:rsidRDefault="00DB64BF" w:rsidP="004C43C0">
      <w:pPr>
        <w:rPr>
          <w:b/>
          <w:color w:val="3366FF"/>
        </w:rPr>
      </w:pPr>
      <w:r w:rsidRPr="00A373C2">
        <w:rPr>
          <w:b/>
          <w:color w:val="3366FF"/>
        </w:rPr>
        <w:t>Target market</w:t>
      </w:r>
      <w:r w:rsidR="004C43C0" w:rsidRPr="00A373C2">
        <w:rPr>
          <w:b/>
          <w:color w:val="3366FF"/>
        </w:rPr>
        <w:t xml:space="preserve">: </w:t>
      </w:r>
      <w:r w:rsidR="003314D6" w:rsidRPr="00A373C2">
        <w:rPr>
          <w:color w:val="3366FF"/>
        </w:rPr>
        <w:t>Team</w:t>
      </w:r>
      <w:r w:rsidR="004C43C0" w:rsidRPr="00A373C2">
        <w:rPr>
          <w:color w:val="3366FF"/>
        </w:rPr>
        <w:t xml:space="preserve"> yang </w:t>
      </w:r>
      <w:proofErr w:type="spellStart"/>
      <w:r w:rsidR="004C43C0" w:rsidRPr="00A373C2">
        <w:rPr>
          <w:color w:val="3366FF"/>
        </w:rPr>
        <w:t>berpartisipasi</w:t>
      </w:r>
      <w:proofErr w:type="spellEnd"/>
      <w:r w:rsidR="004C43C0" w:rsidRPr="00A373C2">
        <w:rPr>
          <w:color w:val="3366FF"/>
        </w:rPr>
        <w:t xml:space="preserve">, </w:t>
      </w:r>
      <w:proofErr w:type="spellStart"/>
      <w:r w:rsidR="004C43C0" w:rsidRPr="00A373C2">
        <w:rPr>
          <w:color w:val="3366FF"/>
        </w:rPr>
        <w:t>perwakilan</w:t>
      </w:r>
      <w:proofErr w:type="spellEnd"/>
      <w:r w:rsidR="004C43C0" w:rsidRPr="00A373C2">
        <w:rPr>
          <w:color w:val="3366FF"/>
        </w:rPr>
        <w:t xml:space="preserve"> </w:t>
      </w:r>
      <w:proofErr w:type="spellStart"/>
      <w:r w:rsidR="004C43C0" w:rsidRPr="00A373C2">
        <w:rPr>
          <w:color w:val="3366FF"/>
        </w:rPr>
        <w:t>masyarakat</w:t>
      </w:r>
      <w:proofErr w:type="spellEnd"/>
      <w:r w:rsidR="004C43C0" w:rsidRPr="00A373C2">
        <w:rPr>
          <w:color w:val="3366FF"/>
        </w:rPr>
        <w:t xml:space="preserve"> </w:t>
      </w:r>
      <w:proofErr w:type="spellStart"/>
      <w:r w:rsidR="004C43C0" w:rsidRPr="00A373C2">
        <w:rPr>
          <w:color w:val="3366FF"/>
        </w:rPr>
        <w:t>dan</w:t>
      </w:r>
      <w:proofErr w:type="spellEnd"/>
      <w:r w:rsidR="004C43C0" w:rsidRPr="00A373C2">
        <w:rPr>
          <w:color w:val="3366FF"/>
        </w:rPr>
        <w:t xml:space="preserve"> </w:t>
      </w:r>
      <w:proofErr w:type="spellStart"/>
      <w:r w:rsidR="004C43C0" w:rsidRPr="00A373C2">
        <w:rPr>
          <w:color w:val="3366FF"/>
        </w:rPr>
        <w:t>jaringan</w:t>
      </w:r>
      <w:proofErr w:type="spellEnd"/>
      <w:r w:rsidR="004C43C0" w:rsidRPr="00A373C2">
        <w:rPr>
          <w:color w:val="3366FF"/>
        </w:rPr>
        <w:t xml:space="preserve"> </w:t>
      </w:r>
      <w:proofErr w:type="spellStart"/>
      <w:r w:rsidR="002629D6" w:rsidRPr="00A373C2">
        <w:rPr>
          <w:color w:val="3366FF"/>
        </w:rPr>
        <w:t>para</w:t>
      </w:r>
      <w:proofErr w:type="spellEnd"/>
      <w:r w:rsidR="002629D6" w:rsidRPr="00A373C2">
        <w:rPr>
          <w:color w:val="3366FF"/>
        </w:rPr>
        <w:t xml:space="preserve"> </w:t>
      </w:r>
      <w:proofErr w:type="spellStart"/>
      <w:r w:rsidR="002629D6" w:rsidRPr="00A373C2">
        <w:rPr>
          <w:color w:val="3366FF"/>
        </w:rPr>
        <w:t>pemangku</w:t>
      </w:r>
      <w:proofErr w:type="spellEnd"/>
      <w:r w:rsidR="002629D6" w:rsidRPr="00A373C2">
        <w:rPr>
          <w:color w:val="3366FF"/>
        </w:rPr>
        <w:t xml:space="preserve"> </w:t>
      </w:r>
      <w:proofErr w:type="spellStart"/>
      <w:r w:rsidR="002629D6" w:rsidRPr="00A373C2">
        <w:rPr>
          <w:color w:val="3366FF"/>
        </w:rPr>
        <w:t>kepentingan</w:t>
      </w:r>
      <w:proofErr w:type="spellEnd"/>
      <w:r w:rsidR="004C43C0" w:rsidRPr="00A373C2">
        <w:rPr>
          <w:color w:val="3366FF"/>
        </w:rPr>
        <w:t>.</w:t>
      </w:r>
    </w:p>
    <w:p w14:paraId="0870D33C" w14:textId="5A19396D" w:rsidR="008A3C36" w:rsidRDefault="00DB64BF" w:rsidP="004C43C0">
      <w:r w:rsidRPr="00A373C2">
        <w:rPr>
          <w:b/>
          <w:color w:val="3366FF"/>
        </w:rPr>
        <w:t>Keywords/concepts</w:t>
      </w:r>
      <w:r w:rsidR="004C43C0" w:rsidRPr="00A373C2">
        <w:rPr>
          <w:b/>
          <w:color w:val="3366FF"/>
        </w:rPr>
        <w:t xml:space="preserve">: </w:t>
      </w:r>
      <w:r w:rsidR="004C43C0" w:rsidRPr="00A373C2">
        <w:rPr>
          <w:color w:val="3366FF"/>
        </w:rPr>
        <w:t xml:space="preserve">Air, toilet, </w:t>
      </w:r>
      <w:proofErr w:type="spellStart"/>
      <w:r w:rsidR="004C43C0" w:rsidRPr="00A373C2">
        <w:rPr>
          <w:color w:val="3366FF"/>
        </w:rPr>
        <w:t>kesehatan</w:t>
      </w:r>
      <w:proofErr w:type="spellEnd"/>
      <w:r w:rsidR="004C43C0" w:rsidRPr="00A373C2">
        <w:rPr>
          <w:color w:val="3366FF"/>
        </w:rPr>
        <w:t xml:space="preserve">, </w:t>
      </w:r>
      <w:proofErr w:type="spellStart"/>
      <w:r w:rsidR="004C43C0" w:rsidRPr="00A373C2">
        <w:rPr>
          <w:color w:val="3366FF"/>
        </w:rPr>
        <w:t>kebersihan</w:t>
      </w:r>
      <w:proofErr w:type="spellEnd"/>
      <w:r w:rsidR="004C43C0" w:rsidRPr="00A373C2">
        <w:rPr>
          <w:color w:val="3366FF"/>
        </w:rPr>
        <w:t xml:space="preserve">, </w:t>
      </w:r>
      <w:proofErr w:type="spellStart"/>
      <w:r w:rsidR="004C43C0" w:rsidRPr="00A373C2">
        <w:rPr>
          <w:color w:val="3366FF"/>
        </w:rPr>
        <w:t>sanitasi</w:t>
      </w:r>
      <w:proofErr w:type="spellEnd"/>
      <w:r w:rsidR="004C43C0" w:rsidRPr="00A373C2">
        <w:rPr>
          <w:color w:val="3366FF"/>
        </w:rPr>
        <w:t xml:space="preserve">, </w:t>
      </w:r>
      <w:proofErr w:type="spellStart"/>
      <w:r w:rsidR="00C27CFE" w:rsidRPr="00A373C2">
        <w:rPr>
          <w:color w:val="3366FF"/>
        </w:rPr>
        <w:t>kerjasama</w:t>
      </w:r>
      <w:proofErr w:type="spellEnd"/>
      <w:r w:rsidR="004C43C0" w:rsidRPr="00A373C2">
        <w:rPr>
          <w:color w:val="3366FF"/>
        </w:rPr>
        <w:t xml:space="preserve">, </w:t>
      </w:r>
      <w:proofErr w:type="spellStart"/>
      <w:r w:rsidR="004C43C0" w:rsidRPr="00A373C2">
        <w:rPr>
          <w:color w:val="3366FF"/>
        </w:rPr>
        <w:t>pendidikan</w:t>
      </w:r>
      <w:proofErr w:type="spellEnd"/>
      <w:r w:rsidR="004C43C0" w:rsidRPr="00A373C2">
        <w:rPr>
          <w:color w:val="3366FF"/>
        </w:rPr>
        <w:t xml:space="preserve">, </w:t>
      </w:r>
      <w:proofErr w:type="spellStart"/>
      <w:r w:rsidR="004C43C0" w:rsidRPr="00A373C2">
        <w:rPr>
          <w:color w:val="3366FF"/>
        </w:rPr>
        <w:t>desain</w:t>
      </w:r>
      <w:proofErr w:type="spellEnd"/>
      <w:r w:rsidR="004C43C0" w:rsidRPr="00A373C2">
        <w:rPr>
          <w:color w:val="3366FF"/>
        </w:rPr>
        <w:t>.</w:t>
      </w:r>
      <w:r w:rsidR="008A3C36">
        <w:br w:type="page"/>
      </w:r>
    </w:p>
    <w:p w14:paraId="6B6461A3" w14:textId="77777777" w:rsidR="008A3C36" w:rsidRDefault="008A3C36" w:rsidP="008A3C36">
      <w:pPr>
        <w:pStyle w:val="Heading1"/>
      </w:pPr>
      <w:r>
        <w:lastRenderedPageBreak/>
        <w:t>Instructions to the competitor</w:t>
      </w:r>
    </w:p>
    <w:p w14:paraId="0D2370F0" w14:textId="656D96D7" w:rsidR="001E04CE" w:rsidRDefault="001E04CE" w:rsidP="006F34E7">
      <w:pPr>
        <w:rPr>
          <w:rFonts w:ascii="Helvetica" w:hAnsi="Helvetica" w:cs="Helvetica"/>
          <w:lang w:val="en-US"/>
        </w:rPr>
      </w:pPr>
      <w:r>
        <w:rPr>
          <w:lang w:val="en-US"/>
        </w:rPr>
        <w:t>Create a folder on your Desktop called YY_MOD</w:t>
      </w:r>
      <w:ins w:id="9" w:author="nermal" w:date="2015-08-09T02:52:00Z">
        <w:r w:rsidR="004A2E8B">
          <w:rPr>
            <w:lang w:val="en-US"/>
          </w:rPr>
          <w:t>1</w:t>
        </w:r>
      </w:ins>
      <w:del w:id="10" w:author="nermal" w:date="2015-08-09T02:52:00Z">
        <w:r w:rsidDel="004A2E8B">
          <w:rPr>
            <w:lang w:val="en-US"/>
          </w:rPr>
          <w:delText>Z</w:delText>
        </w:r>
      </w:del>
      <w:r>
        <w:rPr>
          <w:lang w:val="en-US"/>
        </w:rPr>
        <w:t xml:space="preserve"> (where YY represents the number of your workstation</w:t>
      </w:r>
      <w:del w:id="11" w:author="nermal" w:date="2015-08-09T02:52:00Z">
        <w:r w:rsidDel="004A2E8B">
          <w:rPr>
            <w:lang w:val="en-US"/>
          </w:rPr>
          <w:delText>, and Z is the module number</w:delText>
        </w:r>
      </w:del>
      <w:r>
        <w:rPr>
          <w:lang w:val="en-US"/>
        </w:rPr>
        <w:t xml:space="preserve">). </w:t>
      </w:r>
    </w:p>
    <w:p w14:paraId="23B0593E" w14:textId="77777777" w:rsidR="001E04CE" w:rsidRDefault="001E04CE" w:rsidP="006F34E7">
      <w:pPr>
        <w:rPr>
          <w:lang w:val="en-US"/>
        </w:rPr>
      </w:pPr>
      <w:r>
        <w:rPr>
          <w:lang w:val="en-US"/>
        </w:rPr>
        <w:t xml:space="preserve">This folder must include the following subfolders </w:t>
      </w:r>
      <w:r>
        <w:rPr>
          <w:b/>
          <w:bCs/>
          <w:lang w:val="en-US"/>
        </w:rPr>
        <w:t>“</w:t>
      </w:r>
      <w:proofErr w:type="gramStart"/>
      <w:r>
        <w:rPr>
          <w:b/>
          <w:bCs/>
          <w:lang w:val="en-US"/>
        </w:rPr>
        <w:t>Task 1</w:t>
      </w:r>
      <w:proofErr w:type="gramEnd"/>
      <w:r>
        <w:rPr>
          <w:b/>
          <w:bCs/>
          <w:lang w:val="en-US"/>
        </w:rPr>
        <w:t xml:space="preserve">, </w:t>
      </w:r>
      <w:proofErr w:type="gramStart"/>
      <w:r>
        <w:rPr>
          <w:b/>
          <w:bCs/>
          <w:lang w:val="en-US"/>
        </w:rPr>
        <w:t>Task 2”</w:t>
      </w:r>
      <w:proofErr w:type="gramEnd"/>
      <w:r>
        <w:rPr>
          <w:b/>
          <w:bCs/>
          <w:lang w:val="en-US"/>
        </w:rPr>
        <w:t>.</w:t>
      </w:r>
      <w:r>
        <w:rPr>
          <w:lang w:val="en-US"/>
        </w:rPr>
        <w:t xml:space="preserve"> </w:t>
      </w:r>
      <w:r>
        <w:rPr>
          <w:rFonts w:ascii="Helvetica" w:hAnsi="Helvetica" w:cs="Helvetica"/>
          <w:lang w:val="en-US"/>
        </w:rPr>
        <w:t> </w:t>
      </w:r>
      <w:r>
        <w:rPr>
          <w:lang w:val="en-US"/>
        </w:rPr>
        <w:t xml:space="preserve">The subfolders are to contain two folders: </w:t>
      </w:r>
    </w:p>
    <w:p w14:paraId="3F5C5FE3" w14:textId="714CADC9" w:rsidR="001E04CE" w:rsidRPr="004A2E8B" w:rsidRDefault="001E04CE">
      <w:pPr>
        <w:pStyle w:val="ListParagraph"/>
        <w:numPr>
          <w:ilvl w:val="0"/>
          <w:numId w:val="31"/>
        </w:numPr>
        <w:rPr>
          <w:lang w:val="en-US"/>
        </w:rPr>
        <w:pPrChange w:id="12" w:author="nermal" w:date="2015-08-09T02:50:00Z">
          <w:pPr/>
        </w:pPrChange>
      </w:pPr>
      <w:del w:id="13" w:author="nermal" w:date="2015-08-09T02:50:00Z">
        <w:r w:rsidRPr="004A2E8B" w:rsidDel="004A2E8B">
          <w:rPr>
            <w:lang w:val="en-US"/>
          </w:rPr>
          <w:delText xml:space="preserve">– </w:delText>
        </w:r>
      </w:del>
      <w:r w:rsidRPr="004A2E8B">
        <w:rPr>
          <w:lang w:val="en-US"/>
        </w:rPr>
        <w:t xml:space="preserve">A folder named </w:t>
      </w:r>
      <w:r w:rsidRPr="004A2E8B">
        <w:rPr>
          <w:b/>
          <w:bCs/>
          <w:lang w:val="en-US"/>
        </w:rPr>
        <w:t>“Original”:</w:t>
      </w:r>
      <w:r w:rsidRPr="004A2E8B">
        <w:rPr>
          <w:lang w:val="en-US"/>
        </w:rPr>
        <w:t xml:space="preserve"> it should contain all the files used for the development of your project.</w:t>
      </w:r>
      <w:r w:rsidR="00EB29D4">
        <w:rPr>
          <w:lang w:val="en-US"/>
        </w:rPr>
        <w:t xml:space="preserve"> </w:t>
      </w:r>
    </w:p>
    <w:p w14:paraId="498762EF" w14:textId="6A118E40" w:rsidR="006A2E26" w:rsidRPr="004A2E8B" w:rsidRDefault="006A2E26" w:rsidP="006A2E26">
      <w:pPr>
        <w:pStyle w:val="ListParagraph"/>
        <w:numPr>
          <w:ilvl w:val="0"/>
          <w:numId w:val="31"/>
        </w:numPr>
        <w:rPr>
          <w:lang w:val="en-US"/>
        </w:rPr>
      </w:pPr>
      <w:r w:rsidRPr="004A2E8B">
        <w:rPr>
          <w:lang w:val="en-US"/>
        </w:rPr>
        <w:t xml:space="preserve">A folder named </w:t>
      </w:r>
      <w:r w:rsidRPr="004A2E8B">
        <w:rPr>
          <w:b/>
          <w:bCs/>
          <w:lang w:val="en-US"/>
        </w:rPr>
        <w:t>“Final”:</w:t>
      </w:r>
      <w:r w:rsidRPr="004A2E8B">
        <w:rPr>
          <w:lang w:val="en-US"/>
        </w:rPr>
        <w:t xml:space="preserve"> it should contain all of the </w:t>
      </w:r>
      <w:r w:rsidRPr="006A2E26">
        <w:rPr>
          <w:lang w:val="en-US"/>
        </w:rPr>
        <w:t>final</w:t>
      </w:r>
      <w:r>
        <w:rPr>
          <w:lang w:val="en-US"/>
        </w:rPr>
        <w:t xml:space="preserve"> </w:t>
      </w:r>
      <w:r>
        <w:rPr>
          <w:lang w:val="en-US"/>
        </w:rPr>
        <w:t>files</w:t>
      </w:r>
      <w:r w:rsidRPr="004A2E8B">
        <w:rPr>
          <w:lang w:val="en-US"/>
        </w:rPr>
        <w:t xml:space="preserve"> (PDF, native, fonts and linked images)</w:t>
      </w:r>
    </w:p>
    <w:p w14:paraId="2D432AF8" w14:textId="0862FE8B" w:rsidR="004A2E8B" w:rsidRPr="006A2E26" w:rsidRDefault="004A2E8B" w:rsidP="006A2E26">
      <w:pPr>
        <w:pStyle w:val="ListParagraph"/>
        <w:numPr>
          <w:ilvl w:val="0"/>
          <w:numId w:val="31"/>
        </w:numPr>
        <w:rPr>
          <w:ins w:id="14" w:author="nermal" w:date="2015-08-09T02:50:00Z"/>
          <w:lang w:val="en-US"/>
        </w:rPr>
        <w:pPrChange w:id="15" w:author="nermal" w:date="2015-08-09T02:50:00Z">
          <w:pPr/>
        </w:pPrChange>
      </w:pPr>
      <w:ins w:id="16" w:author="nermal" w:date="2015-08-09T02:51:00Z">
        <w:r w:rsidRPr="00463994">
          <w:rPr>
            <w:lang w:val="en-US"/>
          </w:rPr>
          <w:t>You must include</w:t>
        </w:r>
      </w:ins>
      <w:r w:rsidR="00EB29D4">
        <w:rPr>
          <w:lang w:val="en-US"/>
        </w:rPr>
        <w:t xml:space="preserve"> </w:t>
      </w:r>
      <w:r w:rsidR="00EB29D4" w:rsidRPr="00A373C2">
        <w:rPr>
          <w:color w:val="3366FF"/>
          <w:lang w:val="en-US"/>
        </w:rPr>
        <w:t>(</w:t>
      </w:r>
      <w:proofErr w:type="spellStart"/>
      <w:r w:rsidR="00EB29D4" w:rsidRPr="00A373C2">
        <w:rPr>
          <w:color w:val="3366FF"/>
          <w:lang w:val="en-US"/>
        </w:rPr>
        <w:t>memasukkan</w:t>
      </w:r>
      <w:proofErr w:type="spellEnd"/>
      <w:r w:rsidR="00EB29D4" w:rsidRPr="00A373C2">
        <w:rPr>
          <w:color w:val="3366FF"/>
          <w:lang w:val="en-US"/>
        </w:rPr>
        <w:t>)</w:t>
      </w:r>
      <w:ins w:id="17" w:author="nermal" w:date="2015-08-09T02:51:00Z">
        <w:r w:rsidRPr="00463994">
          <w:rPr>
            <w:lang w:val="en-US"/>
          </w:rPr>
          <w:t xml:space="preserve"> your workstation number on the presentation board and printouts for marking and delivery to your </w:t>
        </w:r>
        <w:r w:rsidRPr="006A2E26">
          <w:rPr>
            <w:lang w:val="en-US"/>
          </w:rPr>
          <w:t>workstation</w:t>
        </w:r>
      </w:ins>
      <w:r w:rsidR="006A2E26" w:rsidRPr="006A2E26">
        <w:rPr>
          <w:lang w:val="en-US"/>
        </w:rPr>
        <w:t xml:space="preserve"> </w:t>
      </w:r>
      <w:r w:rsidR="006A2E26" w:rsidRPr="006A2E26">
        <w:rPr>
          <w:lang w:val="en-US"/>
        </w:rPr>
        <w:t>(the number should be included outside of the artwork area)</w:t>
      </w:r>
    </w:p>
    <w:p w14:paraId="70B022F8" w14:textId="331A0CBE" w:rsidR="004A2E8B" w:rsidDel="004A2E8B" w:rsidRDefault="004A2E8B" w:rsidP="006F34E7">
      <w:pPr>
        <w:rPr>
          <w:del w:id="18" w:author="nermal" w:date="2015-08-09T02:51:00Z"/>
          <w:rFonts w:ascii="Helvetica" w:hAnsi="Helvetica" w:cs="Helvetica"/>
          <w:lang w:val="en-US"/>
        </w:rPr>
      </w:pPr>
    </w:p>
    <w:p w14:paraId="42E7DD11" w14:textId="586067C6" w:rsidR="001E04CE" w:rsidRDefault="001E04CE" w:rsidP="006F34E7">
      <w:pPr>
        <w:rPr>
          <w:rFonts w:ascii="Helvetica" w:hAnsi="Helvetica" w:cs="Helvetica"/>
          <w:color w:val="0070C0"/>
          <w:lang w:val="en-US"/>
        </w:rPr>
      </w:pPr>
      <w:r>
        <w:rPr>
          <w:lang w:val="en-US"/>
        </w:rPr>
        <w:t>Regarding image assessment for the tasks</w:t>
      </w:r>
      <w:r w:rsidR="00385305">
        <w:rPr>
          <w:lang w:val="en-US"/>
        </w:rPr>
        <w:t xml:space="preserve"> </w:t>
      </w:r>
      <w:r w:rsidR="00385305" w:rsidRPr="00A373C2">
        <w:rPr>
          <w:color w:val="3366FF"/>
          <w:lang w:val="en-US"/>
        </w:rPr>
        <w:t>(</w:t>
      </w:r>
      <w:proofErr w:type="spellStart"/>
      <w:r w:rsidR="00385305" w:rsidRPr="00A373C2">
        <w:rPr>
          <w:color w:val="3366FF"/>
          <w:lang w:val="en-US"/>
        </w:rPr>
        <w:t>Mengenai</w:t>
      </w:r>
      <w:proofErr w:type="spellEnd"/>
      <w:r w:rsidR="00385305" w:rsidRPr="00A373C2">
        <w:rPr>
          <w:color w:val="3366FF"/>
          <w:lang w:val="en-US"/>
        </w:rPr>
        <w:t xml:space="preserve"> </w:t>
      </w:r>
      <w:proofErr w:type="spellStart"/>
      <w:r w:rsidR="00385305" w:rsidRPr="00A373C2">
        <w:rPr>
          <w:color w:val="3366FF"/>
          <w:lang w:val="en-US"/>
        </w:rPr>
        <w:t>penilaian</w:t>
      </w:r>
      <w:proofErr w:type="spellEnd"/>
      <w:r w:rsidR="00385305" w:rsidRPr="00A373C2">
        <w:rPr>
          <w:color w:val="3366FF"/>
          <w:lang w:val="en-US"/>
        </w:rPr>
        <w:t xml:space="preserve"> image </w:t>
      </w:r>
      <w:proofErr w:type="spellStart"/>
      <w:r w:rsidR="002945C0" w:rsidRPr="00A373C2">
        <w:rPr>
          <w:color w:val="3366FF"/>
          <w:lang w:val="en-US"/>
        </w:rPr>
        <w:t>untuk</w:t>
      </w:r>
      <w:proofErr w:type="spellEnd"/>
      <w:r w:rsidR="00385305" w:rsidRPr="00A373C2">
        <w:rPr>
          <w:color w:val="3366FF"/>
          <w:lang w:val="en-US"/>
        </w:rPr>
        <w:t xml:space="preserve"> tasks)</w:t>
      </w:r>
      <w:proofErr w:type="gramStart"/>
      <w:r w:rsidRPr="00A373C2">
        <w:rPr>
          <w:color w:val="3366FF"/>
          <w:lang w:val="en-US"/>
        </w:rPr>
        <w:t>:</w:t>
      </w:r>
      <w:r w:rsidRPr="00A373C2">
        <w:rPr>
          <w:rFonts w:ascii="Helvetica" w:hAnsi="Helvetica" w:cs="Helvetica"/>
          <w:color w:val="3366FF"/>
          <w:lang w:val="en-US"/>
        </w:rPr>
        <w:t> </w:t>
      </w:r>
      <w:proofErr w:type="gramEnd"/>
      <w:r>
        <w:rPr>
          <w:lang w:val="en-US"/>
        </w:rPr>
        <w:t xml:space="preserve">The </w:t>
      </w:r>
      <w:proofErr w:type="spellStart"/>
      <w:r>
        <w:rPr>
          <w:lang w:val="en-US"/>
        </w:rPr>
        <w:t>colour</w:t>
      </w:r>
      <w:proofErr w:type="spellEnd"/>
      <w:r>
        <w:rPr>
          <w:lang w:val="en-US"/>
        </w:rPr>
        <w:t xml:space="preserve"> mode of your images will be evaluated</w:t>
      </w:r>
      <w:r w:rsidR="001052A2">
        <w:rPr>
          <w:lang w:val="en-US"/>
        </w:rPr>
        <w:t xml:space="preserve"> </w:t>
      </w:r>
      <w:r>
        <w:rPr>
          <w:lang w:val="en-US"/>
        </w:rPr>
        <w:t>in the PDF files. The final resolution and file formats will be assessed</w:t>
      </w:r>
      <w:r w:rsidR="00D47023">
        <w:rPr>
          <w:lang w:val="en-US"/>
        </w:rPr>
        <w:t xml:space="preserve"> </w:t>
      </w:r>
      <w:r w:rsidR="00D47023" w:rsidRPr="00A373C2">
        <w:rPr>
          <w:color w:val="3366FF"/>
          <w:lang w:val="en-US"/>
        </w:rPr>
        <w:t>(</w:t>
      </w:r>
      <w:proofErr w:type="spellStart"/>
      <w:r w:rsidR="00D47023" w:rsidRPr="00A373C2">
        <w:rPr>
          <w:color w:val="3366FF"/>
          <w:lang w:val="en-US"/>
        </w:rPr>
        <w:t>dinilai</w:t>
      </w:r>
      <w:proofErr w:type="spellEnd"/>
      <w:proofErr w:type="gramStart"/>
      <w:r w:rsidR="00D47023" w:rsidRPr="00A373C2">
        <w:rPr>
          <w:color w:val="3366FF"/>
          <w:lang w:val="en-US"/>
        </w:rPr>
        <w:t>)</w:t>
      </w:r>
      <w:r w:rsidR="00D47023">
        <w:rPr>
          <w:lang w:val="en-US"/>
        </w:rPr>
        <w:t xml:space="preserve"> </w:t>
      </w:r>
      <w:r>
        <w:rPr>
          <w:lang w:val="en-US"/>
        </w:rPr>
        <w:t xml:space="preserve"> in</w:t>
      </w:r>
      <w:proofErr w:type="gramEnd"/>
      <w:r>
        <w:rPr>
          <w:lang w:val="en-US"/>
        </w:rPr>
        <w:t xml:space="preserve"> the InDesign files. </w:t>
      </w:r>
    </w:p>
    <w:p w14:paraId="5418BD7A" w14:textId="77777777" w:rsidR="001E04CE" w:rsidRDefault="001E04CE" w:rsidP="006F34E7">
      <w:pPr>
        <w:rPr>
          <w:lang w:val="en-US"/>
        </w:rPr>
      </w:pPr>
      <w:r>
        <w:rPr>
          <w:lang w:val="en-US"/>
        </w:rPr>
        <w:t>The JPG file format is NOT ACCEPTED for images</w:t>
      </w:r>
      <w:proofErr w:type="gramStart"/>
      <w:r>
        <w:rPr>
          <w:lang w:val="en-US"/>
        </w:rPr>
        <w:t>;</w:t>
      </w:r>
      <w:proofErr w:type="gramEnd"/>
    </w:p>
    <w:p w14:paraId="5429C52A" w14:textId="77777777" w:rsidR="001E04CE" w:rsidRDefault="001E04CE" w:rsidP="006F34E7">
      <w:pPr>
        <w:rPr>
          <w:lang w:val="en-US"/>
        </w:rPr>
      </w:pPr>
      <w:r>
        <w:rPr>
          <w:lang w:val="en-US"/>
        </w:rPr>
        <w:t>Only the following file formats are acceptable .TIF / .EPS / .AI / .PSD / DSC 2.0</w:t>
      </w:r>
    </w:p>
    <w:p w14:paraId="617DBFE9" w14:textId="77777777" w:rsidR="001E04CE" w:rsidRDefault="001E04CE" w:rsidP="006F34E7">
      <w:pPr>
        <w:rPr>
          <w:lang w:val="en-US"/>
        </w:rPr>
      </w:pPr>
      <w:r>
        <w:rPr>
          <w:lang w:val="en-US"/>
        </w:rPr>
        <w:t>Task 1 must be created in Illustrator, Task 2 layout must be created in Adobe InDesign</w:t>
      </w:r>
      <w:r>
        <w:rPr>
          <w:rFonts w:ascii="Helvetica" w:hAnsi="Helvetica" w:cs="Helvetica"/>
          <w:lang w:val="en-US"/>
        </w:rPr>
        <w:t>.</w:t>
      </w:r>
      <w:r>
        <w:rPr>
          <w:lang w:val="en-US"/>
        </w:rPr>
        <w:t xml:space="preserve"> </w:t>
      </w:r>
    </w:p>
    <w:p w14:paraId="13541CDD" w14:textId="1E43A197" w:rsidR="008A3C36" w:rsidRDefault="001E04CE" w:rsidP="006F34E7">
      <w:pPr>
        <w:rPr>
          <w:lang w:val="en-US"/>
        </w:rPr>
      </w:pPr>
      <w:r>
        <w:rPr>
          <w:lang w:val="en-US"/>
        </w:rPr>
        <w:t>Images must not be embedded or placed in Adobe Illustrator</w:t>
      </w:r>
      <w:r>
        <w:rPr>
          <w:rFonts w:ascii="Helvetica" w:hAnsi="Helvetica" w:cs="Helvetica"/>
          <w:lang w:val="en-US"/>
        </w:rPr>
        <w:t>,</w:t>
      </w:r>
      <w:r>
        <w:rPr>
          <w:lang w:val="en-US"/>
        </w:rPr>
        <w:t xml:space="preserve"> or embedded in InDesign</w:t>
      </w:r>
    </w:p>
    <w:p w14:paraId="239AD109" w14:textId="77777777" w:rsidR="001E04CE" w:rsidRPr="006F34E7" w:rsidRDefault="001E04CE" w:rsidP="006F34E7">
      <w:pPr>
        <w:rPr>
          <w:lang w:val="en-US"/>
        </w:rPr>
      </w:pPr>
    </w:p>
    <w:p w14:paraId="1CE41165" w14:textId="77777777" w:rsidR="008A3C36" w:rsidRDefault="008A3C36" w:rsidP="008A3C36">
      <w:pPr>
        <w:pStyle w:val="Heading5"/>
      </w:pPr>
      <w:r>
        <w:t xml:space="preserve">Note:  </w:t>
      </w:r>
    </w:p>
    <w:p w14:paraId="747C11A0" w14:textId="0E835580" w:rsidR="008A3C36" w:rsidRPr="00A373C2" w:rsidRDefault="008A3C36" w:rsidP="008A3C36">
      <w:pPr>
        <w:pStyle w:val="ListBullet"/>
        <w:rPr>
          <w:color w:val="3366FF"/>
        </w:rPr>
      </w:pPr>
      <w:r w:rsidRPr="00665EB0">
        <w:t xml:space="preserve">Examples provided are for reference only and should not be used. </w:t>
      </w:r>
      <w:r w:rsidR="00B83057" w:rsidRPr="00A373C2">
        <w:rPr>
          <w:color w:val="3366FF"/>
        </w:rPr>
        <w:t>(</w:t>
      </w:r>
      <w:proofErr w:type="spellStart"/>
      <w:r w:rsidR="00B83057" w:rsidRPr="00A373C2">
        <w:rPr>
          <w:color w:val="3366FF"/>
        </w:rPr>
        <w:t>Contoh</w:t>
      </w:r>
      <w:proofErr w:type="spellEnd"/>
      <w:r w:rsidR="00B83057" w:rsidRPr="00A373C2">
        <w:rPr>
          <w:color w:val="3366FF"/>
        </w:rPr>
        <w:t xml:space="preserve"> yang </w:t>
      </w:r>
      <w:proofErr w:type="spellStart"/>
      <w:r w:rsidR="00B83057" w:rsidRPr="00A373C2">
        <w:rPr>
          <w:color w:val="3366FF"/>
        </w:rPr>
        <w:t>diberikan</w:t>
      </w:r>
      <w:proofErr w:type="spellEnd"/>
      <w:r w:rsidR="00B83057" w:rsidRPr="00A373C2">
        <w:rPr>
          <w:color w:val="3366FF"/>
        </w:rPr>
        <w:t xml:space="preserve"> </w:t>
      </w:r>
      <w:proofErr w:type="spellStart"/>
      <w:r w:rsidR="00B83057" w:rsidRPr="00A373C2">
        <w:rPr>
          <w:color w:val="3366FF"/>
        </w:rPr>
        <w:t>hanya</w:t>
      </w:r>
      <w:proofErr w:type="spellEnd"/>
      <w:r w:rsidR="00B83057" w:rsidRPr="00A373C2">
        <w:rPr>
          <w:color w:val="3366FF"/>
        </w:rPr>
        <w:t xml:space="preserve"> </w:t>
      </w:r>
      <w:proofErr w:type="spellStart"/>
      <w:r w:rsidR="00B83057" w:rsidRPr="00A373C2">
        <w:rPr>
          <w:color w:val="3366FF"/>
        </w:rPr>
        <w:t>untuk</w:t>
      </w:r>
      <w:proofErr w:type="spellEnd"/>
      <w:r w:rsidR="00B83057" w:rsidRPr="00A373C2">
        <w:rPr>
          <w:color w:val="3366FF"/>
        </w:rPr>
        <w:t xml:space="preserve"> </w:t>
      </w:r>
      <w:proofErr w:type="spellStart"/>
      <w:r w:rsidR="00B83057" w:rsidRPr="00A373C2">
        <w:rPr>
          <w:color w:val="3366FF"/>
        </w:rPr>
        <w:t>referensi</w:t>
      </w:r>
      <w:proofErr w:type="spellEnd"/>
      <w:r w:rsidR="00B83057" w:rsidRPr="00A373C2">
        <w:rPr>
          <w:color w:val="3366FF"/>
        </w:rPr>
        <w:t xml:space="preserve"> </w:t>
      </w:r>
      <w:proofErr w:type="spellStart"/>
      <w:r w:rsidR="00B83057" w:rsidRPr="00A373C2">
        <w:rPr>
          <w:color w:val="3366FF"/>
        </w:rPr>
        <w:t>saja</w:t>
      </w:r>
      <w:proofErr w:type="spellEnd"/>
      <w:r w:rsidR="00B83057" w:rsidRPr="00A373C2">
        <w:rPr>
          <w:color w:val="3366FF"/>
        </w:rPr>
        <w:t xml:space="preserve"> </w:t>
      </w:r>
      <w:proofErr w:type="spellStart"/>
      <w:r w:rsidR="00B83057" w:rsidRPr="00A373C2">
        <w:rPr>
          <w:color w:val="3366FF"/>
        </w:rPr>
        <w:t>dan</w:t>
      </w:r>
      <w:proofErr w:type="spellEnd"/>
      <w:r w:rsidR="00B83057" w:rsidRPr="00A373C2">
        <w:rPr>
          <w:color w:val="3366FF"/>
        </w:rPr>
        <w:t xml:space="preserve"> </w:t>
      </w:r>
      <w:proofErr w:type="spellStart"/>
      <w:r w:rsidR="00B83057" w:rsidRPr="00A373C2">
        <w:rPr>
          <w:color w:val="3366FF"/>
        </w:rPr>
        <w:t>tidak</w:t>
      </w:r>
      <w:proofErr w:type="spellEnd"/>
      <w:r w:rsidR="00B83057" w:rsidRPr="00A373C2">
        <w:rPr>
          <w:color w:val="3366FF"/>
        </w:rPr>
        <w:t xml:space="preserve"> </w:t>
      </w:r>
      <w:proofErr w:type="spellStart"/>
      <w:r w:rsidR="00B83057" w:rsidRPr="00A373C2">
        <w:rPr>
          <w:color w:val="3366FF"/>
        </w:rPr>
        <w:t>boleh</w:t>
      </w:r>
      <w:proofErr w:type="spellEnd"/>
      <w:r w:rsidR="00B83057" w:rsidRPr="00A373C2">
        <w:rPr>
          <w:color w:val="3366FF"/>
        </w:rPr>
        <w:t xml:space="preserve"> </w:t>
      </w:r>
      <w:proofErr w:type="spellStart"/>
      <w:r w:rsidR="00B83057" w:rsidRPr="00A373C2">
        <w:rPr>
          <w:color w:val="3366FF"/>
        </w:rPr>
        <w:t>digunakan</w:t>
      </w:r>
      <w:proofErr w:type="spellEnd"/>
      <w:r w:rsidR="00B83057" w:rsidRPr="00A373C2">
        <w:rPr>
          <w:color w:val="3366FF"/>
        </w:rPr>
        <w:t>)</w:t>
      </w:r>
    </w:p>
    <w:p w14:paraId="56BD2155" w14:textId="77777777" w:rsidR="008A3C36" w:rsidRDefault="008A3C36" w:rsidP="008A3C36">
      <w:pPr>
        <w:pStyle w:val="Heading5"/>
      </w:pPr>
      <w:r>
        <w:t xml:space="preserve">Time limit for this test project: </w:t>
      </w:r>
    </w:p>
    <w:p w14:paraId="30B49D9C" w14:textId="77777777" w:rsidR="008A3C36" w:rsidRPr="00665EB0" w:rsidRDefault="008A3C36" w:rsidP="008A3C36">
      <w:pPr>
        <w:pStyle w:val="ListBullet"/>
      </w:pPr>
      <w:r w:rsidRPr="00665EB0">
        <w:t xml:space="preserve">The Test Project will be completed on Day 1 at </w:t>
      </w:r>
      <w:proofErr w:type="spellStart"/>
      <w:r w:rsidRPr="00665EB0">
        <w:t>WorldSkills</w:t>
      </w:r>
      <w:proofErr w:type="spellEnd"/>
      <w:r w:rsidRPr="00665EB0">
        <w:t xml:space="preserve"> </w:t>
      </w:r>
      <w:r w:rsidRPr="00CD26CC">
        <w:t xml:space="preserve">São </w:t>
      </w:r>
      <w:r w:rsidRPr="00665EB0">
        <w:t>Paulo 2015</w:t>
      </w:r>
    </w:p>
    <w:p w14:paraId="0BD9DE56" w14:textId="77777777" w:rsidR="00BA058F" w:rsidRDefault="00BA058F" w:rsidP="00665EB0">
      <w:pPr>
        <w:rPr>
          <w:rFonts w:eastAsiaTheme="majorEastAsia" w:cstheme="majorBidi"/>
          <w:b/>
          <w:caps/>
          <w:color w:val="000000" w:themeColor="text1"/>
          <w:sz w:val="32"/>
          <w:szCs w:val="26"/>
        </w:rPr>
      </w:pPr>
    </w:p>
    <w:p w14:paraId="0EB95E47" w14:textId="0FF44695" w:rsidR="00D64CF3" w:rsidRPr="00D64CF3" w:rsidRDefault="00BA058F" w:rsidP="00CA2AB6">
      <w:pPr>
        <w:pStyle w:val="Heading1"/>
      </w:pPr>
      <w:r>
        <w:lastRenderedPageBreak/>
        <w:t>description of project and tasks</w:t>
      </w:r>
    </w:p>
    <w:p w14:paraId="4B9A8F5E" w14:textId="2DB21703" w:rsidR="00BA058F" w:rsidRPr="00BA058F" w:rsidRDefault="00BA058F" w:rsidP="00665EB0">
      <w:pPr>
        <w:pStyle w:val="Heading2"/>
      </w:pPr>
      <w:r w:rsidRPr="00B408C0">
        <w:t>TASK 1</w:t>
      </w:r>
      <w:r w:rsidR="00CD26CC">
        <w:br/>
      </w:r>
      <w:r w:rsidR="00376F8A" w:rsidRPr="00000462">
        <w:t xml:space="preserve">community plumbing challenge </w:t>
      </w:r>
      <w:r w:rsidR="00000462">
        <w:t>emblem</w:t>
      </w:r>
      <w:r w:rsidR="00376F8A" w:rsidRPr="00000462">
        <w:t xml:space="preserve"> design</w:t>
      </w:r>
    </w:p>
    <w:p w14:paraId="18118C6B" w14:textId="77777777" w:rsidR="006A2E26" w:rsidRPr="008A14DC" w:rsidRDefault="006A2E26" w:rsidP="006A2E26">
      <w:pPr>
        <w:pStyle w:val="Heading5"/>
        <w:rPr>
          <w:color w:val="FF0000"/>
          <w:lang w:eastAsia="ja-JP"/>
        </w:rPr>
      </w:pPr>
      <w:r w:rsidRPr="008A14DC">
        <w:rPr>
          <w:color w:val="FF0000"/>
          <w:lang w:eastAsia="ja-JP"/>
        </w:rPr>
        <w:t>You must deliver task one at 11:45</w:t>
      </w:r>
    </w:p>
    <w:p w14:paraId="7444AB60" w14:textId="77777777" w:rsidR="006A2E26" w:rsidRPr="008A14DC" w:rsidRDefault="006A2E26" w:rsidP="006A2E26">
      <w:pPr>
        <w:pStyle w:val="Heading5"/>
        <w:spacing w:after="0"/>
        <w:rPr>
          <w:color w:val="FF0000"/>
        </w:rPr>
      </w:pPr>
      <w:r w:rsidRPr="008A14DC">
        <w:rPr>
          <w:color w:val="FF0000"/>
          <w:lang w:eastAsia="ja-JP"/>
        </w:rPr>
        <w:t>Create a folder callled “YY_Task1” on your desktop</w:t>
      </w:r>
      <w:r w:rsidRPr="008A14DC">
        <w:rPr>
          <w:color w:val="FF0000"/>
        </w:rPr>
        <w:t xml:space="preserve"> </w:t>
      </w:r>
    </w:p>
    <w:p w14:paraId="096F7F29" w14:textId="77777777" w:rsidR="006A2E26" w:rsidRPr="008A14DC" w:rsidRDefault="006A2E26" w:rsidP="006A2E26">
      <w:pPr>
        <w:rPr>
          <w:color w:val="FF0000"/>
        </w:rPr>
      </w:pPr>
      <w:r w:rsidRPr="008A14DC">
        <w:rPr>
          <w:color w:val="FF0000"/>
        </w:rPr>
        <w:t>(</w:t>
      </w:r>
      <w:proofErr w:type="gramStart"/>
      <w:r w:rsidRPr="008A14DC">
        <w:rPr>
          <w:color w:val="FF0000"/>
        </w:rPr>
        <w:t>where</w:t>
      </w:r>
      <w:proofErr w:type="gramEnd"/>
      <w:r w:rsidRPr="008A14DC">
        <w:rPr>
          <w:color w:val="FF0000"/>
        </w:rPr>
        <w:t xml:space="preserve"> YY represents the number of your workstation). </w:t>
      </w:r>
    </w:p>
    <w:p w14:paraId="156DEFFC" w14:textId="77777777" w:rsidR="006A2E26" w:rsidRPr="008A14DC" w:rsidRDefault="006A2E26" w:rsidP="006A2E26">
      <w:pPr>
        <w:pStyle w:val="Heading5"/>
        <w:rPr>
          <w:color w:val="FF0000"/>
        </w:rPr>
      </w:pPr>
      <w:r w:rsidRPr="008A14DC">
        <w:rPr>
          <w:color w:val="FF0000"/>
        </w:rPr>
        <w:t>All of your files must be saved in the folder</w:t>
      </w:r>
      <w:r w:rsidRPr="008A14DC">
        <w:rPr>
          <w:color w:val="FF0000"/>
          <w:lang w:eastAsia="ja-JP"/>
        </w:rPr>
        <w:br/>
        <w:t>it will be automatically collected at 11:45</w:t>
      </w:r>
    </w:p>
    <w:p w14:paraId="2C53708D" w14:textId="77777777" w:rsidR="006A2E26" w:rsidRDefault="006A2E26" w:rsidP="00E42027">
      <w:pPr>
        <w:pStyle w:val="Heading5"/>
        <w:rPr>
          <w:lang w:eastAsia="ja-JP"/>
        </w:rPr>
      </w:pPr>
    </w:p>
    <w:p w14:paraId="316DD20C" w14:textId="77777777" w:rsidR="00BA058F" w:rsidRDefault="00BA058F" w:rsidP="00E42027">
      <w:pPr>
        <w:pStyle w:val="Heading5"/>
        <w:rPr>
          <w:lang w:eastAsia="ja-JP"/>
        </w:rPr>
      </w:pPr>
      <w:r>
        <w:rPr>
          <w:lang w:eastAsia="ja-JP"/>
        </w:rPr>
        <w:t xml:space="preserve">Subject: </w:t>
      </w:r>
    </w:p>
    <w:p w14:paraId="7FED2D10" w14:textId="3DE10742" w:rsidR="005A22D7" w:rsidRDefault="005A22D7" w:rsidP="00665EB0">
      <w:pPr>
        <w:tabs>
          <w:tab w:val="left" w:pos="2835"/>
        </w:tabs>
        <w:rPr>
          <w:rStyle w:val="hps"/>
          <w:rFonts w:cs="Arial"/>
          <w:lang w:val="uz-Cyrl-UZ"/>
        </w:rPr>
      </w:pPr>
      <w:r w:rsidRPr="00665EB0">
        <w:rPr>
          <w:rStyle w:val="hps"/>
          <w:rFonts w:cs="Arial"/>
          <w:lang w:val="uz-Cyrl-UZ"/>
        </w:rPr>
        <w:t>As</w:t>
      </w:r>
      <w:r>
        <w:rPr>
          <w:rStyle w:val="hps"/>
          <w:rFonts w:cs="Arial"/>
          <w:lang w:val="uz-Cyrl-UZ"/>
        </w:rPr>
        <w:t xml:space="preserve"> an event that will work across multiple countries and cultures, the</w:t>
      </w:r>
      <w:r w:rsidRPr="00665EB0">
        <w:rPr>
          <w:rStyle w:val="hps"/>
          <w:rFonts w:cs="Arial"/>
          <w:lang w:val="uz-Cyrl-UZ"/>
        </w:rPr>
        <w:t xml:space="preserve"> </w:t>
      </w:r>
      <w:r w:rsidR="00000462" w:rsidRPr="005A22D7">
        <w:rPr>
          <w:rStyle w:val="hps"/>
          <w:rFonts w:cs="Arial"/>
          <w:lang w:val="uz-Cyrl-UZ"/>
        </w:rPr>
        <w:t xml:space="preserve">CPC </w:t>
      </w:r>
      <w:r>
        <w:rPr>
          <w:rStyle w:val="hps"/>
          <w:rFonts w:cs="Arial"/>
          <w:lang w:val="uz-Cyrl-UZ"/>
        </w:rPr>
        <w:t>requires a universal e</w:t>
      </w:r>
      <w:r w:rsidR="00000462" w:rsidRPr="005A22D7">
        <w:rPr>
          <w:rStyle w:val="hps"/>
          <w:rFonts w:cs="Arial"/>
          <w:lang w:val="uz-Cyrl-UZ"/>
        </w:rPr>
        <w:t>mblem</w:t>
      </w:r>
      <w:r w:rsidR="00000462">
        <w:rPr>
          <w:rStyle w:val="hps"/>
          <w:rFonts w:cs="Arial"/>
          <w:lang w:val="uz-Cyrl-UZ"/>
        </w:rPr>
        <w:t xml:space="preserve"> </w:t>
      </w:r>
      <w:r>
        <w:rPr>
          <w:rStyle w:val="hps"/>
          <w:rFonts w:cs="Arial"/>
          <w:lang w:val="uz-Cyrl-UZ"/>
        </w:rPr>
        <w:t>to. This emblem will be launched in Nashik,</w:t>
      </w:r>
      <w:r w:rsidR="000551B3">
        <w:rPr>
          <w:rStyle w:val="hps"/>
          <w:rFonts w:cs="Arial"/>
          <w:lang w:val="uz-Cyrl-UZ"/>
        </w:rPr>
        <w:t xml:space="preserve"> India,</w:t>
      </w:r>
      <w:r>
        <w:rPr>
          <w:rStyle w:val="hps"/>
          <w:rFonts w:cs="Arial"/>
          <w:lang w:val="uz-Cyrl-UZ"/>
        </w:rPr>
        <w:t xml:space="preserve"> in November 2015, and used at subsequent CPCs. It should </w:t>
      </w:r>
      <w:r w:rsidR="000551B3">
        <w:rPr>
          <w:rStyle w:val="hps"/>
          <w:rFonts w:cs="Arial"/>
          <w:lang w:val="uz-Cyrl-UZ"/>
        </w:rPr>
        <w:t>reflect</w:t>
      </w:r>
      <w:r>
        <w:rPr>
          <w:rStyle w:val="hps"/>
          <w:rFonts w:cs="Arial"/>
          <w:lang w:val="uz-Cyrl-UZ"/>
        </w:rPr>
        <w:t xml:space="preserve"> the concepts explained the introduction  and should be designed with ease of reproduction across multiple media.</w:t>
      </w:r>
    </w:p>
    <w:p w14:paraId="45B8861C" w14:textId="6BE30B96" w:rsidR="008F3C96" w:rsidRPr="00A373C2" w:rsidRDefault="008F3C96" w:rsidP="00665EB0">
      <w:pPr>
        <w:tabs>
          <w:tab w:val="left" w:pos="2835"/>
        </w:tabs>
        <w:rPr>
          <w:color w:val="3366FF"/>
        </w:rPr>
      </w:pPr>
      <w:proofErr w:type="spellStart"/>
      <w:r w:rsidRPr="00A373C2">
        <w:rPr>
          <w:color w:val="3366FF"/>
        </w:rPr>
        <w:t>Sebagai</w:t>
      </w:r>
      <w:proofErr w:type="spellEnd"/>
      <w:r w:rsidRPr="00A373C2">
        <w:rPr>
          <w:color w:val="3366FF"/>
        </w:rPr>
        <w:t xml:space="preserve"> </w:t>
      </w:r>
      <w:proofErr w:type="spellStart"/>
      <w:r w:rsidRPr="00A373C2">
        <w:rPr>
          <w:color w:val="3366FF"/>
        </w:rPr>
        <w:t>acara</w:t>
      </w:r>
      <w:proofErr w:type="spellEnd"/>
      <w:r w:rsidRPr="00A373C2">
        <w:rPr>
          <w:color w:val="3366FF"/>
        </w:rPr>
        <w:t xml:space="preserve"> yang </w:t>
      </w:r>
      <w:proofErr w:type="spellStart"/>
      <w:proofErr w:type="gramStart"/>
      <w:r w:rsidRPr="00A373C2">
        <w:rPr>
          <w:color w:val="3366FF"/>
        </w:rPr>
        <w:t>akan</w:t>
      </w:r>
      <w:proofErr w:type="spellEnd"/>
      <w:proofErr w:type="gramEnd"/>
      <w:r w:rsidRPr="00A373C2">
        <w:rPr>
          <w:color w:val="3366FF"/>
        </w:rPr>
        <w:t xml:space="preserve"> </w:t>
      </w:r>
      <w:proofErr w:type="spellStart"/>
      <w:r w:rsidR="00254F1A" w:rsidRPr="00A373C2">
        <w:rPr>
          <w:color w:val="3366FF"/>
        </w:rPr>
        <w:t>dijalankan</w:t>
      </w:r>
      <w:proofErr w:type="spellEnd"/>
      <w:r w:rsidRPr="00A373C2">
        <w:rPr>
          <w:color w:val="3366FF"/>
        </w:rPr>
        <w:t xml:space="preserve"> di </w:t>
      </w:r>
      <w:proofErr w:type="spellStart"/>
      <w:r w:rsidRPr="00A373C2">
        <w:rPr>
          <w:color w:val="3366FF"/>
        </w:rPr>
        <w:t>beberapa</w:t>
      </w:r>
      <w:proofErr w:type="spellEnd"/>
      <w:r w:rsidRPr="00A373C2">
        <w:rPr>
          <w:color w:val="3366FF"/>
        </w:rPr>
        <w:t xml:space="preserve"> </w:t>
      </w:r>
      <w:proofErr w:type="spellStart"/>
      <w:r w:rsidRPr="00A373C2">
        <w:rPr>
          <w:color w:val="3366FF"/>
        </w:rPr>
        <w:t>negara</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budaya</w:t>
      </w:r>
      <w:proofErr w:type="spellEnd"/>
      <w:r w:rsidRPr="00A373C2">
        <w:rPr>
          <w:color w:val="3366FF"/>
        </w:rPr>
        <w:t xml:space="preserve">, </w:t>
      </w:r>
      <w:r w:rsidR="00254F1A" w:rsidRPr="00A373C2">
        <w:rPr>
          <w:color w:val="3366FF"/>
          <w:lang w:val="uz-Cyrl-UZ"/>
        </w:rPr>
        <w:t xml:space="preserve">CPC </w:t>
      </w:r>
      <w:proofErr w:type="spellStart"/>
      <w:r w:rsidRPr="00A373C2">
        <w:rPr>
          <w:color w:val="3366FF"/>
        </w:rPr>
        <w:t>membutuhkan</w:t>
      </w:r>
      <w:proofErr w:type="spellEnd"/>
      <w:r w:rsidRPr="00A373C2">
        <w:rPr>
          <w:color w:val="3366FF"/>
        </w:rPr>
        <w:t xml:space="preserve"> </w:t>
      </w:r>
      <w:r w:rsidR="002700E0" w:rsidRPr="00A373C2">
        <w:rPr>
          <w:color w:val="3366FF"/>
          <w:lang w:val="uz-Cyrl-UZ"/>
        </w:rPr>
        <w:t>emblem/</w:t>
      </w:r>
      <w:proofErr w:type="spellStart"/>
      <w:r w:rsidRPr="00A373C2">
        <w:rPr>
          <w:color w:val="3366FF"/>
        </w:rPr>
        <w:t>lambang</w:t>
      </w:r>
      <w:proofErr w:type="spellEnd"/>
      <w:r w:rsidRPr="00A373C2">
        <w:rPr>
          <w:color w:val="3366FF"/>
        </w:rPr>
        <w:t xml:space="preserve"> </w:t>
      </w:r>
      <w:r w:rsidR="00395E13" w:rsidRPr="00A373C2">
        <w:rPr>
          <w:color w:val="3366FF"/>
        </w:rPr>
        <w:t xml:space="preserve">yang </w:t>
      </w:r>
      <w:r w:rsidRPr="00A373C2">
        <w:rPr>
          <w:color w:val="3366FF"/>
        </w:rPr>
        <w:t xml:space="preserve">universal. </w:t>
      </w:r>
      <w:r w:rsidR="00BE525A" w:rsidRPr="00A373C2">
        <w:rPr>
          <w:color w:val="3366FF"/>
          <w:lang w:val="uz-Cyrl-UZ"/>
        </w:rPr>
        <w:t>emblem/</w:t>
      </w:r>
      <w:proofErr w:type="spellStart"/>
      <w:r w:rsidR="00BE525A" w:rsidRPr="00A373C2">
        <w:rPr>
          <w:color w:val="3366FF"/>
        </w:rPr>
        <w:t>lambang</w:t>
      </w:r>
      <w:proofErr w:type="spellEnd"/>
      <w:r w:rsidR="00BE525A" w:rsidRPr="00A373C2">
        <w:rPr>
          <w:color w:val="3366FF"/>
        </w:rPr>
        <w:t xml:space="preserve"> </w:t>
      </w:r>
      <w:proofErr w:type="spellStart"/>
      <w:r w:rsidRPr="00A373C2">
        <w:rPr>
          <w:color w:val="3366FF"/>
        </w:rPr>
        <w:t>ini</w:t>
      </w:r>
      <w:proofErr w:type="spellEnd"/>
      <w:r w:rsidRPr="00A373C2">
        <w:rPr>
          <w:color w:val="3366FF"/>
        </w:rPr>
        <w:t xml:space="preserve"> </w:t>
      </w:r>
      <w:proofErr w:type="spellStart"/>
      <w:r w:rsidRPr="00A373C2">
        <w:rPr>
          <w:color w:val="3366FF"/>
        </w:rPr>
        <w:t>akan</w:t>
      </w:r>
      <w:proofErr w:type="spellEnd"/>
      <w:r w:rsidRPr="00A373C2">
        <w:rPr>
          <w:color w:val="3366FF"/>
        </w:rPr>
        <w:t xml:space="preserve"> </w:t>
      </w:r>
      <w:proofErr w:type="spellStart"/>
      <w:r w:rsidRPr="00A373C2">
        <w:rPr>
          <w:color w:val="3366FF"/>
        </w:rPr>
        <w:t>diluncurkan</w:t>
      </w:r>
      <w:proofErr w:type="spellEnd"/>
      <w:r w:rsidRPr="00A373C2">
        <w:rPr>
          <w:color w:val="3366FF"/>
        </w:rPr>
        <w:t xml:space="preserve"> di </w:t>
      </w:r>
      <w:proofErr w:type="spellStart"/>
      <w:r w:rsidRPr="00A373C2">
        <w:rPr>
          <w:color w:val="3366FF"/>
        </w:rPr>
        <w:t>Nashik</w:t>
      </w:r>
      <w:proofErr w:type="spellEnd"/>
      <w:r w:rsidRPr="00A373C2">
        <w:rPr>
          <w:color w:val="3366FF"/>
        </w:rPr>
        <w:t xml:space="preserve">, India, </w:t>
      </w:r>
      <w:proofErr w:type="spellStart"/>
      <w:r w:rsidRPr="00A373C2">
        <w:rPr>
          <w:color w:val="3366FF"/>
        </w:rPr>
        <w:t>pada</w:t>
      </w:r>
      <w:proofErr w:type="spellEnd"/>
      <w:r w:rsidRPr="00A373C2">
        <w:rPr>
          <w:color w:val="3366FF"/>
        </w:rPr>
        <w:t xml:space="preserve"> </w:t>
      </w:r>
      <w:proofErr w:type="spellStart"/>
      <w:r w:rsidRPr="00A373C2">
        <w:rPr>
          <w:color w:val="3366FF"/>
        </w:rPr>
        <w:t>bulan</w:t>
      </w:r>
      <w:proofErr w:type="spellEnd"/>
      <w:r w:rsidRPr="00A373C2">
        <w:rPr>
          <w:color w:val="3366FF"/>
        </w:rPr>
        <w:t xml:space="preserve"> November 2015, </w:t>
      </w:r>
      <w:proofErr w:type="spellStart"/>
      <w:r w:rsidRPr="00A373C2">
        <w:rPr>
          <w:color w:val="3366FF"/>
        </w:rPr>
        <w:t>dan</w:t>
      </w:r>
      <w:proofErr w:type="spellEnd"/>
      <w:r w:rsidRPr="00A373C2">
        <w:rPr>
          <w:color w:val="3366FF"/>
        </w:rPr>
        <w:t xml:space="preserve"> </w:t>
      </w:r>
      <w:proofErr w:type="spellStart"/>
      <w:r w:rsidRPr="00A373C2">
        <w:rPr>
          <w:color w:val="3366FF"/>
        </w:rPr>
        <w:t>digunakan</w:t>
      </w:r>
      <w:proofErr w:type="spellEnd"/>
      <w:r w:rsidRPr="00A373C2">
        <w:rPr>
          <w:color w:val="3366FF"/>
        </w:rPr>
        <w:t xml:space="preserve"> di </w:t>
      </w:r>
      <w:r w:rsidR="006108E3" w:rsidRPr="00A373C2">
        <w:rPr>
          <w:color w:val="3366FF"/>
          <w:lang w:val="uz-Cyrl-UZ"/>
        </w:rPr>
        <w:t xml:space="preserve">CPC </w:t>
      </w:r>
      <w:proofErr w:type="spellStart"/>
      <w:r w:rsidRPr="00A373C2">
        <w:rPr>
          <w:color w:val="3366FF"/>
        </w:rPr>
        <w:t>berikutnya</w:t>
      </w:r>
      <w:proofErr w:type="spellEnd"/>
      <w:r w:rsidRPr="00A373C2">
        <w:rPr>
          <w:color w:val="3366FF"/>
        </w:rPr>
        <w:t xml:space="preserve">. </w:t>
      </w:r>
      <w:proofErr w:type="spellStart"/>
      <w:proofErr w:type="gramStart"/>
      <w:r w:rsidRPr="00A373C2">
        <w:rPr>
          <w:color w:val="3366FF"/>
        </w:rPr>
        <w:t>Ini</w:t>
      </w:r>
      <w:proofErr w:type="spellEnd"/>
      <w:r w:rsidRPr="00A373C2">
        <w:rPr>
          <w:color w:val="3366FF"/>
        </w:rPr>
        <w:t xml:space="preserve"> </w:t>
      </w:r>
      <w:proofErr w:type="spellStart"/>
      <w:r w:rsidRPr="00A373C2">
        <w:rPr>
          <w:color w:val="3366FF"/>
        </w:rPr>
        <w:t>harus</w:t>
      </w:r>
      <w:proofErr w:type="spellEnd"/>
      <w:r w:rsidRPr="00A373C2">
        <w:rPr>
          <w:color w:val="3366FF"/>
        </w:rPr>
        <w:t xml:space="preserve"> </w:t>
      </w:r>
      <w:proofErr w:type="spellStart"/>
      <w:r w:rsidRPr="00A373C2">
        <w:rPr>
          <w:color w:val="3366FF"/>
        </w:rPr>
        <w:t>mencerminkan</w:t>
      </w:r>
      <w:proofErr w:type="spellEnd"/>
      <w:r w:rsidRPr="00A373C2">
        <w:rPr>
          <w:color w:val="3366FF"/>
        </w:rPr>
        <w:t xml:space="preserve"> </w:t>
      </w:r>
      <w:proofErr w:type="spellStart"/>
      <w:r w:rsidRPr="00A373C2">
        <w:rPr>
          <w:color w:val="3366FF"/>
        </w:rPr>
        <w:t>konsep</w:t>
      </w:r>
      <w:proofErr w:type="spellEnd"/>
      <w:r w:rsidRPr="00A373C2">
        <w:rPr>
          <w:color w:val="3366FF"/>
        </w:rPr>
        <w:t xml:space="preserve"> </w:t>
      </w:r>
      <w:proofErr w:type="spellStart"/>
      <w:r w:rsidR="00D121E2">
        <w:rPr>
          <w:color w:val="3366FF"/>
        </w:rPr>
        <w:t>dari</w:t>
      </w:r>
      <w:proofErr w:type="spellEnd"/>
      <w:r w:rsidR="00D121E2">
        <w:rPr>
          <w:color w:val="3366FF"/>
        </w:rPr>
        <w:t xml:space="preserve"> </w:t>
      </w:r>
      <w:proofErr w:type="spellStart"/>
      <w:r w:rsidR="00D121E2">
        <w:rPr>
          <w:color w:val="3366FF"/>
        </w:rPr>
        <w:t>penjelasan</w:t>
      </w:r>
      <w:proofErr w:type="spellEnd"/>
      <w:r w:rsidR="00D121E2">
        <w:rPr>
          <w:color w:val="3366FF"/>
        </w:rPr>
        <w:t xml:space="preserve"> </w:t>
      </w:r>
      <w:proofErr w:type="spellStart"/>
      <w:r w:rsidR="00D121E2">
        <w:rPr>
          <w:color w:val="3366FF"/>
        </w:rPr>
        <w:t>diatas</w:t>
      </w:r>
      <w:proofErr w:type="spellEnd"/>
      <w:r w:rsidRPr="00A373C2">
        <w:rPr>
          <w:color w:val="3366FF"/>
        </w:rPr>
        <w:t xml:space="preserve"> </w:t>
      </w:r>
      <w:proofErr w:type="spellStart"/>
      <w:r w:rsidRPr="00A373C2">
        <w:rPr>
          <w:color w:val="3366FF"/>
        </w:rPr>
        <w:t>dan</w:t>
      </w:r>
      <w:proofErr w:type="spellEnd"/>
      <w:r w:rsidRPr="00A373C2">
        <w:rPr>
          <w:color w:val="3366FF"/>
        </w:rPr>
        <w:t xml:space="preserve"> </w:t>
      </w:r>
      <w:proofErr w:type="spellStart"/>
      <w:r w:rsidRPr="00A373C2">
        <w:rPr>
          <w:color w:val="3366FF"/>
        </w:rPr>
        <w:t>harus</w:t>
      </w:r>
      <w:proofErr w:type="spellEnd"/>
      <w:r w:rsidRPr="00A373C2">
        <w:rPr>
          <w:color w:val="3366FF"/>
        </w:rPr>
        <w:t xml:space="preserve"> </w:t>
      </w:r>
      <w:proofErr w:type="spellStart"/>
      <w:r w:rsidRPr="00A373C2">
        <w:rPr>
          <w:color w:val="3366FF"/>
        </w:rPr>
        <w:t>dirancang</w:t>
      </w:r>
      <w:proofErr w:type="spellEnd"/>
      <w:r w:rsidRPr="00A373C2">
        <w:rPr>
          <w:color w:val="3366FF"/>
        </w:rPr>
        <w:t xml:space="preserve"> </w:t>
      </w:r>
      <w:proofErr w:type="spellStart"/>
      <w:r w:rsidRPr="00A373C2">
        <w:rPr>
          <w:color w:val="3366FF"/>
        </w:rPr>
        <w:t>dengan</w:t>
      </w:r>
      <w:proofErr w:type="spellEnd"/>
      <w:r w:rsidRPr="00A373C2">
        <w:rPr>
          <w:color w:val="3366FF"/>
        </w:rPr>
        <w:t xml:space="preserve"> </w:t>
      </w:r>
      <w:proofErr w:type="spellStart"/>
      <w:r w:rsidRPr="00A373C2">
        <w:rPr>
          <w:color w:val="3366FF"/>
        </w:rPr>
        <w:t>reproduksi</w:t>
      </w:r>
      <w:proofErr w:type="spellEnd"/>
      <w:r w:rsidR="00D121E2">
        <w:rPr>
          <w:color w:val="3366FF"/>
        </w:rPr>
        <w:t xml:space="preserve"> yang </w:t>
      </w:r>
      <w:proofErr w:type="spellStart"/>
      <w:r w:rsidR="00D121E2">
        <w:rPr>
          <w:color w:val="3366FF"/>
        </w:rPr>
        <w:t>mudah</w:t>
      </w:r>
      <w:proofErr w:type="spellEnd"/>
      <w:r w:rsidRPr="00A373C2">
        <w:rPr>
          <w:color w:val="3366FF"/>
        </w:rPr>
        <w:t xml:space="preserve"> di </w:t>
      </w:r>
      <w:proofErr w:type="spellStart"/>
      <w:r w:rsidRPr="00A373C2">
        <w:rPr>
          <w:color w:val="3366FF"/>
        </w:rPr>
        <w:t>beberapa</w:t>
      </w:r>
      <w:proofErr w:type="spellEnd"/>
      <w:r w:rsidRPr="00A373C2">
        <w:rPr>
          <w:color w:val="3366FF"/>
        </w:rPr>
        <w:t xml:space="preserve"> media.</w:t>
      </w:r>
      <w:proofErr w:type="gramEnd"/>
    </w:p>
    <w:p w14:paraId="0233B2A2" w14:textId="77777777" w:rsidR="00CD26CC" w:rsidRDefault="00CD26CC" w:rsidP="00E42027">
      <w:pPr>
        <w:pStyle w:val="Heading5"/>
      </w:pPr>
    </w:p>
    <w:p w14:paraId="34666901" w14:textId="77777777" w:rsidR="00E42027" w:rsidRDefault="00BA058F" w:rsidP="00E42027">
      <w:pPr>
        <w:pStyle w:val="Heading5"/>
      </w:pPr>
      <w:r>
        <w:t xml:space="preserve">Description: </w:t>
      </w:r>
    </w:p>
    <w:p w14:paraId="41DB4E53" w14:textId="3D7F7E10" w:rsidR="00BA058F" w:rsidRPr="00463994" w:rsidRDefault="005A22D7" w:rsidP="00BA058F">
      <w:pPr>
        <w:tabs>
          <w:tab w:val="left" w:pos="2835"/>
        </w:tabs>
      </w:pPr>
      <w:r w:rsidRPr="00463994">
        <w:t>Design a universal emblem for the CPC.</w:t>
      </w:r>
    </w:p>
    <w:p w14:paraId="1558AD55" w14:textId="5F140965" w:rsidR="00BA058F" w:rsidRPr="00463994" w:rsidRDefault="00BA058F">
      <w:pPr>
        <w:pStyle w:val="ListNumber"/>
      </w:pPr>
      <w:r w:rsidRPr="00463994">
        <w:t xml:space="preserve">Refer to </w:t>
      </w:r>
      <w:r w:rsidRPr="00463994">
        <w:rPr>
          <w:b/>
          <w:bCs/>
        </w:rPr>
        <w:t>Appendix 1.1</w:t>
      </w:r>
      <w:r w:rsidRPr="00463994">
        <w:t xml:space="preserve"> for </w:t>
      </w:r>
      <w:r w:rsidR="005A22D7" w:rsidRPr="00463994">
        <w:t>examples of similar universal emblems</w:t>
      </w:r>
    </w:p>
    <w:p w14:paraId="0F10DEE5" w14:textId="623ED08A" w:rsidR="005962B5" w:rsidRPr="00463994" w:rsidRDefault="005962B5">
      <w:pPr>
        <w:pStyle w:val="ListNumber"/>
        <w:rPr>
          <w:ins w:id="19" w:author="nermal" w:date="2015-08-09T03:27:00Z"/>
        </w:rPr>
      </w:pPr>
      <w:ins w:id="20" w:author="nermal" w:date="2015-08-09T03:27:00Z">
        <w:r w:rsidRPr="00463994">
          <w:t>Create the emblem in Adobe Illustrator</w:t>
        </w:r>
      </w:ins>
    </w:p>
    <w:p w14:paraId="080051D8" w14:textId="2DF0611B" w:rsidR="00BA058F" w:rsidRPr="00463994" w:rsidDel="008501A0" w:rsidRDefault="005A22D7">
      <w:pPr>
        <w:pStyle w:val="ListNumber"/>
        <w:rPr>
          <w:del w:id="21" w:author="nermal" w:date="2015-08-09T04:11:00Z"/>
        </w:rPr>
      </w:pPr>
      <w:del w:id="22" w:author="nermal" w:date="2015-08-09T04:11:00Z">
        <w:r w:rsidRPr="00463994" w:rsidDel="008501A0">
          <w:delText>Provide</w:delText>
        </w:r>
        <w:r w:rsidR="00BA058F" w:rsidRPr="00463994" w:rsidDel="008501A0">
          <w:delText xml:space="preserve"> an A</w:delText>
        </w:r>
        <w:r w:rsidR="009600DF" w:rsidRPr="00463994" w:rsidDel="008501A0">
          <w:delText>4</w:delText>
        </w:r>
        <w:r w:rsidR="00BA058F" w:rsidRPr="00463994" w:rsidDel="008501A0">
          <w:delText xml:space="preserve"> </w:delText>
        </w:r>
        <w:r w:rsidRPr="00463994" w:rsidDel="008501A0">
          <w:delText xml:space="preserve">print-out </w:delText>
        </w:r>
        <w:r w:rsidR="00F85396" w:rsidRPr="00463994" w:rsidDel="008501A0">
          <w:delText>in colour</w:delText>
        </w:r>
      </w:del>
    </w:p>
    <w:p w14:paraId="14589B0A" w14:textId="77777777" w:rsidR="00CD26CC" w:rsidRPr="00463994" w:rsidRDefault="00CD26CC" w:rsidP="00E42027">
      <w:pPr>
        <w:pStyle w:val="Heading5"/>
        <w:rPr>
          <w:color w:val="auto"/>
          <w:rPrChange w:id="23" w:author="Hugo" w:date="2015-08-08T17:11:00Z">
            <w:rPr/>
          </w:rPrChange>
        </w:rPr>
      </w:pPr>
    </w:p>
    <w:p w14:paraId="73AB7B2D" w14:textId="525641FC" w:rsidR="00BA058F" w:rsidRPr="00463994" w:rsidRDefault="00E42027" w:rsidP="00E42027">
      <w:pPr>
        <w:pStyle w:val="Heading5"/>
        <w:rPr>
          <w:color w:val="auto"/>
          <w:rPrChange w:id="24" w:author="Hugo" w:date="2015-08-08T17:11:00Z">
            <w:rPr/>
          </w:rPrChange>
        </w:rPr>
      </w:pPr>
      <w:r w:rsidRPr="00463994">
        <w:rPr>
          <w:color w:val="auto"/>
          <w:rPrChange w:id="25" w:author="Hugo" w:date="2015-08-08T17:11:00Z">
            <w:rPr/>
          </w:rPrChange>
        </w:rPr>
        <w:t>Technical specifications:</w:t>
      </w:r>
      <w:r w:rsidR="00BA058F" w:rsidRPr="00463994">
        <w:rPr>
          <w:color w:val="auto"/>
          <w:rPrChange w:id="26" w:author="Hugo" w:date="2015-08-08T17:11:00Z">
            <w:rPr/>
          </w:rPrChange>
        </w:rPr>
        <w:tab/>
      </w:r>
    </w:p>
    <w:p w14:paraId="14A17053" w14:textId="38E5C217" w:rsidR="00BA058F" w:rsidRPr="00463994" w:rsidDel="005962B5" w:rsidRDefault="00BA058F" w:rsidP="00BA058F">
      <w:pPr>
        <w:pStyle w:val="ListBullet"/>
        <w:rPr>
          <w:del w:id="27" w:author="nermal" w:date="2015-08-09T03:29:00Z"/>
        </w:rPr>
      </w:pPr>
      <w:del w:id="28" w:author="nermal" w:date="2015-08-09T03:29:00Z">
        <w:r w:rsidRPr="00463994" w:rsidDel="005962B5">
          <w:delText xml:space="preserve">Dimensions: 297 mm </w:delText>
        </w:r>
        <w:r w:rsidR="000551B3" w:rsidRPr="00463994" w:rsidDel="005962B5">
          <w:delText>x</w:delText>
        </w:r>
        <w:r w:rsidRPr="00463994" w:rsidDel="005962B5">
          <w:delText xml:space="preserve"> </w:delText>
        </w:r>
        <w:r w:rsidR="007906A4" w:rsidRPr="00463994" w:rsidDel="005962B5">
          <w:delText xml:space="preserve">210 </w:delText>
        </w:r>
        <w:r w:rsidRPr="00463994" w:rsidDel="005962B5">
          <w:delText>mm (final trimmed size</w:delText>
        </w:r>
        <w:r w:rsidR="000551B3" w:rsidRPr="00463994" w:rsidDel="005962B5">
          <w:delText xml:space="preserve"> = A</w:delText>
        </w:r>
        <w:r w:rsidR="0099778F" w:rsidRPr="00463994" w:rsidDel="005962B5">
          <w:delText>4</w:delText>
        </w:r>
        <w:r w:rsidRPr="00463994" w:rsidDel="005962B5">
          <w:delText xml:space="preserve">) </w:delText>
        </w:r>
      </w:del>
    </w:p>
    <w:p w14:paraId="1BE0C62A" w14:textId="766066AC" w:rsidR="009600DF" w:rsidRPr="00B26CE6" w:rsidRDefault="009600DF" w:rsidP="00BA058F">
      <w:pPr>
        <w:pStyle w:val="ListBullet"/>
        <w:rPr>
          <w:color w:val="3366FF"/>
        </w:rPr>
      </w:pPr>
      <w:r w:rsidRPr="00463994">
        <w:t>Size: minimum of 120mm either wide or high</w:t>
      </w:r>
      <w:r w:rsidR="00F71AA2">
        <w:t xml:space="preserve"> </w:t>
      </w:r>
      <w:r w:rsidR="00F71AA2" w:rsidRPr="00B26CE6">
        <w:rPr>
          <w:color w:val="3366FF"/>
        </w:rPr>
        <w:t>(</w:t>
      </w:r>
      <w:proofErr w:type="spellStart"/>
      <w:r w:rsidR="00F71AA2" w:rsidRPr="00B26CE6">
        <w:rPr>
          <w:color w:val="3366FF"/>
        </w:rPr>
        <w:t>salah</w:t>
      </w:r>
      <w:proofErr w:type="spellEnd"/>
      <w:r w:rsidR="00F71AA2" w:rsidRPr="00B26CE6">
        <w:rPr>
          <w:color w:val="3366FF"/>
        </w:rPr>
        <w:t xml:space="preserve"> </w:t>
      </w:r>
      <w:proofErr w:type="spellStart"/>
      <w:r w:rsidR="00F71AA2" w:rsidRPr="00B26CE6">
        <w:rPr>
          <w:color w:val="3366FF"/>
        </w:rPr>
        <w:t>satu</w:t>
      </w:r>
      <w:proofErr w:type="spellEnd"/>
      <w:r w:rsidR="00F71AA2" w:rsidRPr="00B26CE6">
        <w:rPr>
          <w:color w:val="3366FF"/>
        </w:rPr>
        <w:t xml:space="preserve"> </w:t>
      </w:r>
      <w:proofErr w:type="spellStart"/>
      <w:r w:rsidR="00F71AA2" w:rsidRPr="00B26CE6">
        <w:rPr>
          <w:color w:val="3366FF"/>
        </w:rPr>
        <w:t>dari</w:t>
      </w:r>
      <w:proofErr w:type="spellEnd"/>
      <w:r w:rsidR="00F71AA2" w:rsidRPr="00B26CE6">
        <w:rPr>
          <w:color w:val="3366FF"/>
        </w:rPr>
        <w:t xml:space="preserve"> </w:t>
      </w:r>
      <w:proofErr w:type="spellStart"/>
      <w:r w:rsidR="00F71AA2" w:rsidRPr="00B26CE6">
        <w:rPr>
          <w:color w:val="3366FF"/>
        </w:rPr>
        <w:t>lebar</w:t>
      </w:r>
      <w:proofErr w:type="spellEnd"/>
      <w:r w:rsidR="00F71AA2" w:rsidRPr="00B26CE6">
        <w:rPr>
          <w:color w:val="3366FF"/>
        </w:rPr>
        <w:t xml:space="preserve"> </w:t>
      </w:r>
      <w:proofErr w:type="spellStart"/>
      <w:r w:rsidR="00F71AA2" w:rsidRPr="00B26CE6">
        <w:rPr>
          <w:color w:val="3366FF"/>
        </w:rPr>
        <w:t>atau</w:t>
      </w:r>
      <w:proofErr w:type="spellEnd"/>
      <w:r w:rsidR="00F71AA2" w:rsidRPr="00B26CE6">
        <w:rPr>
          <w:color w:val="3366FF"/>
        </w:rPr>
        <w:t xml:space="preserve"> </w:t>
      </w:r>
      <w:proofErr w:type="spellStart"/>
      <w:r w:rsidR="00F71AA2" w:rsidRPr="00B26CE6">
        <w:rPr>
          <w:color w:val="3366FF"/>
        </w:rPr>
        <w:t>tinggi</w:t>
      </w:r>
      <w:proofErr w:type="spellEnd"/>
      <w:r w:rsidR="00F71AA2" w:rsidRPr="00B26CE6">
        <w:rPr>
          <w:color w:val="3366FF"/>
        </w:rPr>
        <w:t>)</w:t>
      </w:r>
    </w:p>
    <w:p w14:paraId="23D4F78A" w14:textId="4BBFDA50" w:rsidR="00BA058F" w:rsidRPr="00463994" w:rsidRDefault="00BA058F" w:rsidP="00BA058F">
      <w:pPr>
        <w:pStyle w:val="ListBullet"/>
      </w:pPr>
      <w:r w:rsidRPr="00463994">
        <w:t xml:space="preserve">Colour Mode: </w:t>
      </w:r>
      <w:r w:rsidR="000551B3" w:rsidRPr="00463994">
        <w:t>2 s</w:t>
      </w:r>
      <w:r w:rsidRPr="00463994">
        <w:t>pot</w:t>
      </w:r>
      <w:r w:rsidR="000551B3" w:rsidRPr="00463994">
        <w:t xml:space="preserve"> colours must be used</w:t>
      </w:r>
    </w:p>
    <w:p w14:paraId="1B91D8DE" w14:textId="4989076F" w:rsidR="009600DF" w:rsidRPr="00463994" w:rsidRDefault="009600DF" w:rsidP="00BA058F">
      <w:pPr>
        <w:pStyle w:val="ListBullet"/>
      </w:pPr>
      <w:r w:rsidRPr="00463994">
        <w:t xml:space="preserve">Trapping: </w:t>
      </w:r>
      <w:ins w:id="29" w:author="nermal" w:date="2015-08-09T03:30:00Z">
        <w:r w:rsidR="005962B5" w:rsidRPr="00463994">
          <w:t>0</w:t>
        </w:r>
      </w:ins>
      <w:r w:rsidRPr="00463994">
        <w:t>.5pt</w:t>
      </w:r>
      <w:ins w:id="30" w:author="nermal" w:date="2015-08-09T04:11:00Z">
        <w:r w:rsidR="008501A0" w:rsidRPr="00463994">
          <w:t xml:space="preserve"> (if necessary)</w:t>
        </w:r>
      </w:ins>
    </w:p>
    <w:p w14:paraId="26408C3A" w14:textId="77777777" w:rsidR="00CD26CC" w:rsidRDefault="00CD26CC" w:rsidP="00BA058F">
      <w:pPr>
        <w:pStyle w:val="Heading3"/>
        <w:spacing w:before="0"/>
      </w:pPr>
    </w:p>
    <w:p w14:paraId="0C90181E" w14:textId="42679F3E" w:rsidR="00BA058F" w:rsidRDefault="00BA058F" w:rsidP="00BA058F">
      <w:pPr>
        <w:pStyle w:val="Heading3"/>
        <w:spacing w:before="0"/>
      </w:pPr>
      <w:r>
        <w:t>You must deliver</w:t>
      </w:r>
      <w:r w:rsidR="00E42027">
        <w:t>:</w:t>
      </w:r>
    </w:p>
    <w:p w14:paraId="15C44A94" w14:textId="28EEF8EE" w:rsidR="009600DF" w:rsidRDefault="009600DF" w:rsidP="009600DF">
      <w:pPr>
        <w:pStyle w:val="ListBullet"/>
      </w:pPr>
      <w:r w:rsidRPr="00883C45">
        <w:t xml:space="preserve">1 </w:t>
      </w:r>
      <w:ins w:id="31" w:author="nermal" w:date="2015-08-09T04:11:00Z">
        <w:r w:rsidR="008501A0">
          <w:t xml:space="preserve">A4 </w:t>
        </w:r>
      </w:ins>
      <w:r w:rsidRPr="00883C45">
        <w:t>PDF</w:t>
      </w:r>
      <w:del w:id="32" w:author="nermal" w:date="2015-08-09T04:12:00Z">
        <w:r w:rsidRPr="00883C45" w:rsidDel="008501A0">
          <w:delText xml:space="preserve"> for print</w:delText>
        </w:r>
      </w:del>
      <w:r w:rsidRPr="00883C45">
        <w:t>.</w:t>
      </w:r>
    </w:p>
    <w:p w14:paraId="266DDBE5" w14:textId="77777777" w:rsidR="009600DF" w:rsidRPr="00883C45" w:rsidRDefault="009600DF" w:rsidP="009600DF">
      <w:pPr>
        <w:pStyle w:val="ListBullet"/>
        <w:rPr>
          <w:lang w:val="en-US"/>
        </w:rPr>
      </w:pPr>
      <w:r>
        <w:t>F</w:t>
      </w:r>
      <w:proofErr w:type="spellStart"/>
      <w:r>
        <w:rPr>
          <w:lang w:val="en-US"/>
        </w:rPr>
        <w:t>olders</w:t>
      </w:r>
      <w:proofErr w:type="spellEnd"/>
      <w:r>
        <w:rPr>
          <w:lang w:val="en-US"/>
        </w:rPr>
        <w:t xml:space="preserve"> as specified in “Instructions to the Competitor” on page 3. </w:t>
      </w:r>
      <w:r>
        <w:rPr>
          <w:lang w:val="en-US"/>
        </w:rPr>
        <w:br/>
      </w:r>
      <w:r>
        <w:rPr>
          <w:b/>
          <w:bCs/>
          <w:lang w:val="en-US"/>
        </w:rPr>
        <w:t>Only files from these</w:t>
      </w:r>
      <w:r w:rsidRPr="00771A3D">
        <w:rPr>
          <w:b/>
          <w:bCs/>
          <w:lang w:val="en-US"/>
        </w:rPr>
        <w:t xml:space="preserve"> folder</w:t>
      </w:r>
      <w:r>
        <w:rPr>
          <w:b/>
          <w:bCs/>
          <w:lang w:val="en-US"/>
        </w:rPr>
        <w:t>s</w:t>
      </w:r>
      <w:r w:rsidRPr="00771A3D">
        <w:rPr>
          <w:b/>
          <w:bCs/>
          <w:lang w:val="en-US"/>
        </w:rPr>
        <w:t xml:space="preserve"> will be </w:t>
      </w:r>
      <w:r>
        <w:rPr>
          <w:b/>
          <w:bCs/>
          <w:lang w:val="en-US"/>
        </w:rPr>
        <w:t>assessed.</w:t>
      </w:r>
      <w:r>
        <w:rPr>
          <w:lang w:val="en-US"/>
        </w:rPr>
        <w:t xml:space="preserve"> </w:t>
      </w:r>
    </w:p>
    <w:p w14:paraId="065ACC4E" w14:textId="1ED33C3D" w:rsidR="00D64CF3" w:rsidRPr="00D64CF3" w:rsidRDefault="00BA058F" w:rsidP="00BA058F">
      <w:pPr>
        <w:pStyle w:val="ListBullet"/>
      </w:pPr>
      <w:r>
        <w:t>1 final composite printout</w:t>
      </w:r>
      <w:r w:rsidR="009600DF">
        <w:t xml:space="preserve"> </w:t>
      </w:r>
      <w:ins w:id="33" w:author="nermal" w:date="2015-08-09T03:29:00Z">
        <w:r w:rsidR="005962B5">
          <w:t xml:space="preserve">on A4 </w:t>
        </w:r>
      </w:ins>
      <w:r w:rsidR="009600DF">
        <w:t>at 100%</w:t>
      </w:r>
      <w:r>
        <w:t xml:space="preserve"> mounted on board for presentation.</w:t>
      </w:r>
    </w:p>
    <w:p w14:paraId="15506364" w14:textId="77777777" w:rsidR="00CD26CC" w:rsidRDefault="00CD26CC" w:rsidP="005A22D7">
      <w:pPr>
        <w:pStyle w:val="Heading5"/>
      </w:pPr>
    </w:p>
    <w:p w14:paraId="5C2A3276" w14:textId="54EA7255" w:rsidR="005A22D7" w:rsidRDefault="005A22D7" w:rsidP="005A22D7">
      <w:pPr>
        <w:pStyle w:val="Heading5"/>
      </w:pPr>
      <w:r>
        <w:t xml:space="preserve">OTHER INFORMATION: </w:t>
      </w:r>
    </w:p>
    <w:p w14:paraId="645C79F7" w14:textId="618F8F62" w:rsidR="00D64CF3" w:rsidRDefault="006F5EE2" w:rsidP="00665EB0">
      <w:pPr>
        <w:tabs>
          <w:tab w:val="left" w:pos="2835"/>
        </w:tabs>
      </w:pPr>
      <w:r>
        <w:t>Following assessment by the Experts, o</w:t>
      </w:r>
      <w:r w:rsidR="005A22D7" w:rsidRPr="007747A0">
        <w:t xml:space="preserve">ne emblem design will be selected by </w:t>
      </w:r>
      <w:r w:rsidR="00351A97" w:rsidRPr="007747A0">
        <w:t xml:space="preserve">external </w:t>
      </w:r>
      <w:r w:rsidR="005A22D7" w:rsidRPr="007747A0">
        <w:t xml:space="preserve">Judges </w:t>
      </w:r>
      <w:r>
        <w:t xml:space="preserve">(including stakeholders), </w:t>
      </w:r>
      <w:r w:rsidR="005A22D7" w:rsidRPr="007747A0">
        <w:t>and will be implemented as the official CPC emblem.</w:t>
      </w:r>
      <w:r w:rsidR="007906A4">
        <w:t xml:space="preserve"> It will be used on uniform, on documentation etc.</w:t>
      </w:r>
    </w:p>
    <w:p w14:paraId="3ACA468C" w14:textId="5E321F89" w:rsidR="001559F8" w:rsidRPr="001559F8" w:rsidRDefault="001559F8" w:rsidP="00665EB0">
      <w:pPr>
        <w:tabs>
          <w:tab w:val="left" w:pos="2835"/>
        </w:tabs>
        <w:rPr>
          <w:color w:val="3366FF"/>
        </w:rPr>
      </w:pPr>
      <w:proofErr w:type="spellStart"/>
      <w:r w:rsidRPr="001559F8">
        <w:rPr>
          <w:color w:val="3366FF"/>
        </w:rPr>
        <w:t>Setelah</w:t>
      </w:r>
      <w:proofErr w:type="spellEnd"/>
      <w:r w:rsidRPr="001559F8">
        <w:rPr>
          <w:color w:val="3366FF"/>
        </w:rPr>
        <w:t xml:space="preserve"> </w:t>
      </w:r>
      <w:proofErr w:type="spellStart"/>
      <w:r>
        <w:rPr>
          <w:color w:val="3366FF"/>
        </w:rPr>
        <w:t>dinilai</w:t>
      </w:r>
      <w:proofErr w:type="spellEnd"/>
      <w:r w:rsidRPr="001559F8">
        <w:rPr>
          <w:color w:val="3366FF"/>
        </w:rPr>
        <w:t xml:space="preserve"> </w:t>
      </w:r>
      <w:proofErr w:type="spellStart"/>
      <w:r w:rsidRPr="001559F8">
        <w:rPr>
          <w:color w:val="3366FF"/>
        </w:rPr>
        <w:t>oleh</w:t>
      </w:r>
      <w:proofErr w:type="spellEnd"/>
      <w:r w:rsidRPr="001559F8">
        <w:rPr>
          <w:color w:val="3366FF"/>
        </w:rPr>
        <w:t xml:space="preserve"> </w:t>
      </w:r>
      <w:r>
        <w:rPr>
          <w:color w:val="3366FF"/>
        </w:rPr>
        <w:t>Expert</w:t>
      </w:r>
      <w:r w:rsidRPr="001559F8">
        <w:rPr>
          <w:color w:val="3366FF"/>
        </w:rPr>
        <w:t xml:space="preserve">, </w:t>
      </w:r>
      <w:proofErr w:type="spellStart"/>
      <w:r w:rsidRPr="001559F8">
        <w:rPr>
          <w:color w:val="3366FF"/>
        </w:rPr>
        <w:t>satu</w:t>
      </w:r>
      <w:proofErr w:type="spellEnd"/>
      <w:r w:rsidRPr="001559F8">
        <w:rPr>
          <w:color w:val="3366FF"/>
        </w:rPr>
        <w:t xml:space="preserve"> </w:t>
      </w:r>
      <w:proofErr w:type="spellStart"/>
      <w:r w:rsidRPr="001559F8">
        <w:rPr>
          <w:color w:val="3366FF"/>
        </w:rPr>
        <w:t>desain</w:t>
      </w:r>
      <w:proofErr w:type="spellEnd"/>
      <w:r w:rsidRPr="001559F8">
        <w:rPr>
          <w:color w:val="3366FF"/>
        </w:rPr>
        <w:t xml:space="preserve"> </w:t>
      </w:r>
      <w:r w:rsidR="00A84450">
        <w:rPr>
          <w:color w:val="3366FF"/>
        </w:rPr>
        <w:t>emblem</w:t>
      </w:r>
      <w:r>
        <w:rPr>
          <w:color w:val="3366FF"/>
        </w:rPr>
        <w:t>/</w:t>
      </w:r>
      <w:proofErr w:type="spellStart"/>
      <w:r w:rsidRPr="001559F8">
        <w:rPr>
          <w:color w:val="3366FF"/>
        </w:rPr>
        <w:t>lambang</w:t>
      </w:r>
      <w:proofErr w:type="spellEnd"/>
      <w:r w:rsidRPr="001559F8">
        <w:rPr>
          <w:color w:val="3366FF"/>
        </w:rPr>
        <w:t xml:space="preserve"> </w:t>
      </w:r>
      <w:proofErr w:type="spellStart"/>
      <w:proofErr w:type="gramStart"/>
      <w:r w:rsidRPr="001559F8">
        <w:rPr>
          <w:color w:val="3366FF"/>
        </w:rPr>
        <w:t>akan</w:t>
      </w:r>
      <w:proofErr w:type="spellEnd"/>
      <w:proofErr w:type="gramEnd"/>
      <w:r w:rsidRPr="001559F8">
        <w:rPr>
          <w:color w:val="3366FF"/>
        </w:rPr>
        <w:t xml:space="preserve"> </w:t>
      </w:r>
      <w:proofErr w:type="spellStart"/>
      <w:r w:rsidRPr="001559F8">
        <w:rPr>
          <w:color w:val="3366FF"/>
        </w:rPr>
        <w:t>dipilih</w:t>
      </w:r>
      <w:proofErr w:type="spellEnd"/>
      <w:r w:rsidRPr="001559F8">
        <w:rPr>
          <w:color w:val="3366FF"/>
        </w:rPr>
        <w:t xml:space="preserve"> </w:t>
      </w:r>
      <w:proofErr w:type="spellStart"/>
      <w:r w:rsidRPr="001559F8">
        <w:rPr>
          <w:color w:val="3366FF"/>
        </w:rPr>
        <w:t>oleh</w:t>
      </w:r>
      <w:proofErr w:type="spellEnd"/>
      <w:r w:rsidRPr="001559F8">
        <w:rPr>
          <w:color w:val="3366FF"/>
        </w:rPr>
        <w:t xml:space="preserve"> </w:t>
      </w:r>
      <w:r w:rsidR="00256F91" w:rsidRPr="00256F91">
        <w:rPr>
          <w:color w:val="3366FF"/>
        </w:rPr>
        <w:t xml:space="preserve">external Judges </w:t>
      </w:r>
      <w:r w:rsidRPr="001559F8">
        <w:rPr>
          <w:color w:val="3366FF"/>
        </w:rPr>
        <w:t>(</w:t>
      </w:r>
      <w:proofErr w:type="spellStart"/>
      <w:r w:rsidRPr="001559F8">
        <w:rPr>
          <w:color w:val="3366FF"/>
        </w:rPr>
        <w:t>termasuk</w:t>
      </w:r>
      <w:proofErr w:type="spellEnd"/>
      <w:r w:rsidRPr="001559F8">
        <w:rPr>
          <w:color w:val="3366FF"/>
        </w:rPr>
        <w:t xml:space="preserve"> stakeholders), </w:t>
      </w:r>
      <w:proofErr w:type="spellStart"/>
      <w:r w:rsidRPr="001559F8">
        <w:rPr>
          <w:color w:val="3366FF"/>
        </w:rPr>
        <w:t>dan</w:t>
      </w:r>
      <w:proofErr w:type="spellEnd"/>
      <w:r w:rsidRPr="001559F8">
        <w:rPr>
          <w:color w:val="3366FF"/>
        </w:rPr>
        <w:t xml:space="preserve"> </w:t>
      </w:r>
      <w:proofErr w:type="spellStart"/>
      <w:r w:rsidRPr="001559F8">
        <w:rPr>
          <w:color w:val="3366FF"/>
        </w:rPr>
        <w:t>akan</w:t>
      </w:r>
      <w:proofErr w:type="spellEnd"/>
      <w:r w:rsidRPr="001559F8">
        <w:rPr>
          <w:color w:val="3366FF"/>
        </w:rPr>
        <w:t xml:space="preserve"> </w:t>
      </w:r>
      <w:proofErr w:type="spellStart"/>
      <w:r w:rsidR="008B2E36" w:rsidRPr="008B2E36">
        <w:rPr>
          <w:color w:val="3366FF"/>
        </w:rPr>
        <w:t>diimplementasikan</w:t>
      </w:r>
      <w:proofErr w:type="spellEnd"/>
      <w:r w:rsidR="008B2E36" w:rsidRPr="008B2E36">
        <w:rPr>
          <w:color w:val="3366FF"/>
        </w:rPr>
        <w:t xml:space="preserve"> </w:t>
      </w:r>
      <w:proofErr w:type="spellStart"/>
      <w:r w:rsidRPr="001559F8">
        <w:rPr>
          <w:color w:val="3366FF"/>
        </w:rPr>
        <w:t>sebagai</w:t>
      </w:r>
      <w:proofErr w:type="spellEnd"/>
      <w:r w:rsidRPr="001559F8">
        <w:rPr>
          <w:color w:val="3366FF"/>
        </w:rPr>
        <w:t xml:space="preserve"> </w:t>
      </w:r>
      <w:proofErr w:type="spellStart"/>
      <w:r w:rsidRPr="001559F8">
        <w:rPr>
          <w:color w:val="3366FF"/>
        </w:rPr>
        <w:t>lambang</w:t>
      </w:r>
      <w:proofErr w:type="spellEnd"/>
      <w:r w:rsidRPr="001559F8">
        <w:rPr>
          <w:color w:val="3366FF"/>
        </w:rPr>
        <w:t xml:space="preserve"> </w:t>
      </w:r>
      <w:r w:rsidR="008B2E36" w:rsidRPr="008B2E36">
        <w:rPr>
          <w:color w:val="3366FF"/>
        </w:rPr>
        <w:t xml:space="preserve">CPC </w:t>
      </w:r>
      <w:proofErr w:type="spellStart"/>
      <w:r w:rsidRPr="001559F8">
        <w:rPr>
          <w:color w:val="3366FF"/>
        </w:rPr>
        <w:t>resmi</w:t>
      </w:r>
      <w:proofErr w:type="spellEnd"/>
      <w:r w:rsidRPr="001559F8">
        <w:rPr>
          <w:color w:val="3366FF"/>
        </w:rPr>
        <w:t xml:space="preserve">. </w:t>
      </w:r>
      <w:proofErr w:type="spellStart"/>
      <w:r w:rsidRPr="001559F8">
        <w:rPr>
          <w:color w:val="3366FF"/>
        </w:rPr>
        <w:t>Ini</w:t>
      </w:r>
      <w:proofErr w:type="spellEnd"/>
      <w:r w:rsidRPr="001559F8">
        <w:rPr>
          <w:color w:val="3366FF"/>
        </w:rPr>
        <w:t xml:space="preserve"> </w:t>
      </w:r>
      <w:proofErr w:type="spellStart"/>
      <w:proofErr w:type="gramStart"/>
      <w:r w:rsidRPr="001559F8">
        <w:rPr>
          <w:color w:val="3366FF"/>
        </w:rPr>
        <w:t>akan</w:t>
      </w:r>
      <w:proofErr w:type="spellEnd"/>
      <w:proofErr w:type="gramEnd"/>
      <w:r w:rsidRPr="001559F8">
        <w:rPr>
          <w:color w:val="3366FF"/>
        </w:rPr>
        <w:t xml:space="preserve"> </w:t>
      </w:r>
      <w:proofErr w:type="spellStart"/>
      <w:r w:rsidRPr="001559F8">
        <w:rPr>
          <w:color w:val="3366FF"/>
        </w:rPr>
        <w:t>digunakan</w:t>
      </w:r>
      <w:proofErr w:type="spellEnd"/>
      <w:r w:rsidRPr="001559F8">
        <w:rPr>
          <w:color w:val="3366FF"/>
        </w:rPr>
        <w:t xml:space="preserve"> </w:t>
      </w:r>
      <w:proofErr w:type="spellStart"/>
      <w:r w:rsidRPr="001559F8">
        <w:rPr>
          <w:color w:val="3366FF"/>
        </w:rPr>
        <w:t>pada</w:t>
      </w:r>
      <w:proofErr w:type="spellEnd"/>
      <w:r w:rsidRPr="001559F8">
        <w:rPr>
          <w:color w:val="3366FF"/>
        </w:rPr>
        <w:t xml:space="preserve"> </w:t>
      </w:r>
      <w:proofErr w:type="spellStart"/>
      <w:r w:rsidRPr="001559F8">
        <w:rPr>
          <w:color w:val="3366FF"/>
        </w:rPr>
        <w:t>seragam</w:t>
      </w:r>
      <w:proofErr w:type="spellEnd"/>
      <w:r w:rsidRPr="001559F8">
        <w:rPr>
          <w:color w:val="3366FF"/>
        </w:rPr>
        <w:t xml:space="preserve">, </w:t>
      </w:r>
      <w:proofErr w:type="spellStart"/>
      <w:r w:rsidRPr="001559F8">
        <w:rPr>
          <w:color w:val="3366FF"/>
        </w:rPr>
        <w:t>dokumentasi</w:t>
      </w:r>
      <w:proofErr w:type="spellEnd"/>
      <w:r w:rsidRPr="001559F8">
        <w:rPr>
          <w:color w:val="3366FF"/>
        </w:rPr>
        <w:t xml:space="preserve"> </w:t>
      </w:r>
      <w:proofErr w:type="spellStart"/>
      <w:r w:rsidRPr="001559F8">
        <w:rPr>
          <w:color w:val="3366FF"/>
        </w:rPr>
        <w:t>dll</w:t>
      </w:r>
      <w:proofErr w:type="spellEnd"/>
      <w:r w:rsidR="008B2E36">
        <w:rPr>
          <w:color w:val="3366FF"/>
        </w:rPr>
        <w:t>.</w:t>
      </w:r>
    </w:p>
    <w:p w14:paraId="067EFA66" w14:textId="77777777" w:rsidR="00BA058F" w:rsidRDefault="00BA058F">
      <w:pPr>
        <w:spacing w:after="160"/>
        <w:rPr>
          <w:rFonts w:eastAsiaTheme="majorEastAsia" w:cstheme="majorBidi"/>
          <w:b/>
          <w:caps/>
          <w:color w:val="000000" w:themeColor="text1"/>
          <w:sz w:val="24"/>
          <w:szCs w:val="24"/>
        </w:rPr>
      </w:pPr>
      <w:r>
        <w:rPr>
          <w:sz w:val="24"/>
        </w:rPr>
        <w:br w:type="page"/>
      </w:r>
    </w:p>
    <w:p w14:paraId="772F2926" w14:textId="688D03BA" w:rsidR="00BA058F" w:rsidRDefault="00BA058F" w:rsidP="00CA2AB6">
      <w:pPr>
        <w:pStyle w:val="Heading1"/>
      </w:pPr>
      <w:r>
        <w:lastRenderedPageBreak/>
        <w:t>description of project and tasks (CONTINUED)</w:t>
      </w:r>
    </w:p>
    <w:p w14:paraId="62B6010C" w14:textId="4FA7CA9D" w:rsidR="00000462" w:rsidRPr="00BA058F" w:rsidRDefault="00000462" w:rsidP="00665EB0">
      <w:pPr>
        <w:pStyle w:val="Heading2"/>
      </w:pPr>
      <w:r>
        <w:t>TASK 2</w:t>
      </w:r>
      <w:r w:rsidR="00CD26CC">
        <w:br/>
      </w:r>
      <w:r w:rsidRPr="00000462">
        <w:t xml:space="preserve">community plumbing challenge </w:t>
      </w:r>
      <w:r>
        <w:t>POSTER</w:t>
      </w:r>
      <w:r w:rsidRPr="00000462">
        <w:t xml:space="preserve"> design</w:t>
      </w:r>
    </w:p>
    <w:p w14:paraId="7B531B79" w14:textId="48D62E15" w:rsidR="00000462" w:rsidRDefault="00000462" w:rsidP="00000462">
      <w:pPr>
        <w:pStyle w:val="Heading5"/>
        <w:rPr>
          <w:lang w:eastAsia="ja-JP"/>
        </w:rPr>
      </w:pPr>
      <w:r>
        <w:rPr>
          <w:lang w:eastAsia="ja-JP"/>
        </w:rPr>
        <w:t xml:space="preserve">Subject: </w:t>
      </w:r>
    </w:p>
    <w:p w14:paraId="3E51E34C" w14:textId="43ED5BE0" w:rsidR="00000462" w:rsidRPr="00665EB0" w:rsidRDefault="007747A0" w:rsidP="00000462">
      <w:pPr>
        <w:tabs>
          <w:tab w:val="left" w:pos="2835"/>
        </w:tabs>
      </w:pPr>
      <w:r>
        <w:rPr>
          <w:rStyle w:val="hps"/>
          <w:rFonts w:cs="Arial"/>
          <w:lang w:val="uz-Cyrl-UZ"/>
        </w:rPr>
        <w:t xml:space="preserve">The 2015 CPC requires a promotional poster, to raise awareness across the city of Nashik </w:t>
      </w:r>
      <w:r w:rsidR="007906A4">
        <w:rPr>
          <w:rStyle w:val="hps"/>
          <w:rFonts w:cs="Arial"/>
          <w:lang w:val="uz-Cyrl-UZ"/>
        </w:rPr>
        <w:t>before</w:t>
      </w:r>
      <w:r>
        <w:rPr>
          <w:rStyle w:val="hps"/>
          <w:rFonts w:cs="Arial"/>
          <w:lang w:val="uz-Cyrl-UZ"/>
        </w:rPr>
        <w:t xml:space="preserve"> the event.</w:t>
      </w:r>
    </w:p>
    <w:p w14:paraId="6689BBA4" w14:textId="0C903C0B" w:rsidR="00000462" w:rsidRDefault="007747A0" w:rsidP="00000462">
      <w:pPr>
        <w:tabs>
          <w:tab w:val="left" w:pos="2835"/>
        </w:tabs>
        <w:rPr>
          <w:rStyle w:val="hps"/>
          <w:rFonts w:cs="Arial"/>
          <w:lang w:val="uz-Cyrl-UZ"/>
        </w:rPr>
      </w:pPr>
      <w:r>
        <w:rPr>
          <w:rStyle w:val="hps"/>
          <w:rFonts w:cs="Arial"/>
          <w:lang w:val="uz-Cyrl-UZ"/>
        </w:rPr>
        <w:t>T</w:t>
      </w:r>
      <w:r w:rsidR="00000462" w:rsidRPr="00665EB0">
        <w:rPr>
          <w:rStyle w:val="hps"/>
          <w:rFonts w:cs="Arial"/>
          <w:lang w:val="uz-Cyrl-UZ"/>
        </w:rPr>
        <w:t>he design should still have a subtle corporate look while being engaging and compelling to the public, creating interest and support.</w:t>
      </w:r>
    </w:p>
    <w:p w14:paraId="5E939613" w14:textId="77777777" w:rsidR="00B05E4A" w:rsidRDefault="00B05E4A" w:rsidP="00000462">
      <w:pPr>
        <w:tabs>
          <w:tab w:val="left" w:pos="2835"/>
        </w:tabs>
        <w:rPr>
          <w:rStyle w:val="hps"/>
          <w:rFonts w:cs="Arial"/>
          <w:lang w:val="uz-Cyrl-UZ"/>
        </w:rPr>
      </w:pPr>
    </w:p>
    <w:p w14:paraId="68F6DA76" w14:textId="0CEFCEE8" w:rsidR="00B05E4A" w:rsidRPr="00B05E4A" w:rsidRDefault="00B05E4A" w:rsidP="00B05E4A">
      <w:pPr>
        <w:tabs>
          <w:tab w:val="left" w:pos="2835"/>
        </w:tabs>
        <w:rPr>
          <w:color w:val="3366FF"/>
        </w:rPr>
      </w:pPr>
      <w:r w:rsidRPr="00B05E4A">
        <w:rPr>
          <w:rStyle w:val="hps"/>
          <w:rFonts w:cs="Arial"/>
          <w:color w:val="3366FF"/>
          <w:lang w:val="uz-Cyrl-UZ"/>
        </w:rPr>
        <w:t xml:space="preserve">CPC </w:t>
      </w:r>
      <w:r w:rsidRPr="00B05E4A">
        <w:rPr>
          <w:color w:val="3366FF"/>
        </w:rPr>
        <w:t xml:space="preserve">2015 </w:t>
      </w:r>
      <w:proofErr w:type="spellStart"/>
      <w:r w:rsidRPr="00B05E4A">
        <w:rPr>
          <w:color w:val="3366FF"/>
        </w:rPr>
        <w:t>membutuhkan</w:t>
      </w:r>
      <w:proofErr w:type="spellEnd"/>
      <w:r w:rsidRPr="00B05E4A">
        <w:rPr>
          <w:color w:val="3366FF"/>
        </w:rPr>
        <w:t xml:space="preserve"> </w:t>
      </w:r>
      <w:r w:rsidRPr="00B05E4A">
        <w:rPr>
          <w:rStyle w:val="hps"/>
          <w:rFonts w:cs="Arial"/>
          <w:color w:val="3366FF"/>
          <w:lang w:val="uz-Cyrl-UZ"/>
        </w:rPr>
        <w:t>promotional poster</w:t>
      </w:r>
      <w:r w:rsidRPr="00B05E4A">
        <w:rPr>
          <w:color w:val="3366FF"/>
        </w:rPr>
        <w:t xml:space="preserve"> </w:t>
      </w:r>
      <w:proofErr w:type="spellStart"/>
      <w:r w:rsidRPr="00B05E4A">
        <w:rPr>
          <w:color w:val="3366FF"/>
        </w:rPr>
        <w:t>untuk</w:t>
      </w:r>
      <w:proofErr w:type="spellEnd"/>
      <w:r w:rsidRPr="00B05E4A">
        <w:rPr>
          <w:color w:val="3366FF"/>
        </w:rPr>
        <w:t xml:space="preserve"> </w:t>
      </w:r>
      <w:proofErr w:type="spellStart"/>
      <w:r w:rsidRPr="00B05E4A">
        <w:rPr>
          <w:color w:val="3366FF"/>
        </w:rPr>
        <w:t>meningkatkan</w:t>
      </w:r>
      <w:proofErr w:type="spellEnd"/>
      <w:r w:rsidRPr="00B05E4A">
        <w:rPr>
          <w:color w:val="3366FF"/>
        </w:rPr>
        <w:t xml:space="preserve"> </w:t>
      </w:r>
      <w:proofErr w:type="spellStart"/>
      <w:r w:rsidRPr="00B05E4A">
        <w:rPr>
          <w:color w:val="3366FF"/>
        </w:rPr>
        <w:t>kesadaran</w:t>
      </w:r>
      <w:proofErr w:type="spellEnd"/>
      <w:r w:rsidRPr="00B05E4A">
        <w:rPr>
          <w:color w:val="3366FF"/>
        </w:rPr>
        <w:t xml:space="preserve"> di </w:t>
      </w:r>
      <w:proofErr w:type="spellStart"/>
      <w:r w:rsidRPr="00B05E4A">
        <w:rPr>
          <w:color w:val="3366FF"/>
        </w:rPr>
        <w:t>seluruh</w:t>
      </w:r>
      <w:proofErr w:type="spellEnd"/>
      <w:r w:rsidRPr="00B05E4A">
        <w:rPr>
          <w:color w:val="3366FF"/>
        </w:rPr>
        <w:t xml:space="preserve"> </w:t>
      </w:r>
      <w:proofErr w:type="spellStart"/>
      <w:r w:rsidRPr="00B05E4A">
        <w:rPr>
          <w:color w:val="3366FF"/>
        </w:rPr>
        <w:t>kota</w:t>
      </w:r>
      <w:proofErr w:type="spellEnd"/>
      <w:r w:rsidRPr="00B05E4A">
        <w:rPr>
          <w:color w:val="3366FF"/>
        </w:rPr>
        <w:t xml:space="preserve"> </w:t>
      </w:r>
      <w:proofErr w:type="spellStart"/>
      <w:r w:rsidRPr="00B05E4A">
        <w:rPr>
          <w:color w:val="3366FF"/>
        </w:rPr>
        <w:t>Nashik</w:t>
      </w:r>
      <w:proofErr w:type="spellEnd"/>
      <w:r w:rsidRPr="00B05E4A">
        <w:rPr>
          <w:color w:val="3366FF"/>
        </w:rPr>
        <w:t xml:space="preserve"> </w:t>
      </w:r>
      <w:proofErr w:type="spellStart"/>
      <w:r w:rsidRPr="00B05E4A">
        <w:rPr>
          <w:color w:val="3366FF"/>
        </w:rPr>
        <w:t>sebelum</w:t>
      </w:r>
      <w:proofErr w:type="spellEnd"/>
      <w:r w:rsidRPr="00B05E4A">
        <w:rPr>
          <w:color w:val="3366FF"/>
        </w:rPr>
        <w:t xml:space="preserve"> </w:t>
      </w:r>
      <w:proofErr w:type="spellStart"/>
      <w:r w:rsidRPr="00B05E4A">
        <w:rPr>
          <w:color w:val="3366FF"/>
        </w:rPr>
        <w:t>acara</w:t>
      </w:r>
      <w:proofErr w:type="spellEnd"/>
      <w:r w:rsidR="004A2797">
        <w:rPr>
          <w:color w:val="3366FF"/>
        </w:rPr>
        <w:t xml:space="preserve"> </w:t>
      </w:r>
      <w:proofErr w:type="spellStart"/>
      <w:r w:rsidR="004A2797">
        <w:rPr>
          <w:color w:val="3366FF"/>
        </w:rPr>
        <w:t>diadakan</w:t>
      </w:r>
      <w:proofErr w:type="spellEnd"/>
      <w:r w:rsidRPr="00B05E4A">
        <w:rPr>
          <w:color w:val="3366FF"/>
        </w:rPr>
        <w:t>.</w:t>
      </w:r>
    </w:p>
    <w:p w14:paraId="5B1EA51B" w14:textId="36B1D27C" w:rsidR="00387095" w:rsidRDefault="00B05E4A" w:rsidP="00B05E4A">
      <w:pPr>
        <w:tabs>
          <w:tab w:val="left" w:pos="2835"/>
        </w:tabs>
        <w:rPr>
          <w:color w:val="3366FF"/>
        </w:rPr>
      </w:pPr>
      <w:proofErr w:type="spellStart"/>
      <w:proofErr w:type="gramStart"/>
      <w:r w:rsidRPr="00B05E4A">
        <w:rPr>
          <w:color w:val="3366FF"/>
        </w:rPr>
        <w:t>Desain</w:t>
      </w:r>
      <w:proofErr w:type="spellEnd"/>
      <w:r w:rsidRPr="00B05E4A">
        <w:rPr>
          <w:color w:val="3366FF"/>
        </w:rPr>
        <w:t xml:space="preserve"> </w:t>
      </w:r>
      <w:proofErr w:type="spellStart"/>
      <w:r w:rsidRPr="00B05E4A">
        <w:rPr>
          <w:color w:val="3366FF"/>
        </w:rPr>
        <w:t>masih</w:t>
      </w:r>
      <w:proofErr w:type="spellEnd"/>
      <w:r w:rsidRPr="00B05E4A">
        <w:rPr>
          <w:color w:val="3366FF"/>
        </w:rPr>
        <w:t xml:space="preserve"> </w:t>
      </w:r>
      <w:proofErr w:type="spellStart"/>
      <w:r w:rsidRPr="00B05E4A">
        <w:rPr>
          <w:color w:val="3366FF"/>
        </w:rPr>
        <w:t>harus</w:t>
      </w:r>
      <w:proofErr w:type="spellEnd"/>
      <w:r w:rsidRPr="00B05E4A">
        <w:rPr>
          <w:color w:val="3366FF"/>
        </w:rPr>
        <w:t xml:space="preserve"> </w:t>
      </w:r>
      <w:proofErr w:type="spellStart"/>
      <w:r w:rsidR="00387095">
        <w:rPr>
          <w:color w:val="3366FF"/>
        </w:rPr>
        <w:t>memiliki</w:t>
      </w:r>
      <w:proofErr w:type="spellEnd"/>
      <w:r w:rsidRPr="00B05E4A">
        <w:rPr>
          <w:color w:val="3366FF"/>
        </w:rPr>
        <w:t xml:space="preserve"> </w:t>
      </w:r>
      <w:proofErr w:type="spellStart"/>
      <w:r w:rsidR="00387095">
        <w:rPr>
          <w:color w:val="3366FF"/>
        </w:rPr>
        <w:t>tampilan</w:t>
      </w:r>
      <w:proofErr w:type="spellEnd"/>
      <w:r w:rsidR="00387095">
        <w:rPr>
          <w:color w:val="3366FF"/>
        </w:rPr>
        <w:t xml:space="preserve"> </w:t>
      </w:r>
      <w:r w:rsidR="00387095" w:rsidRPr="00387095">
        <w:rPr>
          <w:color w:val="3366FF"/>
          <w:lang w:val="uz-Cyrl-UZ"/>
        </w:rPr>
        <w:t xml:space="preserve">corporate </w:t>
      </w:r>
      <w:r w:rsidR="00387095">
        <w:rPr>
          <w:color w:val="3366FF"/>
          <w:lang w:val="uz-Cyrl-UZ"/>
        </w:rPr>
        <w:t xml:space="preserve">yang profesional </w:t>
      </w:r>
      <w:proofErr w:type="spellStart"/>
      <w:r w:rsidR="00BA0908">
        <w:rPr>
          <w:color w:val="3366FF"/>
        </w:rPr>
        <w:t>sambil</w:t>
      </w:r>
      <w:proofErr w:type="spellEnd"/>
      <w:r w:rsidR="00387095">
        <w:rPr>
          <w:color w:val="3366FF"/>
        </w:rPr>
        <w:t xml:space="preserve"> </w:t>
      </w:r>
      <w:proofErr w:type="spellStart"/>
      <w:r w:rsidR="00387095">
        <w:rPr>
          <w:color w:val="3366FF"/>
        </w:rPr>
        <w:t>menjalankan</w:t>
      </w:r>
      <w:proofErr w:type="spellEnd"/>
      <w:r w:rsidR="00387095">
        <w:rPr>
          <w:color w:val="3366FF"/>
        </w:rPr>
        <w:t xml:space="preserve"> </w:t>
      </w:r>
      <w:proofErr w:type="spellStart"/>
      <w:r w:rsidR="00387095">
        <w:rPr>
          <w:color w:val="3366FF"/>
        </w:rPr>
        <w:t>dan</w:t>
      </w:r>
      <w:proofErr w:type="spellEnd"/>
      <w:r w:rsidR="00387095">
        <w:rPr>
          <w:color w:val="3366FF"/>
        </w:rPr>
        <w:t xml:space="preserve"> </w:t>
      </w:r>
      <w:proofErr w:type="spellStart"/>
      <w:r w:rsidR="00387095" w:rsidRPr="00387095">
        <w:rPr>
          <w:color w:val="3366FF"/>
          <w:lang w:val="en-US"/>
        </w:rPr>
        <w:t>menarik</w:t>
      </w:r>
      <w:proofErr w:type="spellEnd"/>
      <w:r w:rsidR="00387095" w:rsidRPr="00387095">
        <w:rPr>
          <w:color w:val="3366FF"/>
          <w:lang w:val="en-US"/>
        </w:rPr>
        <w:t xml:space="preserve"> </w:t>
      </w:r>
      <w:proofErr w:type="spellStart"/>
      <w:r w:rsidR="00387095" w:rsidRPr="00387095">
        <w:rPr>
          <w:color w:val="3366FF"/>
          <w:lang w:val="en-US"/>
        </w:rPr>
        <w:t>untuk</w:t>
      </w:r>
      <w:proofErr w:type="spellEnd"/>
      <w:r w:rsidR="00387095" w:rsidRPr="00387095">
        <w:rPr>
          <w:color w:val="3366FF"/>
          <w:lang w:val="en-US"/>
        </w:rPr>
        <w:t xml:space="preserve"> </w:t>
      </w:r>
      <w:r w:rsidR="00BA0908">
        <w:rPr>
          <w:color w:val="3366FF"/>
          <w:lang w:val="en-US"/>
        </w:rPr>
        <w:t xml:space="preserve">public, </w:t>
      </w:r>
      <w:proofErr w:type="spellStart"/>
      <w:r w:rsidR="00BA0908" w:rsidRPr="00B05E4A">
        <w:rPr>
          <w:color w:val="3366FF"/>
        </w:rPr>
        <w:t>menciptakan</w:t>
      </w:r>
      <w:proofErr w:type="spellEnd"/>
      <w:r w:rsidR="00BA0908" w:rsidRPr="00B05E4A">
        <w:rPr>
          <w:color w:val="3366FF"/>
        </w:rPr>
        <w:t xml:space="preserve"> </w:t>
      </w:r>
      <w:proofErr w:type="spellStart"/>
      <w:r w:rsidR="00BA0908" w:rsidRPr="00B05E4A">
        <w:rPr>
          <w:color w:val="3366FF"/>
        </w:rPr>
        <w:t>minat</w:t>
      </w:r>
      <w:proofErr w:type="spellEnd"/>
      <w:r w:rsidR="00BA0908" w:rsidRPr="00B05E4A">
        <w:rPr>
          <w:color w:val="3366FF"/>
        </w:rPr>
        <w:t xml:space="preserve"> </w:t>
      </w:r>
      <w:proofErr w:type="spellStart"/>
      <w:r w:rsidR="00BA0908" w:rsidRPr="00B05E4A">
        <w:rPr>
          <w:color w:val="3366FF"/>
        </w:rPr>
        <w:t>dan</w:t>
      </w:r>
      <w:proofErr w:type="spellEnd"/>
      <w:r w:rsidR="00BA0908" w:rsidRPr="00B05E4A">
        <w:rPr>
          <w:color w:val="3366FF"/>
        </w:rPr>
        <w:t xml:space="preserve"> </w:t>
      </w:r>
      <w:proofErr w:type="spellStart"/>
      <w:r w:rsidR="00BA0908" w:rsidRPr="00B05E4A">
        <w:rPr>
          <w:color w:val="3366FF"/>
        </w:rPr>
        <w:t>dukungan</w:t>
      </w:r>
      <w:proofErr w:type="spellEnd"/>
      <w:r w:rsidR="00BA0908">
        <w:rPr>
          <w:color w:val="3366FF"/>
        </w:rPr>
        <w:t>.</w:t>
      </w:r>
      <w:proofErr w:type="gramEnd"/>
    </w:p>
    <w:p w14:paraId="4801B065" w14:textId="77777777" w:rsidR="00CD26CC" w:rsidRDefault="00CD26CC" w:rsidP="00000462">
      <w:pPr>
        <w:pStyle w:val="Heading5"/>
      </w:pPr>
    </w:p>
    <w:p w14:paraId="4CF06509" w14:textId="77777777" w:rsidR="00000462" w:rsidRDefault="00000462" w:rsidP="00000462">
      <w:pPr>
        <w:pStyle w:val="Heading5"/>
      </w:pPr>
      <w:r>
        <w:t xml:space="preserve">Description: </w:t>
      </w:r>
    </w:p>
    <w:p w14:paraId="3D60D7AC" w14:textId="0E584BFB" w:rsidR="00000462" w:rsidRDefault="007747A0" w:rsidP="00000462">
      <w:pPr>
        <w:tabs>
          <w:tab w:val="left" w:pos="2835"/>
        </w:tabs>
      </w:pPr>
      <w:r w:rsidRPr="00665EB0">
        <w:t>Design</w:t>
      </w:r>
      <w:r w:rsidR="00000462" w:rsidRPr="00665EB0">
        <w:rPr>
          <w:rFonts w:ascii="Helvetica" w:hAnsi="Helvetica"/>
        </w:rPr>
        <w:t xml:space="preserve"> a captivating A3 poster</w:t>
      </w:r>
      <w:r>
        <w:rPr>
          <w:rFonts w:ascii="Helvetica" w:hAnsi="Helvetica"/>
        </w:rPr>
        <w:t>, promoting the key aspects of the CPC</w:t>
      </w:r>
      <w:r w:rsidR="00000462" w:rsidRPr="00665EB0">
        <w:rPr>
          <w:rFonts w:ascii="Helvetica" w:hAnsi="Helvetica"/>
        </w:rPr>
        <w:t>.</w:t>
      </w:r>
      <w:r w:rsidR="00000462">
        <w:rPr>
          <w:rFonts w:ascii="Helvetica" w:hAnsi="Helvetica"/>
        </w:rPr>
        <w:t xml:space="preserve"> </w:t>
      </w:r>
    </w:p>
    <w:p w14:paraId="6ADF8E7C" w14:textId="2ED26484" w:rsidR="00000462" w:rsidRPr="00665EB0" w:rsidRDefault="002A2C37" w:rsidP="00665EB0">
      <w:pPr>
        <w:pStyle w:val="ListNumber"/>
        <w:numPr>
          <w:ilvl w:val="0"/>
          <w:numId w:val="26"/>
        </w:numPr>
      </w:pPr>
      <w:r>
        <w:t>Design</w:t>
      </w:r>
      <w:r w:rsidR="00000462" w:rsidRPr="00665EB0">
        <w:t xml:space="preserve"> an A3 poster using images provided (</w:t>
      </w:r>
      <w:r>
        <w:rPr>
          <w:rFonts w:cs="Arial"/>
        </w:rPr>
        <w:t>WSC2015_TP40_M</w:t>
      </w:r>
      <w:r w:rsidR="007747A0" w:rsidRPr="007747A0">
        <w:rPr>
          <w:rFonts w:cs="Arial"/>
        </w:rPr>
        <w:t>1_</w:t>
      </w:r>
      <w:r w:rsidR="00011AE6">
        <w:rPr>
          <w:rFonts w:cs="Arial"/>
        </w:rPr>
        <w:t>images</w:t>
      </w:r>
      <w:r w:rsidR="00000462" w:rsidRPr="00665EB0">
        <w:rPr>
          <w:rFonts w:cs="Arial"/>
          <w:color w:val="000000"/>
        </w:rPr>
        <w:t>.zip)</w:t>
      </w:r>
    </w:p>
    <w:p w14:paraId="5833C25D" w14:textId="52C47FA8" w:rsidR="007747A0" w:rsidRDefault="007747A0">
      <w:pPr>
        <w:pStyle w:val="ListNumber"/>
      </w:pPr>
      <w:r w:rsidRPr="00665EB0">
        <w:t>M</w:t>
      </w:r>
      <w:r w:rsidR="00F85396">
        <w:t>ask</w:t>
      </w:r>
      <w:r w:rsidRPr="00665EB0">
        <w:t xml:space="preserve"> at least two of the images</w:t>
      </w:r>
      <w:r w:rsidR="007906A4">
        <w:t xml:space="preserve"> in Photoshop</w:t>
      </w:r>
      <w:r w:rsidRPr="00665EB0">
        <w:t>.</w:t>
      </w:r>
    </w:p>
    <w:p w14:paraId="353FD892" w14:textId="40222A74" w:rsidR="007747A0" w:rsidRPr="00463994" w:rsidRDefault="007747A0">
      <w:pPr>
        <w:pStyle w:val="ListNumber"/>
      </w:pPr>
      <w:r w:rsidRPr="00463994">
        <w:t xml:space="preserve">Your emblem design from Task 1 must be incorporated into the </w:t>
      </w:r>
      <w:r w:rsidR="00514925" w:rsidRPr="00463994">
        <w:t xml:space="preserve">poster </w:t>
      </w:r>
      <w:r w:rsidRPr="00463994">
        <w:t>design.</w:t>
      </w:r>
    </w:p>
    <w:p w14:paraId="17EC17AD" w14:textId="00E0520E" w:rsidR="00011AE6" w:rsidRPr="00463994" w:rsidRDefault="007747A0">
      <w:pPr>
        <w:pStyle w:val="ListNumber"/>
      </w:pPr>
      <w:r w:rsidRPr="00463994">
        <w:t>Include</w:t>
      </w:r>
      <w:r w:rsidR="00000462" w:rsidRPr="00463994">
        <w:t xml:space="preserve"> the </w:t>
      </w:r>
      <w:r w:rsidRPr="00463994">
        <w:t>five</w:t>
      </w:r>
      <w:r w:rsidR="00000462" w:rsidRPr="00463994">
        <w:t xml:space="preserve"> supplied logos on</w:t>
      </w:r>
      <w:r w:rsidRPr="00463994">
        <w:t xml:space="preserve"> the</w:t>
      </w:r>
      <w:r w:rsidR="00000462" w:rsidRPr="00463994">
        <w:t xml:space="preserve"> poster </w:t>
      </w:r>
      <w:r w:rsidR="00011AE6" w:rsidRPr="00463994">
        <w:t>(</w:t>
      </w:r>
      <w:r w:rsidR="002A2C37" w:rsidRPr="00463994">
        <w:rPr>
          <w:rFonts w:cs="Arial"/>
        </w:rPr>
        <w:t>WSC2015_TP40_M</w:t>
      </w:r>
      <w:r w:rsidR="00011AE6" w:rsidRPr="00463994">
        <w:rPr>
          <w:rFonts w:cs="Arial"/>
        </w:rPr>
        <w:t>1_logos.zip)</w:t>
      </w:r>
    </w:p>
    <w:p w14:paraId="0C4C5089" w14:textId="6B68E7A1" w:rsidR="00000462" w:rsidRPr="00463994" w:rsidRDefault="007747A0">
      <w:pPr>
        <w:pStyle w:val="ListNumber"/>
      </w:pPr>
      <w:r w:rsidRPr="00463994">
        <w:t>Apply supplied text to the</w:t>
      </w:r>
      <w:r w:rsidR="00000462" w:rsidRPr="00463994">
        <w:t xml:space="preserve"> poster (</w:t>
      </w:r>
      <w:r w:rsidR="002A2C37" w:rsidRPr="00463994">
        <w:rPr>
          <w:rFonts w:cs="Arial"/>
        </w:rPr>
        <w:t>WSC2015_TP40_M</w:t>
      </w:r>
      <w:r w:rsidR="00011AE6" w:rsidRPr="00463994">
        <w:rPr>
          <w:rFonts w:cs="Arial"/>
        </w:rPr>
        <w:t>1_text</w:t>
      </w:r>
      <w:r w:rsidRPr="00463994">
        <w:rPr>
          <w:rFonts w:cs="Arial"/>
          <w:rPrChange w:id="34" w:author="Hugo" w:date="2015-08-08T17:11:00Z">
            <w:rPr>
              <w:rFonts w:cs="Arial"/>
              <w:color w:val="000000"/>
            </w:rPr>
          </w:rPrChange>
        </w:rPr>
        <w:t>.zip</w:t>
      </w:r>
      <w:r w:rsidR="00000462" w:rsidRPr="00463994">
        <w:rPr>
          <w:rFonts w:cs="Arial"/>
          <w:rPrChange w:id="35" w:author="Hugo" w:date="2015-08-08T17:11:00Z">
            <w:rPr>
              <w:rFonts w:cs="Arial"/>
              <w:color w:val="000000"/>
            </w:rPr>
          </w:rPrChange>
        </w:rPr>
        <w:t>)</w:t>
      </w:r>
    </w:p>
    <w:p w14:paraId="1563D05C" w14:textId="58DA1DA8" w:rsidR="00000462" w:rsidRPr="00463994" w:rsidRDefault="00E57885" w:rsidP="00665EB0">
      <w:pPr>
        <w:pStyle w:val="ListNumber"/>
      </w:pPr>
      <w:r>
        <w:t>Save the final poster</w:t>
      </w:r>
      <w:r w:rsidR="00000462" w:rsidRPr="00463994">
        <w:t xml:space="preserve"> in </w:t>
      </w:r>
      <w:del w:id="36" w:author="nermal" w:date="2015-08-09T03:31:00Z">
        <w:r w:rsidR="00000462" w:rsidRPr="00463994" w:rsidDel="005962B5">
          <w:delText>the layout application software format</w:delText>
        </w:r>
      </w:del>
      <w:ins w:id="37" w:author="nermal" w:date="2015-08-09T03:31:00Z">
        <w:r w:rsidR="005962B5" w:rsidRPr="00463994">
          <w:t>InDesign</w:t>
        </w:r>
      </w:ins>
      <w:r w:rsidR="00000462" w:rsidRPr="00463994">
        <w:t>.</w:t>
      </w:r>
    </w:p>
    <w:p w14:paraId="03D8EDF5" w14:textId="77777777" w:rsidR="00CD26CC" w:rsidRPr="00463994" w:rsidRDefault="00CD26CC" w:rsidP="00000462">
      <w:pPr>
        <w:pStyle w:val="Heading5"/>
        <w:rPr>
          <w:color w:val="auto"/>
          <w:rPrChange w:id="38" w:author="Hugo" w:date="2015-08-08T17:11:00Z">
            <w:rPr/>
          </w:rPrChange>
        </w:rPr>
      </w:pPr>
    </w:p>
    <w:p w14:paraId="313D27CC" w14:textId="77777777" w:rsidR="00000462" w:rsidRPr="00463994" w:rsidRDefault="00000462" w:rsidP="00000462">
      <w:pPr>
        <w:pStyle w:val="Heading5"/>
        <w:rPr>
          <w:color w:val="auto"/>
          <w:rPrChange w:id="39" w:author="Hugo" w:date="2015-08-08T17:11:00Z">
            <w:rPr/>
          </w:rPrChange>
        </w:rPr>
      </w:pPr>
      <w:r w:rsidRPr="00463994">
        <w:rPr>
          <w:color w:val="auto"/>
          <w:rPrChange w:id="40" w:author="Hugo" w:date="2015-08-08T17:11:00Z">
            <w:rPr/>
          </w:rPrChange>
        </w:rPr>
        <w:t>Technical specifications:</w:t>
      </w:r>
      <w:r w:rsidRPr="00463994">
        <w:rPr>
          <w:color w:val="auto"/>
          <w:rPrChange w:id="41" w:author="Hugo" w:date="2015-08-08T17:11:00Z">
            <w:rPr/>
          </w:rPrChange>
        </w:rPr>
        <w:tab/>
      </w:r>
    </w:p>
    <w:p w14:paraId="122C96CD" w14:textId="1530F2B7" w:rsidR="00000462" w:rsidRPr="00463994" w:rsidRDefault="00011AE6" w:rsidP="00000462">
      <w:pPr>
        <w:pStyle w:val="ListBullet"/>
      </w:pPr>
      <w:r w:rsidRPr="00463994">
        <w:t xml:space="preserve">Dimensions: 297 mm </w:t>
      </w:r>
      <w:ins w:id="42" w:author="nermal" w:date="2015-08-09T03:32:00Z">
        <w:r w:rsidR="005962B5" w:rsidRPr="00463994">
          <w:t xml:space="preserve">wide </w:t>
        </w:r>
      </w:ins>
      <w:r w:rsidRPr="00463994">
        <w:t>x</w:t>
      </w:r>
      <w:r w:rsidR="00000462" w:rsidRPr="00463994">
        <w:t xml:space="preserve"> 420 mm </w:t>
      </w:r>
      <w:ins w:id="43" w:author="nermal" w:date="2015-08-09T03:32:00Z">
        <w:r w:rsidR="005962B5" w:rsidRPr="00463994">
          <w:t>high</w:t>
        </w:r>
      </w:ins>
      <w:del w:id="44" w:author="nermal" w:date="2015-08-09T03:32:00Z">
        <w:r w:rsidR="00000462" w:rsidRPr="00463994" w:rsidDel="005962B5">
          <w:delText xml:space="preserve">(final trimmed size) </w:delText>
        </w:r>
      </w:del>
    </w:p>
    <w:p w14:paraId="53A1FA35" w14:textId="72D08080" w:rsidR="00000462" w:rsidRPr="00463994" w:rsidRDefault="00000462" w:rsidP="00000462">
      <w:pPr>
        <w:pStyle w:val="ListBullet"/>
      </w:pPr>
      <w:r w:rsidRPr="00463994">
        <w:t>Bleed: 3 mm</w:t>
      </w:r>
      <w:ins w:id="45" w:author="nermal" w:date="2015-08-09T04:13:00Z">
        <w:r w:rsidR="008501A0" w:rsidRPr="00463994">
          <w:t xml:space="preserve"> (if necessary)</w:t>
        </w:r>
      </w:ins>
    </w:p>
    <w:p w14:paraId="0808A4E4" w14:textId="415C01C2" w:rsidR="00000462" w:rsidRPr="00463994" w:rsidRDefault="00000462" w:rsidP="00000462">
      <w:pPr>
        <w:pStyle w:val="ListBullet"/>
      </w:pPr>
      <w:r w:rsidRPr="00463994">
        <w:t>Colour Mode: CMY</w:t>
      </w:r>
      <w:r w:rsidR="005C11CD" w:rsidRPr="00463994">
        <w:t>K</w:t>
      </w:r>
    </w:p>
    <w:p w14:paraId="4EAA65F1" w14:textId="77777777" w:rsidR="00000462" w:rsidRPr="00463994" w:rsidRDefault="00000462" w:rsidP="00000462">
      <w:pPr>
        <w:pStyle w:val="ListBullet"/>
      </w:pPr>
      <w:r w:rsidRPr="00463994">
        <w:t>Stock: Coated paper</w:t>
      </w:r>
    </w:p>
    <w:p w14:paraId="5B1A0A84" w14:textId="5448E89D" w:rsidR="009600DF" w:rsidRDefault="009600DF" w:rsidP="00000462">
      <w:pPr>
        <w:pStyle w:val="ListBullet"/>
      </w:pPr>
      <w:r>
        <w:t>Resolu</w:t>
      </w:r>
      <w:r w:rsidR="000F0156">
        <w:t>tion: minimum of 225ppi</w:t>
      </w:r>
    </w:p>
    <w:p w14:paraId="342D8C9F" w14:textId="77777777" w:rsidR="00CD26CC" w:rsidRDefault="00CD26CC" w:rsidP="00000462">
      <w:pPr>
        <w:pStyle w:val="Heading3"/>
        <w:spacing w:before="0"/>
      </w:pPr>
    </w:p>
    <w:p w14:paraId="3233EFA7" w14:textId="77777777" w:rsidR="00000462" w:rsidRDefault="00000462" w:rsidP="00000462">
      <w:pPr>
        <w:pStyle w:val="Heading3"/>
        <w:spacing w:before="0"/>
      </w:pPr>
      <w:r>
        <w:t>You must deliver:</w:t>
      </w:r>
    </w:p>
    <w:p w14:paraId="10456F96" w14:textId="77777777" w:rsidR="001E04CE" w:rsidRDefault="001E04CE">
      <w:pPr>
        <w:pStyle w:val="ListBullet"/>
      </w:pPr>
      <w:r w:rsidRPr="001E04CE">
        <w:t>1 PDF for print.</w:t>
      </w:r>
    </w:p>
    <w:p w14:paraId="73A1F644" w14:textId="3540020D" w:rsidR="001E04CE" w:rsidRPr="006F34E7" w:rsidRDefault="001E04CE">
      <w:pPr>
        <w:pStyle w:val="ListBullet"/>
        <w:rPr>
          <w:lang w:val="en-US"/>
        </w:rPr>
      </w:pPr>
      <w:r>
        <w:t>F</w:t>
      </w:r>
      <w:proofErr w:type="spellStart"/>
      <w:r>
        <w:rPr>
          <w:lang w:val="en-US"/>
        </w:rPr>
        <w:t>olders</w:t>
      </w:r>
      <w:proofErr w:type="spellEnd"/>
      <w:r>
        <w:rPr>
          <w:lang w:val="en-US"/>
        </w:rPr>
        <w:t xml:space="preserve"> as specified in “Instructions to the Competitor” on page 3. </w:t>
      </w:r>
      <w:r>
        <w:rPr>
          <w:lang w:val="en-US"/>
        </w:rPr>
        <w:br/>
      </w:r>
      <w:r>
        <w:rPr>
          <w:b/>
          <w:bCs/>
          <w:lang w:val="en-US"/>
        </w:rPr>
        <w:t>Only files from these</w:t>
      </w:r>
      <w:r w:rsidRPr="00771A3D">
        <w:rPr>
          <w:b/>
          <w:bCs/>
          <w:lang w:val="en-US"/>
        </w:rPr>
        <w:t xml:space="preserve"> folder</w:t>
      </w:r>
      <w:r>
        <w:rPr>
          <w:b/>
          <w:bCs/>
          <w:lang w:val="en-US"/>
        </w:rPr>
        <w:t>s</w:t>
      </w:r>
      <w:r w:rsidRPr="00771A3D">
        <w:rPr>
          <w:b/>
          <w:bCs/>
          <w:lang w:val="en-US"/>
        </w:rPr>
        <w:t xml:space="preserve"> will be </w:t>
      </w:r>
      <w:r>
        <w:rPr>
          <w:b/>
          <w:bCs/>
          <w:lang w:val="en-US"/>
        </w:rPr>
        <w:t>assessed.</w:t>
      </w:r>
      <w:r>
        <w:rPr>
          <w:lang w:val="en-US"/>
        </w:rPr>
        <w:t xml:space="preserve"> </w:t>
      </w:r>
    </w:p>
    <w:p w14:paraId="32EC5AD7" w14:textId="14EE0D6A" w:rsidR="00000462" w:rsidRPr="001E04CE" w:rsidDel="00463994" w:rsidRDefault="00000462">
      <w:pPr>
        <w:pStyle w:val="ListBullet"/>
        <w:rPr>
          <w:del w:id="46" w:author="Hugo" w:date="2015-08-08T17:12:00Z"/>
        </w:rPr>
      </w:pPr>
      <w:r w:rsidRPr="001E04CE">
        <w:t>1 final composite printout</w:t>
      </w:r>
      <w:r w:rsidR="001E04CE">
        <w:t xml:space="preserve"> reduced to fit on A3</w:t>
      </w:r>
      <w:r w:rsidRPr="001E04CE">
        <w:t>, trimmed and mounted on</w:t>
      </w:r>
      <w:del w:id="47" w:author="nermal" w:date="2015-08-09T03:33:00Z">
        <w:r w:rsidRPr="001E04CE" w:rsidDel="005962B5">
          <w:delText xml:space="preserve"> a</w:delText>
        </w:r>
      </w:del>
      <w:r w:rsidRPr="001E04CE">
        <w:t xml:space="preserve"> board for presentation.</w:t>
      </w:r>
    </w:p>
    <w:p w14:paraId="1AD8380F" w14:textId="77777777" w:rsidR="00016FE3" w:rsidDel="00463994" w:rsidRDefault="00016FE3">
      <w:pPr>
        <w:pStyle w:val="ListBullet"/>
        <w:spacing w:after="160"/>
        <w:rPr>
          <w:del w:id="48" w:author="Hugo" w:date="2015-08-08T17:12:00Z"/>
        </w:rPr>
        <w:pPrChange w:id="49" w:author="Hugo" w:date="2015-08-08T17:12:00Z">
          <w:pPr>
            <w:spacing w:after="160"/>
          </w:pPr>
        </w:pPrChange>
      </w:pPr>
    </w:p>
    <w:p w14:paraId="6451B052" w14:textId="5F8999F5" w:rsidR="00016FE3" w:rsidDel="00463994" w:rsidRDefault="00016FE3">
      <w:pPr>
        <w:pStyle w:val="ListBullet"/>
        <w:rPr>
          <w:del w:id="50" w:author="Hugo" w:date="2015-08-08T17:12:00Z"/>
        </w:rPr>
        <w:pPrChange w:id="51" w:author="Hugo" w:date="2015-08-08T17:12:00Z">
          <w:pPr>
            <w:spacing w:after="160"/>
          </w:pPr>
        </w:pPrChange>
      </w:pPr>
    </w:p>
    <w:p w14:paraId="2FA2CDB5" w14:textId="77777777" w:rsidR="003204D1" w:rsidDel="00463994" w:rsidRDefault="003204D1">
      <w:pPr>
        <w:pStyle w:val="ListBullet"/>
        <w:rPr>
          <w:del w:id="52" w:author="Hugo" w:date="2015-08-08T17:12:00Z"/>
        </w:rPr>
        <w:pPrChange w:id="53" w:author="Hugo" w:date="2015-08-08T17:12:00Z">
          <w:pPr/>
        </w:pPrChange>
      </w:pPr>
    </w:p>
    <w:p w14:paraId="29F9CB33" w14:textId="3985688D" w:rsidR="003204D1" w:rsidDel="00463994" w:rsidRDefault="003204D1">
      <w:pPr>
        <w:pStyle w:val="ListBullet"/>
        <w:rPr>
          <w:del w:id="54" w:author="Hugo" w:date="2015-08-08T17:12:00Z"/>
        </w:rPr>
        <w:pPrChange w:id="55" w:author="Hugo" w:date="2015-08-08T17:12:00Z">
          <w:pPr/>
        </w:pPrChange>
      </w:pPr>
    </w:p>
    <w:p w14:paraId="1F3A08E1" w14:textId="029CEA9C" w:rsidR="003204D1" w:rsidDel="00463994" w:rsidRDefault="003204D1">
      <w:pPr>
        <w:pStyle w:val="ListBullet"/>
        <w:rPr>
          <w:del w:id="56" w:author="Hugo" w:date="2015-08-08T17:12:00Z"/>
        </w:rPr>
        <w:pPrChange w:id="57" w:author="Hugo" w:date="2015-08-08T17:12:00Z">
          <w:pPr/>
        </w:pPrChange>
      </w:pPr>
    </w:p>
    <w:p w14:paraId="18444294" w14:textId="44679017" w:rsidR="003204D1" w:rsidRDefault="003204D1">
      <w:pPr>
        <w:pStyle w:val="ListBullet"/>
        <w:pPrChange w:id="58" w:author="Hugo" w:date="2015-08-08T17:12:00Z">
          <w:pPr/>
        </w:pPrChange>
      </w:pPr>
    </w:p>
    <w:p w14:paraId="2E6BB44F" w14:textId="7403C390" w:rsidR="00B027D9" w:rsidDel="00463994" w:rsidRDefault="00B027D9">
      <w:pPr>
        <w:spacing w:after="160"/>
        <w:rPr>
          <w:ins w:id="59" w:author="nermal" w:date="2015-08-09T00:17:00Z"/>
          <w:del w:id="60" w:author="Hugo" w:date="2015-08-08T17:12:00Z"/>
        </w:rPr>
      </w:pPr>
      <w:ins w:id="61" w:author="nermal" w:date="2015-08-09T00:17:00Z">
        <w:del w:id="62" w:author="Hugo" w:date="2015-08-08T17:12:00Z">
          <w:r w:rsidDel="00463994">
            <w:br w:type="page"/>
          </w:r>
        </w:del>
      </w:ins>
    </w:p>
    <w:p w14:paraId="41250007" w14:textId="5142EF1B" w:rsidR="00B027D9" w:rsidRPr="00927597" w:rsidDel="00463994" w:rsidRDefault="00B027D9" w:rsidP="00B027D9">
      <w:pPr>
        <w:pStyle w:val="Title"/>
        <w:rPr>
          <w:ins w:id="63" w:author="nermal" w:date="2015-08-09T00:17:00Z"/>
          <w:del w:id="64" w:author="Hugo" w:date="2015-08-08T17:11:00Z"/>
          <w:lang w:val="en-GB"/>
        </w:rPr>
      </w:pPr>
      <w:bookmarkStart w:id="65" w:name="_Toc386117270"/>
      <w:bookmarkStart w:id="66" w:name="_Toc386117477"/>
      <w:ins w:id="67" w:author="nermal" w:date="2015-08-09T00:17:00Z">
        <w:del w:id="68" w:author="Hugo" w:date="2015-08-08T17:11:00Z">
          <w:r w:rsidDel="00463994">
            <w:delText>WSC2015_TP40_M1_POSTER_Text</w:delText>
          </w:r>
        </w:del>
      </w:ins>
    </w:p>
    <w:bookmarkEnd w:id="65"/>
    <w:bookmarkEnd w:id="66"/>
    <w:p w14:paraId="437EEC4D" w14:textId="77777777" w:rsidR="00B027D9" w:rsidRDefault="00B027D9" w:rsidP="00B027D9">
      <w:pPr>
        <w:pStyle w:val="Heading1"/>
        <w:rPr>
          <w:ins w:id="69" w:author="nermal" w:date="2015-08-09T00:17:00Z"/>
        </w:rPr>
      </w:pPr>
      <w:ins w:id="70" w:author="nermal" w:date="2015-08-09T00:17:00Z">
        <w:r>
          <w:lastRenderedPageBreak/>
          <w:t>text for inclusion:</w:t>
        </w:r>
      </w:ins>
    </w:p>
    <w:p w14:paraId="773C250E" w14:textId="77777777" w:rsidR="00B027D9" w:rsidRDefault="00B027D9" w:rsidP="00B027D9">
      <w:pPr>
        <w:rPr>
          <w:ins w:id="71" w:author="nermal" w:date="2015-08-09T00:17:00Z"/>
        </w:rPr>
      </w:pPr>
    </w:p>
    <w:p w14:paraId="5966772E" w14:textId="77777777" w:rsidR="00B027D9" w:rsidRDefault="00B027D9" w:rsidP="00B027D9">
      <w:pPr>
        <w:rPr>
          <w:ins w:id="72" w:author="nermal" w:date="2015-08-09T00:17:00Z"/>
        </w:rPr>
      </w:pPr>
    </w:p>
    <w:p w14:paraId="4AF70B88" w14:textId="77777777" w:rsidR="00B027D9" w:rsidRDefault="00B027D9" w:rsidP="00B027D9">
      <w:pPr>
        <w:rPr>
          <w:ins w:id="73" w:author="nermal" w:date="2015-08-09T00:17:00Z"/>
        </w:rPr>
      </w:pPr>
    </w:p>
    <w:p w14:paraId="028248DC" w14:textId="77777777" w:rsidR="00B027D9" w:rsidRDefault="00B027D9" w:rsidP="00B027D9">
      <w:pPr>
        <w:rPr>
          <w:ins w:id="74" w:author="nermal" w:date="2015-08-09T00:17:00Z"/>
        </w:rPr>
      </w:pPr>
      <w:ins w:id="75" w:author="nermal" w:date="2015-08-09T00:17:00Z">
        <w:r>
          <w:t>Community Plumbing Challenge 2015</w:t>
        </w:r>
      </w:ins>
    </w:p>
    <w:p w14:paraId="5B31DB57" w14:textId="77777777" w:rsidR="00B027D9" w:rsidRDefault="00B027D9" w:rsidP="00B027D9">
      <w:pPr>
        <w:rPr>
          <w:ins w:id="76" w:author="nermal" w:date="2015-08-09T00:17:00Z"/>
        </w:rPr>
      </w:pPr>
    </w:p>
    <w:p w14:paraId="22B87406" w14:textId="77777777" w:rsidR="00B027D9" w:rsidRDefault="00B027D9" w:rsidP="00B027D9">
      <w:pPr>
        <w:rPr>
          <w:ins w:id="77" w:author="nermal" w:date="2015-08-09T00:17:00Z"/>
        </w:rPr>
      </w:pPr>
      <w:ins w:id="78" w:author="nermal" w:date="2015-08-09T00:17:00Z">
        <w:r>
          <w:t>Design, Construction, Education:</w:t>
        </w:r>
      </w:ins>
    </w:p>
    <w:p w14:paraId="1947C560" w14:textId="77777777" w:rsidR="00B027D9" w:rsidRDefault="00B027D9" w:rsidP="00B027D9">
      <w:pPr>
        <w:rPr>
          <w:ins w:id="79" w:author="nermal" w:date="2015-08-09T00:17:00Z"/>
        </w:rPr>
      </w:pPr>
      <w:ins w:id="80" w:author="nermal" w:date="2015-08-09T00:17:00Z">
        <w:r>
          <w:t>Action for Public Health</w:t>
        </w:r>
      </w:ins>
    </w:p>
    <w:p w14:paraId="716BBA61" w14:textId="77777777" w:rsidR="00B027D9" w:rsidRDefault="00B027D9" w:rsidP="00B027D9">
      <w:pPr>
        <w:rPr>
          <w:ins w:id="81" w:author="nermal" w:date="2015-08-09T00:17:00Z"/>
        </w:rPr>
      </w:pPr>
    </w:p>
    <w:p w14:paraId="4CDA1885" w14:textId="77777777" w:rsidR="00B027D9" w:rsidRDefault="00B027D9" w:rsidP="00B027D9">
      <w:pPr>
        <w:rPr>
          <w:ins w:id="82" w:author="nermal" w:date="2015-08-09T00:17:00Z"/>
        </w:rPr>
      </w:pPr>
      <w:ins w:id="83" w:author="nermal" w:date="2015-08-09T00:17:00Z">
        <w:r>
          <w:t xml:space="preserve">2–5 </w:t>
        </w:r>
        <w:proofErr w:type="gramStart"/>
        <w:r>
          <w:t>November,</w:t>
        </w:r>
        <w:proofErr w:type="gramEnd"/>
        <w:r>
          <w:t xml:space="preserve"> 2015</w:t>
        </w:r>
      </w:ins>
    </w:p>
    <w:p w14:paraId="65EB74C4" w14:textId="77777777" w:rsidR="00B027D9" w:rsidRDefault="00B027D9" w:rsidP="00B027D9">
      <w:pPr>
        <w:rPr>
          <w:ins w:id="84" w:author="nermal" w:date="2015-08-09T00:17:00Z"/>
        </w:rPr>
      </w:pPr>
      <w:proofErr w:type="spellStart"/>
      <w:ins w:id="85" w:author="nermal" w:date="2015-08-09T00:17:00Z">
        <w:r>
          <w:t>Maha</w:t>
        </w:r>
        <w:proofErr w:type="spellEnd"/>
        <w:r>
          <w:t xml:space="preserve"> Nagar </w:t>
        </w:r>
        <w:proofErr w:type="spellStart"/>
        <w:r>
          <w:t>Palika</w:t>
        </w:r>
        <w:proofErr w:type="spellEnd"/>
        <w:r>
          <w:t xml:space="preserve"> School No – 125</w:t>
        </w:r>
      </w:ins>
    </w:p>
    <w:p w14:paraId="14EB63DD" w14:textId="77777777" w:rsidR="00B027D9" w:rsidRDefault="00B027D9" w:rsidP="00B027D9">
      <w:pPr>
        <w:rPr>
          <w:ins w:id="86" w:author="nermal" w:date="2015-08-09T00:17:00Z"/>
        </w:rPr>
      </w:pPr>
      <w:proofErr w:type="spellStart"/>
      <w:ins w:id="87" w:author="nermal" w:date="2015-08-09T00:17:00Z">
        <w:r>
          <w:t>Mukti</w:t>
        </w:r>
        <w:proofErr w:type="spellEnd"/>
        <w:r>
          <w:t xml:space="preserve"> </w:t>
        </w:r>
        <w:proofErr w:type="spellStart"/>
        <w:r>
          <w:t>Dham</w:t>
        </w:r>
        <w:proofErr w:type="spellEnd"/>
      </w:ins>
    </w:p>
    <w:p w14:paraId="2562D4E7" w14:textId="77777777" w:rsidR="00B027D9" w:rsidRDefault="00B027D9" w:rsidP="00B027D9">
      <w:pPr>
        <w:rPr>
          <w:ins w:id="88" w:author="nermal" w:date="2015-08-09T00:17:00Z"/>
        </w:rPr>
      </w:pPr>
      <w:proofErr w:type="spellStart"/>
      <w:ins w:id="89" w:author="nermal" w:date="2015-08-09T00:17:00Z">
        <w:r>
          <w:t>Nashik</w:t>
        </w:r>
        <w:proofErr w:type="spellEnd"/>
        <w:r>
          <w:t>, India</w:t>
        </w:r>
      </w:ins>
    </w:p>
    <w:p w14:paraId="5B8E5D8F" w14:textId="77777777" w:rsidR="00B027D9" w:rsidRDefault="00B027D9" w:rsidP="00B027D9">
      <w:pPr>
        <w:rPr>
          <w:ins w:id="90" w:author="nermal" w:date="2015-08-09T00:17:00Z"/>
        </w:rPr>
      </w:pPr>
    </w:p>
    <w:p w14:paraId="7FA82743" w14:textId="77777777" w:rsidR="00B027D9" w:rsidRDefault="00B027D9" w:rsidP="00B027D9">
      <w:pPr>
        <w:rPr>
          <w:ins w:id="91" w:author="nermal" w:date="2015-08-09T00:17:00Z"/>
        </w:rPr>
      </w:pPr>
      <w:ins w:id="92" w:author="nermal" w:date="2015-08-09T00:17:00Z">
        <w:r>
          <w:t xml:space="preserve">Join </w:t>
        </w:r>
        <w:proofErr w:type="gramStart"/>
        <w:r>
          <w:t>Us</w:t>
        </w:r>
        <w:proofErr w:type="gramEnd"/>
        <w:r>
          <w:t xml:space="preserve"> on the front line!</w:t>
        </w:r>
      </w:ins>
    </w:p>
    <w:p w14:paraId="70F74041" w14:textId="77777777" w:rsidR="00B027D9" w:rsidRDefault="00B027D9" w:rsidP="00B027D9">
      <w:pPr>
        <w:rPr>
          <w:ins w:id="93" w:author="nermal" w:date="2015-08-09T00:17:00Z"/>
        </w:rPr>
      </w:pPr>
    </w:p>
    <w:p w14:paraId="5868F4D3" w14:textId="77777777" w:rsidR="00B027D9" w:rsidRDefault="00B027D9" w:rsidP="00B027D9">
      <w:pPr>
        <w:rPr>
          <w:ins w:id="94" w:author="nermal" w:date="2015-08-09T00:17:00Z"/>
        </w:rPr>
      </w:pPr>
      <w:ins w:id="95" w:author="nermal" w:date="2015-08-09T00:17:00Z">
        <w:r>
          <w:t>Open Studio: 2–5 November 2015</w:t>
        </w:r>
      </w:ins>
    </w:p>
    <w:p w14:paraId="4D851C31" w14:textId="77777777" w:rsidR="00B027D9" w:rsidRDefault="00B027D9" w:rsidP="00B027D9">
      <w:pPr>
        <w:rPr>
          <w:ins w:id="96" w:author="nermal" w:date="2015-08-09T00:17:00Z"/>
        </w:rPr>
      </w:pPr>
      <w:ins w:id="97" w:author="nermal" w:date="2015-08-09T00:17:00Z">
        <w:r>
          <w:t>Community Forum: 5 November 2015</w:t>
        </w:r>
      </w:ins>
    </w:p>
    <w:p w14:paraId="06975FF7" w14:textId="77777777" w:rsidR="00B027D9" w:rsidRDefault="00B027D9" w:rsidP="00B027D9">
      <w:pPr>
        <w:rPr>
          <w:ins w:id="98" w:author="nermal" w:date="2015-08-09T00:17:00Z"/>
        </w:rPr>
      </w:pPr>
    </w:p>
    <w:p w14:paraId="78494A3D" w14:textId="77777777" w:rsidR="00B027D9" w:rsidRPr="00F26997" w:rsidRDefault="00B027D9" w:rsidP="00B027D9">
      <w:pPr>
        <w:rPr>
          <w:ins w:id="99" w:author="nermal" w:date="2015-08-09T00:17:00Z"/>
        </w:rPr>
      </w:pPr>
      <w:proofErr w:type="gramStart"/>
      <w:ins w:id="100" w:author="nermal" w:date="2015-08-09T00:17:00Z">
        <w:r>
          <w:t>www.worldskills.org</w:t>
        </w:r>
        <w:proofErr w:type="gramEnd"/>
        <w:r>
          <w:t>/cpc</w:t>
        </w:r>
      </w:ins>
    </w:p>
    <w:p w14:paraId="4110EB70" w14:textId="77777777" w:rsidR="003204D1" w:rsidRPr="003204D1" w:rsidRDefault="003204D1" w:rsidP="003204D1"/>
    <w:sectPr w:rsidR="003204D1" w:rsidRPr="003204D1" w:rsidSect="00300343">
      <w:headerReference w:type="default" r:id="rId13"/>
      <w:footerReference w:type="first" r:id="rId14"/>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FB7764" w14:textId="77777777" w:rsidR="00A373C2" w:rsidRDefault="00A373C2" w:rsidP="00D64CF3">
      <w:r>
        <w:separator/>
      </w:r>
    </w:p>
    <w:p w14:paraId="7E2011C3" w14:textId="77777777" w:rsidR="00A373C2" w:rsidRDefault="00A373C2" w:rsidP="00D64CF3"/>
    <w:p w14:paraId="2F566F42" w14:textId="77777777" w:rsidR="00A373C2" w:rsidRDefault="00A373C2" w:rsidP="00D64CF3"/>
  </w:endnote>
  <w:endnote w:type="continuationSeparator" w:id="0">
    <w:p w14:paraId="1F106ACE" w14:textId="77777777" w:rsidR="00A373C2" w:rsidRDefault="00A373C2" w:rsidP="00D64CF3">
      <w:r>
        <w:continuationSeparator/>
      </w:r>
    </w:p>
    <w:p w14:paraId="53DE2E89" w14:textId="77777777" w:rsidR="00A373C2" w:rsidRDefault="00A373C2" w:rsidP="00D64CF3"/>
    <w:p w14:paraId="0DAC2579" w14:textId="77777777" w:rsidR="00A373C2" w:rsidRDefault="00A373C2" w:rsidP="00D64C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Frutiger LT Com 45 Light">
    <w:charset w:val="00"/>
    <w:family w:val="auto"/>
    <w:pitch w:val="variable"/>
    <w:sig w:usb0="8000002F" w:usb1="5000204A" w:usb2="00000000" w:usb3="00000000" w:csb0="0000009B" w:csb1="00000000"/>
  </w:font>
  <w:font w:name="ＭＳ 明朝">
    <w:charset w:val="4E"/>
    <w:family w:val="auto"/>
    <w:pitch w:val="variable"/>
    <w:sig w:usb0="00000001" w:usb1="08070000" w:usb2="00000010" w:usb3="00000000" w:csb0="00020000" w:csb1="00000000"/>
  </w:font>
  <w:font w:name="Segoe UI">
    <w:altName w:val="Calibri"/>
    <w:charset w:val="00"/>
    <w:family w:val="swiss"/>
    <w:pitch w:val="variable"/>
    <w:sig w:usb0="E10022FF" w:usb1="C000E47F" w:usb2="00000029" w:usb3="00000000" w:csb0="000001DF" w:csb1="00000000"/>
  </w:font>
  <w:font w:name="Helvetica">
    <w:panose1 w:val="000000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395"/>
      <w:gridCol w:w="1338"/>
      <w:gridCol w:w="4197"/>
    </w:tblGrid>
    <w:tr w:rsidR="00A373C2" w:rsidRPr="00893901" w14:paraId="317313CD" w14:textId="77777777" w:rsidTr="00406BAA">
      <w:tc>
        <w:tcPr>
          <w:tcW w:w="4395" w:type="dxa"/>
          <w:vAlign w:val="center"/>
          <w:hideMark/>
        </w:tcPr>
        <w:p w14:paraId="7B179E01" w14:textId="6164BC74" w:rsidR="00A373C2" w:rsidRPr="00893901" w:rsidRDefault="00A373C2" w:rsidP="00464C0E">
          <w:pPr>
            <w:pStyle w:val="Footer"/>
          </w:pPr>
          <w:r>
            <w:t>WSC2015_TP40_M1_EN_wip_JS_SK_SR_TH</w:t>
          </w:r>
        </w:p>
      </w:tc>
      <w:tc>
        <w:tcPr>
          <w:tcW w:w="1338" w:type="dxa"/>
          <w:vAlign w:val="center"/>
          <w:hideMark/>
        </w:tcPr>
        <w:p w14:paraId="54159196" w14:textId="7DC9003D" w:rsidR="00A373C2" w:rsidRPr="00893901" w:rsidRDefault="00A373C2" w:rsidP="00406BAA">
          <w:pPr>
            <w:pStyle w:val="Footer"/>
            <w:jc w:val="center"/>
          </w:pPr>
          <w:r w:rsidRPr="00893901">
            <w:t xml:space="preserve">Version: </w:t>
          </w:r>
          <w:r>
            <w:t>1.0</w:t>
          </w:r>
        </w:p>
        <w:p w14:paraId="5A7EFFD5" w14:textId="40CB06CE" w:rsidR="00A373C2" w:rsidRPr="00893901" w:rsidRDefault="00A373C2" w:rsidP="00406BAA">
          <w:pPr>
            <w:pStyle w:val="Footer"/>
            <w:jc w:val="center"/>
          </w:pPr>
          <w:r>
            <w:t>Date: 02.08.15</w:t>
          </w:r>
        </w:p>
      </w:tc>
      <w:tc>
        <w:tcPr>
          <w:tcW w:w="4197" w:type="dxa"/>
          <w:vAlign w:val="center"/>
          <w:hideMark/>
        </w:tcPr>
        <w:p w14:paraId="55296E23" w14:textId="77777777" w:rsidR="00A373C2" w:rsidRPr="00893901" w:rsidRDefault="00A373C2" w:rsidP="00406BAA">
          <w:pPr>
            <w:pStyle w:val="Footer"/>
            <w:jc w:val="right"/>
          </w:pPr>
          <w:r w:rsidRPr="00893901">
            <w:fldChar w:fldCharType="begin"/>
          </w:r>
          <w:r w:rsidRPr="00893901">
            <w:instrText xml:space="preserve"> PAGE   \* MERGEFORMAT </w:instrText>
          </w:r>
          <w:r w:rsidRPr="00893901">
            <w:fldChar w:fldCharType="separate"/>
          </w:r>
          <w:r w:rsidR="0033714D">
            <w:rPr>
              <w:noProof/>
            </w:rPr>
            <w:t>4</w:t>
          </w:r>
          <w:r w:rsidRPr="00893901">
            <w:fldChar w:fldCharType="end"/>
          </w:r>
          <w:r w:rsidRPr="00893901">
            <w:t xml:space="preserve"> of </w:t>
          </w:r>
          <w:fldSimple w:instr=" NUMPAGES   \* MERGEFORMAT ">
            <w:r w:rsidR="0033714D">
              <w:rPr>
                <w:noProof/>
              </w:rPr>
              <w:t>8</w:t>
            </w:r>
          </w:fldSimple>
        </w:p>
      </w:tc>
    </w:tr>
  </w:tbl>
  <w:p w14:paraId="26CB6635" w14:textId="77777777" w:rsidR="00A373C2" w:rsidRDefault="00A373C2" w:rsidP="00D64CF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0B01EA" w14:textId="77777777" w:rsidR="00A373C2" w:rsidRPr="00F729AF" w:rsidRDefault="00A373C2" w:rsidP="00D64CF3">
    <w:pPr>
      <w:pStyle w:val="Footer"/>
    </w:pPr>
    <w:r w:rsidRPr="00BD124E">
      <w:rPr>
        <w:noProof/>
        <w:lang w:val="en-US"/>
      </w:rPr>
      <w:drawing>
        <wp:anchor distT="0" distB="0" distL="114300" distR="114300" simplePos="0" relativeHeight="251657728" behindDoc="1" locked="0" layoutInCell="1" allowOverlap="1" wp14:anchorId="47C077F5" wp14:editId="3DC6CE17">
          <wp:simplePos x="0" y="0"/>
          <wp:positionH relativeFrom="page">
            <wp:posOffset>730186</wp:posOffset>
          </wp:positionH>
          <wp:positionV relativeFrom="page">
            <wp:posOffset>8461375</wp:posOffset>
          </wp:positionV>
          <wp:extent cx="1274400" cy="1296000"/>
          <wp:effectExtent l="0" t="0" r="2540" b="0"/>
          <wp:wrapNone/>
          <wp:docPr id="17" name="Picture 17"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t>WSC2015_TP40_M1_EN_wip</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15A5B9" w14:textId="77777777" w:rsidR="00A373C2" w:rsidRDefault="00A373C2" w:rsidP="00D64CF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AE0C8D" w14:textId="77777777" w:rsidR="00A373C2" w:rsidRDefault="00A373C2" w:rsidP="00D64CF3">
      <w:r>
        <w:separator/>
      </w:r>
    </w:p>
  </w:footnote>
  <w:footnote w:type="continuationSeparator" w:id="0">
    <w:p w14:paraId="5FD38AFB" w14:textId="77777777" w:rsidR="00A373C2" w:rsidRDefault="00A373C2" w:rsidP="00D64CF3">
      <w:r>
        <w:continuationSeparator/>
      </w:r>
    </w:p>
    <w:p w14:paraId="5187B618" w14:textId="77777777" w:rsidR="00A373C2" w:rsidRDefault="00A373C2" w:rsidP="00D64CF3"/>
    <w:p w14:paraId="5E619AAC" w14:textId="77777777" w:rsidR="00A373C2" w:rsidRDefault="00A373C2" w:rsidP="00D64CF3"/>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33BBB" w14:textId="77777777" w:rsidR="00A373C2" w:rsidRDefault="00A373C2" w:rsidP="00D64CF3">
    <w:pPr>
      <w:pStyle w:val="Header"/>
    </w:pPr>
    <w:r w:rsidRPr="00A77E62">
      <w:rPr>
        <w:noProof/>
        <w:lang w:val="en-US"/>
      </w:rPr>
      <w:drawing>
        <wp:anchor distT="0" distB="0" distL="114300" distR="114300" simplePos="0" relativeHeight="251655680" behindDoc="0" locked="0" layoutInCell="1" allowOverlap="1" wp14:anchorId="08DDC84A" wp14:editId="3F5984F1">
          <wp:simplePos x="0" y="0"/>
          <wp:positionH relativeFrom="column">
            <wp:posOffset>5710555</wp:posOffset>
          </wp:positionH>
          <wp:positionV relativeFrom="paragraph">
            <wp:posOffset>-170180</wp:posOffset>
          </wp:positionV>
          <wp:extent cx="914400" cy="6248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56704" behindDoc="1" locked="0" layoutInCell="1" allowOverlap="1" wp14:anchorId="684DE505" wp14:editId="0F57D7FF">
          <wp:simplePos x="0" y="0"/>
          <wp:positionH relativeFrom="column">
            <wp:posOffset>-708660</wp:posOffset>
          </wp:positionH>
          <wp:positionV relativeFrom="paragraph">
            <wp:posOffset>-453390</wp:posOffset>
          </wp:positionV>
          <wp:extent cx="7572375" cy="9372600"/>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B36291" w14:textId="77777777" w:rsidR="00A373C2" w:rsidRDefault="00A373C2" w:rsidP="00D64CF3">
    <w:pPr>
      <w:pStyle w:val="Header"/>
    </w:pPr>
    <w:r w:rsidRPr="00BD124E">
      <w:rPr>
        <w:noProof/>
        <w:lang w:val="en-US"/>
      </w:rPr>
      <w:drawing>
        <wp:anchor distT="0" distB="0" distL="114300" distR="114300" simplePos="0" relativeHeight="251653632" behindDoc="1" locked="0" layoutInCell="1" allowOverlap="1" wp14:anchorId="380609AF" wp14:editId="5AAE5351">
          <wp:simplePos x="0" y="0"/>
          <wp:positionH relativeFrom="page">
            <wp:posOffset>10731</wp:posOffset>
          </wp:positionH>
          <wp:positionV relativeFrom="page">
            <wp:posOffset>10795</wp:posOffset>
          </wp:positionV>
          <wp:extent cx="7614000" cy="10746000"/>
          <wp:effectExtent l="0" t="0" r="6350" b="0"/>
          <wp:wrapNone/>
          <wp:docPr id="15" name="Picture 15"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656" behindDoc="1" locked="0" layoutInCell="1" allowOverlap="1" wp14:anchorId="6CBF34F9" wp14:editId="7E601988">
          <wp:simplePos x="0" y="0"/>
          <wp:positionH relativeFrom="page">
            <wp:posOffset>6362065</wp:posOffset>
          </wp:positionH>
          <wp:positionV relativeFrom="page">
            <wp:posOffset>212725</wp:posOffset>
          </wp:positionV>
          <wp:extent cx="1080000" cy="795600"/>
          <wp:effectExtent l="0" t="0" r="0" b="0"/>
          <wp:wrapNone/>
          <wp:docPr id="16" name="Picture 16"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2790AC" w14:textId="77777777" w:rsidR="00A373C2" w:rsidRDefault="00A373C2" w:rsidP="00D64CF3">
    <w:pPr>
      <w:pStyle w:val="Header"/>
    </w:pPr>
    <w:r w:rsidRPr="00BD124E">
      <w:rPr>
        <w:noProof/>
        <w:lang w:val="en-US"/>
      </w:rPr>
      <w:drawing>
        <wp:anchor distT="0" distB="0" distL="114300" distR="114300" simplePos="0" relativeHeight="251659776" behindDoc="1" locked="0" layoutInCell="1" allowOverlap="1" wp14:anchorId="0EDD2B44" wp14:editId="55D17A30">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61824" behindDoc="1" locked="0" layoutInCell="1" allowOverlap="1" wp14:anchorId="60495CE6" wp14:editId="797DDF1C">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F58E11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1E444A2"/>
    <w:multiLevelType w:val="multilevel"/>
    <w:tmpl w:val="81AC37F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cs="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06203AE9"/>
    <w:multiLevelType w:val="hybridMultilevel"/>
    <w:tmpl w:val="4CAE21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6">
    <w:nsid w:val="16823CE5"/>
    <w:multiLevelType w:val="hybridMultilevel"/>
    <w:tmpl w:val="D936851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0426DF6"/>
    <w:multiLevelType w:val="hybridMultilevel"/>
    <w:tmpl w:val="1A0CA23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3"/>
  </w:num>
  <w:num w:numId="13">
    <w:abstractNumId w:val="21"/>
  </w:num>
  <w:num w:numId="14">
    <w:abstractNumId w:val="13"/>
    <w:lvlOverride w:ilvl="0">
      <w:startOverride w:val="1"/>
    </w:lvlOverride>
  </w:num>
  <w:num w:numId="15">
    <w:abstractNumId w:val="19"/>
  </w:num>
  <w:num w:numId="16">
    <w:abstractNumId w:val="17"/>
  </w:num>
  <w:num w:numId="17">
    <w:abstractNumId w:val="12"/>
  </w:num>
  <w:num w:numId="18">
    <w:abstractNumId w:val="26"/>
  </w:num>
  <w:num w:numId="19">
    <w:abstractNumId w:val="18"/>
  </w:num>
  <w:num w:numId="20">
    <w:abstractNumId w:val="20"/>
  </w:num>
  <w:num w:numId="21">
    <w:abstractNumId w:val="11"/>
  </w:num>
  <w:num w:numId="22">
    <w:abstractNumId w:val="27"/>
  </w:num>
  <w:num w:numId="23">
    <w:abstractNumId w:val="10"/>
  </w:num>
  <w:num w:numId="24">
    <w:abstractNumId w:val="23"/>
  </w:num>
  <w:num w:numId="25">
    <w:abstractNumId w:val="17"/>
    <w:lvlOverride w:ilvl="0">
      <w:startOverride w:val="1"/>
    </w:lvlOverride>
  </w:num>
  <w:num w:numId="26">
    <w:abstractNumId w:val="17"/>
    <w:lvlOverride w:ilvl="0">
      <w:startOverride w:val="1"/>
    </w:lvlOverride>
  </w:num>
  <w:num w:numId="27">
    <w:abstractNumId w:val="14"/>
  </w:num>
  <w:num w:numId="28">
    <w:abstractNumId w:val="25"/>
  </w:num>
  <w:num w:numId="29">
    <w:abstractNumId w:val="16"/>
  </w:num>
  <w:num w:numId="30">
    <w:abstractNumId w:val="15"/>
  </w:num>
  <w:num w:numId="31">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ane Stokie">
    <w15:presenceInfo w15:providerId="None" w15:userId="Jane Stok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0462"/>
    <w:rsid w:val="00011AE6"/>
    <w:rsid w:val="00016FE3"/>
    <w:rsid w:val="00017C04"/>
    <w:rsid w:val="0003526B"/>
    <w:rsid w:val="00042CEF"/>
    <w:rsid w:val="00050DCE"/>
    <w:rsid w:val="00052F6D"/>
    <w:rsid w:val="000551B3"/>
    <w:rsid w:val="00066641"/>
    <w:rsid w:val="0009708C"/>
    <w:rsid w:val="000A5BF8"/>
    <w:rsid w:val="000B2B2E"/>
    <w:rsid w:val="000B7A37"/>
    <w:rsid w:val="000D7D61"/>
    <w:rsid w:val="000E219D"/>
    <w:rsid w:val="000F0156"/>
    <w:rsid w:val="000F4A5C"/>
    <w:rsid w:val="001052A2"/>
    <w:rsid w:val="001078DC"/>
    <w:rsid w:val="001172EF"/>
    <w:rsid w:val="0012553C"/>
    <w:rsid w:val="00131472"/>
    <w:rsid w:val="00134547"/>
    <w:rsid w:val="001559F8"/>
    <w:rsid w:val="00161F08"/>
    <w:rsid w:val="00192D2B"/>
    <w:rsid w:val="001A554B"/>
    <w:rsid w:val="001A5629"/>
    <w:rsid w:val="001C2B30"/>
    <w:rsid w:val="001C5F88"/>
    <w:rsid w:val="001E04CE"/>
    <w:rsid w:val="001E4FDC"/>
    <w:rsid w:val="00210EF3"/>
    <w:rsid w:val="002245BA"/>
    <w:rsid w:val="00226E22"/>
    <w:rsid w:val="0024110D"/>
    <w:rsid w:val="0024133E"/>
    <w:rsid w:val="00245A7A"/>
    <w:rsid w:val="00254F1A"/>
    <w:rsid w:val="00256F91"/>
    <w:rsid w:val="0026260B"/>
    <w:rsid w:val="002629D6"/>
    <w:rsid w:val="00264847"/>
    <w:rsid w:val="002700E0"/>
    <w:rsid w:val="00284371"/>
    <w:rsid w:val="002945C0"/>
    <w:rsid w:val="002A2C37"/>
    <w:rsid w:val="002B1320"/>
    <w:rsid w:val="002B2A94"/>
    <w:rsid w:val="002C3F7F"/>
    <w:rsid w:val="002D17A4"/>
    <w:rsid w:val="002D2E0E"/>
    <w:rsid w:val="002E3BA5"/>
    <w:rsid w:val="00300343"/>
    <w:rsid w:val="00310570"/>
    <w:rsid w:val="00313347"/>
    <w:rsid w:val="003133A3"/>
    <w:rsid w:val="00313492"/>
    <w:rsid w:val="00313A54"/>
    <w:rsid w:val="003147E8"/>
    <w:rsid w:val="003204D1"/>
    <w:rsid w:val="0032135D"/>
    <w:rsid w:val="003314D6"/>
    <w:rsid w:val="0033714D"/>
    <w:rsid w:val="00351A97"/>
    <w:rsid w:val="0035685D"/>
    <w:rsid w:val="00363918"/>
    <w:rsid w:val="00376F8A"/>
    <w:rsid w:val="0038099A"/>
    <w:rsid w:val="00383952"/>
    <w:rsid w:val="00385305"/>
    <w:rsid w:val="00387095"/>
    <w:rsid w:val="00395E13"/>
    <w:rsid w:val="003A3137"/>
    <w:rsid w:val="003A67FB"/>
    <w:rsid w:val="003B4CF8"/>
    <w:rsid w:val="003D4768"/>
    <w:rsid w:val="00406BAA"/>
    <w:rsid w:val="00412D3C"/>
    <w:rsid w:val="00413188"/>
    <w:rsid w:val="00426187"/>
    <w:rsid w:val="004312C0"/>
    <w:rsid w:val="00451510"/>
    <w:rsid w:val="004605D7"/>
    <w:rsid w:val="00462CB3"/>
    <w:rsid w:val="00463994"/>
    <w:rsid w:val="00464C0E"/>
    <w:rsid w:val="004658E0"/>
    <w:rsid w:val="00496EFF"/>
    <w:rsid w:val="004A2797"/>
    <w:rsid w:val="004A2E8B"/>
    <w:rsid w:val="004A3E23"/>
    <w:rsid w:val="004A7970"/>
    <w:rsid w:val="004B6102"/>
    <w:rsid w:val="004B6219"/>
    <w:rsid w:val="004C43C0"/>
    <w:rsid w:val="004C77A7"/>
    <w:rsid w:val="004D3337"/>
    <w:rsid w:val="004E3293"/>
    <w:rsid w:val="004F05B5"/>
    <w:rsid w:val="00514925"/>
    <w:rsid w:val="00516340"/>
    <w:rsid w:val="0051761D"/>
    <w:rsid w:val="0055275C"/>
    <w:rsid w:val="005962B5"/>
    <w:rsid w:val="005A22D7"/>
    <w:rsid w:val="005B0A4B"/>
    <w:rsid w:val="005C11CD"/>
    <w:rsid w:val="005C1F3D"/>
    <w:rsid w:val="005F01CC"/>
    <w:rsid w:val="005F3F65"/>
    <w:rsid w:val="006023B5"/>
    <w:rsid w:val="006108E3"/>
    <w:rsid w:val="00630EB3"/>
    <w:rsid w:val="0066373C"/>
    <w:rsid w:val="00665EB0"/>
    <w:rsid w:val="00670CF5"/>
    <w:rsid w:val="006728AA"/>
    <w:rsid w:val="00673AA4"/>
    <w:rsid w:val="00682652"/>
    <w:rsid w:val="0068294F"/>
    <w:rsid w:val="0068739B"/>
    <w:rsid w:val="00692D20"/>
    <w:rsid w:val="006A2E26"/>
    <w:rsid w:val="006B4A71"/>
    <w:rsid w:val="006C5D13"/>
    <w:rsid w:val="006C692D"/>
    <w:rsid w:val="006E26EF"/>
    <w:rsid w:val="006E6918"/>
    <w:rsid w:val="006F34E7"/>
    <w:rsid w:val="006F5EE2"/>
    <w:rsid w:val="00720F49"/>
    <w:rsid w:val="00744515"/>
    <w:rsid w:val="00765733"/>
    <w:rsid w:val="007747A0"/>
    <w:rsid w:val="007906A4"/>
    <w:rsid w:val="007A4C1D"/>
    <w:rsid w:val="007C4BB2"/>
    <w:rsid w:val="007F212B"/>
    <w:rsid w:val="00801491"/>
    <w:rsid w:val="008362E2"/>
    <w:rsid w:val="008429C5"/>
    <w:rsid w:val="008501A0"/>
    <w:rsid w:val="008577E6"/>
    <w:rsid w:val="0087723A"/>
    <w:rsid w:val="00877FC5"/>
    <w:rsid w:val="008827AA"/>
    <w:rsid w:val="008862F7"/>
    <w:rsid w:val="00887D98"/>
    <w:rsid w:val="00897FE6"/>
    <w:rsid w:val="008A3942"/>
    <w:rsid w:val="008A3C36"/>
    <w:rsid w:val="008A441F"/>
    <w:rsid w:val="008B2E36"/>
    <w:rsid w:val="008D0279"/>
    <w:rsid w:val="008D549C"/>
    <w:rsid w:val="008E0D62"/>
    <w:rsid w:val="008F3C96"/>
    <w:rsid w:val="008F5CF8"/>
    <w:rsid w:val="0091014B"/>
    <w:rsid w:val="0092112F"/>
    <w:rsid w:val="00951146"/>
    <w:rsid w:val="009579D7"/>
    <w:rsid w:val="009600DF"/>
    <w:rsid w:val="00970DFB"/>
    <w:rsid w:val="0098297B"/>
    <w:rsid w:val="00987A9F"/>
    <w:rsid w:val="0099778F"/>
    <w:rsid w:val="009E4A54"/>
    <w:rsid w:val="009F1639"/>
    <w:rsid w:val="00A12646"/>
    <w:rsid w:val="00A12A9F"/>
    <w:rsid w:val="00A258E7"/>
    <w:rsid w:val="00A279C3"/>
    <w:rsid w:val="00A373C2"/>
    <w:rsid w:val="00A65480"/>
    <w:rsid w:val="00A711B1"/>
    <w:rsid w:val="00A77E62"/>
    <w:rsid w:val="00A84450"/>
    <w:rsid w:val="00A96AFC"/>
    <w:rsid w:val="00AA2A53"/>
    <w:rsid w:val="00AB18DE"/>
    <w:rsid w:val="00AD3ED6"/>
    <w:rsid w:val="00AD609E"/>
    <w:rsid w:val="00B019EC"/>
    <w:rsid w:val="00B027D9"/>
    <w:rsid w:val="00B05E4A"/>
    <w:rsid w:val="00B10358"/>
    <w:rsid w:val="00B11358"/>
    <w:rsid w:val="00B1570F"/>
    <w:rsid w:val="00B26CE6"/>
    <w:rsid w:val="00B351D4"/>
    <w:rsid w:val="00B40AE0"/>
    <w:rsid w:val="00B4527A"/>
    <w:rsid w:val="00B83057"/>
    <w:rsid w:val="00B9197E"/>
    <w:rsid w:val="00BA058F"/>
    <w:rsid w:val="00BA0908"/>
    <w:rsid w:val="00BC32F8"/>
    <w:rsid w:val="00BC5FB3"/>
    <w:rsid w:val="00BD124E"/>
    <w:rsid w:val="00BD6302"/>
    <w:rsid w:val="00BE1754"/>
    <w:rsid w:val="00BE3BAD"/>
    <w:rsid w:val="00BE525A"/>
    <w:rsid w:val="00BE57EF"/>
    <w:rsid w:val="00BF41E6"/>
    <w:rsid w:val="00BF4F81"/>
    <w:rsid w:val="00C123E6"/>
    <w:rsid w:val="00C126B2"/>
    <w:rsid w:val="00C27CFE"/>
    <w:rsid w:val="00C32220"/>
    <w:rsid w:val="00C52F7B"/>
    <w:rsid w:val="00C7276A"/>
    <w:rsid w:val="00C74253"/>
    <w:rsid w:val="00C77D08"/>
    <w:rsid w:val="00C8028E"/>
    <w:rsid w:val="00CA2AB6"/>
    <w:rsid w:val="00CC0773"/>
    <w:rsid w:val="00CD26CC"/>
    <w:rsid w:val="00CD3200"/>
    <w:rsid w:val="00CD6C52"/>
    <w:rsid w:val="00D04318"/>
    <w:rsid w:val="00D04BE0"/>
    <w:rsid w:val="00D121E2"/>
    <w:rsid w:val="00D20AA2"/>
    <w:rsid w:val="00D22F0A"/>
    <w:rsid w:val="00D333DE"/>
    <w:rsid w:val="00D47023"/>
    <w:rsid w:val="00D64CF3"/>
    <w:rsid w:val="00D66046"/>
    <w:rsid w:val="00D71E3D"/>
    <w:rsid w:val="00D97537"/>
    <w:rsid w:val="00DA3F51"/>
    <w:rsid w:val="00DA4A85"/>
    <w:rsid w:val="00DA68E9"/>
    <w:rsid w:val="00DB64BF"/>
    <w:rsid w:val="00DE0020"/>
    <w:rsid w:val="00DF25B9"/>
    <w:rsid w:val="00E04B36"/>
    <w:rsid w:val="00E355A4"/>
    <w:rsid w:val="00E42027"/>
    <w:rsid w:val="00E57885"/>
    <w:rsid w:val="00E609D4"/>
    <w:rsid w:val="00E76A5D"/>
    <w:rsid w:val="00E8234C"/>
    <w:rsid w:val="00EA3B09"/>
    <w:rsid w:val="00EB29D4"/>
    <w:rsid w:val="00EF235C"/>
    <w:rsid w:val="00EF6E85"/>
    <w:rsid w:val="00F0109D"/>
    <w:rsid w:val="00F30697"/>
    <w:rsid w:val="00F4251E"/>
    <w:rsid w:val="00F43B5D"/>
    <w:rsid w:val="00F460E9"/>
    <w:rsid w:val="00F51E87"/>
    <w:rsid w:val="00F65883"/>
    <w:rsid w:val="00F70023"/>
    <w:rsid w:val="00F701B8"/>
    <w:rsid w:val="00F71AA2"/>
    <w:rsid w:val="00F729AF"/>
    <w:rsid w:val="00F85396"/>
    <w:rsid w:val="00F92603"/>
    <w:rsid w:val="00FA0688"/>
    <w:rsid w:val="00FA1231"/>
    <w:rsid w:val="00FC010B"/>
    <w:rsid w:val="00FF4AFF"/>
    <w:rsid w:val="00FF6F6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D82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64CF3"/>
    <w:pPr>
      <w:spacing w:after="12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table" w:customStyle="1" w:styleId="WSI-Table1">
    <w:name w:val="WSI - Table1"/>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table" w:customStyle="1" w:styleId="WSI-Table2">
    <w:name w:val="WSI - Table2"/>
    <w:basedOn w:val="TableNormal"/>
    <w:uiPriority w:val="99"/>
    <w:rsid w:val="00406BAA"/>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hps">
    <w:name w:val="hps"/>
    <w:rsid w:val="0087723A"/>
  </w:style>
  <w:style w:type="paragraph" w:customStyle="1" w:styleId="TextBody">
    <w:name w:val="Text Body"/>
    <w:basedOn w:val="Normal"/>
    <w:rsid w:val="00BA058F"/>
    <w:pPr>
      <w:tabs>
        <w:tab w:val="left" w:pos="2835"/>
      </w:tabs>
      <w:suppressAutoHyphens/>
      <w:spacing w:line="240" w:lineRule="auto"/>
    </w:pPr>
    <w:rPr>
      <w:rFonts w:ascii="Helvetica" w:eastAsia="MS Mincho" w:hAnsi="Helvetica" w:cs="Times New Roman"/>
      <w:color w:val="00000A"/>
      <w:sz w:val="24"/>
      <w:szCs w:val="24"/>
      <w:lang w:val="en-AU"/>
    </w:rPr>
  </w:style>
  <w:style w:type="paragraph" w:customStyle="1" w:styleId="Contents1">
    <w:name w:val="Contents 1"/>
    <w:basedOn w:val="Normal"/>
    <w:rsid w:val="00CA2AB6"/>
    <w:pPr>
      <w:suppressAutoHyphens/>
      <w:spacing w:after="0" w:line="240" w:lineRule="auto"/>
    </w:pPr>
    <w:rPr>
      <w:rFonts w:eastAsia="Times New Roman" w:cs="Times New Roman"/>
      <w:color w:val="00000A"/>
      <w:sz w:val="24"/>
      <w:szCs w:val="24"/>
    </w:rPr>
  </w:style>
  <w:style w:type="character" w:styleId="CommentReference">
    <w:name w:val="annotation reference"/>
    <w:basedOn w:val="DefaultParagraphFont"/>
    <w:uiPriority w:val="99"/>
    <w:semiHidden/>
    <w:unhideWhenUsed/>
    <w:rsid w:val="0024133E"/>
    <w:rPr>
      <w:sz w:val="18"/>
      <w:szCs w:val="18"/>
    </w:rPr>
  </w:style>
  <w:style w:type="paragraph" w:styleId="CommentText">
    <w:name w:val="annotation text"/>
    <w:basedOn w:val="Normal"/>
    <w:link w:val="CommentTextChar"/>
    <w:uiPriority w:val="99"/>
    <w:semiHidden/>
    <w:unhideWhenUsed/>
    <w:rsid w:val="0024133E"/>
    <w:pPr>
      <w:spacing w:line="240" w:lineRule="auto"/>
    </w:pPr>
    <w:rPr>
      <w:sz w:val="24"/>
      <w:szCs w:val="24"/>
    </w:rPr>
  </w:style>
  <w:style w:type="character" w:customStyle="1" w:styleId="CommentTextChar">
    <w:name w:val="Comment Text Char"/>
    <w:basedOn w:val="DefaultParagraphFont"/>
    <w:link w:val="CommentText"/>
    <w:uiPriority w:val="99"/>
    <w:semiHidden/>
    <w:rsid w:val="0024133E"/>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4133E"/>
    <w:rPr>
      <w:b/>
      <w:bCs/>
      <w:sz w:val="20"/>
      <w:szCs w:val="20"/>
    </w:rPr>
  </w:style>
  <w:style w:type="character" w:customStyle="1" w:styleId="CommentSubjectChar">
    <w:name w:val="Comment Subject Char"/>
    <w:basedOn w:val="CommentTextChar"/>
    <w:link w:val="CommentSubject"/>
    <w:uiPriority w:val="99"/>
    <w:semiHidden/>
    <w:rsid w:val="0024133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22"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BE196-C6F6-6545-9CB5-07EEC059F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\Users\Luise\Dropbox (WS Secretariat)\WS\Templates\Focus on Competitions and Projects\CAP_doc_cover_v2.0.dotx</Template>
  <TotalTime>107</TotalTime>
  <Pages>8</Pages>
  <Words>1777</Words>
  <Characters>10134</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nada</cp:lastModifiedBy>
  <cp:revision>84</cp:revision>
  <cp:lastPrinted>2015-08-08T20:12:00Z</cp:lastPrinted>
  <dcterms:created xsi:type="dcterms:W3CDTF">2015-08-09T18:35:00Z</dcterms:created>
  <dcterms:modified xsi:type="dcterms:W3CDTF">2015-08-11T14:05:00Z</dcterms:modified>
</cp:coreProperties>
</file>