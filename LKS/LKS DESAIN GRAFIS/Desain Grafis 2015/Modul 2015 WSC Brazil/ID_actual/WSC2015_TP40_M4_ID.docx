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993F2" w14:textId="77777777" w:rsidR="006E26EF" w:rsidRPr="001172EF" w:rsidRDefault="001C2B30" w:rsidP="00313492">
      <w:pPr>
        <w:pStyle w:val="Title"/>
      </w:pPr>
      <w:r w:rsidRPr="001C2B30">
        <w:t xml:space="preserve">Test Project </w:t>
      </w:r>
      <w:r w:rsidR="00AF6462">
        <w:t>Module 4</w:t>
      </w:r>
    </w:p>
    <w:p w14:paraId="653D6282" w14:textId="34995AAA" w:rsidR="00A77E62" w:rsidRPr="001172EF" w:rsidRDefault="001C2B30" w:rsidP="00313492">
      <w:pPr>
        <w:pStyle w:val="Subtitle"/>
      </w:pPr>
      <w:r w:rsidRPr="001C2B30">
        <w:t>WSC2015_TP</w:t>
      </w:r>
      <w:r w:rsidR="00AF6462">
        <w:t>40</w:t>
      </w:r>
      <w:r w:rsidRPr="001C2B30">
        <w:t>_</w:t>
      </w:r>
      <w:r w:rsidR="00AF6462">
        <w:t>M4</w:t>
      </w:r>
      <w:r w:rsidRPr="001C2B30">
        <w:t>_</w:t>
      </w:r>
      <w:r w:rsidR="00700756">
        <w:t>ID</w:t>
      </w:r>
    </w:p>
    <w:p w14:paraId="7EF90CE2" w14:textId="77777777" w:rsidR="008827AA" w:rsidRDefault="008827AA" w:rsidP="001C2B30">
      <w:pPr>
        <w:rPr>
          <w:lang w:val="en-AU"/>
        </w:rPr>
      </w:pPr>
    </w:p>
    <w:p w14:paraId="33703D61" w14:textId="77777777" w:rsidR="008827AA" w:rsidRDefault="008827AA" w:rsidP="001C2B30">
      <w:pPr>
        <w:rPr>
          <w:lang w:val="en-AU"/>
        </w:rPr>
      </w:pPr>
    </w:p>
    <w:p w14:paraId="73EF6EB4" w14:textId="77777777" w:rsidR="008827AA" w:rsidRDefault="008827AA" w:rsidP="001C2B30">
      <w:pPr>
        <w:rPr>
          <w:lang w:val="en-AU"/>
        </w:rPr>
      </w:pPr>
    </w:p>
    <w:p w14:paraId="4376DFA2" w14:textId="77777777" w:rsidR="001C2B30" w:rsidRPr="008827AA" w:rsidRDefault="001C2B30" w:rsidP="001C2B30">
      <w:pPr>
        <w:rPr>
          <w:sz w:val="28"/>
          <w:szCs w:val="28"/>
          <w:lang w:val="en-AU"/>
        </w:rPr>
      </w:pPr>
      <w:r w:rsidRPr="008827AA">
        <w:rPr>
          <w:sz w:val="28"/>
          <w:szCs w:val="28"/>
          <w:lang w:val="en-AU"/>
        </w:rPr>
        <w:t>Submitted by:</w:t>
      </w:r>
    </w:p>
    <w:p w14:paraId="426E2796" w14:textId="2D026996" w:rsidR="001C2B30" w:rsidRPr="008827AA" w:rsidRDefault="001C2B30" w:rsidP="00E91183">
      <w:pPr>
        <w:rPr>
          <w:sz w:val="28"/>
          <w:szCs w:val="28"/>
          <w:lang w:val="en-AU"/>
        </w:rPr>
      </w:pPr>
      <w:r w:rsidRPr="008827AA">
        <w:rPr>
          <w:sz w:val="28"/>
          <w:szCs w:val="28"/>
          <w:lang w:val="en-AU"/>
        </w:rPr>
        <w:t>Name</w:t>
      </w:r>
      <w:r w:rsidR="00F77373">
        <w:rPr>
          <w:sz w:val="28"/>
          <w:szCs w:val="28"/>
          <w:lang w:val="en-AU"/>
        </w:rPr>
        <w:t>s</w:t>
      </w:r>
      <w:r w:rsidRPr="008827AA">
        <w:rPr>
          <w:sz w:val="28"/>
          <w:szCs w:val="28"/>
          <w:lang w:val="en-AU"/>
        </w:rPr>
        <w:t xml:space="preserve">: </w:t>
      </w:r>
      <w:proofErr w:type="spellStart"/>
      <w:r w:rsidR="00E91183" w:rsidRPr="00E91183">
        <w:rPr>
          <w:sz w:val="28"/>
          <w:szCs w:val="28"/>
          <w:lang w:val="en-AU"/>
        </w:rPr>
        <w:t>Christoph</w:t>
      </w:r>
      <w:proofErr w:type="spellEnd"/>
      <w:r w:rsidR="00E91183" w:rsidRPr="00E91183">
        <w:rPr>
          <w:sz w:val="28"/>
          <w:szCs w:val="28"/>
          <w:lang w:val="en-AU"/>
        </w:rPr>
        <w:t xml:space="preserve"> </w:t>
      </w:r>
      <w:proofErr w:type="spellStart"/>
      <w:r w:rsidR="00E91183" w:rsidRPr="00E91183">
        <w:rPr>
          <w:sz w:val="28"/>
          <w:szCs w:val="28"/>
          <w:lang w:val="en-AU"/>
        </w:rPr>
        <w:t>Elmecker</w:t>
      </w:r>
      <w:proofErr w:type="spellEnd"/>
      <w:r w:rsidR="00E91183">
        <w:rPr>
          <w:sz w:val="28"/>
          <w:szCs w:val="28"/>
          <w:lang w:val="en-AU"/>
        </w:rPr>
        <w:t xml:space="preserve">, </w:t>
      </w:r>
      <w:proofErr w:type="spellStart"/>
      <w:r w:rsidR="00E91183" w:rsidRPr="00E91183">
        <w:rPr>
          <w:sz w:val="28"/>
          <w:szCs w:val="28"/>
          <w:lang w:val="en-AU"/>
        </w:rPr>
        <w:t>Katsuji</w:t>
      </w:r>
      <w:proofErr w:type="spellEnd"/>
      <w:r w:rsidR="00E91183" w:rsidRPr="00E91183">
        <w:rPr>
          <w:sz w:val="28"/>
          <w:szCs w:val="28"/>
          <w:lang w:val="en-AU"/>
        </w:rPr>
        <w:t xml:space="preserve"> Hirata</w:t>
      </w:r>
      <w:r w:rsidR="00E91183">
        <w:rPr>
          <w:sz w:val="28"/>
          <w:szCs w:val="28"/>
          <w:lang w:val="en-AU"/>
        </w:rPr>
        <w:t xml:space="preserve">, </w:t>
      </w:r>
      <w:proofErr w:type="spellStart"/>
      <w:r w:rsidR="00E91183">
        <w:rPr>
          <w:sz w:val="28"/>
          <w:szCs w:val="28"/>
          <w:lang w:val="en-AU"/>
        </w:rPr>
        <w:t>Nuno</w:t>
      </w:r>
      <w:proofErr w:type="spellEnd"/>
      <w:r w:rsidR="00E91183">
        <w:rPr>
          <w:sz w:val="28"/>
          <w:szCs w:val="28"/>
          <w:lang w:val="en-AU"/>
        </w:rPr>
        <w:t xml:space="preserve"> </w:t>
      </w:r>
      <w:proofErr w:type="spellStart"/>
      <w:r w:rsidR="00E91183">
        <w:rPr>
          <w:sz w:val="28"/>
          <w:szCs w:val="28"/>
          <w:lang w:val="en-AU"/>
        </w:rPr>
        <w:t>Viana</w:t>
      </w:r>
      <w:proofErr w:type="spellEnd"/>
      <w:r w:rsidR="00E91183">
        <w:rPr>
          <w:sz w:val="28"/>
          <w:szCs w:val="28"/>
          <w:lang w:val="en-AU"/>
        </w:rPr>
        <w:t xml:space="preserve">, </w:t>
      </w:r>
      <w:proofErr w:type="spellStart"/>
      <w:r w:rsidR="00E91183">
        <w:rPr>
          <w:sz w:val="28"/>
          <w:szCs w:val="28"/>
          <w:lang w:val="en-AU"/>
        </w:rPr>
        <w:t>Prenesh</w:t>
      </w:r>
      <w:proofErr w:type="spellEnd"/>
      <w:r w:rsidR="00E91183">
        <w:rPr>
          <w:sz w:val="28"/>
          <w:szCs w:val="28"/>
          <w:lang w:val="en-AU"/>
        </w:rPr>
        <w:t xml:space="preserve"> </w:t>
      </w:r>
      <w:proofErr w:type="spellStart"/>
      <w:r w:rsidR="00E91183">
        <w:rPr>
          <w:sz w:val="28"/>
          <w:szCs w:val="28"/>
          <w:lang w:val="en-AU"/>
        </w:rPr>
        <w:t>Naidoo</w:t>
      </w:r>
      <w:proofErr w:type="spellEnd"/>
      <w:r w:rsidR="00E91183">
        <w:rPr>
          <w:sz w:val="28"/>
          <w:szCs w:val="28"/>
          <w:lang w:val="en-AU"/>
        </w:rPr>
        <w:t xml:space="preserve">, Michel </w:t>
      </w:r>
      <w:proofErr w:type="spellStart"/>
      <w:r w:rsidR="00E91183">
        <w:rPr>
          <w:sz w:val="28"/>
          <w:szCs w:val="28"/>
          <w:lang w:val="en-AU"/>
        </w:rPr>
        <w:t>Bulon</w:t>
      </w:r>
      <w:proofErr w:type="spellEnd"/>
      <w:r w:rsidR="00E91183">
        <w:rPr>
          <w:sz w:val="28"/>
          <w:szCs w:val="28"/>
          <w:lang w:val="en-AU"/>
        </w:rPr>
        <w:t xml:space="preserve">, Nick </w:t>
      </w:r>
      <w:proofErr w:type="spellStart"/>
      <w:r w:rsidR="00E91183">
        <w:rPr>
          <w:sz w:val="28"/>
          <w:szCs w:val="28"/>
          <w:lang w:val="en-AU"/>
        </w:rPr>
        <w:t>Lumatalale</w:t>
      </w:r>
      <w:proofErr w:type="spellEnd"/>
      <w:r w:rsidR="00E91183">
        <w:rPr>
          <w:sz w:val="28"/>
          <w:szCs w:val="28"/>
          <w:lang w:val="en-AU"/>
        </w:rPr>
        <w:t>, Tai</w:t>
      </w:r>
      <w:r w:rsidR="007071BC">
        <w:rPr>
          <w:sz w:val="28"/>
          <w:szCs w:val="28"/>
          <w:lang w:val="en-AU"/>
        </w:rPr>
        <w:t xml:space="preserve"> Pang Tan, Markus Ruben Wiese, </w:t>
      </w:r>
      <w:r w:rsidR="00F77373">
        <w:rPr>
          <w:sz w:val="28"/>
          <w:szCs w:val="28"/>
          <w:lang w:val="en-AU"/>
        </w:rPr>
        <w:br/>
      </w:r>
      <w:r w:rsidR="00E91183" w:rsidRPr="00E91183">
        <w:rPr>
          <w:sz w:val="28"/>
          <w:szCs w:val="28"/>
          <w:lang w:val="en-AU"/>
        </w:rPr>
        <w:t xml:space="preserve">Ramón </w:t>
      </w:r>
      <w:proofErr w:type="spellStart"/>
      <w:r w:rsidR="00E91183" w:rsidRPr="00E91183">
        <w:rPr>
          <w:sz w:val="28"/>
          <w:szCs w:val="28"/>
          <w:lang w:val="en-AU"/>
        </w:rPr>
        <w:t>López</w:t>
      </w:r>
      <w:proofErr w:type="spellEnd"/>
      <w:r w:rsidR="00712247">
        <w:rPr>
          <w:sz w:val="28"/>
          <w:szCs w:val="28"/>
          <w:lang w:val="en-AU"/>
        </w:rPr>
        <w:t xml:space="preserve">, </w:t>
      </w:r>
      <w:proofErr w:type="spellStart"/>
      <w:r w:rsidR="00712247" w:rsidRPr="00712247">
        <w:rPr>
          <w:sz w:val="28"/>
          <w:szCs w:val="28"/>
          <w:lang w:val="en-AU"/>
        </w:rPr>
        <w:t>Andrey</w:t>
      </w:r>
      <w:proofErr w:type="spellEnd"/>
      <w:r w:rsidR="00712247" w:rsidRPr="00712247">
        <w:rPr>
          <w:sz w:val="28"/>
          <w:szCs w:val="28"/>
          <w:lang w:val="en-AU"/>
        </w:rPr>
        <w:t xml:space="preserve"> </w:t>
      </w:r>
      <w:proofErr w:type="spellStart"/>
      <w:r w:rsidR="00712247" w:rsidRPr="00712247">
        <w:rPr>
          <w:sz w:val="28"/>
          <w:szCs w:val="28"/>
          <w:lang w:val="en-AU"/>
        </w:rPr>
        <w:t>Ermakov</w:t>
      </w:r>
      <w:proofErr w:type="spellEnd"/>
    </w:p>
    <w:p w14:paraId="16F18840" w14:textId="50995B49" w:rsidR="004B6219" w:rsidRPr="008827AA" w:rsidRDefault="001C2B30" w:rsidP="001C2B30">
      <w:pPr>
        <w:rPr>
          <w:sz w:val="28"/>
          <w:szCs w:val="28"/>
          <w:lang w:val="en-AU"/>
        </w:rPr>
      </w:pPr>
      <w:r w:rsidRPr="008827AA">
        <w:rPr>
          <w:sz w:val="28"/>
          <w:szCs w:val="28"/>
          <w:lang w:val="en-AU"/>
        </w:rPr>
        <w:t xml:space="preserve">Member country/region: </w:t>
      </w:r>
      <w:r w:rsidR="00BD33C3">
        <w:rPr>
          <w:sz w:val="28"/>
          <w:szCs w:val="28"/>
          <w:lang w:val="en-AU"/>
        </w:rPr>
        <w:t>AT, JP, PT, ZA, CA, NL, SG, DE, CO</w:t>
      </w:r>
      <w:r w:rsidR="00712247">
        <w:rPr>
          <w:sz w:val="28"/>
          <w:szCs w:val="28"/>
          <w:lang w:val="en-AU"/>
        </w:rPr>
        <w:t xml:space="preserve">, </w:t>
      </w:r>
      <w:r w:rsidR="00712247" w:rsidRPr="00712247">
        <w:rPr>
          <w:sz w:val="28"/>
          <w:szCs w:val="28"/>
          <w:lang w:val="en-AU"/>
        </w:rPr>
        <w:t>RU</w:t>
      </w:r>
    </w:p>
    <w:p w14:paraId="4B04C229" w14:textId="77777777" w:rsidR="001C2B30" w:rsidRDefault="001C2B30" w:rsidP="001C2B30">
      <w:pPr>
        <w:rPr>
          <w:lang w:val="en-AU"/>
        </w:rPr>
      </w:pPr>
    </w:p>
    <w:p w14:paraId="1099809B" w14:textId="77777777" w:rsidR="008827AA" w:rsidRDefault="008827AA" w:rsidP="001C2B30">
      <w:pPr>
        <w:rPr>
          <w:lang w:val="en-AU"/>
        </w:rPr>
      </w:pPr>
    </w:p>
    <w:p w14:paraId="3CC05CB6" w14:textId="3737AC7C" w:rsidR="001C2B30" w:rsidRPr="007F212B" w:rsidRDefault="001C2B30" w:rsidP="003736A1">
      <w:pPr>
        <w:pStyle w:val="ListBullet"/>
        <w:numPr>
          <w:ilvl w:val="0"/>
          <w:numId w:val="0"/>
        </w:numPr>
        <w:ind w:left="284"/>
        <w:rPr>
          <w:lang w:val="en-AU"/>
        </w:rPr>
        <w:sectPr w:rsidR="001C2B30" w:rsidRPr="007F212B" w:rsidSect="00AB5A2B">
          <w:headerReference w:type="default" r:id="rId9"/>
          <w:footerReference w:type="default" r:id="rId10"/>
          <w:headerReference w:type="first" r:id="rId11"/>
          <w:footerReference w:type="first" r:id="rId12"/>
          <w:pgSz w:w="11900" w:h="16840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397BE173" w14:textId="77777777" w:rsidR="007F212B" w:rsidRPr="007F212B" w:rsidRDefault="001C2B30" w:rsidP="007F212B">
      <w:pPr>
        <w:pStyle w:val="Heading2"/>
      </w:pPr>
      <w:r w:rsidRPr="001C2B30">
        <w:lastRenderedPageBreak/>
        <w:t>Contents</w:t>
      </w:r>
    </w:p>
    <w:p w14:paraId="55E417ED" w14:textId="77777777" w:rsidR="001C2B30" w:rsidRDefault="001C2B30" w:rsidP="001C2B30">
      <w:r>
        <w:t>This Test Project proposal consists of the following documentation/files:</w:t>
      </w:r>
    </w:p>
    <w:p w14:paraId="0BC70576" w14:textId="77777777" w:rsidR="0023666D" w:rsidRDefault="001C2B30" w:rsidP="001C2B30">
      <w:r>
        <w:t>WSC2015_TP</w:t>
      </w:r>
      <w:r w:rsidR="003A62AE">
        <w:t>40</w:t>
      </w:r>
      <w:r>
        <w:t>_</w:t>
      </w:r>
      <w:r w:rsidR="003A62AE">
        <w:t>M4</w:t>
      </w:r>
      <w:r>
        <w:t>_EN.doc</w:t>
      </w:r>
    </w:p>
    <w:p w14:paraId="545E1B80" w14:textId="6007B374" w:rsidR="0023666D" w:rsidRDefault="0014505E" w:rsidP="001C2B30">
      <w:r>
        <w:t>WSC2015_TP40_M4_Images</w:t>
      </w:r>
      <w:r w:rsidR="008E1C14">
        <w:tab/>
      </w:r>
      <w:r w:rsidR="004D35E9">
        <w:rPr>
          <w:rStyle w:val="hps"/>
          <w:rFonts w:eastAsiaTheme="minorHAnsi"/>
          <w:lang w:val="en"/>
        </w:rPr>
        <w:t>(logo,</w:t>
      </w:r>
      <w:r w:rsidR="004D35E9">
        <w:rPr>
          <w:rFonts w:eastAsia="Times New Roman" w:cs="Times New Roman"/>
          <w:lang w:val="en"/>
        </w:rPr>
        <w:t xml:space="preserve"> </w:t>
      </w:r>
      <w:commentRangeStart w:id="0"/>
      <w:r w:rsidR="00503C5A">
        <w:rPr>
          <w:rStyle w:val="hps"/>
          <w:rFonts w:eastAsiaTheme="minorHAnsi"/>
          <w:lang w:val="en"/>
        </w:rPr>
        <w:t>leaflet</w:t>
      </w:r>
      <w:commentRangeEnd w:id="0"/>
      <w:r w:rsidR="00BC408B">
        <w:rPr>
          <w:rStyle w:val="CommentReference"/>
        </w:rPr>
        <w:commentReference w:id="0"/>
      </w:r>
      <w:r w:rsidR="004D35E9">
        <w:rPr>
          <w:rStyle w:val="hps"/>
          <w:rFonts w:eastAsiaTheme="minorHAnsi"/>
          <w:lang w:val="en"/>
        </w:rPr>
        <w:t xml:space="preserve"> and</w:t>
      </w:r>
      <w:r w:rsidR="004D35E9">
        <w:rPr>
          <w:rFonts w:eastAsia="Times New Roman" w:cs="Times New Roman"/>
          <w:lang w:val="en"/>
        </w:rPr>
        <w:t xml:space="preserve"> </w:t>
      </w:r>
      <w:r w:rsidR="00503C5A">
        <w:rPr>
          <w:rFonts w:eastAsia="Times New Roman" w:cs="Times New Roman"/>
        </w:rPr>
        <w:t>signage</w:t>
      </w:r>
      <w:r w:rsidR="00412FC9">
        <w:rPr>
          <w:rFonts w:eastAsia="Times New Roman" w:cs="Times New Roman"/>
        </w:rPr>
        <w:t>)</w:t>
      </w:r>
      <w:r w:rsidR="004D35E9">
        <w:rPr>
          <w:rFonts w:eastAsia="Times New Roman" w:cs="Times New Roman"/>
          <w:lang w:val="en"/>
        </w:rPr>
        <w:t xml:space="preserve"> </w:t>
      </w:r>
    </w:p>
    <w:p w14:paraId="45C4EA7A" w14:textId="370CF39C" w:rsidR="000932C4" w:rsidRDefault="0023666D" w:rsidP="002B6C81">
      <w:pPr>
        <w:ind w:left="720" w:hanging="720"/>
        <w:rPr>
          <w:rFonts w:eastAsia="Times New Roman" w:cs="Times New Roman"/>
        </w:rPr>
      </w:pPr>
      <w:r>
        <w:t>WSC2015_TP40_M4_Text</w:t>
      </w:r>
      <w:r w:rsidR="00B000D4">
        <w:t>s</w:t>
      </w:r>
      <w:r w:rsidR="00AF3E70">
        <w:tab/>
      </w:r>
      <w:r w:rsidR="00503C5A">
        <w:rPr>
          <w:rStyle w:val="hps"/>
          <w:rFonts w:eastAsiaTheme="minorHAnsi"/>
          <w:lang w:val="en"/>
        </w:rPr>
        <w:t>(logo,</w:t>
      </w:r>
      <w:r w:rsidR="00503C5A">
        <w:rPr>
          <w:rFonts w:eastAsia="Times New Roman" w:cs="Times New Roman"/>
          <w:lang w:val="en"/>
        </w:rPr>
        <w:t xml:space="preserve"> </w:t>
      </w:r>
      <w:commentRangeStart w:id="1"/>
      <w:r w:rsidR="00503C5A">
        <w:rPr>
          <w:rStyle w:val="hps"/>
          <w:rFonts w:eastAsiaTheme="minorHAnsi"/>
          <w:lang w:val="en"/>
        </w:rPr>
        <w:t>leaflet</w:t>
      </w:r>
      <w:commentRangeEnd w:id="1"/>
      <w:r w:rsidR="00BC408B">
        <w:rPr>
          <w:rStyle w:val="CommentReference"/>
        </w:rPr>
        <w:commentReference w:id="1"/>
      </w:r>
      <w:r w:rsidR="00503C5A">
        <w:rPr>
          <w:rStyle w:val="hps"/>
          <w:rFonts w:eastAsiaTheme="minorHAnsi"/>
          <w:lang w:val="en"/>
        </w:rPr>
        <w:t xml:space="preserve"> and</w:t>
      </w:r>
      <w:r w:rsidR="00503C5A">
        <w:rPr>
          <w:rFonts w:eastAsia="Times New Roman" w:cs="Times New Roman"/>
          <w:lang w:val="en"/>
        </w:rPr>
        <w:t xml:space="preserve"> </w:t>
      </w:r>
      <w:r w:rsidR="00503C5A">
        <w:rPr>
          <w:rFonts w:eastAsia="Times New Roman" w:cs="Times New Roman"/>
        </w:rPr>
        <w:t>signage)</w:t>
      </w:r>
    </w:p>
    <w:p w14:paraId="280BFC13" w14:textId="06EA7E38" w:rsidR="001C2B30" w:rsidRDefault="000932C4" w:rsidP="001C2B30">
      <w:r>
        <w:t>WSC2015_TP40_M4_ICC_profile</w:t>
      </w:r>
    </w:p>
    <w:p w14:paraId="76FFF699" w14:textId="77777777" w:rsidR="001C2B30" w:rsidRDefault="001C2B30" w:rsidP="001C2B30">
      <w:pPr>
        <w:pStyle w:val="Heading2"/>
      </w:pPr>
      <w:r w:rsidRPr="001C2B30">
        <w:t xml:space="preserve">Introduction </w:t>
      </w:r>
    </w:p>
    <w:p w14:paraId="2702FAA3" w14:textId="24069732" w:rsidR="0072063A" w:rsidRDefault="0092605B" w:rsidP="0072063A">
      <w:pPr>
        <w:rPr>
          <w:rStyle w:val="hps"/>
          <w:rFonts w:eastAsiaTheme="minorHAnsi"/>
          <w:lang w:val="en"/>
        </w:rPr>
      </w:pPr>
      <w:r>
        <w:rPr>
          <w:rStyle w:val="hps"/>
          <w:rFonts w:eastAsiaTheme="minorHAnsi"/>
          <w:lang w:val="en"/>
        </w:rPr>
        <w:t xml:space="preserve">The </w:t>
      </w:r>
      <w:r w:rsidRPr="0072063A">
        <w:rPr>
          <w:rStyle w:val="hps"/>
          <w:rFonts w:eastAsiaTheme="minorHAnsi"/>
          <w:lang w:val="en"/>
        </w:rPr>
        <w:t>39</w:t>
      </w:r>
      <w:r w:rsidRPr="00716FCE">
        <w:rPr>
          <w:rStyle w:val="hps"/>
          <w:rFonts w:eastAsiaTheme="minorHAnsi"/>
          <w:lang w:val="en"/>
        </w:rPr>
        <w:t>th</w:t>
      </w:r>
      <w:r w:rsidRPr="0092605B">
        <w:rPr>
          <w:rStyle w:val="hps"/>
          <w:rFonts w:eastAsiaTheme="minorHAnsi"/>
          <w:i/>
          <w:lang w:val="en"/>
        </w:rPr>
        <w:t xml:space="preserve"> </w:t>
      </w:r>
      <w:r w:rsidRPr="0072063A">
        <w:rPr>
          <w:rStyle w:val="hps"/>
          <w:rFonts w:eastAsiaTheme="minorHAnsi"/>
          <w:lang w:val="en"/>
        </w:rPr>
        <w:t>International Film Festival</w:t>
      </w:r>
      <w:r>
        <w:rPr>
          <w:rStyle w:val="hps"/>
          <w:rFonts w:eastAsiaTheme="minorHAnsi"/>
          <w:lang w:val="en"/>
        </w:rPr>
        <w:t xml:space="preserve"> </w:t>
      </w:r>
      <w:r w:rsidRPr="0072063A">
        <w:rPr>
          <w:rStyle w:val="hps"/>
          <w:rFonts w:eastAsiaTheme="minorHAnsi"/>
          <w:lang w:val="en"/>
        </w:rPr>
        <w:t>wi</w:t>
      </w:r>
      <w:r>
        <w:rPr>
          <w:rStyle w:val="hps"/>
          <w:rFonts w:eastAsiaTheme="minorHAnsi"/>
          <w:lang w:val="en"/>
        </w:rPr>
        <w:t xml:space="preserve">ll be held in São Paulo, </w:t>
      </w:r>
      <w:r w:rsidRPr="0072063A">
        <w:rPr>
          <w:rStyle w:val="hps"/>
          <w:rFonts w:eastAsiaTheme="minorHAnsi"/>
          <w:lang w:val="en"/>
        </w:rPr>
        <w:t xml:space="preserve">Brazil </w:t>
      </w:r>
      <w:r>
        <w:rPr>
          <w:rStyle w:val="hps"/>
          <w:rFonts w:eastAsiaTheme="minorHAnsi"/>
          <w:lang w:val="en"/>
        </w:rPr>
        <w:t>f</w:t>
      </w:r>
      <w:r w:rsidR="00301127">
        <w:rPr>
          <w:rStyle w:val="hps"/>
          <w:rFonts w:eastAsiaTheme="minorHAnsi"/>
          <w:lang w:val="en"/>
        </w:rPr>
        <w:t>rom October 22</w:t>
      </w:r>
      <w:r>
        <w:rPr>
          <w:rStyle w:val="hps"/>
          <w:rFonts w:eastAsiaTheme="minorHAnsi"/>
          <w:lang w:val="en"/>
        </w:rPr>
        <w:t xml:space="preserve"> to November 4</w:t>
      </w:r>
      <w:r w:rsidR="0072063A" w:rsidRPr="0072063A">
        <w:rPr>
          <w:rStyle w:val="hps"/>
          <w:rFonts w:eastAsiaTheme="minorHAnsi"/>
          <w:lang w:val="en"/>
        </w:rPr>
        <w:t xml:space="preserve">. For two weeks, </w:t>
      </w:r>
      <w:r w:rsidRPr="0072063A">
        <w:rPr>
          <w:rStyle w:val="hps"/>
          <w:rFonts w:eastAsiaTheme="minorHAnsi"/>
          <w:lang w:val="en"/>
        </w:rPr>
        <w:t xml:space="preserve">330 titles </w:t>
      </w:r>
      <w:r w:rsidR="0072063A" w:rsidRPr="0072063A">
        <w:rPr>
          <w:rStyle w:val="hps"/>
          <w:rFonts w:eastAsiaTheme="minorHAnsi"/>
          <w:lang w:val="en"/>
        </w:rPr>
        <w:t>will be shown from various countri</w:t>
      </w:r>
      <w:r>
        <w:rPr>
          <w:rStyle w:val="hps"/>
          <w:rFonts w:eastAsiaTheme="minorHAnsi"/>
          <w:lang w:val="en"/>
        </w:rPr>
        <w:t>es and cinematographers</w:t>
      </w:r>
      <w:r w:rsidR="0072063A" w:rsidRPr="0072063A">
        <w:rPr>
          <w:rStyle w:val="hps"/>
          <w:rFonts w:eastAsiaTheme="minorHAnsi"/>
          <w:lang w:val="en"/>
        </w:rPr>
        <w:t xml:space="preserve"> in 35 halls </w:t>
      </w:r>
      <w:r>
        <w:rPr>
          <w:rStyle w:val="hps"/>
          <w:rFonts w:eastAsiaTheme="minorHAnsi"/>
          <w:lang w:val="en"/>
        </w:rPr>
        <w:t xml:space="preserve">throughout </w:t>
      </w:r>
      <w:r w:rsidR="0072063A" w:rsidRPr="0072063A">
        <w:rPr>
          <w:rStyle w:val="hps"/>
          <w:rFonts w:eastAsiaTheme="minorHAnsi"/>
          <w:lang w:val="en"/>
        </w:rPr>
        <w:t xml:space="preserve">29 </w:t>
      </w:r>
      <w:r>
        <w:rPr>
          <w:rStyle w:val="hps"/>
          <w:rFonts w:eastAsiaTheme="minorHAnsi"/>
          <w:lang w:val="en"/>
        </w:rPr>
        <w:t>locations. These locations include</w:t>
      </w:r>
      <w:r w:rsidR="0072063A" w:rsidRPr="0072063A">
        <w:rPr>
          <w:rStyle w:val="hps"/>
          <w:rFonts w:eastAsiaTheme="minorHAnsi"/>
          <w:lang w:val="en"/>
        </w:rPr>
        <w:t xml:space="preserve"> cinemas, cultural centers and museums scattered around the state capital</w:t>
      </w:r>
      <w:r>
        <w:rPr>
          <w:rStyle w:val="hps"/>
          <w:rFonts w:eastAsiaTheme="minorHAnsi"/>
          <w:lang w:val="en"/>
        </w:rPr>
        <w:t xml:space="preserve"> city</w:t>
      </w:r>
      <w:r w:rsidR="0072063A" w:rsidRPr="0072063A">
        <w:rPr>
          <w:rStyle w:val="hps"/>
          <w:rFonts w:eastAsiaTheme="minorHAnsi"/>
          <w:lang w:val="en"/>
        </w:rPr>
        <w:t xml:space="preserve">. The selection </w:t>
      </w:r>
      <w:r>
        <w:rPr>
          <w:rStyle w:val="hps"/>
          <w:rFonts w:eastAsiaTheme="minorHAnsi"/>
          <w:lang w:val="en"/>
        </w:rPr>
        <w:t>of films</w:t>
      </w:r>
      <w:r w:rsidR="0072063A" w:rsidRPr="0072063A">
        <w:rPr>
          <w:rStyle w:val="hps"/>
          <w:rFonts w:eastAsiaTheme="minorHAnsi"/>
          <w:lang w:val="en"/>
        </w:rPr>
        <w:t xml:space="preserve"> provides an overview of what the world </w:t>
      </w:r>
      <w:r>
        <w:rPr>
          <w:rStyle w:val="hps"/>
          <w:rFonts w:eastAsiaTheme="minorHAnsi"/>
          <w:lang w:val="en"/>
        </w:rPr>
        <w:t>is producing in contemporary cinema —</w:t>
      </w:r>
      <w:r w:rsidR="0072063A" w:rsidRPr="0072063A">
        <w:rPr>
          <w:rStyle w:val="hps"/>
          <w:rFonts w:eastAsiaTheme="minorHAnsi"/>
          <w:lang w:val="en"/>
        </w:rPr>
        <w:t xml:space="preserve"> in addition to trends, the</w:t>
      </w:r>
      <w:r>
        <w:rPr>
          <w:rStyle w:val="hps"/>
          <w:rFonts w:eastAsiaTheme="minorHAnsi"/>
          <w:lang w:val="en"/>
        </w:rPr>
        <w:t>mes, narration and aesthetics</w:t>
      </w:r>
      <w:r w:rsidR="0072063A" w:rsidRPr="0072063A">
        <w:rPr>
          <w:rStyle w:val="hps"/>
          <w:rFonts w:eastAsiaTheme="minorHAnsi"/>
          <w:lang w:val="en"/>
        </w:rPr>
        <w:t xml:space="preserve">. </w:t>
      </w:r>
    </w:p>
    <w:p w14:paraId="3640811F" w14:textId="0D3F4876" w:rsidR="007F212B" w:rsidRDefault="0072063A" w:rsidP="0072063A">
      <w:pPr>
        <w:rPr>
          <w:rStyle w:val="hps"/>
          <w:rFonts w:eastAsiaTheme="minorHAnsi"/>
          <w:lang w:val="en"/>
        </w:rPr>
      </w:pPr>
      <w:r w:rsidRPr="0072063A">
        <w:rPr>
          <w:rStyle w:val="hps"/>
          <w:rFonts w:eastAsiaTheme="minorHAnsi"/>
          <w:lang w:val="en"/>
        </w:rPr>
        <w:t xml:space="preserve">The </w:t>
      </w:r>
      <w:r w:rsidRPr="0092605B">
        <w:rPr>
          <w:rStyle w:val="hps"/>
          <w:rFonts w:eastAsiaTheme="minorHAnsi"/>
          <w:i/>
          <w:lang w:val="en"/>
        </w:rPr>
        <w:t>São Paulo International Film Festival</w:t>
      </w:r>
      <w:r w:rsidRPr="0072063A">
        <w:rPr>
          <w:rStyle w:val="hps"/>
          <w:rFonts w:eastAsiaTheme="minorHAnsi"/>
          <w:lang w:val="en"/>
        </w:rPr>
        <w:t xml:space="preserve"> or </w:t>
      </w:r>
      <w:r w:rsidR="00752C30" w:rsidRPr="0092605B">
        <w:rPr>
          <w:rStyle w:val="hps"/>
          <w:rFonts w:eastAsiaTheme="minorHAnsi"/>
          <w:i/>
        </w:rPr>
        <w:t>Mostra</w:t>
      </w:r>
      <w:r w:rsidR="00752C30" w:rsidRPr="0092605B">
        <w:rPr>
          <w:rFonts w:eastAsia="Times New Roman" w:cs="Times New Roman"/>
          <w:i/>
          <w:lang w:val="fr-FR"/>
        </w:rPr>
        <w:t xml:space="preserve"> </w:t>
      </w:r>
      <w:proofErr w:type="spellStart"/>
      <w:r w:rsidR="00752C30" w:rsidRPr="0092605B">
        <w:rPr>
          <w:rStyle w:val="hps"/>
          <w:rFonts w:eastAsiaTheme="minorHAnsi"/>
          <w:i/>
        </w:rPr>
        <w:t>Internacional</w:t>
      </w:r>
      <w:proofErr w:type="spellEnd"/>
      <w:r w:rsidR="00752C30" w:rsidRPr="0092605B">
        <w:rPr>
          <w:rStyle w:val="hps"/>
          <w:rFonts w:eastAsiaTheme="minorHAnsi"/>
          <w:i/>
        </w:rPr>
        <w:t xml:space="preserve"> de</w:t>
      </w:r>
      <w:r w:rsidR="00752C30" w:rsidRPr="0092605B">
        <w:rPr>
          <w:rFonts w:eastAsia="Times New Roman" w:cs="Times New Roman"/>
          <w:i/>
          <w:lang w:val="fr-FR"/>
        </w:rPr>
        <w:t xml:space="preserve"> </w:t>
      </w:r>
      <w:r w:rsidR="00752C30" w:rsidRPr="0092605B">
        <w:rPr>
          <w:rFonts w:eastAsia="Times New Roman" w:cs="Times New Roman"/>
          <w:i/>
        </w:rPr>
        <w:t>Cinema</w:t>
      </w:r>
      <w:r w:rsidR="00752C30" w:rsidRPr="0092605B">
        <w:rPr>
          <w:rFonts w:eastAsia="Times New Roman" w:cs="Times New Roman"/>
          <w:i/>
          <w:lang w:val="fr-FR"/>
        </w:rPr>
        <w:t xml:space="preserve"> </w:t>
      </w:r>
      <w:proofErr w:type="spellStart"/>
      <w:r w:rsidR="00752C30" w:rsidRPr="0092605B">
        <w:rPr>
          <w:rFonts w:eastAsia="Times New Roman" w:cs="Times New Roman"/>
          <w:i/>
        </w:rPr>
        <w:t>em</w:t>
      </w:r>
      <w:proofErr w:type="spellEnd"/>
      <w:r w:rsidR="00752C30" w:rsidRPr="0092605B">
        <w:rPr>
          <w:rFonts w:eastAsia="Times New Roman" w:cs="Times New Roman"/>
          <w:i/>
        </w:rPr>
        <w:t xml:space="preserve"> São Paulo</w:t>
      </w:r>
      <w:r w:rsidRPr="0072063A">
        <w:rPr>
          <w:rStyle w:val="hps"/>
          <w:rFonts w:eastAsiaTheme="minorHAnsi"/>
          <w:lang w:val="en"/>
        </w:rPr>
        <w:t xml:space="preserve"> </w:t>
      </w:r>
      <w:r w:rsidR="0092605B">
        <w:rPr>
          <w:rStyle w:val="hps"/>
          <w:rFonts w:eastAsiaTheme="minorHAnsi"/>
          <w:lang w:val="en"/>
        </w:rPr>
        <w:t>(</w:t>
      </w:r>
      <w:r w:rsidRPr="0072063A">
        <w:rPr>
          <w:rStyle w:val="hps"/>
          <w:rFonts w:eastAsiaTheme="minorHAnsi"/>
          <w:lang w:val="en"/>
        </w:rPr>
        <w:t xml:space="preserve">in </w:t>
      </w:r>
      <w:r w:rsidR="00A01650">
        <w:rPr>
          <w:rFonts w:eastAsia="Times New Roman" w:cs="Times New Roman"/>
          <w:lang w:val="en"/>
        </w:rPr>
        <w:t>Brazilian</w:t>
      </w:r>
      <w:r w:rsidR="0092605B">
        <w:rPr>
          <w:rStyle w:val="hps"/>
          <w:rFonts w:eastAsiaTheme="minorHAnsi"/>
          <w:lang w:val="en"/>
        </w:rPr>
        <w:t>)</w:t>
      </w:r>
      <w:r w:rsidRPr="0072063A">
        <w:rPr>
          <w:rStyle w:val="hps"/>
          <w:rFonts w:eastAsiaTheme="minorHAnsi"/>
          <w:lang w:val="en"/>
        </w:rPr>
        <w:t xml:space="preserve"> is a non-profit event organized by ABMIC (Associação Brasileira </w:t>
      </w:r>
      <w:r>
        <w:rPr>
          <w:rStyle w:val="hps"/>
          <w:rFonts w:eastAsiaTheme="minorHAnsi"/>
          <w:lang w:val="en"/>
        </w:rPr>
        <w:t>Mostra Internacional de Cinema)</w:t>
      </w:r>
      <w:r w:rsidR="001D62DD">
        <w:rPr>
          <w:rStyle w:val="hps"/>
          <w:rFonts w:eastAsiaTheme="minorHAnsi"/>
          <w:lang w:val="en"/>
        </w:rPr>
        <w:t>.</w:t>
      </w:r>
    </w:p>
    <w:p w14:paraId="04AB3914" w14:textId="77777777" w:rsidR="002B6C81" w:rsidRDefault="002B6C81" w:rsidP="0072063A">
      <w:pPr>
        <w:rPr>
          <w:rStyle w:val="hps"/>
          <w:rFonts w:eastAsiaTheme="minorHAnsi"/>
          <w:lang w:val="en"/>
        </w:rPr>
      </w:pPr>
    </w:p>
    <w:p w14:paraId="528CFCAA" w14:textId="68026692" w:rsidR="002B6C81" w:rsidRPr="002B6C81" w:rsidRDefault="00135291" w:rsidP="002B6C81">
      <w:pPr>
        <w:rPr>
          <w:rFonts w:eastAsia="Times New Roman" w:cs="Times New Roman"/>
          <w:color w:val="3366FF"/>
          <w:lang w:val="en"/>
        </w:rPr>
      </w:pPr>
      <w:r w:rsidRPr="00135291">
        <w:rPr>
          <w:rFonts w:eastAsia="Times New Roman" w:cs="Times New Roman"/>
          <w:color w:val="3366FF"/>
          <w:lang w:val="en"/>
        </w:rPr>
        <w:t>The 39th</w:t>
      </w:r>
      <w:r w:rsidRPr="00135291">
        <w:rPr>
          <w:rFonts w:eastAsia="Times New Roman" w:cs="Times New Roman"/>
          <w:i/>
          <w:color w:val="3366FF"/>
          <w:lang w:val="en"/>
        </w:rPr>
        <w:t xml:space="preserve"> </w:t>
      </w:r>
      <w:r w:rsidRPr="00135291">
        <w:rPr>
          <w:rFonts w:eastAsia="Times New Roman" w:cs="Times New Roman"/>
          <w:color w:val="3366FF"/>
          <w:lang w:val="en"/>
        </w:rPr>
        <w:t xml:space="preserve">International Film Festival </w:t>
      </w:r>
      <w:r w:rsidR="002B6C81" w:rsidRPr="002B6C81">
        <w:rPr>
          <w:rFonts w:eastAsia="Times New Roman" w:cs="Times New Roman"/>
          <w:color w:val="3366FF"/>
          <w:lang w:val="en"/>
        </w:rPr>
        <w:t xml:space="preserve">akan diadakan di São Paulo, Brasil </w:t>
      </w:r>
      <w:r w:rsidR="002B6C81">
        <w:rPr>
          <w:rFonts w:eastAsia="Times New Roman" w:cs="Times New Roman"/>
          <w:color w:val="3366FF"/>
          <w:lang w:val="en"/>
        </w:rPr>
        <w:t xml:space="preserve">yang dimulai </w:t>
      </w:r>
      <w:r w:rsidR="002B6C81" w:rsidRPr="002B6C81">
        <w:rPr>
          <w:rFonts w:eastAsia="Times New Roman" w:cs="Times New Roman"/>
          <w:color w:val="3366FF"/>
          <w:lang w:val="en"/>
        </w:rPr>
        <w:t>dari tanggal 22 Oktober sampai 4 November</w:t>
      </w:r>
      <w:r w:rsidR="002B6C81">
        <w:rPr>
          <w:rFonts w:eastAsia="Times New Roman" w:cs="Times New Roman"/>
          <w:color w:val="3366FF"/>
          <w:lang w:val="en"/>
        </w:rPr>
        <w:t>.</w:t>
      </w:r>
      <w:r w:rsidR="002B6C81" w:rsidRPr="002B6C81">
        <w:rPr>
          <w:rFonts w:eastAsia="Times New Roman" w:cs="Times New Roman"/>
          <w:color w:val="3366FF"/>
          <w:lang w:val="en"/>
        </w:rPr>
        <w:t xml:space="preserve"> Selama dua minggu, 330 judul</w:t>
      </w:r>
      <w:r w:rsidR="00A70221">
        <w:rPr>
          <w:rFonts w:eastAsia="Times New Roman" w:cs="Times New Roman"/>
          <w:color w:val="3366FF"/>
          <w:lang w:val="en"/>
        </w:rPr>
        <w:t xml:space="preserve"> film</w:t>
      </w:r>
      <w:r w:rsidR="002B6C81" w:rsidRPr="002B6C81">
        <w:rPr>
          <w:rFonts w:eastAsia="Times New Roman" w:cs="Times New Roman"/>
          <w:color w:val="3366FF"/>
          <w:lang w:val="en"/>
        </w:rPr>
        <w:t xml:space="preserve"> akan ditampilkan dari berbagai negara dan sinematografer di 35 </w:t>
      </w:r>
      <w:r w:rsidR="00C1799F" w:rsidRPr="00C1799F">
        <w:rPr>
          <w:rFonts w:eastAsia="Times New Roman" w:cs="Times New Roman"/>
          <w:color w:val="3366FF"/>
          <w:lang w:val="en"/>
        </w:rPr>
        <w:t xml:space="preserve">halls </w:t>
      </w:r>
      <w:r w:rsidR="002B6C81" w:rsidRPr="002B6C81">
        <w:rPr>
          <w:rFonts w:eastAsia="Times New Roman" w:cs="Times New Roman"/>
          <w:color w:val="3366FF"/>
          <w:lang w:val="en"/>
        </w:rPr>
        <w:t xml:space="preserve">di seluruh 29 lokasi. Lokasi ini termasuk bioskop, pusat budaya dan museum yang tersebar di seluruh ibu kota negara. Pemilihan film </w:t>
      </w:r>
      <w:r w:rsidR="00283E0C">
        <w:rPr>
          <w:rFonts w:eastAsia="Times New Roman" w:cs="Times New Roman"/>
          <w:color w:val="3366FF"/>
          <w:lang w:val="en"/>
        </w:rPr>
        <w:t xml:space="preserve">ini </w:t>
      </w:r>
      <w:r w:rsidR="002B6C81" w:rsidRPr="002B6C81">
        <w:rPr>
          <w:rFonts w:eastAsia="Times New Roman" w:cs="Times New Roman"/>
          <w:color w:val="3366FF"/>
          <w:lang w:val="en"/>
        </w:rPr>
        <w:t xml:space="preserve">memberikan gambaran tentang apa yang </w:t>
      </w:r>
      <w:r w:rsidR="001416B9">
        <w:rPr>
          <w:rFonts w:eastAsia="Times New Roman" w:cs="Times New Roman"/>
          <w:color w:val="3366FF"/>
          <w:lang w:val="en"/>
        </w:rPr>
        <w:t>di</w:t>
      </w:r>
      <w:r w:rsidR="001416B9" w:rsidRPr="002B6C81">
        <w:rPr>
          <w:rFonts w:eastAsia="Times New Roman" w:cs="Times New Roman"/>
          <w:color w:val="3366FF"/>
          <w:lang w:val="en"/>
        </w:rPr>
        <w:t xml:space="preserve">produksi </w:t>
      </w:r>
      <w:r w:rsidR="002B6C81" w:rsidRPr="002B6C81">
        <w:rPr>
          <w:rFonts w:eastAsia="Times New Roman" w:cs="Times New Roman"/>
          <w:color w:val="3366FF"/>
          <w:lang w:val="en"/>
        </w:rPr>
        <w:t xml:space="preserve">dunia di bioskop kontemporer - selain </w:t>
      </w:r>
      <w:r w:rsidR="00635A51" w:rsidRPr="00635A51">
        <w:rPr>
          <w:rFonts w:eastAsia="Times New Roman" w:cs="Times New Roman"/>
          <w:color w:val="3366FF"/>
          <w:lang w:val="en"/>
        </w:rPr>
        <w:t>trends</w:t>
      </w:r>
      <w:r w:rsidR="002B6C81" w:rsidRPr="002B6C81">
        <w:rPr>
          <w:rFonts w:eastAsia="Times New Roman" w:cs="Times New Roman"/>
          <w:color w:val="3366FF"/>
          <w:lang w:val="en"/>
        </w:rPr>
        <w:t>, tema, narasi dan estetika.</w:t>
      </w:r>
    </w:p>
    <w:p w14:paraId="37B961D3" w14:textId="79D6D4F2" w:rsidR="002B6C81" w:rsidRPr="002B6C81" w:rsidRDefault="00135291" w:rsidP="002B6C81">
      <w:pPr>
        <w:rPr>
          <w:rFonts w:eastAsia="Times New Roman" w:cs="Times New Roman"/>
          <w:color w:val="3366FF"/>
          <w:lang w:val="en"/>
        </w:rPr>
      </w:pPr>
      <w:r w:rsidRPr="00135291">
        <w:rPr>
          <w:rFonts w:eastAsia="Times New Roman" w:cs="Times New Roman"/>
          <w:i/>
          <w:color w:val="3366FF"/>
          <w:lang w:val="en"/>
        </w:rPr>
        <w:t>São Paulo International Film Festival</w:t>
      </w:r>
      <w:r w:rsidRPr="00135291">
        <w:rPr>
          <w:rFonts w:eastAsia="Times New Roman" w:cs="Times New Roman"/>
          <w:color w:val="3366FF"/>
          <w:lang w:val="en"/>
        </w:rPr>
        <w:t xml:space="preserve"> </w:t>
      </w:r>
      <w:r w:rsidR="002B6C81" w:rsidRPr="002B6C81">
        <w:rPr>
          <w:rFonts w:eastAsia="Times New Roman" w:cs="Times New Roman"/>
          <w:color w:val="3366FF"/>
          <w:lang w:val="en"/>
        </w:rPr>
        <w:t xml:space="preserve">atau </w:t>
      </w:r>
      <w:r w:rsidRPr="00135291">
        <w:rPr>
          <w:rFonts w:eastAsia="Times New Roman" w:cs="Times New Roman"/>
          <w:i/>
          <w:color w:val="3366FF"/>
          <w:lang w:val="fr-FR"/>
        </w:rPr>
        <w:t xml:space="preserve">Mostra </w:t>
      </w:r>
      <w:proofErr w:type="spellStart"/>
      <w:r w:rsidRPr="00135291">
        <w:rPr>
          <w:rFonts w:eastAsia="Times New Roman" w:cs="Times New Roman"/>
          <w:i/>
          <w:color w:val="3366FF"/>
          <w:lang w:val="fr-FR"/>
        </w:rPr>
        <w:t>Internacional</w:t>
      </w:r>
      <w:proofErr w:type="spellEnd"/>
      <w:r w:rsidRPr="00135291">
        <w:rPr>
          <w:rFonts w:eastAsia="Times New Roman" w:cs="Times New Roman"/>
          <w:i/>
          <w:color w:val="3366FF"/>
          <w:lang w:val="fr-FR"/>
        </w:rPr>
        <w:t xml:space="preserve"> de </w:t>
      </w:r>
      <w:r w:rsidRPr="00135291">
        <w:rPr>
          <w:rFonts w:eastAsia="Times New Roman" w:cs="Times New Roman"/>
          <w:i/>
          <w:color w:val="3366FF"/>
        </w:rPr>
        <w:t>Cinema</w:t>
      </w:r>
      <w:r w:rsidRPr="00135291">
        <w:rPr>
          <w:rFonts w:eastAsia="Times New Roman" w:cs="Times New Roman"/>
          <w:i/>
          <w:color w:val="3366FF"/>
          <w:lang w:val="fr-FR"/>
        </w:rPr>
        <w:t xml:space="preserve"> </w:t>
      </w:r>
      <w:proofErr w:type="spellStart"/>
      <w:r w:rsidRPr="00135291">
        <w:rPr>
          <w:rFonts w:eastAsia="Times New Roman" w:cs="Times New Roman"/>
          <w:i/>
          <w:color w:val="3366FF"/>
        </w:rPr>
        <w:t>em</w:t>
      </w:r>
      <w:proofErr w:type="spellEnd"/>
      <w:r w:rsidRPr="00135291">
        <w:rPr>
          <w:rFonts w:eastAsia="Times New Roman" w:cs="Times New Roman"/>
          <w:i/>
          <w:color w:val="3366FF"/>
        </w:rPr>
        <w:t xml:space="preserve"> São Paulo</w:t>
      </w:r>
      <w:r w:rsidRPr="00135291">
        <w:rPr>
          <w:rFonts w:eastAsia="Times New Roman" w:cs="Times New Roman"/>
          <w:color w:val="3366FF"/>
          <w:lang w:val="en"/>
        </w:rPr>
        <w:t xml:space="preserve"> </w:t>
      </w:r>
      <w:r>
        <w:rPr>
          <w:rFonts w:eastAsia="Times New Roman" w:cs="Times New Roman"/>
          <w:color w:val="3366FF"/>
          <w:lang w:val="en"/>
        </w:rPr>
        <w:t>(dengan bahasa Brasil</w:t>
      </w:r>
      <w:r w:rsidR="002B6C81" w:rsidRPr="002B6C81">
        <w:rPr>
          <w:rFonts w:eastAsia="Times New Roman" w:cs="Times New Roman"/>
          <w:color w:val="3366FF"/>
          <w:lang w:val="en"/>
        </w:rPr>
        <w:t>) adalah acara non-profit yang diselenggarakan oleh ABMIC (</w:t>
      </w:r>
      <w:r w:rsidR="00010C79" w:rsidRPr="00010C79">
        <w:rPr>
          <w:rFonts w:eastAsia="Times New Roman" w:cs="Times New Roman"/>
          <w:color w:val="3366FF"/>
          <w:lang w:val="en"/>
        </w:rPr>
        <w:t>Associação Brasileira Mostra Internacional de Cinema</w:t>
      </w:r>
      <w:r w:rsidR="002B6C81" w:rsidRPr="002B6C81">
        <w:rPr>
          <w:rFonts w:eastAsia="Times New Roman" w:cs="Times New Roman"/>
          <w:color w:val="3366FF"/>
          <w:lang w:val="en"/>
        </w:rPr>
        <w:t>).</w:t>
      </w:r>
    </w:p>
    <w:p w14:paraId="63A65C40" w14:textId="77777777" w:rsidR="001C2B30" w:rsidRDefault="001C2B30" w:rsidP="001C2B30">
      <w:pPr>
        <w:pStyle w:val="Heading2"/>
      </w:pPr>
      <w:r w:rsidRPr="001C2B30">
        <w:t>Description of project and tasks</w:t>
      </w:r>
    </w:p>
    <w:p w14:paraId="26B4866F" w14:textId="1927FC6C" w:rsidR="00661349" w:rsidRDefault="00661349" w:rsidP="00661349">
      <w:pPr>
        <w:pStyle w:val="Heading4"/>
        <w:rPr>
          <w:lang w:val="de-DE"/>
        </w:rPr>
      </w:pPr>
      <w:r>
        <w:rPr>
          <w:lang w:val="de-DE"/>
        </w:rPr>
        <w:t>Project:</w:t>
      </w:r>
    </w:p>
    <w:p w14:paraId="701903E8" w14:textId="67A05F51" w:rsidR="00661349" w:rsidRDefault="00661349" w:rsidP="00661349">
      <w:r>
        <w:t>The project has 3 tasks to be completed in 4 hours:</w:t>
      </w:r>
    </w:p>
    <w:p w14:paraId="0AB7DE2F" w14:textId="6E33C8B3" w:rsidR="00661349" w:rsidRDefault="00661349" w:rsidP="00661349">
      <w:r>
        <w:t>1. Create a logo</w:t>
      </w:r>
    </w:p>
    <w:p w14:paraId="4AD37123" w14:textId="39BBB4B7" w:rsidR="00661349" w:rsidRDefault="000909C3" w:rsidP="00661349">
      <w:r>
        <w:t xml:space="preserve">2. Create a </w:t>
      </w:r>
      <w:commentRangeStart w:id="2"/>
      <w:r w:rsidR="00503C5A">
        <w:t>leaflet</w:t>
      </w:r>
      <w:commentRangeEnd w:id="2"/>
      <w:r w:rsidR="00BC408B">
        <w:rPr>
          <w:rStyle w:val="CommentReference"/>
        </w:rPr>
        <w:commentReference w:id="2"/>
      </w:r>
    </w:p>
    <w:p w14:paraId="0F6B60CB" w14:textId="24C3AA32" w:rsidR="00BE7D95" w:rsidRDefault="00661349" w:rsidP="00661349">
      <w:pPr>
        <w:rPr>
          <w:rFonts w:eastAsia="Times New Roman" w:cs="Times New Roman"/>
        </w:rPr>
      </w:pPr>
      <w:r>
        <w:t xml:space="preserve">3. Create </w:t>
      </w:r>
      <w:r w:rsidR="0092605B">
        <w:t>signage</w:t>
      </w:r>
    </w:p>
    <w:p w14:paraId="7D0E6380" w14:textId="77777777" w:rsidR="00BE7D95" w:rsidRDefault="00BE7D95" w:rsidP="00661349">
      <w:pPr>
        <w:rPr>
          <w:rFonts w:eastAsia="Times New Roman" w:cs="Times New Roman"/>
        </w:rPr>
      </w:pPr>
    </w:p>
    <w:p w14:paraId="00DA8F3F" w14:textId="027AABE9" w:rsidR="00104E62" w:rsidRPr="00104E62" w:rsidRDefault="00BE7D95" w:rsidP="008C632E">
      <w:pPr>
        <w:pStyle w:val="Heading4"/>
      </w:pPr>
      <w:r>
        <w:t>Target market:</w:t>
      </w:r>
    </w:p>
    <w:p w14:paraId="6DB12847" w14:textId="02FB5684" w:rsidR="00D17B97" w:rsidRDefault="00104E62" w:rsidP="00362B10">
      <w:pPr>
        <w:rPr>
          <w:rStyle w:val="hps"/>
          <w:rFonts w:eastAsiaTheme="minorHAnsi"/>
          <w:b/>
        </w:rPr>
      </w:pPr>
      <w:r w:rsidRPr="00362B10">
        <w:rPr>
          <w:rStyle w:val="hps"/>
          <w:rFonts w:eastAsiaTheme="minorHAnsi"/>
          <w:b/>
          <w:lang w:val="en"/>
        </w:rPr>
        <w:t>General informations</w:t>
      </w:r>
      <w:r w:rsidR="00030C37">
        <w:rPr>
          <w:rStyle w:val="hps"/>
          <w:rFonts w:eastAsiaTheme="minorHAnsi"/>
          <w:b/>
          <w:lang w:val="en"/>
        </w:rPr>
        <w:br/>
      </w:r>
      <w:r w:rsidR="00BE7D95">
        <w:rPr>
          <w:rStyle w:val="hps"/>
          <w:rFonts w:eastAsiaTheme="minorHAnsi"/>
          <w:lang w:val="en"/>
        </w:rPr>
        <w:t>Aged 18</w:t>
      </w:r>
      <w:r w:rsidR="00BE7D95">
        <w:rPr>
          <w:rFonts w:eastAsia="Times New Roman" w:cs="Times New Roman"/>
          <w:lang w:val="en"/>
        </w:rPr>
        <w:t xml:space="preserve"> </w:t>
      </w:r>
      <w:r w:rsidR="00BE7D95">
        <w:rPr>
          <w:rStyle w:val="hps"/>
          <w:rFonts w:eastAsiaTheme="minorHAnsi"/>
          <w:lang w:val="en"/>
        </w:rPr>
        <w:t>and over who</w:t>
      </w:r>
      <w:r w:rsidR="00BE7D95">
        <w:rPr>
          <w:rFonts w:eastAsia="Times New Roman" w:cs="Times New Roman"/>
          <w:lang w:val="en"/>
        </w:rPr>
        <w:t xml:space="preserve"> </w:t>
      </w:r>
      <w:r w:rsidR="0092605B">
        <w:rPr>
          <w:rStyle w:val="hps"/>
          <w:rFonts w:eastAsiaTheme="minorHAnsi"/>
          <w:lang w:val="en"/>
        </w:rPr>
        <w:t>are</w:t>
      </w:r>
      <w:r w:rsidR="00BE7D95">
        <w:rPr>
          <w:rStyle w:val="hps"/>
          <w:rFonts w:eastAsiaTheme="minorHAnsi"/>
          <w:lang w:val="en"/>
        </w:rPr>
        <w:t xml:space="preserve"> interested in</w:t>
      </w:r>
      <w:r w:rsidR="00BE7D95">
        <w:rPr>
          <w:rFonts w:eastAsia="Times New Roman" w:cs="Times New Roman"/>
          <w:lang w:val="en"/>
        </w:rPr>
        <w:t xml:space="preserve"> </w:t>
      </w:r>
      <w:r w:rsidR="00BE7D95">
        <w:rPr>
          <w:rStyle w:val="hps"/>
          <w:rFonts w:eastAsiaTheme="minorHAnsi"/>
          <w:lang w:val="en"/>
        </w:rPr>
        <w:t>contemporary cinema</w:t>
      </w:r>
      <w:r w:rsidR="00BE7D95">
        <w:rPr>
          <w:rFonts w:eastAsia="Times New Roman" w:cs="Times New Roman"/>
          <w:lang w:val="en"/>
        </w:rPr>
        <w:t xml:space="preserve"> </w:t>
      </w:r>
      <w:r w:rsidR="00BE7D95">
        <w:rPr>
          <w:rStyle w:val="hps"/>
          <w:rFonts w:eastAsiaTheme="minorHAnsi"/>
          <w:lang w:val="en"/>
        </w:rPr>
        <w:t>world</w:t>
      </w:r>
      <w:r w:rsidR="002A64CE">
        <w:rPr>
          <w:rStyle w:val="hps"/>
          <w:rFonts w:eastAsiaTheme="minorHAnsi"/>
          <w:lang w:val="en"/>
        </w:rPr>
        <w:t>wide</w:t>
      </w:r>
      <w:r w:rsidR="00BE7D95">
        <w:rPr>
          <w:rStyle w:val="hps"/>
          <w:rFonts w:eastAsiaTheme="minorHAnsi"/>
          <w:lang w:val="en"/>
        </w:rPr>
        <w:t>.</w:t>
      </w:r>
      <w:r w:rsidR="00D17B97" w:rsidRPr="00D17B97">
        <w:rPr>
          <w:rStyle w:val="hps"/>
          <w:rFonts w:eastAsiaTheme="minorHAnsi"/>
          <w:b/>
        </w:rPr>
        <w:t xml:space="preserve"> </w:t>
      </w:r>
    </w:p>
    <w:p w14:paraId="416694FE" w14:textId="7FA752F5" w:rsidR="00AE729B" w:rsidRPr="00AE729B" w:rsidRDefault="00AE729B" w:rsidP="00362B10">
      <w:pPr>
        <w:rPr>
          <w:rStyle w:val="hps"/>
          <w:rFonts w:eastAsiaTheme="minorHAnsi"/>
          <w:color w:val="3366FF"/>
          <w:lang w:val="en"/>
        </w:rPr>
      </w:pPr>
      <w:r w:rsidRPr="00AE729B">
        <w:rPr>
          <w:rStyle w:val="hps"/>
          <w:rFonts w:eastAsiaTheme="minorHAnsi"/>
          <w:color w:val="3366FF"/>
          <w:lang w:val="en"/>
        </w:rPr>
        <w:t>Berusia 18 tahun keatas yang tertarik sinema kontemporer di seluruh dunia.</w:t>
      </w:r>
    </w:p>
    <w:p w14:paraId="4E27310A" w14:textId="7FCB524F" w:rsidR="00D17B97" w:rsidRDefault="00104E62" w:rsidP="00D17B97">
      <w:pPr>
        <w:spacing w:after="160"/>
        <w:rPr>
          <w:rStyle w:val="hps"/>
          <w:rFonts w:eastAsiaTheme="minorHAnsi"/>
          <w:lang w:val="en"/>
        </w:rPr>
      </w:pPr>
      <w:r w:rsidRPr="00362B10">
        <w:rPr>
          <w:rStyle w:val="hps"/>
          <w:rFonts w:eastAsiaTheme="minorHAnsi"/>
          <w:b/>
          <w:lang w:val="en"/>
        </w:rPr>
        <w:t>Personal characteristics</w:t>
      </w:r>
      <w:r w:rsidR="00D17B97">
        <w:rPr>
          <w:rStyle w:val="hps"/>
          <w:rFonts w:eastAsiaTheme="minorHAnsi"/>
          <w:b/>
          <w:lang w:val="en"/>
        </w:rPr>
        <w:br/>
      </w:r>
      <w:r w:rsidR="000B63B0">
        <w:rPr>
          <w:rStyle w:val="hps"/>
          <w:rFonts w:eastAsiaTheme="minorHAnsi"/>
          <w:lang w:val="en"/>
        </w:rPr>
        <w:t>Generally they</w:t>
      </w:r>
      <w:r w:rsidRPr="00104E62">
        <w:rPr>
          <w:rStyle w:val="hps"/>
          <w:rFonts w:eastAsiaTheme="minorHAnsi"/>
          <w:lang w:val="en"/>
        </w:rPr>
        <w:t xml:space="preserve"> watch less television than cinema. They are very open </w:t>
      </w:r>
      <w:r w:rsidR="000B63B0">
        <w:rPr>
          <w:rStyle w:val="hps"/>
          <w:rFonts w:eastAsiaTheme="minorHAnsi"/>
          <w:lang w:val="en"/>
        </w:rPr>
        <w:t>minded and interested in new trends</w:t>
      </w:r>
      <w:r w:rsidRPr="00104E62">
        <w:rPr>
          <w:rStyle w:val="hps"/>
          <w:rFonts w:eastAsiaTheme="minorHAnsi"/>
          <w:lang w:val="en"/>
        </w:rPr>
        <w:t>.</w:t>
      </w:r>
    </w:p>
    <w:p w14:paraId="5710C219" w14:textId="79BDF354" w:rsidR="00AE729B" w:rsidRPr="0070576A" w:rsidRDefault="00AE729B" w:rsidP="00D17B97">
      <w:pPr>
        <w:spacing w:after="160"/>
        <w:rPr>
          <w:rStyle w:val="hps"/>
          <w:rFonts w:eastAsiaTheme="minorHAnsi"/>
          <w:color w:val="3366FF"/>
        </w:rPr>
      </w:pPr>
      <w:proofErr w:type="spellStart"/>
      <w:r w:rsidRPr="0070576A">
        <w:rPr>
          <w:rStyle w:val="hps"/>
          <w:rFonts w:eastAsiaTheme="minorHAnsi"/>
          <w:color w:val="3366FF"/>
        </w:rPr>
        <w:t>Umumnya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</w:t>
      </w:r>
      <w:proofErr w:type="spellStart"/>
      <w:r w:rsidRPr="0070576A">
        <w:rPr>
          <w:rStyle w:val="hps"/>
          <w:rFonts w:eastAsiaTheme="minorHAnsi"/>
          <w:color w:val="3366FF"/>
        </w:rPr>
        <w:t>mereka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</w:t>
      </w:r>
      <w:proofErr w:type="spellStart"/>
      <w:r w:rsidRPr="0070576A">
        <w:rPr>
          <w:rStyle w:val="hps"/>
          <w:rFonts w:eastAsiaTheme="minorHAnsi"/>
          <w:color w:val="3366FF"/>
        </w:rPr>
        <w:t>jarang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</w:t>
      </w:r>
      <w:proofErr w:type="spellStart"/>
      <w:r w:rsidRPr="0070576A">
        <w:rPr>
          <w:rStyle w:val="hps"/>
          <w:rFonts w:eastAsiaTheme="minorHAnsi"/>
          <w:color w:val="3366FF"/>
        </w:rPr>
        <w:t>menonton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</w:t>
      </w:r>
      <w:proofErr w:type="spellStart"/>
      <w:r w:rsidRPr="0070576A">
        <w:rPr>
          <w:rStyle w:val="hps"/>
          <w:rFonts w:eastAsiaTheme="minorHAnsi"/>
          <w:color w:val="3366FF"/>
        </w:rPr>
        <w:t>televisi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</w:t>
      </w:r>
      <w:proofErr w:type="spellStart"/>
      <w:r w:rsidRPr="0070576A">
        <w:rPr>
          <w:rStyle w:val="hps"/>
          <w:rFonts w:eastAsiaTheme="minorHAnsi"/>
          <w:color w:val="3366FF"/>
        </w:rPr>
        <w:t>dibandingkan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di </w:t>
      </w:r>
      <w:proofErr w:type="spellStart"/>
      <w:r w:rsidRPr="0070576A">
        <w:rPr>
          <w:rStyle w:val="hps"/>
          <w:rFonts w:eastAsiaTheme="minorHAnsi"/>
          <w:color w:val="3366FF"/>
        </w:rPr>
        <w:t>bioskop</w:t>
      </w:r>
      <w:proofErr w:type="spellEnd"/>
      <w:r w:rsidRPr="0070576A">
        <w:rPr>
          <w:rStyle w:val="hps"/>
          <w:rFonts w:eastAsiaTheme="minorHAnsi"/>
          <w:color w:val="3366FF"/>
        </w:rPr>
        <w:t xml:space="preserve">. </w:t>
      </w:r>
      <w:proofErr w:type="spellStart"/>
      <w:r w:rsidRPr="0070576A">
        <w:rPr>
          <w:rStyle w:val="hps"/>
          <w:rFonts w:eastAsiaTheme="minorHAnsi"/>
          <w:color w:val="3366FF"/>
        </w:rPr>
        <w:t>Mereka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</w:t>
      </w:r>
      <w:proofErr w:type="spellStart"/>
      <w:r w:rsidRPr="0070576A">
        <w:rPr>
          <w:rStyle w:val="hps"/>
          <w:rFonts w:eastAsiaTheme="minorHAnsi"/>
          <w:color w:val="3366FF"/>
        </w:rPr>
        <w:t>sangat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</w:t>
      </w:r>
      <w:r w:rsidR="0070576A" w:rsidRPr="0070576A">
        <w:rPr>
          <w:rStyle w:val="hps"/>
          <w:rFonts w:eastAsiaTheme="minorHAnsi"/>
          <w:color w:val="3366FF"/>
          <w:lang w:val="en"/>
        </w:rPr>
        <w:t xml:space="preserve">open minded </w:t>
      </w:r>
      <w:r w:rsidRPr="0070576A">
        <w:rPr>
          <w:rStyle w:val="hps"/>
          <w:rFonts w:eastAsiaTheme="minorHAnsi"/>
          <w:color w:val="3366FF"/>
        </w:rPr>
        <w:t xml:space="preserve">dan </w:t>
      </w:r>
      <w:proofErr w:type="spellStart"/>
      <w:r w:rsidRPr="0070576A">
        <w:rPr>
          <w:rStyle w:val="hps"/>
          <w:rFonts w:eastAsiaTheme="minorHAnsi"/>
          <w:color w:val="3366FF"/>
        </w:rPr>
        <w:t>tertarik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</w:t>
      </w:r>
      <w:proofErr w:type="spellStart"/>
      <w:r w:rsidRPr="0070576A">
        <w:rPr>
          <w:rStyle w:val="hps"/>
          <w:rFonts w:eastAsiaTheme="minorHAnsi"/>
          <w:color w:val="3366FF"/>
        </w:rPr>
        <w:t>pada</w:t>
      </w:r>
      <w:proofErr w:type="spellEnd"/>
      <w:r w:rsidRPr="0070576A">
        <w:rPr>
          <w:rStyle w:val="hps"/>
          <w:rFonts w:eastAsiaTheme="minorHAnsi"/>
          <w:color w:val="3366FF"/>
        </w:rPr>
        <w:t xml:space="preserve"> </w:t>
      </w:r>
      <w:r w:rsidR="0070576A" w:rsidRPr="0070576A">
        <w:rPr>
          <w:rStyle w:val="hps"/>
          <w:rFonts w:eastAsiaTheme="minorHAnsi"/>
          <w:color w:val="3366FF"/>
          <w:lang w:val="en"/>
        </w:rPr>
        <w:t>trends</w:t>
      </w:r>
      <w:r w:rsidR="0070576A" w:rsidRPr="0070576A">
        <w:rPr>
          <w:rStyle w:val="hps"/>
          <w:rFonts w:eastAsiaTheme="minorHAnsi"/>
          <w:color w:val="3366FF"/>
        </w:rPr>
        <w:t xml:space="preserve"> </w:t>
      </w:r>
      <w:proofErr w:type="spellStart"/>
      <w:r w:rsidRPr="0070576A">
        <w:rPr>
          <w:rStyle w:val="hps"/>
          <w:rFonts w:eastAsiaTheme="minorHAnsi"/>
          <w:color w:val="3366FF"/>
        </w:rPr>
        <w:t>baru</w:t>
      </w:r>
      <w:proofErr w:type="spellEnd"/>
      <w:r w:rsidRPr="0070576A">
        <w:rPr>
          <w:rStyle w:val="hps"/>
          <w:rFonts w:eastAsiaTheme="minorHAnsi"/>
          <w:color w:val="3366FF"/>
        </w:rPr>
        <w:t>.</w:t>
      </w:r>
    </w:p>
    <w:p w14:paraId="3C8F134D" w14:textId="6ABE6771" w:rsidR="00104E62" w:rsidRDefault="00104E62" w:rsidP="00104E62">
      <w:pPr>
        <w:rPr>
          <w:rStyle w:val="hps"/>
          <w:rFonts w:eastAsiaTheme="minorHAnsi"/>
          <w:lang w:val="en"/>
        </w:rPr>
      </w:pPr>
      <w:r w:rsidRPr="00362B10">
        <w:rPr>
          <w:rStyle w:val="hps"/>
          <w:rFonts w:eastAsiaTheme="minorHAnsi"/>
          <w:b/>
          <w:lang w:val="en"/>
        </w:rPr>
        <w:t>Activities</w:t>
      </w:r>
      <w:r w:rsidR="00D17B97">
        <w:rPr>
          <w:rStyle w:val="hps"/>
          <w:rFonts w:eastAsiaTheme="minorHAnsi"/>
          <w:b/>
          <w:lang w:val="en"/>
        </w:rPr>
        <w:br/>
      </w:r>
      <w:r w:rsidR="000B63B0">
        <w:rPr>
          <w:rStyle w:val="hps"/>
          <w:rFonts w:eastAsiaTheme="minorHAnsi"/>
          <w:lang w:val="en"/>
        </w:rPr>
        <w:t xml:space="preserve">The </w:t>
      </w:r>
      <w:r w:rsidRPr="00104E62">
        <w:rPr>
          <w:rStyle w:val="hps"/>
          <w:rFonts w:eastAsiaTheme="minorHAnsi"/>
          <w:lang w:val="en"/>
        </w:rPr>
        <w:t xml:space="preserve">majority </w:t>
      </w:r>
      <w:r w:rsidR="000B63B0">
        <w:rPr>
          <w:rStyle w:val="hps"/>
          <w:rFonts w:eastAsiaTheme="minorHAnsi"/>
          <w:lang w:val="en"/>
        </w:rPr>
        <w:t>are</w:t>
      </w:r>
      <w:r w:rsidRPr="00104E62">
        <w:rPr>
          <w:rStyle w:val="hps"/>
          <w:rFonts w:eastAsiaTheme="minorHAnsi"/>
          <w:lang w:val="en"/>
        </w:rPr>
        <w:t xml:space="preserve"> professional</w:t>
      </w:r>
      <w:r w:rsidR="000B63B0">
        <w:rPr>
          <w:rStyle w:val="hps"/>
          <w:rFonts w:eastAsiaTheme="minorHAnsi"/>
          <w:lang w:val="en"/>
        </w:rPr>
        <w:t>s</w:t>
      </w:r>
      <w:r w:rsidRPr="00104E62">
        <w:rPr>
          <w:rStyle w:val="hps"/>
          <w:rFonts w:eastAsiaTheme="minorHAnsi"/>
          <w:lang w:val="en"/>
        </w:rPr>
        <w:t xml:space="preserve"> with a higher level of education and high incomes.</w:t>
      </w:r>
    </w:p>
    <w:p w14:paraId="440C8EF4" w14:textId="78F8A3E7" w:rsidR="00E06AD4" w:rsidRPr="00E06AD4" w:rsidRDefault="00E06AD4" w:rsidP="00104E62">
      <w:pPr>
        <w:rPr>
          <w:rStyle w:val="hps"/>
          <w:rFonts w:eastAsiaTheme="minorHAnsi"/>
          <w:color w:val="3366FF"/>
          <w:lang w:val="en"/>
        </w:rPr>
      </w:pPr>
      <w:r w:rsidRPr="00E06AD4">
        <w:rPr>
          <w:rStyle w:val="hps"/>
          <w:rFonts w:eastAsiaTheme="minorHAnsi"/>
          <w:color w:val="3366FF"/>
          <w:lang w:val="en"/>
        </w:rPr>
        <w:t>Mayoritas adalah para profesional dengan tingkat pendidikan yang lebih tinggi dan pendapatan tinggi.</w:t>
      </w:r>
    </w:p>
    <w:p w14:paraId="43F56FA1" w14:textId="77777777" w:rsidR="00104E62" w:rsidRDefault="00104E62" w:rsidP="00661349">
      <w:pPr>
        <w:rPr>
          <w:rStyle w:val="hps"/>
          <w:rFonts w:eastAsiaTheme="minorHAnsi"/>
          <w:lang w:val="en"/>
        </w:rPr>
      </w:pPr>
    </w:p>
    <w:p w14:paraId="2D8471E9" w14:textId="77777777" w:rsidR="0092605B" w:rsidRDefault="0092605B">
      <w:pPr>
        <w:spacing w:after="160"/>
        <w:rPr>
          <w:rFonts w:eastAsiaTheme="majorEastAsia" w:cstheme="majorBidi"/>
          <w:b/>
          <w:caps/>
          <w:color w:val="000000" w:themeColor="text1"/>
          <w:sz w:val="22"/>
          <w:szCs w:val="24"/>
        </w:rPr>
      </w:pPr>
      <w:r>
        <w:br w:type="page"/>
      </w:r>
      <w:bookmarkStart w:id="3" w:name="_GoBack"/>
      <w:bookmarkEnd w:id="3"/>
    </w:p>
    <w:p w14:paraId="211836B5" w14:textId="77777777" w:rsidR="000B63B0" w:rsidRPr="00B31C8F" w:rsidRDefault="000B63B0" w:rsidP="000B63B0">
      <w:pPr>
        <w:pStyle w:val="Heading2"/>
      </w:pPr>
      <w:r w:rsidRPr="0068739B">
        <w:t>Instructions to the Competitor</w:t>
      </w:r>
    </w:p>
    <w:p w14:paraId="38F78037" w14:textId="77777777" w:rsidR="000B63B0" w:rsidRDefault="000B63B0" w:rsidP="000B63B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</w:rPr>
      </w:pPr>
    </w:p>
    <w:p w14:paraId="09FE9C3E" w14:textId="77777777" w:rsidR="000B63B0" w:rsidRPr="005A3902" w:rsidRDefault="000B63B0" w:rsidP="000B63B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About image</w:t>
      </w:r>
      <w:r>
        <w:rPr>
          <w:rFonts w:cs="Arial"/>
          <w:b/>
          <w:bCs/>
          <w:szCs w:val="20"/>
        </w:rPr>
        <w:t xml:space="preserve"> and layout</w:t>
      </w:r>
      <w:r w:rsidRPr="005A3902">
        <w:rPr>
          <w:rFonts w:cs="Arial"/>
          <w:b/>
          <w:bCs/>
          <w:szCs w:val="20"/>
        </w:rPr>
        <w:t xml:space="preserve"> marking for all tasks:</w:t>
      </w:r>
    </w:p>
    <w:p w14:paraId="07BCBD56" w14:textId="77777777" w:rsidR="000B63B0" w:rsidRDefault="000B63B0" w:rsidP="000B63B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The final resolution, </w:t>
      </w:r>
      <w:r>
        <w:rPr>
          <w:rFonts w:cs="Arial"/>
          <w:szCs w:val="20"/>
        </w:rPr>
        <w:t>colour</w:t>
      </w:r>
      <w:r w:rsidRPr="005A3902">
        <w:rPr>
          <w:rFonts w:cs="Arial"/>
          <w:szCs w:val="20"/>
        </w:rPr>
        <w:t xml:space="preserve"> mode and file formats of your images will be evaluated in the press ready PDF files. </w:t>
      </w:r>
      <w:r>
        <w:rPr>
          <w:rFonts w:cs="Arial"/>
          <w:szCs w:val="20"/>
        </w:rPr>
        <w:t>O</w:t>
      </w:r>
      <w:r w:rsidRPr="005A3902">
        <w:rPr>
          <w:rFonts w:cs="Arial"/>
          <w:szCs w:val="20"/>
        </w:rPr>
        <w:t xml:space="preserve">nly the following </w:t>
      </w:r>
      <w:r>
        <w:rPr>
          <w:rFonts w:cs="Arial"/>
          <w:szCs w:val="20"/>
        </w:rPr>
        <w:t xml:space="preserve">file formats </w:t>
      </w:r>
      <w:r w:rsidRPr="005A3902">
        <w:rPr>
          <w:rFonts w:cs="Arial"/>
          <w:szCs w:val="20"/>
        </w:rPr>
        <w:t>are acceptable</w:t>
      </w:r>
      <w:proofErr w:type="gramStart"/>
      <w:r w:rsidRPr="005A3902">
        <w:rPr>
          <w:rFonts w:cs="Arial"/>
          <w:szCs w:val="20"/>
        </w:rPr>
        <w:t>:</w:t>
      </w:r>
      <w:r>
        <w:rPr>
          <w:rFonts w:cs="Arial"/>
          <w:szCs w:val="20"/>
        </w:rPr>
        <w:t xml:space="preserve"> .</w:t>
      </w:r>
      <w:proofErr w:type="spellStart"/>
      <w:r>
        <w:rPr>
          <w:rFonts w:cs="Arial"/>
          <w:szCs w:val="20"/>
        </w:rPr>
        <w:t>indd</w:t>
      </w:r>
      <w:proofErr w:type="spellEnd"/>
      <w:proofErr w:type="gramEnd"/>
      <w:r>
        <w:rPr>
          <w:rFonts w:cs="Arial"/>
          <w:szCs w:val="20"/>
        </w:rPr>
        <w:t xml:space="preserve"> / .</w:t>
      </w:r>
      <w:proofErr w:type="spellStart"/>
      <w:r>
        <w:rPr>
          <w:rFonts w:cs="Arial"/>
          <w:szCs w:val="20"/>
        </w:rPr>
        <w:t>eps</w:t>
      </w:r>
      <w:proofErr w:type="spellEnd"/>
      <w:r>
        <w:rPr>
          <w:rFonts w:cs="Arial"/>
          <w:szCs w:val="20"/>
        </w:rPr>
        <w:t xml:space="preserve"> / .</w:t>
      </w:r>
      <w:proofErr w:type="spellStart"/>
      <w:r>
        <w:rPr>
          <w:rFonts w:cs="Arial"/>
          <w:szCs w:val="20"/>
        </w:rPr>
        <w:t>ai</w:t>
      </w:r>
      <w:proofErr w:type="spellEnd"/>
      <w:r>
        <w:rPr>
          <w:rFonts w:cs="Arial"/>
          <w:szCs w:val="20"/>
        </w:rPr>
        <w:t xml:space="preserve"> /</w:t>
      </w:r>
    </w:p>
    <w:p w14:paraId="6EB8324E" w14:textId="77777777" w:rsidR="000B63B0" w:rsidRDefault="000B63B0" w:rsidP="000B63B0">
      <w:r>
        <w:t>Task 1 must be created in Illustrator</w:t>
      </w:r>
    </w:p>
    <w:p w14:paraId="2B6EBEAB" w14:textId="77777777" w:rsidR="000B63B0" w:rsidRDefault="000B63B0" w:rsidP="000B63B0">
      <w:r>
        <w:t>Final layouts for task 2 must be created in InDesign</w:t>
      </w:r>
    </w:p>
    <w:p w14:paraId="529561FD" w14:textId="77777777" w:rsidR="000B63B0" w:rsidRDefault="000B63B0" w:rsidP="000B63B0">
      <w:r>
        <w:t>Task 3 must be created in Illustrator</w:t>
      </w:r>
    </w:p>
    <w:p w14:paraId="47DD05C5" w14:textId="77777777" w:rsidR="000B63B0" w:rsidRDefault="000B63B0" w:rsidP="000B63B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Style w:val="hps"/>
          <w:rFonts w:eastAsiaTheme="minorHAnsi"/>
          <w:b/>
          <w:lang w:val="en"/>
        </w:rPr>
      </w:pPr>
    </w:p>
    <w:p w14:paraId="05332EC3" w14:textId="77777777" w:rsidR="000B63B0" w:rsidRPr="000870C9" w:rsidRDefault="000B63B0" w:rsidP="000B63B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szCs w:val="20"/>
        </w:rPr>
      </w:pPr>
      <w:r w:rsidRPr="000870C9">
        <w:rPr>
          <w:rStyle w:val="hps"/>
          <w:rFonts w:eastAsiaTheme="minorHAnsi"/>
          <w:b/>
          <w:lang w:val="en"/>
        </w:rPr>
        <w:t>About</w:t>
      </w:r>
      <w:r w:rsidRPr="000870C9">
        <w:rPr>
          <w:rFonts w:eastAsia="Times New Roman" w:cs="Times New Roman"/>
          <w:b/>
          <w:lang w:val="en"/>
        </w:rPr>
        <w:t xml:space="preserve"> </w:t>
      </w:r>
      <w:r w:rsidRPr="000870C9">
        <w:rPr>
          <w:rStyle w:val="hps"/>
          <w:rFonts w:eastAsiaTheme="minorHAnsi"/>
          <w:b/>
          <w:lang w:val="en"/>
        </w:rPr>
        <w:t>the delivery of</w:t>
      </w:r>
      <w:r w:rsidRPr="000870C9">
        <w:rPr>
          <w:rFonts w:eastAsia="Times New Roman" w:cs="Times New Roman"/>
          <w:b/>
          <w:lang w:val="en"/>
        </w:rPr>
        <w:t xml:space="preserve"> </w:t>
      </w:r>
      <w:r w:rsidRPr="000870C9">
        <w:rPr>
          <w:rStyle w:val="hps"/>
          <w:rFonts w:eastAsiaTheme="minorHAnsi"/>
          <w:b/>
          <w:lang w:val="en"/>
        </w:rPr>
        <w:t>files</w:t>
      </w:r>
      <w:r w:rsidRPr="000870C9">
        <w:rPr>
          <w:rFonts w:eastAsia="Times New Roman" w:cs="Times New Roman"/>
          <w:b/>
          <w:lang w:val="en"/>
        </w:rPr>
        <w:t xml:space="preserve"> </w:t>
      </w:r>
      <w:r w:rsidRPr="000870C9">
        <w:rPr>
          <w:rStyle w:val="hps"/>
          <w:rFonts w:eastAsiaTheme="minorHAnsi"/>
          <w:b/>
          <w:lang w:val="en"/>
        </w:rPr>
        <w:t>of all tasks</w:t>
      </w:r>
      <w:r>
        <w:rPr>
          <w:rStyle w:val="hps"/>
          <w:rFonts w:eastAsiaTheme="minorHAnsi"/>
          <w:b/>
          <w:lang w:val="en"/>
        </w:rPr>
        <w:t>:</w:t>
      </w:r>
    </w:p>
    <w:p w14:paraId="17959A4D" w14:textId="32972225" w:rsidR="000B63B0" w:rsidRPr="0038401C" w:rsidRDefault="000B63B0" w:rsidP="000B63B0">
      <w:pPr>
        <w:rPr>
          <w:rFonts w:eastAsia="Times New Roman" w:cs="Times New Roman"/>
        </w:rPr>
      </w:pPr>
      <w:r w:rsidRPr="005A3902">
        <w:rPr>
          <w:rFonts w:cs="Arial"/>
          <w:szCs w:val="20"/>
        </w:rPr>
        <w:t>Create a folder</w:t>
      </w:r>
      <w:r>
        <w:rPr>
          <w:rFonts w:cs="Arial"/>
          <w:szCs w:val="20"/>
        </w:rPr>
        <w:t xml:space="preserve"> on your Desktop called YY_MOD4</w:t>
      </w:r>
      <w:r w:rsidR="00F77373">
        <w:rPr>
          <w:rFonts w:cs="Arial"/>
          <w:szCs w:val="20"/>
        </w:rPr>
        <w:t xml:space="preserve"> </w:t>
      </w:r>
      <w:r w:rsidRPr="005A3902">
        <w:rPr>
          <w:rFonts w:cs="Arial"/>
          <w:szCs w:val="20"/>
        </w:rPr>
        <w:t>(where YY represents the number</w:t>
      </w:r>
      <w:r>
        <w:rPr>
          <w:rFonts w:cs="Arial"/>
          <w:szCs w:val="20"/>
        </w:rPr>
        <w:t xml:space="preserve"> of your workstation</w:t>
      </w:r>
      <w:r w:rsidRPr="005A3902">
        <w:rPr>
          <w:rFonts w:cs="Arial"/>
          <w:szCs w:val="20"/>
        </w:rPr>
        <w:t xml:space="preserve">). This folder must include the following </w:t>
      </w:r>
      <w:r>
        <w:rPr>
          <w:rFonts w:cs="Arial"/>
          <w:szCs w:val="20"/>
        </w:rPr>
        <w:t xml:space="preserve">3 </w:t>
      </w:r>
      <w:r w:rsidRPr="005A3902">
        <w:rPr>
          <w:rFonts w:cs="Arial"/>
          <w:szCs w:val="20"/>
        </w:rPr>
        <w:t>subfolders</w:t>
      </w:r>
      <w:r>
        <w:rPr>
          <w:rFonts w:cs="Arial"/>
          <w:szCs w:val="20"/>
        </w:rPr>
        <w:t xml:space="preserve"> </w:t>
      </w:r>
      <w:r>
        <w:rPr>
          <w:rStyle w:val="hps"/>
          <w:rFonts w:eastAsiaTheme="minorHAnsi"/>
        </w:rPr>
        <w:t>“</w:t>
      </w:r>
      <w:r>
        <w:rPr>
          <w:rFonts w:eastAsia="Times New Roman" w:cs="Times New Roman"/>
          <w:lang w:val="fr-FR"/>
        </w:rPr>
        <w:t>Task1</w:t>
      </w:r>
      <w:r>
        <w:rPr>
          <w:rStyle w:val="hps"/>
          <w:rFonts w:eastAsiaTheme="minorHAnsi"/>
        </w:rPr>
        <w:t>”, “Task2”</w:t>
      </w:r>
      <w:r>
        <w:rPr>
          <w:rFonts w:eastAsia="Times New Roman" w:cs="Times New Roman"/>
          <w:lang w:val="fr-FR"/>
        </w:rPr>
        <w:t xml:space="preserve"> and </w:t>
      </w:r>
      <w:r>
        <w:rPr>
          <w:rStyle w:val="hps"/>
          <w:rFonts w:eastAsiaTheme="minorHAnsi"/>
        </w:rPr>
        <w:t>“Task3</w:t>
      </w:r>
      <w:r>
        <w:rPr>
          <w:rFonts w:eastAsia="Times New Roman" w:cs="Times New Roman"/>
          <w:lang w:val="fr-FR"/>
        </w:rPr>
        <w:t>”</w:t>
      </w:r>
      <w:r>
        <w:rPr>
          <w:rFonts w:cs="Arial"/>
          <w:szCs w:val="20"/>
        </w:rPr>
        <w:t xml:space="preserve">. Those subfolders contain </w:t>
      </w:r>
      <w:r>
        <w:rPr>
          <w:rStyle w:val="hps"/>
          <w:rFonts w:eastAsiaTheme="minorHAnsi"/>
          <w:lang w:val="en"/>
        </w:rPr>
        <w:t>themselves</w:t>
      </w:r>
      <w:r>
        <w:rPr>
          <w:rFonts w:eastAsia="Times New Roman" w:cs="Times New Roman"/>
        </w:rPr>
        <w:t xml:space="preserve"> </w:t>
      </w:r>
      <w:r>
        <w:rPr>
          <w:rFonts w:cs="Arial"/>
          <w:szCs w:val="20"/>
        </w:rPr>
        <w:t xml:space="preserve">2 subfolders </w:t>
      </w:r>
      <w:r>
        <w:rPr>
          <w:rStyle w:val="hps"/>
          <w:rFonts w:eastAsiaTheme="minorHAnsi"/>
        </w:rPr>
        <w:t>“</w:t>
      </w:r>
      <w:r w:rsidRPr="005A3902">
        <w:t>Original</w:t>
      </w:r>
      <w:r>
        <w:t xml:space="preserve"> folder</w:t>
      </w:r>
      <w:r>
        <w:rPr>
          <w:rStyle w:val="hps"/>
          <w:rFonts w:eastAsiaTheme="minorHAnsi"/>
        </w:rPr>
        <w:t>”</w:t>
      </w:r>
      <w:r>
        <w:t xml:space="preserve"> and</w:t>
      </w:r>
      <w:r>
        <w:rPr>
          <w:rStyle w:val="hps"/>
          <w:rFonts w:eastAsiaTheme="minorHAnsi"/>
        </w:rPr>
        <w:t xml:space="preserve"> “</w:t>
      </w:r>
      <w:r w:rsidRPr="005A3902">
        <w:t>Final</w:t>
      </w:r>
      <w:r>
        <w:t xml:space="preserve"> folder</w:t>
      </w:r>
      <w:r>
        <w:rPr>
          <w:rStyle w:val="hps"/>
          <w:rFonts w:eastAsiaTheme="minorHAnsi"/>
        </w:rPr>
        <w:t>”</w:t>
      </w:r>
      <w:r>
        <w:rPr>
          <w:rFonts w:cs="Arial"/>
          <w:szCs w:val="20"/>
        </w:rPr>
        <w:t xml:space="preserve">: </w:t>
      </w:r>
      <w:r w:rsidRPr="005A3902">
        <w:rPr>
          <w:rFonts w:cs="Arial"/>
          <w:szCs w:val="20"/>
        </w:rPr>
        <w:t xml:space="preserve"> </w:t>
      </w:r>
    </w:p>
    <w:p w14:paraId="65D7BBFA" w14:textId="705891CD" w:rsidR="006E4F2B" w:rsidRPr="00F77373" w:rsidRDefault="006E4F2B" w:rsidP="00362B10">
      <w:pPr>
        <w:pStyle w:val="ListParagraph"/>
        <w:numPr>
          <w:ilvl w:val="0"/>
          <w:numId w:val="26"/>
        </w:numPr>
        <w:spacing w:after="120" w:line="240" w:lineRule="auto"/>
        <w:rPr>
          <w:lang w:val="en-US"/>
        </w:rPr>
      </w:pPr>
      <w:r w:rsidRPr="00F77373">
        <w:rPr>
          <w:lang w:val="en-US"/>
        </w:rPr>
        <w:t xml:space="preserve">A folder named </w:t>
      </w:r>
      <w:r w:rsidRPr="00F77373">
        <w:rPr>
          <w:b/>
          <w:lang w:val="en-US"/>
        </w:rPr>
        <w:t>“Original”:</w:t>
      </w:r>
      <w:r w:rsidRPr="00F77373">
        <w:rPr>
          <w:lang w:val="en-US"/>
        </w:rPr>
        <w:t xml:space="preserve"> it should contain all the files used for the development of your project.</w:t>
      </w:r>
    </w:p>
    <w:p w14:paraId="20534D13" w14:textId="691C1A4F" w:rsidR="006E4F2B" w:rsidRPr="00F77373" w:rsidRDefault="006E4F2B" w:rsidP="00362B10">
      <w:pPr>
        <w:pStyle w:val="ListParagraph"/>
        <w:numPr>
          <w:ilvl w:val="0"/>
          <w:numId w:val="26"/>
        </w:numPr>
        <w:spacing w:after="120" w:line="240" w:lineRule="auto"/>
        <w:rPr>
          <w:lang w:val="en-US"/>
        </w:rPr>
      </w:pPr>
      <w:r w:rsidRPr="00F77373">
        <w:rPr>
          <w:lang w:val="en-US"/>
        </w:rPr>
        <w:t xml:space="preserve">A folder named “Final”: it should contain all of the files you are supposed to deliver as required in </w:t>
      </w:r>
      <w:r w:rsidRPr="00F77373">
        <w:rPr>
          <w:lang w:val="en-US"/>
        </w:rPr>
        <w:br/>
        <w:t>the tasks. (PDF, native, fonts and linked images)</w:t>
      </w:r>
    </w:p>
    <w:p w14:paraId="274BC52B" w14:textId="77777777" w:rsidR="00F77373" w:rsidRPr="00F77373" w:rsidRDefault="00F77373" w:rsidP="00362B10">
      <w:pPr>
        <w:pStyle w:val="ListParagraph"/>
        <w:numPr>
          <w:ilvl w:val="0"/>
          <w:numId w:val="26"/>
        </w:numPr>
        <w:spacing w:after="120" w:line="240" w:lineRule="auto"/>
        <w:rPr>
          <w:lang w:val="en-US"/>
        </w:rPr>
      </w:pPr>
      <w:r w:rsidRPr="00F77373">
        <w:rPr>
          <w:lang w:val="en-US"/>
        </w:rPr>
        <w:t>You must include your workstation number on the presentation board and printouts for marking and delivery to your workstation</w:t>
      </w:r>
    </w:p>
    <w:p w14:paraId="1D1927E4" w14:textId="77777777" w:rsidR="00F77373" w:rsidRPr="00F77373" w:rsidRDefault="00F77373">
      <w:pPr>
        <w:spacing w:after="120" w:line="240" w:lineRule="auto"/>
        <w:rPr>
          <w:lang w:val="en-US"/>
        </w:rPr>
      </w:pPr>
    </w:p>
    <w:p w14:paraId="190FFC5F" w14:textId="77777777" w:rsidR="000B63B0" w:rsidRDefault="000B63B0" w:rsidP="00362B10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</w:rPr>
      </w:pPr>
    </w:p>
    <w:p w14:paraId="0B554B13" w14:textId="77777777" w:rsidR="00FE3A8C" w:rsidRDefault="00FE3A8C">
      <w:pPr>
        <w:spacing w:after="160"/>
        <w:rPr>
          <w:b/>
        </w:rPr>
      </w:pPr>
      <w:r>
        <w:rPr>
          <w:b/>
        </w:rPr>
        <w:br w:type="page"/>
      </w:r>
    </w:p>
    <w:p w14:paraId="60EFF70E" w14:textId="1029A4A3" w:rsidR="00BB12E6" w:rsidRPr="00204D61" w:rsidRDefault="00BB12E6" w:rsidP="00362B10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</w:rPr>
      </w:pPr>
      <w:r w:rsidRPr="00362B10">
        <w:rPr>
          <w:b/>
        </w:rPr>
        <w:lastRenderedPageBreak/>
        <w:t>TASK 1:</w:t>
      </w:r>
      <w:r w:rsidR="00D67F20">
        <w:rPr>
          <w:b/>
        </w:rPr>
        <w:t xml:space="preserve"> Logo Design</w:t>
      </w:r>
    </w:p>
    <w:p w14:paraId="28546D9E" w14:textId="5C57663C" w:rsidR="00083E53" w:rsidRPr="00362B10" w:rsidRDefault="00083E53" w:rsidP="00BB12E6">
      <w:r w:rsidRPr="00362B10">
        <w:t>You must create a logo for the 39</w:t>
      </w:r>
      <w:r w:rsidR="00820DCC" w:rsidRPr="00362B10">
        <w:rPr>
          <w:rStyle w:val="hps"/>
          <w:rFonts w:eastAsiaTheme="minorHAnsi"/>
          <w:szCs w:val="20"/>
        </w:rPr>
        <w:t>th</w:t>
      </w:r>
      <w:r w:rsidRPr="00362B10">
        <w:t xml:space="preserve"> </w:t>
      </w:r>
      <w:r w:rsidR="0092605B" w:rsidRPr="00362B10">
        <w:t xml:space="preserve">São Paulo </w:t>
      </w:r>
      <w:r w:rsidRPr="00362B10">
        <w:t xml:space="preserve">International </w:t>
      </w:r>
      <w:r w:rsidR="0092605B" w:rsidRPr="00362B10">
        <w:t>Film Festival</w:t>
      </w:r>
      <w:r w:rsidR="00B04044" w:rsidRPr="00362B10">
        <w:t>. The logo should represent</w:t>
      </w:r>
      <w:r w:rsidRPr="00362B10">
        <w:t xml:space="preserve"> the movie world.</w:t>
      </w:r>
    </w:p>
    <w:p w14:paraId="128318D8" w14:textId="3BF75542" w:rsidR="000145CD" w:rsidRPr="00362B10" w:rsidRDefault="000145CD" w:rsidP="00BB12E6">
      <w:p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You must </w:t>
      </w:r>
      <w:proofErr w:type="spellStart"/>
      <w:r w:rsidRPr="00362B10">
        <w:rPr>
          <w:rStyle w:val="hps"/>
          <w:rFonts w:eastAsiaTheme="minorHAnsi"/>
        </w:rPr>
        <w:t>create</w:t>
      </w:r>
      <w:proofErr w:type="spellEnd"/>
      <w:r w:rsidRPr="00362B10">
        <w:rPr>
          <w:rStyle w:val="hps"/>
          <w:rFonts w:eastAsiaTheme="minorHAnsi"/>
        </w:rPr>
        <w:t xml:space="preserve"> </w:t>
      </w:r>
      <w:r w:rsidR="0048293C" w:rsidRPr="00362B10">
        <w:rPr>
          <w:rStyle w:val="hps"/>
          <w:rFonts w:eastAsiaTheme="minorHAnsi"/>
        </w:rPr>
        <w:t>2</w:t>
      </w:r>
      <w:r w:rsidR="0092605B" w:rsidRPr="00362B10">
        <w:rPr>
          <w:rStyle w:val="hps"/>
          <w:rFonts w:eastAsiaTheme="minorHAnsi"/>
        </w:rPr>
        <w:t xml:space="preserve"> versions of the logo, one in </w:t>
      </w:r>
      <w:proofErr w:type="spellStart"/>
      <w:r w:rsidR="007E0E1C" w:rsidRPr="00362B10">
        <w:rPr>
          <w:rStyle w:val="hps"/>
          <w:rFonts w:eastAsiaTheme="minorHAnsi"/>
          <w:rPrChange w:id="4" w:author="nermal" w:date="2015-08-10T06:16:00Z">
            <w:rPr>
              <w:rStyle w:val="hps"/>
              <w:rFonts w:eastAsiaTheme="minorHAnsi"/>
              <w:color w:val="0000FF"/>
            </w:rPr>
          </w:rPrChange>
        </w:rPr>
        <w:t>Portuguese</w:t>
      </w:r>
      <w:proofErr w:type="spellEnd"/>
      <w:r w:rsidR="007E0E1C" w:rsidRPr="00362B10">
        <w:rPr>
          <w:rStyle w:val="hps"/>
          <w:rFonts w:eastAsiaTheme="minorHAnsi"/>
        </w:rPr>
        <w:t xml:space="preserve"> </w:t>
      </w:r>
      <w:r w:rsidR="00711533" w:rsidRPr="00711533">
        <w:rPr>
          <w:rStyle w:val="hps"/>
          <w:rFonts w:eastAsiaTheme="minorHAnsi"/>
          <w:color w:val="3366FF"/>
        </w:rPr>
        <w:t>(</w:t>
      </w:r>
      <w:proofErr w:type="spellStart"/>
      <w:r w:rsidR="00711533" w:rsidRPr="00711533">
        <w:rPr>
          <w:rStyle w:val="hps"/>
          <w:rFonts w:eastAsiaTheme="minorHAnsi"/>
          <w:color w:val="3366FF"/>
        </w:rPr>
        <w:t>bahasa</w:t>
      </w:r>
      <w:proofErr w:type="spellEnd"/>
      <w:r w:rsidR="00711533" w:rsidRPr="00711533">
        <w:rPr>
          <w:rStyle w:val="hps"/>
          <w:rFonts w:eastAsiaTheme="minorHAnsi"/>
          <w:color w:val="3366FF"/>
        </w:rPr>
        <w:t xml:space="preserve"> </w:t>
      </w:r>
      <w:proofErr w:type="spellStart"/>
      <w:r w:rsidR="00711533" w:rsidRPr="00711533">
        <w:rPr>
          <w:rStyle w:val="hps"/>
          <w:rFonts w:eastAsiaTheme="minorHAnsi"/>
          <w:color w:val="3366FF"/>
        </w:rPr>
        <w:t>purtugal</w:t>
      </w:r>
      <w:proofErr w:type="spellEnd"/>
      <w:r w:rsidR="00711533" w:rsidRPr="00711533">
        <w:rPr>
          <w:rStyle w:val="hps"/>
          <w:rFonts w:eastAsiaTheme="minorHAnsi"/>
          <w:color w:val="3366FF"/>
        </w:rPr>
        <w:t>)</w:t>
      </w:r>
      <w:r w:rsidR="00711533">
        <w:rPr>
          <w:rStyle w:val="hps"/>
          <w:rFonts w:eastAsiaTheme="minorHAnsi"/>
        </w:rPr>
        <w:t xml:space="preserve"> </w:t>
      </w:r>
      <w:r w:rsidRPr="00362B10">
        <w:rPr>
          <w:rStyle w:val="hps"/>
          <w:rFonts w:eastAsiaTheme="minorHAnsi"/>
        </w:rPr>
        <w:t>and</w:t>
      </w:r>
      <w:r w:rsidR="0092605B" w:rsidRPr="00362B10">
        <w:rPr>
          <w:rStyle w:val="hps"/>
          <w:rFonts w:eastAsiaTheme="minorHAnsi"/>
        </w:rPr>
        <w:t xml:space="preserve"> one in English</w:t>
      </w:r>
      <w:r w:rsidRPr="00362B10">
        <w:rPr>
          <w:rStyle w:val="hps"/>
          <w:rFonts w:eastAsiaTheme="minorHAnsi"/>
        </w:rPr>
        <w:t xml:space="preserve">: </w:t>
      </w:r>
    </w:p>
    <w:p w14:paraId="4C46E71F" w14:textId="2087F34A" w:rsidR="000145CD" w:rsidRPr="00362B10" w:rsidRDefault="00083E53" w:rsidP="000145CD">
      <w:pPr>
        <w:pStyle w:val="ListParagraph"/>
        <w:numPr>
          <w:ilvl w:val="0"/>
          <w:numId w:val="23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The </w:t>
      </w:r>
      <w:proofErr w:type="spellStart"/>
      <w:r w:rsidR="000145CD" w:rsidRPr="00362B10">
        <w:rPr>
          <w:rStyle w:val="hps"/>
          <w:rFonts w:eastAsiaTheme="minorHAnsi"/>
          <w:rPrChange w:id="5" w:author="nermal" w:date="2015-08-10T06:16:00Z">
            <w:rPr>
              <w:rStyle w:val="hps"/>
              <w:rFonts w:eastAsiaTheme="minorHAnsi"/>
              <w:color w:val="FF0000"/>
            </w:rPr>
          </w:rPrChange>
        </w:rPr>
        <w:t>Brazilian</w:t>
      </w:r>
      <w:proofErr w:type="spellEnd"/>
      <w:r w:rsidR="000145CD" w:rsidRPr="00362B10">
        <w:rPr>
          <w:rStyle w:val="hps"/>
          <w:rFonts w:eastAsiaTheme="minorHAnsi"/>
        </w:rPr>
        <w:t xml:space="preserve"> </w:t>
      </w:r>
      <w:r w:rsidRPr="00362B10">
        <w:rPr>
          <w:rStyle w:val="hps"/>
          <w:rFonts w:eastAsiaTheme="minorHAnsi"/>
        </w:rPr>
        <w:t xml:space="preserve">logo must </w:t>
      </w:r>
      <w:proofErr w:type="spellStart"/>
      <w:r w:rsidRPr="00362B10">
        <w:rPr>
          <w:rStyle w:val="hps"/>
          <w:rFonts w:eastAsiaTheme="minorHAnsi"/>
        </w:rPr>
        <w:t>contain</w:t>
      </w:r>
      <w:proofErr w:type="spellEnd"/>
      <w:r w:rsidRPr="00362B10">
        <w:rPr>
          <w:rStyle w:val="hps"/>
          <w:rFonts w:eastAsiaTheme="minorHAnsi"/>
        </w:rPr>
        <w:t xml:space="preserve"> </w:t>
      </w:r>
      <w:r w:rsidR="004F12C1" w:rsidRPr="00362B10">
        <w:rPr>
          <w:rStyle w:val="hps"/>
          <w:rFonts w:eastAsiaTheme="minorHAnsi"/>
        </w:rPr>
        <w:t>“</w:t>
      </w:r>
      <w:r w:rsidRPr="00362B10">
        <w:rPr>
          <w:rStyle w:val="hps"/>
          <w:rFonts w:eastAsiaTheme="minorHAnsi"/>
        </w:rPr>
        <w:t>39</w:t>
      </w:r>
      <w:r w:rsidR="00716FCE" w:rsidRPr="00362B10">
        <w:rPr>
          <w:rStyle w:val="hps"/>
          <w:rFonts w:eastAsiaTheme="minorHAnsi"/>
        </w:rPr>
        <w:t>a</w:t>
      </w:r>
      <w:r w:rsidRPr="00362B10">
        <w:rPr>
          <w:rStyle w:val="hps"/>
          <w:rFonts w:eastAsiaTheme="minorHAnsi"/>
        </w:rPr>
        <w:t xml:space="preserve"> Mo</w:t>
      </w:r>
      <w:r w:rsidR="00D4476E" w:rsidRPr="00362B10">
        <w:rPr>
          <w:rStyle w:val="hps"/>
          <w:rFonts w:eastAsiaTheme="minorHAnsi"/>
        </w:rPr>
        <w:t xml:space="preserve">stra </w:t>
      </w:r>
      <w:proofErr w:type="spellStart"/>
      <w:r w:rsidR="00D4476E" w:rsidRPr="00362B10">
        <w:rPr>
          <w:rStyle w:val="hps"/>
          <w:rFonts w:eastAsiaTheme="minorHAnsi"/>
        </w:rPr>
        <w:t>Internacional</w:t>
      </w:r>
      <w:proofErr w:type="spellEnd"/>
      <w:r w:rsidR="00D4476E" w:rsidRPr="00362B10">
        <w:rPr>
          <w:rStyle w:val="hps"/>
          <w:rFonts w:eastAsiaTheme="minorHAnsi"/>
        </w:rPr>
        <w:t xml:space="preserve"> de </w:t>
      </w:r>
      <w:proofErr w:type="spellStart"/>
      <w:r w:rsidR="00D4476E" w:rsidRPr="00362B10">
        <w:rPr>
          <w:rStyle w:val="hps"/>
          <w:rFonts w:eastAsiaTheme="minorHAnsi"/>
        </w:rPr>
        <w:t>Cinema</w:t>
      </w:r>
      <w:proofErr w:type="spellEnd"/>
      <w:r w:rsidR="00D4476E" w:rsidRPr="00362B10">
        <w:rPr>
          <w:rStyle w:val="hps"/>
          <w:rFonts w:eastAsiaTheme="minorHAnsi"/>
        </w:rPr>
        <w:t xml:space="preserve"> </w:t>
      </w:r>
      <w:proofErr w:type="spellStart"/>
      <w:r w:rsidR="007E2468" w:rsidRPr="00362B10">
        <w:rPr>
          <w:rStyle w:val="hps"/>
          <w:rFonts w:eastAsiaTheme="minorHAnsi"/>
        </w:rPr>
        <w:t>em</w:t>
      </w:r>
      <w:proofErr w:type="spellEnd"/>
      <w:r w:rsidR="003D2D3A" w:rsidRPr="00362B10">
        <w:rPr>
          <w:rStyle w:val="hps"/>
          <w:rFonts w:eastAsiaTheme="minorHAnsi"/>
        </w:rPr>
        <w:t xml:space="preserve"> </w:t>
      </w:r>
      <w:r w:rsidRPr="00362B10">
        <w:rPr>
          <w:rStyle w:val="hps"/>
          <w:rFonts w:eastAsiaTheme="minorHAnsi"/>
        </w:rPr>
        <w:t>São Paulo</w:t>
      </w:r>
      <w:r w:rsidR="004F12C1" w:rsidRPr="00362B10">
        <w:rPr>
          <w:rStyle w:val="hps"/>
          <w:rFonts w:eastAsiaTheme="minorHAnsi"/>
        </w:rPr>
        <w:t>”</w:t>
      </w:r>
      <w:r w:rsidR="00D30674" w:rsidRPr="00362B10">
        <w:rPr>
          <w:rStyle w:val="hps"/>
          <w:rFonts w:eastAsiaTheme="minorHAnsi"/>
        </w:rPr>
        <w:t xml:space="preserve"> </w:t>
      </w:r>
      <w:r w:rsidR="00FE0564" w:rsidRPr="00362B10">
        <w:rPr>
          <w:rStyle w:val="hps"/>
          <w:rFonts w:eastAsiaTheme="minorHAnsi"/>
        </w:rPr>
        <w:br/>
      </w:r>
      <w:r w:rsidR="00D30674" w:rsidRPr="00362B10">
        <w:rPr>
          <w:rStyle w:val="hps"/>
          <w:rFonts w:eastAsiaTheme="minorHAnsi"/>
        </w:rPr>
        <w:t>(</w:t>
      </w:r>
      <w:proofErr w:type="spellStart"/>
      <w:r w:rsidR="00D30674" w:rsidRPr="00362B10">
        <w:rPr>
          <w:rStyle w:val="hps"/>
          <w:rFonts w:eastAsiaTheme="minorHAnsi"/>
        </w:rPr>
        <w:t>Text</w:t>
      </w:r>
      <w:proofErr w:type="spellEnd"/>
      <w:r w:rsidR="00D30674" w:rsidRPr="00362B10">
        <w:rPr>
          <w:rStyle w:val="hps"/>
          <w:rFonts w:eastAsiaTheme="minorHAnsi"/>
        </w:rPr>
        <w:t xml:space="preserve"> </w:t>
      </w:r>
      <w:proofErr w:type="spellStart"/>
      <w:r w:rsidR="00D30674" w:rsidRPr="00362B10">
        <w:rPr>
          <w:rStyle w:val="hps"/>
          <w:rFonts w:eastAsiaTheme="minorHAnsi"/>
        </w:rPr>
        <w:t>Task</w:t>
      </w:r>
      <w:proofErr w:type="spellEnd"/>
      <w:r w:rsidR="00D30674" w:rsidRPr="00362B10">
        <w:rPr>
          <w:rStyle w:val="hps"/>
          <w:rFonts w:eastAsiaTheme="minorHAnsi"/>
        </w:rPr>
        <w:t xml:space="preserve"> 1)</w:t>
      </w:r>
      <w:r w:rsidR="000145CD" w:rsidRPr="00362B10">
        <w:rPr>
          <w:rStyle w:val="hps"/>
          <w:rFonts w:eastAsiaTheme="minorHAnsi"/>
        </w:rPr>
        <w:t>.</w:t>
      </w:r>
    </w:p>
    <w:p w14:paraId="46BB747F" w14:textId="7FEDFB68" w:rsidR="000145CD" w:rsidRPr="00362B10" w:rsidRDefault="000145CD" w:rsidP="000145CD">
      <w:pPr>
        <w:pStyle w:val="ListParagraph"/>
        <w:numPr>
          <w:ilvl w:val="0"/>
          <w:numId w:val="23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The English logo must </w:t>
      </w:r>
      <w:proofErr w:type="spellStart"/>
      <w:r w:rsidRPr="00362B10">
        <w:rPr>
          <w:rStyle w:val="hps"/>
          <w:rFonts w:eastAsiaTheme="minorHAnsi"/>
        </w:rPr>
        <w:t>contain</w:t>
      </w:r>
      <w:proofErr w:type="spellEnd"/>
      <w:r w:rsidRPr="00362B10">
        <w:rPr>
          <w:rStyle w:val="hps"/>
          <w:rFonts w:eastAsiaTheme="minorHAnsi"/>
        </w:rPr>
        <w:t xml:space="preserve"> </w:t>
      </w:r>
      <w:r w:rsidR="004F12C1" w:rsidRPr="00362B10">
        <w:rPr>
          <w:rStyle w:val="hps"/>
          <w:rFonts w:eastAsiaTheme="minorHAnsi"/>
        </w:rPr>
        <w:t>“</w:t>
      </w:r>
      <w:r w:rsidR="004E19EF" w:rsidRPr="00362B10">
        <w:rPr>
          <w:rStyle w:val="hps"/>
          <w:rFonts w:eastAsiaTheme="minorHAnsi"/>
        </w:rPr>
        <w:t>39th</w:t>
      </w:r>
      <w:r w:rsidR="00083E53" w:rsidRPr="00362B10">
        <w:rPr>
          <w:rStyle w:val="hps"/>
          <w:rFonts w:eastAsiaTheme="minorHAnsi"/>
        </w:rPr>
        <w:t xml:space="preserve"> São Paulo International Film Festival</w:t>
      </w:r>
      <w:r w:rsidR="004F12C1" w:rsidRPr="00362B10">
        <w:rPr>
          <w:rStyle w:val="hps"/>
          <w:rFonts w:eastAsiaTheme="minorHAnsi"/>
        </w:rPr>
        <w:t>”</w:t>
      </w:r>
      <w:r w:rsidR="00B00E19" w:rsidRPr="00362B10">
        <w:rPr>
          <w:rStyle w:val="hps"/>
          <w:rFonts w:eastAsiaTheme="minorHAnsi"/>
        </w:rPr>
        <w:t xml:space="preserve"> (</w:t>
      </w:r>
      <w:proofErr w:type="spellStart"/>
      <w:r w:rsidR="00B00E19" w:rsidRPr="00362B10">
        <w:rPr>
          <w:rStyle w:val="hps"/>
          <w:rFonts w:eastAsiaTheme="minorHAnsi"/>
        </w:rPr>
        <w:t>Text</w:t>
      </w:r>
      <w:proofErr w:type="spellEnd"/>
      <w:r w:rsidR="00B00E19" w:rsidRPr="00362B10">
        <w:rPr>
          <w:rStyle w:val="hps"/>
          <w:rFonts w:eastAsiaTheme="minorHAnsi"/>
        </w:rPr>
        <w:t xml:space="preserve"> </w:t>
      </w:r>
      <w:proofErr w:type="spellStart"/>
      <w:r w:rsidR="00B00E19" w:rsidRPr="00362B10">
        <w:rPr>
          <w:rStyle w:val="hps"/>
          <w:rFonts w:eastAsiaTheme="minorHAnsi"/>
        </w:rPr>
        <w:t>Task</w:t>
      </w:r>
      <w:proofErr w:type="spellEnd"/>
      <w:r w:rsidR="00B00E19" w:rsidRPr="00362B10">
        <w:rPr>
          <w:rStyle w:val="hps"/>
          <w:rFonts w:eastAsiaTheme="minorHAnsi"/>
        </w:rPr>
        <w:t xml:space="preserve"> 1)</w:t>
      </w:r>
      <w:r w:rsidR="007453EF" w:rsidRPr="00362B10">
        <w:rPr>
          <w:rStyle w:val="hps"/>
          <w:rFonts w:eastAsiaTheme="minorHAnsi"/>
        </w:rPr>
        <w:t xml:space="preserve">. </w:t>
      </w:r>
    </w:p>
    <w:p w14:paraId="3A927DA0" w14:textId="4CCBADF0" w:rsidR="00BB12E6" w:rsidRPr="00362B10" w:rsidRDefault="00476110" w:rsidP="00BB12E6">
      <w:pPr>
        <w:rPr>
          <w:rStyle w:val="hps"/>
          <w:rFonts w:eastAsiaTheme="minorHAnsi"/>
        </w:rPr>
      </w:pPr>
      <w:r w:rsidRPr="00362B10">
        <w:rPr>
          <w:rFonts w:cs="Arial"/>
          <w:szCs w:val="20"/>
          <w:rPrChange w:id="6" w:author="nermal" w:date="2015-08-10T06:16:00Z">
            <w:rPr>
              <w:rFonts w:eastAsia="Times New Roman" w:cs="Arial"/>
              <w:color w:val="231F20"/>
              <w:szCs w:val="20"/>
              <w:lang w:val="fr-FR"/>
            </w:rPr>
          </w:rPrChange>
        </w:rPr>
        <w:t>The festival</w:t>
      </w:r>
      <w:r w:rsidR="0092605B" w:rsidRPr="00362B10">
        <w:rPr>
          <w:rFonts w:cs="Arial"/>
          <w:szCs w:val="20"/>
          <w:rPrChange w:id="7" w:author="nermal" w:date="2015-08-10T06:16:00Z">
            <w:rPr>
              <w:rFonts w:cs="Arial"/>
              <w:color w:val="231F20"/>
              <w:szCs w:val="20"/>
            </w:rPr>
          </w:rPrChange>
        </w:rPr>
        <w:t xml:space="preserve"> name</w:t>
      </w:r>
      <w:r w:rsidRPr="00362B10">
        <w:rPr>
          <w:rFonts w:cs="Arial"/>
          <w:szCs w:val="20"/>
          <w:rPrChange w:id="8" w:author="nermal" w:date="2015-08-10T06:16:00Z">
            <w:rPr>
              <w:rFonts w:cs="Arial"/>
              <w:color w:val="231F20"/>
              <w:szCs w:val="20"/>
            </w:rPr>
          </w:rPrChange>
        </w:rPr>
        <w:t xml:space="preserve"> must be clear and readable. You can </w:t>
      </w:r>
      <w:r w:rsidR="0092605B" w:rsidRPr="00362B10">
        <w:rPr>
          <w:rFonts w:cs="Arial"/>
          <w:szCs w:val="20"/>
          <w:rPrChange w:id="9" w:author="nermal" w:date="2015-08-10T06:16:00Z">
            <w:rPr>
              <w:rFonts w:cs="Arial"/>
              <w:color w:val="231F20"/>
              <w:szCs w:val="20"/>
            </w:rPr>
          </w:rPrChange>
        </w:rPr>
        <w:t>design</w:t>
      </w:r>
      <w:r w:rsidRPr="00362B10">
        <w:rPr>
          <w:rFonts w:cs="Arial"/>
          <w:szCs w:val="20"/>
          <w:rPrChange w:id="10" w:author="nermal" w:date="2015-08-10T06:16:00Z">
            <w:rPr>
              <w:rFonts w:cs="Arial"/>
              <w:color w:val="231F20"/>
              <w:szCs w:val="20"/>
            </w:rPr>
          </w:rPrChange>
        </w:rPr>
        <w:t xml:space="preserve"> the name of the festival in capital and lower-case </w:t>
      </w:r>
      <w:r w:rsidR="0092605B" w:rsidRPr="00362B10">
        <w:rPr>
          <w:rFonts w:cs="Arial"/>
          <w:szCs w:val="20"/>
          <w:rPrChange w:id="11" w:author="nermal" w:date="2015-08-10T06:16:00Z">
            <w:rPr>
              <w:rFonts w:cs="Arial"/>
              <w:color w:val="231F20"/>
              <w:szCs w:val="20"/>
            </w:rPr>
          </w:rPrChange>
        </w:rPr>
        <w:t xml:space="preserve">letters </w:t>
      </w:r>
      <w:r w:rsidRPr="00362B10">
        <w:rPr>
          <w:rFonts w:cs="Arial"/>
          <w:szCs w:val="20"/>
          <w:rPrChange w:id="12" w:author="nermal" w:date="2015-08-10T06:16:00Z">
            <w:rPr>
              <w:rFonts w:cs="Arial"/>
              <w:color w:val="231F20"/>
              <w:szCs w:val="20"/>
            </w:rPr>
          </w:rPrChange>
        </w:rPr>
        <w:t xml:space="preserve">or in capital </w:t>
      </w:r>
      <w:r w:rsidR="0092605B" w:rsidRPr="00362B10">
        <w:rPr>
          <w:rFonts w:cs="Arial"/>
          <w:szCs w:val="20"/>
          <w:rPrChange w:id="13" w:author="nermal" w:date="2015-08-10T06:16:00Z">
            <w:rPr>
              <w:rFonts w:cs="Arial"/>
              <w:color w:val="231F20"/>
              <w:szCs w:val="20"/>
            </w:rPr>
          </w:rPrChange>
        </w:rPr>
        <w:t xml:space="preserve">letters </w:t>
      </w:r>
      <w:r w:rsidRPr="00362B10">
        <w:rPr>
          <w:rFonts w:cs="Arial"/>
          <w:szCs w:val="20"/>
          <w:rPrChange w:id="14" w:author="nermal" w:date="2015-08-10T06:16:00Z">
            <w:rPr>
              <w:rFonts w:cs="Arial"/>
              <w:color w:val="231F20"/>
              <w:szCs w:val="20"/>
            </w:rPr>
          </w:rPrChange>
        </w:rPr>
        <w:t xml:space="preserve">only </w:t>
      </w:r>
      <w:r w:rsidR="0092605B" w:rsidRPr="00362B10">
        <w:rPr>
          <w:rFonts w:cs="Arial"/>
          <w:szCs w:val="20"/>
          <w:rPrChange w:id="15" w:author="nermal" w:date="2015-08-10T06:16:00Z">
            <w:rPr>
              <w:rFonts w:cs="Arial"/>
              <w:color w:val="231F20"/>
              <w:szCs w:val="20"/>
            </w:rPr>
          </w:rPrChange>
        </w:rPr>
        <w:t>(</w:t>
      </w:r>
      <w:r w:rsidRPr="00362B10">
        <w:rPr>
          <w:rFonts w:cs="Arial"/>
          <w:szCs w:val="20"/>
          <w:rPrChange w:id="16" w:author="nermal" w:date="2015-08-10T06:16:00Z">
            <w:rPr>
              <w:rFonts w:cs="Arial"/>
              <w:color w:val="231F20"/>
              <w:szCs w:val="20"/>
            </w:rPr>
          </w:rPrChange>
        </w:rPr>
        <w:t>according to your design</w:t>
      </w:r>
      <w:r w:rsidR="0092605B" w:rsidRPr="00362B10">
        <w:rPr>
          <w:rFonts w:cs="Arial"/>
          <w:szCs w:val="20"/>
          <w:rPrChange w:id="17" w:author="nermal" w:date="2015-08-10T06:16:00Z">
            <w:rPr>
              <w:rFonts w:cs="Arial"/>
              <w:color w:val="231F20"/>
              <w:szCs w:val="20"/>
            </w:rPr>
          </w:rPrChange>
        </w:rPr>
        <w:t>)</w:t>
      </w:r>
      <w:r w:rsidRPr="00362B10">
        <w:rPr>
          <w:rFonts w:cs="Arial"/>
          <w:szCs w:val="20"/>
          <w:rPrChange w:id="18" w:author="nermal" w:date="2015-08-10T06:16:00Z">
            <w:rPr>
              <w:rFonts w:cs="Arial"/>
              <w:color w:val="231F20"/>
              <w:szCs w:val="20"/>
            </w:rPr>
          </w:rPrChange>
        </w:rPr>
        <w:t>.</w:t>
      </w:r>
      <w:r w:rsidR="0087060E" w:rsidRPr="00362B10">
        <w:rPr>
          <w:rFonts w:cs="Arial"/>
          <w:szCs w:val="20"/>
          <w:rPrChange w:id="19" w:author="nermal" w:date="2015-08-10T06:16:00Z">
            <w:rPr>
              <w:rFonts w:cs="Arial"/>
              <w:color w:val="231F20"/>
              <w:szCs w:val="20"/>
            </w:rPr>
          </w:rPrChange>
        </w:rPr>
        <w:t xml:space="preserve"> The different language logos should have the same look and feel — utilising the same colours and fonts</w:t>
      </w:r>
      <w:proofErr w:type="gramStart"/>
      <w:r w:rsidR="0087060E" w:rsidRPr="00362B10">
        <w:rPr>
          <w:rFonts w:cs="Arial"/>
          <w:szCs w:val="20"/>
          <w:rPrChange w:id="20" w:author="nermal" w:date="2015-08-10T06:16:00Z">
            <w:rPr>
              <w:rFonts w:cs="Arial"/>
              <w:color w:val="231F20"/>
              <w:szCs w:val="20"/>
            </w:rPr>
          </w:rPrChange>
        </w:rPr>
        <w:t>.</w:t>
      </w:r>
      <w:r w:rsidR="00AC3812" w:rsidRPr="00AC3812">
        <w:rPr>
          <w:rFonts w:cs="Arial"/>
          <w:color w:val="3366FF"/>
          <w:szCs w:val="20"/>
        </w:rPr>
        <w:t>(</w:t>
      </w:r>
      <w:proofErr w:type="spellStart"/>
      <w:proofErr w:type="gramEnd"/>
      <w:r w:rsidR="00AC3812" w:rsidRPr="00AC3812">
        <w:rPr>
          <w:rFonts w:cs="Arial"/>
          <w:color w:val="3366FF"/>
          <w:szCs w:val="20"/>
        </w:rPr>
        <w:t>memanfaatkan</w:t>
      </w:r>
      <w:proofErr w:type="spellEnd"/>
      <w:r w:rsidR="00AC3812" w:rsidRPr="00AC3812">
        <w:rPr>
          <w:rFonts w:cs="Arial"/>
          <w:color w:val="3366FF"/>
          <w:szCs w:val="20"/>
        </w:rPr>
        <w:t xml:space="preserve"> </w:t>
      </w:r>
      <w:proofErr w:type="spellStart"/>
      <w:r w:rsidR="00AC3812" w:rsidRPr="00AC3812">
        <w:rPr>
          <w:rFonts w:cs="Arial"/>
          <w:color w:val="3366FF"/>
          <w:szCs w:val="20"/>
        </w:rPr>
        <w:t>warna</w:t>
      </w:r>
      <w:proofErr w:type="spellEnd"/>
      <w:r w:rsidR="00AC3812" w:rsidRPr="00AC3812">
        <w:rPr>
          <w:rFonts w:cs="Arial"/>
          <w:color w:val="3366FF"/>
          <w:szCs w:val="20"/>
        </w:rPr>
        <w:t xml:space="preserve"> </w:t>
      </w:r>
      <w:proofErr w:type="spellStart"/>
      <w:r w:rsidR="00AC3812" w:rsidRPr="00AC3812">
        <w:rPr>
          <w:rFonts w:cs="Arial"/>
          <w:color w:val="3366FF"/>
          <w:szCs w:val="20"/>
        </w:rPr>
        <w:t>dan</w:t>
      </w:r>
      <w:proofErr w:type="spellEnd"/>
      <w:r w:rsidR="00AC3812" w:rsidRPr="00AC3812">
        <w:rPr>
          <w:rFonts w:cs="Arial"/>
          <w:color w:val="3366FF"/>
          <w:szCs w:val="20"/>
        </w:rPr>
        <w:t xml:space="preserve"> font yang </w:t>
      </w:r>
      <w:proofErr w:type="spellStart"/>
      <w:r w:rsidR="00AC3812" w:rsidRPr="00AC3812">
        <w:rPr>
          <w:rFonts w:cs="Arial"/>
          <w:color w:val="3366FF"/>
          <w:szCs w:val="20"/>
        </w:rPr>
        <w:t>sama</w:t>
      </w:r>
      <w:proofErr w:type="spellEnd"/>
      <w:r w:rsidR="00AC3812" w:rsidRPr="00AC3812">
        <w:rPr>
          <w:rFonts w:cs="Arial"/>
          <w:color w:val="3366FF"/>
          <w:szCs w:val="20"/>
        </w:rPr>
        <w:t>)</w:t>
      </w:r>
    </w:p>
    <w:p w14:paraId="254C3584" w14:textId="20420046" w:rsidR="000909C3" w:rsidRPr="00362B10" w:rsidRDefault="0092605B" w:rsidP="00661349">
      <w:pPr>
        <w:rPr>
          <w:rFonts w:eastAsia="Times New Roman" w:cs="Times New Roman"/>
          <w:lang w:val="en"/>
        </w:rPr>
      </w:pPr>
      <w:r w:rsidRPr="00362B10">
        <w:rPr>
          <w:rStyle w:val="hps"/>
          <w:rFonts w:eastAsiaTheme="minorHAnsi"/>
          <w:lang w:val="en"/>
        </w:rPr>
        <w:t>The</w:t>
      </w:r>
      <w:r w:rsidR="002775C9" w:rsidRPr="00362B10">
        <w:rPr>
          <w:rStyle w:val="hps"/>
          <w:rFonts w:eastAsiaTheme="minorHAnsi"/>
          <w:lang w:val="en"/>
        </w:rPr>
        <w:t xml:space="preserve"> logo should be vector only. </w:t>
      </w:r>
      <w:commentRangeStart w:id="21"/>
      <w:r w:rsidR="000909C3" w:rsidRPr="00362B10">
        <w:rPr>
          <w:rFonts w:eastAsia="Times New Roman" w:cs="Times New Roman"/>
        </w:rPr>
        <w:t>You can use the images suppl</w:t>
      </w:r>
      <w:r w:rsidR="00497916" w:rsidRPr="00362B10">
        <w:rPr>
          <w:rFonts w:eastAsia="Times New Roman" w:cs="Times New Roman"/>
        </w:rPr>
        <w:t>ied if needed for your design (M</w:t>
      </w:r>
      <w:r w:rsidR="000909C3" w:rsidRPr="00362B10">
        <w:rPr>
          <w:rFonts w:eastAsia="Times New Roman" w:cs="Times New Roman"/>
        </w:rPr>
        <w:t>ovie images)</w:t>
      </w:r>
      <w:r w:rsidR="004E3409" w:rsidRPr="00362B10">
        <w:rPr>
          <w:rFonts w:eastAsia="Times New Roman" w:cs="Times New Roman"/>
        </w:rPr>
        <w:t>,</w:t>
      </w:r>
      <w:r w:rsidR="000909C3" w:rsidRPr="00362B10">
        <w:rPr>
          <w:rFonts w:eastAsia="Times New Roman" w:cs="Times New Roman"/>
        </w:rPr>
        <w:t xml:space="preserve"> </w:t>
      </w:r>
      <w:r w:rsidR="004E3409" w:rsidRPr="00362B10">
        <w:rPr>
          <w:rFonts w:eastAsia="Times New Roman" w:cs="Times New Roman"/>
          <w:lang w:val="en"/>
        </w:rPr>
        <w:t>any modification is permitted</w:t>
      </w:r>
      <w:r w:rsidR="004E3409" w:rsidRPr="00362B10">
        <w:rPr>
          <w:rFonts w:eastAsia="Times New Roman" w:cs="Times New Roman"/>
        </w:rPr>
        <w:t xml:space="preserve"> but they must be</w:t>
      </w:r>
      <w:r w:rsidR="000909C3" w:rsidRPr="00362B10">
        <w:rPr>
          <w:rFonts w:eastAsia="Times New Roman" w:cs="Times New Roman"/>
        </w:rPr>
        <w:t xml:space="preserve"> vector only</w:t>
      </w:r>
      <w:commentRangeEnd w:id="21"/>
      <w:r w:rsidR="00BC408B" w:rsidRPr="00362B10">
        <w:rPr>
          <w:rStyle w:val="CommentReference"/>
        </w:rPr>
        <w:commentReference w:id="21"/>
      </w:r>
      <w:r w:rsidR="00A331FE" w:rsidRPr="00362B10">
        <w:rPr>
          <w:rFonts w:eastAsia="Times New Roman" w:cs="Times New Roman"/>
          <w:lang w:val="en"/>
        </w:rPr>
        <w:t>.</w:t>
      </w:r>
    </w:p>
    <w:p w14:paraId="3BEE1C84" w14:textId="66E440D8" w:rsidR="00083E53" w:rsidRPr="00362B10" w:rsidRDefault="0092605B" w:rsidP="00661349">
      <w:pPr>
        <w:rPr>
          <w:rFonts w:eastAsia="Times New Roman" w:cs="Times New Roman"/>
          <w:lang w:val="en"/>
        </w:rPr>
      </w:pPr>
      <w:r w:rsidRPr="00362B10">
        <w:rPr>
          <w:rFonts w:eastAsia="Times New Roman" w:cs="Times New Roman"/>
          <w:lang w:val="en"/>
        </w:rPr>
        <w:t>You</w:t>
      </w:r>
      <w:r w:rsidR="00B60369" w:rsidRPr="00362B10">
        <w:rPr>
          <w:rFonts w:eastAsia="Times New Roman" w:cs="Times New Roman"/>
          <w:lang w:val="en"/>
        </w:rPr>
        <w:t xml:space="preserve"> </w:t>
      </w:r>
      <w:r w:rsidRPr="00362B10">
        <w:rPr>
          <w:rFonts w:eastAsia="Times New Roman" w:cs="Times New Roman"/>
          <w:lang w:val="en"/>
        </w:rPr>
        <w:t>are</w:t>
      </w:r>
      <w:r w:rsidR="00B60369" w:rsidRPr="00362B10">
        <w:rPr>
          <w:rFonts w:eastAsia="Times New Roman" w:cs="Times New Roman"/>
          <w:lang w:val="en"/>
        </w:rPr>
        <w:t xml:space="preserve"> </w:t>
      </w:r>
      <w:r w:rsidRPr="00362B10">
        <w:rPr>
          <w:rFonts w:eastAsia="Times New Roman" w:cs="Times New Roman"/>
          <w:lang w:val="en"/>
        </w:rPr>
        <w:t>to create 3 v</w:t>
      </w:r>
      <w:r w:rsidR="005D5FE2" w:rsidRPr="00362B10">
        <w:rPr>
          <w:rFonts w:eastAsia="Times New Roman" w:cs="Times New Roman"/>
          <w:lang w:val="en"/>
        </w:rPr>
        <w:t>ersions for each logo</w:t>
      </w:r>
      <w:r w:rsidR="004E3409" w:rsidRPr="00362B10">
        <w:rPr>
          <w:rFonts w:eastAsia="Times New Roman" w:cs="Times New Roman"/>
          <w:lang w:val="en"/>
        </w:rPr>
        <w:t xml:space="preserve"> (</w:t>
      </w:r>
      <w:r w:rsidR="007E0E1C" w:rsidRPr="00362B10">
        <w:rPr>
          <w:rFonts w:eastAsia="Times New Roman" w:cs="Times New Roman"/>
          <w:lang w:val="en"/>
          <w:rPrChange w:id="22" w:author="nermal" w:date="2015-08-10T06:16:00Z">
            <w:rPr>
              <w:rFonts w:eastAsia="Times New Roman" w:cs="Times New Roman"/>
              <w:color w:val="FF0000"/>
              <w:lang w:val="en"/>
            </w:rPr>
          </w:rPrChange>
        </w:rPr>
        <w:t>Portuguese</w:t>
      </w:r>
      <w:r w:rsidR="004E3409" w:rsidRPr="00362B10">
        <w:rPr>
          <w:rFonts w:eastAsia="Times New Roman" w:cs="Times New Roman"/>
          <w:lang w:val="en"/>
        </w:rPr>
        <w:t xml:space="preserve"> and English)</w:t>
      </w:r>
      <w:r w:rsidR="005D5FE2" w:rsidRPr="00362B10">
        <w:rPr>
          <w:rFonts w:eastAsia="Times New Roman" w:cs="Times New Roman"/>
          <w:lang w:val="en"/>
        </w:rPr>
        <w:t>: CMYK, Pantone</w:t>
      </w:r>
      <w:r w:rsidRPr="00362B10">
        <w:rPr>
          <w:rFonts w:eastAsia="Times New Roman" w:cs="Times New Roman"/>
          <w:lang w:val="en"/>
        </w:rPr>
        <w:t xml:space="preserve"> and B&amp;W</w:t>
      </w:r>
      <w:r w:rsidR="004441E0" w:rsidRPr="00362B10">
        <w:rPr>
          <w:rStyle w:val="hps"/>
          <w:rFonts w:eastAsiaTheme="minorHAnsi"/>
          <w:lang w:val="en"/>
        </w:rPr>
        <w:t xml:space="preserve">. </w:t>
      </w:r>
      <w:r w:rsidR="004E3409" w:rsidRPr="00362B10">
        <w:rPr>
          <w:rStyle w:val="hps"/>
          <w:rFonts w:eastAsiaTheme="minorHAnsi"/>
          <w:lang w:val="en"/>
        </w:rPr>
        <w:t>G</w:t>
      </w:r>
      <w:r w:rsidR="000909C3" w:rsidRPr="00362B10">
        <w:rPr>
          <w:rStyle w:val="hps"/>
          <w:rFonts w:eastAsiaTheme="minorHAnsi"/>
          <w:lang w:val="en"/>
        </w:rPr>
        <w:t xml:space="preserve">reyscale </w:t>
      </w:r>
      <w:r w:rsidR="004E3409" w:rsidRPr="00362B10">
        <w:rPr>
          <w:rStyle w:val="hps"/>
          <w:rFonts w:eastAsiaTheme="minorHAnsi"/>
          <w:lang w:val="en"/>
        </w:rPr>
        <w:t xml:space="preserve">is permitted </w:t>
      </w:r>
      <w:r w:rsidR="000909C3" w:rsidRPr="00362B10">
        <w:rPr>
          <w:rStyle w:val="hps"/>
          <w:rFonts w:eastAsiaTheme="minorHAnsi"/>
          <w:lang w:val="en"/>
        </w:rPr>
        <w:t>for the B&amp;W.</w:t>
      </w:r>
    </w:p>
    <w:p w14:paraId="2C202D70" w14:textId="030F43F2" w:rsidR="002C30A1" w:rsidRPr="00362B10" w:rsidRDefault="0092605B" w:rsidP="00661349">
      <w:pPr>
        <w:rPr>
          <w:rStyle w:val="hps"/>
          <w:rFonts w:eastAsiaTheme="minorHAnsi"/>
          <w:lang w:val="en"/>
        </w:rPr>
      </w:pPr>
      <w:r w:rsidRPr="00362B10">
        <w:rPr>
          <w:rFonts w:eastAsia="Times New Roman" w:cs="Times New Roman"/>
          <w:lang w:val="en"/>
        </w:rPr>
        <w:t>You are required to</w:t>
      </w:r>
      <w:r w:rsidR="00370C5B" w:rsidRPr="00362B10">
        <w:rPr>
          <w:rFonts w:eastAsia="Times New Roman" w:cs="Times New Roman"/>
          <w:lang w:val="en"/>
        </w:rPr>
        <w:t xml:space="preserve"> create a </w:t>
      </w:r>
      <w:r w:rsidR="007E0E1C" w:rsidRPr="00362B10">
        <w:rPr>
          <w:rFonts w:eastAsia="Times New Roman" w:cs="Times New Roman"/>
          <w:lang w:val="en"/>
          <w:rPrChange w:id="23" w:author="nermal" w:date="2015-08-10T06:16:00Z">
            <w:rPr>
              <w:rFonts w:eastAsia="Times New Roman" w:cs="Times New Roman"/>
              <w:color w:val="0000FF"/>
              <w:lang w:val="en"/>
            </w:rPr>
          </w:rPrChange>
        </w:rPr>
        <w:t>specification sheet</w:t>
      </w:r>
      <w:r w:rsidR="00BD10C4" w:rsidRPr="00362B10">
        <w:rPr>
          <w:rFonts w:eastAsia="Times New Roman" w:cs="Times New Roman"/>
          <w:lang w:val="en"/>
          <w:rPrChange w:id="24" w:author="nermal" w:date="2015-08-10T06:16:00Z">
            <w:rPr>
              <w:rFonts w:eastAsia="Times New Roman" w:cs="Times New Roman"/>
              <w:color w:val="0000FF"/>
              <w:lang w:val="en"/>
            </w:rPr>
          </w:rPrChange>
        </w:rPr>
        <w:t xml:space="preserve"> </w:t>
      </w:r>
      <w:r w:rsidR="00E12BFB" w:rsidRPr="00E12BFB">
        <w:rPr>
          <w:rFonts w:eastAsia="Times New Roman" w:cs="Times New Roman"/>
          <w:color w:val="3366FF"/>
          <w:lang w:val="en"/>
        </w:rPr>
        <w:t>(</w:t>
      </w:r>
      <w:r w:rsidR="00E12BFB">
        <w:rPr>
          <w:rFonts w:eastAsia="Times New Roman" w:cs="Times New Roman"/>
          <w:color w:val="3366FF"/>
          <w:lang w:val="en"/>
        </w:rPr>
        <w:t>lembar penjelasan</w:t>
      </w:r>
      <w:r w:rsidR="00E12BFB" w:rsidRPr="00E12BFB">
        <w:rPr>
          <w:rFonts w:eastAsia="Times New Roman" w:cs="Times New Roman"/>
          <w:color w:val="3366FF"/>
          <w:lang w:val="en"/>
        </w:rPr>
        <w:t>)</w:t>
      </w:r>
      <w:r w:rsidR="00E12BFB">
        <w:rPr>
          <w:rFonts w:eastAsia="Times New Roman" w:cs="Times New Roman"/>
          <w:lang w:val="en"/>
        </w:rPr>
        <w:t xml:space="preserve"> </w:t>
      </w:r>
      <w:r w:rsidRPr="00362B10">
        <w:rPr>
          <w:rFonts w:eastAsia="Times New Roman" w:cs="Times New Roman"/>
          <w:lang w:val="en"/>
        </w:rPr>
        <w:t>which</w:t>
      </w:r>
      <w:r w:rsidR="00BD10C4" w:rsidRPr="00362B10">
        <w:rPr>
          <w:rFonts w:eastAsia="Times New Roman" w:cs="Times New Roman"/>
          <w:lang w:val="en"/>
        </w:rPr>
        <w:t xml:space="preserve"> </w:t>
      </w:r>
      <w:r w:rsidRPr="00362B10">
        <w:rPr>
          <w:rFonts w:eastAsia="Times New Roman" w:cs="Times New Roman"/>
          <w:lang w:val="en"/>
        </w:rPr>
        <w:t>displays</w:t>
      </w:r>
      <w:r w:rsidR="00BD10C4" w:rsidRPr="00362B10">
        <w:rPr>
          <w:rFonts w:eastAsia="Times New Roman" w:cs="Times New Roman"/>
          <w:lang w:val="en"/>
        </w:rPr>
        <w:t xml:space="preserve"> the 3</w:t>
      </w:r>
      <w:r w:rsidR="00370C5B" w:rsidRPr="00362B10">
        <w:rPr>
          <w:rFonts w:eastAsia="Times New Roman" w:cs="Times New Roman"/>
          <w:lang w:val="en"/>
        </w:rPr>
        <w:t xml:space="preserve"> </w:t>
      </w:r>
      <w:r w:rsidR="007E0E1C" w:rsidRPr="00362B10">
        <w:rPr>
          <w:rFonts w:eastAsia="Times New Roman" w:cs="Times New Roman"/>
          <w:lang w:val="en"/>
          <w:rPrChange w:id="25" w:author="nermal" w:date="2015-08-10T06:16:00Z">
            <w:rPr>
              <w:rFonts w:eastAsia="Times New Roman" w:cs="Times New Roman"/>
              <w:color w:val="0000FF"/>
              <w:lang w:val="en"/>
            </w:rPr>
          </w:rPrChange>
        </w:rPr>
        <w:t xml:space="preserve">colour </w:t>
      </w:r>
      <w:r w:rsidR="00370C5B" w:rsidRPr="00362B10">
        <w:rPr>
          <w:rFonts w:eastAsia="Times New Roman" w:cs="Times New Roman"/>
          <w:lang w:val="en"/>
        </w:rPr>
        <w:t>versions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of the logo</w:t>
      </w:r>
      <w:r w:rsidR="004E3409" w:rsidRPr="00362B10">
        <w:rPr>
          <w:rStyle w:val="hps"/>
          <w:rFonts w:eastAsiaTheme="minorHAnsi"/>
          <w:lang w:val="en"/>
        </w:rPr>
        <w:t xml:space="preserve"> in </w:t>
      </w:r>
      <w:r w:rsidR="007E0E1C" w:rsidRPr="00362B10">
        <w:rPr>
          <w:rStyle w:val="hps"/>
          <w:rFonts w:eastAsiaTheme="minorHAnsi"/>
          <w:lang w:val="en"/>
          <w:rPrChange w:id="26" w:author="nermal" w:date="2015-08-10T06:16:00Z">
            <w:rPr>
              <w:rStyle w:val="hps"/>
              <w:rFonts w:eastAsiaTheme="minorHAnsi"/>
              <w:color w:val="FF0000"/>
              <w:lang w:val="en"/>
            </w:rPr>
          </w:rPrChange>
        </w:rPr>
        <w:t>Portuguese</w:t>
      </w:r>
      <w:r w:rsidR="004E3409" w:rsidRPr="00362B10">
        <w:rPr>
          <w:rStyle w:val="hps"/>
          <w:rFonts w:eastAsiaTheme="minorHAnsi"/>
          <w:lang w:val="en"/>
        </w:rPr>
        <w:t xml:space="preserve"> and English</w:t>
      </w:r>
      <w:r w:rsidR="00B60369" w:rsidRPr="00362B10">
        <w:rPr>
          <w:rStyle w:val="hps"/>
          <w:rFonts w:eastAsiaTheme="minorHAnsi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(</w:t>
      </w:r>
      <w:r w:rsidR="00B60369" w:rsidRPr="00362B10">
        <w:rPr>
          <w:rStyle w:val="hps"/>
          <w:rFonts w:eastAsiaTheme="minorHAnsi"/>
          <w:lang w:val="en"/>
        </w:rPr>
        <w:t xml:space="preserve">CMYK, </w:t>
      </w:r>
      <w:r w:rsidR="005D5FE2" w:rsidRPr="00362B10">
        <w:rPr>
          <w:rStyle w:val="hps"/>
          <w:rFonts w:eastAsiaTheme="minorHAnsi"/>
          <w:lang w:val="en"/>
        </w:rPr>
        <w:t>Pantone</w:t>
      </w:r>
      <w:r w:rsidR="00B60369" w:rsidRPr="00362B10">
        <w:rPr>
          <w:rStyle w:val="hps"/>
          <w:rFonts w:eastAsiaTheme="minorHAnsi"/>
          <w:lang w:val="en"/>
        </w:rPr>
        <w:t xml:space="preserve"> and B&amp;W</w:t>
      </w:r>
      <w:r w:rsidRPr="00362B10">
        <w:rPr>
          <w:rStyle w:val="hps"/>
          <w:rFonts w:eastAsiaTheme="minorHAnsi"/>
          <w:lang w:val="en"/>
        </w:rPr>
        <w:t>)</w:t>
      </w:r>
      <w:r w:rsidR="00B60369" w:rsidRPr="00362B10">
        <w:rPr>
          <w:rStyle w:val="hps"/>
          <w:rFonts w:eastAsiaTheme="minorHAnsi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on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4E3409" w:rsidRPr="00362B10">
        <w:rPr>
          <w:rStyle w:val="hps"/>
          <w:rFonts w:eastAsiaTheme="minorHAnsi"/>
          <w:lang w:val="en"/>
        </w:rPr>
        <w:t>one</w:t>
      </w:r>
      <w:r w:rsidR="00083E53" w:rsidRPr="00362B10">
        <w:rPr>
          <w:rStyle w:val="hps"/>
          <w:rFonts w:eastAsiaTheme="minorHAnsi"/>
          <w:lang w:val="en"/>
        </w:rPr>
        <w:t xml:space="preserve"> A4 sheet</w:t>
      </w:r>
      <w:r w:rsidRPr="00362B10">
        <w:rPr>
          <w:rStyle w:val="hps"/>
          <w:rFonts w:eastAsiaTheme="minorHAnsi"/>
          <w:lang w:val="en"/>
        </w:rPr>
        <w:t>.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Y</w:t>
      </w:r>
      <w:r w:rsidR="00083E53" w:rsidRPr="00362B10">
        <w:rPr>
          <w:rStyle w:val="hps"/>
          <w:rFonts w:eastAsiaTheme="minorHAnsi"/>
          <w:lang w:val="en"/>
        </w:rPr>
        <w:t xml:space="preserve">ou </w:t>
      </w:r>
      <w:r w:rsidRPr="00362B10">
        <w:rPr>
          <w:rStyle w:val="hps"/>
          <w:rFonts w:eastAsiaTheme="minorHAnsi"/>
          <w:lang w:val="en"/>
        </w:rPr>
        <w:t xml:space="preserve">must </w:t>
      </w:r>
      <w:r w:rsidR="00083E53" w:rsidRPr="00362B10">
        <w:rPr>
          <w:rStyle w:val="hps"/>
          <w:rFonts w:eastAsiaTheme="minorHAnsi"/>
          <w:lang w:val="en"/>
        </w:rPr>
        <w:t>specify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the numbers of the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3</w:t>
      </w:r>
      <w:r w:rsidR="00254316" w:rsidRPr="00362B10">
        <w:rPr>
          <w:rFonts w:eastAsia="Times New Roman" w:cs="Times New Roman"/>
          <w:lang w:val="en"/>
        </w:rPr>
        <w:t> </w:t>
      </w:r>
      <w:r w:rsidR="005D5FE2" w:rsidRPr="00362B10">
        <w:rPr>
          <w:rStyle w:val="hps"/>
          <w:rFonts w:eastAsiaTheme="minorHAnsi"/>
          <w:lang w:val="en"/>
        </w:rPr>
        <w:t>Pantone</w:t>
      </w:r>
      <w:r w:rsidR="0015606D" w:rsidRPr="00362B10">
        <w:rPr>
          <w:rStyle w:val="hps"/>
          <w:rFonts w:eastAsiaTheme="minorHAnsi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(</w:t>
      </w:r>
      <w:r w:rsidR="00E534EE" w:rsidRPr="00362B10">
        <w:rPr>
          <w:rStyle w:val="hps"/>
          <w:rFonts w:eastAsiaTheme="minorHAnsi"/>
          <w:lang w:val="en"/>
        </w:rPr>
        <w:t>ex: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PMS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000</w:t>
      </w:r>
      <w:r w:rsidR="00083E53" w:rsidRPr="00362B10">
        <w:rPr>
          <w:rFonts w:eastAsia="Times New Roman" w:cs="Times New Roman"/>
          <w:lang w:val="en"/>
          <w:rPrChange w:id="27" w:author="nermal" w:date="2015-08-10T06:16:00Z">
            <w:rPr>
              <w:rFonts w:eastAsia="Times New Roman" w:cs="Times New Roman"/>
              <w:color w:val="0000FF"/>
              <w:lang w:val="en"/>
            </w:rPr>
          </w:rPrChange>
        </w:rPr>
        <w:t xml:space="preserve">), </w:t>
      </w:r>
      <w:r w:rsidR="00083E53" w:rsidRPr="00362B10">
        <w:rPr>
          <w:rStyle w:val="hps"/>
          <w:rFonts w:eastAsiaTheme="minorHAnsi"/>
          <w:lang w:val="en"/>
        </w:rPr>
        <w:t xml:space="preserve">CMYK </w:t>
      </w:r>
      <w:r w:rsidR="000062F4" w:rsidRPr="00362B10">
        <w:rPr>
          <w:rStyle w:val="hps"/>
          <w:rFonts w:eastAsiaTheme="minorHAnsi"/>
          <w:lang w:val="en"/>
        </w:rPr>
        <w:t>colour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break-downs</w:t>
      </w:r>
      <w:r w:rsidR="00083E53" w:rsidRPr="00362B10">
        <w:rPr>
          <w:rStyle w:val="hps"/>
          <w:rFonts w:eastAsiaTheme="minorHAnsi"/>
          <w:lang w:val="en"/>
        </w:rPr>
        <w:t xml:space="preserve"> (</w:t>
      </w:r>
      <w:r w:rsidR="00013D13" w:rsidRPr="00362B10">
        <w:rPr>
          <w:rFonts w:eastAsia="Times New Roman" w:cs="Times New Roman"/>
          <w:lang w:val="en"/>
        </w:rPr>
        <w:t>ex: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4D0D6E" w:rsidRPr="00362B10">
        <w:rPr>
          <w:rStyle w:val="hps"/>
          <w:rFonts w:eastAsiaTheme="minorHAnsi"/>
        </w:rPr>
        <w:t>C: 0% M: 0% Y: 0% K: 0%</w:t>
      </w:r>
      <w:r w:rsidR="00083E53" w:rsidRPr="00362B10">
        <w:rPr>
          <w:rStyle w:val="hps"/>
          <w:rFonts w:eastAsiaTheme="minorHAnsi"/>
          <w:lang w:val="en"/>
        </w:rPr>
        <w:t>) and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 xml:space="preserve">the </w:t>
      </w:r>
      <w:r w:rsidR="00453181" w:rsidRPr="00362B10">
        <w:rPr>
          <w:rStyle w:val="hps"/>
          <w:rFonts w:eastAsiaTheme="minorHAnsi"/>
          <w:lang w:val="en"/>
        </w:rPr>
        <w:t>font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(ex: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E534EE" w:rsidRPr="00362B10">
        <w:rPr>
          <w:rFonts w:eastAsia="Times New Roman" w:cs="Times New Roman"/>
          <w:lang w:val="en"/>
        </w:rPr>
        <w:t xml:space="preserve">Font </w:t>
      </w:r>
      <w:r w:rsidR="00083E53" w:rsidRPr="00362B10">
        <w:rPr>
          <w:rStyle w:val="hps"/>
          <w:rFonts w:eastAsiaTheme="minorHAnsi"/>
          <w:lang w:val="en"/>
        </w:rPr>
        <w:t>Bold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or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E534EE" w:rsidRPr="00362B10">
        <w:rPr>
          <w:rStyle w:val="hps"/>
          <w:rFonts w:eastAsiaTheme="minorHAnsi"/>
          <w:lang w:val="en"/>
        </w:rPr>
        <w:t>Font</w:t>
      </w:r>
      <w:r w:rsidR="00083E53" w:rsidRPr="00362B10">
        <w:rPr>
          <w:rFonts w:eastAsia="Times New Roman" w:cs="Times New Roman"/>
          <w:lang w:val="en"/>
        </w:rPr>
        <w:t xml:space="preserve"> </w:t>
      </w:r>
      <w:r w:rsidR="00083E53" w:rsidRPr="00362B10">
        <w:rPr>
          <w:rStyle w:val="hps"/>
          <w:rFonts w:eastAsiaTheme="minorHAnsi"/>
          <w:lang w:val="en"/>
        </w:rPr>
        <w:t>65)</w:t>
      </w:r>
    </w:p>
    <w:p w14:paraId="40193B19" w14:textId="77777777" w:rsidR="0092605B" w:rsidRPr="00362B10" w:rsidRDefault="0092605B" w:rsidP="0092605B">
      <w:pPr>
        <w:rPr>
          <w:rStyle w:val="hps"/>
          <w:rFonts w:eastAsiaTheme="minorHAnsi"/>
        </w:rPr>
      </w:pPr>
    </w:p>
    <w:p w14:paraId="52CC6E77" w14:textId="4D12C618" w:rsidR="002C30A1" w:rsidRPr="00362B10" w:rsidRDefault="002A35E4" w:rsidP="003E4901">
      <w:pPr>
        <w:spacing w:after="160"/>
        <w:rPr>
          <w:rStyle w:val="hps"/>
          <w:rFonts w:eastAsiaTheme="minorHAnsi"/>
          <w:b/>
        </w:rPr>
      </w:pPr>
      <w:proofErr w:type="spellStart"/>
      <w:r w:rsidRPr="00362B10">
        <w:rPr>
          <w:rStyle w:val="hps"/>
          <w:rFonts w:eastAsiaTheme="minorHAnsi"/>
          <w:b/>
        </w:rPr>
        <w:t>Technical</w:t>
      </w:r>
      <w:proofErr w:type="spellEnd"/>
      <w:r w:rsidRPr="00362B10">
        <w:rPr>
          <w:rStyle w:val="hps"/>
          <w:rFonts w:eastAsiaTheme="minorHAnsi"/>
          <w:b/>
        </w:rPr>
        <w:t xml:space="preserve"> </w:t>
      </w:r>
      <w:proofErr w:type="spellStart"/>
      <w:r w:rsidRPr="00362B10">
        <w:rPr>
          <w:rStyle w:val="hps"/>
          <w:rFonts w:eastAsiaTheme="minorHAnsi"/>
          <w:b/>
        </w:rPr>
        <w:t>specifications</w:t>
      </w:r>
      <w:proofErr w:type="spellEnd"/>
      <w:r w:rsidRPr="00362B10">
        <w:rPr>
          <w:rStyle w:val="hps"/>
          <w:rFonts w:eastAsiaTheme="minorHAnsi"/>
          <w:b/>
        </w:rPr>
        <w:t>:</w:t>
      </w:r>
    </w:p>
    <w:p w14:paraId="07B6BABA" w14:textId="05132B2E" w:rsidR="002C30A1" w:rsidRPr="00362B10" w:rsidRDefault="000062F4" w:rsidP="002C30A1">
      <w:pPr>
        <w:rPr>
          <w:rStyle w:val="hps"/>
          <w:rFonts w:eastAsiaTheme="minorHAnsi"/>
        </w:rPr>
      </w:pPr>
      <w:proofErr w:type="spellStart"/>
      <w:r w:rsidRPr="00362B10">
        <w:rPr>
          <w:rStyle w:val="hps"/>
          <w:rFonts w:eastAsiaTheme="minorHAnsi"/>
        </w:rPr>
        <w:t>Colour</w:t>
      </w:r>
      <w:r w:rsidR="002C30A1" w:rsidRPr="00362B10">
        <w:rPr>
          <w:rStyle w:val="hps"/>
          <w:rFonts w:eastAsiaTheme="minorHAnsi"/>
        </w:rPr>
        <w:t>s</w:t>
      </w:r>
      <w:proofErr w:type="spellEnd"/>
      <w:r w:rsidR="00CD427F" w:rsidRPr="00362B10">
        <w:rPr>
          <w:rStyle w:val="hps"/>
          <w:rFonts w:eastAsiaTheme="minorHAnsi"/>
        </w:rPr>
        <w:t xml:space="preserve"> (3 versions)</w:t>
      </w:r>
      <w:r w:rsidR="002C30A1" w:rsidRPr="00362B10">
        <w:rPr>
          <w:rStyle w:val="hps"/>
          <w:rFonts w:eastAsiaTheme="minorHAnsi"/>
        </w:rPr>
        <w:t>:</w:t>
      </w:r>
    </w:p>
    <w:p w14:paraId="08262FD7" w14:textId="520180CD" w:rsidR="002C30A1" w:rsidRPr="00362B10" w:rsidRDefault="002C30A1" w:rsidP="002C30A1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3 </w:t>
      </w:r>
      <w:r w:rsidR="005D5FE2" w:rsidRPr="00362B10">
        <w:rPr>
          <w:rStyle w:val="hps"/>
          <w:rFonts w:eastAsiaTheme="minorHAnsi"/>
        </w:rPr>
        <w:t>Pantone</w:t>
      </w:r>
      <w:r w:rsidRPr="00362B10">
        <w:rPr>
          <w:rStyle w:val="hps"/>
          <w:rFonts w:eastAsiaTheme="minorHAnsi"/>
        </w:rPr>
        <w:t xml:space="preserve"> </w:t>
      </w:r>
    </w:p>
    <w:p w14:paraId="3C05FC69" w14:textId="093EDAB3" w:rsidR="002C30A1" w:rsidRPr="00362B10" w:rsidRDefault="00CD427F" w:rsidP="002C30A1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>CMYK</w:t>
      </w:r>
      <w:r w:rsidR="002C30A1" w:rsidRPr="00362B10">
        <w:rPr>
          <w:rStyle w:val="hps"/>
          <w:rFonts w:eastAsiaTheme="minorHAnsi"/>
        </w:rPr>
        <w:t xml:space="preserve"> </w:t>
      </w:r>
    </w:p>
    <w:p w14:paraId="4CB10F8D" w14:textId="4DE79F35" w:rsidR="002C30A1" w:rsidRPr="00362B10" w:rsidRDefault="00CD427F" w:rsidP="002C30A1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>Black and white</w:t>
      </w:r>
    </w:p>
    <w:p w14:paraId="33476E5E" w14:textId="5661D44E" w:rsidR="00745607" w:rsidRPr="00362B10" w:rsidRDefault="00745607" w:rsidP="002C30A1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commentRangeStart w:id="28"/>
      <w:r w:rsidRPr="00362B10">
        <w:rPr>
          <w:rStyle w:val="hps"/>
          <w:rFonts w:eastAsiaTheme="minorHAnsi"/>
        </w:rPr>
        <w:t xml:space="preserve">ICC profile: </w:t>
      </w:r>
      <w:r w:rsidRPr="00362B10">
        <w:rPr>
          <w:rStyle w:val="hps"/>
          <w:rFonts w:eastAsiaTheme="minorHAnsi"/>
        </w:rPr>
        <w:tab/>
      </w:r>
      <w:r w:rsidRPr="00362B10">
        <w:rPr>
          <w:rStyle w:val="hps"/>
          <w:rFonts w:eastAsiaTheme="minorHAnsi"/>
        </w:rPr>
        <w:tab/>
      </w:r>
      <w:r w:rsidRPr="00362B10">
        <w:rPr>
          <w:rStyle w:val="hps"/>
          <w:rFonts w:eastAsiaTheme="minorHAnsi"/>
        </w:rPr>
        <w:tab/>
      </w:r>
      <w:proofErr w:type="spellStart"/>
      <w:r w:rsidRPr="00362B10">
        <w:rPr>
          <w:rStyle w:val="hps"/>
          <w:rFonts w:eastAsiaTheme="minorHAnsi"/>
        </w:rPr>
        <w:t>Coated</w:t>
      </w:r>
      <w:proofErr w:type="spellEnd"/>
      <w:r w:rsidRPr="00362B10">
        <w:rPr>
          <w:rStyle w:val="hps"/>
          <w:rFonts w:eastAsiaTheme="minorHAnsi"/>
        </w:rPr>
        <w:t xml:space="preserve"> </w:t>
      </w:r>
      <w:proofErr w:type="spellStart"/>
      <w:r w:rsidRPr="00362B10">
        <w:rPr>
          <w:rStyle w:val="hps"/>
          <w:rFonts w:eastAsiaTheme="minorHAnsi"/>
        </w:rPr>
        <w:t>GRACoL</w:t>
      </w:r>
      <w:proofErr w:type="spellEnd"/>
      <w:r w:rsidRPr="00362B10">
        <w:rPr>
          <w:rStyle w:val="hps"/>
          <w:rFonts w:eastAsiaTheme="minorHAnsi"/>
        </w:rPr>
        <w:t xml:space="preserve"> 2006 (ISO 12647-2:2004)</w:t>
      </w:r>
      <w:commentRangeEnd w:id="28"/>
      <w:r w:rsidR="00BC408B" w:rsidRPr="00362B10">
        <w:rPr>
          <w:rStyle w:val="CommentReference"/>
        </w:rPr>
        <w:commentReference w:id="28"/>
      </w:r>
    </w:p>
    <w:p w14:paraId="5F8EB3A4" w14:textId="3CF3EE7A" w:rsidR="002C30A1" w:rsidRPr="00362B10" w:rsidRDefault="00FC623E" w:rsidP="002C30A1">
      <w:pPr>
        <w:pStyle w:val="ListBullet3"/>
        <w:numPr>
          <w:ilvl w:val="0"/>
          <w:numId w:val="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The files must </w:t>
      </w:r>
      <w:proofErr w:type="spellStart"/>
      <w:r w:rsidRPr="00362B10">
        <w:rPr>
          <w:rStyle w:val="hps"/>
          <w:rFonts w:eastAsiaTheme="minorHAnsi"/>
        </w:rPr>
        <w:t>be</w:t>
      </w:r>
      <w:proofErr w:type="spellEnd"/>
      <w:r w:rsidRPr="00362B10">
        <w:rPr>
          <w:rStyle w:val="hps"/>
          <w:rFonts w:eastAsiaTheme="minorHAnsi"/>
        </w:rPr>
        <w:t xml:space="preserve"> </w:t>
      </w:r>
      <w:proofErr w:type="spellStart"/>
      <w:r w:rsidRPr="00362B10">
        <w:rPr>
          <w:rStyle w:val="hps"/>
          <w:rFonts w:eastAsiaTheme="minorHAnsi"/>
        </w:rPr>
        <w:t>vector</w:t>
      </w:r>
      <w:proofErr w:type="spellEnd"/>
      <w:r w:rsidRPr="00362B10">
        <w:rPr>
          <w:rStyle w:val="hps"/>
          <w:rFonts w:eastAsiaTheme="minorHAnsi"/>
        </w:rPr>
        <w:t xml:space="preserve"> </w:t>
      </w:r>
      <w:proofErr w:type="spellStart"/>
      <w:r w:rsidRPr="00362B10">
        <w:rPr>
          <w:rStyle w:val="hps"/>
          <w:rFonts w:eastAsiaTheme="minorHAnsi"/>
        </w:rPr>
        <w:t>only</w:t>
      </w:r>
      <w:proofErr w:type="spellEnd"/>
      <w:r w:rsidRPr="00362B10">
        <w:rPr>
          <w:rStyle w:val="hps"/>
          <w:rFonts w:eastAsiaTheme="minorHAnsi"/>
        </w:rPr>
        <w:t>.</w:t>
      </w:r>
      <w:r w:rsidR="007076B5" w:rsidRPr="00362B10">
        <w:rPr>
          <w:rStyle w:val="hps"/>
          <w:rFonts w:eastAsiaTheme="minorHAnsi"/>
        </w:rPr>
        <w:t xml:space="preserve"> All fonts must to </w:t>
      </w:r>
      <w:proofErr w:type="spellStart"/>
      <w:r w:rsidR="004E3409" w:rsidRPr="00362B10">
        <w:rPr>
          <w:rStyle w:val="hps"/>
          <w:rFonts w:eastAsiaTheme="minorHAnsi"/>
        </w:rPr>
        <w:t>converted</w:t>
      </w:r>
      <w:proofErr w:type="spellEnd"/>
      <w:r w:rsidR="004E3409" w:rsidRPr="00362B10">
        <w:rPr>
          <w:rStyle w:val="hps"/>
          <w:rFonts w:eastAsiaTheme="minorHAnsi"/>
        </w:rPr>
        <w:t xml:space="preserve"> to </w:t>
      </w:r>
      <w:proofErr w:type="spellStart"/>
      <w:r w:rsidR="004E3409" w:rsidRPr="00362B10">
        <w:rPr>
          <w:rStyle w:val="hps"/>
          <w:rFonts w:eastAsiaTheme="minorHAnsi"/>
        </w:rPr>
        <w:t>vector</w:t>
      </w:r>
      <w:proofErr w:type="spellEnd"/>
      <w:r w:rsidR="004E3409" w:rsidRPr="00362B10">
        <w:rPr>
          <w:rStyle w:val="hps"/>
          <w:rFonts w:eastAsiaTheme="minorHAnsi"/>
        </w:rPr>
        <w:t xml:space="preserve"> </w:t>
      </w:r>
      <w:r w:rsidR="007076B5" w:rsidRPr="00362B10">
        <w:rPr>
          <w:rStyle w:val="hps"/>
          <w:rFonts w:eastAsiaTheme="minorHAnsi"/>
        </w:rPr>
        <w:t>in</w:t>
      </w:r>
      <w:r w:rsidR="009F1FB6" w:rsidRPr="00362B10">
        <w:rPr>
          <w:rStyle w:val="hps"/>
          <w:rFonts w:eastAsiaTheme="minorHAnsi"/>
        </w:rPr>
        <w:t xml:space="preserve"> </w:t>
      </w:r>
      <w:r w:rsidR="004E3409" w:rsidRPr="00362B10">
        <w:rPr>
          <w:rStyle w:val="hps"/>
          <w:rFonts w:eastAsiaTheme="minorHAnsi"/>
        </w:rPr>
        <w:t xml:space="preserve">the </w:t>
      </w:r>
      <w:r w:rsidR="00B370C2" w:rsidRPr="00362B10">
        <w:rPr>
          <w:rStyle w:val="hps"/>
          <w:rFonts w:eastAsiaTheme="minorHAnsi"/>
        </w:rPr>
        <w:t xml:space="preserve">final </w:t>
      </w:r>
      <w:r w:rsidR="00BA781E" w:rsidRPr="00362B10">
        <w:rPr>
          <w:rStyle w:val="hps"/>
          <w:rFonts w:eastAsiaTheme="minorHAnsi"/>
        </w:rPr>
        <w:t>Illustrator</w:t>
      </w:r>
      <w:r w:rsidR="007076B5" w:rsidRPr="00362B10">
        <w:rPr>
          <w:rStyle w:val="hps"/>
          <w:rFonts w:eastAsiaTheme="minorHAnsi"/>
        </w:rPr>
        <w:t xml:space="preserve"> files.</w:t>
      </w:r>
    </w:p>
    <w:p w14:paraId="487BFE0E" w14:textId="77777777" w:rsidR="00C55702" w:rsidRPr="00362B10" w:rsidRDefault="00C55702" w:rsidP="00C55702">
      <w:pPr>
        <w:rPr>
          <w:rStyle w:val="hps"/>
          <w:rFonts w:eastAsiaTheme="minorHAnsi"/>
        </w:rPr>
      </w:pPr>
    </w:p>
    <w:p w14:paraId="75337D1C" w14:textId="77777777" w:rsidR="009203C4" w:rsidRPr="00362B10" w:rsidRDefault="009203C4" w:rsidP="009203C4">
      <w:pPr>
        <w:pStyle w:val="ListBullet3"/>
        <w:numPr>
          <w:ilvl w:val="0"/>
          <w:numId w:val="0"/>
        </w:numPr>
        <w:rPr>
          <w:rStyle w:val="hps"/>
          <w:rFonts w:eastAsiaTheme="minorHAnsi"/>
          <w:b/>
        </w:rPr>
      </w:pPr>
      <w:r w:rsidRPr="00362B10">
        <w:rPr>
          <w:rStyle w:val="hps"/>
          <w:rFonts w:eastAsiaTheme="minorHAnsi"/>
          <w:b/>
        </w:rPr>
        <w:t xml:space="preserve">You must </w:t>
      </w:r>
      <w:proofErr w:type="spellStart"/>
      <w:r w:rsidRPr="00362B10">
        <w:rPr>
          <w:rStyle w:val="hps"/>
          <w:rFonts w:eastAsiaTheme="minorHAnsi"/>
          <w:b/>
        </w:rPr>
        <w:t>provide</w:t>
      </w:r>
      <w:proofErr w:type="spellEnd"/>
      <w:r w:rsidRPr="00362B10">
        <w:rPr>
          <w:rStyle w:val="hps"/>
          <w:rFonts w:eastAsiaTheme="minorHAnsi"/>
          <w:b/>
        </w:rPr>
        <w:t>:</w:t>
      </w:r>
    </w:p>
    <w:p w14:paraId="2FC18279" w14:textId="68137BA0" w:rsidR="009203C4" w:rsidRPr="00362B10" w:rsidRDefault="00B872BC" w:rsidP="009203C4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szCs w:val="20"/>
          <w:lang w:val="en-US"/>
          <w:rPrChange w:id="29" w:author="nermal" w:date="2015-08-10T06:16:00Z">
            <w:rPr>
              <w:rFonts w:eastAsia="Times New Roman" w:cs="Times New Roman"/>
              <w:szCs w:val="20"/>
              <w:lang w:val="en-US"/>
            </w:rPr>
          </w:rPrChange>
        </w:rPr>
        <w:t xml:space="preserve">Folders as specified in “Instructions to the Competitor” on page 3. </w:t>
      </w:r>
      <w:r w:rsidRPr="00362B10">
        <w:rPr>
          <w:szCs w:val="20"/>
          <w:lang w:val="en-US"/>
        </w:rPr>
        <w:br/>
      </w:r>
      <w:r w:rsidRPr="00362B10">
        <w:rPr>
          <w:b/>
          <w:bCs/>
          <w:szCs w:val="20"/>
          <w:lang w:val="en-US"/>
        </w:rPr>
        <w:t>Only files from these folders will be assessed.</w:t>
      </w:r>
      <w:r w:rsidR="009203C4" w:rsidRPr="00362B10">
        <w:rPr>
          <w:rStyle w:val="hps"/>
          <w:rFonts w:eastAsiaTheme="minorHAnsi"/>
        </w:rPr>
        <w:t xml:space="preserve"> </w:t>
      </w:r>
    </w:p>
    <w:p w14:paraId="2DB72996" w14:textId="4FD92E8E" w:rsidR="009203C4" w:rsidRPr="00362B10" w:rsidRDefault="009203C4" w:rsidP="009203C4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1 </w:t>
      </w:r>
      <w:r w:rsidR="007E0E1C" w:rsidRPr="00362B10">
        <w:rPr>
          <w:rStyle w:val="hps"/>
          <w:rFonts w:eastAsiaTheme="minorHAnsi"/>
          <w:rPrChange w:id="30" w:author="nermal" w:date="2015-08-10T06:16:00Z">
            <w:rPr>
              <w:rStyle w:val="hps"/>
              <w:rFonts w:eastAsiaTheme="minorHAnsi"/>
              <w:color w:val="0000FF"/>
            </w:rPr>
          </w:rPrChange>
        </w:rPr>
        <w:t xml:space="preserve">final </w:t>
      </w:r>
      <w:r w:rsidR="00CA611D" w:rsidRPr="00362B10">
        <w:rPr>
          <w:rStyle w:val="hps"/>
          <w:rFonts w:eastAsiaTheme="minorHAnsi"/>
        </w:rPr>
        <w:t>file</w:t>
      </w:r>
      <w:r w:rsidR="00B04044" w:rsidRPr="00362B10">
        <w:rPr>
          <w:rStyle w:val="hps"/>
          <w:rFonts w:eastAsiaTheme="minorHAnsi"/>
        </w:rPr>
        <w:t xml:space="preserve"> of the logo </w:t>
      </w:r>
      <w:r w:rsidR="00FC623E" w:rsidRPr="00362B10">
        <w:rPr>
          <w:rStyle w:val="hps"/>
          <w:rFonts w:eastAsiaTheme="minorHAnsi"/>
        </w:rPr>
        <w:t>in</w:t>
      </w:r>
      <w:r w:rsidR="005D5FE2" w:rsidRPr="00362B10">
        <w:rPr>
          <w:rStyle w:val="hps"/>
          <w:rFonts w:eastAsiaTheme="minorHAnsi"/>
        </w:rPr>
        <w:t xml:space="preserve"> 3 Pantone</w:t>
      </w:r>
      <w:r w:rsidRPr="00362B10">
        <w:rPr>
          <w:rStyle w:val="hps"/>
          <w:rFonts w:eastAsiaTheme="minorHAnsi"/>
        </w:rPr>
        <w:t xml:space="preserve"> spot </w:t>
      </w:r>
      <w:proofErr w:type="spellStart"/>
      <w:r w:rsidR="000062F4" w:rsidRPr="00362B10">
        <w:rPr>
          <w:rStyle w:val="hps"/>
          <w:rFonts w:eastAsiaTheme="minorHAnsi"/>
        </w:rPr>
        <w:t>colour</w:t>
      </w:r>
      <w:r w:rsidR="00FC623E" w:rsidRPr="00362B10">
        <w:rPr>
          <w:rStyle w:val="hps"/>
          <w:rFonts w:eastAsiaTheme="minorHAnsi"/>
        </w:rPr>
        <w:t>s</w:t>
      </w:r>
      <w:proofErr w:type="spellEnd"/>
      <w:r w:rsidR="00FC623E" w:rsidRPr="00362B10">
        <w:rPr>
          <w:rStyle w:val="hps"/>
          <w:rFonts w:eastAsiaTheme="minorHAnsi"/>
        </w:rPr>
        <w:t xml:space="preserve"> </w:t>
      </w:r>
      <w:r w:rsidRPr="00362B10">
        <w:rPr>
          <w:rStyle w:val="hps"/>
          <w:rFonts w:eastAsiaTheme="minorHAnsi"/>
        </w:rPr>
        <w:t>in EPS or AI format</w:t>
      </w:r>
      <w:r w:rsidR="00CC1C7E" w:rsidRPr="00362B10">
        <w:rPr>
          <w:rStyle w:val="hps"/>
          <w:rFonts w:eastAsiaTheme="minorHAnsi"/>
        </w:rPr>
        <w:t xml:space="preserve"> </w:t>
      </w:r>
      <w:r w:rsidR="00FC623E" w:rsidRPr="00362B10">
        <w:rPr>
          <w:rStyle w:val="hps"/>
          <w:rFonts w:eastAsiaTheme="minorHAnsi"/>
        </w:rPr>
        <w:t>(in</w:t>
      </w:r>
      <w:r w:rsidR="00CC1C7E" w:rsidRPr="00362B10">
        <w:rPr>
          <w:rStyle w:val="hps"/>
          <w:rFonts w:eastAsiaTheme="minorHAnsi"/>
        </w:rPr>
        <w:t xml:space="preserve"> </w:t>
      </w:r>
      <w:proofErr w:type="spellStart"/>
      <w:r w:rsidR="007E0E1C" w:rsidRPr="00362B10">
        <w:rPr>
          <w:rStyle w:val="hps"/>
          <w:rFonts w:eastAsiaTheme="minorHAnsi"/>
          <w:rPrChange w:id="31" w:author="nermal" w:date="2015-08-10T06:16:00Z">
            <w:rPr>
              <w:rStyle w:val="hps"/>
              <w:rFonts w:eastAsiaTheme="minorHAnsi"/>
              <w:color w:val="0000FF"/>
            </w:rPr>
          </w:rPrChange>
        </w:rPr>
        <w:t>Portuguese</w:t>
      </w:r>
      <w:proofErr w:type="spellEnd"/>
      <w:r w:rsidR="007E0E1C" w:rsidRPr="00362B10">
        <w:rPr>
          <w:rStyle w:val="hps"/>
          <w:rFonts w:eastAsiaTheme="minorHAnsi"/>
        </w:rPr>
        <w:t xml:space="preserve"> </w:t>
      </w:r>
      <w:r w:rsidR="00986929" w:rsidRPr="00362B10">
        <w:rPr>
          <w:rStyle w:val="hps"/>
          <w:rFonts w:eastAsiaTheme="minorHAnsi"/>
        </w:rPr>
        <w:t>and English</w:t>
      </w:r>
      <w:r w:rsidR="00FC623E" w:rsidRPr="00362B10">
        <w:rPr>
          <w:rStyle w:val="hps"/>
          <w:rFonts w:eastAsiaTheme="minorHAnsi"/>
        </w:rPr>
        <w:t>)</w:t>
      </w:r>
    </w:p>
    <w:p w14:paraId="66C319DC" w14:textId="602F55ED" w:rsidR="009203C4" w:rsidRPr="00362B10" w:rsidRDefault="009203C4" w:rsidP="009203C4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1 </w:t>
      </w:r>
      <w:r w:rsidR="007E0E1C" w:rsidRPr="00362B10">
        <w:rPr>
          <w:rStyle w:val="hps"/>
          <w:rFonts w:eastAsiaTheme="minorHAnsi"/>
          <w:rPrChange w:id="32" w:author="nermal" w:date="2015-08-10T06:16:00Z">
            <w:rPr>
              <w:rStyle w:val="hps"/>
              <w:rFonts w:eastAsiaTheme="minorHAnsi"/>
              <w:color w:val="0000FF"/>
            </w:rPr>
          </w:rPrChange>
        </w:rPr>
        <w:t xml:space="preserve">final </w:t>
      </w:r>
      <w:r w:rsidR="00CA611D" w:rsidRPr="00362B10">
        <w:rPr>
          <w:rStyle w:val="hps"/>
          <w:rFonts w:eastAsiaTheme="minorHAnsi"/>
        </w:rPr>
        <w:t>file</w:t>
      </w:r>
      <w:r w:rsidR="00B04044" w:rsidRPr="00362B10">
        <w:rPr>
          <w:rStyle w:val="hps"/>
          <w:rFonts w:eastAsiaTheme="minorHAnsi"/>
        </w:rPr>
        <w:t xml:space="preserve"> of the logo </w:t>
      </w:r>
      <w:proofErr w:type="spellStart"/>
      <w:r w:rsidR="00FC623E" w:rsidRPr="00362B10">
        <w:rPr>
          <w:rStyle w:val="hps"/>
          <w:rFonts w:eastAsiaTheme="minorHAnsi"/>
        </w:rPr>
        <w:t>converted</w:t>
      </w:r>
      <w:proofErr w:type="spellEnd"/>
      <w:r w:rsidR="00FC623E" w:rsidRPr="00362B10">
        <w:rPr>
          <w:rStyle w:val="hps"/>
          <w:rFonts w:eastAsiaTheme="minorHAnsi"/>
        </w:rPr>
        <w:t xml:space="preserve"> to CMYK </w:t>
      </w:r>
      <w:r w:rsidRPr="00362B10">
        <w:rPr>
          <w:rStyle w:val="hps"/>
          <w:rFonts w:eastAsiaTheme="minorHAnsi"/>
        </w:rPr>
        <w:t>in EPS or AI format</w:t>
      </w:r>
      <w:r w:rsidR="00A101E5" w:rsidRPr="00362B10">
        <w:rPr>
          <w:rStyle w:val="hps"/>
          <w:rFonts w:eastAsiaTheme="minorHAnsi"/>
        </w:rPr>
        <w:t xml:space="preserve"> </w:t>
      </w:r>
      <w:r w:rsidR="00FC623E" w:rsidRPr="00362B10">
        <w:rPr>
          <w:rStyle w:val="hps"/>
          <w:rFonts w:eastAsiaTheme="minorHAnsi"/>
        </w:rPr>
        <w:t>(in</w:t>
      </w:r>
      <w:r w:rsidR="00A101E5" w:rsidRPr="00362B10">
        <w:rPr>
          <w:rStyle w:val="hps"/>
          <w:rFonts w:eastAsiaTheme="minorHAnsi"/>
        </w:rPr>
        <w:t xml:space="preserve"> </w:t>
      </w:r>
      <w:proofErr w:type="spellStart"/>
      <w:r w:rsidR="007E0E1C" w:rsidRPr="00362B10">
        <w:rPr>
          <w:rStyle w:val="hps"/>
          <w:rFonts w:eastAsiaTheme="minorHAnsi"/>
          <w:rPrChange w:id="33" w:author="nermal" w:date="2015-08-10T06:16:00Z">
            <w:rPr>
              <w:rStyle w:val="hps"/>
              <w:rFonts w:eastAsiaTheme="minorHAnsi"/>
              <w:color w:val="0000FF"/>
            </w:rPr>
          </w:rPrChange>
        </w:rPr>
        <w:t>Portuguese</w:t>
      </w:r>
      <w:proofErr w:type="spellEnd"/>
      <w:r w:rsidR="007E0E1C" w:rsidRPr="00362B10">
        <w:rPr>
          <w:rStyle w:val="hps"/>
          <w:rFonts w:eastAsiaTheme="minorHAnsi"/>
        </w:rPr>
        <w:t xml:space="preserve"> </w:t>
      </w:r>
      <w:r w:rsidR="00986929" w:rsidRPr="00362B10">
        <w:rPr>
          <w:rStyle w:val="hps"/>
          <w:rFonts w:eastAsiaTheme="minorHAnsi"/>
        </w:rPr>
        <w:t>and English</w:t>
      </w:r>
      <w:r w:rsidR="00FC623E" w:rsidRPr="00362B10">
        <w:rPr>
          <w:rStyle w:val="hps"/>
          <w:rFonts w:eastAsiaTheme="minorHAnsi"/>
        </w:rPr>
        <w:t>)</w:t>
      </w:r>
    </w:p>
    <w:p w14:paraId="65C3F9DE" w14:textId="0D4CF9E9" w:rsidR="009203C4" w:rsidRPr="00362B10" w:rsidRDefault="007577C6" w:rsidP="009203C4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1 </w:t>
      </w:r>
      <w:r w:rsidR="007E0E1C" w:rsidRPr="00362B10">
        <w:rPr>
          <w:rStyle w:val="hps"/>
          <w:rFonts w:eastAsiaTheme="minorHAnsi"/>
          <w:rPrChange w:id="34" w:author="nermal" w:date="2015-08-10T06:16:00Z">
            <w:rPr>
              <w:rStyle w:val="hps"/>
              <w:rFonts w:eastAsiaTheme="minorHAnsi"/>
              <w:color w:val="0000FF"/>
            </w:rPr>
          </w:rPrChange>
        </w:rPr>
        <w:t xml:space="preserve">final </w:t>
      </w:r>
      <w:r w:rsidR="00CA611D" w:rsidRPr="00362B10">
        <w:rPr>
          <w:rStyle w:val="hps"/>
          <w:rFonts w:eastAsiaTheme="minorHAnsi"/>
        </w:rPr>
        <w:t>file</w:t>
      </w:r>
      <w:r w:rsidR="00B04044" w:rsidRPr="00362B10">
        <w:rPr>
          <w:rStyle w:val="hps"/>
          <w:rFonts w:eastAsiaTheme="minorHAnsi"/>
        </w:rPr>
        <w:t xml:space="preserve"> of the logo </w:t>
      </w:r>
      <w:r w:rsidR="00FC623E" w:rsidRPr="00362B10">
        <w:rPr>
          <w:rStyle w:val="hps"/>
          <w:rFonts w:eastAsiaTheme="minorHAnsi"/>
        </w:rPr>
        <w:t>in black and white in</w:t>
      </w:r>
      <w:r w:rsidRPr="00362B10">
        <w:rPr>
          <w:rStyle w:val="hps"/>
          <w:rFonts w:eastAsiaTheme="minorHAnsi"/>
        </w:rPr>
        <w:t xml:space="preserve"> EPS or AI format</w:t>
      </w:r>
      <w:r w:rsidR="00A101E5" w:rsidRPr="00362B10">
        <w:rPr>
          <w:rStyle w:val="hps"/>
          <w:rFonts w:eastAsiaTheme="minorHAnsi"/>
        </w:rPr>
        <w:t xml:space="preserve"> </w:t>
      </w:r>
      <w:r w:rsidR="00FC623E" w:rsidRPr="00362B10">
        <w:rPr>
          <w:rStyle w:val="hps"/>
          <w:rFonts w:eastAsiaTheme="minorHAnsi"/>
        </w:rPr>
        <w:t xml:space="preserve">(in </w:t>
      </w:r>
      <w:proofErr w:type="spellStart"/>
      <w:r w:rsidR="007E0E1C" w:rsidRPr="00362B10">
        <w:rPr>
          <w:rStyle w:val="hps"/>
          <w:rFonts w:eastAsiaTheme="minorHAnsi"/>
          <w:rPrChange w:id="35" w:author="nermal" w:date="2015-08-10T06:16:00Z">
            <w:rPr>
              <w:rStyle w:val="hps"/>
              <w:rFonts w:eastAsiaTheme="minorHAnsi"/>
              <w:color w:val="0000FF"/>
            </w:rPr>
          </w:rPrChange>
        </w:rPr>
        <w:t>Portuguese</w:t>
      </w:r>
      <w:proofErr w:type="spellEnd"/>
      <w:r w:rsidR="007E0E1C" w:rsidRPr="00362B10">
        <w:rPr>
          <w:rStyle w:val="hps"/>
          <w:rFonts w:eastAsiaTheme="minorHAnsi"/>
        </w:rPr>
        <w:t xml:space="preserve"> </w:t>
      </w:r>
      <w:r w:rsidR="00986929" w:rsidRPr="00362B10">
        <w:rPr>
          <w:rStyle w:val="hps"/>
          <w:rFonts w:eastAsiaTheme="minorHAnsi"/>
        </w:rPr>
        <w:t>and English</w:t>
      </w:r>
      <w:r w:rsidR="00FC623E" w:rsidRPr="00362B10">
        <w:rPr>
          <w:rStyle w:val="hps"/>
          <w:rFonts w:eastAsiaTheme="minorHAnsi"/>
        </w:rPr>
        <w:t>)</w:t>
      </w:r>
    </w:p>
    <w:p w14:paraId="5BFCC626" w14:textId="51C16814" w:rsidR="00FC623E" w:rsidRPr="00362B10" w:rsidRDefault="00FC623E" w:rsidP="00FC623E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1 </w:t>
      </w:r>
      <w:r w:rsidR="007E0E1C" w:rsidRPr="00362B10">
        <w:rPr>
          <w:rStyle w:val="hps"/>
          <w:rFonts w:eastAsiaTheme="minorHAnsi"/>
          <w:rPrChange w:id="36" w:author="nermal" w:date="2015-08-10T06:16:00Z">
            <w:rPr>
              <w:rStyle w:val="hps"/>
              <w:rFonts w:eastAsiaTheme="minorHAnsi"/>
              <w:color w:val="0000FF"/>
            </w:rPr>
          </w:rPrChange>
        </w:rPr>
        <w:t xml:space="preserve">final </w:t>
      </w:r>
      <w:r w:rsidR="00CE1B1E" w:rsidRPr="00362B10">
        <w:rPr>
          <w:rStyle w:val="hps"/>
          <w:rFonts w:eastAsiaTheme="minorHAnsi"/>
        </w:rPr>
        <w:t xml:space="preserve">file </w:t>
      </w:r>
      <w:r w:rsidRPr="00362B10">
        <w:rPr>
          <w:rStyle w:val="hps"/>
          <w:rFonts w:eastAsiaTheme="minorHAnsi"/>
        </w:rPr>
        <w:t xml:space="preserve">of the </w:t>
      </w:r>
      <w:r w:rsidRPr="00362B10">
        <w:rPr>
          <w:rFonts w:eastAsia="Times New Roman" w:cs="Times New Roman"/>
          <w:lang w:val="en"/>
        </w:rPr>
        <w:t>corporate guideline</w:t>
      </w:r>
      <w:r w:rsidR="007E0E1C" w:rsidRPr="00362B10">
        <w:rPr>
          <w:rFonts w:eastAsia="Times New Roman" w:cs="Times New Roman"/>
          <w:lang w:val="en"/>
        </w:rPr>
        <w:t xml:space="preserve"> in EPS or AI format </w:t>
      </w:r>
      <w:r w:rsidR="007E0E1C" w:rsidRPr="00362B10">
        <w:rPr>
          <w:rStyle w:val="hps"/>
          <w:rFonts w:eastAsiaTheme="minorHAnsi"/>
          <w:rPrChange w:id="37" w:author="nermal" w:date="2015-08-10T06:16:00Z">
            <w:rPr>
              <w:rStyle w:val="hps"/>
              <w:rFonts w:eastAsiaTheme="minorHAnsi"/>
              <w:color w:val="0000FF"/>
            </w:rPr>
          </w:rPrChange>
        </w:rPr>
        <w:t xml:space="preserve">(in </w:t>
      </w:r>
      <w:proofErr w:type="spellStart"/>
      <w:r w:rsidR="007E0E1C" w:rsidRPr="00362B10">
        <w:rPr>
          <w:rStyle w:val="hps"/>
          <w:rFonts w:eastAsiaTheme="minorHAnsi"/>
          <w:rPrChange w:id="38" w:author="nermal" w:date="2015-08-10T06:16:00Z">
            <w:rPr>
              <w:rStyle w:val="hps"/>
              <w:rFonts w:eastAsiaTheme="minorHAnsi"/>
              <w:color w:val="0000FF"/>
            </w:rPr>
          </w:rPrChange>
        </w:rPr>
        <w:t>Portuguese</w:t>
      </w:r>
      <w:proofErr w:type="spellEnd"/>
      <w:r w:rsidR="007E0E1C" w:rsidRPr="00362B10">
        <w:rPr>
          <w:rStyle w:val="hps"/>
          <w:rFonts w:eastAsiaTheme="minorHAnsi"/>
        </w:rPr>
        <w:t xml:space="preserve"> and English)</w:t>
      </w:r>
    </w:p>
    <w:p w14:paraId="0CC7423F" w14:textId="0FCDC6B5" w:rsidR="00016FBF" w:rsidRPr="00362B10" w:rsidRDefault="00016FBF" w:rsidP="009203C4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bCs/>
          <w:szCs w:val="20"/>
        </w:rPr>
      </w:pPr>
      <w:r w:rsidRPr="00362B10">
        <w:rPr>
          <w:rStyle w:val="hps"/>
          <w:rFonts w:eastAsiaTheme="minorHAnsi"/>
        </w:rPr>
        <w:t xml:space="preserve">1 </w:t>
      </w:r>
      <w:proofErr w:type="spellStart"/>
      <w:r w:rsidR="000062F4" w:rsidRPr="00362B10">
        <w:rPr>
          <w:rStyle w:val="hps"/>
          <w:rFonts w:eastAsiaTheme="minorHAnsi"/>
        </w:rPr>
        <w:t>colour</w:t>
      </w:r>
      <w:proofErr w:type="spellEnd"/>
      <w:r w:rsidR="00036329" w:rsidRPr="00362B10">
        <w:rPr>
          <w:rStyle w:val="hps"/>
          <w:rFonts w:eastAsiaTheme="minorHAnsi"/>
        </w:rPr>
        <w:t xml:space="preserve"> </w:t>
      </w:r>
      <w:proofErr w:type="spellStart"/>
      <w:r w:rsidR="00036329" w:rsidRPr="00362B10">
        <w:rPr>
          <w:rStyle w:val="hps"/>
          <w:rFonts w:eastAsiaTheme="minorHAnsi"/>
        </w:rPr>
        <w:t>printout</w:t>
      </w:r>
      <w:proofErr w:type="spellEnd"/>
      <w:r w:rsidRPr="00362B10">
        <w:rPr>
          <w:rStyle w:val="hps"/>
          <w:rFonts w:eastAsiaTheme="minorHAnsi"/>
        </w:rPr>
        <w:t xml:space="preserve"> of </w:t>
      </w:r>
      <w:r w:rsidR="00FC623E" w:rsidRPr="00362B10">
        <w:rPr>
          <w:rStyle w:val="hps"/>
          <w:rFonts w:eastAsiaTheme="minorHAnsi"/>
        </w:rPr>
        <w:t xml:space="preserve">the </w:t>
      </w:r>
      <w:r w:rsidR="007E0E1C" w:rsidRPr="00362B10">
        <w:rPr>
          <w:rFonts w:eastAsia="Times New Roman" w:cs="Times New Roman"/>
          <w:lang w:val="en"/>
          <w:rPrChange w:id="39" w:author="nermal" w:date="2015-08-10T06:16:00Z">
            <w:rPr>
              <w:rFonts w:eastAsia="Times New Roman" w:cs="Times New Roman"/>
              <w:color w:val="0000FF"/>
              <w:lang w:val="en"/>
            </w:rPr>
          </w:rPrChange>
        </w:rPr>
        <w:t>specification sheet</w:t>
      </w:r>
      <w:r w:rsidR="00FC623E" w:rsidRPr="00362B10">
        <w:rPr>
          <w:rFonts w:eastAsia="Times New Roman" w:cs="Times New Roman"/>
          <w:lang w:val="en"/>
        </w:rPr>
        <w:t xml:space="preserve"> </w:t>
      </w:r>
      <w:r w:rsidR="009771E7" w:rsidRPr="00362B10">
        <w:rPr>
          <w:rFonts w:eastAsia="Times New Roman" w:cs="Times New Roman"/>
          <w:lang w:val="en"/>
        </w:rPr>
        <w:t xml:space="preserve">printed at 100% on A4 </w:t>
      </w:r>
    </w:p>
    <w:p w14:paraId="28EE2364" w14:textId="77777777" w:rsidR="00C305DE" w:rsidRPr="00362B10" w:rsidRDefault="00C305DE" w:rsidP="00C305DE">
      <w:pPr>
        <w:pStyle w:val="ListNumber"/>
        <w:numPr>
          <w:ilvl w:val="0"/>
          <w:numId w:val="0"/>
        </w:numPr>
        <w:rPr>
          <w:rStyle w:val="hps"/>
          <w:rFonts w:eastAsiaTheme="minorHAnsi"/>
          <w:lang w:val="en"/>
        </w:rPr>
      </w:pPr>
    </w:p>
    <w:p w14:paraId="111B222E" w14:textId="77777777" w:rsidR="00D67F20" w:rsidRDefault="00D67F20">
      <w:pPr>
        <w:spacing w:after="160"/>
        <w:rPr>
          <w:b/>
        </w:rPr>
      </w:pPr>
      <w:r>
        <w:rPr>
          <w:b/>
        </w:rPr>
        <w:br w:type="page"/>
      </w:r>
    </w:p>
    <w:p w14:paraId="21FFB781" w14:textId="289DB3B8" w:rsidR="008B6DF8" w:rsidRPr="00204D61" w:rsidRDefault="008B6DF8" w:rsidP="00362B10">
      <w:pPr>
        <w:spacing w:after="160"/>
      </w:pPr>
      <w:r w:rsidRPr="00362B10">
        <w:rPr>
          <w:b/>
        </w:rPr>
        <w:lastRenderedPageBreak/>
        <w:t>TASK 2:</w:t>
      </w:r>
      <w:r w:rsidR="00D67F20">
        <w:rPr>
          <w:b/>
        </w:rPr>
        <w:t xml:space="preserve"> Leaflet Design</w:t>
      </w:r>
    </w:p>
    <w:p w14:paraId="5CC096A6" w14:textId="57CDB89B" w:rsidR="00E635F2" w:rsidRPr="00362B10" w:rsidRDefault="00E635F2" w:rsidP="00581BCB">
      <w:pPr>
        <w:rPr>
          <w:rStyle w:val="hps"/>
          <w:rFonts w:eastAsiaTheme="minorHAnsi"/>
          <w:lang w:val="en"/>
        </w:rPr>
      </w:pPr>
      <w:r w:rsidRPr="00362B10">
        <w:rPr>
          <w:rStyle w:val="hps"/>
          <w:rFonts w:eastAsiaTheme="minorHAnsi"/>
          <w:lang w:val="en"/>
        </w:rPr>
        <w:t xml:space="preserve">You </w:t>
      </w:r>
      <w:r w:rsidR="00FC623E" w:rsidRPr="00362B10">
        <w:rPr>
          <w:rStyle w:val="hps"/>
          <w:rFonts w:eastAsiaTheme="minorHAnsi"/>
          <w:lang w:val="en"/>
        </w:rPr>
        <w:t>are</w:t>
      </w:r>
      <w:r w:rsidRPr="00362B10">
        <w:rPr>
          <w:rStyle w:val="hps"/>
          <w:rFonts w:eastAsiaTheme="minorHAnsi"/>
          <w:lang w:val="en"/>
        </w:rPr>
        <w:t xml:space="preserve"> to create</w:t>
      </w:r>
      <w:r w:rsidRPr="00362B10">
        <w:rPr>
          <w:rFonts w:eastAsia="Times New Roman" w:cs="Times New Roman"/>
          <w:lang w:val="en"/>
        </w:rPr>
        <w:t xml:space="preserve"> </w:t>
      </w:r>
      <w:r w:rsidR="00A329E4" w:rsidRPr="00362B10">
        <w:rPr>
          <w:rFonts w:eastAsia="Times New Roman" w:cs="Times New Roman"/>
          <w:lang w:val="en"/>
        </w:rPr>
        <w:t xml:space="preserve">a </w:t>
      </w:r>
      <w:r w:rsidR="00A329E4" w:rsidRPr="00362B10">
        <w:rPr>
          <w:rStyle w:val="hps"/>
          <w:rFonts w:eastAsiaTheme="minorHAnsi"/>
          <w:lang w:val="en"/>
        </w:rPr>
        <w:t>leaflet (one sheet, double</w:t>
      </w:r>
      <w:r w:rsidR="004E3409" w:rsidRPr="00362B10">
        <w:rPr>
          <w:rStyle w:val="hps"/>
          <w:rFonts w:eastAsiaTheme="minorHAnsi"/>
          <w:lang w:val="en"/>
        </w:rPr>
        <w:t>-</w:t>
      </w:r>
      <w:r w:rsidR="00A329E4" w:rsidRPr="00362B10">
        <w:rPr>
          <w:rStyle w:val="hps"/>
          <w:rFonts w:eastAsiaTheme="minorHAnsi"/>
          <w:lang w:val="en"/>
        </w:rPr>
        <w:t>sided document)</w:t>
      </w:r>
      <w:r w:rsidRPr="00362B10">
        <w:rPr>
          <w:rStyle w:val="hps"/>
          <w:rFonts w:eastAsiaTheme="minorHAnsi"/>
          <w:lang w:val="en"/>
        </w:rPr>
        <w:t xml:space="preserve"> for moviegoers</w:t>
      </w:r>
      <w:r w:rsidR="001A6C52">
        <w:rPr>
          <w:rStyle w:val="hps"/>
          <w:rFonts w:eastAsiaTheme="minorHAnsi"/>
          <w:lang w:val="en"/>
        </w:rPr>
        <w:t xml:space="preserve"> </w:t>
      </w:r>
      <w:r w:rsidR="001A6C52" w:rsidRPr="002E1CAF">
        <w:rPr>
          <w:rStyle w:val="hps"/>
          <w:rFonts w:eastAsiaTheme="minorHAnsi"/>
          <w:color w:val="3366FF"/>
          <w:lang w:val="en"/>
        </w:rPr>
        <w:t>(</w:t>
      </w:r>
      <w:r w:rsidR="002E1CAF" w:rsidRPr="002E1CAF">
        <w:rPr>
          <w:rStyle w:val="hps"/>
          <w:rFonts w:eastAsiaTheme="minorHAnsi"/>
          <w:color w:val="3366FF"/>
          <w:lang w:val="en"/>
        </w:rPr>
        <w:t>penonton bioskop</w:t>
      </w:r>
      <w:r w:rsidR="001A6C52" w:rsidRPr="002E1CAF">
        <w:rPr>
          <w:rStyle w:val="hps"/>
          <w:rFonts w:eastAsiaTheme="minorHAnsi"/>
          <w:color w:val="3366FF"/>
          <w:lang w:val="en"/>
        </w:rPr>
        <w:t>)</w:t>
      </w:r>
      <w:r w:rsidRPr="00362B10">
        <w:rPr>
          <w:rFonts w:eastAsia="Times New Roman" w:cs="Times New Roman"/>
          <w:lang w:val="en"/>
        </w:rPr>
        <w:t xml:space="preserve"> </w:t>
      </w:r>
      <w:r w:rsidR="00FC623E" w:rsidRPr="00362B10">
        <w:rPr>
          <w:rStyle w:val="hps"/>
          <w:rFonts w:eastAsiaTheme="minorHAnsi"/>
          <w:lang w:val="en"/>
        </w:rPr>
        <w:t>which includes</w:t>
      </w:r>
      <w:r w:rsidRPr="00362B10">
        <w:rPr>
          <w:rStyle w:val="hps"/>
          <w:rFonts w:eastAsiaTheme="minorHAnsi"/>
          <w:lang w:val="en"/>
        </w:rPr>
        <w:t xml:space="preserve"> </w:t>
      </w:r>
      <w:r w:rsidR="00883A02" w:rsidRPr="00362B10">
        <w:rPr>
          <w:rStyle w:val="hps"/>
          <w:rFonts w:eastAsiaTheme="minorHAnsi"/>
          <w:lang w:val="en"/>
        </w:rPr>
        <w:t>a</w:t>
      </w:r>
      <w:r w:rsidR="00FC623E" w:rsidRPr="00362B10">
        <w:rPr>
          <w:rStyle w:val="hps"/>
          <w:rFonts w:eastAsiaTheme="minorHAnsi"/>
          <w:lang w:val="en"/>
        </w:rPr>
        <w:t>n</w:t>
      </w:r>
      <w:r w:rsidR="00883A02" w:rsidRPr="00362B10">
        <w:rPr>
          <w:rStyle w:val="hps"/>
          <w:rFonts w:eastAsiaTheme="minorHAnsi"/>
          <w:lang w:val="en"/>
        </w:rPr>
        <w:t xml:space="preserve"> </w:t>
      </w:r>
      <w:r w:rsidR="001B338B" w:rsidRPr="00362B10">
        <w:rPr>
          <w:rStyle w:val="hps"/>
          <w:rFonts w:eastAsiaTheme="minorHAnsi"/>
          <w:lang w:val="en"/>
        </w:rPr>
        <w:t>inf</w:t>
      </w:r>
      <w:r w:rsidR="00F001B5" w:rsidRPr="00362B10">
        <w:rPr>
          <w:rStyle w:val="hps"/>
          <w:rFonts w:eastAsiaTheme="minorHAnsi"/>
          <w:lang w:val="en"/>
        </w:rPr>
        <w:t>o</w:t>
      </w:r>
      <w:r w:rsidRPr="00362B10">
        <w:rPr>
          <w:rStyle w:val="hps"/>
          <w:rFonts w:eastAsiaTheme="minorHAnsi"/>
          <w:lang w:val="en"/>
        </w:rPr>
        <w:t>graphic</w:t>
      </w:r>
      <w:r w:rsidR="00177546" w:rsidRPr="00362B10">
        <w:rPr>
          <w:rStyle w:val="hps"/>
          <w:rFonts w:eastAsiaTheme="minorHAnsi"/>
          <w:lang w:val="en"/>
        </w:rPr>
        <w:t>, a map</w:t>
      </w:r>
      <w:r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 xml:space="preserve">and a </w:t>
      </w:r>
      <w:r w:rsidR="00FC623E" w:rsidRPr="00362B10">
        <w:t xml:space="preserve">movie </w:t>
      </w:r>
      <w:r w:rsidR="00FC623E" w:rsidRPr="00362B10">
        <w:rPr>
          <w:rStyle w:val="hps"/>
          <w:rFonts w:eastAsiaTheme="minorHAnsi"/>
          <w:lang w:val="en"/>
        </w:rPr>
        <w:t>time</w:t>
      </w:r>
      <w:r w:rsidRPr="00362B10">
        <w:rPr>
          <w:rStyle w:val="hps"/>
          <w:rFonts w:eastAsiaTheme="minorHAnsi"/>
          <w:lang w:val="en"/>
        </w:rPr>
        <w:t>table.</w:t>
      </w:r>
    </w:p>
    <w:p w14:paraId="046E584D" w14:textId="0A4BD108" w:rsidR="00581BCB" w:rsidRPr="00362B10" w:rsidRDefault="00974716" w:rsidP="00581BCB">
      <w:r w:rsidRPr="00362B10">
        <w:rPr>
          <w:rStyle w:val="hps"/>
          <w:rFonts w:eastAsiaTheme="minorHAnsi"/>
          <w:lang w:val="en"/>
        </w:rPr>
        <w:t xml:space="preserve">The </w:t>
      </w:r>
      <w:r w:rsidR="00FC623E" w:rsidRPr="00362B10">
        <w:rPr>
          <w:rStyle w:val="hps"/>
          <w:rFonts w:eastAsiaTheme="minorHAnsi"/>
          <w:lang w:val="en"/>
        </w:rPr>
        <w:t>leaflet</w:t>
      </w:r>
      <w:r w:rsidRPr="00362B10">
        <w:rPr>
          <w:rStyle w:val="shorttext"/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comprises</w:t>
      </w:r>
      <w:r w:rsidR="00581BCB" w:rsidRPr="00362B10">
        <w:t>:</w:t>
      </w:r>
    </w:p>
    <w:p w14:paraId="183E42F0" w14:textId="26E1DD65" w:rsidR="00581BCB" w:rsidRPr="00362B10" w:rsidRDefault="00204D61" w:rsidP="00581BCB">
      <w:pPr>
        <w:pStyle w:val="ListBullet"/>
        <w:rPr>
          <w:rPrChange w:id="40" w:author="nermal" w:date="2015-08-10T06:17:00Z">
            <w:rPr>
              <w:color w:val="000000" w:themeColor="text1"/>
            </w:rPr>
          </w:rPrChange>
        </w:rPr>
      </w:pPr>
      <w:r w:rsidRPr="00362B10">
        <w:rPr>
          <w:rStyle w:val="hps"/>
          <w:rFonts w:eastAsiaTheme="minorHAnsi"/>
          <w:lang w:val="en"/>
        </w:rPr>
        <w:t>F</w:t>
      </w:r>
      <w:r w:rsidR="003E3390" w:rsidRPr="00362B10">
        <w:rPr>
          <w:rStyle w:val="hps"/>
          <w:rFonts w:eastAsiaTheme="minorHAnsi"/>
          <w:lang w:val="en"/>
        </w:rPr>
        <w:t>ront</w:t>
      </w:r>
      <w:r w:rsidR="003E3390" w:rsidRPr="00362B10">
        <w:rPr>
          <w:rFonts w:eastAsia="Times New Roman" w:cs="Times New Roman"/>
          <w:lang w:val="en"/>
        </w:rPr>
        <w:t xml:space="preserve"> </w:t>
      </w:r>
      <w:r w:rsidR="00817357" w:rsidRPr="00362B10">
        <w:rPr>
          <w:rStyle w:val="hps"/>
          <w:rFonts w:eastAsiaTheme="minorHAnsi"/>
          <w:lang w:val="en"/>
        </w:rPr>
        <w:t xml:space="preserve">with </w:t>
      </w:r>
      <w:r w:rsidR="00562960" w:rsidRPr="00362B10">
        <w:rPr>
          <w:rStyle w:val="hps"/>
          <w:rFonts w:eastAsiaTheme="minorHAnsi"/>
          <w:lang w:val="en"/>
        </w:rPr>
        <w:t>festival</w:t>
      </w:r>
      <w:r w:rsidR="00562960" w:rsidRPr="00362B10">
        <w:rPr>
          <w:rFonts w:eastAsia="Times New Roman" w:cs="Times New Roman"/>
          <w:lang w:val="en"/>
        </w:rPr>
        <w:t xml:space="preserve"> </w:t>
      </w:r>
      <w:r w:rsidR="00562960" w:rsidRPr="00362B10">
        <w:rPr>
          <w:rStyle w:val="hps"/>
          <w:rFonts w:eastAsiaTheme="minorHAnsi"/>
          <w:lang w:val="en"/>
        </w:rPr>
        <w:t>logo</w:t>
      </w:r>
      <w:r w:rsidR="00562960" w:rsidRPr="00362B10">
        <w:rPr>
          <w:rFonts w:eastAsia="Times New Roman" w:cs="Times New Roman"/>
          <w:lang w:val="en"/>
        </w:rPr>
        <w:t xml:space="preserve"> </w:t>
      </w:r>
      <w:r w:rsidR="007C7093" w:rsidRPr="00362B10">
        <w:rPr>
          <w:rStyle w:val="hps"/>
          <w:rFonts w:eastAsiaTheme="minorHAnsi"/>
          <w:lang w:val="en"/>
        </w:rPr>
        <w:t>(T</w:t>
      </w:r>
      <w:r w:rsidR="00562960" w:rsidRPr="00362B10">
        <w:rPr>
          <w:rStyle w:val="hps"/>
          <w:rFonts w:eastAsiaTheme="minorHAnsi"/>
          <w:lang w:val="en"/>
        </w:rPr>
        <w:t>ask</w:t>
      </w:r>
      <w:r w:rsidR="00562960" w:rsidRPr="00362B10">
        <w:rPr>
          <w:rFonts w:eastAsia="Times New Roman" w:cs="Times New Roman"/>
          <w:lang w:val="en"/>
        </w:rPr>
        <w:t xml:space="preserve"> </w:t>
      </w:r>
      <w:r w:rsidR="00562960" w:rsidRPr="00362B10">
        <w:rPr>
          <w:rStyle w:val="hps"/>
          <w:rFonts w:eastAsiaTheme="minorHAnsi"/>
          <w:lang w:val="en"/>
        </w:rPr>
        <w:t>1)</w:t>
      </w:r>
      <w:r w:rsidR="00F62602" w:rsidRPr="00362B10">
        <w:rPr>
          <w:rStyle w:val="hps"/>
          <w:rFonts w:eastAsiaTheme="minorHAnsi"/>
          <w:lang w:val="en"/>
        </w:rPr>
        <w:t xml:space="preserve">, </w:t>
      </w:r>
      <w:r w:rsidR="002D2D7F" w:rsidRPr="00362B10">
        <w:rPr>
          <w:rStyle w:val="hps"/>
          <w:rFonts w:eastAsiaTheme="minorHAnsi"/>
          <w:lang w:val="en"/>
        </w:rPr>
        <w:t>1 infographic</w:t>
      </w:r>
      <w:r w:rsidR="00F62602" w:rsidRPr="00362B10">
        <w:rPr>
          <w:rStyle w:val="hps"/>
          <w:rFonts w:eastAsiaTheme="minorHAnsi"/>
          <w:lang w:val="en"/>
        </w:rPr>
        <w:t xml:space="preserve"> </w:t>
      </w:r>
      <w:r w:rsidR="00A37F00" w:rsidRPr="00362B10">
        <w:rPr>
          <w:rStyle w:val="hps"/>
          <w:rFonts w:eastAsiaTheme="minorHAnsi"/>
          <w:lang w:val="en"/>
        </w:rPr>
        <w:t xml:space="preserve">(Text Task 2 Infographic) </w:t>
      </w:r>
      <w:r w:rsidR="00370930" w:rsidRPr="00362B10">
        <w:rPr>
          <w:rStyle w:val="hps"/>
          <w:rFonts w:eastAsiaTheme="minorHAnsi"/>
          <w:lang w:val="en"/>
        </w:rPr>
        <w:t xml:space="preserve">and </w:t>
      </w:r>
      <w:r w:rsidR="00370930" w:rsidRPr="00362B10">
        <w:rPr>
          <w:rStyle w:val="hps"/>
          <w:rFonts w:eastAsiaTheme="minorHAnsi"/>
          <w:lang w:val="en"/>
        </w:rPr>
        <w:br/>
      </w:r>
      <w:r w:rsidR="00F62602" w:rsidRPr="00362B10">
        <w:rPr>
          <w:rStyle w:val="hps"/>
          <w:rFonts w:eastAsiaTheme="minorHAnsi"/>
          <w:lang w:val="en"/>
        </w:rPr>
        <w:t>1 map</w:t>
      </w:r>
      <w:r w:rsidR="00A37F00" w:rsidRPr="00362B10">
        <w:rPr>
          <w:rStyle w:val="hps"/>
          <w:rFonts w:eastAsiaTheme="minorHAnsi"/>
          <w:lang w:val="en"/>
        </w:rPr>
        <w:t xml:space="preserve"> (</w:t>
      </w:r>
      <w:r w:rsidR="00561496" w:rsidRPr="00362B10">
        <w:rPr>
          <w:rStyle w:val="hps"/>
          <w:rFonts w:eastAsiaTheme="minorHAnsi"/>
          <w:lang w:val="en"/>
        </w:rPr>
        <w:t xml:space="preserve">Text Task 2 Map </w:t>
      </w:r>
      <w:r w:rsidR="003F47E5" w:rsidRPr="00362B10">
        <w:rPr>
          <w:rStyle w:val="hps"/>
          <w:rFonts w:eastAsiaTheme="minorHAnsi"/>
          <w:lang w:val="en"/>
        </w:rPr>
        <w:t>+</w:t>
      </w:r>
      <w:r w:rsidR="00561496" w:rsidRPr="00362B10">
        <w:rPr>
          <w:rStyle w:val="hps"/>
          <w:rFonts w:eastAsiaTheme="minorHAnsi"/>
          <w:lang w:val="en"/>
        </w:rPr>
        <w:t xml:space="preserve"> </w:t>
      </w:r>
      <w:r w:rsidR="00EB3927" w:rsidRPr="00362B10">
        <w:rPr>
          <w:rStyle w:val="hps"/>
          <w:rFonts w:eastAsiaTheme="minorHAnsi"/>
          <w:lang w:val="en"/>
        </w:rPr>
        <w:t>Image</w:t>
      </w:r>
      <w:r w:rsidR="00A37F00" w:rsidRPr="00362B10">
        <w:rPr>
          <w:rStyle w:val="hps"/>
          <w:rFonts w:eastAsiaTheme="minorHAnsi"/>
          <w:lang w:val="en"/>
        </w:rPr>
        <w:t xml:space="preserve"> Task 2 Map)</w:t>
      </w:r>
    </w:p>
    <w:p w14:paraId="279AB72C" w14:textId="5E7C959D" w:rsidR="00581BCB" w:rsidRPr="00362B10" w:rsidRDefault="00204D61" w:rsidP="00581BCB">
      <w:pPr>
        <w:pStyle w:val="ListBullet"/>
        <w:rPr>
          <w:rPrChange w:id="41" w:author="nermal" w:date="2015-08-10T06:17:00Z">
            <w:rPr>
              <w:color w:val="000000" w:themeColor="text1"/>
            </w:rPr>
          </w:rPrChange>
        </w:rPr>
      </w:pPr>
      <w:r w:rsidRPr="00362B10">
        <w:rPr>
          <w:rPrChange w:id="42" w:author="nermal" w:date="2015-08-10T06:17:00Z">
            <w:rPr>
              <w:color w:val="000000" w:themeColor="text1"/>
            </w:rPr>
          </w:rPrChange>
        </w:rPr>
        <w:t>B</w:t>
      </w:r>
      <w:r w:rsidR="003E3390" w:rsidRPr="00362B10">
        <w:rPr>
          <w:rPrChange w:id="43" w:author="nermal" w:date="2015-08-10T06:17:00Z">
            <w:rPr>
              <w:color w:val="000000" w:themeColor="text1"/>
            </w:rPr>
          </w:rPrChange>
        </w:rPr>
        <w:t xml:space="preserve">ack </w:t>
      </w:r>
      <w:r w:rsidR="00362291" w:rsidRPr="00362B10">
        <w:rPr>
          <w:rStyle w:val="hps"/>
          <w:rFonts w:eastAsiaTheme="minorHAnsi"/>
          <w:lang w:val="en"/>
        </w:rPr>
        <w:t xml:space="preserve">with </w:t>
      </w:r>
      <w:r w:rsidR="00F742BE" w:rsidRPr="00362B10">
        <w:rPr>
          <w:rStyle w:val="hps"/>
          <w:rFonts w:eastAsiaTheme="minorHAnsi"/>
          <w:lang w:val="en"/>
        </w:rPr>
        <w:t>festival</w:t>
      </w:r>
      <w:r w:rsidR="00F742BE" w:rsidRPr="00362B10">
        <w:rPr>
          <w:rFonts w:eastAsia="Times New Roman" w:cs="Times New Roman"/>
          <w:lang w:val="en"/>
        </w:rPr>
        <w:t xml:space="preserve"> </w:t>
      </w:r>
      <w:r w:rsidR="00F742BE" w:rsidRPr="00362B10">
        <w:rPr>
          <w:rStyle w:val="hps"/>
          <w:rFonts w:eastAsiaTheme="minorHAnsi"/>
          <w:lang w:val="en"/>
        </w:rPr>
        <w:t>logo</w:t>
      </w:r>
      <w:r w:rsidR="00F742BE" w:rsidRPr="00362B10">
        <w:rPr>
          <w:rFonts w:eastAsia="Times New Roman" w:cs="Times New Roman"/>
          <w:lang w:val="en"/>
        </w:rPr>
        <w:t xml:space="preserve"> </w:t>
      </w:r>
      <w:r w:rsidR="007C7093" w:rsidRPr="00362B10">
        <w:rPr>
          <w:rStyle w:val="hps"/>
          <w:rFonts w:eastAsiaTheme="minorHAnsi"/>
          <w:lang w:val="en"/>
        </w:rPr>
        <w:t>(T</w:t>
      </w:r>
      <w:r w:rsidR="00F742BE" w:rsidRPr="00362B10">
        <w:rPr>
          <w:rStyle w:val="hps"/>
          <w:rFonts w:eastAsiaTheme="minorHAnsi"/>
          <w:lang w:val="en"/>
        </w:rPr>
        <w:t>ask</w:t>
      </w:r>
      <w:r w:rsidR="00F742BE" w:rsidRPr="00362B10">
        <w:rPr>
          <w:rFonts w:eastAsia="Times New Roman" w:cs="Times New Roman"/>
          <w:lang w:val="en"/>
        </w:rPr>
        <w:t xml:space="preserve"> </w:t>
      </w:r>
      <w:r w:rsidR="00F742BE" w:rsidRPr="00362B10">
        <w:rPr>
          <w:rStyle w:val="hps"/>
          <w:rFonts w:eastAsiaTheme="minorHAnsi"/>
          <w:lang w:val="en"/>
        </w:rPr>
        <w:t>1</w:t>
      </w:r>
      <w:r w:rsidR="00F742BE" w:rsidRPr="00362B10">
        <w:rPr>
          <w:rFonts w:eastAsia="Times New Roman" w:cs="Times New Roman"/>
          <w:lang w:val="en"/>
        </w:rPr>
        <w:t>)</w:t>
      </w:r>
      <w:r w:rsidR="00012174" w:rsidRPr="00362B10">
        <w:rPr>
          <w:rFonts w:eastAsia="Times New Roman" w:cs="Times New Roman"/>
          <w:lang w:val="en"/>
        </w:rPr>
        <w:t xml:space="preserve"> </w:t>
      </w:r>
      <w:r w:rsidR="00F742BE" w:rsidRPr="00362B10">
        <w:rPr>
          <w:rFonts w:eastAsia="Times New Roman" w:cs="Times New Roman"/>
          <w:lang w:val="en"/>
        </w:rPr>
        <w:t xml:space="preserve">and </w:t>
      </w:r>
      <w:r w:rsidR="00805A95" w:rsidRPr="00362B10">
        <w:rPr>
          <w:rFonts w:eastAsia="Times New Roman" w:cs="Times New Roman"/>
          <w:lang w:val="en"/>
        </w:rPr>
        <w:t>1</w:t>
      </w:r>
      <w:r w:rsidR="00F742BE" w:rsidRPr="00362B10">
        <w:rPr>
          <w:rFonts w:eastAsia="Times New Roman" w:cs="Times New Roman"/>
          <w:lang w:val="en"/>
        </w:rPr>
        <w:t xml:space="preserve"> </w:t>
      </w:r>
      <w:r w:rsidR="00FC623E" w:rsidRPr="00362B10">
        <w:rPr>
          <w:rFonts w:eastAsia="Times New Roman" w:cs="Times New Roman"/>
          <w:lang w:val="en"/>
        </w:rPr>
        <w:t>movie timetable</w:t>
      </w:r>
      <w:r w:rsidR="00EB3927" w:rsidRPr="00362B10">
        <w:rPr>
          <w:rFonts w:eastAsia="Times New Roman" w:cs="Times New Roman"/>
          <w:lang w:val="en"/>
        </w:rPr>
        <w:t xml:space="preserve"> (Text Task 2 Table)</w:t>
      </w:r>
    </w:p>
    <w:p w14:paraId="7571DF7C" w14:textId="2FB25863" w:rsidR="00581BCB" w:rsidRPr="00362B10" w:rsidRDefault="004816B4" w:rsidP="00581BCB">
      <w:pPr>
        <w:rPr>
          <w:rStyle w:val="hps"/>
          <w:rFonts w:eastAsiaTheme="minorHAnsi"/>
        </w:rPr>
      </w:pPr>
      <w:r w:rsidRPr="00362B10">
        <w:rPr>
          <w:rStyle w:val="hps"/>
          <w:rFonts w:eastAsiaTheme="minorHAnsi"/>
          <w:lang w:val="en"/>
        </w:rPr>
        <w:t>You can add graphic elements of your choice however they should be vect</w:t>
      </w:r>
      <w:r w:rsidR="00CC0505" w:rsidRPr="00362B10">
        <w:rPr>
          <w:rStyle w:val="hps"/>
          <w:rFonts w:eastAsiaTheme="minorHAnsi"/>
          <w:lang w:val="en"/>
        </w:rPr>
        <w:t>or only</w:t>
      </w:r>
      <w:r w:rsidR="00A334BB" w:rsidRPr="00362B10">
        <w:rPr>
          <w:rStyle w:val="hps"/>
          <w:rFonts w:eastAsiaTheme="minorHAnsi"/>
          <w:lang w:val="en"/>
        </w:rPr>
        <w:t>.</w:t>
      </w:r>
      <w:r w:rsidR="00CC0505" w:rsidRPr="00362B10">
        <w:rPr>
          <w:rStyle w:val="hps"/>
          <w:rFonts w:eastAsiaTheme="minorHAnsi"/>
          <w:lang w:val="en"/>
        </w:rPr>
        <w:t xml:space="preserve"> </w:t>
      </w:r>
      <w:commentRangeStart w:id="44"/>
      <w:r w:rsidR="004E3409" w:rsidRPr="00362B10">
        <w:rPr>
          <w:rFonts w:eastAsia="Times New Roman" w:cs="Times New Roman"/>
        </w:rPr>
        <w:t xml:space="preserve">You can use the images supplied if needed for your design (Movie images), </w:t>
      </w:r>
      <w:r w:rsidR="004E3409" w:rsidRPr="00362B10">
        <w:rPr>
          <w:rFonts w:eastAsia="Times New Roman" w:cs="Times New Roman"/>
          <w:lang w:val="en"/>
        </w:rPr>
        <w:t>any modification is permitted</w:t>
      </w:r>
      <w:r w:rsidR="004E3409" w:rsidRPr="00362B10">
        <w:rPr>
          <w:rFonts w:eastAsia="Times New Roman" w:cs="Times New Roman"/>
        </w:rPr>
        <w:t xml:space="preserve"> but they must be vector only</w:t>
      </w:r>
      <w:commentRangeEnd w:id="44"/>
      <w:r w:rsidR="004E3409" w:rsidRPr="00362B10">
        <w:rPr>
          <w:rStyle w:val="CommentReference"/>
        </w:rPr>
        <w:commentReference w:id="44"/>
      </w:r>
      <w:r w:rsidR="00A331FE" w:rsidRPr="00362B10">
        <w:rPr>
          <w:rFonts w:eastAsia="Times New Roman" w:cs="Times New Roman"/>
          <w:lang w:val="en"/>
        </w:rPr>
        <w:t>.</w:t>
      </w:r>
      <w:r w:rsidR="00A331FE" w:rsidRPr="00362B10">
        <w:rPr>
          <w:rStyle w:val="hps"/>
          <w:rFonts w:eastAsiaTheme="minorHAnsi"/>
          <w:lang w:val="en"/>
        </w:rPr>
        <w:t xml:space="preserve"> </w:t>
      </w:r>
      <w:r w:rsidR="00535729" w:rsidRPr="00362B10">
        <w:rPr>
          <w:rStyle w:val="hps"/>
          <w:rFonts w:eastAsiaTheme="minorHAnsi"/>
          <w:lang w:val="en"/>
        </w:rPr>
        <w:t>The </w:t>
      </w:r>
      <w:r w:rsidR="00D37ECB" w:rsidRPr="00362B10">
        <w:rPr>
          <w:rStyle w:val="hps"/>
          <w:rFonts w:eastAsiaTheme="minorHAnsi"/>
          <w:lang w:val="en"/>
        </w:rPr>
        <w:t>infographic</w:t>
      </w:r>
      <w:r w:rsidR="00F84E8D" w:rsidRPr="00362B10">
        <w:rPr>
          <w:rStyle w:val="hps"/>
          <w:rFonts w:eastAsiaTheme="minorHAnsi"/>
          <w:lang w:val="en"/>
        </w:rPr>
        <w:t xml:space="preserve"> and map</w:t>
      </w:r>
      <w:r w:rsidR="00A334BB" w:rsidRPr="00362B10">
        <w:rPr>
          <w:rStyle w:val="hps"/>
          <w:rFonts w:eastAsiaTheme="minorHAnsi"/>
          <w:lang w:val="en"/>
        </w:rPr>
        <w:t xml:space="preserve"> </w:t>
      </w:r>
      <w:r w:rsidR="00FC623E" w:rsidRPr="00362B10">
        <w:rPr>
          <w:rStyle w:val="hps"/>
          <w:rFonts w:eastAsiaTheme="minorHAnsi"/>
          <w:lang w:val="en"/>
        </w:rPr>
        <w:t>must</w:t>
      </w:r>
      <w:r w:rsidR="00A334BB" w:rsidRPr="00362B10">
        <w:rPr>
          <w:rStyle w:val="hps"/>
          <w:rFonts w:eastAsiaTheme="minorHAnsi"/>
          <w:lang w:val="en"/>
        </w:rPr>
        <w:t xml:space="preserve"> be </w:t>
      </w:r>
      <w:r w:rsidR="00FC623E" w:rsidRPr="00362B10">
        <w:rPr>
          <w:rStyle w:val="hps"/>
          <w:rFonts w:eastAsiaTheme="minorHAnsi"/>
          <w:lang w:val="en"/>
        </w:rPr>
        <w:t>created</w:t>
      </w:r>
      <w:r w:rsidR="00A334BB" w:rsidRPr="00362B10">
        <w:rPr>
          <w:rStyle w:val="hps"/>
          <w:rFonts w:eastAsiaTheme="minorHAnsi"/>
          <w:lang w:val="en"/>
        </w:rPr>
        <w:t xml:space="preserve"> in Illustrator and t</w:t>
      </w:r>
      <w:r w:rsidRPr="00362B10">
        <w:rPr>
          <w:rStyle w:val="hps"/>
          <w:rFonts w:eastAsiaTheme="minorHAnsi"/>
          <w:lang w:val="en"/>
        </w:rPr>
        <w:t xml:space="preserve">he </w:t>
      </w:r>
      <w:r w:rsidR="00FC623E" w:rsidRPr="00362B10">
        <w:rPr>
          <w:rStyle w:val="hps"/>
          <w:rFonts w:eastAsiaTheme="minorHAnsi"/>
          <w:lang w:val="en"/>
        </w:rPr>
        <w:t>movie timetable</w:t>
      </w:r>
      <w:r w:rsidR="00255BB9" w:rsidRPr="00362B10">
        <w:rPr>
          <w:rStyle w:val="hps"/>
          <w:rFonts w:eastAsiaTheme="minorHAnsi"/>
          <w:lang w:val="en"/>
        </w:rPr>
        <w:t xml:space="preserve"> as a table</w:t>
      </w:r>
      <w:r w:rsidRPr="00362B10">
        <w:rPr>
          <w:rStyle w:val="hps"/>
          <w:rFonts w:eastAsiaTheme="minorHAnsi"/>
          <w:lang w:val="en"/>
        </w:rPr>
        <w:t xml:space="preserve"> in InDesign.</w:t>
      </w:r>
    </w:p>
    <w:p w14:paraId="2C978358" w14:textId="77777777" w:rsidR="00581BCB" w:rsidRPr="00362B10" w:rsidRDefault="00581BCB" w:rsidP="00581BCB">
      <w:pPr>
        <w:rPr>
          <w:rStyle w:val="hps"/>
          <w:rFonts w:eastAsiaTheme="minorHAnsi"/>
        </w:rPr>
      </w:pPr>
    </w:p>
    <w:p w14:paraId="4B96A501" w14:textId="2053987F" w:rsidR="00581BCB" w:rsidRPr="00362B10" w:rsidRDefault="00101BDA" w:rsidP="00581BCB">
      <w:pPr>
        <w:rPr>
          <w:rStyle w:val="hps"/>
          <w:rFonts w:eastAsiaTheme="minorHAnsi"/>
        </w:rPr>
      </w:pPr>
      <w:proofErr w:type="spellStart"/>
      <w:r w:rsidRPr="00362B10">
        <w:rPr>
          <w:rStyle w:val="hps"/>
          <w:rFonts w:eastAsiaTheme="minorHAnsi"/>
          <w:b/>
        </w:rPr>
        <w:t>Technical</w:t>
      </w:r>
      <w:proofErr w:type="spellEnd"/>
      <w:r w:rsidRPr="00362B10">
        <w:rPr>
          <w:rStyle w:val="hps"/>
          <w:rFonts w:eastAsiaTheme="minorHAnsi"/>
          <w:b/>
        </w:rPr>
        <w:t xml:space="preserve"> </w:t>
      </w:r>
      <w:proofErr w:type="spellStart"/>
      <w:r w:rsidRPr="00362B10">
        <w:rPr>
          <w:rStyle w:val="hps"/>
          <w:rFonts w:eastAsiaTheme="minorHAnsi"/>
          <w:b/>
        </w:rPr>
        <w:t>specifications</w:t>
      </w:r>
      <w:proofErr w:type="spellEnd"/>
      <w:r w:rsidRPr="00362B10">
        <w:rPr>
          <w:rStyle w:val="hps"/>
          <w:rFonts w:eastAsiaTheme="minorHAnsi"/>
          <w:b/>
        </w:rPr>
        <w:t>:</w:t>
      </w:r>
    </w:p>
    <w:p w14:paraId="6D44EFA0" w14:textId="67F5A03C" w:rsidR="00581BCB" w:rsidRPr="00362B10" w:rsidRDefault="00C840CA" w:rsidP="00FC623E">
      <w:pPr>
        <w:pStyle w:val="ListBullet3"/>
        <w:numPr>
          <w:ilvl w:val="0"/>
          <w:numId w:val="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>Dimensions</w:t>
      </w:r>
      <w:r w:rsidR="00581BCB" w:rsidRPr="00362B10">
        <w:rPr>
          <w:rStyle w:val="hps"/>
          <w:rFonts w:eastAsiaTheme="minorHAnsi"/>
        </w:rPr>
        <w:t xml:space="preserve">: </w:t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r w:rsidR="00581BCB" w:rsidRPr="00362B10">
        <w:rPr>
          <w:rStyle w:val="hps"/>
          <w:rFonts w:eastAsiaTheme="minorHAnsi"/>
        </w:rPr>
        <w:t>210 mm x 148 mm (</w:t>
      </w:r>
      <w:proofErr w:type="spellStart"/>
      <w:r w:rsidR="00B205AA" w:rsidRPr="00362B10">
        <w:rPr>
          <w:rStyle w:val="hps"/>
          <w:rFonts w:eastAsiaTheme="minorHAnsi"/>
        </w:rPr>
        <w:t>landscape</w:t>
      </w:r>
      <w:proofErr w:type="spellEnd"/>
      <w:r w:rsidR="00581BCB" w:rsidRPr="00362B10">
        <w:rPr>
          <w:rStyle w:val="hps"/>
          <w:rFonts w:eastAsiaTheme="minorHAnsi"/>
        </w:rPr>
        <w:t xml:space="preserve">) </w:t>
      </w:r>
      <w:r w:rsidR="00581BCB" w:rsidRPr="00362B10">
        <w:rPr>
          <w:rStyle w:val="hps"/>
          <w:rFonts w:eastAsiaTheme="minorHAnsi"/>
        </w:rPr>
        <w:br/>
      </w:r>
      <w:proofErr w:type="spellStart"/>
      <w:r w:rsidR="00855DC9" w:rsidRPr="00362B10">
        <w:rPr>
          <w:rStyle w:val="hps"/>
          <w:rFonts w:eastAsiaTheme="minorHAnsi"/>
        </w:rPr>
        <w:t>Bleed</w:t>
      </w:r>
      <w:proofErr w:type="spellEnd"/>
      <w:r w:rsidR="00581BCB" w:rsidRPr="00362B10">
        <w:rPr>
          <w:rStyle w:val="hps"/>
          <w:rFonts w:eastAsiaTheme="minorHAnsi"/>
        </w:rPr>
        <w:t xml:space="preserve">: </w:t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r w:rsidR="00581BCB" w:rsidRPr="00362B10">
        <w:rPr>
          <w:rStyle w:val="hps"/>
          <w:rFonts w:eastAsiaTheme="minorHAnsi"/>
        </w:rPr>
        <w:t>3 mm</w:t>
      </w:r>
      <w:r w:rsidR="00581BCB" w:rsidRPr="00362B10">
        <w:rPr>
          <w:rStyle w:val="hps"/>
          <w:rFonts w:eastAsiaTheme="minorHAnsi"/>
        </w:rPr>
        <w:br/>
      </w:r>
      <w:proofErr w:type="spellStart"/>
      <w:r w:rsidR="000062F4" w:rsidRPr="00362B10">
        <w:rPr>
          <w:rStyle w:val="hps"/>
          <w:rFonts w:eastAsiaTheme="minorHAnsi"/>
        </w:rPr>
        <w:t>Colour</w:t>
      </w:r>
      <w:r w:rsidR="00855DC9" w:rsidRPr="00362B10">
        <w:rPr>
          <w:rStyle w:val="hps"/>
          <w:rFonts w:eastAsiaTheme="minorHAnsi"/>
        </w:rPr>
        <w:t>s</w:t>
      </w:r>
      <w:proofErr w:type="spellEnd"/>
      <w:r w:rsidR="00581BCB" w:rsidRPr="00362B10">
        <w:rPr>
          <w:rStyle w:val="hps"/>
          <w:rFonts w:eastAsiaTheme="minorHAnsi"/>
        </w:rPr>
        <w:t xml:space="preserve">: </w:t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r w:rsidR="00581BCB" w:rsidRPr="00362B10">
        <w:rPr>
          <w:rStyle w:val="hps"/>
          <w:rFonts w:eastAsiaTheme="minorHAnsi"/>
        </w:rPr>
        <w:t>CM</w:t>
      </w:r>
      <w:r w:rsidR="00855DC9" w:rsidRPr="00362B10">
        <w:rPr>
          <w:rStyle w:val="hps"/>
          <w:rFonts w:eastAsiaTheme="minorHAnsi"/>
        </w:rPr>
        <w:t>YK</w:t>
      </w:r>
      <w:r w:rsidR="00581BCB" w:rsidRPr="00362B10">
        <w:rPr>
          <w:rStyle w:val="hps"/>
          <w:rFonts w:eastAsiaTheme="minorHAnsi"/>
        </w:rPr>
        <w:br/>
      </w:r>
      <w:r w:rsidR="00486634" w:rsidRPr="00362B10">
        <w:rPr>
          <w:rStyle w:val="hps"/>
          <w:rFonts w:eastAsiaTheme="minorHAnsi"/>
        </w:rPr>
        <w:t>Printing</w:t>
      </w:r>
      <w:r w:rsidR="00581BCB" w:rsidRPr="00362B10">
        <w:rPr>
          <w:rStyle w:val="hps"/>
          <w:rFonts w:eastAsiaTheme="minorHAnsi"/>
        </w:rPr>
        <w:t xml:space="preserve">: </w:t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proofErr w:type="spellStart"/>
      <w:r w:rsidR="004E3409" w:rsidRPr="00362B10">
        <w:rPr>
          <w:rStyle w:val="hps"/>
          <w:rFonts w:eastAsiaTheme="minorHAnsi"/>
        </w:rPr>
        <w:t>S</w:t>
      </w:r>
      <w:r w:rsidR="00DB3149" w:rsidRPr="00362B10">
        <w:rPr>
          <w:rStyle w:val="hps"/>
          <w:rFonts w:eastAsiaTheme="minorHAnsi"/>
        </w:rPr>
        <w:t>heetfed</w:t>
      </w:r>
      <w:proofErr w:type="spellEnd"/>
      <w:r w:rsidR="00581BCB" w:rsidRPr="00362B10">
        <w:rPr>
          <w:rStyle w:val="hps"/>
          <w:rFonts w:eastAsiaTheme="minorHAnsi"/>
        </w:rPr>
        <w:t xml:space="preserve"> </w:t>
      </w:r>
      <w:r w:rsidR="001B3968" w:rsidRPr="00362B10">
        <w:rPr>
          <w:rStyle w:val="hps"/>
          <w:rFonts w:eastAsiaTheme="minorHAnsi"/>
        </w:rPr>
        <w:t xml:space="preserve">offset </w:t>
      </w:r>
      <w:proofErr w:type="spellStart"/>
      <w:r w:rsidR="001B3968" w:rsidRPr="00362B10">
        <w:rPr>
          <w:rStyle w:val="hps"/>
          <w:rFonts w:eastAsiaTheme="minorHAnsi"/>
        </w:rPr>
        <w:t>press</w:t>
      </w:r>
      <w:proofErr w:type="spellEnd"/>
      <w:r w:rsidR="001B3968" w:rsidRPr="00362B10">
        <w:rPr>
          <w:rStyle w:val="hps"/>
          <w:rFonts w:eastAsiaTheme="minorHAnsi"/>
        </w:rPr>
        <w:t xml:space="preserve"> </w:t>
      </w:r>
      <w:proofErr w:type="spellStart"/>
      <w:r w:rsidR="001B3968" w:rsidRPr="00362B10">
        <w:rPr>
          <w:rStyle w:val="hps"/>
          <w:rFonts w:eastAsiaTheme="minorHAnsi"/>
        </w:rPr>
        <w:t>c</w:t>
      </w:r>
      <w:r w:rsidR="00E87A8B" w:rsidRPr="00362B10">
        <w:rPr>
          <w:rStyle w:val="hps"/>
          <w:rFonts w:eastAsiaTheme="minorHAnsi"/>
        </w:rPr>
        <w:t>oated</w:t>
      </w:r>
      <w:proofErr w:type="spellEnd"/>
      <w:r w:rsidR="00581BCB" w:rsidRPr="00362B10">
        <w:rPr>
          <w:rStyle w:val="hps"/>
          <w:rFonts w:eastAsiaTheme="minorHAnsi"/>
        </w:rPr>
        <w:t xml:space="preserve"> </w:t>
      </w:r>
      <w:r w:rsidR="00BE63E9" w:rsidRPr="00362B10">
        <w:rPr>
          <w:rStyle w:val="hps"/>
          <w:rFonts w:eastAsiaTheme="minorHAnsi"/>
        </w:rPr>
        <w:t>g</w:t>
      </w:r>
      <w:r w:rsidR="00581BCB" w:rsidRPr="00362B10">
        <w:rPr>
          <w:rStyle w:val="hps"/>
          <w:rFonts w:eastAsiaTheme="minorHAnsi"/>
        </w:rPr>
        <w:t>rade</w:t>
      </w:r>
      <w:r w:rsidR="00DB3149" w:rsidRPr="00362B10">
        <w:rPr>
          <w:rStyle w:val="hps"/>
          <w:rFonts w:eastAsiaTheme="minorHAnsi"/>
        </w:rPr>
        <w:t xml:space="preserve"> 1</w:t>
      </w:r>
      <w:r w:rsidR="00581BCB" w:rsidRPr="00362B10">
        <w:rPr>
          <w:rStyle w:val="hps"/>
          <w:rFonts w:eastAsiaTheme="minorHAnsi"/>
        </w:rPr>
        <w:t xml:space="preserve"> </w:t>
      </w:r>
      <w:r w:rsidR="00027E3D" w:rsidRPr="00362B10">
        <w:rPr>
          <w:rStyle w:val="hps"/>
          <w:rFonts w:eastAsiaTheme="minorHAnsi"/>
        </w:rPr>
        <w:t>(</w:t>
      </w:r>
      <w:r w:rsidR="00FC623E" w:rsidRPr="00362B10">
        <w:rPr>
          <w:rStyle w:val="hps"/>
          <w:rFonts w:eastAsiaTheme="minorHAnsi"/>
        </w:rPr>
        <w:t>double-</w:t>
      </w:r>
      <w:proofErr w:type="spellStart"/>
      <w:r w:rsidR="00FC623E" w:rsidRPr="00362B10">
        <w:rPr>
          <w:rStyle w:val="hps"/>
          <w:rFonts w:eastAsiaTheme="minorHAnsi"/>
        </w:rPr>
        <w:t>sided</w:t>
      </w:r>
      <w:proofErr w:type="spellEnd"/>
      <w:proofErr w:type="gramStart"/>
      <w:r w:rsidR="00027E3D" w:rsidRPr="00362B10">
        <w:rPr>
          <w:rStyle w:val="hps"/>
          <w:rFonts w:eastAsiaTheme="minorHAnsi"/>
        </w:rPr>
        <w:t>)</w:t>
      </w:r>
      <w:proofErr w:type="gramEnd"/>
      <w:r w:rsidR="00581BCB" w:rsidRPr="00362B10">
        <w:rPr>
          <w:rStyle w:val="hps"/>
          <w:rFonts w:eastAsiaTheme="minorHAnsi"/>
        </w:rPr>
        <w:br/>
      </w:r>
      <w:r w:rsidR="00180E7A" w:rsidRPr="00362B10">
        <w:rPr>
          <w:rStyle w:val="hps"/>
          <w:rFonts w:eastAsiaTheme="minorHAnsi"/>
        </w:rPr>
        <w:t>ICC p</w:t>
      </w:r>
      <w:r w:rsidR="00B17BAE" w:rsidRPr="00362B10">
        <w:rPr>
          <w:rStyle w:val="hps"/>
          <w:rFonts w:eastAsiaTheme="minorHAnsi"/>
        </w:rPr>
        <w:t>rofile</w:t>
      </w:r>
      <w:r w:rsidR="00581BCB" w:rsidRPr="00362B10">
        <w:rPr>
          <w:rStyle w:val="hps"/>
          <w:rFonts w:eastAsiaTheme="minorHAnsi"/>
        </w:rPr>
        <w:t xml:space="preserve">: </w:t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r w:rsidR="00FC623E" w:rsidRPr="00362B10">
        <w:rPr>
          <w:rStyle w:val="hps"/>
          <w:rFonts w:eastAsiaTheme="minorHAnsi"/>
        </w:rPr>
        <w:tab/>
      </w:r>
      <w:proofErr w:type="spellStart"/>
      <w:r w:rsidR="00581BCB" w:rsidRPr="00362B10">
        <w:rPr>
          <w:rStyle w:val="hps"/>
          <w:rFonts w:eastAsiaTheme="minorHAnsi"/>
        </w:rPr>
        <w:t>Coated</w:t>
      </w:r>
      <w:proofErr w:type="spellEnd"/>
      <w:r w:rsidR="00581BCB" w:rsidRPr="00362B10">
        <w:rPr>
          <w:rStyle w:val="hps"/>
          <w:rFonts w:eastAsiaTheme="minorHAnsi"/>
        </w:rPr>
        <w:t xml:space="preserve"> </w:t>
      </w:r>
      <w:proofErr w:type="spellStart"/>
      <w:r w:rsidR="00581BCB" w:rsidRPr="00362B10">
        <w:rPr>
          <w:rStyle w:val="hps"/>
          <w:rFonts w:eastAsiaTheme="minorHAnsi"/>
        </w:rPr>
        <w:t>GRACoL</w:t>
      </w:r>
      <w:proofErr w:type="spellEnd"/>
      <w:r w:rsidR="00581BCB" w:rsidRPr="00362B10">
        <w:rPr>
          <w:rStyle w:val="hps"/>
          <w:rFonts w:eastAsiaTheme="minorHAnsi"/>
        </w:rPr>
        <w:t xml:space="preserve"> 2006 (ISO 12647-2:2004)</w:t>
      </w:r>
      <w:r w:rsidR="00581BCB" w:rsidRPr="00362B10">
        <w:rPr>
          <w:rStyle w:val="hps"/>
          <w:rFonts w:eastAsiaTheme="minorHAnsi"/>
        </w:rPr>
        <w:br/>
      </w:r>
      <w:r w:rsidR="00FC623E" w:rsidRPr="00362B10">
        <w:rPr>
          <w:rStyle w:val="hps"/>
          <w:rFonts w:eastAsiaTheme="minorHAnsi"/>
        </w:rPr>
        <w:t xml:space="preserve">The files must </w:t>
      </w:r>
      <w:proofErr w:type="spellStart"/>
      <w:r w:rsidR="00FC623E" w:rsidRPr="00362B10">
        <w:rPr>
          <w:rStyle w:val="hps"/>
          <w:rFonts w:eastAsiaTheme="minorHAnsi"/>
        </w:rPr>
        <w:t>be</w:t>
      </w:r>
      <w:proofErr w:type="spellEnd"/>
      <w:r w:rsidR="00FC623E" w:rsidRPr="00362B10">
        <w:rPr>
          <w:rStyle w:val="hps"/>
          <w:rFonts w:eastAsiaTheme="minorHAnsi"/>
        </w:rPr>
        <w:t xml:space="preserve"> </w:t>
      </w:r>
      <w:proofErr w:type="spellStart"/>
      <w:r w:rsidR="00FC623E" w:rsidRPr="00362B10">
        <w:rPr>
          <w:rStyle w:val="hps"/>
          <w:rFonts w:eastAsiaTheme="minorHAnsi"/>
        </w:rPr>
        <w:t>vector</w:t>
      </w:r>
      <w:proofErr w:type="spellEnd"/>
      <w:r w:rsidR="00FC623E" w:rsidRPr="00362B10">
        <w:rPr>
          <w:rStyle w:val="hps"/>
          <w:rFonts w:eastAsiaTheme="minorHAnsi"/>
        </w:rPr>
        <w:t xml:space="preserve"> </w:t>
      </w:r>
      <w:proofErr w:type="spellStart"/>
      <w:r w:rsidR="00FC623E" w:rsidRPr="00362B10">
        <w:rPr>
          <w:rStyle w:val="hps"/>
          <w:rFonts w:eastAsiaTheme="minorHAnsi"/>
        </w:rPr>
        <w:t>only</w:t>
      </w:r>
      <w:proofErr w:type="spellEnd"/>
      <w:r w:rsidR="00E03749" w:rsidRPr="00362B10">
        <w:rPr>
          <w:rStyle w:val="hps"/>
          <w:rFonts w:eastAsiaTheme="minorHAnsi"/>
        </w:rPr>
        <w:t xml:space="preserve"> (no raster)</w:t>
      </w:r>
    </w:p>
    <w:p w14:paraId="08A9CC48" w14:textId="77777777" w:rsidR="00581BCB" w:rsidRPr="00362B10" w:rsidRDefault="00581BCB" w:rsidP="00581BCB">
      <w:pPr>
        <w:rPr>
          <w:rStyle w:val="hps"/>
          <w:rFonts w:eastAsiaTheme="minorHAnsi"/>
        </w:rPr>
      </w:pPr>
    </w:p>
    <w:p w14:paraId="750EA312" w14:textId="3AB73FC1" w:rsidR="00581BCB" w:rsidRPr="00362B10" w:rsidRDefault="00AC4E56" w:rsidP="00735CE1">
      <w:pPr>
        <w:spacing w:after="160"/>
        <w:rPr>
          <w:rStyle w:val="hps"/>
          <w:rFonts w:eastAsiaTheme="minorHAnsi"/>
          <w:b/>
        </w:rPr>
      </w:pPr>
      <w:r w:rsidRPr="00362B10">
        <w:rPr>
          <w:rStyle w:val="hps"/>
          <w:rFonts w:eastAsiaTheme="minorHAnsi"/>
          <w:b/>
        </w:rPr>
        <w:t xml:space="preserve">You must </w:t>
      </w:r>
      <w:proofErr w:type="spellStart"/>
      <w:r w:rsidRPr="00362B10">
        <w:rPr>
          <w:rStyle w:val="hps"/>
          <w:rFonts w:eastAsiaTheme="minorHAnsi"/>
          <w:b/>
        </w:rPr>
        <w:t>provide</w:t>
      </w:r>
      <w:proofErr w:type="spellEnd"/>
      <w:r w:rsidRPr="00362B10">
        <w:rPr>
          <w:rStyle w:val="hps"/>
          <w:rFonts w:eastAsiaTheme="minorHAnsi"/>
          <w:b/>
        </w:rPr>
        <w:t>:</w:t>
      </w:r>
    </w:p>
    <w:p w14:paraId="75F4A4CE" w14:textId="77777777" w:rsidR="00B872BC" w:rsidRPr="00362B10" w:rsidRDefault="00B872BC" w:rsidP="00B872BC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szCs w:val="20"/>
          <w:lang w:val="en-US"/>
          <w:rPrChange w:id="45" w:author="nermal" w:date="2015-08-10T06:17:00Z">
            <w:rPr>
              <w:rFonts w:eastAsia="Times New Roman" w:cs="Times New Roman"/>
              <w:szCs w:val="20"/>
              <w:lang w:val="en-US"/>
            </w:rPr>
          </w:rPrChange>
        </w:rPr>
        <w:t xml:space="preserve">Folders as specified in “Instructions to the Competitor” on page 3. </w:t>
      </w:r>
      <w:r w:rsidRPr="00362B10">
        <w:rPr>
          <w:szCs w:val="20"/>
          <w:lang w:val="en-US"/>
        </w:rPr>
        <w:br/>
      </w:r>
      <w:r w:rsidRPr="00362B10">
        <w:rPr>
          <w:b/>
          <w:bCs/>
          <w:szCs w:val="20"/>
          <w:lang w:val="en-US"/>
        </w:rPr>
        <w:t>Only files from these folders will be assessed.</w:t>
      </w:r>
      <w:r w:rsidRPr="00362B10">
        <w:rPr>
          <w:rStyle w:val="hps"/>
          <w:rFonts w:eastAsiaTheme="minorHAnsi"/>
        </w:rPr>
        <w:t xml:space="preserve"> </w:t>
      </w:r>
    </w:p>
    <w:p w14:paraId="61A4964E" w14:textId="45737FAF" w:rsidR="00772F50" w:rsidRPr="00362B10" w:rsidRDefault="00772F50" w:rsidP="00772F50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1 double </w:t>
      </w:r>
      <w:proofErr w:type="spellStart"/>
      <w:r w:rsidRPr="00362B10">
        <w:rPr>
          <w:rStyle w:val="hps"/>
          <w:rFonts w:eastAsiaTheme="minorHAnsi"/>
        </w:rPr>
        <w:t>sided</w:t>
      </w:r>
      <w:proofErr w:type="spellEnd"/>
      <w:r w:rsidRPr="00362B10">
        <w:rPr>
          <w:rStyle w:val="hps"/>
          <w:rFonts w:eastAsiaTheme="minorHAnsi"/>
        </w:rPr>
        <w:t xml:space="preserve"> </w:t>
      </w:r>
      <w:proofErr w:type="spellStart"/>
      <w:r w:rsidRPr="00362B10">
        <w:rPr>
          <w:rStyle w:val="hps"/>
          <w:rFonts w:eastAsiaTheme="minorHAnsi"/>
        </w:rPr>
        <w:t>colour</w:t>
      </w:r>
      <w:proofErr w:type="spellEnd"/>
      <w:r w:rsidRPr="00362B10">
        <w:rPr>
          <w:rStyle w:val="hps"/>
          <w:rFonts w:eastAsiaTheme="minorHAnsi"/>
        </w:rPr>
        <w:t xml:space="preserve"> </w:t>
      </w:r>
      <w:proofErr w:type="spellStart"/>
      <w:r w:rsidRPr="00362B10">
        <w:rPr>
          <w:rStyle w:val="hps"/>
          <w:rFonts w:eastAsiaTheme="minorHAnsi"/>
        </w:rPr>
        <w:t>printout</w:t>
      </w:r>
      <w:proofErr w:type="spellEnd"/>
      <w:r w:rsidRPr="00362B10">
        <w:rPr>
          <w:rStyle w:val="hps"/>
          <w:rFonts w:eastAsiaTheme="minorHAnsi"/>
        </w:rPr>
        <w:t xml:space="preserve"> of the front and back — </w:t>
      </w:r>
      <w:proofErr w:type="spellStart"/>
      <w:r w:rsidRPr="00362B10">
        <w:rPr>
          <w:rStyle w:val="hps"/>
          <w:rFonts w:eastAsiaTheme="minorHAnsi"/>
        </w:rPr>
        <w:t>trimmed</w:t>
      </w:r>
      <w:proofErr w:type="spellEnd"/>
      <w:r w:rsidRPr="00362B10">
        <w:rPr>
          <w:rStyle w:val="hps"/>
          <w:rFonts w:eastAsiaTheme="minorHAnsi"/>
        </w:rPr>
        <w:t xml:space="preserve"> (</w:t>
      </w:r>
      <w:proofErr w:type="spellStart"/>
      <w:r w:rsidRPr="00362B10">
        <w:rPr>
          <w:rStyle w:val="hps"/>
          <w:rFonts w:eastAsiaTheme="minorHAnsi"/>
        </w:rPr>
        <w:t>at</w:t>
      </w:r>
      <w:proofErr w:type="spellEnd"/>
      <w:r w:rsidRPr="00362B10">
        <w:rPr>
          <w:rStyle w:val="hps"/>
          <w:rFonts w:eastAsiaTheme="minorHAnsi"/>
        </w:rPr>
        <w:t xml:space="preserve"> 100%</w:t>
      </w:r>
      <w:r w:rsidR="00684578" w:rsidRPr="00362B10">
        <w:rPr>
          <w:rStyle w:val="hps"/>
          <w:rFonts w:eastAsiaTheme="minorHAnsi"/>
        </w:rPr>
        <w:t xml:space="preserve"> of final size</w:t>
      </w:r>
      <w:r w:rsidRPr="00362B10">
        <w:rPr>
          <w:rStyle w:val="hps"/>
          <w:rFonts w:eastAsiaTheme="minorHAnsi"/>
        </w:rPr>
        <w:t>)</w:t>
      </w:r>
    </w:p>
    <w:p w14:paraId="6A2F96D1" w14:textId="1B7C7DA5" w:rsidR="008B6DF8" w:rsidRPr="00362B10" w:rsidRDefault="00581BCB" w:rsidP="00581BCB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 w:rsidRPr="00362B10">
        <w:rPr>
          <w:rFonts w:cs="Arial"/>
          <w:bCs/>
          <w:szCs w:val="20"/>
          <w:lang w:val="fr-FR"/>
          <w:rPrChange w:id="46" w:author="nermal" w:date="2015-08-10T06:17:00Z">
            <w:rPr>
              <w:rFonts w:eastAsia="Times New Roman" w:cs="Arial"/>
              <w:bCs/>
              <w:szCs w:val="20"/>
              <w:lang w:val="fr-FR"/>
            </w:rPr>
          </w:rPrChange>
        </w:rPr>
        <w:t xml:space="preserve">1 </w:t>
      </w:r>
      <w:proofErr w:type="spellStart"/>
      <w:r w:rsidR="00445815" w:rsidRPr="00362B10">
        <w:rPr>
          <w:rFonts w:cs="Arial"/>
          <w:bCs/>
          <w:szCs w:val="20"/>
          <w:lang w:val="fr-FR"/>
        </w:rPr>
        <w:t>p</w:t>
      </w:r>
      <w:r w:rsidR="008D5CDA" w:rsidRPr="00362B10">
        <w:rPr>
          <w:rFonts w:cs="Arial"/>
          <w:bCs/>
          <w:szCs w:val="20"/>
          <w:lang w:val="fr-FR"/>
        </w:rPr>
        <w:t>ress</w:t>
      </w:r>
      <w:proofErr w:type="spellEnd"/>
      <w:r w:rsidR="00445815" w:rsidRPr="00362B10">
        <w:rPr>
          <w:rFonts w:cs="Arial"/>
          <w:bCs/>
          <w:szCs w:val="20"/>
          <w:lang w:val="fr-FR"/>
        </w:rPr>
        <w:t xml:space="preserve"> </w:t>
      </w:r>
      <w:proofErr w:type="spellStart"/>
      <w:r w:rsidR="00445815" w:rsidRPr="00362B10">
        <w:rPr>
          <w:rFonts w:cs="Arial"/>
          <w:bCs/>
          <w:szCs w:val="20"/>
          <w:lang w:val="fr-FR"/>
        </w:rPr>
        <w:t>ready</w:t>
      </w:r>
      <w:proofErr w:type="spellEnd"/>
      <w:r w:rsidRPr="00362B10">
        <w:rPr>
          <w:rFonts w:cs="Arial"/>
          <w:bCs/>
          <w:szCs w:val="20"/>
          <w:lang w:val="fr-FR"/>
        </w:rPr>
        <w:t xml:space="preserve"> PDF/X-1a :2001</w:t>
      </w:r>
      <w:r w:rsidR="00445815" w:rsidRPr="00362B10">
        <w:rPr>
          <w:rFonts w:cs="Arial"/>
          <w:bCs/>
          <w:szCs w:val="20"/>
          <w:lang w:val="fr-FR"/>
        </w:rPr>
        <w:t xml:space="preserve"> file</w:t>
      </w:r>
      <w:r w:rsidRPr="00362B10">
        <w:rPr>
          <w:rFonts w:cs="Arial"/>
          <w:bCs/>
          <w:szCs w:val="20"/>
          <w:lang w:val="fr-FR"/>
        </w:rPr>
        <w:t xml:space="preserve"> </w:t>
      </w:r>
      <w:r w:rsidR="00B262C2" w:rsidRPr="00362B10">
        <w:rPr>
          <w:rStyle w:val="hps"/>
          <w:rFonts w:eastAsiaTheme="minorHAnsi"/>
        </w:rPr>
        <w:t>(</w:t>
      </w:r>
      <w:proofErr w:type="spellStart"/>
      <w:r w:rsidR="00207790" w:rsidRPr="00362B10">
        <w:rPr>
          <w:rStyle w:val="hps"/>
          <w:rFonts w:eastAsiaTheme="minorHAnsi"/>
        </w:rPr>
        <w:t>including</w:t>
      </w:r>
      <w:proofErr w:type="spellEnd"/>
      <w:r w:rsidR="00207790" w:rsidRPr="00362B10">
        <w:rPr>
          <w:rStyle w:val="hps"/>
          <w:rFonts w:eastAsiaTheme="minorHAnsi"/>
        </w:rPr>
        <w:t xml:space="preserve"> </w:t>
      </w:r>
      <w:r w:rsidR="00D67F20" w:rsidRPr="00362B10">
        <w:rPr>
          <w:rStyle w:val="hps"/>
          <w:rFonts w:eastAsiaTheme="minorHAnsi"/>
        </w:rPr>
        <w:t xml:space="preserve">ICC output profile, </w:t>
      </w:r>
      <w:proofErr w:type="spellStart"/>
      <w:r w:rsidR="00207790" w:rsidRPr="00362B10">
        <w:rPr>
          <w:rStyle w:val="hps"/>
          <w:rFonts w:eastAsiaTheme="minorHAnsi"/>
        </w:rPr>
        <w:t>bleed</w:t>
      </w:r>
      <w:proofErr w:type="spellEnd"/>
      <w:r w:rsidR="00207790" w:rsidRPr="00362B10">
        <w:rPr>
          <w:rStyle w:val="hps"/>
          <w:rFonts w:eastAsiaTheme="minorHAnsi"/>
        </w:rPr>
        <w:t xml:space="preserve">, </w:t>
      </w:r>
      <w:proofErr w:type="spellStart"/>
      <w:r w:rsidR="00207790" w:rsidRPr="00362B10">
        <w:rPr>
          <w:rStyle w:val="hps"/>
          <w:rFonts w:eastAsiaTheme="minorHAnsi"/>
        </w:rPr>
        <w:t>crop</w:t>
      </w:r>
      <w:proofErr w:type="spellEnd"/>
      <w:r w:rsidR="00207790" w:rsidRPr="00362B10">
        <w:rPr>
          <w:rStyle w:val="hps"/>
          <w:rFonts w:eastAsiaTheme="minorHAnsi"/>
        </w:rPr>
        <w:t xml:space="preserve"> marks, registration marks, </w:t>
      </w:r>
      <w:proofErr w:type="spellStart"/>
      <w:r w:rsidR="000062F4" w:rsidRPr="00362B10">
        <w:rPr>
          <w:rStyle w:val="hps"/>
          <w:rFonts w:eastAsiaTheme="minorHAnsi"/>
        </w:rPr>
        <w:t>colour</w:t>
      </w:r>
      <w:proofErr w:type="spellEnd"/>
      <w:r w:rsidR="000F56E9" w:rsidRPr="00362B10">
        <w:rPr>
          <w:rStyle w:val="hps"/>
          <w:rFonts w:eastAsiaTheme="minorHAnsi"/>
        </w:rPr>
        <w:t xml:space="preserve"> bars, </w:t>
      </w:r>
      <w:r w:rsidR="00207790" w:rsidRPr="00362B10">
        <w:rPr>
          <w:rStyle w:val="hps"/>
          <w:rFonts w:eastAsiaTheme="minorHAnsi"/>
        </w:rPr>
        <w:t>document info</w:t>
      </w:r>
      <w:r w:rsidRPr="00362B10">
        <w:rPr>
          <w:rStyle w:val="hps"/>
          <w:rFonts w:eastAsiaTheme="minorHAnsi"/>
        </w:rPr>
        <w:t xml:space="preserve"> </w:t>
      </w:r>
      <w:proofErr w:type="spellStart"/>
      <w:r w:rsidR="004E3409" w:rsidRPr="00362B10">
        <w:rPr>
          <w:rStyle w:val="hps"/>
          <w:rFonts w:eastAsiaTheme="minorHAnsi"/>
        </w:rPr>
        <w:t>only</w:t>
      </w:r>
      <w:proofErr w:type="spellEnd"/>
      <w:r w:rsidRPr="00362B10">
        <w:rPr>
          <w:rStyle w:val="hps"/>
          <w:rFonts w:eastAsiaTheme="minorHAnsi"/>
        </w:rPr>
        <w:t>)</w:t>
      </w:r>
    </w:p>
    <w:p w14:paraId="1FE9FA0C" w14:textId="77777777" w:rsidR="00D67F20" w:rsidRPr="00362B10" w:rsidRDefault="00D67F20" w:rsidP="00362B10">
      <w:pPr>
        <w:rPr>
          <w:rStyle w:val="hps"/>
          <w:rFonts w:eastAsiaTheme="minorHAnsi"/>
        </w:rPr>
      </w:pPr>
    </w:p>
    <w:p w14:paraId="6E2A677D" w14:textId="77777777" w:rsidR="00D67F20" w:rsidRPr="00362B10" w:rsidRDefault="00D67F20" w:rsidP="00362B10">
      <w:pPr>
        <w:rPr>
          <w:rStyle w:val="hps"/>
          <w:rFonts w:eastAsiaTheme="minorHAnsi"/>
        </w:rPr>
      </w:pPr>
    </w:p>
    <w:p w14:paraId="6BD10B09" w14:textId="77777777" w:rsidR="00D67F20" w:rsidRPr="00362B10" w:rsidRDefault="00D67F20" w:rsidP="00362B10">
      <w:pPr>
        <w:rPr>
          <w:rStyle w:val="hps"/>
          <w:rFonts w:eastAsiaTheme="minorHAnsi"/>
        </w:rPr>
      </w:pPr>
    </w:p>
    <w:p w14:paraId="4DA15660" w14:textId="77777777" w:rsidR="00D67F20" w:rsidRPr="00362B10" w:rsidRDefault="00D67F20" w:rsidP="00362B10">
      <w:pPr>
        <w:rPr>
          <w:rStyle w:val="hps"/>
          <w:rFonts w:eastAsiaTheme="minorHAnsi"/>
          <w:b/>
          <w:caps/>
        </w:rPr>
      </w:pPr>
    </w:p>
    <w:p w14:paraId="33C7673F" w14:textId="6155494D" w:rsidR="00FA761C" w:rsidRPr="00362B10" w:rsidRDefault="00430D0E" w:rsidP="00362B10">
      <w:r w:rsidRPr="00362B10">
        <w:rPr>
          <w:b/>
          <w:rPrChange w:id="47" w:author="nermal" w:date="2015-08-10T06:17:00Z">
            <w:rPr>
              <w:rFonts w:eastAsia="Times New Roman" w:cs="Times New Roman"/>
              <w:b/>
              <w:lang w:val="fr-FR"/>
            </w:rPr>
          </w:rPrChange>
        </w:rPr>
        <w:t>TASK 3</w:t>
      </w:r>
      <w:r w:rsidR="00FA761C" w:rsidRPr="00362B10">
        <w:rPr>
          <w:b/>
        </w:rPr>
        <w:t>:</w:t>
      </w:r>
      <w:r w:rsidR="00D67F20" w:rsidRPr="00362B10">
        <w:rPr>
          <w:b/>
        </w:rPr>
        <w:t xml:space="preserve"> Signage</w:t>
      </w:r>
    </w:p>
    <w:p w14:paraId="03D0AA1E" w14:textId="7F13FC5D" w:rsidR="00FA761C" w:rsidRPr="00362B10" w:rsidRDefault="00E4292B" w:rsidP="00FA761C">
      <w:r w:rsidRPr="00362B10">
        <w:rPr>
          <w:rStyle w:val="hps"/>
          <w:rFonts w:eastAsiaTheme="minorHAnsi"/>
          <w:lang w:val="en"/>
        </w:rPr>
        <w:t xml:space="preserve">You </w:t>
      </w:r>
      <w:r w:rsidR="001939DC" w:rsidRPr="00362B10">
        <w:rPr>
          <w:rStyle w:val="hps"/>
          <w:rFonts w:eastAsiaTheme="minorHAnsi"/>
          <w:lang w:val="en"/>
        </w:rPr>
        <w:t>are to</w:t>
      </w:r>
      <w:r w:rsidRPr="00362B10">
        <w:rPr>
          <w:rStyle w:val="hps"/>
          <w:rFonts w:eastAsiaTheme="minorHAnsi"/>
          <w:lang w:val="en"/>
        </w:rPr>
        <w:t xml:space="preserve"> create</w:t>
      </w:r>
      <w:r w:rsidRPr="00362B10">
        <w:rPr>
          <w:rFonts w:eastAsia="Times New Roman" w:cs="Times New Roman"/>
          <w:lang w:val="en"/>
        </w:rPr>
        <w:t xml:space="preserve"> </w:t>
      </w:r>
      <w:r w:rsidR="004E3409" w:rsidRPr="00362B10">
        <w:rPr>
          <w:rFonts w:eastAsia="Times New Roman" w:cs="Times New Roman"/>
          <w:lang w:val="en"/>
        </w:rPr>
        <w:t xml:space="preserve">two </w:t>
      </w:r>
      <w:r w:rsidR="001939DC" w:rsidRPr="00362B10">
        <w:rPr>
          <w:rStyle w:val="hps"/>
          <w:rFonts w:eastAsiaTheme="minorHAnsi"/>
          <w:lang w:val="en"/>
        </w:rPr>
        <w:t>sign</w:t>
      </w:r>
      <w:r w:rsidR="004E3409" w:rsidRPr="00362B10">
        <w:rPr>
          <w:rStyle w:val="hps"/>
          <w:rFonts w:eastAsiaTheme="minorHAnsi"/>
          <w:lang w:val="en"/>
        </w:rPr>
        <w:t>s</w:t>
      </w:r>
      <w:r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to direct</w:t>
      </w:r>
      <w:r w:rsidRPr="00362B10">
        <w:rPr>
          <w:rFonts w:eastAsia="Times New Roman" w:cs="Times New Roman"/>
          <w:lang w:val="en"/>
        </w:rPr>
        <w:t xml:space="preserve"> </w:t>
      </w:r>
      <w:r w:rsidR="001939DC" w:rsidRPr="00362B10">
        <w:rPr>
          <w:rStyle w:val="hps"/>
          <w:rFonts w:eastAsiaTheme="minorHAnsi"/>
          <w:lang w:val="en"/>
        </w:rPr>
        <w:t>festival</w:t>
      </w:r>
      <w:r w:rsidR="001939DC"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moviegoers</w:t>
      </w:r>
      <w:r w:rsidR="002A4892" w:rsidRPr="00362B10">
        <w:rPr>
          <w:rStyle w:val="hps"/>
          <w:rFonts w:eastAsiaTheme="minorHAnsi"/>
          <w:lang w:val="en"/>
        </w:rPr>
        <w:t xml:space="preserve"> </w:t>
      </w:r>
      <w:r w:rsidR="00A777CB" w:rsidRPr="002E1CAF">
        <w:rPr>
          <w:rStyle w:val="hps"/>
          <w:rFonts w:eastAsiaTheme="minorHAnsi"/>
          <w:color w:val="3366FF"/>
          <w:lang w:val="en"/>
        </w:rPr>
        <w:t>(penonton bioskop)</w:t>
      </w:r>
      <w:r w:rsidR="00A777CB" w:rsidRPr="00362B10">
        <w:rPr>
          <w:rFonts w:eastAsia="Times New Roman" w:cs="Times New Roman"/>
          <w:lang w:val="en"/>
        </w:rPr>
        <w:t xml:space="preserve"> </w:t>
      </w:r>
      <w:r w:rsidR="00FA216F" w:rsidRPr="00362B10">
        <w:rPr>
          <w:rStyle w:val="hps"/>
          <w:rFonts w:eastAsiaTheme="minorHAnsi"/>
          <w:lang w:val="en"/>
        </w:rPr>
        <w:t>(see sample Image_S</w:t>
      </w:r>
      <w:r w:rsidR="00973D7F" w:rsidRPr="00362B10">
        <w:rPr>
          <w:rStyle w:val="hps"/>
          <w:rFonts w:eastAsiaTheme="minorHAnsi"/>
          <w:lang w:val="en"/>
        </w:rPr>
        <w:t>ignboard)</w:t>
      </w:r>
      <w:r w:rsidR="001939DC" w:rsidRPr="00362B10">
        <w:rPr>
          <w:rFonts w:eastAsia="Times New Roman" w:cs="Times New Roman"/>
          <w:lang w:val="en"/>
        </w:rPr>
        <w:t>.</w:t>
      </w:r>
    </w:p>
    <w:p w14:paraId="5E0170DC" w14:textId="3BB25404" w:rsidR="00FA761C" w:rsidRPr="00362B10" w:rsidRDefault="00E4292B" w:rsidP="00FA761C">
      <w:pPr>
        <w:pStyle w:val="ListBullet"/>
        <w:rPr>
          <w:rStyle w:val="hps"/>
          <w:rFonts w:eastAsiaTheme="minorHAnsi"/>
          <w:rPrChange w:id="48" w:author="nermal" w:date="2015-08-10T06:17:00Z">
            <w:rPr>
              <w:rStyle w:val="hps"/>
              <w:rFonts w:eastAsiaTheme="minorHAnsi"/>
              <w:color w:val="0D0D0D" w:themeColor="text1" w:themeTint="F2"/>
            </w:rPr>
          </w:rPrChange>
        </w:rPr>
      </w:pPr>
      <w:r w:rsidRPr="00362B10">
        <w:rPr>
          <w:rStyle w:val="hps"/>
          <w:rFonts w:eastAsiaTheme="minorHAnsi"/>
          <w:lang w:val="en"/>
        </w:rPr>
        <w:t>1</w:t>
      </w:r>
      <w:r w:rsidRPr="00362B10">
        <w:rPr>
          <w:rFonts w:eastAsia="Times New Roman" w:cs="Times New Roman"/>
          <w:lang w:val="en"/>
        </w:rPr>
        <w:t xml:space="preserve"> </w:t>
      </w:r>
      <w:r w:rsidR="00684578" w:rsidRPr="00362B10">
        <w:rPr>
          <w:rStyle w:val="hps"/>
          <w:rFonts w:eastAsiaTheme="minorHAnsi"/>
          <w:lang w:val="en"/>
        </w:rPr>
        <w:t>sign</w:t>
      </w:r>
      <w:r w:rsidRPr="00362B10">
        <w:rPr>
          <w:rFonts w:eastAsia="Times New Roman" w:cs="Times New Roman"/>
          <w:lang w:val="en"/>
        </w:rPr>
        <w:t xml:space="preserve"> </w:t>
      </w:r>
      <w:r w:rsidR="000E5199" w:rsidRPr="00362B10">
        <w:rPr>
          <w:rStyle w:val="hps"/>
          <w:rFonts w:eastAsiaTheme="minorHAnsi"/>
          <w:lang w:val="en"/>
        </w:rPr>
        <w:t xml:space="preserve">with </w:t>
      </w:r>
      <w:r w:rsidRPr="00362B10">
        <w:rPr>
          <w:rStyle w:val="hps"/>
          <w:rFonts w:eastAsiaTheme="minorHAnsi"/>
          <w:lang w:val="en"/>
        </w:rPr>
        <w:t>festival</w:t>
      </w:r>
      <w:r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logo</w:t>
      </w:r>
      <w:r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(</w:t>
      </w:r>
      <w:r w:rsidR="00136AC0" w:rsidRPr="00362B10">
        <w:rPr>
          <w:rFonts w:eastAsia="Times New Roman" w:cs="Times New Roman"/>
          <w:lang w:val="en"/>
        </w:rPr>
        <w:t>t</w:t>
      </w:r>
      <w:r w:rsidRPr="00362B10">
        <w:rPr>
          <w:rFonts w:eastAsia="Times New Roman" w:cs="Times New Roman"/>
          <w:lang w:val="en"/>
        </w:rPr>
        <w:t>ask 1</w:t>
      </w:r>
      <w:r w:rsidR="00D67F20" w:rsidRPr="00362B10">
        <w:rPr>
          <w:rFonts w:eastAsia="Times New Roman" w:cs="Times New Roman"/>
          <w:lang w:val="en"/>
        </w:rPr>
        <w:t xml:space="preserve"> English version</w:t>
      </w:r>
      <w:r w:rsidRPr="00362B10">
        <w:rPr>
          <w:rFonts w:eastAsia="Times New Roman" w:cs="Times New Roman"/>
          <w:lang w:val="en"/>
        </w:rPr>
        <w:t xml:space="preserve">), </w:t>
      </w:r>
      <w:r w:rsidRPr="00362B10">
        <w:rPr>
          <w:rStyle w:val="hps"/>
          <w:rFonts w:eastAsiaTheme="minorHAnsi"/>
          <w:lang w:val="en"/>
        </w:rPr>
        <w:t xml:space="preserve">a pictogram </w:t>
      </w:r>
      <w:r w:rsidR="00692D7B" w:rsidRPr="00362B10">
        <w:rPr>
          <w:rStyle w:val="hps"/>
          <w:rFonts w:eastAsiaTheme="minorHAnsi"/>
          <w:lang w:val="en"/>
        </w:rPr>
        <w:t xml:space="preserve">of </w:t>
      </w:r>
      <w:r w:rsidR="001939DC" w:rsidRPr="00362B10">
        <w:rPr>
          <w:rStyle w:val="hps"/>
          <w:rFonts w:eastAsiaTheme="minorHAnsi"/>
          <w:lang w:val="en"/>
        </w:rPr>
        <w:t xml:space="preserve">a </w:t>
      </w:r>
      <w:r w:rsidR="00692D7B" w:rsidRPr="00362B10">
        <w:rPr>
          <w:rStyle w:val="hps"/>
          <w:rFonts w:eastAsiaTheme="minorHAnsi"/>
          <w:lang w:val="en"/>
        </w:rPr>
        <w:t xml:space="preserve">snack bar </w:t>
      </w:r>
      <w:r w:rsidRPr="00362B10">
        <w:rPr>
          <w:rStyle w:val="hps"/>
          <w:rFonts w:eastAsiaTheme="minorHAnsi"/>
          <w:lang w:val="en"/>
        </w:rPr>
        <w:t>and</w:t>
      </w:r>
      <w:r w:rsidRPr="00362B10">
        <w:rPr>
          <w:rFonts w:eastAsia="Times New Roman" w:cs="Times New Roman"/>
          <w:lang w:val="en"/>
        </w:rPr>
        <w:t xml:space="preserve"> </w:t>
      </w:r>
      <w:r w:rsidR="001939DC" w:rsidRPr="00362B10">
        <w:rPr>
          <w:rFonts w:eastAsia="Times New Roman" w:cs="Times New Roman"/>
          <w:lang w:val="en"/>
        </w:rPr>
        <w:t xml:space="preserve">an </w:t>
      </w:r>
      <w:r w:rsidRPr="00362B10">
        <w:rPr>
          <w:rStyle w:val="hps"/>
          <w:rFonts w:eastAsiaTheme="minorHAnsi"/>
          <w:lang w:val="en"/>
        </w:rPr>
        <w:t>arrow</w:t>
      </w:r>
      <w:r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pointing left</w:t>
      </w:r>
      <w:r w:rsidR="00FB1847" w:rsidRPr="00362B10">
        <w:rPr>
          <w:rStyle w:val="hps"/>
          <w:rFonts w:eastAsiaTheme="minorHAnsi"/>
          <w:lang w:val="en"/>
        </w:rPr>
        <w:t xml:space="preserve"> </w:t>
      </w:r>
    </w:p>
    <w:p w14:paraId="576222FC" w14:textId="2CC4ACE5" w:rsidR="00BC408B" w:rsidRPr="00362B10" w:rsidRDefault="0028674F" w:rsidP="00BC408B">
      <w:pPr>
        <w:pStyle w:val="ListBullet"/>
        <w:rPr>
          <w:rStyle w:val="hps"/>
          <w:rFonts w:eastAsiaTheme="minorHAnsi"/>
          <w:rPrChange w:id="49" w:author="nermal" w:date="2015-08-10T06:17:00Z">
            <w:rPr>
              <w:rStyle w:val="hps"/>
              <w:rFonts w:eastAsiaTheme="minorHAnsi"/>
              <w:color w:val="0D0D0D" w:themeColor="text1" w:themeTint="F2"/>
            </w:rPr>
          </w:rPrChange>
        </w:rPr>
      </w:pPr>
      <w:r w:rsidRPr="00362B10">
        <w:rPr>
          <w:rStyle w:val="hps"/>
          <w:rFonts w:eastAsiaTheme="minorHAnsi"/>
          <w:lang w:val="en"/>
        </w:rPr>
        <w:t>1</w:t>
      </w:r>
      <w:r w:rsidRPr="00362B10">
        <w:rPr>
          <w:rFonts w:eastAsia="Times New Roman" w:cs="Times New Roman"/>
          <w:lang w:val="en"/>
        </w:rPr>
        <w:t xml:space="preserve"> </w:t>
      </w:r>
      <w:r w:rsidR="00684578" w:rsidRPr="00362B10">
        <w:rPr>
          <w:rStyle w:val="hps"/>
          <w:rFonts w:eastAsiaTheme="minorHAnsi"/>
          <w:lang w:val="en"/>
        </w:rPr>
        <w:t>sign</w:t>
      </w:r>
      <w:r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with festival</w:t>
      </w:r>
      <w:r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logo</w:t>
      </w:r>
      <w:r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(</w:t>
      </w:r>
      <w:r w:rsidRPr="00362B10">
        <w:rPr>
          <w:rFonts w:eastAsia="Times New Roman" w:cs="Times New Roman"/>
          <w:lang w:val="en"/>
        </w:rPr>
        <w:t>task 1</w:t>
      </w:r>
      <w:r w:rsidR="00D67F20" w:rsidRPr="00362B10">
        <w:rPr>
          <w:rFonts w:eastAsia="Times New Roman" w:cs="Times New Roman"/>
          <w:lang w:val="en"/>
          <w:rPrChange w:id="50" w:author="nermal" w:date="2015-08-10T06:17:00Z">
            <w:rPr>
              <w:rFonts w:eastAsia="Times New Roman" w:cs="Times New Roman"/>
              <w:color w:val="0000FF"/>
              <w:lang w:val="en"/>
            </w:rPr>
          </w:rPrChange>
        </w:rPr>
        <w:t xml:space="preserve"> English version</w:t>
      </w:r>
      <w:r w:rsidRPr="00362B10">
        <w:rPr>
          <w:rFonts w:eastAsia="Times New Roman" w:cs="Times New Roman"/>
          <w:lang w:val="en"/>
        </w:rPr>
        <w:t xml:space="preserve">), </w:t>
      </w:r>
      <w:r w:rsidRPr="00362B10">
        <w:rPr>
          <w:rStyle w:val="hps"/>
          <w:rFonts w:eastAsiaTheme="minorHAnsi"/>
          <w:lang w:val="en"/>
        </w:rPr>
        <w:t xml:space="preserve">a pictogram of </w:t>
      </w:r>
      <w:r w:rsidR="001939DC" w:rsidRPr="00362B10">
        <w:rPr>
          <w:rStyle w:val="hps"/>
          <w:rFonts w:eastAsiaTheme="minorHAnsi"/>
          <w:lang w:val="en"/>
        </w:rPr>
        <w:t xml:space="preserve">a </w:t>
      </w:r>
      <w:commentRangeStart w:id="51"/>
      <w:r w:rsidR="00B975EB" w:rsidRPr="00362B10">
        <w:rPr>
          <w:rStyle w:val="hps"/>
          <w:rFonts w:eastAsiaTheme="minorHAnsi"/>
          <w:lang w:val="en"/>
        </w:rPr>
        <w:t>ticket office</w:t>
      </w:r>
      <w:r w:rsidRPr="00362B10">
        <w:rPr>
          <w:rStyle w:val="hps"/>
          <w:rFonts w:eastAsiaTheme="minorHAnsi"/>
          <w:lang w:val="en"/>
        </w:rPr>
        <w:t xml:space="preserve"> </w:t>
      </w:r>
      <w:commentRangeEnd w:id="51"/>
      <w:r w:rsidR="00BC408B" w:rsidRPr="00362B10">
        <w:rPr>
          <w:rStyle w:val="CommentReference"/>
        </w:rPr>
        <w:commentReference w:id="51"/>
      </w:r>
      <w:r w:rsidRPr="00362B10">
        <w:rPr>
          <w:rStyle w:val="hps"/>
          <w:rFonts w:eastAsiaTheme="minorHAnsi"/>
          <w:lang w:val="en"/>
        </w:rPr>
        <w:t>and</w:t>
      </w:r>
      <w:r w:rsidRPr="00362B10">
        <w:rPr>
          <w:rFonts w:eastAsia="Times New Roman" w:cs="Times New Roman"/>
          <w:lang w:val="en"/>
        </w:rPr>
        <w:t xml:space="preserve"> </w:t>
      </w:r>
      <w:r w:rsidR="001939DC" w:rsidRPr="00362B10">
        <w:rPr>
          <w:rFonts w:eastAsia="Times New Roman" w:cs="Times New Roman"/>
          <w:lang w:val="en"/>
        </w:rPr>
        <w:t xml:space="preserve">an </w:t>
      </w:r>
      <w:r w:rsidRPr="00362B10">
        <w:rPr>
          <w:rStyle w:val="hps"/>
          <w:rFonts w:eastAsiaTheme="minorHAnsi"/>
          <w:lang w:val="en"/>
        </w:rPr>
        <w:t>arrow</w:t>
      </w:r>
      <w:r w:rsidRPr="00362B10">
        <w:rPr>
          <w:rFonts w:eastAsia="Times New Roman" w:cs="Times New Roman"/>
          <w:lang w:val="en"/>
        </w:rPr>
        <w:t xml:space="preserve"> </w:t>
      </w:r>
      <w:r w:rsidRPr="00362B10">
        <w:rPr>
          <w:rStyle w:val="hps"/>
          <w:rFonts w:eastAsiaTheme="minorHAnsi"/>
          <w:lang w:val="en"/>
        </w:rPr>
        <w:t>pointing right</w:t>
      </w:r>
      <w:r w:rsidR="00FB1847" w:rsidRPr="00362B10">
        <w:rPr>
          <w:rStyle w:val="hps"/>
          <w:rFonts w:eastAsiaTheme="minorHAnsi"/>
          <w:lang w:val="en"/>
        </w:rPr>
        <w:t xml:space="preserve"> </w:t>
      </w:r>
    </w:p>
    <w:p w14:paraId="6D573E5D" w14:textId="1E71FAC4" w:rsidR="00FE3A8C" w:rsidRPr="00362B10" w:rsidRDefault="00BC408B" w:rsidP="000A52E5">
      <w:pPr>
        <w:rPr>
          <w:rStyle w:val="hps"/>
          <w:rFonts w:eastAsiaTheme="minorHAnsi"/>
          <w:lang w:val="en"/>
        </w:rPr>
      </w:pPr>
      <w:commentRangeStart w:id="52"/>
      <w:r w:rsidRPr="00362B10">
        <w:rPr>
          <w:rStyle w:val="hps"/>
          <w:rFonts w:eastAsiaTheme="minorHAnsi"/>
          <w:lang w:val="en"/>
        </w:rPr>
        <w:br/>
      </w:r>
      <w:commentRangeEnd w:id="52"/>
      <w:r w:rsidR="00470A95" w:rsidRPr="00362B10">
        <w:rPr>
          <w:rStyle w:val="CommentReference"/>
        </w:rPr>
        <w:commentReference w:id="52"/>
      </w:r>
      <w:r w:rsidR="00A02611" w:rsidRPr="00362B10">
        <w:rPr>
          <w:rStyle w:val="hps"/>
          <w:rFonts w:eastAsiaTheme="minorHAnsi"/>
          <w:lang w:val="en"/>
        </w:rPr>
        <w:t xml:space="preserve">You can add graphic elements of your choice however they should be vector images only. </w:t>
      </w:r>
      <w:commentRangeStart w:id="53"/>
      <w:r w:rsidR="004E3409" w:rsidRPr="00362B10">
        <w:rPr>
          <w:rFonts w:eastAsia="Times New Roman" w:cs="Times New Roman"/>
        </w:rPr>
        <w:t xml:space="preserve">You can use the images supplied if needed for your design (Image Task 3 Pictogram), </w:t>
      </w:r>
      <w:r w:rsidR="004E3409" w:rsidRPr="00362B10">
        <w:rPr>
          <w:rFonts w:eastAsia="Times New Roman" w:cs="Times New Roman"/>
          <w:lang w:val="en"/>
        </w:rPr>
        <w:t>any modification is permitted</w:t>
      </w:r>
      <w:r w:rsidR="004E3409" w:rsidRPr="00362B10">
        <w:rPr>
          <w:rFonts w:eastAsia="Times New Roman" w:cs="Times New Roman"/>
        </w:rPr>
        <w:t xml:space="preserve"> but they must be vector only</w:t>
      </w:r>
      <w:commentRangeEnd w:id="53"/>
      <w:r w:rsidR="004E3409" w:rsidRPr="00362B10">
        <w:rPr>
          <w:rStyle w:val="CommentReference"/>
        </w:rPr>
        <w:commentReference w:id="53"/>
      </w:r>
      <w:r w:rsidR="004E3409" w:rsidRPr="00362B10">
        <w:rPr>
          <w:rFonts w:eastAsia="Times New Roman" w:cs="Times New Roman"/>
          <w:lang w:val="en"/>
        </w:rPr>
        <w:t>.</w:t>
      </w:r>
    </w:p>
    <w:p w14:paraId="418BEF9E" w14:textId="6ECFB2AE" w:rsidR="00FA761C" w:rsidRPr="00362B10" w:rsidRDefault="00CF2AE1" w:rsidP="00362B10">
      <w:pPr>
        <w:spacing w:before="160" w:after="160"/>
        <w:rPr>
          <w:rStyle w:val="hps"/>
          <w:rFonts w:eastAsiaTheme="minorHAnsi"/>
        </w:rPr>
      </w:pPr>
      <w:proofErr w:type="spellStart"/>
      <w:r w:rsidRPr="00362B10">
        <w:rPr>
          <w:rStyle w:val="hps"/>
          <w:rFonts w:eastAsiaTheme="minorHAnsi"/>
          <w:b/>
        </w:rPr>
        <w:t>Technical</w:t>
      </w:r>
      <w:proofErr w:type="spellEnd"/>
      <w:r w:rsidRPr="00362B10">
        <w:rPr>
          <w:rStyle w:val="hps"/>
          <w:rFonts w:eastAsiaTheme="minorHAnsi"/>
          <w:b/>
        </w:rPr>
        <w:t xml:space="preserve"> </w:t>
      </w:r>
      <w:proofErr w:type="spellStart"/>
      <w:r w:rsidRPr="00362B10">
        <w:rPr>
          <w:rStyle w:val="hps"/>
          <w:rFonts w:eastAsiaTheme="minorHAnsi"/>
          <w:b/>
        </w:rPr>
        <w:t>specifications</w:t>
      </w:r>
      <w:proofErr w:type="spellEnd"/>
      <w:r w:rsidRPr="00362B10">
        <w:rPr>
          <w:rStyle w:val="hps"/>
          <w:rFonts w:eastAsiaTheme="minorHAnsi"/>
          <w:b/>
        </w:rPr>
        <w:t>:</w:t>
      </w:r>
    </w:p>
    <w:p w14:paraId="30744B41" w14:textId="3DCA4260" w:rsidR="00FA761C" w:rsidRPr="00362B10" w:rsidRDefault="0089597D" w:rsidP="001939DC">
      <w:pPr>
        <w:pStyle w:val="ListBullet3"/>
        <w:numPr>
          <w:ilvl w:val="0"/>
          <w:numId w:val="0"/>
        </w:numPr>
        <w:rPr>
          <w:rStyle w:val="hps"/>
          <w:rFonts w:eastAsiaTheme="minorHAnsi"/>
        </w:rPr>
      </w:pPr>
      <w:r w:rsidRPr="00362B10">
        <w:rPr>
          <w:rStyle w:val="hps"/>
          <w:rFonts w:eastAsiaTheme="minorHAnsi"/>
        </w:rPr>
        <w:t xml:space="preserve">Dimensions: </w:t>
      </w:r>
      <w:r w:rsidRPr="00362B10">
        <w:rPr>
          <w:rStyle w:val="hps"/>
          <w:rFonts w:eastAsiaTheme="minorHAnsi"/>
        </w:rPr>
        <w:tab/>
      </w:r>
      <w:r w:rsidRPr="00362B10">
        <w:rPr>
          <w:rStyle w:val="hps"/>
          <w:rFonts w:eastAsiaTheme="minorHAnsi"/>
        </w:rPr>
        <w:tab/>
      </w:r>
      <w:r w:rsidR="00F72E0D" w:rsidRPr="00362B10">
        <w:rPr>
          <w:rStyle w:val="hps"/>
          <w:rFonts w:eastAsiaTheme="minorHAnsi"/>
        </w:rPr>
        <w:tab/>
      </w:r>
      <w:r w:rsidR="000C7E40" w:rsidRPr="00362B10">
        <w:rPr>
          <w:rStyle w:val="hps"/>
          <w:rFonts w:eastAsiaTheme="minorHAnsi"/>
        </w:rPr>
        <w:t>600</w:t>
      </w:r>
      <w:r w:rsidRPr="00362B10">
        <w:rPr>
          <w:rStyle w:val="hps"/>
          <w:rFonts w:eastAsiaTheme="minorHAnsi"/>
        </w:rPr>
        <w:t xml:space="preserve"> mm x </w:t>
      </w:r>
      <w:r w:rsidR="000C7E40" w:rsidRPr="00362B10">
        <w:rPr>
          <w:rStyle w:val="hps"/>
          <w:rFonts w:eastAsiaTheme="minorHAnsi"/>
        </w:rPr>
        <w:t>900</w:t>
      </w:r>
      <w:r w:rsidRPr="00362B10">
        <w:rPr>
          <w:rStyle w:val="hps"/>
          <w:rFonts w:eastAsiaTheme="minorHAnsi"/>
        </w:rPr>
        <w:t xml:space="preserve"> mm (portrait)</w:t>
      </w:r>
      <w:r w:rsidR="00BB2755" w:rsidRPr="00362B10">
        <w:rPr>
          <w:rStyle w:val="hps"/>
          <w:rFonts w:eastAsiaTheme="minorHAnsi"/>
        </w:rPr>
        <w:t xml:space="preserve"> </w:t>
      </w:r>
      <w:r w:rsidR="00FA761C" w:rsidRPr="00362B10">
        <w:rPr>
          <w:rStyle w:val="hps"/>
          <w:rFonts w:eastAsiaTheme="minorHAnsi"/>
        </w:rPr>
        <w:br/>
      </w:r>
      <w:proofErr w:type="spellStart"/>
      <w:r w:rsidR="00CF2AE1" w:rsidRPr="00362B10">
        <w:rPr>
          <w:rStyle w:val="hps"/>
          <w:rFonts w:eastAsiaTheme="minorHAnsi"/>
        </w:rPr>
        <w:t>Bleed</w:t>
      </w:r>
      <w:proofErr w:type="spellEnd"/>
      <w:r w:rsidR="00FA761C" w:rsidRPr="00362B10">
        <w:rPr>
          <w:rStyle w:val="hps"/>
          <w:rFonts w:eastAsiaTheme="minorHAnsi"/>
        </w:rPr>
        <w:t xml:space="preserve">: </w:t>
      </w:r>
      <w:r w:rsidR="001939DC" w:rsidRPr="00362B10">
        <w:rPr>
          <w:rStyle w:val="hps"/>
          <w:rFonts w:eastAsiaTheme="minorHAnsi"/>
        </w:rPr>
        <w:tab/>
      </w:r>
      <w:r w:rsidR="001939DC" w:rsidRPr="00362B10">
        <w:rPr>
          <w:rStyle w:val="hps"/>
          <w:rFonts w:eastAsiaTheme="minorHAnsi"/>
        </w:rPr>
        <w:tab/>
      </w:r>
      <w:r w:rsidR="001939DC" w:rsidRPr="00362B10">
        <w:rPr>
          <w:rStyle w:val="hps"/>
          <w:rFonts w:eastAsiaTheme="minorHAnsi"/>
        </w:rPr>
        <w:tab/>
      </w:r>
      <w:r w:rsidR="001939DC" w:rsidRPr="00362B10">
        <w:rPr>
          <w:rStyle w:val="hps"/>
          <w:rFonts w:eastAsiaTheme="minorHAnsi"/>
        </w:rPr>
        <w:tab/>
      </w:r>
      <w:r w:rsidR="00FA761C" w:rsidRPr="00362B10">
        <w:rPr>
          <w:rStyle w:val="hps"/>
          <w:rFonts w:eastAsiaTheme="minorHAnsi"/>
        </w:rPr>
        <w:t>3 mm</w:t>
      </w:r>
      <w:r w:rsidR="00FA761C" w:rsidRPr="00362B10">
        <w:rPr>
          <w:rStyle w:val="hps"/>
          <w:rFonts w:eastAsiaTheme="minorHAnsi"/>
        </w:rPr>
        <w:br/>
      </w:r>
      <w:proofErr w:type="spellStart"/>
      <w:r w:rsidR="000062F4" w:rsidRPr="00362B10">
        <w:rPr>
          <w:rStyle w:val="hps"/>
          <w:rFonts w:eastAsiaTheme="minorHAnsi"/>
        </w:rPr>
        <w:t>Colour</w:t>
      </w:r>
      <w:r w:rsidR="00410290" w:rsidRPr="00362B10">
        <w:rPr>
          <w:rStyle w:val="hps"/>
          <w:rFonts w:eastAsiaTheme="minorHAnsi"/>
        </w:rPr>
        <w:t>s</w:t>
      </w:r>
      <w:proofErr w:type="spellEnd"/>
      <w:r w:rsidR="00FA761C" w:rsidRPr="00362B10">
        <w:rPr>
          <w:rStyle w:val="hps"/>
          <w:rFonts w:eastAsiaTheme="minorHAnsi"/>
        </w:rPr>
        <w:t xml:space="preserve">: </w:t>
      </w:r>
      <w:r w:rsidR="001939DC" w:rsidRPr="00362B10">
        <w:rPr>
          <w:rStyle w:val="hps"/>
          <w:rFonts w:eastAsiaTheme="minorHAnsi"/>
        </w:rPr>
        <w:tab/>
      </w:r>
      <w:r w:rsidR="001939DC" w:rsidRPr="00362B10">
        <w:rPr>
          <w:rStyle w:val="hps"/>
          <w:rFonts w:eastAsiaTheme="minorHAnsi"/>
        </w:rPr>
        <w:tab/>
      </w:r>
      <w:r w:rsidR="001939DC" w:rsidRPr="00362B10">
        <w:rPr>
          <w:rStyle w:val="hps"/>
          <w:rFonts w:eastAsiaTheme="minorHAnsi"/>
        </w:rPr>
        <w:tab/>
      </w:r>
      <w:r w:rsidR="00FA761C" w:rsidRPr="00362B10">
        <w:rPr>
          <w:rStyle w:val="hps"/>
          <w:rFonts w:eastAsiaTheme="minorHAnsi"/>
          <w:rPrChange w:id="54" w:author="nermal" w:date="2015-08-10T06:17:00Z">
            <w:rPr>
              <w:rStyle w:val="hps"/>
              <w:rFonts w:eastAsiaTheme="minorHAnsi"/>
              <w:color w:val="0000FF"/>
            </w:rPr>
          </w:rPrChange>
        </w:rPr>
        <w:t xml:space="preserve">3 Pantone </w:t>
      </w:r>
      <w:proofErr w:type="spellStart"/>
      <w:r w:rsidR="00255BB9" w:rsidRPr="00362B10">
        <w:rPr>
          <w:rStyle w:val="hps"/>
          <w:rFonts w:eastAsiaTheme="minorHAnsi"/>
          <w:rPrChange w:id="55" w:author="nermal" w:date="2015-08-10T06:17:00Z">
            <w:rPr>
              <w:rStyle w:val="hps"/>
              <w:rFonts w:eastAsiaTheme="minorHAnsi"/>
              <w:color w:val="0000FF"/>
            </w:rPr>
          </w:rPrChange>
        </w:rPr>
        <w:t>Colours</w:t>
      </w:r>
      <w:proofErr w:type="spellEnd"/>
      <w:r w:rsidR="00FA761C" w:rsidRPr="00362B10">
        <w:rPr>
          <w:rStyle w:val="hps"/>
          <w:rFonts w:eastAsiaTheme="minorHAnsi"/>
        </w:rPr>
        <w:t xml:space="preserve"> (PMS</w:t>
      </w:r>
      <w:proofErr w:type="gramStart"/>
      <w:r w:rsidR="00FA761C" w:rsidRPr="00362B10">
        <w:rPr>
          <w:rStyle w:val="hps"/>
          <w:rFonts w:eastAsiaTheme="minorHAnsi"/>
        </w:rPr>
        <w:t>)</w:t>
      </w:r>
      <w:proofErr w:type="gramEnd"/>
      <w:r w:rsidR="00FA761C" w:rsidRPr="00362B10">
        <w:rPr>
          <w:rStyle w:val="hps"/>
          <w:rFonts w:eastAsiaTheme="minorHAnsi"/>
        </w:rPr>
        <w:br/>
      </w:r>
      <w:r w:rsidR="00410290" w:rsidRPr="00362B10">
        <w:rPr>
          <w:rStyle w:val="hps"/>
          <w:rFonts w:eastAsiaTheme="minorHAnsi"/>
        </w:rPr>
        <w:t>Printing</w:t>
      </w:r>
      <w:r w:rsidR="00FA761C" w:rsidRPr="00362B10">
        <w:rPr>
          <w:rStyle w:val="hps"/>
          <w:rFonts w:eastAsiaTheme="minorHAnsi"/>
        </w:rPr>
        <w:t xml:space="preserve">: </w:t>
      </w:r>
      <w:r w:rsidR="001939DC" w:rsidRPr="00362B10">
        <w:rPr>
          <w:rStyle w:val="hps"/>
          <w:rFonts w:eastAsiaTheme="minorHAnsi"/>
        </w:rPr>
        <w:tab/>
      </w:r>
      <w:r w:rsidR="001939DC" w:rsidRPr="00362B10">
        <w:rPr>
          <w:rStyle w:val="hps"/>
          <w:rFonts w:eastAsiaTheme="minorHAnsi"/>
        </w:rPr>
        <w:tab/>
      </w:r>
      <w:r w:rsidR="001939DC" w:rsidRPr="00362B10">
        <w:rPr>
          <w:rStyle w:val="hps"/>
          <w:rFonts w:eastAsiaTheme="minorHAnsi"/>
        </w:rPr>
        <w:tab/>
      </w:r>
      <w:r w:rsidR="00FA761C" w:rsidRPr="00362B10">
        <w:rPr>
          <w:rStyle w:val="hps"/>
          <w:rFonts w:eastAsiaTheme="minorHAnsi"/>
        </w:rPr>
        <w:t xml:space="preserve">1 </w:t>
      </w:r>
      <w:proofErr w:type="spellStart"/>
      <w:r w:rsidR="00410290" w:rsidRPr="00362B10">
        <w:rPr>
          <w:rStyle w:val="hps"/>
          <w:rFonts w:eastAsiaTheme="minorHAnsi"/>
        </w:rPr>
        <w:t>side</w:t>
      </w:r>
      <w:proofErr w:type="spellEnd"/>
      <w:r w:rsidR="00FA761C" w:rsidRPr="00362B10">
        <w:rPr>
          <w:rStyle w:val="hps"/>
          <w:rFonts w:eastAsiaTheme="minorHAnsi"/>
        </w:rPr>
        <w:br/>
      </w:r>
      <w:r w:rsidR="006B497C" w:rsidRPr="00362B10">
        <w:rPr>
          <w:rStyle w:val="hps"/>
          <w:rFonts w:eastAsiaTheme="minorHAnsi"/>
        </w:rPr>
        <w:t>ICC p</w:t>
      </w:r>
      <w:r w:rsidR="00925F6C" w:rsidRPr="00362B10">
        <w:rPr>
          <w:rStyle w:val="hps"/>
          <w:rFonts w:eastAsiaTheme="minorHAnsi"/>
        </w:rPr>
        <w:t>rofile</w:t>
      </w:r>
      <w:r w:rsidR="00FA761C" w:rsidRPr="00362B10">
        <w:rPr>
          <w:rStyle w:val="hps"/>
          <w:rFonts w:eastAsiaTheme="minorHAnsi"/>
        </w:rPr>
        <w:t xml:space="preserve">: </w:t>
      </w:r>
      <w:r w:rsidR="001939DC" w:rsidRPr="00362B10">
        <w:rPr>
          <w:rStyle w:val="hps"/>
          <w:rFonts w:eastAsiaTheme="minorHAnsi"/>
        </w:rPr>
        <w:tab/>
      </w:r>
      <w:r w:rsidR="001939DC" w:rsidRPr="00362B10">
        <w:rPr>
          <w:rStyle w:val="hps"/>
          <w:rFonts w:eastAsiaTheme="minorHAnsi"/>
        </w:rPr>
        <w:tab/>
      </w:r>
      <w:r w:rsidR="001939DC" w:rsidRPr="00362B10">
        <w:rPr>
          <w:rStyle w:val="hps"/>
          <w:rFonts w:eastAsiaTheme="minorHAnsi"/>
        </w:rPr>
        <w:tab/>
      </w:r>
      <w:r w:rsidR="00851ACF" w:rsidRPr="00362B10">
        <w:rPr>
          <w:rStyle w:val="hps"/>
          <w:rFonts w:eastAsiaTheme="minorHAnsi"/>
          <w:lang w:val="en"/>
        </w:rPr>
        <w:t>Ryonet IC ProBrite</w:t>
      </w:r>
      <w:r w:rsidR="00FA761C" w:rsidRPr="00362B10">
        <w:rPr>
          <w:rStyle w:val="hps"/>
          <w:rFonts w:eastAsiaTheme="minorHAnsi"/>
        </w:rPr>
        <w:br/>
      </w:r>
      <w:r w:rsidR="001939DC" w:rsidRPr="00362B10">
        <w:rPr>
          <w:rStyle w:val="hps"/>
          <w:rFonts w:eastAsiaTheme="minorHAnsi"/>
        </w:rPr>
        <w:t xml:space="preserve">The files </w:t>
      </w:r>
      <w:r w:rsidR="004F72FF" w:rsidRPr="00362B10">
        <w:rPr>
          <w:rStyle w:val="hps"/>
          <w:rFonts w:eastAsiaTheme="minorHAnsi"/>
        </w:rPr>
        <w:t xml:space="preserve">must </w:t>
      </w:r>
      <w:proofErr w:type="spellStart"/>
      <w:r w:rsidR="004F72FF" w:rsidRPr="00362B10">
        <w:rPr>
          <w:rStyle w:val="hps"/>
          <w:rFonts w:eastAsiaTheme="minorHAnsi"/>
        </w:rPr>
        <w:t>be</w:t>
      </w:r>
      <w:proofErr w:type="spellEnd"/>
      <w:r w:rsidR="004F72FF" w:rsidRPr="00362B10">
        <w:rPr>
          <w:rStyle w:val="hps"/>
          <w:rFonts w:eastAsiaTheme="minorHAnsi"/>
        </w:rPr>
        <w:t xml:space="preserve"> </w:t>
      </w:r>
      <w:proofErr w:type="spellStart"/>
      <w:r w:rsidR="004F72FF" w:rsidRPr="00362B10">
        <w:rPr>
          <w:rStyle w:val="hps"/>
          <w:rFonts w:eastAsiaTheme="minorHAnsi"/>
        </w:rPr>
        <w:t>vector</w:t>
      </w:r>
      <w:proofErr w:type="spellEnd"/>
      <w:r w:rsidR="004F72FF" w:rsidRPr="00362B10">
        <w:rPr>
          <w:rStyle w:val="hps"/>
          <w:rFonts w:eastAsiaTheme="minorHAnsi"/>
        </w:rPr>
        <w:t xml:space="preserve"> </w:t>
      </w:r>
      <w:proofErr w:type="spellStart"/>
      <w:r w:rsidR="004F72FF" w:rsidRPr="00362B10">
        <w:rPr>
          <w:rStyle w:val="hps"/>
          <w:rFonts w:eastAsiaTheme="minorHAnsi"/>
        </w:rPr>
        <w:t>only</w:t>
      </w:r>
      <w:proofErr w:type="spellEnd"/>
      <w:r w:rsidR="004F72FF" w:rsidRPr="00362B10">
        <w:rPr>
          <w:rStyle w:val="hps"/>
          <w:rFonts w:eastAsiaTheme="minorHAnsi"/>
        </w:rPr>
        <w:t xml:space="preserve"> (no raster)</w:t>
      </w:r>
    </w:p>
    <w:p w14:paraId="4EEDDF90" w14:textId="77777777" w:rsidR="00FE3A8C" w:rsidRDefault="00FE3A8C" w:rsidP="00FA761C">
      <w:pPr>
        <w:rPr>
          <w:rStyle w:val="hps"/>
          <w:rFonts w:eastAsiaTheme="minorHAnsi"/>
        </w:rPr>
      </w:pPr>
    </w:p>
    <w:p w14:paraId="19A7FE0D" w14:textId="57500FA7" w:rsidR="00467678" w:rsidRPr="00A630DE" w:rsidRDefault="00467678" w:rsidP="00467678">
      <w:pPr>
        <w:rPr>
          <w:rStyle w:val="hps"/>
          <w:rFonts w:eastAsiaTheme="minorHAnsi"/>
          <w:b/>
        </w:rPr>
      </w:pPr>
      <w:r w:rsidRPr="009203C4">
        <w:rPr>
          <w:rStyle w:val="hps"/>
          <w:rFonts w:eastAsiaTheme="minorHAnsi"/>
          <w:b/>
        </w:rPr>
        <w:lastRenderedPageBreak/>
        <w:t xml:space="preserve">You must </w:t>
      </w:r>
      <w:proofErr w:type="spellStart"/>
      <w:r w:rsidRPr="009203C4">
        <w:rPr>
          <w:rStyle w:val="hps"/>
          <w:rFonts w:eastAsiaTheme="minorHAnsi"/>
          <w:b/>
        </w:rPr>
        <w:t>provide</w:t>
      </w:r>
      <w:proofErr w:type="spellEnd"/>
      <w:r w:rsidRPr="009203C4">
        <w:rPr>
          <w:rStyle w:val="hps"/>
          <w:rFonts w:eastAsiaTheme="minorHAnsi"/>
          <w:b/>
        </w:rPr>
        <w:t>:</w:t>
      </w:r>
    </w:p>
    <w:p w14:paraId="0F68CA81" w14:textId="77777777" w:rsidR="00B872BC" w:rsidRPr="0079737B" w:rsidRDefault="00B872BC" w:rsidP="00B872BC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>
        <w:rPr>
          <w:szCs w:val="20"/>
          <w:lang w:val="en-US"/>
        </w:rPr>
        <w:t xml:space="preserve">Folders as specified in “Instructions to the Competitor” on page 3. </w:t>
      </w:r>
      <w:r>
        <w:rPr>
          <w:szCs w:val="20"/>
          <w:lang w:val="en-US"/>
        </w:rPr>
        <w:br/>
      </w:r>
      <w:r>
        <w:rPr>
          <w:b/>
          <w:bCs/>
          <w:szCs w:val="20"/>
          <w:lang w:val="en-US"/>
        </w:rPr>
        <w:t>Only files from these</w:t>
      </w:r>
      <w:r w:rsidRPr="00771A3D">
        <w:rPr>
          <w:b/>
          <w:bCs/>
          <w:szCs w:val="20"/>
          <w:lang w:val="en-US"/>
        </w:rPr>
        <w:t xml:space="preserve"> folder</w:t>
      </w:r>
      <w:r>
        <w:rPr>
          <w:b/>
          <w:bCs/>
          <w:szCs w:val="20"/>
          <w:lang w:val="en-US"/>
        </w:rPr>
        <w:t>s</w:t>
      </w:r>
      <w:r w:rsidRPr="00771A3D">
        <w:rPr>
          <w:b/>
          <w:bCs/>
          <w:szCs w:val="20"/>
          <w:lang w:val="en-US"/>
        </w:rPr>
        <w:t xml:space="preserve"> will be </w:t>
      </w:r>
      <w:r>
        <w:rPr>
          <w:b/>
          <w:bCs/>
          <w:szCs w:val="20"/>
          <w:lang w:val="en-US"/>
        </w:rPr>
        <w:t>assessed.</w:t>
      </w:r>
      <w:r>
        <w:rPr>
          <w:rStyle w:val="hps"/>
          <w:rFonts w:eastAsiaTheme="minorHAnsi"/>
        </w:rPr>
        <w:t xml:space="preserve"> </w:t>
      </w:r>
    </w:p>
    <w:p w14:paraId="07D9A8FC" w14:textId="550B9588" w:rsidR="00467678" w:rsidRPr="00FA761C" w:rsidRDefault="00467678" w:rsidP="00467678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>
        <w:rPr>
          <w:rStyle w:val="hps"/>
          <w:rFonts w:eastAsiaTheme="minorHAnsi"/>
        </w:rPr>
        <w:t xml:space="preserve">1 </w:t>
      </w:r>
      <w:proofErr w:type="spellStart"/>
      <w:r w:rsidR="00684578">
        <w:rPr>
          <w:rStyle w:val="hps"/>
          <w:rFonts w:eastAsiaTheme="minorHAnsi"/>
        </w:rPr>
        <w:t>trimmed</w:t>
      </w:r>
      <w:proofErr w:type="spellEnd"/>
      <w:r w:rsidR="00684578">
        <w:rPr>
          <w:rStyle w:val="hps"/>
          <w:rFonts w:eastAsiaTheme="minorHAnsi"/>
        </w:rPr>
        <w:t xml:space="preserve"> </w:t>
      </w:r>
      <w:proofErr w:type="spellStart"/>
      <w:r w:rsidR="000062F4">
        <w:rPr>
          <w:rStyle w:val="hps"/>
          <w:rFonts w:eastAsiaTheme="minorHAnsi"/>
        </w:rPr>
        <w:t>colour</w:t>
      </w:r>
      <w:proofErr w:type="spellEnd"/>
      <w:r>
        <w:rPr>
          <w:rStyle w:val="hps"/>
          <w:rFonts w:eastAsiaTheme="minorHAnsi"/>
        </w:rPr>
        <w:t xml:space="preserve"> </w:t>
      </w:r>
      <w:proofErr w:type="spellStart"/>
      <w:r>
        <w:rPr>
          <w:rStyle w:val="hps"/>
          <w:rFonts w:eastAsiaTheme="minorHAnsi"/>
        </w:rPr>
        <w:t>printout</w:t>
      </w:r>
      <w:proofErr w:type="spellEnd"/>
      <w:r>
        <w:rPr>
          <w:rStyle w:val="hps"/>
          <w:rFonts w:eastAsiaTheme="minorHAnsi"/>
        </w:rPr>
        <w:t xml:space="preserve"> </w:t>
      </w:r>
      <w:r w:rsidRPr="005D681E">
        <w:rPr>
          <w:rStyle w:val="hps"/>
          <w:rFonts w:eastAsiaTheme="minorHAnsi"/>
        </w:rPr>
        <w:t xml:space="preserve">of </w:t>
      </w:r>
      <w:proofErr w:type="spellStart"/>
      <w:r w:rsidR="00684578">
        <w:rPr>
          <w:rStyle w:val="hps"/>
          <w:rFonts w:eastAsiaTheme="minorHAnsi"/>
        </w:rPr>
        <w:t>each</w:t>
      </w:r>
      <w:proofErr w:type="spellEnd"/>
      <w:r w:rsidR="004231F2">
        <w:rPr>
          <w:rStyle w:val="hps"/>
          <w:rFonts w:eastAsiaTheme="minorHAnsi"/>
        </w:rPr>
        <w:t xml:space="preserve"> </w:t>
      </w:r>
      <w:proofErr w:type="spellStart"/>
      <w:r w:rsidR="00AB5A2B">
        <w:rPr>
          <w:rStyle w:val="hps"/>
          <w:rFonts w:eastAsiaTheme="minorHAnsi"/>
        </w:rPr>
        <w:t>layout</w:t>
      </w:r>
      <w:proofErr w:type="spellEnd"/>
      <w:r w:rsidR="00684578">
        <w:rPr>
          <w:rStyle w:val="hps"/>
          <w:rFonts w:eastAsiaTheme="minorHAnsi"/>
        </w:rPr>
        <w:t xml:space="preserve"> (</w:t>
      </w:r>
      <w:r w:rsidR="006507AA">
        <w:rPr>
          <w:rFonts w:eastAsia="Times New Roman" w:cs="Times New Roman"/>
          <w:lang w:val="en"/>
        </w:rPr>
        <w:t>reduced to fit on A3</w:t>
      </w:r>
      <w:r w:rsidR="00684578">
        <w:rPr>
          <w:rStyle w:val="hps"/>
          <w:rFonts w:eastAsiaTheme="minorHAnsi"/>
        </w:rPr>
        <w:t>)</w:t>
      </w:r>
    </w:p>
    <w:p w14:paraId="443473EF" w14:textId="2F1D3ADB" w:rsidR="00467678" w:rsidRPr="00FA761C" w:rsidRDefault="00EA42CC" w:rsidP="00467678">
      <w:pPr>
        <w:pStyle w:val="ListNumber"/>
        <w:numPr>
          <w:ilvl w:val="0"/>
          <w:numId w:val="20"/>
        </w:numPr>
        <w:rPr>
          <w:rStyle w:val="hps"/>
          <w:rFonts w:eastAsiaTheme="minorHAnsi"/>
        </w:rPr>
      </w:pPr>
      <w:r>
        <w:rPr>
          <w:rFonts w:cs="Arial"/>
          <w:bCs/>
          <w:szCs w:val="20"/>
          <w:lang w:val="fr-FR"/>
        </w:rPr>
        <w:t>2</w:t>
      </w:r>
      <w:r w:rsidR="00467678" w:rsidRPr="00FA761C">
        <w:rPr>
          <w:rFonts w:cs="Arial"/>
          <w:bCs/>
          <w:szCs w:val="20"/>
          <w:lang w:val="fr-FR"/>
        </w:rPr>
        <w:t xml:space="preserve"> </w:t>
      </w:r>
      <w:proofErr w:type="spellStart"/>
      <w:r w:rsidR="00467678">
        <w:rPr>
          <w:rFonts w:cs="Arial"/>
          <w:bCs/>
          <w:szCs w:val="20"/>
          <w:lang w:val="fr-FR"/>
        </w:rPr>
        <w:t>print</w:t>
      </w:r>
      <w:proofErr w:type="spellEnd"/>
      <w:r w:rsidR="00467678">
        <w:rPr>
          <w:rFonts w:cs="Arial"/>
          <w:bCs/>
          <w:szCs w:val="20"/>
          <w:lang w:val="fr-FR"/>
        </w:rPr>
        <w:t xml:space="preserve"> </w:t>
      </w:r>
      <w:proofErr w:type="spellStart"/>
      <w:r w:rsidR="00467678">
        <w:rPr>
          <w:rFonts w:cs="Arial"/>
          <w:bCs/>
          <w:szCs w:val="20"/>
          <w:lang w:val="fr-FR"/>
        </w:rPr>
        <w:t>ready</w:t>
      </w:r>
      <w:proofErr w:type="spellEnd"/>
      <w:r w:rsidR="00467678" w:rsidRPr="00FA761C">
        <w:rPr>
          <w:rFonts w:cs="Arial"/>
          <w:bCs/>
          <w:szCs w:val="20"/>
          <w:lang w:val="fr-FR"/>
        </w:rPr>
        <w:t xml:space="preserve"> PDF/X-1a :2001</w:t>
      </w:r>
      <w:r w:rsidR="00467678">
        <w:rPr>
          <w:rFonts w:cs="Arial"/>
          <w:bCs/>
          <w:szCs w:val="20"/>
          <w:lang w:val="fr-FR"/>
        </w:rPr>
        <w:t xml:space="preserve"> file</w:t>
      </w:r>
      <w:r>
        <w:rPr>
          <w:rFonts w:cs="Arial"/>
          <w:bCs/>
          <w:szCs w:val="20"/>
          <w:lang w:val="fr-FR"/>
        </w:rPr>
        <w:t>s</w:t>
      </w:r>
      <w:r w:rsidR="00467678" w:rsidRPr="00FA761C">
        <w:rPr>
          <w:rFonts w:cs="Arial"/>
          <w:bCs/>
          <w:szCs w:val="20"/>
          <w:lang w:val="fr-FR"/>
        </w:rPr>
        <w:t xml:space="preserve"> </w:t>
      </w:r>
      <w:r w:rsidR="00467678">
        <w:rPr>
          <w:rStyle w:val="hps"/>
          <w:rFonts w:eastAsiaTheme="minorHAnsi"/>
        </w:rPr>
        <w:t>(</w:t>
      </w:r>
      <w:proofErr w:type="spellStart"/>
      <w:r w:rsidR="00467678">
        <w:rPr>
          <w:rStyle w:val="hps"/>
          <w:rFonts w:eastAsiaTheme="minorHAnsi"/>
        </w:rPr>
        <w:t>including</w:t>
      </w:r>
      <w:proofErr w:type="spellEnd"/>
      <w:r w:rsidR="00467678">
        <w:rPr>
          <w:rStyle w:val="hps"/>
          <w:rFonts w:eastAsiaTheme="minorHAnsi"/>
        </w:rPr>
        <w:t xml:space="preserve"> </w:t>
      </w:r>
      <w:proofErr w:type="spellStart"/>
      <w:r w:rsidR="00467678">
        <w:rPr>
          <w:rStyle w:val="hps"/>
          <w:rFonts w:eastAsiaTheme="minorHAnsi"/>
        </w:rPr>
        <w:t>bleed</w:t>
      </w:r>
      <w:proofErr w:type="spellEnd"/>
      <w:r w:rsidR="00467678">
        <w:rPr>
          <w:rStyle w:val="hps"/>
          <w:rFonts w:eastAsiaTheme="minorHAnsi"/>
        </w:rPr>
        <w:t xml:space="preserve">, </w:t>
      </w:r>
      <w:proofErr w:type="spellStart"/>
      <w:r w:rsidR="00467678" w:rsidRPr="005D681E">
        <w:rPr>
          <w:rStyle w:val="hps"/>
          <w:rFonts w:eastAsiaTheme="minorHAnsi"/>
        </w:rPr>
        <w:t>crop</w:t>
      </w:r>
      <w:proofErr w:type="spellEnd"/>
      <w:r w:rsidR="00467678" w:rsidRPr="005D681E">
        <w:rPr>
          <w:rStyle w:val="hps"/>
          <w:rFonts w:eastAsiaTheme="minorHAnsi"/>
        </w:rPr>
        <w:t xml:space="preserve"> marks</w:t>
      </w:r>
      <w:r w:rsidR="00467678">
        <w:rPr>
          <w:rStyle w:val="hps"/>
          <w:rFonts w:eastAsiaTheme="minorHAnsi"/>
        </w:rPr>
        <w:t>, registration marks,</w:t>
      </w:r>
      <w:r w:rsidR="00467678" w:rsidRPr="005D681E">
        <w:rPr>
          <w:rStyle w:val="hps"/>
          <w:rFonts w:eastAsiaTheme="minorHAnsi"/>
        </w:rPr>
        <w:t xml:space="preserve"> </w:t>
      </w:r>
      <w:proofErr w:type="spellStart"/>
      <w:r w:rsidR="000062F4">
        <w:rPr>
          <w:rStyle w:val="hps"/>
          <w:rFonts w:eastAsiaTheme="minorHAnsi"/>
        </w:rPr>
        <w:t>colour</w:t>
      </w:r>
      <w:proofErr w:type="spellEnd"/>
      <w:r w:rsidR="00467678">
        <w:rPr>
          <w:rStyle w:val="hps"/>
          <w:rFonts w:eastAsiaTheme="minorHAnsi"/>
        </w:rPr>
        <w:t xml:space="preserve"> bars, document info</w:t>
      </w:r>
      <w:r w:rsidR="00467678" w:rsidRPr="00FA761C">
        <w:rPr>
          <w:rStyle w:val="hps"/>
          <w:rFonts w:eastAsiaTheme="minorHAnsi"/>
        </w:rPr>
        <w:t xml:space="preserve"> </w:t>
      </w:r>
      <w:r w:rsidR="00467678">
        <w:rPr>
          <w:rStyle w:val="hps"/>
          <w:rFonts w:eastAsiaTheme="minorHAnsi"/>
        </w:rPr>
        <w:t>and</w:t>
      </w:r>
      <w:r w:rsidR="00467678" w:rsidRPr="00FA761C">
        <w:rPr>
          <w:rStyle w:val="hps"/>
          <w:rFonts w:eastAsiaTheme="minorHAnsi"/>
        </w:rPr>
        <w:t xml:space="preserve"> </w:t>
      </w:r>
      <w:r w:rsidR="00467678">
        <w:rPr>
          <w:rStyle w:val="hps"/>
          <w:rFonts w:eastAsiaTheme="minorHAnsi"/>
        </w:rPr>
        <w:t xml:space="preserve">ICC </w:t>
      </w:r>
      <w:r w:rsidR="00467678" w:rsidRPr="00FA761C">
        <w:rPr>
          <w:rStyle w:val="hps"/>
          <w:rFonts w:eastAsiaTheme="minorHAnsi"/>
        </w:rPr>
        <w:t>profil</w:t>
      </w:r>
      <w:r w:rsidR="00467678">
        <w:rPr>
          <w:rStyle w:val="hps"/>
          <w:rFonts w:eastAsiaTheme="minorHAnsi"/>
        </w:rPr>
        <w:t>e</w:t>
      </w:r>
      <w:r w:rsidR="00467678" w:rsidRPr="00FA761C">
        <w:rPr>
          <w:rStyle w:val="hps"/>
          <w:rFonts w:eastAsiaTheme="minorHAnsi"/>
        </w:rPr>
        <w:t xml:space="preserve"> </w:t>
      </w:r>
      <w:r w:rsidR="00467678">
        <w:rPr>
          <w:rStyle w:val="hps"/>
          <w:rFonts w:eastAsiaTheme="minorHAnsi"/>
        </w:rPr>
        <w:t>output</w:t>
      </w:r>
      <w:r w:rsidR="003E57BF">
        <w:rPr>
          <w:rStyle w:val="hps"/>
          <w:rFonts w:eastAsiaTheme="minorHAnsi"/>
        </w:rPr>
        <w:t xml:space="preserve"> </w:t>
      </w:r>
      <w:proofErr w:type="spellStart"/>
      <w:r w:rsidR="003E57BF">
        <w:rPr>
          <w:rStyle w:val="hps"/>
          <w:rFonts w:eastAsiaTheme="minorHAnsi"/>
        </w:rPr>
        <w:t>only</w:t>
      </w:r>
      <w:proofErr w:type="spellEnd"/>
      <w:r w:rsidR="00467678" w:rsidRPr="00FA761C">
        <w:rPr>
          <w:rStyle w:val="hps"/>
          <w:rFonts w:eastAsiaTheme="minorHAnsi"/>
        </w:rPr>
        <w:t>)</w:t>
      </w:r>
    </w:p>
    <w:p w14:paraId="198B1C95" w14:textId="1C48EC42" w:rsidR="00B872BC" w:rsidRDefault="00B872BC" w:rsidP="00362B10"/>
    <w:p w14:paraId="4FC6D33D" w14:textId="77777777" w:rsidR="00B872BC" w:rsidRDefault="00B872BC">
      <w:pPr>
        <w:spacing w:after="160"/>
        <w:rPr>
          <w:rFonts w:eastAsiaTheme="majorEastAsia" w:cstheme="majorBidi"/>
          <w:b/>
          <w:caps/>
          <w:color w:val="000000" w:themeColor="text1"/>
          <w:sz w:val="32"/>
          <w:szCs w:val="26"/>
        </w:rPr>
      </w:pPr>
      <w:r>
        <w:br w:type="page"/>
      </w:r>
    </w:p>
    <w:p w14:paraId="72F06E49" w14:textId="32794BF3" w:rsidR="0068739B" w:rsidRDefault="0068739B" w:rsidP="0068739B">
      <w:pPr>
        <w:pStyle w:val="Heading2"/>
      </w:pPr>
      <w:r w:rsidRPr="0068739B">
        <w:lastRenderedPageBreak/>
        <w:t>Other</w:t>
      </w:r>
    </w:p>
    <w:p w14:paraId="67D1B2B8" w14:textId="77777777" w:rsidR="00F81C86" w:rsidRDefault="00F81C86" w:rsidP="0068739B">
      <w:pPr>
        <w:rPr>
          <w:rStyle w:val="hps"/>
          <w:rFonts w:eastAsiaTheme="minorHAnsi"/>
          <w:lang w:val="en"/>
        </w:rPr>
      </w:pPr>
    </w:p>
    <w:p w14:paraId="0EF1D9D4" w14:textId="76E03EFB" w:rsidR="00485E12" w:rsidRPr="000E5386" w:rsidRDefault="008D7E0A" w:rsidP="0068739B">
      <w:pPr>
        <w:rPr>
          <w:rStyle w:val="hps"/>
          <w:rFonts w:eastAsiaTheme="minorHAnsi"/>
          <w:b/>
          <w:lang w:val="en"/>
        </w:rPr>
      </w:pPr>
      <w:r>
        <w:rPr>
          <w:rStyle w:val="hps"/>
          <w:rFonts w:eastAsiaTheme="minorHAnsi"/>
          <w:b/>
          <w:lang w:val="en"/>
        </w:rPr>
        <w:t>Appendix</w:t>
      </w:r>
      <w:r w:rsidR="00BC7993">
        <w:rPr>
          <w:rStyle w:val="hps"/>
          <w:rFonts w:eastAsiaTheme="minorHAnsi"/>
          <w:b/>
          <w:lang w:val="en"/>
        </w:rPr>
        <w:t xml:space="preserve"> 1</w:t>
      </w:r>
    </w:p>
    <w:p w14:paraId="1C1E23AD" w14:textId="6DE5675D" w:rsidR="0068739B" w:rsidRDefault="0068739B" w:rsidP="0068739B"/>
    <w:p w14:paraId="6A3C13EF" w14:textId="1ABFFBA9" w:rsidR="00B25D9A" w:rsidRPr="00B25D9A" w:rsidRDefault="001A753B" w:rsidP="00485E12">
      <w:pPr>
        <w:rPr>
          <w:b/>
        </w:rPr>
      </w:pPr>
      <w:r>
        <w:rPr>
          <w:b/>
        </w:rPr>
        <w:t xml:space="preserve">Text </w:t>
      </w:r>
      <w:r w:rsidR="00CF7B66" w:rsidRPr="00CF7B66">
        <w:rPr>
          <w:b/>
        </w:rPr>
        <w:t>Task 1</w:t>
      </w:r>
    </w:p>
    <w:p w14:paraId="0E8653D2" w14:textId="77777777" w:rsidR="00485E12" w:rsidRPr="00485E12" w:rsidRDefault="00485E12" w:rsidP="00485E12">
      <w:pPr>
        <w:rPr>
          <w:lang w:val="fr-FR"/>
        </w:rPr>
      </w:pPr>
      <w:r w:rsidRPr="00485E12">
        <w:rPr>
          <w:lang w:val="fr-FR"/>
        </w:rPr>
        <w:t xml:space="preserve">39a Mostra </w:t>
      </w:r>
      <w:proofErr w:type="spellStart"/>
      <w:r w:rsidRPr="00485E12">
        <w:rPr>
          <w:lang w:val="fr-FR"/>
        </w:rPr>
        <w:t>Internacional</w:t>
      </w:r>
      <w:proofErr w:type="spellEnd"/>
      <w:r w:rsidRPr="00485E12">
        <w:rPr>
          <w:lang w:val="fr-FR"/>
        </w:rPr>
        <w:t xml:space="preserve"> de </w:t>
      </w:r>
      <w:proofErr w:type="spellStart"/>
      <w:r w:rsidRPr="00485E12">
        <w:rPr>
          <w:lang w:val="fr-FR"/>
        </w:rPr>
        <w:t>Cinema</w:t>
      </w:r>
      <w:proofErr w:type="spellEnd"/>
      <w:r w:rsidRPr="00485E12">
        <w:rPr>
          <w:lang w:val="fr-FR"/>
        </w:rPr>
        <w:t xml:space="preserve"> </w:t>
      </w:r>
      <w:proofErr w:type="spellStart"/>
      <w:r w:rsidRPr="00485E12">
        <w:rPr>
          <w:lang w:val="fr-FR"/>
        </w:rPr>
        <w:t>em</w:t>
      </w:r>
      <w:proofErr w:type="spellEnd"/>
      <w:r w:rsidRPr="00485E12">
        <w:rPr>
          <w:lang w:val="fr-FR"/>
        </w:rPr>
        <w:t xml:space="preserve"> São Paulo</w:t>
      </w:r>
    </w:p>
    <w:p w14:paraId="524A5E74" w14:textId="77777777" w:rsidR="00485E12" w:rsidRDefault="00485E12" w:rsidP="00485E12">
      <w:pPr>
        <w:rPr>
          <w:lang w:val="fr-FR"/>
        </w:rPr>
      </w:pPr>
      <w:r w:rsidRPr="00485E12">
        <w:rPr>
          <w:lang w:val="fr-FR"/>
        </w:rPr>
        <w:t>39th São Paulo International Film Festival</w:t>
      </w:r>
    </w:p>
    <w:p w14:paraId="5F706ECC" w14:textId="77777777" w:rsidR="00F81C86" w:rsidRDefault="00F81C86" w:rsidP="00485E12">
      <w:pPr>
        <w:rPr>
          <w:lang w:val="fr-FR"/>
        </w:rPr>
      </w:pPr>
    </w:p>
    <w:p w14:paraId="37E686EF" w14:textId="52263006" w:rsidR="00183327" w:rsidRPr="00B25D9A" w:rsidRDefault="001A753B" w:rsidP="00183327">
      <w:pPr>
        <w:rPr>
          <w:b/>
        </w:rPr>
      </w:pPr>
      <w:r>
        <w:rPr>
          <w:b/>
        </w:rPr>
        <w:t xml:space="preserve">Text </w:t>
      </w:r>
      <w:r w:rsidR="00183327" w:rsidRPr="00CF7B66">
        <w:rPr>
          <w:b/>
        </w:rPr>
        <w:t xml:space="preserve">Task </w:t>
      </w:r>
      <w:r w:rsidR="00183327">
        <w:rPr>
          <w:b/>
        </w:rPr>
        <w:t xml:space="preserve">2 </w:t>
      </w:r>
      <w:proofErr w:type="spellStart"/>
      <w:r w:rsidR="00183327">
        <w:rPr>
          <w:b/>
        </w:rPr>
        <w:t>Infographic</w:t>
      </w:r>
      <w:proofErr w:type="spellEnd"/>
    </w:p>
    <w:p w14:paraId="21D3499B" w14:textId="59A3A63A" w:rsidR="00183327" w:rsidRPr="00720AE2" w:rsidRDefault="00183327" w:rsidP="00183327">
      <w:pPr>
        <w:rPr>
          <w:lang w:val="fr-FR"/>
        </w:rPr>
      </w:pPr>
      <w:r w:rsidRPr="00720AE2">
        <w:rPr>
          <w:lang w:val="fr-FR"/>
        </w:rPr>
        <w:t xml:space="preserve">Country of </w:t>
      </w:r>
      <w:proofErr w:type="spellStart"/>
      <w:r w:rsidRPr="00720AE2">
        <w:rPr>
          <w:lang w:val="fr-FR"/>
        </w:rPr>
        <w:t>origin</w:t>
      </w:r>
      <w:proofErr w:type="spellEnd"/>
      <w:r w:rsidRPr="00720AE2">
        <w:rPr>
          <w:lang w:val="fr-FR"/>
        </w:rPr>
        <w:t xml:space="preserve"> </w:t>
      </w:r>
      <w:r w:rsidR="00A73378">
        <w:rPr>
          <w:lang w:val="fr-FR"/>
        </w:rPr>
        <w:t>for</w:t>
      </w:r>
      <w:r w:rsidRPr="00720AE2">
        <w:rPr>
          <w:lang w:val="fr-FR"/>
        </w:rPr>
        <w:t xml:space="preserve"> </w:t>
      </w:r>
      <w:proofErr w:type="spellStart"/>
      <w:r w:rsidRPr="00720AE2">
        <w:rPr>
          <w:lang w:val="fr-FR"/>
        </w:rPr>
        <w:t>feature</w:t>
      </w:r>
      <w:proofErr w:type="spellEnd"/>
      <w:r w:rsidRPr="00720AE2">
        <w:rPr>
          <w:lang w:val="fr-FR"/>
        </w:rPr>
        <w:t xml:space="preserve"> films </w:t>
      </w:r>
      <w:proofErr w:type="spellStart"/>
      <w:r w:rsidR="00A73378">
        <w:rPr>
          <w:lang w:val="fr-FR"/>
        </w:rPr>
        <w:t>screened</w:t>
      </w:r>
      <w:proofErr w:type="spellEnd"/>
      <w:r w:rsidRPr="00720AE2">
        <w:rPr>
          <w:lang w:val="fr-FR"/>
        </w:rPr>
        <w:t xml:space="preserve"> in </w:t>
      </w:r>
      <w:proofErr w:type="spellStart"/>
      <w:r w:rsidRPr="00720AE2">
        <w:rPr>
          <w:lang w:val="fr-FR"/>
        </w:rPr>
        <w:t>Brazil</w:t>
      </w:r>
      <w:proofErr w:type="spellEnd"/>
      <w:r w:rsidRPr="00720AE2">
        <w:rPr>
          <w:lang w:val="fr-FR"/>
        </w:rPr>
        <w:t xml:space="preserve"> for 2011 by </w:t>
      </w:r>
      <w:proofErr w:type="spellStart"/>
      <w:r w:rsidRPr="00720AE2">
        <w:rPr>
          <w:lang w:val="fr-FR"/>
        </w:rPr>
        <w:t>market</w:t>
      </w:r>
      <w:proofErr w:type="spellEnd"/>
      <w:r w:rsidRPr="00720AE2">
        <w:rPr>
          <w:lang w:val="fr-FR"/>
        </w:rPr>
        <w:t xml:space="preserve"> </w:t>
      </w:r>
      <w:proofErr w:type="spellStart"/>
      <w:r w:rsidRPr="00720AE2">
        <w:rPr>
          <w:lang w:val="fr-FR"/>
        </w:rPr>
        <w:t>share</w:t>
      </w:r>
      <w:proofErr w:type="spellEnd"/>
      <w:r w:rsidRPr="00720AE2">
        <w:rPr>
          <w:lang w:val="fr-FR"/>
        </w:rPr>
        <w:t xml:space="preserve"> (%)</w:t>
      </w:r>
    </w:p>
    <w:p w14:paraId="41BB7D6D" w14:textId="6CFDEA45" w:rsidR="00183327" w:rsidRPr="00720AE2" w:rsidRDefault="00695B2D" w:rsidP="00183327">
      <w:pPr>
        <w:rPr>
          <w:lang w:val="fr-FR"/>
        </w:rPr>
      </w:pPr>
      <w:r>
        <w:rPr>
          <w:lang w:val="fr-FR"/>
        </w:rPr>
        <w:t xml:space="preserve">United States of </w:t>
      </w:r>
      <w:proofErr w:type="spellStart"/>
      <w:r>
        <w:rPr>
          <w:lang w:val="fr-FR"/>
        </w:rPr>
        <w:t>America</w:t>
      </w:r>
      <w:proofErr w:type="spellEnd"/>
      <w:r>
        <w:rPr>
          <w:lang w:val="fr-FR"/>
        </w:rPr>
        <w:tab/>
        <w:t>83.</w:t>
      </w:r>
      <w:r w:rsidR="00183327" w:rsidRPr="00720AE2">
        <w:rPr>
          <w:lang w:val="fr-FR"/>
        </w:rPr>
        <w:t>0%</w:t>
      </w:r>
    </w:p>
    <w:p w14:paraId="50C78854" w14:textId="07194F26" w:rsidR="00183327" w:rsidRPr="00720AE2" w:rsidRDefault="00695B2D" w:rsidP="00183327">
      <w:pPr>
        <w:rPr>
          <w:lang w:val="fr-FR"/>
        </w:rPr>
      </w:pPr>
      <w:proofErr w:type="spellStart"/>
      <w:r>
        <w:rPr>
          <w:lang w:val="fr-FR"/>
        </w:rPr>
        <w:t>Brazil</w:t>
      </w:r>
      <w:proofErr w:type="spellEnd"/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12.</w:t>
      </w:r>
      <w:r w:rsidR="00183327" w:rsidRPr="00720AE2">
        <w:rPr>
          <w:lang w:val="fr-FR"/>
        </w:rPr>
        <w:t>4%</w:t>
      </w:r>
    </w:p>
    <w:p w14:paraId="11C5CE2B" w14:textId="5C7550AB" w:rsidR="00183327" w:rsidRPr="00720AE2" w:rsidRDefault="00695B2D" w:rsidP="00183327">
      <w:pPr>
        <w:rPr>
          <w:lang w:val="fr-FR"/>
        </w:rPr>
      </w:pPr>
      <w:proofErr w:type="spellStart"/>
      <w:r>
        <w:rPr>
          <w:lang w:val="fr-FR"/>
        </w:rPr>
        <w:t>Australia</w:t>
      </w:r>
      <w:proofErr w:type="spellEnd"/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1.</w:t>
      </w:r>
      <w:r w:rsidR="00183327" w:rsidRPr="00720AE2">
        <w:rPr>
          <w:lang w:val="fr-FR"/>
        </w:rPr>
        <w:t>3%</w:t>
      </w:r>
    </w:p>
    <w:p w14:paraId="6C82FE51" w14:textId="11FCF7AA" w:rsidR="00183327" w:rsidRPr="00720AE2" w:rsidRDefault="00695B2D" w:rsidP="00183327">
      <w:pPr>
        <w:rPr>
          <w:lang w:val="fr-FR"/>
        </w:rPr>
      </w:pPr>
      <w:r>
        <w:rPr>
          <w:lang w:val="fr-FR"/>
        </w:rPr>
        <w:t xml:space="preserve">United </w:t>
      </w:r>
      <w:proofErr w:type="spellStart"/>
      <w:r>
        <w:rPr>
          <w:lang w:val="fr-FR"/>
        </w:rPr>
        <w:t>Kingdom</w:t>
      </w:r>
      <w:proofErr w:type="spellEnd"/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0.</w:t>
      </w:r>
      <w:r w:rsidR="00183327" w:rsidRPr="00720AE2">
        <w:rPr>
          <w:lang w:val="fr-FR"/>
        </w:rPr>
        <w:t>9%</w:t>
      </w:r>
    </w:p>
    <w:p w14:paraId="78635A31" w14:textId="4D9557BA" w:rsidR="00183327" w:rsidRPr="00720AE2" w:rsidRDefault="00695B2D" w:rsidP="00183327">
      <w:pPr>
        <w:rPr>
          <w:lang w:val="fr-FR"/>
        </w:rPr>
      </w:pPr>
      <w:r>
        <w:rPr>
          <w:lang w:val="fr-FR"/>
        </w:rPr>
        <w:t>France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0.</w:t>
      </w:r>
      <w:r w:rsidR="00183327" w:rsidRPr="00720AE2">
        <w:rPr>
          <w:lang w:val="fr-FR"/>
        </w:rPr>
        <w:t>6%</w:t>
      </w:r>
    </w:p>
    <w:p w14:paraId="1687F1E1" w14:textId="1A05045E" w:rsidR="00183327" w:rsidRPr="00720AE2" w:rsidRDefault="00695B2D" w:rsidP="00183327">
      <w:pPr>
        <w:rPr>
          <w:lang w:val="fr-FR"/>
        </w:rPr>
      </w:pPr>
      <w:r>
        <w:rPr>
          <w:lang w:val="fr-FR"/>
        </w:rPr>
        <w:t xml:space="preserve">All </w:t>
      </w:r>
      <w:proofErr w:type="spellStart"/>
      <w:r>
        <w:rPr>
          <w:lang w:val="fr-FR"/>
        </w:rPr>
        <w:t>other</w:t>
      </w:r>
      <w:proofErr w:type="spellEnd"/>
      <w:r>
        <w:rPr>
          <w:lang w:val="fr-FR"/>
        </w:rPr>
        <w:t xml:space="preserve"> countries</w:t>
      </w:r>
      <w:r>
        <w:rPr>
          <w:lang w:val="fr-FR"/>
        </w:rPr>
        <w:tab/>
      </w:r>
      <w:r>
        <w:rPr>
          <w:lang w:val="fr-FR"/>
        </w:rPr>
        <w:tab/>
        <w:t>1.</w:t>
      </w:r>
      <w:r w:rsidR="00183327">
        <w:rPr>
          <w:lang w:val="fr-FR"/>
        </w:rPr>
        <w:t>8%</w:t>
      </w:r>
    </w:p>
    <w:p w14:paraId="785703C0" w14:textId="77777777" w:rsidR="00183327" w:rsidRPr="00720AE2" w:rsidRDefault="00183327" w:rsidP="00183327">
      <w:pPr>
        <w:rPr>
          <w:lang w:val="fr-FR"/>
        </w:rPr>
      </w:pPr>
      <w:r w:rsidRPr="00720AE2">
        <w:rPr>
          <w:lang w:val="fr-FR"/>
        </w:rPr>
        <w:t>Source: www.uis.unesco.org</w:t>
      </w:r>
    </w:p>
    <w:p w14:paraId="3D37D3BD" w14:textId="77777777" w:rsidR="00183327" w:rsidRDefault="00183327" w:rsidP="00442521">
      <w:pPr>
        <w:rPr>
          <w:b/>
        </w:rPr>
      </w:pPr>
    </w:p>
    <w:p w14:paraId="1D914CCD" w14:textId="1E0D47C6" w:rsidR="00B25D9A" w:rsidRDefault="001A753B" w:rsidP="00442521">
      <w:pPr>
        <w:rPr>
          <w:rStyle w:val="hps"/>
          <w:rFonts w:eastAsiaTheme="minorHAnsi"/>
        </w:rPr>
      </w:pPr>
      <w:r>
        <w:rPr>
          <w:b/>
        </w:rPr>
        <w:t xml:space="preserve">Text </w:t>
      </w:r>
      <w:r w:rsidR="00442521" w:rsidRPr="00CF7B66">
        <w:rPr>
          <w:b/>
        </w:rPr>
        <w:t xml:space="preserve">Task </w:t>
      </w:r>
      <w:r w:rsidR="00442521">
        <w:rPr>
          <w:b/>
        </w:rPr>
        <w:t>2 Map</w:t>
      </w:r>
    </w:p>
    <w:p w14:paraId="75DD1268" w14:textId="77777777" w:rsidR="00442521" w:rsidRDefault="00442521" w:rsidP="00442521">
      <w:pPr>
        <w:rPr>
          <w:rStyle w:val="hps"/>
          <w:rFonts w:eastAsiaTheme="minorHAnsi"/>
        </w:rPr>
      </w:pPr>
      <w:r w:rsidRPr="007569BC">
        <w:rPr>
          <w:rStyle w:val="hps"/>
          <w:rFonts w:eastAsiaTheme="minorHAnsi"/>
        </w:rPr>
        <w:t xml:space="preserve">Cultural Center Dr. </w:t>
      </w:r>
      <w:proofErr w:type="spellStart"/>
      <w:r w:rsidRPr="007569BC">
        <w:rPr>
          <w:rStyle w:val="hps"/>
          <w:rFonts w:eastAsiaTheme="minorHAnsi"/>
        </w:rPr>
        <w:t>Além</w:t>
      </w:r>
      <w:proofErr w:type="spellEnd"/>
    </w:p>
    <w:p w14:paraId="3D18186B" w14:textId="77777777" w:rsidR="00442521" w:rsidRDefault="00442521" w:rsidP="00442521">
      <w:pPr>
        <w:rPr>
          <w:rStyle w:val="hps"/>
          <w:rFonts w:eastAsiaTheme="minorHAnsi"/>
        </w:rPr>
      </w:pPr>
      <w:proofErr w:type="spellStart"/>
      <w:r>
        <w:rPr>
          <w:rStyle w:val="hps"/>
          <w:rFonts w:eastAsiaTheme="minorHAnsi"/>
        </w:rPr>
        <w:t>Sapucai</w:t>
      </w:r>
      <w:proofErr w:type="spellEnd"/>
      <w:r>
        <w:rPr>
          <w:rStyle w:val="hps"/>
          <w:rFonts w:eastAsiaTheme="minorHAnsi"/>
        </w:rPr>
        <w:t xml:space="preserve"> River</w:t>
      </w:r>
    </w:p>
    <w:p w14:paraId="606D856E" w14:textId="77777777" w:rsidR="00442521" w:rsidRPr="003E4561" w:rsidRDefault="00442521" w:rsidP="00442521">
      <w:pPr>
        <w:rPr>
          <w:rFonts w:cs="Times New Roman"/>
          <w:lang w:val="fr-FR"/>
        </w:rPr>
      </w:pPr>
      <w:r>
        <w:rPr>
          <w:rStyle w:val="hps"/>
          <w:rFonts w:eastAsiaTheme="minorHAnsi"/>
        </w:rPr>
        <w:t xml:space="preserve">Frei </w:t>
      </w:r>
      <w:proofErr w:type="spellStart"/>
      <w:r>
        <w:rPr>
          <w:rStyle w:val="hps"/>
          <w:rFonts w:eastAsiaTheme="minorHAnsi"/>
        </w:rPr>
        <w:t>Orestes</w:t>
      </w:r>
      <w:proofErr w:type="spellEnd"/>
      <w:r>
        <w:rPr>
          <w:rStyle w:val="hps"/>
          <w:rFonts w:eastAsiaTheme="minorHAnsi"/>
        </w:rPr>
        <w:t xml:space="preserve"> </w:t>
      </w:r>
      <w:proofErr w:type="spellStart"/>
      <w:r>
        <w:rPr>
          <w:rStyle w:val="hps"/>
          <w:rFonts w:eastAsiaTheme="minorHAnsi"/>
        </w:rPr>
        <w:t>Girardi</w:t>
      </w:r>
      <w:proofErr w:type="spellEnd"/>
      <w:r>
        <w:rPr>
          <w:rStyle w:val="hps"/>
          <w:rFonts w:eastAsiaTheme="minorHAnsi"/>
        </w:rPr>
        <w:t xml:space="preserve"> Ave. </w:t>
      </w:r>
      <w:r>
        <w:rPr>
          <w:rStyle w:val="hps"/>
          <w:rFonts w:eastAsiaTheme="minorHAnsi"/>
        </w:rPr>
        <w:br/>
      </w:r>
      <w:r>
        <w:t>383</w:t>
      </w:r>
    </w:p>
    <w:p w14:paraId="64A4AE84" w14:textId="452D59F4" w:rsidR="00442521" w:rsidRPr="003E4561" w:rsidRDefault="00FA1DCF" w:rsidP="00442521">
      <w:pPr>
        <w:rPr>
          <w:rFonts w:cs="Times New Roman"/>
          <w:lang w:val="fr-FR"/>
        </w:rPr>
      </w:pPr>
      <w:r>
        <w:rPr>
          <w:rStyle w:val="hps"/>
          <w:rFonts w:eastAsiaTheme="minorHAnsi"/>
        </w:rPr>
        <w:t xml:space="preserve">Dr. </w:t>
      </w:r>
      <w:proofErr w:type="spellStart"/>
      <w:r>
        <w:rPr>
          <w:rStyle w:val="hps"/>
          <w:rFonts w:eastAsiaTheme="minorHAnsi"/>
        </w:rPr>
        <w:t>Januario</w:t>
      </w:r>
      <w:proofErr w:type="spellEnd"/>
      <w:r>
        <w:rPr>
          <w:rStyle w:val="hps"/>
          <w:rFonts w:eastAsiaTheme="minorHAnsi"/>
        </w:rPr>
        <w:t xml:space="preserve"> </w:t>
      </w:r>
      <w:proofErr w:type="spellStart"/>
      <w:r>
        <w:rPr>
          <w:rStyle w:val="hps"/>
          <w:rFonts w:eastAsiaTheme="minorHAnsi"/>
        </w:rPr>
        <w:t>Miraglia</w:t>
      </w:r>
      <w:proofErr w:type="spellEnd"/>
      <w:r>
        <w:rPr>
          <w:rStyle w:val="hps"/>
          <w:rFonts w:eastAsiaTheme="minorHAnsi"/>
        </w:rPr>
        <w:t xml:space="preserve"> Ave.</w:t>
      </w:r>
      <w:r w:rsidR="00442521">
        <w:rPr>
          <w:rStyle w:val="hps"/>
          <w:rFonts w:eastAsiaTheme="minorHAnsi"/>
        </w:rPr>
        <w:br/>
      </w:r>
      <w:r w:rsidR="00442521">
        <w:t>383</w:t>
      </w:r>
    </w:p>
    <w:p w14:paraId="1CC7EAD4" w14:textId="77777777" w:rsidR="00442521" w:rsidRDefault="00442521" w:rsidP="00442521">
      <w:pPr>
        <w:rPr>
          <w:rStyle w:val="hps"/>
          <w:rFonts w:eastAsiaTheme="minorHAnsi"/>
        </w:rPr>
      </w:pPr>
      <w:r>
        <w:rPr>
          <w:rStyle w:val="hps"/>
          <w:rFonts w:eastAsiaTheme="minorHAnsi"/>
        </w:rPr>
        <w:t>Dr. Reid St.</w:t>
      </w:r>
    </w:p>
    <w:p w14:paraId="3C887792" w14:textId="2B70F96E" w:rsidR="00442521" w:rsidRDefault="00442521" w:rsidP="00442521">
      <w:pPr>
        <w:rPr>
          <w:rStyle w:val="hps"/>
          <w:rFonts w:eastAsiaTheme="minorHAnsi"/>
        </w:rPr>
      </w:pPr>
      <w:proofErr w:type="spellStart"/>
      <w:r>
        <w:rPr>
          <w:rStyle w:val="hps"/>
          <w:rFonts w:eastAsiaTheme="minorHAnsi"/>
        </w:rPr>
        <w:t>Fco</w:t>
      </w:r>
      <w:proofErr w:type="spellEnd"/>
      <w:r>
        <w:rPr>
          <w:rStyle w:val="hps"/>
          <w:rFonts w:eastAsiaTheme="minorHAnsi"/>
        </w:rPr>
        <w:t xml:space="preserve"> </w:t>
      </w:r>
      <w:proofErr w:type="spellStart"/>
      <w:r>
        <w:rPr>
          <w:rStyle w:val="hps"/>
          <w:rFonts w:eastAsiaTheme="minorHAnsi"/>
        </w:rPr>
        <w:t>Romeiro</w:t>
      </w:r>
      <w:proofErr w:type="spellEnd"/>
      <w:r w:rsidR="00C25BED">
        <w:rPr>
          <w:rStyle w:val="hps"/>
          <w:rFonts w:eastAsiaTheme="minorHAnsi"/>
        </w:rPr>
        <w:t xml:space="preserve"> St.</w:t>
      </w:r>
    </w:p>
    <w:p w14:paraId="5A5FEA7D" w14:textId="77777777" w:rsidR="00442521" w:rsidRDefault="00442521" w:rsidP="00442521">
      <w:pPr>
        <w:rPr>
          <w:rStyle w:val="hps"/>
          <w:rFonts w:eastAsiaTheme="minorHAnsi"/>
        </w:rPr>
      </w:pPr>
      <w:proofErr w:type="spellStart"/>
      <w:r>
        <w:rPr>
          <w:rStyle w:val="hps"/>
          <w:rFonts w:eastAsiaTheme="minorHAnsi"/>
        </w:rPr>
        <w:t>Osvaldo</w:t>
      </w:r>
      <w:proofErr w:type="spellEnd"/>
      <w:r>
        <w:rPr>
          <w:rStyle w:val="hps"/>
          <w:rFonts w:eastAsiaTheme="minorHAnsi"/>
        </w:rPr>
        <w:t xml:space="preserve"> Cruz St.</w:t>
      </w:r>
    </w:p>
    <w:p w14:paraId="2CB39E12" w14:textId="77777777" w:rsidR="00442521" w:rsidRDefault="00442521" w:rsidP="00442521">
      <w:pPr>
        <w:rPr>
          <w:rStyle w:val="hps"/>
          <w:rFonts w:eastAsiaTheme="minorHAnsi"/>
        </w:rPr>
      </w:pPr>
      <w:proofErr w:type="spellStart"/>
      <w:r>
        <w:rPr>
          <w:rStyle w:val="hps"/>
          <w:rFonts w:eastAsiaTheme="minorHAnsi"/>
        </w:rPr>
        <w:t>Brg</w:t>
      </w:r>
      <w:proofErr w:type="spellEnd"/>
      <w:r>
        <w:rPr>
          <w:rStyle w:val="hps"/>
          <w:rFonts w:eastAsiaTheme="minorHAnsi"/>
        </w:rPr>
        <w:t>. Jord</w:t>
      </w:r>
      <w:r w:rsidRPr="00CB1CA9">
        <w:rPr>
          <w:rFonts w:eastAsia="Times New Roman" w:cs="Times New Roman"/>
          <w:szCs w:val="20"/>
          <w:lang w:val="en"/>
        </w:rPr>
        <w:t>ã</w:t>
      </w:r>
      <w:r>
        <w:rPr>
          <w:rStyle w:val="hps"/>
          <w:rFonts w:eastAsiaTheme="minorHAnsi"/>
        </w:rPr>
        <w:t>o St.</w:t>
      </w:r>
    </w:p>
    <w:p w14:paraId="01C3D828" w14:textId="77777777" w:rsidR="00442521" w:rsidRDefault="00442521" w:rsidP="00442521">
      <w:r>
        <w:t>Duque de Caxias St.</w:t>
      </w:r>
    </w:p>
    <w:p w14:paraId="5148322C" w14:textId="77777777" w:rsidR="00442521" w:rsidRDefault="00442521" w:rsidP="00485E12">
      <w:pPr>
        <w:rPr>
          <w:b/>
        </w:rPr>
      </w:pPr>
    </w:p>
    <w:p w14:paraId="705A53F9" w14:textId="77777777" w:rsidR="005C19EE" w:rsidRDefault="005C19EE" w:rsidP="00F81C86">
      <w:pPr>
        <w:widowControl w:val="0"/>
        <w:autoSpaceDE w:val="0"/>
        <w:autoSpaceDN w:val="0"/>
        <w:adjustRightInd w:val="0"/>
        <w:spacing w:after="0" w:line="240" w:lineRule="auto"/>
        <w:ind w:right="-766"/>
        <w:rPr>
          <w:rFonts w:ascii="Calibri" w:hAnsi="Calibri" w:cs="Calibri"/>
          <w:sz w:val="24"/>
          <w:szCs w:val="24"/>
          <w:lang w:val="fr-FR"/>
        </w:rPr>
      </w:pPr>
    </w:p>
    <w:p w14:paraId="40B14951" w14:textId="77777777" w:rsidR="007C4BE9" w:rsidRDefault="007C4BE9">
      <w:pPr>
        <w:spacing w:after="160"/>
        <w:rPr>
          <w:b/>
        </w:rPr>
      </w:pPr>
      <w:r>
        <w:rPr>
          <w:b/>
        </w:rPr>
        <w:br w:type="page"/>
      </w:r>
    </w:p>
    <w:p w14:paraId="15D4CDF6" w14:textId="4A68C2C2" w:rsidR="00442521" w:rsidRDefault="009127BA" w:rsidP="005C19EE">
      <w:r>
        <w:rPr>
          <w:b/>
        </w:rPr>
        <w:lastRenderedPageBreak/>
        <w:t xml:space="preserve">Text </w:t>
      </w:r>
      <w:r w:rsidR="00F96FFD" w:rsidRPr="00CF7B66">
        <w:rPr>
          <w:b/>
        </w:rPr>
        <w:t xml:space="preserve">Task </w:t>
      </w:r>
      <w:r w:rsidR="00573250">
        <w:rPr>
          <w:b/>
        </w:rPr>
        <w:t xml:space="preserve">2 </w:t>
      </w:r>
      <w:r w:rsidR="00F96FFD">
        <w:rPr>
          <w:b/>
        </w:rPr>
        <w:t>Table</w:t>
      </w:r>
    </w:p>
    <w:p w14:paraId="3423D11E" w14:textId="334FA62F" w:rsidR="005C659C" w:rsidRPr="005C659C" w:rsidRDefault="005C659C" w:rsidP="005C659C">
      <w:pPr>
        <w:rPr>
          <w:rFonts w:eastAsia="Times New Roman" w:cs="Times New Roman"/>
          <w:szCs w:val="20"/>
          <w:lang w:val="en"/>
        </w:rPr>
      </w:pPr>
      <w:r w:rsidRPr="005C659C">
        <w:rPr>
          <w:rFonts w:eastAsia="Times New Roman" w:cs="Times New Roman"/>
          <w:szCs w:val="20"/>
          <w:lang w:val="en"/>
        </w:rPr>
        <w:t xml:space="preserve">SABESP </w:t>
      </w:r>
      <w:r w:rsidR="002B3292">
        <w:rPr>
          <w:rFonts w:eastAsia="Times New Roman" w:cs="Times New Roman"/>
          <w:szCs w:val="20"/>
          <w:lang w:val="en"/>
        </w:rPr>
        <w:t xml:space="preserve">film tour </w:t>
      </w:r>
      <w:r w:rsidRPr="005C659C">
        <w:rPr>
          <w:rFonts w:eastAsia="Times New Roman" w:cs="Times New Roman"/>
          <w:szCs w:val="20"/>
          <w:lang w:val="en"/>
        </w:rPr>
        <w:t>in Campos do Jordão</w:t>
      </w:r>
    </w:p>
    <w:p w14:paraId="5D1A286C" w14:textId="77777777" w:rsidR="005C659C" w:rsidRPr="005C659C" w:rsidRDefault="005C659C" w:rsidP="005C659C">
      <w:pPr>
        <w:rPr>
          <w:rFonts w:eastAsia="Times New Roman" w:cs="Times New Roman"/>
          <w:szCs w:val="20"/>
          <w:lang w:val="en"/>
        </w:rPr>
      </w:pPr>
    </w:p>
    <w:p w14:paraId="4F8D8FF3" w14:textId="64E8DBD8" w:rsidR="005C659C" w:rsidRPr="005C659C" w:rsidRDefault="002B3292" w:rsidP="005C659C">
      <w:pPr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 xml:space="preserve">The </w:t>
      </w:r>
      <w:r w:rsidRPr="005C659C">
        <w:rPr>
          <w:rFonts w:eastAsia="Times New Roman" w:cs="Times New Roman"/>
          <w:szCs w:val="20"/>
          <w:lang w:val="en"/>
        </w:rPr>
        <w:t xml:space="preserve">SABESP </w:t>
      </w:r>
      <w:r>
        <w:rPr>
          <w:rFonts w:eastAsia="Times New Roman" w:cs="Times New Roman"/>
          <w:szCs w:val="20"/>
          <w:lang w:val="en"/>
        </w:rPr>
        <w:t>film tour</w:t>
      </w:r>
      <w:r w:rsidRPr="005C659C">
        <w:rPr>
          <w:rFonts w:eastAsia="Times New Roman" w:cs="Times New Roman"/>
          <w:szCs w:val="20"/>
          <w:lang w:val="en"/>
        </w:rPr>
        <w:t xml:space="preserve"> will be held in Campos do Jordão </w:t>
      </w:r>
      <w:r>
        <w:rPr>
          <w:rFonts w:eastAsia="Times New Roman" w:cs="Times New Roman"/>
          <w:szCs w:val="20"/>
          <w:lang w:val="en"/>
        </w:rPr>
        <w:t>as a part</w:t>
      </w:r>
      <w:r w:rsidR="005C659C" w:rsidRPr="005C659C">
        <w:rPr>
          <w:rFonts w:eastAsia="Times New Roman" w:cs="Times New Roman"/>
          <w:szCs w:val="20"/>
          <w:lang w:val="en"/>
        </w:rPr>
        <w:t xml:space="preserve"> of </w:t>
      </w:r>
      <w:r>
        <w:rPr>
          <w:rFonts w:eastAsia="Times New Roman" w:cs="Times New Roman"/>
          <w:szCs w:val="20"/>
          <w:lang w:val="en"/>
        </w:rPr>
        <w:t xml:space="preserve">the International Film Festival. Ten movies will be screened </w:t>
      </w:r>
      <w:r w:rsidR="005C659C" w:rsidRPr="005C659C">
        <w:rPr>
          <w:rFonts w:eastAsia="Times New Roman" w:cs="Times New Roman"/>
          <w:szCs w:val="20"/>
          <w:lang w:val="en"/>
        </w:rPr>
        <w:t>in the Cultural Center Dr. Além (1582 Dr. Januario Miraglia Avenue).</w:t>
      </w:r>
    </w:p>
    <w:p w14:paraId="04D83985" w14:textId="77777777" w:rsidR="005C659C" w:rsidRPr="005C659C" w:rsidRDefault="005C659C" w:rsidP="005C659C">
      <w:pPr>
        <w:rPr>
          <w:rFonts w:eastAsia="Times New Roman" w:cs="Times New Roman"/>
          <w:szCs w:val="20"/>
          <w:lang w:val="en"/>
        </w:rPr>
      </w:pPr>
    </w:p>
    <w:p w14:paraId="7623476E" w14:textId="5446E44E" w:rsidR="005C659C" w:rsidRPr="005C659C" w:rsidRDefault="005C659C" w:rsidP="005C659C">
      <w:pPr>
        <w:rPr>
          <w:rFonts w:eastAsia="Times New Roman" w:cs="Times New Roman"/>
          <w:szCs w:val="20"/>
          <w:lang w:val="en"/>
        </w:rPr>
      </w:pPr>
      <w:r w:rsidRPr="005C659C">
        <w:rPr>
          <w:rFonts w:eastAsia="Times New Roman" w:cs="Times New Roman"/>
          <w:szCs w:val="20"/>
          <w:lang w:val="en"/>
        </w:rPr>
        <w:t xml:space="preserve">SABESP is </w:t>
      </w:r>
      <w:r w:rsidR="002B3292">
        <w:rPr>
          <w:rFonts w:eastAsia="Times New Roman" w:cs="Times New Roman"/>
          <w:szCs w:val="20"/>
          <w:lang w:val="en"/>
        </w:rPr>
        <w:t>a</w:t>
      </w:r>
      <w:r w:rsidRPr="005C659C">
        <w:rPr>
          <w:rFonts w:eastAsia="Times New Roman" w:cs="Times New Roman"/>
          <w:szCs w:val="20"/>
          <w:lang w:val="en"/>
        </w:rPr>
        <w:t xml:space="preserve"> </w:t>
      </w:r>
      <w:r w:rsidR="002B3292">
        <w:rPr>
          <w:rFonts w:eastAsia="Times New Roman" w:cs="Times New Roman"/>
          <w:szCs w:val="20"/>
          <w:lang w:val="en"/>
        </w:rPr>
        <w:t xml:space="preserve">sponsor for the film industry </w:t>
      </w:r>
      <w:r w:rsidRPr="005C659C">
        <w:rPr>
          <w:rFonts w:eastAsia="Times New Roman" w:cs="Times New Roman"/>
          <w:szCs w:val="20"/>
          <w:lang w:val="en"/>
        </w:rPr>
        <w:t>in São Paulo</w:t>
      </w:r>
      <w:r w:rsidR="002B3292">
        <w:rPr>
          <w:rFonts w:eastAsia="Times New Roman" w:cs="Times New Roman"/>
          <w:szCs w:val="20"/>
          <w:lang w:val="en"/>
        </w:rPr>
        <w:t>.</w:t>
      </w:r>
      <w:r w:rsidRPr="005C659C">
        <w:rPr>
          <w:rFonts w:eastAsia="Times New Roman" w:cs="Times New Roman"/>
          <w:szCs w:val="20"/>
          <w:lang w:val="en"/>
        </w:rPr>
        <w:t xml:space="preserve"> </w:t>
      </w:r>
      <w:r w:rsidR="002B3292">
        <w:rPr>
          <w:rFonts w:eastAsia="Times New Roman" w:cs="Times New Roman"/>
          <w:szCs w:val="20"/>
          <w:lang w:val="en"/>
        </w:rPr>
        <w:t>It</w:t>
      </w:r>
      <w:r w:rsidRPr="005C659C">
        <w:rPr>
          <w:rFonts w:eastAsia="Times New Roman" w:cs="Times New Roman"/>
          <w:szCs w:val="20"/>
          <w:lang w:val="en"/>
        </w:rPr>
        <w:t xml:space="preserve"> </w:t>
      </w:r>
      <w:r w:rsidR="002B3292">
        <w:rPr>
          <w:rFonts w:eastAsia="Times New Roman" w:cs="Times New Roman"/>
          <w:szCs w:val="20"/>
          <w:lang w:val="en"/>
        </w:rPr>
        <w:t xml:space="preserve">is </w:t>
      </w:r>
      <w:r w:rsidRPr="005C659C">
        <w:rPr>
          <w:rFonts w:eastAsia="Times New Roman" w:cs="Times New Roman"/>
          <w:szCs w:val="20"/>
          <w:lang w:val="en"/>
        </w:rPr>
        <w:t xml:space="preserve">one of the three biggest </w:t>
      </w:r>
      <w:r w:rsidR="002B3292">
        <w:rPr>
          <w:rFonts w:eastAsia="Times New Roman" w:cs="Times New Roman"/>
          <w:szCs w:val="20"/>
          <w:lang w:val="en"/>
        </w:rPr>
        <w:t>sponsors</w:t>
      </w:r>
      <w:r w:rsidRPr="005C659C">
        <w:rPr>
          <w:rFonts w:eastAsia="Times New Roman" w:cs="Times New Roman"/>
          <w:szCs w:val="20"/>
          <w:lang w:val="en"/>
        </w:rPr>
        <w:t xml:space="preserve"> of the sector in the country and supported over 150 films through the Film Development Program. The </w:t>
      </w:r>
      <w:r w:rsidR="002B3292">
        <w:rPr>
          <w:rFonts w:eastAsia="Times New Roman" w:cs="Times New Roman"/>
          <w:szCs w:val="20"/>
          <w:lang w:val="en"/>
        </w:rPr>
        <w:t>tour</w:t>
      </w:r>
      <w:r w:rsidRPr="005C659C">
        <w:rPr>
          <w:rFonts w:eastAsia="Times New Roman" w:cs="Times New Roman"/>
          <w:szCs w:val="20"/>
          <w:lang w:val="en"/>
        </w:rPr>
        <w:t xml:space="preserve"> will be held on 3, 4, 10 and November 11, with free admission.</w:t>
      </w:r>
    </w:p>
    <w:p w14:paraId="427835EE" w14:textId="77777777" w:rsidR="005C659C" w:rsidRPr="005C659C" w:rsidRDefault="005C659C" w:rsidP="005C659C">
      <w:pPr>
        <w:rPr>
          <w:rFonts w:eastAsia="Times New Roman" w:cs="Times New Roman"/>
          <w:szCs w:val="20"/>
          <w:lang w:val="en"/>
        </w:rPr>
      </w:pPr>
    </w:p>
    <w:p w14:paraId="29E42BDF" w14:textId="04382490" w:rsidR="005C659C" w:rsidRPr="005C659C" w:rsidRDefault="005C659C" w:rsidP="005C659C">
      <w:pPr>
        <w:rPr>
          <w:rFonts w:eastAsia="Times New Roman" w:cs="Times New Roman"/>
          <w:szCs w:val="20"/>
          <w:lang w:val="en"/>
        </w:rPr>
      </w:pPr>
      <w:r w:rsidRPr="005C659C">
        <w:rPr>
          <w:rFonts w:eastAsia="Times New Roman" w:cs="Times New Roman"/>
          <w:szCs w:val="20"/>
          <w:lang w:val="en"/>
        </w:rPr>
        <w:t>SAB</w:t>
      </w:r>
      <w:r w:rsidR="001146D2">
        <w:rPr>
          <w:rFonts w:eastAsia="Times New Roman" w:cs="Times New Roman"/>
          <w:szCs w:val="20"/>
          <w:lang w:val="en"/>
        </w:rPr>
        <w:t xml:space="preserve">ESP </w:t>
      </w:r>
      <w:r w:rsidR="002B3292">
        <w:rPr>
          <w:rFonts w:eastAsia="Times New Roman" w:cs="Times New Roman"/>
          <w:szCs w:val="20"/>
          <w:lang w:val="en"/>
        </w:rPr>
        <w:t xml:space="preserve">film tour, </w:t>
      </w:r>
      <w:r w:rsidR="001146D2">
        <w:rPr>
          <w:rFonts w:eastAsia="Times New Roman" w:cs="Times New Roman"/>
          <w:szCs w:val="20"/>
          <w:lang w:val="en"/>
        </w:rPr>
        <w:t>Campos do Jordão</w:t>
      </w:r>
    </w:p>
    <w:p w14:paraId="42331F52" w14:textId="1201128D" w:rsidR="005C659C" w:rsidRPr="005C659C" w:rsidRDefault="005C659C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 w:rsidRPr="005C659C">
        <w:rPr>
          <w:rFonts w:eastAsia="Times New Roman" w:cs="Times New Roman"/>
          <w:szCs w:val="20"/>
          <w:lang w:val="en"/>
        </w:rPr>
        <w:t>Day</w:t>
      </w:r>
      <w:r w:rsidRPr="005C659C">
        <w:rPr>
          <w:rFonts w:eastAsia="Times New Roman" w:cs="Times New Roman"/>
          <w:szCs w:val="20"/>
          <w:lang w:val="en"/>
        </w:rPr>
        <w:tab/>
      </w:r>
      <w:r w:rsidR="002B3292">
        <w:rPr>
          <w:rFonts w:eastAsia="Times New Roman" w:cs="Times New Roman"/>
          <w:szCs w:val="20"/>
          <w:lang w:val="en"/>
        </w:rPr>
        <w:t>Time</w:t>
      </w:r>
      <w:r w:rsidRPr="005C659C">
        <w:rPr>
          <w:rFonts w:eastAsia="Times New Roman" w:cs="Times New Roman"/>
          <w:szCs w:val="20"/>
          <w:lang w:val="en"/>
        </w:rPr>
        <w:tab/>
        <w:t>Title</w:t>
      </w:r>
      <w:r>
        <w:rPr>
          <w:rFonts w:eastAsia="Times New Roman" w:cs="Times New Roman"/>
          <w:szCs w:val="20"/>
          <w:lang w:val="en"/>
        </w:rPr>
        <w:tab/>
      </w:r>
      <w:r w:rsidR="001F6AB7">
        <w:rPr>
          <w:rFonts w:eastAsia="Times New Roman" w:cs="Times New Roman"/>
          <w:szCs w:val="20"/>
          <w:lang w:val="en"/>
        </w:rPr>
        <w:t>Director</w:t>
      </w:r>
      <w:r w:rsidR="001F6AB7">
        <w:rPr>
          <w:rFonts w:eastAsia="Times New Roman" w:cs="Times New Roman"/>
          <w:szCs w:val="20"/>
          <w:lang w:val="en"/>
        </w:rPr>
        <w:tab/>
      </w:r>
      <w:r w:rsidRPr="005C659C">
        <w:rPr>
          <w:rFonts w:eastAsia="Times New Roman" w:cs="Times New Roman"/>
          <w:szCs w:val="20"/>
          <w:lang w:val="en"/>
        </w:rPr>
        <w:t>Rating</w:t>
      </w:r>
      <w:r w:rsidRPr="005C659C">
        <w:rPr>
          <w:rFonts w:eastAsia="Times New Roman" w:cs="Times New Roman"/>
          <w:szCs w:val="20"/>
          <w:lang w:val="en"/>
        </w:rPr>
        <w:tab/>
      </w:r>
      <w:r w:rsidRPr="005C659C">
        <w:rPr>
          <w:rFonts w:eastAsia="Times New Roman" w:cs="Times New Roman"/>
          <w:szCs w:val="20"/>
          <w:lang w:val="en"/>
        </w:rPr>
        <w:tab/>
        <w:t>Duration</w:t>
      </w:r>
    </w:p>
    <w:p w14:paraId="3E4569C7" w14:textId="4EC5165F" w:rsidR="005C659C" w:rsidRPr="005C659C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>03/11</w:t>
      </w:r>
      <w:r>
        <w:rPr>
          <w:rFonts w:eastAsia="Times New Roman" w:cs="Times New Roman"/>
          <w:szCs w:val="20"/>
          <w:lang w:val="en"/>
        </w:rPr>
        <w:tab/>
        <w:t>18h</w:t>
      </w:r>
      <w:r>
        <w:rPr>
          <w:rFonts w:eastAsia="Times New Roman" w:cs="Times New Roman"/>
          <w:szCs w:val="20"/>
          <w:lang w:val="en"/>
        </w:rPr>
        <w:tab/>
        <w:t>CLOUDS OF SILS MARIA</w:t>
      </w:r>
      <w:r>
        <w:rPr>
          <w:rFonts w:eastAsia="Times New Roman" w:cs="Times New Roman"/>
          <w:szCs w:val="20"/>
          <w:lang w:val="en"/>
        </w:rPr>
        <w:tab/>
        <w:t>Olivier Assayas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>14 years</w:t>
      </w:r>
      <w:r w:rsidR="005C659C" w:rsidRPr="005C659C">
        <w:rPr>
          <w:rFonts w:eastAsia="Times New Roman" w:cs="Times New Roman"/>
          <w:szCs w:val="20"/>
          <w:lang w:val="en"/>
        </w:rPr>
        <w:tab/>
        <w:t>123min</w:t>
      </w:r>
    </w:p>
    <w:p w14:paraId="45C35DB1" w14:textId="3FD513FA" w:rsidR="005C659C" w:rsidRPr="005C659C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>03/11</w:t>
      </w:r>
      <w:r>
        <w:rPr>
          <w:rFonts w:eastAsia="Times New Roman" w:cs="Times New Roman"/>
          <w:szCs w:val="20"/>
          <w:lang w:val="en"/>
        </w:rPr>
        <w:tab/>
        <w:t>20h30</w:t>
      </w:r>
      <w:r>
        <w:rPr>
          <w:rFonts w:eastAsia="Times New Roman" w:cs="Times New Roman"/>
          <w:szCs w:val="20"/>
          <w:lang w:val="en"/>
        </w:rPr>
        <w:tab/>
        <w:t>LITTLE QUINQUIN</w:t>
      </w:r>
      <w:r>
        <w:rPr>
          <w:rFonts w:eastAsia="Times New Roman" w:cs="Times New Roman"/>
          <w:szCs w:val="20"/>
          <w:lang w:val="en"/>
        </w:rPr>
        <w:tab/>
        <w:t>Bruno Dumont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>14 years</w:t>
      </w:r>
      <w:r w:rsidR="005C659C" w:rsidRPr="005C659C">
        <w:rPr>
          <w:rFonts w:eastAsia="Times New Roman" w:cs="Times New Roman"/>
          <w:szCs w:val="20"/>
          <w:lang w:val="en"/>
        </w:rPr>
        <w:tab/>
        <w:t>200min</w:t>
      </w:r>
    </w:p>
    <w:p w14:paraId="364B34A3" w14:textId="0D2A70E2" w:rsidR="005C659C" w:rsidRPr="005C659C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>04/11</w:t>
      </w:r>
      <w:r>
        <w:rPr>
          <w:rFonts w:eastAsia="Times New Roman" w:cs="Times New Roman"/>
          <w:szCs w:val="20"/>
          <w:lang w:val="en"/>
        </w:rPr>
        <w:tab/>
        <w:t>18h</w:t>
      </w:r>
      <w:r>
        <w:rPr>
          <w:rFonts w:eastAsia="Times New Roman" w:cs="Times New Roman"/>
          <w:szCs w:val="20"/>
          <w:lang w:val="en"/>
        </w:rPr>
        <w:tab/>
        <w:t>TSILI</w:t>
      </w:r>
      <w:r>
        <w:rPr>
          <w:rFonts w:eastAsia="Times New Roman" w:cs="Times New Roman"/>
          <w:szCs w:val="20"/>
          <w:lang w:val="en"/>
        </w:rPr>
        <w:tab/>
        <w:t>Amos Gitai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>14 years</w:t>
      </w:r>
      <w:r w:rsidR="005C659C" w:rsidRPr="005C659C">
        <w:rPr>
          <w:rFonts w:eastAsia="Times New Roman" w:cs="Times New Roman"/>
          <w:szCs w:val="20"/>
          <w:lang w:val="en"/>
        </w:rPr>
        <w:tab/>
        <w:t>85min</w:t>
      </w:r>
    </w:p>
    <w:p w14:paraId="730C4453" w14:textId="1F509F8B" w:rsidR="005C659C" w:rsidRPr="005C659C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>04/11</w:t>
      </w:r>
      <w:r>
        <w:rPr>
          <w:rFonts w:eastAsia="Times New Roman" w:cs="Times New Roman"/>
          <w:szCs w:val="20"/>
          <w:lang w:val="en"/>
        </w:rPr>
        <w:tab/>
        <w:t>20h</w:t>
      </w:r>
      <w:r>
        <w:rPr>
          <w:rFonts w:eastAsia="Times New Roman" w:cs="Times New Roman"/>
          <w:szCs w:val="20"/>
          <w:lang w:val="en"/>
        </w:rPr>
        <w:tab/>
        <w:t>TURIST</w:t>
      </w:r>
      <w:r>
        <w:rPr>
          <w:rFonts w:eastAsia="Times New Roman" w:cs="Times New Roman"/>
          <w:szCs w:val="20"/>
          <w:lang w:val="en"/>
        </w:rPr>
        <w:tab/>
        <w:t>Ruben Ostlund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>16 years</w:t>
      </w:r>
      <w:r w:rsidR="005C659C" w:rsidRPr="005C659C">
        <w:rPr>
          <w:rFonts w:eastAsia="Times New Roman" w:cs="Times New Roman"/>
          <w:szCs w:val="20"/>
          <w:lang w:val="en"/>
        </w:rPr>
        <w:tab/>
        <w:t>118min</w:t>
      </w:r>
    </w:p>
    <w:p w14:paraId="55CB2B77" w14:textId="305B9EA0" w:rsidR="005C659C" w:rsidRPr="005C659C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>04/11</w:t>
      </w:r>
      <w:r>
        <w:rPr>
          <w:rFonts w:eastAsia="Times New Roman" w:cs="Times New Roman"/>
          <w:szCs w:val="20"/>
          <w:lang w:val="en"/>
        </w:rPr>
        <w:tab/>
        <w:t>22h</w:t>
      </w:r>
      <w:r>
        <w:rPr>
          <w:rFonts w:eastAsia="Times New Roman" w:cs="Times New Roman"/>
          <w:szCs w:val="20"/>
          <w:lang w:val="en"/>
        </w:rPr>
        <w:tab/>
        <w:t>STILL THE WATER</w:t>
      </w:r>
      <w:r>
        <w:rPr>
          <w:rFonts w:eastAsia="Times New Roman" w:cs="Times New Roman"/>
          <w:szCs w:val="20"/>
          <w:lang w:val="en"/>
        </w:rPr>
        <w:tab/>
        <w:t>Naomi Kawase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>16 years</w:t>
      </w:r>
      <w:r w:rsidR="005C659C" w:rsidRPr="005C659C">
        <w:rPr>
          <w:rFonts w:eastAsia="Times New Roman" w:cs="Times New Roman"/>
          <w:szCs w:val="20"/>
          <w:lang w:val="en"/>
        </w:rPr>
        <w:tab/>
        <w:t>121min</w:t>
      </w:r>
    </w:p>
    <w:p w14:paraId="73367CED" w14:textId="6B881543" w:rsidR="005C659C" w:rsidRPr="005C659C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>10/11</w:t>
      </w:r>
      <w:r>
        <w:rPr>
          <w:rFonts w:eastAsia="Times New Roman" w:cs="Times New Roman"/>
          <w:szCs w:val="20"/>
          <w:lang w:val="en"/>
        </w:rPr>
        <w:tab/>
        <w:t>18h</w:t>
      </w:r>
      <w:r>
        <w:rPr>
          <w:rFonts w:eastAsia="Times New Roman" w:cs="Times New Roman"/>
          <w:szCs w:val="20"/>
          <w:lang w:val="en"/>
        </w:rPr>
        <w:tab/>
        <w:t>WORDS WITH GODS</w:t>
      </w:r>
      <w:r>
        <w:rPr>
          <w:rFonts w:eastAsia="Times New Roman" w:cs="Times New Roman"/>
          <w:szCs w:val="20"/>
          <w:lang w:val="en"/>
        </w:rPr>
        <w:tab/>
        <w:t>Several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>14 years</w:t>
      </w:r>
      <w:r w:rsidR="005C659C" w:rsidRPr="005C659C">
        <w:rPr>
          <w:rFonts w:eastAsia="Times New Roman" w:cs="Times New Roman"/>
          <w:szCs w:val="20"/>
          <w:lang w:val="en"/>
        </w:rPr>
        <w:tab/>
        <w:t>135min</w:t>
      </w:r>
    </w:p>
    <w:p w14:paraId="5E4E1DA3" w14:textId="6E670477" w:rsidR="005C659C" w:rsidRPr="005C659C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>10/11</w:t>
      </w:r>
      <w:r>
        <w:rPr>
          <w:rFonts w:eastAsia="Times New Roman" w:cs="Times New Roman"/>
          <w:szCs w:val="20"/>
          <w:lang w:val="en"/>
        </w:rPr>
        <w:tab/>
        <w:t>20h30</w:t>
      </w:r>
      <w:r>
        <w:rPr>
          <w:rFonts w:eastAsia="Times New Roman" w:cs="Times New Roman"/>
          <w:szCs w:val="20"/>
          <w:lang w:val="en"/>
        </w:rPr>
        <w:tab/>
        <w:t>BELOVED SISTERS</w:t>
      </w:r>
      <w:r>
        <w:rPr>
          <w:rFonts w:eastAsia="Times New Roman" w:cs="Times New Roman"/>
          <w:szCs w:val="20"/>
          <w:lang w:val="en"/>
        </w:rPr>
        <w:tab/>
        <w:t>Dominik Graf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>16 years</w:t>
      </w:r>
      <w:r w:rsidR="005C659C" w:rsidRPr="005C659C">
        <w:rPr>
          <w:rFonts w:eastAsia="Times New Roman" w:cs="Times New Roman"/>
          <w:szCs w:val="20"/>
          <w:lang w:val="en"/>
        </w:rPr>
        <w:tab/>
        <w:t>138min</w:t>
      </w:r>
    </w:p>
    <w:p w14:paraId="5D87B0BA" w14:textId="708FE8E4" w:rsidR="005C659C" w:rsidRPr="005C659C" w:rsidRDefault="005C659C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 w:rsidRPr="005C659C">
        <w:rPr>
          <w:rFonts w:eastAsia="Times New Roman" w:cs="Times New Roman"/>
          <w:szCs w:val="20"/>
          <w:lang w:val="en"/>
        </w:rPr>
        <w:t>11/11</w:t>
      </w:r>
      <w:r w:rsidRPr="005C659C">
        <w:rPr>
          <w:rFonts w:eastAsia="Times New Roman" w:cs="Times New Roman"/>
          <w:szCs w:val="20"/>
          <w:lang w:val="en"/>
        </w:rPr>
        <w:tab/>
        <w:t>18h</w:t>
      </w:r>
      <w:r w:rsidRPr="005C659C">
        <w:rPr>
          <w:rFonts w:eastAsia="Times New Roman" w:cs="Times New Roman"/>
          <w:szCs w:val="20"/>
          <w:lang w:val="en"/>
        </w:rPr>
        <w:tab/>
        <w:t>THE C</w:t>
      </w:r>
      <w:r w:rsidR="008426C4">
        <w:rPr>
          <w:rFonts w:eastAsia="Times New Roman" w:cs="Times New Roman"/>
          <w:szCs w:val="20"/>
          <w:lang w:val="en"/>
        </w:rPr>
        <w:t>U</w:t>
      </w:r>
      <w:r w:rsidRPr="005C659C">
        <w:rPr>
          <w:rFonts w:eastAsia="Times New Roman" w:cs="Times New Roman"/>
          <w:szCs w:val="20"/>
          <w:lang w:val="en"/>
        </w:rPr>
        <w:t>CKOO AND THE DONKEY</w:t>
      </w:r>
      <w:r w:rsidRPr="005C659C">
        <w:rPr>
          <w:rFonts w:eastAsia="Times New Roman" w:cs="Times New Roman"/>
          <w:szCs w:val="20"/>
          <w:lang w:val="en"/>
        </w:rPr>
        <w:tab/>
        <w:t>Andreas Arnstedt</w:t>
      </w:r>
      <w:r w:rsidRPr="005C659C">
        <w:rPr>
          <w:rFonts w:eastAsia="Times New Roman" w:cs="Times New Roman"/>
          <w:szCs w:val="20"/>
          <w:lang w:val="en"/>
        </w:rPr>
        <w:tab/>
        <w:t>12 years</w:t>
      </w:r>
      <w:r w:rsidRPr="005C659C">
        <w:rPr>
          <w:rFonts w:eastAsia="Times New Roman" w:cs="Times New Roman"/>
          <w:szCs w:val="20"/>
          <w:lang w:val="en"/>
        </w:rPr>
        <w:tab/>
        <w:t>95min</w:t>
      </w:r>
    </w:p>
    <w:p w14:paraId="7149EDA4" w14:textId="3F0A786C" w:rsidR="005C659C" w:rsidRPr="005C659C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>11/11</w:t>
      </w:r>
      <w:r>
        <w:rPr>
          <w:rFonts w:eastAsia="Times New Roman" w:cs="Times New Roman"/>
          <w:szCs w:val="20"/>
          <w:lang w:val="en"/>
        </w:rPr>
        <w:tab/>
        <w:t>20h</w:t>
      </w:r>
      <w:r>
        <w:rPr>
          <w:rFonts w:eastAsia="Times New Roman" w:cs="Times New Roman"/>
          <w:szCs w:val="20"/>
          <w:lang w:val="en"/>
        </w:rPr>
        <w:tab/>
        <w:t>QUEEN AND COUNTRY</w:t>
      </w:r>
      <w:r>
        <w:rPr>
          <w:rFonts w:eastAsia="Times New Roman" w:cs="Times New Roman"/>
          <w:szCs w:val="20"/>
          <w:lang w:val="en"/>
        </w:rPr>
        <w:tab/>
        <w:t>John Boorman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>14 years</w:t>
      </w:r>
      <w:r w:rsidR="005C659C" w:rsidRPr="005C659C">
        <w:rPr>
          <w:rFonts w:eastAsia="Times New Roman" w:cs="Times New Roman"/>
          <w:szCs w:val="20"/>
          <w:lang w:val="en"/>
        </w:rPr>
        <w:tab/>
        <w:t>115min</w:t>
      </w:r>
    </w:p>
    <w:p w14:paraId="63E11AD6" w14:textId="0FBAA499" w:rsidR="005C659C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  <w:r>
        <w:rPr>
          <w:rFonts w:eastAsia="Times New Roman" w:cs="Times New Roman"/>
          <w:szCs w:val="20"/>
          <w:lang w:val="en"/>
        </w:rPr>
        <w:t>11/11</w:t>
      </w:r>
      <w:r>
        <w:rPr>
          <w:rFonts w:eastAsia="Times New Roman" w:cs="Times New Roman"/>
          <w:szCs w:val="20"/>
          <w:lang w:val="en"/>
        </w:rPr>
        <w:tab/>
        <w:t>22h</w:t>
      </w:r>
      <w:r>
        <w:rPr>
          <w:rFonts w:eastAsia="Times New Roman" w:cs="Times New Roman"/>
          <w:szCs w:val="20"/>
          <w:lang w:val="en"/>
        </w:rPr>
        <w:tab/>
        <w:t>THE TRIBE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 xml:space="preserve">Myroslav </w:t>
      </w:r>
      <w:r w:rsidR="00F47183">
        <w:rPr>
          <w:rFonts w:eastAsia="Times New Roman" w:cs="Times New Roman"/>
          <w:szCs w:val="20"/>
          <w:lang w:val="en"/>
        </w:rPr>
        <w:t>Slaboshpytskiy</w:t>
      </w:r>
      <w:r>
        <w:rPr>
          <w:rFonts w:eastAsia="Times New Roman" w:cs="Times New Roman"/>
          <w:szCs w:val="20"/>
          <w:lang w:val="en"/>
        </w:rPr>
        <w:tab/>
      </w:r>
      <w:r w:rsidR="005C659C" w:rsidRPr="005C659C">
        <w:rPr>
          <w:rFonts w:eastAsia="Times New Roman" w:cs="Times New Roman"/>
          <w:szCs w:val="20"/>
          <w:lang w:val="en"/>
        </w:rPr>
        <w:t>18 years</w:t>
      </w:r>
      <w:r w:rsidR="005C659C" w:rsidRPr="005C659C">
        <w:rPr>
          <w:rFonts w:eastAsia="Times New Roman" w:cs="Times New Roman"/>
          <w:szCs w:val="20"/>
          <w:lang w:val="en"/>
        </w:rPr>
        <w:tab/>
        <w:t>132min</w:t>
      </w:r>
    </w:p>
    <w:p w14:paraId="761D1664" w14:textId="77777777" w:rsidR="008A61B6" w:rsidRPr="005C659C" w:rsidRDefault="008A61B6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eastAsia="Times New Roman" w:cs="Times New Roman"/>
          <w:szCs w:val="20"/>
          <w:lang w:val="en"/>
        </w:rPr>
      </w:pPr>
    </w:p>
    <w:p w14:paraId="03EA6567" w14:textId="424B64CB" w:rsidR="006C47F3" w:rsidDel="00EB01DA" w:rsidRDefault="006C47F3">
      <w:pPr>
        <w:spacing w:after="160"/>
        <w:rPr>
          <w:del w:id="56" w:author="nermal" w:date="2015-08-10T06:17:00Z"/>
          <w:rStyle w:val="hps"/>
          <w:rFonts w:eastAsiaTheme="minorHAnsi"/>
          <w:b/>
          <w:lang w:val="en"/>
        </w:rPr>
      </w:pPr>
      <w:del w:id="57" w:author="nermal" w:date="2015-08-10T06:18:00Z">
        <w:r w:rsidDel="00EB01DA">
          <w:rPr>
            <w:rStyle w:val="hps"/>
            <w:rFonts w:eastAsiaTheme="minorHAnsi"/>
            <w:b/>
            <w:lang w:val="en"/>
          </w:rPr>
          <w:br w:type="page"/>
        </w:r>
      </w:del>
    </w:p>
    <w:p w14:paraId="5BF3EC98" w14:textId="488CADDF" w:rsidR="00FA167B" w:rsidDel="00EB01DA" w:rsidRDefault="00FA167B">
      <w:pPr>
        <w:spacing w:after="160"/>
        <w:rPr>
          <w:del w:id="58" w:author="nermal" w:date="2015-08-10T06:17:00Z"/>
          <w:rStyle w:val="hps"/>
          <w:rFonts w:eastAsiaTheme="minorHAnsi"/>
          <w:b/>
          <w:lang w:val="en"/>
        </w:rPr>
        <w:pPrChange w:id="59" w:author="nermal" w:date="2015-08-10T06:17:00Z">
          <w:pPr/>
        </w:pPrChange>
      </w:pPr>
      <w:del w:id="60" w:author="nermal" w:date="2015-08-10T06:17:00Z">
        <w:r w:rsidRPr="000E5386" w:rsidDel="00EB01DA">
          <w:rPr>
            <w:rStyle w:val="hps"/>
            <w:rFonts w:eastAsiaTheme="minorHAnsi"/>
            <w:b/>
            <w:lang w:val="en"/>
          </w:rPr>
          <w:delText xml:space="preserve">Appendix </w:delText>
        </w:r>
        <w:r w:rsidDel="00EB01DA">
          <w:rPr>
            <w:rStyle w:val="hps"/>
            <w:rFonts w:eastAsiaTheme="minorHAnsi"/>
            <w:b/>
            <w:lang w:val="en"/>
          </w:rPr>
          <w:delText>2</w:delText>
        </w:r>
        <w:r w:rsidR="00EA23E2" w:rsidDel="00EB01DA">
          <w:rPr>
            <w:rStyle w:val="hps"/>
            <w:rFonts w:eastAsiaTheme="minorHAnsi"/>
            <w:b/>
            <w:lang w:val="en"/>
          </w:rPr>
          <w:delText xml:space="preserve"> </w:delText>
        </w:r>
      </w:del>
    </w:p>
    <w:p w14:paraId="7FE52027" w14:textId="05B3AA5E" w:rsidR="00B1680D" w:rsidDel="00EB01DA" w:rsidRDefault="003E4855">
      <w:pPr>
        <w:spacing w:after="160"/>
        <w:rPr>
          <w:del w:id="61" w:author="nermal" w:date="2015-08-10T06:17:00Z"/>
          <w:rStyle w:val="hps"/>
          <w:rFonts w:eastAsiaTheme="minorHAnsi"/>
          <w:b/>
          <w:lang w:val="en"/>
        </w:rPr>
        <w:pPrChange w:id="62" w:author="nermal" w:date="2015-08-10T06:17:00Z">
          <w:pPr/>
        </w:pPrChange>
      </w:pPr>
      <w:commentRangeStart w:id="63"/>
      <w:del w:id="64" w:author="nermal" w:date="2015-08-10T06:17:00Z">
        <w:r w:rsidDel="00EB01DA">
          <w:rPr>
            <w:rStyle w:val="hps"/>
            <w:rFonts w:eastAsiaTheme="minorHAnsi"/>
            <w:b/>
            <w:lang w:val="en"/>
          </w:rPr>
          <w:delText>Movie i</w:delText>
        </w:r>
        <w:r w:rsidR="00EB23E4" w:rsidDel="00EB01DA">
          <w:rPr>
            <w:rStyle w:val="hps"/>
            <w:rFonts w:eastAsiaTheme="minorHAnsi"/>
            <w:b/>
            <w:lang w:val="en"/>
          </w:rPr>
          <w:delText>mage</w:delText>
        </w:r>
        <w:r w:rsidDel="00EB01DA">
          <w:rPr>
            <w:rStyle w:val="hps"/>
            <w:rFonts w:eastAsiaTheme="minorHAnsi"/>
            <w:b/>
            <w:lang w:val="en"/>
          </w:rPr>
          <w:delText>s</w:delText>
        </w:r>
        <w:commentRangeEnd w:id="63"/>
        <w:r w:rsidR="008A61B6" w:rsidDel="00EB01DA">
          <w:rPr>
            <w:rStyle w:val="CommentReference"/>
          </w:rPr>
          <w:commentReference w:id="63"/>
        </w:r>
        <w:r w:rsidR="00EB23E4" w:rsidDel="00EB01DA">
          <w:rPr>
            <w:rStyle w:val="hps"/>
            <w:rFonts w:eastAsiaTheme="minorHAnsi"/>
            <w:b/>
            <w:lang w:val="en"/>
          </w:rPr>
          <w:delText xml:space="preserve"> 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4"/>
        <w:gridCol w:w="2444"/>
        <w:gridCol w:w="2445"/>
        <w:gridCol w:w="2445"/>
      </w:tblGrid>
      <w:tr w:rsidR="00E06066" w:rsidDel="00EB01DA" w14:paraId="250CEBCE" w14:textId="4D876940" w:rsidTr="0079162C">
        <w:trPr>
          <w:del w:id="65" w:author="nermal" w:date="2015-08-10T06:17:00Z"/>
        </w:trPr>
        <w:tc>
          <w:tcPr>
            <w:tcW w:w="2444" w:type="dxa"/>
          </w:tcPr>
          <w:p w14:paraId="24586C48" w14:textId="60376297" w:rsidR="00E06066" w:rsidDel="00EB01DA" w:rsidRDefault="00C329BE">
            <w:pPr>
              <w:spacing w:after="160"/>
              <w:rPr>
                <w:del w:id="66" w:author="nermal" w:date="2015-08-10T06:17:00Z"/>
                <w:rStyle w:val="hps"/>
                <w:rFonts w:eastAsiaTheme="minorHAnsi"/>
                <w:b/>
                <w:lang w:val="en"/>
              </w:rPr>
              <w:pPrChange w:id="67" w:author="nermal" w:date="2015-08-10T06:17:00Z">
                <w:pPr>
                  <w:spacing w:line="259" w:lineRule="auto"/>
                  <w:jc w:val="center"/>
                </w:pPr>
              </w:pPrChange>
            </w:pPr>
            <w:del w:id="68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69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51A11144" wp14:editId="4C55A593">
                    <wp:extent cx="1414145" cy="965200"/>
                    <wp:effectExtent l="0" t="0" r="8255" b="0"/>
                    <wp:docPr id="65" name="Image 65" descr="Macintosh HD:Users:michelbulon:Documents:World Skills São Paulo 2015:WSC2015_TP40_M04:Images:Clapperboard:Clapperboard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3" descr="Macintosh HD:Users:michelbulon:Documents:World Skills São Paulo 2015:WSC2015_TP40_M04:Images:Clapperboard:Clapperboard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14145" cy="965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6F3EC578" w14:textId="4C52506A" w:rsidR="00E06066" w:rsidDel="00EB01DA" w:rsidRDefault="00673137">
            <w:pPr>
              <w:spacing w:after="160"/>
              <w:rPr>
                <w:del w:id="70" w:author="nermal" w:date="2015-08-10T06:17:00Z"/>
                <w:rStyle w:val="hps"/>
                <w:rFonts w:eastAsiaTheme="minorHAnsi"/>
                <w:b/>
                <w:lang w:val="en"/>
              </w:rPr>
              <w:pPrChange w:id="71" w:author="nermal" w:date="2015-08-10T06:17:00Z">
                <w:pPr>
                  <w:spacing w:line="259" w:lineRule="auto"/>
                  <w:jc w:val="center"/>
                </w:pPr>
              </w:pPrChange>
            </w:pPr>
            <w:del w:id="72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73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762DB443" wp14:editId="5FE2F73B">
                    <wp:extent cx="1405255" cy="1033145"/>
                    <wp:effectExtent l="0" t="0" r="0" b="8255"/>
                    <wp:docPr id="66" name="Image 66" descr="Macintosh HD:Users:michelbulon:Documents:World Skills São Paulo 2015:WSC2015_TP40_M04:Images:Clapperboard:Clapperboard_2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4" descr="Macintosh HD:Users:michelbulon:Documents:World Skills São Paulo 2015:WSC2015_TP40_M04:Images:Clapperboard:Clapperboard_2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5255" cy="1033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562A7917" w14:textId="1D25A159" w:rsidR="00E06066" w:rsidDel="00EB01DA" w:rsidRDefault="00673137">
            <w:pPr>
              <w:spacing w:after="160"/>
              <w:rPr>
                <w:del w:id="74" w:author="nermal" w:date="2015-08-10T06:17:00Z"/>
                <w:rStyle w:val="hps"/>
                <w:rFonts w:eastAsiaTheme="minorHAnsi"/>
                <w:b/>
                <w:lang w:val="en"/>
              </w:rPr>
              <w:pPrChange w:id="75" w:author="nermal" w:date="2015-08-10T06:17:00Z">
                <w:pPr>
                  <w:spacing w:line="259" w:lineRule="auto"/>
                  <w:jc w:val="center"/>
                </w:pPr>
              </w:pPrChange>
            </w:pPr>
            <w:del w:id="76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77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5C6DF78E" wp14:editId="2C0B541B">
                    <wp:extent cx="1405255" cy="939800"/>
                    <wp:effectExtent l="0" t="0" r="0" b="0"/>
                    <wp:docPr id="67" name="Image 67" descr="Macintosh HD:Users:michelbulon:Documents:World Skills São Paulo 2015:WSC2015_TP40_M04:Images:Clapperboard:Clapperboard_3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5" descr="Macintosh HD:Users:michelbulon:Documents:World Skills São Paulo 2015:WSC2015_TP40_M04:Images:Clapperboard:Clapperboard_3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5255" cy="93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367441CB" w14:textId="1B84B7AF" w:rsidR="00E06066" w:rsidDel="00EB01DA" w:rsidRDefault="00673137">
            <w:pPr>
              <w:spacing w:after="160"/>
              <w:rPr>
                <w:del w:id="78" w:author="nermal" w:date="2015-08-10T06:17:00Z"/>
                <w:rStyle w:val="hps"/>
                <w:rFonts w:eastAsiaTheme="minorHAnsi"/>
                <w:b/>
                <w:lang w:val="en"/>
              </w:rPr>
              <w:pPrChange w:id="79" w:author="nermal" w:date="2015-08-10T06:17:00Z">
                <w:pPr>
                  <w:spacing w:line="259" w:lineRule="auto"/>
                  <w:jc w:val="center"/>
                </w:pPr>
              </w:pPrChange>
            </w:pPr>
            <w:del w:id="80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81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F928E4A" wp14:editId="230EBB48">
                    <wp:extent cx="1414145" cy="1075055"/>
                    <wp:effectExtent l="0" t="0" r="8255" b="0"/>
                    <wp:docPr id="68" name="Image 68" descr="Macintosh HD:Users:michelbulon:Documents:World Skills São Paulo 2015:WSC2015_TP40_M04:Images:Clapperboard:Clapperboard_4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6" descr="Macintosh HD:Users:michelbulon:Documents:World Skills São Paulo 2015:WSC2015_TP40_M04:Images:Clapperboard:Clapperboard_4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14145" cy="1075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E06066" w:rsidDel="00EB01DA" w14:paraId="01C60785" w14:textId="36DEDF45" w:rsidTr="0079162C">
        <w:trPr>
          <w:del w:id="82" w:author="nermal" w:date="2015-08-10T06:17:00Z"/>
        </w:trPr>
        <w:tc>
          <w:tcPr>
            <w:tcW w:w="2444" w:type="dxa"/>
          </w:tcPr>
          <w:p w14:paraId="7BBEF641" w14:textId="36986F19" w:rsidR="00E06066" w:rsidRPr="00C329BE" w:rsidDel="00EB01DA" w:rsidRDefault="00C329BE">
            <w:pPr>
              <w:spacing w:after="160"/>
              <w:rPr>
                <w:del w:id="83" w:author="nermal" w:date="2015-08-10T06:17:00Z"/>
                <w:rStyle w:val="hps"/>
                <w:rFonts w:eastAsiaTheme="minorHAnsi"/>
                <w:lang w:val="en"/>
              </w:rPr>
              <w:pPrChange w:id="84" w:author="nermal" w:date="2015-08-10T06:17:00Z">
                <w:pPr>
                  <w:spacing w:line="259" w:lineRule="auto"/>
                  <w:jc w:val="center"/>
                </w:pPr>
              </w:pPrChange>
            </w:pPr>
            <w:del w:id="85" w:author="nermal" w:date="2015-08-10T06:17:00Z">
              <w:r w:rsidRPr="00C329BE" w:rsidDel="00EB01DA">
                <w:rPr>
                  <w:rStyle w:val="hps"/>
                  <w:rFonts w:eastAsiaTheme="minorHAnsi"/>
                  <w:lang w:val="en"/>
                </w:rPr>
                <w:delText>Clapperboard_1</w:delText>
              </w:r>
              <w:r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  <w:tc>
          <w:tcPr>
            <w:tcW w:w="2444" w:type="dxa"/>
          </w:tcPr>
          <w:p w14:paraId="67FA1332" w14:textId="205B038C" w:rsidR="00E06066" w:rsidDel="00EB01DA" w:rsidRDefault="00673137">
            <w:pPr>
              <w:spacing w:after="160"/>
              <w:rPr>
                <w:del w:id="86" w:author="nermal" w:date="2015-08-10T06:17:00Z"/>
                <w:rStyle w:val="hps"/>
                <w:rFonts w:eastAsiaTheme="minorHAnsi"/>
                <w:b/>
                <w:lang w:val="en"/>
              </w:rPr>
              <w:pPrChange w:id="87" w:author="nermal" w:date="2015-08-10T06:17:00Z">
                <w:pPr>
                  <w:spacing w:line="259" w:lineRule="auto"/>
                  <w:jc w:val="center"/>
                </w:pPr>
              </w:pPrChange>
            </w:pPr>
            <w:del w:id="88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Clapperboard_2.jpg</w:delText>
              </w:r>
            </w:del>
          </w:p>
        </w:tc>
        <w:tc>
          <w:tcPr>
            <w:tcW w:w="2445" w:type="dxa"/>
          </w:tcPr>
          <w:p w14:paraId="7FBF6177" w14:textId="4BA2883E" w:rsidR="00E06066" w:rsidDel="00EB01DA" w:rsidRDefault="00673137">
            <w:pPr>
              <w:spacing w:after="160"/>
              <w:rPr>
                <w:del w:id="89" w:author="nermal" w:date="2015-08-10T06:17:00Z"/>
                <w:rStyle w:val="hps"/>
                <w:rFonts w:eastAsiaTheme="minorHAnsi"/>
                <w:b/>
                <w:lang w:val="en"/>
              </w:rPr>
              <w:pPrChange w:id="90" w:author="nermal" w:date="2015-08-10T06:17:00Z">
                <w:pPr>
                  <w:spacing w:line="259" w:lineRule="auto"/>
                  <w:jc w:val="center"/>
                </w:pPr>
              </w:pPrChange>
            </w:pPr>
            <w:del w:id="91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Clapperboard_3.jpg</w:delText>
              </w:r>
            </w:del>
          </w:p>
        </w:tc>
        <w:tc>
          <w:tcPr>
            <w:tcW w:w="2445" w:type="dxa"/>
          </w:tcPr>
          <w:p w14:paraId="6C0B1F8B" w14:textId="140FA2A2" w:rsidR="00E06066" w:rsidDel="00EB01DA" w:rsidRDefault="00673137">
            <w:pPr>
              <w:spacing w:after="160"/>
              <w:rPr>
                <w:del w:id="92" w:author="nermal" w:date="2015-08-10T06:17:00Z"/>
                <w:rStyle w:val="hps"/>
                <w:rFonts w:eastAsiaTheme="minorHAnsi"/>
                <w:b/>
                <w:lang w:val="en"/>
              </w:rPr>
              <w:pPrChange w:id="93" w:author="nermal" w:date="2015-08-10T06:17:00Z">
                <w:pPr>
                  <w:spacing w:line="259" w:lineRule="auto"/>
                  <w:jc w:val="center"/>
                </w:pPr>
              </w:pPrChange>
            </w:pPr>
            <w:del w:id="94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Clapperboard_4.jpg</w:delText>
              </w:r>
            </w:del>
          </w:p>
        </w:tc>
      </w:tr>
      <w:tr w:rsidR="00E06066" w:rsidDel="00EB01DA" w14:paraId="389AB9BB" w14:textId="4CF47F1A" w:rsidTr="0079162C">
        <w:trPr>
          <w:del w:id="95" w:author="nermal" w:date="2015-08-10T06:17:00Z"/>
        </w:trPr>
        <w:tc>
          <w:tcPr>
            <w:tcW w:w="2444" w:type="dxa"/>
          </w:tcPr>
          <w:p w14:paraId="251B1BB6" w14:textId="605FAADD" w:rsidR="00E06066" w:rsidDel="00EB01DA" w:rsidRDefault="00DA013A">
            <w:pPr>
              <w:spacing w:after="160"/>
              <w:rPr>
                <w:del w:id="96" w:author="nermal" w:date="2015-08-10T06:17:00Z"/>
                <w:rStyle w:val="hps"/>
                <w:rFonts w:eastAsiaTheme="minorHAnsi"/>
                <w:b/>
                <w:lang w:val="en"/>
              </w:rPr>
              <w:pPrChange w:id="97" w:author="nermal" w:date="2015-08-10T06:17:00Z">
                <w:pPr>
                  <w:spacing w:line="259" w:lineRule="auto"/>
                  <w:jc w:val="center"/>
                </w:pPr>
              </w:pPrChange>
            </w:pPr>
            <w:del w:id="98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99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401BB669" wp14:editId="30FF7151">
                    <wp:extent cx="1288029" cy="964142"/>
                    <wp:effectExtent l="0" t="0" r="7620" b="1270"/>
                    <wp:docPr id="69" name="Image 69" descr="Macintosh HD:Users:michelbulon:Documents:World Skills São Paulo 2015:WSC2015_TP40_M04:Images:Caméra:camera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7" descr="Macintosh HD:Users:michelbulon:Documents:World Skills São Paulo 2015:WSC2015_TP40_M04:Images:Caméra:camera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88029" cy="9641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1C02D6E9" w14:textId="6FE84726" w:rsidR="00E06066" w:rsidDel="00EB01DA" w:rsidRDefault="00DA013A">
            <w:pPr>
              <w:spacing w:after="160"/>
              <w:rPr>
                <w:del w:id="100" w:author="nermal" w:date="2015-08-10T06:17:00Z"/>
                <w:rStyle w:val="hps"/>
                <w:rFonts w:eastAsiaTheme="minorHAnsi"/>
                <w:b/>
                <w:lang w:val="en"/>
              </w:rPr>
              <w:pPrChange w:id="101" w:author="nermal" w:date="2015-08-10T06:17:00Z">
                <w:pPr>
                  <w:spacing w:line="259" w:lineRule="auto"/>
                  <w:jc w:val="center"/>
                </w:pPr>
              </w:pPrChange>
            </w:pPr>
            <w:del w:id="102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03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5BE1D731" wp14:editId="3AE97ABC">
                    <wp:extent cx="1414145" cy="948055"/>
                    <wp:effectExtent l="0" t="0" r="8255" b="0"/>
                    <wp:docPr id="70" name="Image 70" descr="Macintosh HD:Users:michelbulon:Documents:World Skills São Paulo 2015:WSC2015_TP40_M04:Images:Caméra:camera_2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8" descr="Macintosh HD:Users:michelbulon:Documents:World Skills São Paulo 2015:WSC2015_TP40_M04:Images:Caméra:camera_2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14145" cy="948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33FB5F32" w14:textId="05939B01" w:rsidR="00E06066" w:rsidDel="00EB01DA" w:rsidRDefault="00DA013A">
            <w:pPr>
              <w:spacing w:after="160"/>
              <w:rPr>
                <w:del w:id="104" w:author="nermal" w:date="2015-08-10T06:17:00Z"/>
                <w:rStyle w:val="hps"/>
                <w:rFonts w:eastAsiaTheme="minorHAnsi"/>
                <w:b/>
                <w:lang w:val="en"/>
              </w:rPr>
              <w:pPrChange w:id="105" w:author="nermal" w:date="2015-08-10T06:17:00Z">
                <w:pPr>
                  <w:spacing w:line="259" w:lineRule="auto"/>
                  <w:jc w:val="center"/>
                </w:pPr>
              </w:pPrChange>
            </w:pPr>
            <w:del w:id="106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07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14C644C6" wp14:editId="367628F1">
                    <wp:extent cx="1414145" cy="1024255"/>
                    <wp:effectExtent l="0" t="0" r="8255" b="0"/>
                    <wp:docPr id="71" name="Image 71" descr="Macintosh HD:Users:michelbulon:Documents:World Skills São Paulo 2015:WSC2015_TP40_M04:Images:Caméra:camera_3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9" descr="Macintosh HD:Users:michelbulon:Documents:World Skills São Paulo 2015:WSC2015_TP40_M04:Images:Caméra:camera_3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14145" cy="1024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4D7FBDA1" w14:textId="55843BBC" w:rsidR="00E06066" w:rsidDel="00EB01DA" w:rsidRDefault="00DA013A">
            <w:pPr>
              <w:spacing w:after="160"/>
              <w:rPr>
                <w:del w:id="108" w:author="nermal" w:date="2015-08-10T06:17:00Z"/>
                <w:rStyle w:val="hps"/>
                <w:rFonts w:eastAsiaTheme="minorHAnsi"/>
                <w:b/>
                <w:lang w:val="en"/>
              </w:rPr>
              <w:pPrChange w:id="109" w:author="nermal" w:date="2015-08-10T06:17:00Z">
                <w:pPr>
                  <w:spacing w:line="259" w:lineRule="auto"/>
                  <w:jc w:val="center"/>
                </w:pPr>
              </w:pPrChange>
            </w:pPr>
            <w:del w:id="110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11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C0AEFAC" wp14:editId="1EAF47E7">
                    <wp:extent cx="715857" cy="1024444"/>
                    <wp:effectExtent l="0" t="0" r="0" b="0"/>
                    <wp:docPr id="72" name="Image 72" descr="Macintosh HD:Users:michelbulon:Documents:World Skills São Paulo 2015:WSC2015_TP40_M04:Images:Caméra:camera_4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0" descr="Macintosh HD:Users:michelbulon:Documents:World Skills São Paulo 2015:WSC2015_TP40_M04:Images:Caméra:camera_4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15857" cy="1024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E06066" w:rsidDel="00EB01DA" w14:paraId="3AFEFECC" w14:textId="1E955564" w:rsidTr="0079162C">
        <w:trPr>
          <w:del w:id="112" w:author="nermal" w:date="2015-08-10T06:17:00Z"/>
        </w:trPr>
        <w:tc>
          <w:tcPr>
            <w:tcW w:w="2444" w:type="dxa"/>
          </w:tcPr>
          <w:p w14:paraId="22D41885" w14:textId="1AF15FD1" w:rsidR="00E06066" w:rsidRPr="000557D1" w:rsidDel="00EB01DA" w:rsidRDefault="000557D1">
            <w:pPr>
              <w:spacing w:after="160"/>
              <w:rPr>
                <w:del w:id="113" w:author="nermal" w:date="2015-08-10T06:17:00Z"/>
                <w:rStyle w:val="hps"/>
                <w:rFonts w:eastAsiaTheme="minorHAnsi"/>
                <w:lang w:val="en"/>
              </w:rPr>
              <w:pPrChange w:id="114" w:author="nermal" w:date="2015-08-10T06:17:00Z">
                <w:pPr>
                  <w:spacing w:line="259" w:lineRule="auto"/>
                  <w:jc w:val="center"/>
                </w:pPr>
              </w:pPrChange>
            </w:pPr>
            <w:del w:id="115" w:author="nermal" w:date="2015-08-10T06:17:00Z">
              <w:r w:rsidRPr="000557D1" w:rsidDel="00EB01DA">
                <w:rPr>
                  <w:rStyle w:val="hps"/>
                  <w:rFonts w:eastAsiaTheme="minorHAnsi"/>
                  <w:lang w:val="en"/>
                </w:rPr>
                <w:delText>Camera_1.jpg</w:delText>
              </w:r>
            </w:del>
          </w:p>
        </w:tc>
        <w:tc>
          <w:tcPr>
            <w:tcW w:w="2444" w:type="dxa"/>
          </w:tcPr>
          <w:p w14:paraId="3DBD7B23" w14:textId="3F9CDCF7" w:rsidR="00E06066" w:rsidDel="00EB01DA" w:rsidRDefault="000557D1">
            <w:pPr>
              <w:spacing w:after="160"/>
              <w:rPr>
                <w:del w:id="116" w:author="nermal" w:date="2015-08-10T06:17:00Z"/>
                <w:rStyle w:val="hps"/>
                <w:rFonts w:eastAsiaTheme="minorHAnsi"/>
                <w:b/>
                <w:lang w:val="en"/>
              </w:rPr>
              <w:pPrChange w:id="117" w:author="nermal" w:date="2015-08-10T06:17:00Z">
                <w:pPr>
                  <w:spacing w:line="259" w:lineRule="auto"/>
                  <w:jc w:val="center"/>
                </w:pPr>
              </w:pPrChange>
            </w:pPr>
            <w:del w:id="118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Camera_2</w:delText>
              </w:r>
              <w:r w:rsidRPr="000557D1"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  <w:tc>
          <w:tcPr>
            <w:tcW w:w="2445" w:type="dxa"/>
          </w:tcPr>
          <w:p w14:paraId="2929B8DF" w14:textId="350C5AA0" w:rsidR="00E06066" w:rsidDel="00EB01DA" w:rsidRDefault="000557D1">
            <w:pPr>
              <w:spacing w:after="160"/>
              <w:rPr>
                <w:del w:id="119" w:author="nermal" w:date="2015-08-10T06:17:00Z"/>
                <w:rStyle w:val="hps"/>
                <w:rFonts w:eastAsiaTheme="minorHAnsi"/>
                <w:b/>
                <w:lang w:val="en"/>
              </w:rPr>
              <w:pPrChange w:id="120" w:author="nermal" w:date="2015-08-10T06:17:00Z">
                <w:pPr>
                  <w:spacing w:line="259" w:lineRule="auto"/>
                  <w:jc w:val="center"/>
                </w:pPr>
              </w:pPrChange>
            </w:pPr>
            <w:del w:id="121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Camera_3</w:delText>
              </w:r>
              <w:r w:rsidRPr="000557D1"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  <w:tc>
          <w:tcPr>
            <w:tcW w:w="2445" w:type="dxa"/>
          </w:tcPr>
          <w:p w14:paraId="40A5FD9B" w14:textId="22EDF9D0" w:rsidR="00E06066" w:rsidDel="00EB01DA" w:rsidRDefault="000557D1">
            <w:pPr>
              <w:spacing w:after="160"/>
              <w:rPr>
                <w:del w:id="122" w:author="nermal" w:date="2015-08-10T06:17:00Z"/>
                <w:rStyle w:val="hps"/>
                <w:rFonts w:eastAsiaTheme="minorHAnsi"/>
                <w:b/>
                <w:lang w:val="en"/>
              </w:rPr>
              <w:pPrChange w:id="123" w:author="nermal" w:date="2015-08-10T06:17:00Z">
                <w:pPr>
                  <w:spacing w:line="259" w:lineRule="auto"/>
                  <w:jc w:val="center"/>
                </w:pPr>
              </w:pPrChange>
            </w:pPr>
            <w:del w:id="124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Camera_4</w:delText>
              </w:r>
              <w:r w:rsidRPr="000557D1"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</w:tr>
      <w:tr w:rsidR="00E06066" w:rsidDel="00EB01DA" w14:paraId="2BF20784" w14:textId="2A50AE1E" w:rsidTr="0079162C">
        <w:trPr>
          <w:del w:id="125" w:author="nermal" w:date="2015-08-10T06:17:00Z"/>
        </w:trPr>
        <w:tc>
          <w:tcPr>
            <w:tcW w:w="2444" w:type="dxa"/>
          </w:tcPr>
          <w:p w14:paraId="6381A9A1" w14:textId="3E885CC2" w:rsidR="00E06066" w:rsidDel="00EB01DA" w:rsidRDefault="00BB594F">
            <w:pPr>
              <w:spacing w:after="160"/>
              <w:rPr>
                <w:del w:id="126" w:author="nermal" w:date="2015-08-10T06:17:00Z"/>
                <w:rStyle w:val="hps"/>
                <w:rFonts w:eastAsiaTheme="minorHAnsi"/>
                <w:b/>
                <w:lang w:val="en"/>
              </w:rPr>
              <w:pPrChange w:id="127" w:author="nermal" w:date="2015-08-10T06:17:00Z">
                <w:pPr>
                  <w:spacing w:line="259" w:lineRule="auto"/>
                  <w:jc w:val="center"/>
                </w:pPr>
              </w:pPrChange>
            </w:pPr>
            <w:del w:id="128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29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044CA053" wp14:editId="02D5512F">
                    <wp:extent cx="1414145" cy="939800"/>
                    <wp:effectExtent l="0" t="0" r="8255" b="0"/>
                    <wp:docPr id="73" name="Image 73" descr="Macintosh HD:Users:michelbulon:Documents:World Skills São Paulo 2015:WSC2015_TP40_M04:Images:Caméra:Camera_5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1" descr="Macintosh HD:Users:michelbulon:Documents:World Skills São Paulo 2015:WSC2015_TP40_M04:Images:Caméra:Camera_5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14145" cy="93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0055774F" w14:textId="1A9D1582" w:rsidR="00E06066" w:rsidDel="00EB01DA" w:rsidRDefault="00BB594F">
            <w:pPr>
              <w:spacing w:after="160"/>
              <w:rPr>
                <w:del w:id="130" w:author="nermal" w:date="2015-08-10T06:17:00Z"/>
                <w:rStyle w:val="hps"/>
                <w:rFonts w:eastAsiaTheme="minorHAnsi"/>
                <w:b/>
                <w:lang w:val="en"/>
              </w:rPr>
              <w:pPrChange w:id="131" w:author="nermal" w:date="2015-08-10T06:17:00Z">
                <w:pPr>
                  <w:spacing w:line="259" w:lineRule="auto"/>
                  <w:jc w:val="center"/>
                </w:pPr>
              </w:pPrChange>
            </w:pPr>
            <w:del w:id="132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33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5FA74BB4" wp14:editId="01F64CB4">
                    <wp:extent cx="1185757" cy="948606"/>
                    <wp:effectExtent l="0" t="0" r="8255" b="0"/>
                    <wp:docPr id="74" name="Image 74" descr="Macintosh HD:Users:michelbulon:Documents:World Skills São Paulo 2015:WSC2015_TP40_M04:Images:Caméra:Camera_6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2" descr="Macintosh HD:Users:michelbulon:Documents:World Skills São Paulo 2015:WSC2015_TP40_M04:Images:Caméra:Camera_6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85757" cy="9486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69CEC1CD" w14:textId="4557E001" w:rsidR="00E06066" w:rsidDel="00EB01DA" w:rsidRDefault="00087191">
            <w:pPr>
              <w:spacing w:after="160"/>
              <w:rPr>
                <w:del w:id="134" w:author="nermal" w:date="2015-08-10T06:17:00Z"/>
                <w:rStyle w:val="hps"/>
                <w:rFonts w:eastAsiaTheme="minorHAnsi"/>
                <w:b/>
                <w:lang w:val="en"/>
              </w:rPr>
              <w:pPrChange w:id="135" w:author="nermal" w:date="2015-08-10T06:17:00Z">
                <w:pPr>
                  <w:spacing w:line="259" w:lineRule="auto"/>
                  <w:jc w:val="center"/>
                </w:pPr>
              </w:pPrChange>
            </w:pPr>
            <w:del w:id="136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37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36258086" wp14:editId="3EB98C95">
                    <wp:extent cx="1403350" cy="1054100"/>
                    <wp:effectExtent l="0" t="0" r="0" b="12700"/>
                    <wp:docPr id="5" name="Image 5" descr="Macintosh HD:Users:michelbulon:Documents:World Skills São Paulo 2015:WSC2015_TP40_M04:Images:Camera:Camera_7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 descr="Macintosh HD:Users:michelbulon:Documents:World Skills São Paulo 2015:WSC2015_TP40_M04:Images:Camera:Camera_7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3350" cy="105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3BEDC6D7" w14:textId="4CDF3713" w:rsidR="00E06066" w:rsidDel="00EB01DA" w:rsidRDefault="003A1078">
            <w:pPr>
              <w:spacing w:after="160"/>
              <w:rPr>
                <w:del w:id="138" w:author="nermal" w:date="2015-08-10T06:17:00Z"/>
                <w:rStyle w:val="hps"/>
                <w:rFonts w:eastAsiaTheme="minorHAnsi"/>
                <w:b/>
                <w:lang w:val="en"/>
              </w:rPr>
              <w:pPrChange w:id="139" w:author="nermal" w:date="2015-08-10T06:17:00Z">
                <w:pPr>
                  <w:spacing w:line="259" w:lineRule="auto"/>
                  <w:jc w:val="center"/>
                </w:pPr>
              </w:pPrChange>
            </w:pPr>
            <w:del w:id="140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41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4153004E" wp14:editId="631708A7">
                    <wp:extent cx="821690" cy="1096826"/>
                    <wp:effectExtent l="0" t="0" r="0" b="0"/>
                    <wp:docPr id="4" name="Image 4" descr="Macintosh HD:Users:michelbulon:Documents:World Skills São Paulo 2015:WSC2015_TP40_M04:Images:Camera:Camera_8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Macintosh HD:Users:michelbulon:Documents:World Skills São Paulo 2015:WSC2015_TP40_M04:Images:Camera:Camera_8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821690" cy="10968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E06066" w:rsidDel="00EB01DA" w14:paraId="19BCD961" w14:textId="3316C3D2" w:rsidTr="0079162C">
        <w:trPr>
          <w:del w:id="142" w:author="nermal" w:date="2015-08-10T06:17:00Z"/>
        </w:trPr>
        <w:tc>
          <w:tcPr>
            <w:tcW w:w="2444" w:type="dxa"/>
          </w:tcPr>
          <w:p w14:paraId="7F170B85" w14:textId="5D94A179" w:rsidR="00E06066" w:rsidDel="00EB01DA" w:rsidRDefault="000557D1">
            <w:pPr>
              <w:spacing w:after="160"/>
              <w:rPr>
                <w:del w:id="143" w:author="nermal" w:date="2015-08-10T06:17:00Z"/>
                <w:rStyle w:val="hps"/>
                <w:rFonts w:eastAsiaTheme="minorHAnsi"/>
                <w:b/>
                <w:lang w:val="en"/>
              </w:rPr>
              <w:pPrChange w:id="144" w:author="nermal" w:date="2015-08-10T06:17:00Z">
                <w:pPr>
                  <w:spacing w:line="259" w:lineRule="auto"/>
                  <w:jc w:val="center"/>
                </w:pPr>
              </w:pPrChange>
            </w:pPr>
            <w:del w:id="145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Camera_5</w:delText>
              </w:r>
              <w:r w:rsidRPr="000557D1"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  <w:tc>
          <w:tcPr>
            <w:tcW w:w="2444" w:type="dxa"/>
          </w:tcPr>
          <w:p w14:paraId="3221F2D7" w14:textId="7494C0FA" w:rsidR="00E06066" w:rsidDel="00EB01DA" w:rsidRDefault="000557D1">
            <w:pPr>
              <w:spacing w:after="160"/>
              <w:rPr>
                <w:del w:id="146" w:author="nermal" w:date="2015-08-10T06:17:00Z"/>
                <w:rStyle w:val="hps"/>
                <w:rFonts w:eastAsiaTheme="minorHAnsi"/>
                <w:b/>
                <w:lang w:val="en"/>
              </w:rPr>
              <w:pPrChange w:id="147" w:author="nermal" w:date="2015-08-10T06:17:00Z">
                <w:pPr>
                  <w:spacing w:line="259" w:lineRule="auto"/>
                  <w:jc w:val="center"/>
                </w:pPr>
              </w:pPrChange>
            </w:pPr>
            <w:del w:id="148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Camera_6</w:delText>
              </w:r>
              <w:r w:rsidRPr="000557D1"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  <w:tc>
          <w:tcPr>
            <w:tcW w:w="2445" w:type="dxa"/>
          </w:tcPr>
          <w:p w14:paraId="5B6DEFF4" w14:textId="7BCD5901" w:rsidR="00E06066" w:rsidDel="00EB01DA" w:rsidRDefault="000557D1">
            <w:pPr>
              <w:spacing w:after="160"/>
              <w:rPr>
                <w:del w:id="149" w:author="nermal" w:date="2015-08-10T06:17:00Z"/>
                <w:rStyle w:val="hps"/>
                <w:rFonts w:eastAsiaTheme="minorHAnsi"/>
                <w:b/>
                <w:lang w:val="en"/>
              </w:rPr>
              <w:pPrChange w:id="150" w:author="nermal" w:date="2015-08-10T06:17:00Z">
                <w:pPr>
                  <w:spacing w:line="259" w:lineRule="auto"/>
                  <w:jc w:val="center"/>
                </w:pPr>
              </w:pPrChange>
            </w:pPr>
            <w:del w:id="151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Camera_7</w:delText>
              </w:r>
              <w:r w:rsidRPr="000557D1"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  <w:tc>
          <w:tcPr>
            <w:tcW w:w="2445" w:type="dxa"/>
          </w:tcPr>
          <w:p w14:paraId="239B5948" w14:textId="2D806E5D" w:rsidR="00E06066" w:rsidDel="00EB01DA" w:rsidRDefault="000557D1">
            <w:pPr>
              <w:spacing w:after="160"/>
              <w:rPr>
                <w:del w:id="152" w:author="nermal" w:date="2015-08-10T06:17:00Z"/>
                <w:rStyle w:val="hps"/>
                <w:rFonts w:eastAsiaTheme="minorHAnsi"/>
                <w:b/>
                <w:lang w:val="en"/>
              </w:rPr>
              <w:pPrChange w:id="153" w:author="nermal" w:date="2015-08-10T06:17:00Z">
                <w:pPr>
                  <w:spacing w:line="259" w:lineRule="auto"/>
                  <w:jc w:val="center"/>
                </w:pPr>
              </w:pPrChange>
            </w:pPr>
            <w:del w:id="154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Camera_8</w:delText>
              </w:r>
              <w:r w:rsidRPr="000557D1"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</w:tr>
      <w:tr w:rsidR="00E06066" w:rsidDel="00EB01DA" w14:paraId="0A2FDC75" w14:textId="0DF5A081" w:rsidTr="0079162C">
        <w:trPr>
          <w:del w:id="155" w:author="nermal" w:date="2015-08-10T06:17:00Z"/>
        </w:trPr>
        <w:tc>
          <w:tcPr>
            <w:tcW w:w="2444" w:type="dxa"/>
          </w:tcPr>
          <w:p w14:paraId="7CEC16E1" w14:textId="75F14B5F" w:rsidR="00E06066" w:rsidDel="00EB01DA" w:rsidRDefault="00CB516D">
            <w:pPr>
              <w:spacing w:after="160"/>
              <w:rPr>
                <w:del w:id="156" w:author="nermal" w:date="2015-08-10T06:17:00Z"/>
                <w:rStyle w:val="hps"/>
                <w:rFonts w:eastAsiaTheme="minorHAnsi"/>
                <w:b/>
                <w:lang w:val="en"/>
              </w:rPr>
              <w:pPrChange w:id="157" w:author="nermal" w:date="2015-08-10T06:17:00Z">
                <w:pPr>
                  <w:spacing w:line="259" w:lineRule="auto"/>
                  <w:jc w:val="center"/>
                </w:pPr>
              </w:pPrChange>
            </w:pPr>
            <w:del w:id="158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59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5B31716B" wp14:editId="22567CE0">
                    <wp:extent cx="1405255" cy="1092200"/>
                    <wp:effectExtent l="0" t="0" r="0" b="0"/>
                    <wp:docPr id="77" name="Image 77" descr="Macintosh HD:Users:michelbulon:Documents:World Skills São Paulo 2015:WSC2015_TP40_M04:Images:16mm:Film_Strip_16mm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5" descr="Macintosh HD:Users:michelbulon:Documents:World Skills São Paulo 2015:WSC2015_TP40_M04:Images:16mm:Film_Strip_16mm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6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5255" cy="1092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0836C23C" w14:textId="342F3CFD" w:rsidR="00E06066" w:rsidDel="00EB01DA" w:rsidRDefault="00CB516D">
            <w:pPr>
              <w:spacing w:after="160"/>
              <w:rPr>
                <w:del w:id="160" w:author="nermal" w:date="2015-08-10T06:17:00Z"/>
                <w:rStyle w:val="hps"/>
                <w:rFonts w:eastAsiaTheme="minorHAnsi"/>
                <w:b/>
                <w:lang w:val="en"/>
              </w:rPr>
              <w:pPrChange w:id="161" w:author="nermal" w:date="2015-08-10T06:17:00Z">
                <w:pPr>
                  <w:spacing w:line="259" w:lineRule="auto"/>
                  <w:jc w:val="center"/>
                </w:pPr>
              </w:pPrChange>
            </w:pPr>
            <w:del w:id="162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63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518D7EB1" wp14:editId="45B3363E">
                    <wp:extent cx="1405255" cy="1049655"/>
                    <wp:effectExtent l="0" t="0" r="0" b="0"/>
                    <wp:docPr id="78" name="Image 78" descr="Macintosh HD:Users:michelbulon:Documents:World Skills São Paulo 2015:WSC2015_TP40_M04:Images:16mm:Film_Strip_16mm_2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6" descr="Macintosh HD:Users:michelbulon:Documents:World Skills São Paulo 2015:WSC2015_TP40_M04:Images:16mm:Film_Strip_16mm_2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5255" cy="1049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37C61B17" w14:textId="1F67C786" w:rsidR="00E06066" w:rsidDel="00EB01DA" w:rsidRDefault="00CB516D">
            <w:pPr>
              <w:spacing w:after="160"/>
              <w:rPr>
                <w:del w:id="164" w:author="nermal" w:date="2015-08-10T06:17:00Z"/>
                <w:rStyle w:val="hps"/>
                <w:rFonts w:eastAsiaTheme="minorHAnsi"/>
                <w:b/>
                <w:lang w:val="en"/>
              </w:rPr>
              <w:pPrChange w:id="165" w:author="nermal" w:date="2015-08-10T06:17:00Z">
                <w:pPr>
                  <w:spacing w:line="259" w:lineRule="auto"/>
                  <w:jc w:val="center"/>
                </w:pPr>
              </w:pPrChange>
            </w:pPr>
            <w:del w:id="166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67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1B415026" wp14:editId="1F1BA5E0">
                    <wp:extent cx="1405255" cy="1049655"/>
                    <wp:effectExtent l="0" t="0" r="0" b="0"/>
                    <wp:docPr id="79" name="Image 79" descr="Macintosh HD:Users:michelbulon:Documents:World Skills São Paulo 2015:WSC2015_TP40_M04:Images:16mm:Reel_16mm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7" descr="Macintosh HD:Users:michelbulon:Documents:World Skills São Paulo 2015:WSC2015_TP40_M04:Images:16mm:Reel_16mm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5255" cy="1049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460A0A09" w14:textId="13FA8CBB" w:rsidR="00E06066" w:rsidDel="00EB01DA" w:rsidRDefault="00CB516D">
            <w:pPr>
              <w:spacing w:after="160"/>
              <w:rPr>
                <w:del w:id="168" w:author="nermal" w:date="2015-08-10T06:17:00Z"/>
                <w:rStyle w:val="hps"/>
                <w:rFonts w:eastAsiaTheme="minorHAnsi"/>
                <w:b/>
                <w:lang w:val="en"/>
              </w:rPr>
              <w:pPrChange w:id="169" w:author="nermal" w:date="2015-08-10T06:17:00Z">
                <w:pPr>
                  <w:spacing w:line="259" w:lineRule="auto"/>
                  <w:jc w:val="center"/>
                </w:pPr>
              </w:pPrChange>
            </w:pPr>
            <w:del w:id="170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71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2628E1CF" wp14:editId="5C225A00">
                    <wp:extent cx="1414145" cy="939800"/>
                    <wp:effectExtent l="0" t="0" r="8255" b="0"/>
                    <wp:docPr id="80" name="Image 80" descr="Macintosh HD:Users:michelbulon:Documents:World Skills São Paulo 2015:WSC2015_TP40_M04:Images:16mm:Reel_16mm_2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8" descr="Macintosh HD:Users:michelbulon:Documents:World Skills São Paulo 2015:WSC2015_TP40_M04:Images:16mm:Reel_16mm_2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9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14145" cy="93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E06066" w:rsidDel="00EB01DA" w14:paraId="18526CC3" w14:textId="6A9DF5B7" w:rsidTr="0079162C">
        <w:trPr>
          <w:del w:id="172" w:author="nermal" w:date="2015-08-10T06:17:00Z"/>
        </w:trPr>
        <w:tc>
          <w:tcPr>
            <w:tcW w:w="2444" w:type="dxa"/>
          </w:tcPr>
          <w:p w14:paraId="6929182B" w14:textId="62019922" w:rsidR="00E06066" w:rsidRPr="00CB516D" w:rsidDel="00EB01DA" w:rsidRDefault="00CB516D">
            <w:pPr>
              <w:spacing w:after="160"/>
              <w:rPr>
                <w:del w:id="173" w:author="nermal" w:date="2015-08-10T06:17:00Z"/>
                <w:rStyle w:val="hps"/>
                <w:rFonts w:eastAsiaTheme="minorHAnsi"/>
                <w:lang w:val="en"/>
              </w:rPr>
              <w:pPrChange w:id="174" w:author="nermal" w:date="2015-08-10T06:17:00Z">
                <w:pPr>
                  <w:spacing w:line="259" w:lineRule="auto"/>
                  <w:jc w:val="center"/>
                </w:pPr>
              </w:pPrChange>
            </w:pPr>
            <w:del w:id="175" w:author="nermal" w:date="2015-08-10T06:17:00Z">
              <w:r w:rsidRPr="00CB516D" w:rsidDel="00EB01DA">
                <w:rPr>
                  <w:rStyle w:val="hps"/>
                  <w:rFonts w:eastAsiaTheme="minorHAnsi"/>
                  <w:lang w:val="en"/>
                </w:rPr>
                <w:delText>Film_Strip_16mm_1.jpg</w:delText>
              </w:r>
            </w:del>
          </w:p>
        </w:tc>
        <w:tc>
          <w:tcPr>
            <w:tcW w:w="2444" w:type="dxa"/>
          </w:tcPr>
          <w:p w14:paraId="68911524" w14:textId="638D0B08" w:rsidR="00E06066" w:rsidRPr="00CB516D" w:rsidDel="00EB01DA" w:rsidRDefault="00CB516D">
            <w:pPr>
              <w:spacing w:after="160"/>
              <w:rPr>
                <w:del w:id="176" w:author="nermal" w:date="2015-08-10T06:17:00Z"/>
                <w:rStyle w:val="hps"/>
                <w:rFonts w:eastAsiaTheme="minorHAnsi"/>
                <w:lang w:val="en"/>
              </w:rPr>
              <w:pPrChange w:id="177" w:author="nermal" w:date="2015-08-10T06:17:00Z">
                <w:pPr>
                  <w:spacing w:line="259" w:lineRule="auto"/>
                  <w:jc w:val="center"/>
                </w:pPr>
              </w:pPrChange>
            </w:pPr>
            <w:del w:id="178" w:author="nermal" w:date="2015-08-10T06:17:00Z">
              <w:r w:rsidRPr="00CB516D" w:rsidDel="00EB01DA">
                <w:rPr>
                  <w:rStyle w:val="hps"/>
                  <w:rFonts w:eastAsiaTheme="minorHAnsi"/>
                  <w:lang w:val="en"/>
                </w:rPr>
                <w:delText>Film_Strip_16mm_2.jpg</w:delText>
              </w:r>
            </w:del>
          </w:p>
        </w:tc>
        <w:tc>
          <w:tcPr>
            <w:tcW w:w="2445" w:type="dxa"/>
          </w:tcPr>
          <w:p w14:paraId="20E4F905" w14:textId="21073888" w:rsidR="00E06066" w:rsidRPr="00CB516D" w:rsidDel="00EB01DA" w:rsidRDefault="00CB516D">
            <w:pPr>
              <w:spacing w:after="160"/>
              <w:rPr>
                <w:del w:id="179" w:author="nermal" w:date="2015-08-10T06:17:00Z"/>
                <w:rStyle w:val="hps"/>
                <w:rFonts w:eastAsiaTheme="minorHAnsi"/>
                <w:lang w:val="en"/>
              </w:rPr>
              <w:pPrChange w:id="180" w:author="nermal" w:date="2015-08-10T06:17:00Z">
                <w:pPr>
                  <w:spacing w:line="259" w:lineRule="auto"/>
                  <w:jc w:val="center"/>
                </w:pPr>
              </w:pPrChange>
            </w:pPr>
            <w:del w:id="181" w:author="nermal" w:date="2015-08-10T06:17:00Z">
              <w:r w:rsidRPr="00CB516D" w:rsidDel="00EB01DA">
                <w:rPr>
                  <w:rStyle w:val="hps"/>
                  <w:rFonts w:eastAsiaTheme="minorHAnsi"/>
                  <w:lang w:val="en"/>
                </w:rPr>
                <w:delText>Reel_16mm_1</w:delText>
              </w:r>
              <w:r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  <w:tc>
          <w:tcPr>
            <w:tcW w:w="2445" w:type="dxa"/>
          </w:tcPr>
          <w:p w14:paraId="0B3200B9" w14:textId="6CB4AEAC" w:rsidR="00E06066" w:rsidRPr="00CB516D" w:rsidDel="00EB01DA" w:rsidRDefault="00CB516D">
            <w:pPr>
              <w:spacing w:after="160"/>
              <w:rPr>
                <w:del w:id="182" w:author="nermal" w:date="2015-08-10T06:17:00Z"/>
                <w:rStyle w:val="hps"/>
                <w:rFonts w:eastAsiaTheme="minorHAnsi"/>
                <w:lang w:val="en"/>
              </w:rPr>
              <w:pPrChange w:id="183" w:author="nermal" w:date="2015-08-10T06:17:00Z">
                <w:pPr>
                  <w:spacing w:line="259" w:lineRule="auto"/>
                  <w:jc w:val="center"/>
                </w:pPr>
              </w:pPrChange>
            </w:pPr>
            <w:del w:id="184" w:author="nermal" w:date="2015-08-10T06:17:00Z">
              <w:r w:rsidRPr="00CB516D" w:rsidDel="00EB01DA">
                <w:rPr>
                  <w:rStyle w:val="hps"/>
                  <w:rFonts w:eastAsiaTheme="minorHAnsi"/>
                  <w:lang w:val="en"/>
                </w:rPr>
                <w:delText>Reel_16mm_2.jpg</w:delText>
              </w:r>
            </w:del>
          </w:p>
        </w:tc>
      </w:tr>
      <w:tr w:rsidR="00E06066" w:rsidDel="00EB01DA" w14:paraId="7FD359EC" w14:textId="44BBB9FF" w:rsidTr="0079162C">
        <w:trPr>
          <w:del w:id="185" w:author="nermal" w:date="2015-08-10T06:17:00Z"/>
        </w:trPr>
        <w:tc>
          <w:tcPr>
            <w:tcW w:w="2444" w:type="dxa"/>
          </w:tcPr>
          <w:p w14:paraId="2D23271E" w14:textId="172F2AF9" w:rsidR="00E06066" w:rsidDel="00EB01DA" w:rsidRDefault="002737F0">
            <w:pPr>
              <w:spacing w:after="160"/>
              <w:rPr>
                <w:del w:id="186" w:author="nermal" w:date="2015-08-10T06:17:00Z"/>
                <w:rStyle w:val="hps"/>
                <w:rFonts w:eastAsiaTheme="minorHAnsi"/>
                <w:b/>
                <w:lang w:val="en"/>
              </w:rPr>
              <w:pPrChange w:id="187" w:author="nermal" w:date="2015-08-10T06:17:00Z">
                <w:pPr>
                  <w:spacing w:line="259" w:lineRule="auto"/>
                  <w:jc w:val="center"/>
                </w:pPr>
              </w:pPrChange>
            </w:pPr>
            <w:del w:id="188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89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154B7EF0" wp14:editId="03490DA2">
                    <wp:extent cx="1405255" cy="1049655"/>
                    <wp:effectExtent l="0" t="0" r="0" b="0"/>
                    <wp:docPr id="81" name="Image 81" descr="Macintosh HD:Users:michelbulon:Documents:World Skills São Paulo 2015:WSC2015_TP40_M04:Images:16mm:Reel_16mm_35mm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" descr="Macintosh HD:Users:michelbulon:Documents:World Skills São Paulo 2015:WSC2015_TP40_M04:Images:16mm:Reel_16mm_35mm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5255" cy="1049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38A07F2B" w14:textId="4824CD79" w:rsidR="00E06066" w:rsidDel="00EB01DA" w:rsidRDefault="002737F0">
            <w:pPr>
              <w:spacing w:after="160"/>
              <w:rPr>
                <w:del w:id="190" w:author="nermal" w:date="2015-08-10T06:17:00Z"/>
                <w:rStyle w:val="hps"/>
                <w:rFonts w:eastAsiaTheme="minorHAnsi"/>
                <w:b/>
                <w:lang w:val="en"/>
              </w:rPr>
              <w:pPrChange w:id="191" w:author="nermal" w:date="2015-08-10T06:17:00Z">
                <w:pPr>
                  <w:spacing w:line="259" w:lineRule="auto"/>
                  <w:jc w:val="center"/>
                </w:pPr>
              </w:pPrChange>
            </w:pPr>
            <w:del w:id="192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93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2536DE09" wp14:editId="7BB68FEA">
                    <wp:extent cx="1405255" cy="1049655"/>
                    <wp:effectExtent l="0" t="0" r="0" b="0"/>
                    <wp:docPr id="82" name="Image 82" descr="Macintosh HD:Users:michelbulon:Documents:World Skills São Paulo 2015:WSC2015_TP40_M04:Images:35mm:Film_Stip 35mm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" descr="Macintosh HD:Users:michelbulon:Documents:World Skills São Paulo 2015:WSC2015_TP40_M04:Images:35mm:Film_Stip 35mm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1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5255" cy="1049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003B633A" w14:textId="54426CE1" w:rsidR="00E06066" w:rsidDel="00EB01DA" w:rsidRDefault="003A1078">
            <w:pPr>
              <w:spacing w:after="160"/>
              <w:rPr>
                <w:del w:id="194" w:author="nermal" w:date="2015-08-10T06:17:00Z"/>
                <w:rStyle w:val="hps"/>
                <w:rFonts w:eastAsiaTheme="minorHAnsi"/>
                <w:b/>
                <w:lang w:val="en"/>
              </w:rPr>
              <w:pPrChange w:id="195" w:author="nermal" w:date="2015-08-10T06:17:00Z">
                <w:pPr>
                  <w:spacing w:line="259" w:lineRule="auto"/>
                  <w:jc w:val="center"/>
                </w:pPr>
              </w:pPrChange>
            </w:pPr>
            <w:del w:id="196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197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EE2E1A6" wp14:editId="182D65F9">
                    <wp:extent cx="1409700" cy="939800"/>
                    <wp:effectExtent l="0" t="0" r="12700" b="0"/>
                    <wp:docPr id="3" name="Image 3" descr="Macintosh HD:Users:michelbulon:Documents:World Skills São Paulo 2015:WSC2015_TP40_M04:Images:35mm:Reel_35mm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Macintosh HD:Users:michelbulon:Documents:World Skills São Paulo 2015:WSC2015_TP40_M04:Images:35mm:Reel_35mm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9700" cy="93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015A49F1" w14:textId="2E2B0DC3" w:rsidR="00E06066" w:rsidDel="00EB01DA" w:rsidRDefault="002737F0">
            <w:pPr>
              <w:spacing w:after="160"/>
              <w:rPr>
                <w:del w:id="198" w:author="nermal" w:date="2015-08-10T06:17:00Z"/>
                <w:rStyle w:val="hps"/>
                <w:rFonts w:eastAsiaTheme="minorHAnsi"/>
                <w:b/>
                <w:lang w:val="en"/>
              </w:rPr>
              <w:pPrChange w:id="199" w:author="nermal" w:date="2015-08-10T06:17:00Z">
                <w:pPr>
                  <w:spacing w:line="259" w:lineRule="auto"/>
                  <w:jc w:val="center"/>
                </w:pPr>
              </w:pPrChange>
            </w:pPr>
            <w:del w:id="200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201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7C3CF3D0" wp14:editId="5D9B8A15">
                    <wp:extent cx="1405255" cy="931545"/>
                    <wp:effectExtent l="0" t="0" r="0" b="8255"/>
                    <wp:docPr id="84" name="Image 84" descr="Macintosh HD:Users:michelbulon:Documents:World Skills São Paulo 2015:WSC2015_TP40_M04:Images:Theater Movie:Theater_movie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2" descr="Macintosh HD:Users:michelbulon:Documents:World Skills São Paulo 2015:WSC2015_TP40_M04:Images:Theater Movie:Theater_movie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5255" cy="931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E06066" w:rsidRPr="002737F0" w:rsidDel="00EB01DA" w14:paraId="1BC6656C" w14:textId="3752E871" w:rsidTr="0079162C">
        <w:trPr>
          <w:del w:id="202" w:author="nermal" w:date="2015-08-10T06:17:00Z"/>
        </w:trPr>
        <w:tc>
          <w:tcPr>
            <w:tcW w:w="2444" w:type="dxa"/>
          </w:tcPr>
          <w:p w14:paraId="6A2DA3DC" w14:textId="63083638" w:rsidR="00E06066" w:rsidRPr="002737F0" w:rsidDel="00EB01DA" w:rsidRDefault="002737F0">
            <w:pPr>
              <w:spacing w:after="160"/>
              <w:rPr>
                <w:del w:id="203" w:author="nermal" w:date="2015-08-10T06:17:00Z"/>
                <w:rStyle w:val="hps"/>
                <w:rFonts w:eastAsiaTheme="minorHAnsi"/>
                <w:lang w:val="en"/>
              </w:rPr>
              <w:pPrChange w:id="204" w:author="nermal" w:date="2015-08-10T06:17:00Z">
                <w:pPr>
                  <w:spacing w:line="259" w:lineRule="auto"/>
                  <w:jc w:val="center"/>
                </w:pPr>
              </w:pPrChange>
            </w:pPr>
            <w:del w:id="205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Reel_16-</w:delText>
              </w:r>
              <w:r w:rsidRPr="002737F0" w:rsidDel="00EB01DA">
                <w:rPr>
                  <w:rStyle w:val="hps"/>
                  <w:rFonts w:eastAsiaTheme="minorHAnsi"/>
                  <w:lang w:val="en"/>
                </w:rPr>
                <w:delText>35mm_1.jpg</w:delText>
              </w:r>
            </w:del>
          </w:p>
        </w:tc>
        <w:tc>
          <w:tcPr>
            <w:tcW w:w="2444" w:type="dxa"/>
          </w:tcPr>
          <w:p w14:paraId="73F42E86" w14:textId="37100910" w:rsidR="00E06066" w:rsidRPr="002737F0" w:rsidDel="00EB01DA" w:rsidRDefault="002737F0">
            <w:pPr>
              <w:spacing w:after="160"/>
              <w:rPr>
                <w:del w:id="206" w:author="nermal" w:date="2015-08-10T06:17:00Z"/>
                <w:rStyle w:val="hps"/>
                <w:rFonts w:eastAsiaTheme="minorHAnsi"/>
                <w:lang w:val="en"/>
              </w:rPr>
              <w:pPrChange w:id="207" w:author="nermal" w:date="2015-08-10T06:17:00Z">
                <w:pPr>
                  <w:spacing w:line="259" w:lineRule="auto"/>
                  <w:jc w:val="center"/>
                </w:pPr>
              </w:pPrChange>
            </w:pPr>
            <w:del w:id="208" w:author="nermal" w:date="2015-08-10T06:17:00Z">
              <w:r w:rsidRPr="002737F0" w:rsidDel="00EB01DA">
                <w:rPr>
                  <w:rStyle w:val="hps"/>
                  <w:rFonts w:eastAsiaTheme="minorHAnsi"/>
                  <w:lang w:val="en"/>
                </w:rPr>
                <w:delText>Film_Stip_35mm_1.jpg</w:delText>
              </w:r>
            </w:del>
          </w:p>
        </w:tc>
        <w:tc>
          <w:tcPr>
            <w:tcW w:w="2445" w:type="dxa"/>
          </w:tcPr>
          <w:p w14:paraId="79A9B154" w14:textId="7A600231" w:rsidR="00E06066" w:rsidRPr="002737F0" w:rsidDel="00EB01DA" w:rsidRDefault="002737F0">
            <w:pPr>
              <w:spacing w:after="160"/>
              <w:rPr>
                <w:del w:id="209" w:author="nermal" w:date="2015-08-10T06:17:00Z"/>
                <w:rStyle w:val="hps"/>
                <w:rFonts w:eastAsiaTheme="minorHAnsi"/>
                <w:lang w:val="en"/>
              </w:rPr>
              <w:pPrChange w:id="210" w:author="nermal" w:date="2015-08-10T06:17:00Z">
                <w:pPr>
                  <w:spacing w:line="259" w:lineRule="auto"/>
                  <w:jc w:val="center"/>
                </w:pPr>
              </w:pPrChange>
            </w:pPr>
            <w:del w:id="211" w:author="nermal" w:date="2015-08-10T06:17:00Z">
              <w:r w:rsidRPr="002737F0" w:rsidDel="00EB01DA">
                <w:rPr>
                  <w:rStyle w:val="hps"/>
                  <w:rFonts w:eastAsiaTheme="minorHAnsi"/>
                  <w:lang w:val="en"/>
                </w:rPr>
                <w:delText>Reel_35mm_1.JPG</w:delText>
              </w:r>
            </w:del>
          </w:p>
        </w:tc>
        <w:tc>
          <w:tcPr>
            <w:tcW w:w="2445" w:type="dxa"/>
          </w:tcPr>
          <w:p w14:paraId="7E04DE05" w14:textId="6C31388A" w:rsidR="00E06066" w:rsidRPr="002737F0" w:rsidDel="00EB01DA" w:rsidRDefault="002737F0">
            <w:pPr>
              <w:spacing w:after="160"/>
              <w:rPr>
                <w:del w:id="212" w:author="nermal" w:date="2015-08-10T06:17:00Z"/>
                <w:rStyle w:val="hps"/>
                <w:rFonts w:eastAsiaTheme="minorHAnsi"/>
                <w:lang w:val="en"/>
              </w:rPr>
              <w:pPrChange w:id="213" w:author="nermal" w:date="2015-08-10T06:17:00Z">
                <w:pPr>
                  <w:spacing w:line="259" w:lineRule="auto"/>
                  <w:jc w:val="center"/>
                </w:pPr>
              </w:pPrChange>
            </w:pPr>
            <w:del w:id="214" w:author="nermal" w:date="2015-08-10T06:17:00Z">
              <w:r w:rsidRPr="002737F0" w:rsidDel="00EB01DA">
                <w:rPr>
                  <w:rStyle w:val="hps"/>
                  <w:rFonts w:eastAsiaTheme="minorHAnsi"/>
                  <w:lang w:val="en"/>
                </w:rPr>
                <w:delText>Theater_movie_1.jpg</w:delText>
              </w:r>
            </w:del>
          </w:p>
        </w:tc>
      </w:tr>
      <w:tr w:rsidR="002737F0" w:rsidRPr="002737F0" w:rsidDel="00EB01DA" w14:paraId="1B7F64D1" w14:textId="43DC0573" w:rsidTr="0079162C">
        <w:trPr>
          <w:del w:id="215" w:author="nermal" w:date="2015-08-10T06:17:00Z"/>
        </w:trPr>
        <w:tc>
          <w:tcPr>
            <w:tcW w:w="2444" w:type="dxa"/>
          </w:tcPr>
          <w:p w14:paraId="04D35685" w14:textId="1A1CFA06" w:rsidR="002737F0" w:rsidDel="00EB01DA" w:rsidRDefault="002737F0">
            <w:pPr>
              <w:spacing w:after="160"/>
              <w:rPr>
                <w:del w:id="216" w:author="nermal" w:date="2015-08-10T06:17:00Z"/>
                <w:rStyle w:val="hps"/>
                <w:rFonts w:eastAsiaTheme="minorHAnsi"/>
                <w:lang w:val="en"/>
              </w:rPr>
              <w:pPrChange w:id="217" w:author="nermal" w:date="2015-08-10T06:17:00Z">
                <w:pPr>
                  <w:spacing w:line="259" w:lineRule="auto"/>
                  <w:jc w:val="center"/>
                </w:pPr>
              </w:pPrChange>
            </w:pPr>
            <w:del w:id="218" w:author="nermal" w:date="2015-08-10T06:17:00Z">
              <w:r w:rsidRPr="002B6C81" w:rsidDel="00EB01DA">
                <w:rPr>
                  <w:rFonts w:cs="Times New Roman"/>
                  <w:noProof/>
                  <w:lang w:val="en-US"/>
                </w:rPr>
                <w:drawing>
                  <wp:inline distT="0" distB="0" distL="0" distR="0" wp14:anchorId="1EF74B0F" wp14:editId="45979816">
                    <wp:extent cx="1414145" cy="1058545"/>
                    <wp:effectExtent l="0" t="0" r="8255" b="8255"/>
                    <wp:docPr id="85" name="Image 85" descr="Macintosh HD:Users:michelbulon:Documents:World Skills São Paulo 2015:WSC2015_TP40_M04:Images:Theater Movie:Theater_movie_2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3" descr="Macintosh HD:Users:michelbulon:Documents:World Skills São Paulo 2015:WSC2015_TP40_M04:Images:Theater Movie:Theater_movie_2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14145" cy="1058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3AAAE689" w14:textId="64B08A60" w:rsidR="002737F0" w:rsidRPr="002737F0" w:rsidDel="00EB01DA" w:rsidRDefault="002737F0">
            <w:pPr>
              <w:spacing w:after="160"/>
              <w:rPr>
                <w:del w:id="219" w:author="nermal" w:date="2015-08-10T06:17:00Z"/>
                <w:rStyle w:val="hps"/>
                <w:rFonts w:eastAsiaTheme="minorHAnsi"/>
                <w:lang w:val="en"/>
              </w:rPr>
              <w:pPrChange w:id="220" w:author="nermal" w:date="2015-08-10T06:17:00Z">
                <w:pPr>
                  <w:spacing w:line="259" w:lineRule="auto"/>
                  <w:jc w:val="center"/>
                </w:pPr>
              </w:pPrChange>
            </w:pPr>
          </w:p>
        </w:tc>
        <w:tc>
          <w:tcPr>
            <w:tcW w:w="2445" w:type="dxa"/>
          </w:tcPr>
          <w:p w14:paraId="495AF4C7" w14:textId="63B97FAE" w:rsidR="002737F0" w:rsidRPr="002737F0" w:rsidDel="00EB01DA" w:rsidRDefault="002737F0">
            <w:pPr>
              <w:spacing w:after="160"/>
              <w:rPr>
                <w:del w:id="221" w:author="nermal" w:date="2015-08-10T06:17:00Z"/>
                <w:rStyle w:val="hps"/>
                <w:rFonts w:eastAsiaTheme="minorHAnsi"/>
                <w:lang w:val="en"/>
              </w:rPr>
              <w:pPrChange w:id="222" w:author="nermal" w:date="2015-08-10T06:17:00Z">
                <w:pPr>
                  <w:spacing w:line="259" w:lineRule="auto"/>
                  <w:jc w:val="center"/>
                </w:pPr>
              </w:pPrChange>
            </w:pPr>
          </w:p>
        </w:tc>
        <w:tc>
          <w:tcPr>
            <w:tcW w:w="2445" w:type="dxa"/>
          </w:tcPr>
          <w:p w14:paraId="416D5C6C" w14:textId="5E642B3F" w:rsidR="002737F0" w:rsidRPr="002737F0" w:rsidDel="00EB01DA" w:rsidRDefault="002737F0">
            <w:pPr>
              <w:spacing w:after="160"/>
              <w:rPr>
                <w:del w:id="223" w:author="nermal" w:date="2015-08-10T06:17:00Z"/>
                <w:rStyle w:val="hps"/>
                <w:rFonts w:eastAsiaTheme="minorHAnsi"/>
                <w:lang w:val="en"/>
              </w:rPr>
              <w:pPrChange w:id="224" w:author="nermal" w:date="2015-08-10T06:17:00Z">
                <w:pPr>
                  <w:spacing w:line="259" w:lineRule="auto"/>
                  <w:jc w:val="center"/>
                </w:pPr>
              </w:pPrChange>
            </w:pPr>
          </w:p>
        </w:tc>
      </w:tr>
      <w:tr w:rsidR="002737F0" w:rsidRPr="002737F0" w:rsidDel="00EB01DA" w14:paraId="2805BA3D" w14:textId="072004C4" w:rsidTr="0079162C">
        <w:trPr>
          <w:del w:id="225" w:author="nermal" w:date="2015-08-10T06:17:00Z"/>
        </w:trPr>
        <w:tc>
          <w:tcPr>
            <w:tcW w:w="2444" w:type="dxa"/>
          </w:tcPr>
          <w:p w14:paraId="7548611B" w14:textId="5E986D75" w:rsidR="002737F0" w:rsidDel="00EB01DA" w:rsidRDefault="009D45B1">
            <w:pPr>
              <w:spacing w:after="160"/>
              <w:rPr>
                <w:del w:id="226" w:author="nermal" w:date="2015-08-10T06:17:00Z"/>
                <w:rStyle w:val="hps"/>
                <w:rFonts w:eastAsiaTheme="minorHAnsi"/>
                <w:lang w:val="en"/>
              </w:rPr>
              <w:pPrChange w:id="227" w:author="nermal" w:date="2015-08-10T06:17:00Z">
                <w:pPr>
                  <w:spacing w:line="259" w:lineRule="auto"/>
                  <w:jc w:val="center"/>
                </w:pPr>
              </w:pPrChange>
            </w:pPr>
            <w:del w:id="228" w:author="nermal" w:date="2015-08-10T06:17:00Z">
              <w:r w:rsidRPr="009D45B1" w:rsidDel="00EB01DA">
                <w:rPr>
                  <w:rStyle w:val="hps"/>
                  <w:rFonts w:eastAsiaTheme="minorHAnsi"/>
                  <w:lang w:val="en"/>
                </w:rPr>
                <w:delText>Theater_movie_2.jpg</w:delText>
              </w:r>
            </w:del>
          </w:p>
        </w:tc>
        <w:tc>
          <w:tcPr>
            <w:tcW w:w="2444" w:type="dxa"/>
          </w:tcPr>
          <w:p w14:paraId="74C24EDA" w14:textId="18AC0756" w:rsidR="002737F0" w:rsidRPr="002737F0" w:rsidDel="00EB01DA" w:rsidRDefault="002737F0">
            <w:pPr>
              <w:spacing w:after="160"/>
              <w:rPr>
                <w:del w:id="229" w:author="nermal" w:date="2015-08-10T06:17:00Z"/>
                <w:rStyle w:val="hps"/>
                <w:rFonts w:eastAsiaTheme="minorHAnsi"/>
                <w:lang w:val="en"/>
              </w:rPr>
              <w:pPrChange w:id="230" w:author="nermal" w:date="2015-08-10T06:17:00Z">
                <w:pPr>
                  <w:spacing w:line="259" w:lineRule="auto"/>
                  <w:jc w:val="center"/>
                </w:pPr>
              </w:pPrChange>
            </w:pPr>
          </w:p>
        </w:tc>
        <w:tc>
          <w:tcPr>
            <w:tcW w:w="2445" w:type="dxa"/>
          </w:tcPr>
          <w:p w14:paraId="5D57FFBF" w14:textId="1AA21BF3" w:rsidR="002737F0" w:rsidRPr="002737F0" w:rsidDel="00EB01DA" w:rsidRDefault="002737F0">
            <w:pPr>
              <w:spacing w:after="160"/>
              <w:rPr>
                <w:del w:id="231" w:author="nermal" w:date="2015-08-10T06:17:00Z"/>
                <w:rStyle w:val="hps"/>
                <w:rFonts w:eastAsiaTheme="minorHAnsi"/>
                <w:lang w:val="en"/>
              </w:rPr>
              <w:pPrChange w:id="232" w:author="nermal" w:date="2015-08-10T06:17:00Z">
                <w:pPr>
                  <w:spacing w:line="259" w:lineRule="auto"/>
                  <w:jc w:val="center"/>
                </w:pPr>
              </w:pPrChange>
            </w:pPr>
          </w:p>
        </w:tc>
        <w:tc>
          <w:tcPr>
            <w:tcW w:w="2445" w:type="dxa"/>
          </w:tcPr>
          <w:p w14:paraId="13FB3AA6" w14:textId="58170B79" w:rsidR="002737F0" w:rsidRPr="002737F0" w:rsidDel="00EB01DA" w:rsidRDefault="002737F0">
            <w:pPr>
              <w:spacing w:after="160"/>
              <w:rPr>
                <w:del w:id="233" w:author="nermal" w:date="2015-08-10T06:17:00Z"/>
                <w:rStyle w:val="hps"/>
                <w:rFonts w:eastAsiaTheme="minorHAnsi"/>
                <w:lang w:val="en"/>
              </w:rPr>
              <w:pPrChange w:id="234" w:author="nermal" w:date="2015-08-10T06:17:00Z">
                <w:pPr>
                  <w:spacing w:line="259" w:lineRule="auto"/>
                  <w:jc w:val="center"/>
                </w:pPr>
              </w:pPrChange>
            </w:pPr>
          </w:p>
        </w:tc>
      </w:tr>
    </w:tbl>
    <w:p w14:paraId="00696105" w14:textId="6EE21680" w:rsidR="00E54D57" w:rsidDel="00EB01DA" w:rsidRDefault="00E54D57">
      <w:pPr>
        <w:spacing w:after="160"/>
        <w:rPr>
          <w:del w:id="235" w:author="nermal" w:date="2015-08-10T06:17:00Z"/>
          <w:rStyle w:val="hps"/>
          <w:rFonts w:eastAsiaTheme="minorHAnsi"/>
          <w:b/>
          <w:lang w:val="en"/>
        </w:rPr>
      </w:pPr>
      <w:del w:id="236" w:author="nermal" w:date="2015-08-10T06:17:00Z">
        <w:r w:rsidDel="00EB01DA">
          <w:rPr>
            <w:rStyle w:val="hps"/>
            <w:rFonts w:eastAsiaTheme="minorHAnsi"/>
            <w:b/>
            <w:lang w:val="en"/>
          </w:rPr>
          <w:br w:type="page"/>
        </w:r>
      </w:del>
    </w:p>
    <w:p w14:paraId="6E3AD86E" w14:textId="1C5E04E1" w:rsidR="00E54D57" w:rsidDel="00EB01DA" w:rsidRDefault="004A1500">
      <w:pPr>
        <w:spacing w:after="160"/>
        <w:rPr>
          <w:del w:id="237" w:author="nermal" w:date="2015-08-10T06:17:00Z"/>
          <w:rStyle w:val="hps"/>
          <w:rFonts w:eastAsiaTheme="minorHAnsi"/>
          <w:b/>
          <w:lang w:val="en"/>
        </w:rPr>
        <w:pPrChange w:id="238" w:author="nermal" w:date="2015-08-10T06:17:00Z">
          <w:pPr/>
        </w:pPrChange>
      </w:pPr>
      <w:del w:id="239" w:author="nermal" w:date="2015-08-10T06:17:00Z">
        <w:r w:rsidDel="00EB01DA">
          <w:rPr>
            <w:rStyle w:val="hps"/>
            <w:rFonts w:eastAsiaTheme="minorHAnsi"/>
            <w:b/>
            <w:lang w:val="en"/>
          </w:rPr>
          <w:delText xml:space="preserve">Image </w:delText>
        </w:r>
        <w:r w:rsidR="0006250C" w:rsidDel="00EB01DA">
          <w:rPr>
            <w:rStyle w:val="hps"/>
            <w:rFonts w:eastAsiaTheme="minorHAnsi"/>
            <w:b/>
            <w:lang w:val="en"/>
          </w:rPr>
          <w:delText xml:space="preserve">Task 2 </w:delText>
        </w:r>
        <w:r w:rsidR="005574AA" w:rsidDel="00EB01DA">
          <w:rPr>
            <w:rStyle w:val="hps"/>
            <w:rFonts w:eastAsiaTheme="minorHAnsi"/>
            <w:b/>
            <w:lang w:val="en"/>
          </w:rPr>
          <w:delText>Map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89"/>
        <w:gridCol w:w="4889"/>
      </w:tblGrid>
      <w:tr w:rsidR="00B21565" w:rsidDel="00EB01DA" w14:paraId="53DE9B38" w14:textId="46DD2EB4" w:rsidTr="00B21565">
        <w:trPr>
          <w:del w:id="240" w:author="nermal" w:date="2015-08-10T06:17:00Z"/>
        </w:trPr>
        <w:tc>
          <w:tcPr>
            <w:tcW w:w="4889" w:type="dxa"/>
          </w:tcPr>
          <w:p w14:paraId="12692124" w14:textId="0CACAF38" w:rsidR="00B21565" w:rsidDel="00EB01DA" w:rsidRDefault="00B21565">
            <w:pPr>
              <w:spacing w:after="160"/>
              <w:rPr>
                <w:del w:id="241" w:author="nermal" w:date="2015-08-10T06:17:00Z"/>
                <w:rStyle w:val="hps"/>
                <w:rFonts w:eastAsiaTheme="minorHAnsi"/>
                <w:b/>
                <w:lang w:val="en"/>
              </w:rPr>
              <w:pPrChange w:id="242" w:author="nermal" w:date="2015-08-10T06:17:00Z">
                <w:pPr>
                  <w:spacing w:line="259" w:lineRule="auto"/>
                  <w:jc w:val="center"/>
                </w:pPr>
              </w:pPrChange>
            </w:pPr>
            <w:del w:id="243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244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251BEDC8" wp14:editId="64396E80">
                    <wp:extent cx="2142998" cy="2081742"/>
                    <wp:effectExtent l="0" t="0" r="0" b="1270"/>
                    <wp:docPr id="108" name="Image 108" descr="Macintosh HD:Users:michelbulon:Documents:World Skills São Paulo 2015:WSC2015_TP40_M04:Images:Map:map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5" descr="Macintosh HD:Users:michelbulon:Documents:World Skills São Paulo 2015:WSC2015_TP40_M04:Images:Map:map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5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42998" cy="20817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4889" w:type="dxa"/>
          </w:tcPr>
          <w:p w14:paraId="66292789" w14:textId="1838673C" w:rsidR="00B21565" w:rsidDel="00EB01DA" w:rsidRDefault="007425F2">
            <w:pPr>
              <w:spacing w:after="160"/>
              <w:rPr>
                <w:del w:id="245" w:author="nermal" w:date="2015-08-10T06:17:00Z"/>
                <w:rStyle w:val="hps"/>
                <w:rFonts w:eastAsiaTheme="minorHAnsi"/>
                <w:b/>
                <w:lang w:val="en"/>
              </w:rPr>
              <w:pPrChange w:id="246" w:author="nermal" w:date="2015-08-10T06:17:00Z">
                <w:pPr>
                  <w:spacing w:line="259" w:lineRule="auto"/>
                  <w:jc w:val="center"/>
                </w:pPr>
              </w:pPrChange>
            </w:pPr>
            <w:del w:id="247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248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27E54F4" wp14:editId="212E28CD">
                    <wp:extent cx="1577340" cy="2103120"/>
                    <wp:effectExtent l="0" t="0" r="0" b="5080"/>
                    <wp:docPr id="9" name="Image 9" descr="Macintosh HD:Users:michelbulon:Documents:World Skills São Paulo 2015:WSC2015_TP40_M04:Images:Sign:Image_Signboard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" descr="Macintosh HD:Users:michelbulon:Documents:World Skills São Paulo 2015:WSC2015_TP40_M04:Images:Sign:Image_Signboard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6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77340" cy="2103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B21565" w:rsidDel="00EB01DA" w14:paraId="0F14F231" w14:textId="68AAD4CB" w:rsidTr="00B21565">
        <w:trPr>
          <w:del w:id="249" w:author="nermal" w:date="2015-08-10T06:17:00Z"/>
        </w:trPr>
        <w:tc>
          <w:tcPr>
            <w:tcW w:w="4889" w:type="dxa"/>
          </w:tcPr>
          <w:p w14:paraId="1DF59521" w14:textId="25332EF1" w:rsidR="00B21565" w:rsidRPr="00B21565" w:rsidDel="00EB01DA" w:rsidRDefault="00B21565">
            <w:pPr>
              <w:spacing w:after="160"/>
              <w:rPr>
                <w:del w:id="250" w:author="nermal" w:date="2015-08-10T06:17:00Z"/>
                <w:rStyle w:val="hps"/>
                <w:rFonts w:eastAsiaTheme="minorHAnsi"/>
                <w:lang w:val="en"/>
              </w:rPr>
              <w:pPrChange w:id="251" w:author="nermal" w:date="2015-08-10T06:17:00Z">
                <w:pPr>
                  <w:spacing w:line="259" w:lineRule="auto"/>
                  <w:jc w:val="center"/>
                </w:pPr>
              </w:pPrChange>
            </w:pPr>
            <w:del w:id="252" w:author="nermal" w:date="2015-08-10T06:17:00Z">
              <w:r w:rsidRPr="00B21565" w:rsidDel="00EB01DA">
                <w:rPr>
                  <w:rStyle w:val="hps"/>
                  <w:rFonts w:eastAsiaTheme="minorHAnsi"/>
                  <w:lang w:val="en"/>
                </w:rPr>
                <w:delText>Map_1.jpg</w:delText>
              </w:r>
            </w:del>
          </w:p>
        </w:tc>
        <w:tc>
          <w:tcPr>
            <w:tcW w:w="4889" w:type="dxa"/>
          </w:tcPr>
          <w:p w14:paraId="7166C809" w14:textId="0B87829F" w:rsidR="00B21565" w:rsidRPr="007425F2" w:rsidDel="00EB01DA" w:rsidRDefault="007425F2">
            <w:pPr>
              <w:spacing w:after="160"/>
              <w:rPr>
                <w:del w:id="253" w:author="nermal" w:date="2015-08-10T06:17:00Z"/>
                <w:rStyle w:val="hps"/>
                <w:rFonts w:eastAsiaTheme="minorHAnsi"/>
                <w:lang w:val="en"/>
              </w:rPr>
              <w:pPrChange w:id="254" w:author="nermal" w:date="2015-08-10T06:17:00Z">
                <w:pPr>
                  <w:spacing w:line="259" w:lineRule="auto"/>
                  <w:jc w:val="center"/>
                </w:pPr>
              </w:pPrChange>
            </w:pPr>
            <w:del w:id="255" w:author="nermal" w:date="2015-08-10T06:17:00Z">
              <w:r w:rsidRPr="007425F2" w:rsidDel="00EB01DA">
                <w:rPr>
                  <w:rStyle w:val="hps"/>
                  <w:rFonts w:eastAsiaTheme="minorHAnsi"/>
                  <w:lang w:val="en"/>
                </w:rPr>
                <w:delText>Image_Signboard.jpg</w:delText>
              </w:r>
            </w:del>
          </w:p>
        </w:tc>
      </w:tr>
    </w:tbl>
    <w:p w14:paraId="7AB762C2" w14:textId="7CB25113" w:rsidR="00E54D57" w:rsidDel="00EB01DA" w:rsidRDefault="00E54D57">
      <w:pPr>
        <w:spacing w:after="160"/>
        <w:rPr>
          <w:del w:id="256" w:author="nermal" w:date="2015-08-10T06:17:00Z"/>
          <w:rStyle w:val="hps"/>
          <w:rFonts w:eastAsiaTheme="minorHAnsi"/>
          <w:b/>
          <w:lang w:val="en"/>
        </w:rPr>
        <w:pPrChange w:id="257" w:author="nermal" w:date="2015-08-10T06:17:00Z">
          <w:pPr/>
        </w:pPrChange>
      </w:pPr>
    </w:p>
    <w:p w14:paraId="398D6CC3" w14:textId="2A9EB0D7" w:rsidR="00960F89" w:rsidDel="00EB01DA" w:rsidRDefault="003749CE">
      <w:pPr>
        <w:spacing w:after="160"/>
        <w:rPr>
          <w:del w:id="258" w:author="nermal" w:date="2015-08-10T06:17:00Z"/>
          <w:rStyle w:val="hps"/>
          <w:rFonts w:eastAsiaTheme="minorHAnsi"/>
          <w:b/>
          <w:lang w:val="en"/>
        </w:rPr>
        <w:pPrChange w:id="259" w:author="nermal" w:date="2015-08-10T06:17:00Z">
          <w:pPr/>
        </w:pPrChange>
      </w:pPr>
      <w:commentRangeStart w:id="260"/>
      <w:del w:id="261" w:author="nermal" w:date="2015-08-10T06:17:00Z">
        <w:r w:rsidDel="00EB01DA">
          <w:rPr>
            <w:rStyle w:val="hps"/>
            <w:rFonts w:eastAsiaTheme="minorHAnsi"/>
            <w:b/>
            <w:lang w:val="en"/>
          </w:rPr>
          <w:delText xml:space="preserve">Image </w:delText>
        </w:r>
        <w:r w:rsidR="0006250C" w:rsidDel="00EB01DA">
          <w:rPr>
            <w:rStyle w:val="hps"/>
            <w:rFonts w:eastAsiaTheme="minorHAnsi"/>
            <w:b/>
            <w:lang w:val="en"/>
          </w:rPr>
          <w:delText xml:space="preserve">Task 3 </w:delText>
        </w:r>
        <w:r w:rsidR="00960F89" w:rsidDel="00EB01DA">
          <w:rPr>
            <w:rStyle w:val="hps"/>
            <w:rFonts w:eastAsiaTheme="minorHAnsi"/>
            <w:b/>
            <w:lang w:val="en"/>
          </w:rPr>
          <w:delText>Pictogram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4"/>
        <w:gridCol w:w="2444"/>
        <w:gridCol w:w="2445"/>
        <w:gridCol w:w="2445"/>
      </w:tblGrid>
      <w:tr w:rsidR="00827BDD" w:rsidDel="00EB01DA" w14:paraId="6EA6C553" w14:textId="5C49ED83" w:rsidTr="00DC7FA8">
        <w:trPr>
          <w:del w:id="262" w:author="nermal" w:date="2015-08-10T06:17:00Z"/>
        </w:trPr>
        <w:tc>
          <w:tcPr>
            <w:tcW w:w="2444" w:type="dxa"/>
          </w:tcPr>
          <w:p w14:paraId="404AEECB" w14:textId="1950D615" w:rsidR="00827BDD" w:rsidDel="00EB01DA" w:rsidRDefault="002D61E6">
            <w:pPr>
              <w:spacing w:after="160"/>
              <w:rPr>
                <w:del w:id="263" w:author="nermal" w:date="2015-08-10T06:17:00Z"/>
                <w:rStyle w:val="hps"/>
                <w:rFonts w:eastAsiaTheme="minorHAnsi"/>
                <w:b/>
                <w:lang w:val="en"/>
              </w:rPr>
              <w:pPrChange w:id="264" w:author="nermal" w:date="2015-08-10T06:17:00Z">
                <w:pPr>
                  <w:spacing w:line="259" w:lineRule="auto"/>
                  <w:jc w:val="center"/>
                </w:pPr>
              </w:pPrChange>
            </w:pPr>
            <w:del w:id="265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266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B96863C" wp14:editId="747C1BDC">
                    <wp:extent cx="1044502" cy="1019175"/>
                    <wp:effectExtent l="0" t="0" r="0" b="0"/>
                    <wp:docPr id="130" name="Image 130" descr="Macintosh HD:Users:michelbulon:Documents:World Skills São Paulo 2015:WSC2015_TP40_M04:Images:Pictogram:Pictogram_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6" descr="Macintosh HD:Users:michelbulon:Documents:World Skills São Paulo 2015:WSC2015_TP40_M04:Images:Pictogram:Pictogram_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7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44904" cy="10195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15B7BB83" w14:textId="01DADFDB" w:rsidR="00827BDD" w:rsidDel="00EB01DA" w:rsidRDefault="00FA738D">
            <w:pPr>
              <w:spacing w:after="160"/>
              <w:rPr>
                <w:del w:id="267" w:author="nermal" w:date="2015-08-10T06:17:00Z"/>
                <w:rStyle w:val="hps"/>
                <w:rFonts w:eastAsiaTheme="minorHAnsi"/>
                <w:b/>
                <w:lang w:val="en"/>
              </w:rPr>
              <w:pPrChange w:id="268" w:author="nermal" w:date="2015-08-10T06:17:00Z">
                <w:pPr>
                  <w:spacing w:line="259" w:lineRule="auto"/>
                  <w:jc w:val="center"/>
                </w:pPr>
              </w:pPrChange>
            </w:pPr>
            <w:del w:id="269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270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FC6BF4E" wp14:editId="1DA4F1E6">
                    <wp:extent cx="1056640" cy="1056640"/>
                    <wp:effectExtent l="0" t="0" r="10160" b="10160"/>
                    <wp:docPr id="6" name="Image 6" descr="Macintosh HD:Users:michelbulon:Documents:World Skills São Paulo 2015:WSC2015_TP40_M04:Images:Pictogram:Pictogram_2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Macintosh HD:Users:michelbulon:Documents:World Skills São Paulo 2015:WSC2015_TP40_M04:Images:Pictogram:Pictogram_2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8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6640" cy="1056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44A15B4B" w14:textId="29756B93" w:rsidR="00827BDD" w:rsidDel="00EB01DA" w:rsidRDefault="00FA738D">
            <w:pPr>
              <w:spacing w:after="160"/>
              <w:rPr>
                <w:del w:id="271" w:author="nermal" w:date="2015-08-10T06:17:00Z"/>
                <w:rStyle w:val="hps"/>
                <w:rFonts w:eastAsiaTheme="minorHAnsi"/>
                <w:b/>
                <w:lang w:val="en"/>
              </w:rPr>
              <w:pPrChange w:id="272" w:author="nermal" w:date="2015-08-10T06:17:00Z">
                <w:pPr>
                  <w:spacing w:line="259" w:lineRule="auto"/>
                  <w:jc w:val="center"/>
                </w:pPr>
              </w:pPrChange>
            </w:pPr>
            <w:del w:id="273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274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E950B48" wp14:editId="5206EA08">
                    <wp:extent cx="1019175" cy="1019175"/>
                    <wp:effectExtent l="0" t="0" r="0" b="0"/>
                    <wp:docPr id="14" name="Image 14" descr="Macintosh HD:Users:michelbulon:Documents:World Skills São Paulo 2015:WSC2015_TP40_M04:Images:Pictogram:Pictogram_3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" descr="Macintosh HD:Users:michelbulon:Documents:World Skills São Paulo 2015:WSC2015_TP40_M04:Images:Pictogram:Pictogram_3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9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19175" cy="1019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7D3829C1" w14:textId="33443FA2" w:rsidR="00827BDD" w:rsidDel="00EB01DA" w:rsidRDefault="00FA738D">
            <w:pPr>
              <w:spacing w:after="160"/>
              <w:rPr>
                <w:del w:id="275" w:author="nermal" w:date="2015-08-10T06:17:00Z"/>
                <w:rStyle w:val="hps"/>
                <w:rFonts w:eastAsiaTheme="minorHAnsi"/>
                <w:b/>
                <w:lang w:val="en"/>
              </w:rPr>
              <w:pPrChange w:id="276" w:author="nermal" w:date="2015-08-10T06:17:00Z">
                <w:pPr>
                  <w:spacing w:line="259" w:lineRule="auto"/>
                  <w:jc w:val="center"/>
                </w:pPr>
              </w:pPrChange>
            </w:pPr>
            <w:del w:id="277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278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7F1C965C" wp14:editId="7FA237C6">
                    <wp:extent cx="538569" cy="1019175"/>
                    <wp:effectExtent l="0" t="0" r="0" b="0"/>
                    <wp:docPr id="15" name="Image 15" descr="Macintosh HD:Users:michelbulon:Documents:World Skills São Paulo 2015:WSC2015_TP40_M04:Images:Pictogram:Pictogram_4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" descr="Macintosh HD:Users:michelbulon:Documents:World Skills São Paulo 2015:WSC2015_TP40_M04:Images:Pictogram:Pictogram_4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8838" cy="10196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2D61E6" w:rsidDel="00EB01DA" w14:paraId="6F948F89" w14:textId="58D67FC0" w:rsidTr="00DC7FA8">
        <w:trPr>
          <w:del w:id="279" w:author="nermal" w:date="2015-08-10T06:17:00Z"/>
        </w:trPr>
        <w:tc>
          <w:tcPr>
            <w:tcW w:w="2444" w:type="dxa"/>
          </w:tcPr>
          <w:p w14:paraId="0EECF6DE" w14:textId="254FB036" w:rsidR="002D61E6" w:rsidRPr="00C329BE" w:rsidDel="00EB01DA" w:rsidRDefault="002D61E6">
            <w:pPr>
              <w:spacing w:after="160"/>
              <w:rPr>
                <w:del w:id="280" w:author="nermal" w:date="2015-08-10T06:17:00Z"/>
                <w:rStyle w:val="hps"/>
                <w:rFonts w:eastAsiaTheme="minorHAnsi"/>
                <w:lang w:val="en"/>
              </w:rPr>
              <w:pPrChange w:id="281" w:author="nermal" w:date="2015-08-10T06:17:00Z">
                <w:pPr>
                  <w:spacing w:line="259" w:lineRule="auto"/>
                  <w:jc w:val="center"/>
                </w:pPr>
              </w:pPrChange>
            </w:pPr>
            <w:del w:id="282" w:author="nermal" w:date="2015-08-10T06:17:00Z">
              <w:r w:rsidRPr="002D61E6" w:rsidDel="00EB01DA">
                <w:rPr>
                  <w:rStyle w:val="hps"/>
                  <w:rFonts w:eastAsiaTheme="minorHAnsi"/>
                  <w:lang w:val="en"/>
                </w:rPr>
                <w:delText>Pictogram_1.jpg</w:delText>
              </w:r>
            </w:del>
          </w:p>
        </w:tc>
        <w:tc>
          <w:tcPr>
            <w:tcW w:w="2444" w:type="dxa"/>
          </w:tcPr>
          <w:p w14:paraId="33C763E9" w14:textId="65A7FFA2" w:rsidR="002D61E6" w:rsidDel="00EB01DA" w:rsidRDefault="002D61E6">
            <w:pPr>
              <w:spacing w:after="160"/>
              <w:rPr>
                <w:del w:id="283" w:author="nermal" w:date="2015-08-10T06:17:00Z"/>
                <w:rStyle w:val="hps"/>
                <w:rFonts w:eastAsiaTheme="minorHAnsi"/>
                <w:b/>
                <w:lang w:val="en"/>
              </w:rPr>
              <w:pPrChange w:id="284" w:author="nermal" w:date="2015-08-10T06:17:00Z">
                <w:pPr>
                  <w:spacing w:line="259" w:lineRule="auto"/>
                  <w:jc w:val="center"/>
                </w:pPr>
              </w:pPrChange>
            </w:pPr>
            <w:del w:id="285" w:author="nermal" w:date="2015-08-10T06:17:00Z">
              <w:r w:rsidDel="00EB01DA">
                <w:delText>Pictogram_2</w:delText>
              </w:r>
              <w:r w:rsidRPr="006D19B1" w:rsidDel="00EB01DA">
                <w:delText>.jpg</w:delText>
              </w:r>
            </w:del>
          </w:p>
        </w:tc>
        <w:tc>
          <w:tcPr>
            <w:tcW w:w="2445" w:type="dxa"/>
          </w:tcPr>
          <w:p w14:paraId="0350C381" w14:textId="696674D3" w:rsidR="002D61E6" w:rsidDel="00EB01DA" w:rsidRDefault="002D61E6">
            <w:pPr>
              <w:spacing w:after="160"/>
              <w:rPr>
                <w:del w:id="286" w:author="nermal" w:date="2015-08-10T06:17:00Z"/>
                <w:rStyle w:val="hps"/>
                <w:rFonts w:eastAsiaTheme="minorHAnsi"/>
                <w:b/>
                <w:lang w:val="en"/>
              </w:rPr>
              <w:pPrChange w:id="287" w:author="nermal" w:date="2015-08-10T06:17:00Z">
                <w:pPr>
                  <w:spacing w:line="259" w:lineRule="auto"/>
                  <w:jc w:val="center"/>
                </w:pPr>
              </w:pPrChange>
            </w:pPr>
            <w:del w:id="288" w:author="nermal" w:date="2015-08-10T06:17:00Z">
              <w:r w:rsidDel="00EB01DA">
                <w:delText>Pictogram_3</w:delText>
              </w:r>
              <w:r w:rsidRPr="00395DB2" w:rsidDel="00EB01DA">
                <w:delText>.jpg</w:delText>
              </w:r>
            </w:del>
          </w:p>
        </w:tc>
        <w:tc>
          <w:tcPr>
            <w:tcW w:w="2445" w:type="dxa"/>
          </w:tcPr>
          <w:p w14:paraId="4C68E7E1" w14:textId="42A1EB8E" w:rsidR="002D61E6" w:rsidDel="00EB01DA" w:rsidRDefault="002D61E6">
            <w:pPr>
              <w:spacing w:after="160"/>
              <w:rPr>
                <w:del w:id="289" w:author="nermal" w:date="2015-08-10T06:17:00Z"/>
                <w:rStyle w:val="hps"/>
                <w:rFonts w:eastAsiaTheme="minorHAnsi"/>
                <w:b/>
                <w:lang w:val="en"/>
              </w:rPr>
              <w:pPrChange w:id="290" w:author="nermal" w:date="2015-08-10T06:17:00Z">
                <w:pPr>
                  <w:spacing w:line="259" w:lineRule="auto"/>
                  <w:jc w:val="center"/>
                </w:pPr>
              </w:pPrChange>
            </w:pPr>
            <w:del w:id="291" w:author="nermal" w:date="2015-08-10T06:17:00Z">
              <w:r w:rsidRPr="00395DB2" w:rsidDel="00EB01DA">
                <w:delText>Pictogram_</w:delText>
              </w:r>
              <w:r w:rsidDel="00EB01DA">
                <w:delText>4</w:delText>
              </w:r>
              <w:r w:rsidRPr="00395DB2" w:rsidDel="00EB01DA">
                <w:delText>.jpg</w:delText>
              </w:r>
            </w:del>
          </w:p>
        </w:tc>
      </w:tr>
      <w:tr w:rsidR="00827BDD" w:rsidDel="00EB01DA" w14:paraId="7C730009" w14:textId="5112405B" w:rsidTr="00DC7FA8">
        <w:trPr>
          <w:del w:id="292" w:author="nermal" w:date="2015-08-10T06:17:00Z"/>
        </w:trPr>
        <w:tc>
          <w:tcPr>
            <w:tcW w:w="2444" w:type="dxa"/>
          </w:tcPr>
          <w:p w14:paraId="315361B9" w14:textId="04E92272" w:rsidR="00827BDD" w:rsidDel="00EB01DA" w:rsidRDefault="00FA738D">
            <w:pPr>
              <w:spacing w:after="160"/>
              <w:rPr>
                <w:del w:id="293" w:author="nermal" w:date="2015-08-10T06:17:00Z"/>
                <w:rStyle w:val="hps"/>
                <w:rFonts w:eastAsiaTheme="minorHAnsi"/>
                <w:b/>
                <w:lang w:val="en"/>
              </w:rPr>
              <w:pPrChange w:id="294" w:author="nermal" w:date="2015-08-10T06:17:00Z">
                <w:pPr>
                  <w:spacing w:line="259" w:lineRule="auto"/>
                  <w:jc w:val="center"/>
                </w:pPr>
              </w:pPrChange>
            </w:pPr>
            <w:del w:id="295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296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16C1CA1B" wp14:editId="029DB80D">
                    <wp:extent cx="974090" cy="974090"/>
                    <wp:effectExtent l="0" t="0" r="0" b="0"/>
                    <wp:docPr id="16" name="Image 16" descr="Macintosh HD:Users:michelbulon:Documents:World Skills São Paulo 2015:WSC2015_TP40_M04:Images:Pictogram:Pictogram_5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Macintosh HD:Users:michelbulon:Documents:World Skills São Paulo 2015:WSC2015_TP40_M04:Images:Pictogram:Pictogram_5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74090" cy="974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66D8BFDC" w14:textId="3597705E" w:rsidR="00827BDD" w:rsidDel="00EB01DA" w:rsidRDefault="00FA738D">
            <w:pPr>
              <w:spacing w:after="160"/>
              <w:rPr>
                <w:del w:id="297" w:author="nermal" w:date="2015-08-10T06:17:00Z"/>
                <w:rStyle w:val="hps"/>
                <w:rFonts w:eastAsiaTheme="minorHAnsi"/>
                <w:b/>
                <w:lang w:val="en"/>
              </w:rPr>
              <w:pPrChange w:id="298" w:author="nermal" w:date="2015-08-10T06:17:00Z">
                <w:pPr>
                  <w:spacing w:line="259" w:lineRule="auto"/>
                  <w:jc w:val="center"/>
                </w:pPr>
              </w:pPrChange>
            </w:pPr>
            <w:del w:id="299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00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17B646EF" wp14:editId="066E0B1A">
                    <wp:extent cx="1075690" cy="1070866"/>
                    <wp:effectExtent l="0" t="0" r="0" b="0"/>
                    <wp:docPr id="17" name="Image 17" descr="Macintosh HD:Users:michelbulon:Documents:World Skills São Paulo 2015:WSC2015_TP40_M04:Images:Pictogram:Pictogram_6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Macintosh HD:Users:michelbulon:Documents:World Skills São Paulo 2015:WSC2015_TP40_M04:Images:Pictogram:Pictogram_6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2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75690" cy="10708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244549F8" w14:textId="620A213D" w:rsidR="00827BDD" w:rsidDel="00EB01DA" w:rsidRDefault="0080489E">
            <w:pPr>
              <w:spacing w:after="160"/>
              <w:rPr>
                <w:del w:id="301" w:author="nermal" w:date="2015-08-10T06:17:00Z"/>
                <w:rStyle w:val="hps"/>
                <w:rFonts w:eastAsiaTheme="minorHAnsi"/>
                <w:b/>
                <w:lang w:val="en"/>
              </w:rPr>
              <w:pPrChange w:id="302" w:author="nermal" w:date="2015-08-10T06:17:00Z">
                <w:pPr>
                  <w:spacing w:line="259" w:lineRule="auto"/>
                  <w:jc w:val="center"/>
                </w:pPr>
              </w:pPrChange>
            </w:pPr>
            <w:del w:id="303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04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1A3BE1AF" wp14:editId="5ED62EE6">
                    <wp:extent cx="715401" cy="1076325"/>
                    <wp:effectExtent l="0" t="0" r="0" b="0"/>
                    <wp:docPr id="25" name="Image 25" descr="Macintosh HD:Users:michelbulon:Documents:World Skills São Paulo 2015:WSC2015_TP40_M04:Originaux:Ticket office:Pictogram_7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" descr="Macintosh HD:Users:michelbulon:Documents:World Skills São Paulo 2015:WSC2015_TP40_M04:Originaux:Ticket office:Pictogram_7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16445" cy="10778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113369EA" w14:textId="4D870D33" w:rsidR="00827BDD" w:rsidDel="00EB01DA" w:rsidRDefault="0080489E">
            <w:pPr>
              <w:spacing w:after="160"/>
              <w:rPr>
                <w:del w:id="305" w:author="nermal" w:date="2015-08-10T06:17:00Z"/>
                <w:rStyle w:val="hps"/>
                <w:rFonts w:eastAsiaTheme="minorHAnsi"/>
                <w:b/>
                <w:lang w:val="en"/>
              </w:rPr>
              <w:pPrChange w:id="306" w:author="nermal" w:date="2015-08-10T06:17:00Z">
                <w:pPr>
                  <w:spacing w:line="259" w:lineRule="auto"/>
                  <w:jc w:val="center"/>
                </w:pPr>
              </w:pPrChange>
            </w:pPr>
            <w:del w:id="307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08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087AAC7A" wp14:editId="77770C7B">
                    <wp:extent cx="1409700" cy="1060450"/>
                    <wp:effectExtent l="0" t="0" r="12700" b="6350"/>
                    <wp:docPr id="28" name="Image 28" descr="Macintosh HD:Users:michelbulon:Documents:World Skills São Paulo 2015:WSC2015_TP40_M04:Originaux:Ticket office:Pictogram_8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Macintosh HD:Users:michelbulon:Documents:World Skills São Paulo 2015:WSC2015_TP40_M04:Originaux:Ticket office:Pictogram_8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4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9700" cy="1060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2D61E6" w:rsidDel="00EB01DA" w14:paraId="490627D8" w14:textId="1D013547" w:rsidTr="00DC7FA8">
        <w:trPr>
          <w:del w:id="309" w:author="nermal" w:date="2015-08-10T06:17:00Z"/>
        </w:trPr>
        <w:tc>
          <w:tcPr>
            <w:tcW w:w="2444" w:type="dxa"/>
          </w:tcPr>
          <w:p w14:paraId="62D544CA" w14:textId="3D0958C5" w:rsidR="002D61E6" w:rsidRPr="000557D1" w:rsidDel="00EB01DA" w:rsidRDefault="002D61E6">
            <w:pPr>
              <w:spacing w:after="160"/>
              <w:rPr>
                <w:del w:id="310" w:author="nermal" w:date="2015-08-10T06:17:00Z"/>
                <w:rStyle w:val="hps"/>
                <w:rFonts w:eastAsiaTheme="minorHAnsi"/>
                <w:lang w:val="en"/>
              </w:rPr>
              <w:pPrChange w:id="311" w:author="nermal" w:date="2015-08-10T06:17:00Z">
                <w:pPr>
                  <w:spacing w:line="259" w:lineRule="auto"/>
                  <w:jc w:val="center"/>
                </w:pPr>
              </w:pPrChange>
            </w:pPr>
            <w:del w:id="312" w:author="nermal" w:date="2015-08-10T06:17:00Z">
              <w:r w:rsidDel="00EB01DA">
                <w:delText>Pictogram_5</w:delText>
              </w:r>
              <w:r w:rsidRPr="00663A45" w:rsidDel="00EB01DA">
                <w:delText>.jpg</w:delText>
              </w:r>
            </w:del>
          </w:p>
        </w:tc>
        <w:tc>
          <w:tcPr>
            <w:tcW w:w="2444" w:type="dxa"/>
          </w:tcPr>
          <w:p w14:paraId="2ABCEC66" w14:textId="4126E2F6" w:rsidR="002D61E6" w:rsidDel="00EB01DA" w:rsidRDefault="002D61E6">
            <w:pPr>
              <w:spacing w:after="160"/>
              <w:rPr>
                <w:del w:id="313" w:author="nermal" w:date="2015-08-10T06:17:00Z"/>
                <w:rStyle w:val="hps"/>
                <w:rFonts w:eastAsiaTheme="minorHAnsi"/>
                <w:b/>
                <w:lang w:val="en"/>
              </w:rPr>
              <w:pPrChange w:id="314" w:author="nermal" w:date="2015-08-10T06:17:00Z">
                <w:pPr>
                  <w:spacing w:line="259" w:lineRule="auto"/>
                  <w:jc w:val="center"/>
                </w:pPr>
              </w:pPrChange>
            </w:pPr>
            <w:del w:id="315" w:author="nermal" w:date="2015-08-10T06:17:00Z">
              <w:r w:rsidDel="00EB01DA">
                <w:delText>Pictogram_6</w:delText>
              </w:r>
              <w:r w:rsidRPr="00663A45" w:rsidDel="00EB01DA">
                <w:delText>.jpg</w:delText>
              </w:r>
            </w:del>
          </w:p>
        </w:tc>
        <w:tc>
          <w:tcPr>
            <w:tcW w:w="2445" w:type="dxa"/>
          </w:tcPr>
          <w:p w14:paraId="2CC5D7ED" w14:textId="397506A0" w:rsidR="002D61E6" w:rsidDel="00EB01DA" w:rsidRDefault="002D61E6">
            <w:pPr>
              <w:spacing w:after="160"/>
              <w:rPr>
                <w:del w:id="316" w:author="nermal" w:date="2015-08-10T06:17:00Z"/>
                <w:rStyle w:val="hps"/>
                <w:rFonts w:eastAsiaTheme="minorHAnsi"/>
                <w:b/>
                <w:lang w:val="en"/>
              </w:rPr>
              <w:pPrChange w:id="317" w:author="nermal" w:date="2015-08-10T06:17:00Z">
                <w:pPr>
                  <w:spacing w:line="259" w:lineRule="auto"/>
                  <w:jc w:val="center"/>
                </w:pPr>
              </w:pPrChange>
            </w:pPr>
            <w:del w:id="318" w:author="nermal" w:date="2015-08-10T06:17:00Z">
              <w:r w:rsidDel="00EB01DA">
                <w:delText>Pictogram_7</w:delText>
              </w:r>
              <w:r w:rsidRPr="00663A45" w:rsidDel="00EB01DA">
                <w:delText>.jpg</w:delText>
              </w:r>
            </w:del>
          </w:p>
        </w:tc>
        <w:tc>
          <w:tcPr>
            <w:tcW w:w="2445" w:type="dxa"/>
          </w:tcPr>
          <w:p w14:paraId="3CF974E4" w14:textId="02088C76" w:rsidR="002D61E6" w:rsidDel="00EB01DA" w:rsidRDefault="002D61E6">
            <w:pPr>
              <w:spacing w:after="160"/>
              <w:rPr>
                <w:del w:id="319" w:author="nermal" w:date="2015-08-10T06:17:00Z"/>
                <w:rStyle w:val="hps"/>
                <w:rFonts w:eastAsiaTheme="minorHAnsi"/>
                <w:b/>
                <w:lang w:val="en"/>
              </w:rPr>
              <w:pPrChange w:id="320" w:author="nermal" w:date="2015-08-10T06:17:00Z">
                <w:pPr>
                  <w:spacing w:line="259" w:lineRule="auto"/>
                  <w:jc w:val="center"/>
                </w:pPr>
              </w:pPrChange>
            </w:pPr>
            <w:del w:id="321" w:author="nermal" w:date="2015-08-10T06:17:00Z">
              <w:r w:rsidDel="00EB01DA">
                <w:delText>Pictogram_8</w:delText>
              </w:r>
              <w:r w:rsidRPr="00663A45" w:rsidDel="00EB01DA">
                <w:delText>.jpg</w:delText>
              </w:r>
            </w:del>
          </w:p>
        </w:tc>
      </w:tr>
      <w:tr w:rsidR="00827BDD" w:rsidDel="00EB01DA" w14:paraId="70C24F57" w14:textId="2D6EBF84" w:rsidTr="00DC7FA8">
        <w:trPr>
          <w:del w:id="322" w:author="nermal" w:date="2015-08-10T06:17:00Z"/>
        </w:trPr>
        <w:tc>
          <w:tcPr>
            <w:tcW w:w="2444" w:type="dxa"/>
          </w:tcPr>
          <w:p w14:paraId="0C335B38" w14:textId="23358234" w:rsidR="00827BDD" w:rsidDel="00EB01DA" w:rsidRDefault="0080489E">
            <w:pPr>
              <w:spacing w:after="160"/>
              <w:rPr>
                <w:del w:id="323" w:author="nermal" w:date="2015-08-10T06:17:00Z"/>
                <w:rStyle w:val="hps"/>
                <w:rFonts w:eastAsiaTheme="minorHAnsi"/>
                <w:b/>
                <w:lang w:val="en"/>
              </w:rPr>
              <w:pPrChange w:id="324" w:author="nermal" w:date="2015-08-10T06:17:00Z">
                <w:pPr>
                  <w:spacing w:line="259" w:lineRule="auto"/>
                  <w:jc w:val="center"/>
                </w:pPr>
              </w:pPrChange>
            </w:pPr>
            <w:del w:id="325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26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58D198CF" wp14:editId="5CD42F07">
                    <wp:extent cx="1012825" cy="1012825"/>
                    <wp:effectExtent l="0" t="0" r="3175" b="3175"/>
                    <wp:docPr id="29" name="Image 29" descr="Macintosh HD:Users:michelbulon:Documents:World Skills São Paulo 2015:WSC2015_TP40_M04:Originaux:Ticket office:Pictogram_9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" descr="Macintosh HD:Users:michelbulon:Documents:World Skills São Paulo 2015:WSC2015_TP40_M04:Originaux:Ticket office:Pictogram_9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5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12825" cy="1012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293F2D57" w14:textId="21D8CD54" w:rsidR="00827BDD" w:rsidDel="00EB01DA" w:rsidRDefault="0080489E">
            <w:pPr>
              <w:spacing w:after="160"/>
              <w:rPr>
                <w:del w:id="327" w:author="nermal" w:date="2015-08-10T06:17:00Z"/>
                <w:rStyle w:val="hps"/>
                <w:rFonts w:eastAsiaTheme="minorHAnsi"/>
                <w:b/>
                <w:lang w:val="en"/>
              </w:rPr>
              <w:pPrChange w:id="328" w:author="nermal" w:date="2015-08-10T06:17:00Z">
                <w:pPr>
                  <w:spacing w:line="259" w:lineRule="auto"/>
                  <w:jc w:val="center"/>
                </w:pPr>
              </w:pPrChange>
            </w:pPr>
            <w:del w:id="329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30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80CF359" wp14:editId="05450F8C">
                    <wp:extent cx="1201642" cy="898525"/>
                    <wp:effectExtent l="0" t="0" r="0" b="0"/>
                    <wp:docPr id="30" name="Image 30" descr="Macintosh HD:Users:michelbulon:Documents:World Skills São Paulo 2015:WSC2015_TP40_M04:Originaux:Ticket office:Pictogram_10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" descr="Macintosh HD:Users:michelbulon:Documents:World Skills São Paulo 2015:WSC2015_TP40_M04:Originaux:Ticket office:Pictogram_10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6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01642" cy="898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77BB2CB5" w14:textId="4D65126E" w:rsidR="00827BDD" w:rsidDel="00EB01DA" w:rsidRDefault="0080489E">
            <w:pPr>
              <w:spacing w:after="160"/>
              <w:rPr>
                <w:del w:id="331" w:author="nermal" w:date="2015-08-10T06:17:00Z"/>
                <w:rStyle w:val="hps"/>
                <w:rFonts w:eastAsiaTheme="minorHAnsi"/>
                <w:b/>
                <w:lang w:val="en"/>
              </w:rPr>
              <w:pPrChange w:id="332" w:author="nermal" w:date="2015-08-10T06:17:00Z">
                <w:pPr>
                  <w:spacing w:line="259" w:lineRule="auto"/>
                  <w:jc w:val="center"/>
                </w:pPr>
              </w:pPrChange>
            </w:pPr>
            <w:del w:id="333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34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58BF5C8" wp14:editId="280C17F3">
                    <wp:extent cx="1234440" cy="910469"/>
                    <wp:effectExtent l="0" t="0" r="10160" b="4445"/>
                    <wp:docPr id="31" name="Image 31" descr="Macintosh HD:Users:michelbulon:Documents:World Skills São Paulo 2015:WSC2015_TP40_M04:Originaux:Ticket office:Pictogram_1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" descr="Macintosh HD:Users:michelbulon:Documents:World Skills São Paulo 2015:WSC2015_TP40_M04:Originaux:Ticket office:Pictogram_1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7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34440" cy="9104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62AF0E3E" w14:textId="22FF0BA7" w:rsidR="00827BDD" w:rsidDel="00EB01DA" w:rsidRDefault="009548C3">
            <w:pPr>
              <w:spacing w:after="160"/>
              <w:rPr>
                <w:del w:id="335" w:author="nermal" w:date="2015-08-10T06:17:00Z"/>
                <w:rStyle w:val="hps"/>
                <w:rFonts w:eastAsiaTheme="minorHAnsi"/>
                <w:b/>
                <w:lang w:val="en"/>
              </w:rPr>
              <w:pPrChange w:id="336" w:author="nermal" w:date="2015-08-10T06:17:00Z">
                <w:pPr>
                  <w:spacing w:line="259" w:lineRule="auto"/>
                  <w:jc w:val="center"/>
                </w:pPr>
              </w:pPrChange>
            </w:pPr>
            <w:del w:id="337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38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5903A8D" wp14:editId="594B7C9A">
                    <wp:extent cx="1164590" cy="874760"/>
                    <wp:effectExtent l="0" t="0" r="3810" b="0"/>
                    <wp:docPr id="7" name="Image 7" descr="Macintosh HD:Users:michelbulon:Documents:World Skills São Paulo 2015:WSC2015_TP40_M04:Images:Pictogram:Pictogram_12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Macintosh HD:Users:michelbulon:Documents:World Skills São Paulo 2015:WSC2015_TP40_M04:Images:Pictogram:Pictogram_12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8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64590" cy="874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2D61E6" w:rsidDel="00EB01DA" w14:paraId="62B0174F" w14:textId="4494250F" w:rsidTr="00DC7FA8">
        <w:trPr>
          <w:del w:id="339" w:author="nermal" w:date="2015-08-10T06:17:00Z"/>
        </w:trPr>
        <w:tc>
          <w:tcPr>
            <w:tcW w:w="2444" w:type="dxa"/>
          </w:tcPr>
          <w:p w14:paraId="696AAF3E" w14:textId="27D1628F" w:rsidR="002D61E6" w:rsidDel="00EB01DA" w:rsidRDefault="002D61E6">
            <w:pPr>
              <w:spacing w:after="160"/>
              <w:rPr>
                <w:del w:id="340" w:author="nermal" w:date="2015-08-10T06:17:00Z"/>
                <w:rStyle w:val="hps"/>
                <w:rFonts w:eastAsiaTheme="minorHAnsi"/>
                <w:b/>
                <w:lang w:val="en"/>
              </w:rPr>
              <w:pPrChange w:id="341" w:author="nermal" w:date="2015-08-10T06:17:00Z">
                <w:pPr>
                  <w:spacing w:line="259" w:lineRule="auto"/>
                  <w:jc w:val="center"/>
                </w:pPr>
              </w:pPrChange>
            </w:pPr>
            <w:del w:id="342" w:author="nermal" w:date="2015-08-10T06:17:00Z">
              <w:r w:rsidDel="00EB01DA">
                <w:delText>Pictogram_9</w:delText>
              </w:r>
              <w:r w:rsidRPr="00175471" w:rsidDel="00EB01DA">
                <w:delText>.jpg</w:delText>
              </w:r>
            </w:del>
          </w:p>
        </w:tc>
        <w:tc>
          <w:tcPr>
            <w:tcW w:w="2444" w:type="dxa"/>
          </w:tcPr>
          <w:p w14:paraId="3CD1DA6E" w14:textId="2ADC32E9" w:rsidR="002D61E6" w:rsidDel="00EB01DA" w:rsidRDefault="002D61E6">
            <w:pPr>
              <w:spacing w:after="160"/>
              <w:rPr>
                <w:del w:id="343" w:author="nermal" w:date="2015-08-10T06:17:00Z"/>
                <w:rStyle w:val="hps"/>
                <w:rFonts w:eastAsiaTheme="minorHAnsi"/>
                <w:b/>
                <w:lang w:val="en"/>
              </w:rPr>
              <w:pPrChange w:id="344" w:author="nermal" w:date="2015-08-10T06:17:00Z">
                <w:pPr>
                  <w:spacing w:line="259" w:lineRule="auto"/>
                  <w:jc w:val="center"/>
                </w:pPr>
              </w:pPrChange>
            </w:pPr>
            <w:del w:id="345" w:author="nermal" w:date="2015-08-10T06:17:00Z">
              <w:r w:rsidRPr="00175471" w:rsidDel="00EB01DA">
                <w:delText>Pictogram_1</w:delText>
              </w:r>
              <w:r w:rsidDel="00EB01DA">
                <w:delText>0</w:delText>
              </w:r>
              <w:r w:rsidRPr="00175471" w:rsidDel="00EB01DA">
                <w:delText>.jpg</w:delText>
              </w:r>
            </w:del>
          </w:p>
        </w:tc>
        <w:tc>
          <w:tcPr>
            <w:tcW w:w="2445" w:type="dxa"/>
          </w:tcPr>
          <w:p w14:paraId="59B57FEE" w14:textId="207672EB" w:rsidR="002D61E6" w:rsidDel="00EB01DA" w:rsidRDefault="002D61E6">
            <w:pPr>
              <w:spacing w:after="160"/>
              <w:rPr>
                <w:del w:id="346" w:author="nermal" w:date="2015-08-10T06:17:00Z"/>
                <w:rStyle w:val="hps"/>
                <w:rFonts w:eastAsiaTheme="minorHAnsi"/>
                <w:b/>
                <w:lang w:val="en"/>
              </w:rPr>
              <w:pPrChange w:id="347" w:author="nermal" w:date="2015-08-10T06:17:00Z">
                <w:pPr>
                  <w:spacing w:line="259" w:lineRule="auto"/>
                  <w:jc w:val="center"/>
                </w:pPr>
              </w:pPrChange>
            </w:pPr>
            <w:del w:id="348" w:author="nermal" w:date="2015-08-10T06:17:00Z">
              <w:r w:rsidRPr="00175471" w:rsidDel="00EB01DA">
                <w:delText>Pictogram_1</w:delText>
              </w:r>
              <w:r w:rsidDel="00EB01DA">
                <w:delText>1</w:delText>
              </w:r>
              <w:r w:rsidRPr="00175471" w:rsidDel="00EB01DA">
                <w:delText>.jpg</w:delText>
              </w:r>
            </w:del>
          </w:p>
        </w:tc>
        <w:tc>
          <w:tcPr>
            <w:tcW w:w="2445" w:type="dxa"/>
          </w:tcPr>
          <w:p w14:paraId="22F9C2BA" w14:textId="44B09014" w:rsidR="002D61E6" w:rsidDel="00EB01DA" w:rsidRDefault="002D61E6">
            <w:pPr>
              <w:spacing w:after="160"/>
              <w:rPr>
                <w:del w:id="349" w:author="nermal" w:date="2015-08-10T06:17:00Z"/>
                <w:rStyle w:val="hps"/>
                <w:rFonts w:eastAsiaTheme="minorHAnsi"/>
                <w:b/>
                <w:lang w:val="en"/>
              </w:rPr>
              <w:pPrChange w:id="350" w:author="nermal" w:date="2015-08-10T06:17:00Z">
                <w:pPr>
                  <w:spacing w:line="259" w:lineRule="auto"/>
                  <w:jc w:val="center"/>
                </w:pPr>
              </w:pPrChange>
            </w:pPr>
            <w:del w:id="351" w:author="nermal" w:date="2015-08-10T06:17:00Z">
              <w:r w:rsidRPr="00175471" w:rsidDel="00EB01DA">
                <w:delText>Pictogram_1</w:delText>
              </w:r>
              <w:r w:rsidDel="00EB01DA">
                <w:delText>2</w:delText>
              </w:r>
              <w:r w:rsidRPr="00175471" w:rsidDel="00EB01DA">
                <w:delText>.jpg</w:delText>
              </w:r>
            </w:del>
          </w:p>
        </w:tc>
      </w:tr>
      <w:tr w:rsidR="00827BDD" w:rsidDel="00EB01DA" w14:paraId="2CCEA74C" w14:textId="48F2CC5F" w:rsidTr="00DC7FA8">
        <w:trPr>
          <w:del w:id="352" w:author="nermal" w:date="2015-08-10T06:17:00Z"/>
        </w:trPr>
        <w:tc>
          <w:tcPr>
            <w:tcW w:w="2444" w:type="dxa"/>
          </w:tcPr>
          <w:p w14:paraId="187B2551" w14:textId="7FCC6BF9" w:rsidR="00827BDD" w:rsidDel="00EB01DA" w:rsidRDefault="009548C3">
            <w:pPr>
              <w:spacing w:after="160"/>
              <w:rPr>
                <w:del w:id="353" w:author="nermal" w:date="2015-08-10T06:17:00Z"/>
                <w:rStyle w:val="hps"/>
                <w:rFonts w:eastAsiaTheme="minorHAnsi"/>
                <w:b/>
                <w:lang w:val="en"/>
              </w:rPr>
              <w:pPrChange w:id="354" w:author="nermal" w:date="2015-08-10T06:17:00Z">
                <w:pPr>
                  <w:spacing w:line="259" w:lineRule="auto"/>
                  <w:jc w:val="center"/>
                </w:pPr>
              </w:pPrChange>
            </w:pPr>
            <w:del w:id="355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56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29896AEC" wp14:editId="362B6960">
                    <wp:extent cx="1306652" cy="1006475"/>
                    <wp:effectExtent l="0" t="0" r="0" b="9525"/>
                    <wp:docPr id="8" name="Image 8" descr="Macintosh HD:Users:michelbulon:Documents:World Skills São Paulo 2015:WSC2015_TP40_M04:Images:Pictogram:Pictogram_13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Macintosh HD:Users:michelbulon:Documents:World Skills São Paulo 2015:WSC2015_TP40_M04:Images:Pictogram:Pictogram_13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9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06652" cy="1006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4" w:type="dxa"/>
          </w:tcPr>
          <w:p w14:paraId="47535251" w14:textId="0CC663E5" w:rsidR="00827BDD" w:rsidDel="00EB01DA" w:rsidRDefault="009548C3">
            <w:pPr>
              <w:spacing w:after="160"/>
              <w:rPr>
                <w:del w:id="357" w:author="nermal" w:date="2015-08-10T06:17:00Z"/>
                <w:rStyle w:val="hps"/>
                <w:rFonts w:eastAsiaTheme="minorHAnsi"/>
                <w:b/>
                <w:lang w:val="en"/>
              </w:rPr>
              <w:pPrChange w:id="358" w:author="nermal" w:date="2015-08-10T06:17:00Z">
                <w:pPr>
                  <w:spacing w:line="259" w:lineRule="auto"/>
                  <w:jc w:val="center"/>
                </w:pPr>
              </w:pPrChange>
            </w:pPr>
            <w:del w:id="359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60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6A05815C" wp14:editId="33A687DF">
                    <wp:extent cx="1409700" cy="1174750"/>
                    <wp:effectExtent l="0" t="0" r="12700" b="0"/>
                    <wp:docPr id="12" name="Image 12" descr="Macintosh HD:Users:michelbulon:Documents:World Skills São Paulo 2015:WSC2015_TP40_M04:Images:Pictogram:Pictogram_14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 descr="Macintosh HD:Users:michelbulon:Documents:World Skills São Paulo 2015:WSC2015_TP40_M04:Images:Pictogram:Pictogram_14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09700" cy="1174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6289C89D" w14:textId="550ED9DD" w:rsidR="00827BDD" w:rsidDel="00EB01DA" w:rsidRDefault="0096586A">
            <w:pPr>
              <w:spacing w:after="160"/>
              <w:rPr>
                <w:del w:id="361" w:author="nermal" w:date="2015-08-10T06:17:00Z"/>
                <w:rStyle w:val="hps"/>
                <w:rFonts w:eastAsiaTheme="minorHAnsi"/>
                <w:b/>
                <w:lang w:val="en"/>
              </w:rPr>
              <w:pPrChange w:id="362" w:author="nermal" w:date="2015-08-10T06:17:00Z">
                <w:pPr>
                  <w:spacing w:line="259" w:lineRule="auto"/>
                  <w:jc w:val="center"/>
                </w:pPr>
              </w:pPrChange>
            </w:pPr>
            <w:del w:id="363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64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2433C1E0" wp14:editId="30EB0EF4">
                    <wp:extent cx="1012190" cy="1012190"/>
                    <wp:effectExtent l="0" t="0" r="3810" b="3810"/>
                    <wp:docPr id="10" name="Image 10" descr="Macintosh HD:Users:michelbulon:Documents:World Skills São Paulo 2015:WSC2015_TP40_M04:Images:Pictogram:Pictogram_15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" descr="Macintosh HD:Users:michelbulon:Documents:World Skills São Paulo 2015:WSC2015_TP40_M04:Images:Pictogram:Pictogram_15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1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12190" cy="1012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2445" w:type="dxa"/>
          </w:tcPr>
          <w:p w14:paraId="5AE20B0C" w14:textId="77350AF8" w:rsidR="00827BDD" w:rsidDel="00EB01DA" w:rsidRDefault="0096586A">
            <w:pPr>
              <w:spacing w:after="160"/>
              <w:rPr>
                <w:del w:id="365" w:author="nermal" w:date="2015-08-10T06:17:00Z"/>
                <w:rStyle w:val="hps"/>
                <w:rFonts w:eastAsiaTheme="minorHAnsi"/>
                <w:b/>
                <w:lang w:val="en"/>
              </w:rPr>
              <w:pPrChange w:id="366" w:author="nermal" w:date="2015-08-10T06:17:00Z">
                <w:pPr>
                  <w:spacing w:line="259" w:lineRule="auto"/>
                  <w:jc w:val="center"/>
                </w:pPr>
              </w:pPrChange>
            </w:pPr>
            <w:del w:id="367" w:author="nermal" w:date="2015-08-10T06:17:00Z">
              <w:r w:rsidDel="00EB01DA">
                <w:rPr>
                  <w:rFonts w:cs="Times New Roman"/>
                  <w:b/>
                  <w:noProof/>
                  <w:lang w:val="en-US"/>
                  <w:rPrChange w:id="368" w:author="Unknown">
                    <w:rPr>
                      <w:noProof/>
                      <w:lang w:val="en-US"/>
                    </w:rPr>
                  </w:rPrChange>
                </w:rPr>
                <w:drawing>
                  <wp:inline distT="0" distB="0" distL="0" distR="0" wp14:anchorId="35CC9F31" wp14:editId="40B94303">
                    <wp:extent cx="1056640" cy="1056640"/>
                    <wp:effectExtent l="0" t="0" r="10160" b="10160"/>
                    <wp:docPr id="11" name="Image 11" descr="Macintosh HD:Users:michelbulon:Documents:World Skills São Paulo 2015:WSC2015_TP40_M04:Images:Pictogram:Pictogram_16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Macintosh HD:Users:michelbulon:Documents:World Skills São Paulo 2015:WSC2015_TP40_M04:Images:Pictogram:Pictogram_16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2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6640" cy="1056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2D61E6" w:rsidRPr="00CB516D" w:rsidDel="00EB01DA" w14:paraId="40D5AA9A" w14:textId="6A3571A4" w:rsidTr="00DC7FA8">
        <w:trPr>
          <w:del w:id="369" w:author="nermal" w:date="2015-08-10T06:17:00Z"/>
        </w:trPr>
        <w:tc>
          <w:tcPr>
            <w:tcW w:w="2444" w:type="dxa"/>
          </w:tcPr>
          <w:p w14:paraId="0EF4E395" w14:textId="34E0841D" w:rsidR="002D61E6" w:rsidRPr="00CB516D" w:rsidDel="00EB01DA" w:rsidRDefault="002D61E6">
            <w:pPr>
              <w:spacing w:after="160"/>
              <w:rPr>
                <w:del w:id="370" w:author="nermal" w:date="2015-08-10T06:17:00Z"/>
                <w:rStyle w:val="hps"/>
                <w:rFonts w:eastAsiaTheme="minorHAnsi"/>
                <w:lang w:val="en"/>
              </w:rPr>
              <w:pPrChange w:id="371" w:author="nermal" w:date="2015-08-10T06:17:00Z">
                <w:pPr>
                  <w:spacing w:line="259" w:lineRule="auto"/>
                  <w:jc w:val="center"/>
                </w:pPr>
              </w:pPrChange>
            </w:pPr>
            <w:del w:id="372" w:author="nermal" w:date="2015-08-10T06:17:00Z">
              <w:r w:rsidRPr="008C54AF" w:rsidDel="00EB01DA">
                <w:delText>Pictogram_1</w:delText>
              </w:r>
              <w:r w:rsidDel="00EB01DA">
                <w:delText>3</w:delText>
              </w:r>
              <w:r w:rsidRPr="008C54AF" w:rsidDel="00EB01DA">
                <w:delText>.jpg</w:delText>
              </w:r>
            </w:del>
          </w:p>
        </w:tc>
        <w:tc>
          <w:tcPr>
            <w:tcW w:w="2444" w:type="dxa"/>
          </w:tcPr>
          <w:p w14:paraId="63CB7DDA" w14:textId="7DE64604" w:rsidR="002D61E6" w:rsidRPr="00CB516D" w:rsidDel="00EB01DA" w:rsidRDefault="002D61E6">
            <w:pPr>
              <w:spacing w:after="160"/>
              <w:rPr>
                <w:del w:id="373" w:author="nermal" w:date="2015-08-10T06:17:00Z"/>
                <w:rStyle w:val="hps"/>
                <w:rFonts w:eastAsiaTheme="minorHAnsi"/>
                <w:lang w:val="en"/>
              </w:rPr>
              <w:pPrChange w:id="374" w:author="nermal" w:date="2015-08-10T06:17:00Z">
                <w:pPr>
                  <w:spacing w:line="259" w:lineRule="auto"/>
                  <w:jc w:val="center"/>
                </w:pPr>
              </w:pPrChange>
            </w:pPr>
            <w:del w:id="375" w:author="nermal" w:date="2015-08-10T06:17:00Z">
              <w:r w:rsidRPr="008C54AF" w:rsidDel="00EB01DA">
                <w:delText>Pictogram_1</w:delText>
              </w:r>
              <w:r w:rsidDel="00EB01DA">
                <w:delText>4</w:delText>
              </w:r>
              <w:r w:rsidRPr="008C54AF" w:rsidDel="00EB01DA">
                <w:delText>.jpg</w:delText>
              </w:r>
            </w:del>
          </w:p>
        </w:tc>
        <w:tc>
          <w:tcPr>
            <w:tcW w:w="2445" w:type="dxa"/>
          </w:tcPr>
          <w:p w14:paraId="10A81347" w14:textId="14AFAF87" w:rsidR="002D61E6" w:rsidRPr="00CB516D" w:rsidDel="00EB01DA" w:rsidRDefault="0096586A">
            <w:pPr>
              <w:spacing w:after="160"/>
              <w:rPr>
                <w:del w:id="376" w:author="nermal" w:date="2015-08-10T06:17:00Z"/>
                <w:rStyle w:val="hps"/>
                <w:rFonts w:eastAsiaTheme="minorHAnsi"/>
                <w:lang w:val="en"/>
              </w:rPr>
              <w:pPrChange w:id="377" w:author="nermal" w:date="2015-08-10T06:17:00Z">
                <w:pPr>
                  <w:spacing w:line="259" w:lineRule="auto"/>
                  <w:jc w:val="center"/>
                </w:pPr>
              </w:pPrChange>
            </w:pPr>
            <w:del w:id="378" w:author="nermal" w:date="2015-08-10T06:17:00Z">
              <w:r w:rsidRPr="0096586A" w:rsidDel="00EB01DA">
                <w:rPr>
                  <w:rStyle w:val="hps"/>
                  <w:rFonts w:eastAsiaTheme="minorHAnsi"/>
                  <w:lang w:val="en"/>
                </w:rPr>
                <w:delText>Pictogram_15</w:delText>
              </w:r>
              <w:r w:rsidDel="00EB01DA">
                <w:rPr>
                  <w:rStyle w:val="hps"/>
                  <w:rFonts w:eastAsiaTheme="minorHAnsi"/>
                  <w:lang w:val="en"/>
                </w:rPr>
                <w:delText>.jpg</w:delText>
              </w:r>
            </w:del>
          </w:p>
        </w:tc>
        <w:tc>
          <w:tcPr>
            <w:tcW w:w="2445" w:type="dxa"/>
          </w:tcPr>
          <w:p w14:paraId="1AF840AB" w14:textId="5BE7E47D" w:rsidR="002D61E6" w:rsidRPr="00CB516D" w:rsidDel="00EB01DA" w:rsidRDefault="0096586A">
            <w:pPr>
              <w:spacing w:after="160"/>
              <w:rPr>
                <w:del w:id="379" w:author="nermal" w:date="2015-08-10T06:17:00Z"/>
                <w:rStyle w:val="hps"/>
                <w:rFonts w:eastAsiaTheme="minorHAnsi"/>
                <w:lang w:val="en"/>
              </w:rPr>
              <w:pPrChange w:id="380" w:author="nermal" w:date="2015-08-10T06:17:00Z">
                <w:pPr>
                  <w:spacing w:line="259" w:lineRule="auto"/>
                  <w:jc w:val="center"/>
                </w:pPr>
              </w:pPrChange>
            </w:pPr>
            <w:del w:id="381" w:author="nermal" w:date="2015-08-10T06:17:00Z">
              <w:r w:rsidDel="00EB01DA">
                <w:rPr>
                  <w:rStyle w:val="hps"/>
                  <w:rFonts w:eastAsiaTheme="minorHAnsi"/>
                  <w:lang w:val="en"/>
                </w:rPr>
                <w:delText>Pictogram_16.jpg</w:delText>
              </w:r>
            </w:del>
          </w:p>
        </w:tc>
      </w:tr>
    </w:tbl>
    <w:commentRangeEnd w:id="260"/>
    <w:p w14:paraId="46EE59B1" w14:textId="1F557F71" w:rsidR="00E06066" w:rsidRPr="000E5386" w:rsidRDefault="00BC408B">
      <w:pPr>
        <w:spacing w:after="160"/>
        <w:rPr>
          <w:rStyle w:val="hps"/>
          <w:rFonts w:eastAsiaTheme="minorHAnsi"/>
          <w:b/>
          <w:lang w:val="en"/>
        </w:rPr>
        <w:pPrChange w:id="382" w:author="nermal" w:date="2015-08-10T06:17:00Z">
          <w:pPr>
            <w:jc w:val="center"/>
          </w:pPr>
        </w:pPrChange>
      </w:pPr>
      <w:del w:id="383" w:author="nermal" w:date="2015-08-10T06:17:00Z">
        <w:r w:rsidDel="00EB01DA">
          <w:rPr>
            <w:rStyle w:val="CommentReference"/>
          </w:rPr>
          <w:commentReference w:id="260"/>
        </w:r>
      </w:del>
    </w:p>
    <w:sectPr w:rsidR="00E06066" w:rsidRPr="000E5386" w:rsidSect="00300343">
      <w:headerReference w:type="default" r:id="rId53"/>
      <w:footerReference w:type="first" r:id="rId54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ichel Bulon" w:date="2015-07-31T15:55:00Z" w:initials="MB">
    <w:p w14:paraId="04ED2CAF" w14:textId="19D7E5AE" w:rsidR="001A6C52" w:rsidRDefault="001A6C52">
      <w:pPr>
        <w:pStyle w:val="CommentText"/>
      </w:pPr>
      <w:r>
        <w:rPr>
          <w:rStyle w:val="CommentReference"/>
        </w:rPr>
        <w:annotationRef/>
      </w:r>
    </w:p>
  </w:comment>
  <w:comment w:id="1" w:author="Michel Bulon" w:date="2015-07-31T15:55:00Z" w:initials="MB">
    <w:p w14:paraId="0A930F38" w14:textId="46BB8400" w:rsidR="001A6C52" w:rsidRDefault="001A6C52">
      <w:pPr>
        <w:pStyle w:val="CommentText"/>
      </w:pPr>
      <w:r>
        <w:rPr>
          <w:rStyle w:val="CommentReference"/>
        </w:rPr>
        <w:annotationRef/>
      </w:r>
    </w:p>
  </w:comment>
  <w:comment w:id="2" w:author="Michel Bulon" w:date="2015-07-31T15:55:00Z" w:initials="MB">
    <w:p w14:paraId="22C3D7BB" w14:textId="4E37F1B5" w:rsidR="001A6C52" w:rsidRDefault="001A6C52">
      <w:pPr>
        <w:pStyle w:val="CommentText"/>
      </w:pPr>
      <w:r>
        <w:rPr>
          <w:rStyle w:val="CommentReference"/>
        </w:rPr>
        <w:annotationRef/>
      </w:r>
    </w:p>
  </w:comment>
  <w:comment w:id="21" w:author="Michel Bulon" w:date="2015-07-31T15:55:00Z" w:initials="MB">
    <w:p w14:paraId="53407F40" w14:textId="6C5E9390" w:rsidR="001A6C52" w:rsidRDefault="001A6C52">
      <w:pPr>
        <w:pStyle w:val="CommentText"/>
      </w:pPr>
      <w:r>
        <w:rPr>
          <w:rStyle w:val="CommentReference"/>
        </w:rPr>
        <w:annotationRef/>
      </w:r>
    </w:p>
  </w:comment>
  <w:comment w:id="28" w:author="Michel Bulon" w:date="2015-07-31T15:55:00Z" w:initials="MB">
    <w:p w14:paraId="034FE8F0" w14:textId="2BA7E8C6" w:rsidR="001A6C52" w:rsidRDefault="001A6C52">
      <w:pPr>
        <w:pStyle w:val="CommentText"/>
      </w:pPr>
      <w:r>
        <w:rPr>
          <w:rStyle w:val="CommentReference"/>
        </w:rPr>
        <w:annotationRef/>
      </w:r>
    </w:p>
  </w:comment>
  <w:comment w:id="44" w:author="Michel Bulon" w:date="2015-08-03T02:14:00Z" w:initials="MB">
    <w:p w14:paraId="2472FD04" w14:textId="77777777" w:rsidR="001A6C52" w:rsidRDefault="001A6C52" w:rsidP="004E3409">
      <w:pPr>
        <w:pStyle w:val="CommentText"/>
      </w:pPr>
      <w:r>
        <w:rPr>
          <w:rStyle w:val="CommentReference"/>
        </w:rPr>
        <w:annotationRef/>
      </w:r>
    </w:p>
  </w:comment>
  <w:comment w:id="51" w:author="Michel Bulon" w:date="2015-07-31T15:57:00Z" w:initials="MB">
    <w:p w14:paraId="6282696F" w14:textId="4013BD30" w:rsidR="001A6C52" w:rsidRDefault="001A6C52">
      <w:pPr>
        <w:pStyle w:val="CommentText"/>
      </w:pPr>
      <w:r>
        <w:rPr>
          <w:rStyle w:val="CommentReference"/>
        </w:rPr>
        <w:annotationRef/>
      </w:r>
    </w:p>
  </w:comment>
  <w:comment w:id="52" w:author="Michel Bulon" w:date="2015-07-31T16:14:00Z" w:initials="MB">
    <w:p w14:paraId="6FAE5DE8" w14:textId="1E412498" w:rsidR="001A6C52" w:rsidRDefault="001A6C52">
      <w:pPr>
        <w:pStyle w:val="CommentText"/>
      </w:pPr>
      <w:r>
        <w:rPr>
          <w:rStyle w:val="CommentReference"/>
        </w:rPr>
        <w:annotationRef/>
      </w:r>
      <w:r>
        <w:t xml:space="preserve"> Remove title and movie</w:t>
      </w:r>
    </w:p>
  </w:comment>
  <w:comment w:id="53" w:author="Michel Bulon" w:date="2015-08-03T02:17:00Z" w:initials="MB">
    <w:p w14:paraId="1899B4C2" w14:textId="77777777" w:rsidR="001A6C52" w:rsidRDefault="001A6C52" w:rsidP="004E3409">
      <w:pPr>
        <w:pStyle w:val="CommentText"/>
      </w:pPr>
      <w:r>
        <w:rPr>
          <w:rStyle w:val="CommentReference"/>
        </w:rPr>
        <w:annotationRef/>
      </w:r>
    </w:p>
  </w:comment>
  <w:comment w:id="63" w:author="Michel Bulon" w:date="2015-07-31T16:05:00Z" w:initials="MB">
    <w:p w14:paraId="0A110B9C" w14:textId="4AF71565" w:rsidR="001A6C52" w:rsidRDefault="001A6C52">
      <w:pPr>
        <w:pStyle w:val="CommentText"/>
      </w:pPr>
      <w:r>
        <w:rPr>
          <w:rStyle w:val="CommentReference"/>
        </w:rPr>
        <w:annotationRef/>
      </w:r>
    </w:p>
  </w:comment>
  <w:comment w:id="260" w:author="Michel Bulon" w:date="2015-07-31T16:00:00Z" w:initials="MB">
    <w:p w14:paraId="0C410852" w14:textId="35E8F3A7" w:rsidR="001A6C52" w:rsidRDefault="001A6C52">
      <w:pPr>
        <w:pStyle w:val="CommentText"/>
      </w:pPr>
      <w:r>
        <w:rPr>
          <w:rStyle w:val="CommentReference"/>
        </w:rPr>
        <w:annotationRef/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6D32FF" w14:textId="77777777" w:rsidR="001A6C52" w:rsidRDefault="001A6C52" w:rsidP="00313492">
      <w:r>
        <w:separator/>
      </w:r>
    </w:p>
    <w:p w14:paraId="664A29B1" w14:textId="77777777" w:rsidR="001A6C52" w:rsidRDefault="001A6C52" w:rsidP="00313492"/>
    <w:p w14:paraId="462E48F6" w14:textId="77777777" w:rsidR="001A6C52" w:rsidRDefault="001A6C52"/>
  </w:endnote>
  <w:endnote w:type="continuationSeparator" w:id="0">
    <w:p w14:paraId="5B178290" w14:textId="77777777" w:rsidR="001A6C52" w:rsidRDefault="001A6C52" w:rsidP="00313492">
      <w:r>
        <w:continuationSeparator/>
      </w:r>
    </w:p>
    <w:p w14:paraId="2FF8AFA5" w14:textId="77777777" w:rsidR="001A6C52" w:rsidRDefault="001A6C52" w:rsidP="00313492"/>
    <w:p w14:paraId="727724E8" w14:textId="77777777" w:rsidR="001A6C52" w:rsidRDefault="001A6C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Frutiger LT Com 45 Light"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1A6C52" w:rsidRPr="00893901" w14:paraId="41401749" w14:textId="77777777" w:rsidTr="00BE7D95">
      <w:tc>
        <w:tcPr>
          <w:tcW w:w="4073" w:type="dxa"/>
          <w:vAlign w:val="center"/>
          <w:hideMark/>
        </w:tcPr>
        <w:p w14:paraId="49C6D1A5" w14:textId="008FB8B5" w:rsidR="001A6C52" w:rsidRPr="00893901" w:rsidRDefault="001A6C52" w:rsidP="00300343">
          <w:pPr>
            <w:pStyle w:val="Footer"/>
          </w:pPr>
          <w:r>
            <w:t>WSC2015_TP40_M4_V1.11_EN</w:t>
          </w:r>
        </w:p>
      </w:tc>
      <w:tc>
        <w:tcPr>
          <w:tcW w:w="1492" w:type="dxa"/>
          <w:vAlign w:val="center"/>
          <w:hideMark/>
        </w:tcPr>
        <w:p w14:paraId="6B6583B3" w14:textId="6AC7711C" w:rsidR="001A6C52" w:rsidRPr="00893901" w:rsidRDefault="001A6C52" w:rsidP="00300343">
          <w:pPr>
            <w:pStyle w:val="Footer"/>
            <w:jc w:val="center"/>
          </w:pPr>
          <w:r w:rsidRPr="00893901">
            <w:t xml:space="preserve">Version: </w:t>
          </w:r>
          <w:r>
            <w:t>1.11</w:t>
          </w:r>
        </w:p>
        <w:p w14:paraId="307A6549" w14:textId="24BF8E86" w:rsidR="001A6C52" w:rsidRPr="00893901" w:rsidRDefault="001A6C52" w:rsidP="0081481E">
          <w:pPr>
            <w:pStyle w:val="Footer"/>
            <w:jc w:val="center"/>
          </w:pPr>
          <w:r>
            <w:t>Date: 04</w:t>
          </w:r>
          <w:r w:rsidRPr="00893901">
            <w:t>.0</w:t>
          </w:r>
          <w:r>
            <w:t>8.15</w:t>
          </w:r>
        </w:p>
      </w:tc>
      <w:tc>
        <w:tcPr>
          <w:tcW w:w="4074" w:type="dxa"/>
          <w:vAlign w:val="center"/>
          <w:hideMark/>
        </w:tcPr>
        <w:p w14:paraId="628C73B7" w14:textId="77777777" w:rsidR="001A6C52" w:rsidRPr="00893901" w:rsidRDefault="001A6C52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E06AD4">
            <w:rPr>
              <w:noProof/>
            </w:rPr>
            <w:t>4</w:t>
          </w:r>
          <w:r w:rsidRPr="00893901">
            <w:fldChar w:fldCharType="end"/>
          </w:r>
          <w:r w:rsidRPr="00893901">
            <w:t xml:space="preserve"> of </w:t>
          </w:r>
          <w:fldSimple w:instr=" NUMPAGES   \* MERGEFORMAT ">
            <w:r w:rsidR="00E06AD4">
              <w:rPr>
                <w:noProof/>
              </w:rPr>
              <w:t>9</w:t>
            </w:r>
          </w:fldSimple>
        </w:p>
      </w:tc>
    </w:tr>
  </w:tbl>
  <w:p w14:paraId="52CA2342" w14:textId="77777777" w:rsidR="001A6C52" w:rsidRDefault="001A6C52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4D447A" w14:textId="3A842DBB" w:rsidR="001A6C52" w:rsidRPr="00F729AF" w:rsidRDefault="001A6C52" w:rsidP="00F729AF">
    <w:pPr>
      <w:pStyle w:val="Footer"/>
      <w:rPr>
        <w:sz w:val="16"/>
        <w:szCs w:val="16"/>
      </w:rPr>
    </w:pPr>
    <w:r w:rsidRPr="00BD124E"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5804FFAC" wp14:editId="52D1414D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27" name="Picture 27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WSC2015_TP40_M4_EN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84C0F3" w14:textId="77777777" w:rsidR="001A6C52" w:rsidRDefault="001A6C5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F0E852" w14:textId="77777777" w:rsidR="001A6C52" w:rsidRDefault="001A6C52">
      <w:r>
        <w:separator/>
      </w:r>
    </w:p>
  </w:footnote>
  <w:footnote w:type="continuationSeparator" w:id="0">
    <w:p w14:paraId="434EFA8B" w14:textId="77777777" w:rsidR="001A6C52" w:rsidRDefault="001A6C52" w:rsidP="00313492">
      <w:r>
        <w:continuationSeparator/>
      </w:r>
    </w:p>
    <w:p w14:paraId="47EE8E46" w14:textId="77777777" w:rsidR="001A6C52" w:rsidRDefault="001A6C52" w:rsidP="00313492"/>
    <w:p w14:paraId="25D4DCDD" w14:textId="77777777" w:rsidR="001A6C52" w:rsidRDefault="001A6C52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5B50B7" w14:textId="77777777" w:rsidR="001A6C52" w:rsidRDefault="001A6C52" w:rsidP="00313492">
    <w:pPr>
      <w:pStyle w:val="Header"/>
    </w:pPr>
    <w:r w:rsidRPr="00A77E62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EDE68C3" wp14:editId="4565F175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72ECEF91" wp14:editId="06AF7442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1392C" w14:textId="77777777" w:rsidR="001A6C52" w:rsidRDefault="001A6C52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0048" behindDoc="1" locked="0" layoutInCell="1" allowOverlap="1" wp14:anchorId="140BAEB8" wp14:editId="1F3A78CD">
          <wp:simplePos x="0" y="0"/>
          <wp:positionH relativeFrom="page">
            <wp:posOffset>10731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20" name="Picture 2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21390D8B" wp14:editId="24C94266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26" name="Picture 26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7269E8" w14:textId="77777777" w:rsidR="001A6C52" w:rsidRDefault="001A6C52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77696" behindDoc="1" locked="0" layoutInCell="1" allowOverlap="1" wp14:anchorId="40C2FC51" wp14:editId="135684FF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1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78720" behindDoc="1" locked="0" layoutInCell="1" allowOverlap="1" wp14:anchorId="7938EEBE" wp14:editId="182BF380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2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FAC33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>
    <w:nsid w:val="2B243114"/>
    <w:multiLevelType w:val="hybridMultilevel"/>
    <w:tmpl w:val="29F630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3B67DF6"/>
    <w:multiLevelType w:val="hybridMultilevel"/>
    <w:tmpl w:val="0F70B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0F21F5"/>
    <w:multiLevelType w:val="hybridMultilevel"/>
    <w:tmpl w:val="D03E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D56397"/>
    <w:multiLevelType w:val="hybridMultilevel"/>
    <w:tmpl w:val="4BB6E288"/>
    <w:lvl w:ilvl="0" w:tplc="78DE81FC">
      <w:numFmt w:val="bullet"/>
      <w:lvlText w:val="–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6294F57"/>
    <w:multiLevelType w:val="hybridMultilevel"/>
    <w:tmpl w:val="2DAEB016"/>
    <w:lvl w:ilvl="0" w:tplc="78DE81FC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12"/>
  </w:num>
  <w:num w:numId="13">
    <w:abstractNumId w:val="19"/>
  </w:num>
  <w:num w:numId="14">
    <w:abstractNumId w:val="12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1"/>
  </w:num>
  <w:num w:numId="18">
    <w:abstractNumId w:val="22"/>
  </w:num>
  <w:num w:numId="19">
    <w:abstractNumId w:val="14"/>
  </w:num>
  <w:num w:numId="20">
    <w:abstractNumId w:val="13"/>
    <w:lvlOverride w:ilvl="0">
      <w:lvl w:ilvl="0">
        <w:start w:val="1"/>
        <w:numFmt w:val="bullet"/>
        <w:pStyle w:val="ListNumber"/>
        <w:lvlText w:val=""/>
        <w:lvlJc w:val="left"/>
        <w:pPr>
          <w:ind w:left="284" w:hanging="284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pStyle w:val="ListNumber2"/>
        <w:lvlText w:val=""/>
        <w:lvlJc w:val="left"/>
        <w:pPr>
          <w:ind w:left="568" w:hanging="284"/>
        </w:pPr>
        <w:rPr>
          <w:rFonts w:ascii="Symbol" w:hAnsi="Symbol" w:hint="default"/>
        </w:rPr>
      </w:lvl>
    </w:lvlOverride>
    <w:lvlOverride w:ilvl="2">
      <w:lvl w:ilvl="2">
        <w:start w:val="1"/>
        <w:numFmt w:val="bullet"/>
        <w:pStyle w:val="ListNumber3"/>
        <w:lvlText w:val=""/>
        <w:lvlJc w:val="left"/>
        <w:pPr>
          <w:ind w:left="852" w:hanging="284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20" w:hanging="284"/>
        </w:pPr>
        <w:rPr>
          <w:rFonts w:ascii="Symbol" w:hAnsi="Symbol"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left="1704" w:hanging="284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1988" w:hanging="284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2272" w:hanging="284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2556" w:hanging="284"/>
        </w:pPr>
        <w:rPr>
          <w:rFonts w:hint="default"/>
        </w:rPr>
      </w:lvl>
    </w:lvlOverride>
  </w:num>
  <w:num w:numId="21">
    <w:abstractNumId w:val="10"/>
  </w:num>
  <w:num w:numId="22">
    <w:abstractNumId w:val="16"/>
  </w:num>
  <w:num w:numId="23">
    <w:abstractNumId w:val="17"/>
  </w:num>
  <w:num w:numId="24">
    <w:abstractNumId w:val="23"/>
  </w:num>
  <w:num w:numId="25">
    <w:abstractNumId w:val="21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markup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00C3A"/>
    <w:rsid w:val="0000403D"/>
    <w:rsid w:val="00004E6E"/>
    <w:rsid w:val="00005C88"/>
    <w:rsid w:val="000062F4"/>
    <w:rsid w:val="00010381"/>
    <w:rsid w:val="00010C79"/>
    <w:rsid w:val="00010FC6"/>
    <w:rsid w:val="00011A2C"/>
    <w:rsid w:val="00012174"/>
    <w:rsid w:val="00013D13"/>
    <w:rsid w:val="000145CD"/>
    <w:rsid w:val="00014A3E"/>
    <w:rsid w:val="00016FBF"/>
    <w:rsid w:val="00017C04"/>
    <w:rsid w:val="00023A4F"/>
    <w:rsid w:val="00027E3D"/>
    <w:rsid w:val="00030C37"/>
    <w:rsid w:val="0003526B"/>
    <w:rsid w:val="00036329"/>
    <w:rsid w:val="00037229"/>
    <w:rsid w:val="00043D46"/>
    <w:rsid w:val="00050DCE"/>
    <w:rsid w:val="000528CD"/>
    <w:rsid w:val="00052F6D"/>
    <w:rsid w:val="000557D1"/>
    <w:rsid w:val="000561CA"/>
    <w:rsid w:val="0006250C"/>
    <w:rsid w:val="00066641"/>
    <w:rsid w:val="0007698F"/>
    <w:rsid w:val="00083E53"/>
    <w:rsid w:val="00084479"/>
    <w:rsid w:val="00086FBC"/>
    <w:rsid w:val="000870C9"/>
    <w:rsid w:val="00087191"/>
    <w:rsid w:val="000909C3"/>
    <w:rsid w:val="000932C4"/>
    <w:rsid w:val="000944CF"/>
    <w:rsid w:val="00094516"/>
    <w:rsid w:val="00096540"/>
    <w:rsid w:val="000A52E5"/>
    <w:rsid w:val="000A6580"/>
    <w:rsid w:val="000A6AB8"/>
    <w:rsid w:val="000B5705"/>
    <w:rsid w:val="000B63B0"/>
    <w:rsid w:val="000B7AEE"/>
    <w:rsid w:val="000C06CF"/>
    <w:rsid w:val="000C0F14"/>
    <w:rsid w:val="000C2C32"/>
    <w:rsid w:val="000C4A17"/>
    <w:rsid w:val="000C7E40"/>
    <w:rsid w:val="000D27BE"/>
    <w:rsid w:val="000D5ECF"/>
    <w:rsid w:val="000E219D"/>
    <w:rsid w:val="000E5199"/>
    <w:rsid w:val="000E5386"/>
    <w:rsid w:val="000F4A5C"/>
    <w:rsid w:val="000F4EAE"/>
    <w:rsid w:val="000F56E9"/>
    <w:rsid w:val="00100064"/>
    <w:rsid w:val="00101B79"/>
    <w:rsid w:val="00101BDA"/>
    <w:rsid w:val="0010210F"/>
    <w:rsid w:val="00104E62"/>
    <w:rsid w:val="001076E6"/>
    <w:rsid w:val="001114EA"/>
    <w:rsid w:val="001146D2"/>
    <w:rsid w:val="00114DE4"/>
    <w:rsid w:val="001168E6"/>
    <w:rsid w:val="001172EF"/>
    <w:rsid w:val="00121CBF"/>
    <w:rsid w:val="00124B65"/>
    <w:rsid w:val="0012553C"/>
    <w:rsid w:val="00127383"/>
    <w:rsid w:val="00127840"/>
    <w:rsid w:val="00127E4F"/>
    <w:rsid w:val="00127FDC"/>
    <w:rsid w:val="00134547"/>
    <w:rsid w:val="00135291"/>
    <w:rsid w:val="00135753"/>
    <w:rsid w:val="001362F1"/>
    <w:rsid w:val="00136AC0"/>
    <w:rsid w:val="00136F88"/>
    <w:rsid w:val="001416B9"/>
    <w:rsid w:val="00141FB8"/>
    <w:rsid w:val="00144ABA"/>
    <w:rsid w:val="0014505E"/>
    <w:rsid w:val="0015606D"/>
    <w:rsid w:val="00167519"/>
    <w:rsid w:val="00173621"/>
    <w:rsid w:val="001737CC"/>
    <w:rsid w:val="00177546"/>
    <w:rsid w:val="00180E7A"/>
    <w:rsid w:val="00183327"/>
    <w:rsid w:val="00185631"/>
    <w:rsid w:val="0019211D"/>
    <w:rsid w:val="00192D2B"/>
    <w:rsid w:val="001939DC"/>
    <w:rsid w:val="001A48C6"/>
    <w:rsid w:val="001A554B"/>
    <w:rsid w:val="001A62BE"/>
    <w:rsid w:val="001A6C52"/>
    <w:rsid w:val="001A753B"/>
    <w:rsid w:val="001B338B"/>
    <w:rsid w:val="001B3968"/>
    <w:rsid w:val="001B5394"/>
    <w:rsid w:val="001B594D"/>
    <w:rsid w:val="001C2B30"/>
    <w:rsid w:val="001C5F88"/>
    <w:rsid w:val="001C6F0F"/>
    <w:rsid w:val="001D62DD"/>
    <w:rsid w:val="001D6B86"/>
    <w:rsid w:val="001D6C68"/>
    <w:rsid w:val="001E00EE"/>
    <w:rsid w:val="001E4FC6"/>
    <w:rsid w:val="001E4FDC"/>
    <w:rsid w:val="001E5202"/>
    <w:rsid w:val="001F40DA"/>
    <w:rsid w:val="001F6AB7"/>
    <w:rsid w:val="00204D61"/>
    <w:rsid w:val="00206DB7"/>
    <w:rsid w:val="00207790"/>
    <w:rsid w:val="00210EF3"/>
    <w:rsid w:val="00213425"/>
    <w:rsid w:val="00217B72"/>
    <w:rsid w:val="00223CC3"/>
    <w:rsid w:val="0022717F"/>
    <w:rsid w:val="002303F5"/>
    <w:rsid w:val="0023666D"/>
    <w:rsid w:val="00241A66"/>
    <w:rsid w:val="00242168"/>
    <w:rsid w:val="00242BBB"/>
    <w:rsid w:val="00254316"/>
    <w:rsid w:val="00255BB9"/>
    <w:rsid w:val="002605F1"/>
    <w:rsid w:val="00264847"/>
    <w:rsid w:val="00265867"/>
    <w:rsid w:val="002658D5"/>
    <w:rsid w:val="002737F0"/>
    <w:rsid w:val="00277584"/>
    <w:rsid w:val="002775C9"/>
    <w:rsid w:val="00281580"/>
    <w:rsid w:val="00282B02"/>
    <w:rsid w:val="00282BB7"/>
    <w:rsid w:val="00282F57"/>
    <w:rsid w:val="00283E0C"/>
    <w:rsid w:val="00284A4B"/>
    <w:rsid w:val="00284C47"/>
    <w:rsid w:val="0028674F"/>
    <w:rsid w:val="002904DC"/>
    <w:rsid w:val="00295399"/>
    <w:rsid w:val="00296978"/>
    <w:rsid w:val="002A3440"/>
    <w:rsid w:val="002A35E4"/>
    <w:rsid w:val="002A3867"/>
    <w:rsid w:val="002A4892"/>
    <w:rsid w:val="002A64CE"/>
    <w:rsid w:val="002B1320"/>
    <w:rsid w:val="002B157C"/>
    <w:rsid w:val="002B3292"/>
    <w:rsid w:val="002B6C81"/>
    <w:rsid w:val="002C30A1"/>
    <w:rsid w:val="002D10B2"/>
    <w:rsid w:val="002D1987"/>
    <w:rsid w:val="002D2D7F"/>
    <w:rsid w:val="002D2E0E"/>
    <w:rsid w:val="002D61E6"/>
    <w:rsid w:val="002D68A3"/>
    <w:rsid w:val="002E03EF"/>
    <w:rsid w:val="002E1CAF"/>
    <w:rsid w:val="002E4680"/>
    <w:rsid w:val="002E755E"/>
    <w:rsid w:val="002F0C82"/>
    <w:rsid w:val="002F5A58"/>
    <w:rsid w:val="00300343"/>
    <w:rsid w:val="00301127"/>
    <w:rsid w:val="003133A3"/>
    <w:rsid w:val="00313492"/>
    <w:rsid w:val="003147E8"/>
    <w:rsid w:val="0032135D"/>
    <w:rsid w:val="003223DC"/>
    <w:rsid w:val="00326778"/>
    <w:rsid w:val="00332A4D"/>
    <w:rsid w:val="0033470C"/>
    <w:rsid w:val="003373AF"/>
    <w:rsid w:val="00341876"/>
    <w:rsid w:val="00342101"/>
    <w:rsid w:val="00342B5D"/>
    <w:rsid w:val="00343C64"/>
    <w:rsid w:val="00350BA8"/>
    <w:rsid w:val="00357E9F"/>
    <w:rsid w:val="00362291"/>
    <w:rsid w:val="00362B10"/>
    <w:rsid w:val="00363918"/>
    <w:rsid w:val="00370930"/>
    <w:rsid w:val="00370C5B"/>
    <w:rsid w:val="00372774"/>
    <w:rsid w:val="003736A1"/>
    <w:rsid w:val="003749CE"/>
    <w:rsid w:val="00375106"/>
    <w:rsid w:val="00375B1E"/>
    <w:rsid w:val="0038099A"/>
    <w:rsid w:val="0038401C"/>
    <w:rsid w:val="003878FC"/>
    <w:rsid w:val="00390CA3"/>
    <w:rsid w:val="00395D88"/>
    <w:rsid w:val="003A1078"/>
    <w:rsid w:val="003A3137"/>
    <w:rsid w:val="003A62AE"/>
    <w:rsid w:val="003B099D"/>
    <w:rsid w:val="003B468B"/>
    <w:rsid w:val="003B4C3F"/>
    <w:rsid w:val="003C7196"/>
    <w:rsid w:val="003D2647"/>
    <w:rsid w:val="003D2D3A"/>
    <w:rsid w:val="003D30B2"/>
    <w:rsid w:val="003E0DE0"/>
    <w:rsid w:val="003E1C5B"/>
    <w:rsid w:val="003E3390"/>
    <w:rsid w:val="003E4561"/>
    <w:rsid w:val="003E471A"/>
    <w:rsid w:val="003E4855"/>
    <w:rsid w:val="003E4901"/>
    <w:rsid w:val="003E57BF"/>
    <w:rsid w:val="003F2F2F"/>
    <w:rsid w:val="003F2F89"/>
    <w:rsid w:val="003F47E5"/>
    <w:rsid w:val="00410290"/>
    <w:rsid w:val="00412A99"/>
    <w:rsid w:val="00412FC9"/>
    <w:rsid w:val="00413188"/>
    <w:rsid w:val="00414941"/>
    <w:rsid w:val="00414DE2"/>
    <w:rsid w:val="00415E71"/>
    <w:rsid w:val="00415FBA"/>
    <w:rsid w:val="004231F2"/>
    <w:rsid w:val="00424222"/>
    <w:rsid w:val="00424C4E"/>
    <w:rsid w:val="004262E4"/>
    <w:rsid w:val="00426745"/>
    <w:rsid w:val="00430D0E"/>
    <w:rsid w:val="004318F2"/>
    <w:rsid w:val="0043447D"/>
    <w:rsid w:val="00436964"/>
    <w:rsid w:val="004374BE"/>
    <w:rsid w:val="00442521"/>
    <w:rsid w:val="004441E0"/>
    <w:rsid w:val="004455B9"/>
    <w:rsid w:val="00445815"/>
    <w:rsid w:val="00446ED4"/>
    <w:rsid w:val="00450299"/>
    <w:rsid w:val="00453181"/>
    <w:rsid w:val="00456B64"/>
    <w:rsid w:val="004605D7"/>
    <w:rsid w:val="00462CB3"/>
    <w:rsid w:val="00467678"/>
    <w:rsid w:val="00470A95"/>
    <w:rsid w:val="00474825"/>
    <w:rsid w:val="00476110"/>
    <w:rsid w:val="004816B4"/>
    <w:rsid w:val="0048293C"/>
    <w:rsid w:val="00483312"/>
    <w:rsid w:val="00485E12"/>
    <w:rsid w:val="00486634"/>
    <w:rsid w:val="004950A1"/>
    <w:rsid w:val="004950B6"/>
    <w:rsid w:val="00497916"/>
    <w:rsid w:val="004A004F"/>
    <w:rsid w:val="004A0BEC"/>
    <w:rsid w:val="004A10B0"/>
    <w:rsid w:val="004A120B"/>
    <w:rsid w:val="004A1500"/>
    <w:rsid w:val="004A3275"/>
    <w:rsid w:val="004B07BC"/>
    <w:rsid w:val="004B6102"/>
    <w:rsid w:val="004B6219"/>
    <w:rsid w:val="004C00E1"/>
    <w:rsid w:val="004C07C8"/>
    <w:rsid w:val="004C31FF"/>
    <w:rsid w:val="004C77A7"/>
    <w:rsid w:val="004D0D6E"/>
    <w:rsid w:val="004D3337"/>
    <w:rsid w:val="004D35E9"/>
    <w:rsid w:val="004E19EF"/>
    <w:rsid w:val="004E1F34"/>
    <w:rsid w:val="004E3409"/>
    <w:rsid w:val="004F067D"/>
    <w:rsid w:val="004F12C1"/>
    <w:rsid w:val="004F44E3"/>
    <w:rsid w:val="004F72FF"/>
    <w:rsid w:val="00503C5A"/>
    <w:rsid w:val="00512211"/>
    <w:rsid w:val="0051761D"/>
    <w:rsid w:val="005202A3"/>
    <w:rsid w:val="00527964"/>
    <w:rsid w:val="00531956"/>
    <w:rsid w:val="00533E0D"/>
    <w:rsid w:val="00535216"/>
    <w:rsid w:val="00535729"/>
    <w:rsid w:val="005440E6"/>
    <w:rsid w:val="005449D9"/>
    <w:rsid w:val="00545954"/>
    <w:rsid w:val="0054632C"/>
    <w:rsid w:val="0055240A"/>
    <w:rsid w:val="005574AA"/>
    <w:rsid w:val="00557A3F"/>
    <w:rsid w:val="00561496"/>
    <w:rsid w:val="00562960"/>
    <w:rsid w:val="005666A9"/>
    <w:rsid w:val="00573250"/>
    <w:rsid w:val="00581BCB"/>
    <w:rsid w:val="00586782"/>
    <w:rsid w:val="00586E89"/>
    <w:rsid w:val="00587172"/>
    <w:rsid w:val="005A4F50"/>
    <w:rsid w:val="005B4E16"/>
    <w:rsid w:val="005C19EE"/>
    <w:rsid w:val="005C1F3D"/>
    <w:rsid w:val="005C36BE"/>
    <w:rsid w:val="005C3BF1"/>
    <w:rsid w:val="005C5C7C"/>
    <w:rsid w:val="005C659C"/>
    <w:rsid w:val="005D5E85"/>
    <w:rsid w:val="005D5FE2"/>
    <w:rsid w:val="005D681E"/>
    <w:rsid w:val="005E1024"/>
    <w:rsid w:val="005F01CC"/>
    <w:rsid w:val="005F12EA"/>
    <w:rsid w:val="005F5783"/>
    <w:rsid w:val="00601306"/>
    <w:rsid w:val="006023B5"/>
    <w:rsid w:val="0061135B"/>
    <w:rsid w:val="0062146E"/>
    <w:rsid w:val="0062388D"/>
    <w:rsid w:val="00630EB3"/>
    <w:rsid w:val="00634E9E"/>
    <w:rsid w:val="00635A51"/>
    <w:rsid w:val="00637DCC"/>
    <w:rsid w:val="006507AA"/>
    <w:rsid w:val="006516B5"/>
    <w:rsid w:val="00651CAE"/>
    <w:rsid w:val="00661349"/>
    <w:rsid w:val="0066162F"/>
    <w:rsid w:val="00673137"/>
    <w:rsid w:val="00673AA4"/>
    <w:rsid w:val="00676C6D"/>
    <w:rsid w:val="00676DA0"/>
    <w:rsid w:val="00676FF5"/>
    <w:rsid w:val="00677AED"/>
    <w:rsid w:val="006803F3"/>
    <w:rsid w:val="00681088"/>
    <w:rsid w:val="006819A5"/>
    <w:rsid w:val="0068319B"/>
    <w:rsid w:val="00684578"/>
    <w:rsid w:val="0068739B"/>
    <w:rsid w:val="00692D20"/>
    <w:rsid w:val="00692D68"/>
    <w:rsid w:val="00692D7B"/>
    <w:rsid w:val="00695B2D"/>
    <w:rsid w:val="006A3283"/>
    <w:rsid w:val="006B11BA"/>
    <w:rsid w:val="006B3D5D"/>
    <w:rsid w:val="006B497C"/>
    <w:rsid w:val="006B49DD"/>
    <w:rsid w:val="006C0622"/>
    <w:rsid w:val="006C1AD0"/>
    <w:rsid w:val="006C1B91"/>
    <w:rsid w:val="006C3A20"/>
    <w:rsid w:val="006C47F3"/>
    <w:rsid w:val="006C497B"/>
    <w:rsid w:val="006C5241"/>
    <w:rsid w:val="006C57D8"/>
    <w:rsid w:val="006C71A4"/>
    <w:rsid w:val="006D359A"/>
    <w:rsid w:val="006E22BB"/>
    <w:rsid w:val="006E26EF"/>
    <w:rsid w:val="006E3487"/>
    <w:rsid w:val="006E4F2B"/>
    <w:rsid w:val="006E6918"/>
    <w:rsid w:val="006F5496"/>
    <w:rsid w:val="00700756"/>
    <w:rsid w:val="007026E4"/>
    <w:rsid w:val="007027C3"/>
    <w:rsid w:val="007047D3"/>
    <w:rsid w:val="0070576A"/>
    <w:rsid w:val="007071BC"/>
    <w:rsid w:val="007076B5"/>
    <w:rsid w:val="00711533"/>
    <w:rsid w:val="00712247"/>
    <w:rsid w:val="00716FCE"/>
    <w:rsid w:val="007201DE"/>
    <w:rsid w:val="0072063A"/>
    <w:rsid w:val="00720AE2"/>
    <w:rsid w:val="00723384"/>
    <w:rsid w:val="00724284"/>
    <w:rsid w:val="00735CE1"/>
    <w:rsid w:val="00736BF0"/>
    <w:rsid w:val="007425F2"/>
    <w:rsid w:val="007453EF"/>
    <w:rsid w:val="00745607"/>
    <w:rsid w:val="00752C30"/>
    <w:rsid w:val="007577C6"/>
    <w:rsid w:val="0076173D"/>
    <w:rsid w:val="0076467C"/>
    <w:rsid w:val="007669E5"/>
    <w:rsid w:val="00770B19"/>
    <w:rsid w:val="00771E43"/>
    <w:rsid w:val="00772F50"/>
    <w:rsid w:val="00776543"/>
    <w:rsid w:val="00780F2D"/>
    <w:rsid w:val="00787305"/>
    <w:rsid w:val="0079162C"/>
    <w:rsid w:val="007A21EB"/>
    <w:rsid w:val="007A4C1D"/>
    <w:rsid w:val="007B5BC7"/>
    <w:rsid w:val="007B5D2C"/>
    <w:rsid w:val="007C1782"/>
    <w:rsid w:val="007C4BB2"/>
    <w:rsid w:val="007C4BE9"/>
    <w:rsid w:val="007C7093"/>
    <w:rsid w:val="007D24D9"/>
    <w:rsid w:val="007D265C"/>
    <w:rsid w:val="007D32B0"/>
    <w:rsid w:val="007E0E1C"/>
    <w:rsid w:val="007E2468"/>
    <w:rsid w:val="007E259C"/>
    <w:rsid w:val="007E3657"/>
    <w:rsid w:val="007E4A0A"/>
    <w:rsid w:val="007E4F77"/>
    <w:rsid w:val="007E5378"/>
    <w:rsid w:val="007F0583"/>
    <w:rsid w:val="007F0873"/>
    <w:rsid w:val="007F0AC3"/>
    <w:rsid w:val="007F0E71"/>
    <w:rsid w:val="007F212B"/>
    <w:rsid w:val="00802D8C"/>
    <w:rsid w:val="0080489E"/>
    <w:rsid w:val="00805A95"/>
    <w:rsid w:val="008139F9"/>
    <w:rsid w:val="0081481E"/>
    <w:rsid w:val="00817357"/>
    <w:rsid w:val="00817F62"/>
    <w:rsid w:val="00820DCC"/>
    <w:rsid w:val="0082749E"/>
    <w:rsid w:val="008275AD"/>
    <w:rsid w:val="00827741"/>
    <w:rsid w:val="00827BDD"/>
    <w:rsid w:val="0083067A"/>
    <w:rsid w:val="00832265"/>
    <w:rsid w:val="0083564C"/>
    <w:rsid w:val="008362E2"/>
    <w:rsid w:val="008426C4"/>
    <w:rsid w:val="008429C5"/>
    <w:rsid w:val="00843652"/>
    <w:rsid w:val="008471F4"/>
    <w:rsid w:val="00851ACF"/>
    <w:rsid w:val="00854080"/>
    <w:rsid w:val="00855DC9"/>
    <w:rsid w:val="008651AC"/>
    <w:rsid w:val="00866366"/>
    <w:rsid w:val="00866F08"/>
    <w:rsid w:val="0087060E"/>
    <w:rsid w:val="0087260E"/>
    <w:rsid w:val="00872C5F"/>
    <w:rsid w:val="0087316C"/>
    <w:rsid w:val="00873EDE"/>
    <w:rsid w:val="00874D72"/>
    <w:rsid w:val="008753FA"/>
    <w:rsid w:val="00876549"/>
    <w:rsid w:val="00877B10"/>
    <w:rsid w:val="00881E2F"/>
    <w:rsid w:val="008822CB"/>
    <w:rsid w:val="008827AA"/>
    <w:rsid w:val="00883A02"/>
    <w:rsid w:val="00885E4A"/>
    <w:rsid w:val="008862DE"/>
    <w:rsid w:val="00887D98"/>
    <w:rsid w:val="008926FB"/>
    <w:rsid w:val="00894A97"/>
    <w:rsid w:val="0089597D"/>
    <w:rsid w:val="0089694E"/>
    <w:rsid w:val="008A1ACE"/>
    <w:rsid w:val="008A1AD7"/>
    <w:rsid w:val="008A1D74"/>
    <w:rsid w:val="008A3942"/>
    <w:rsid w:val="008A61B6"/>
    <w:rsid w:val="008B4D6B"/>
    <w:rsid w:val="008B6DF8"/>
    <w:rsid w:val="008C1D02"/>
    <w:rsid w:val="008C632E"/>
    <w:rsid w:val="008C7EA1"/>
    <w:rsid w:val="008D0279"/>
    <w:rsid w:val="008D0EF8"/>
    <w:rsid w:val="008D5BDF"/>
    <w:rsid w:val="008D5CDA"/>
    <w:rsid w:val="008D7E0A"/>
    <w:rsid w:val="008E080E"/>
    <w:rsid w:val="008E1C14"/>
    <w:rsid w:val="008E43DE"/>
    <w:rsid w:val="008F1E07"/>
    <w:rsid w:val="008F2C0E"/>
    <w:rsid w:val="008F3095"/>
    <w:rsid w:val="008F5CF8"/>
    <w:rsid w:val="008F6159"/>
    <w:rsid w:val="008F705A"/>
    <w:rsid w:val="009005F6"/>
    <w:rsid w:val="00901648"/>
    <w:rsid w:val="00904789"/>
    <w:rsid w:val="009068AE"/>
    <w:rsid w:val="0091052C"/>
    <w:rsid w:val="009127BA"/>
    <w:rsid w:val="009128E9"/>
    <w:rsid w:val="009203C4"/>
    <w:rsid w:val="0092112F"/>
    <w:rsid w:val="00925F6C"/>
    <w:rsid w:val="0092605B"/>
    <w:rsid w:val="00930C41"/>
    <w:rsid w:val="0093710D"/>
    <w:rsid w:val="0094037E"/>
    <w:rsid w:val="00940D21"/>
    <w:rsid w:val="00951146"/>
    <w:rsid w:val="0095262A"/>
    <w:rsid w:val="00953049"/>
    <w:rsid w:val="009548C3"/>
    <w:rsid w:val="00960F89"/>
    <w:rsid w:val="0096586A"/>
    <w:rsid w:val="009665FE"/>
    <w:rsid w:val="00973D7F"/>
    <w:rsid w:val="00974716"/>
    <w:rsid w:val="0097586B"/>
    <w:rsid w:val="00976CA5"/>
    <w:rsid w:val="009771E7"/>
    <w:rsid w:val="00981217"/>
    <w:rsid w:val="0098297B"/>
    <w:rsid w:val="00986929"/>
    <w:rsid w:val="00987A9F"/>
    <w:rsid w:val="00990E48"/>
    <w:rsid w:val="00991C80"/>
    <w:rsid w:val="00995CF5"/>
    <w:rsid w:val="009A0C33"/>
    <w:rsid w:val="009A1A9D"/>
    <w:rsid w:val="009B028A"/>
    <w:rsid w:val="009B1C00"/>
    <w:rsid w:val="009B465F"/>
    <w:rsid w:val="009B5045"/>
    <w:rsid w:val="009B6460"/>
    <w:rsid w:val="009B6F7E"/>
    <w:rsid w:val="009B7A7C"/>
    <w:rsid w:val="009C3566"/>
    <w:rsid w:val="009C4141"/>
    <w:rsid w:val="009D15B3"/>
    <w:rsid w:val="009D45B1"/>
    <w:rsid w:val="009E32CA"/>
    <w:rsid w:val="009F1FB6"/>
    <w:rsid w:val="009F3E77"/>
    <w:rsid w:val="00A01650"/>
    <w:rsid w:val="00A02611"/>
    <w:rsid w:val="00A02A7F"/>
    <w:rsid w:val="00A077CD"/>
    <w:rsid w:val="00A07F21"/>
    <w:rsid w:val="00A101E5"/>
    <w:rsid w:val="00A17B07"/>
    <w:rsid w:val="00A21933"/>
    <w:rsid w:val="00A23A31"/>
    <w:rsid w:val="00A26E54"/>
    <w:rsid w:val="00A27093"/>
    <w:rsid w:val="00A30944"/>
    <w:rsid w:val="00A31639"/>
    <w:rsid w:val="00A329E4"/>
    <w:rsid w:val="00A331FE"/>
    <w:rsid w:val="00A334BB"/>
    <w:rsid w:val="00A34079"/>
    <w:rsid w:val="00A34152"/>
    <w:rsid w:val="00A37AAE"/>
    <w:rsid w:val="00A37F00"/>
    <w:rsid w:val="00A62931"/>
    <w:rsid w:val="00A63FBD"/>
    <w:rsid w:val="00A64A02"/>
    <w:rsid w:val="00A70221"/>
    <w:rsid w:val="00A7188C"/>
    <w:rsid w:val="00A73378"/>
    <w:rsid w:val="00A75E37"/>
    <w:rsid w:val="00A777CB"/>
    <w:rsid w:val="00A77E62"/>
    <w:rsid w:val="00A8660A"/>
    <w:rsid w:val="00A95E5F"/>
    <w:rsid w:val="00A96AFC"/>
    <w:rsid w:val="00AA112F"/>
    <w:rsid w:val="00AB3F0A"/>
    <w:rsid w:val="00AB5A2B"/>
    <w:rsid w:val="00AC3812"/>
    <w:rsid w:val="00AC4E56"/>
    <w:rsid w:val="00AD4FA7"/>
    <w:rsid w:val="00AD64B2"/>
    <w:rsid w:val="00AE729B"/>
    <w:rsid w:val="00AF3BC6"/>
    <w:rsid w:val="00AF3E70"/>
    <w:rsid w:val="00AF6462"/>
    <w:rsid w:val="00AF76D3"/>
    <w:rsid w:val="00B000D4"/>
    <w:rsid w:val="00B00E19"/>
    <w:rsid w:val="00B019EC"/>
    <w:rsid w:val="00B01A6E"/>
    <w:rsid w:val="00B04044"/>
    <w:rsid w:val="00B11358"/>
    <w:rsid w:val="00B1266A"/>
    <w:rsid w:val="00B1680D"/>
    <w:rsid w:val="00B17BAE"/>
    <w:rsid w:val="00B205AA"/>
    <w:rsid w:val="00B21565"/>
    <w:rsid w:val="00B21CE1"/>
    <w:rsid w:val="00B25D9A"/>
    <w:rsid w:val="00B262C2"/>
    <w:rsid w:val="00B266AB"/>
    <w:rsid w:val="00B268E6"/>
    <w:rsid w:val="00B27F28"/>
    <w:rsid w:val="00B3123D"/>
    <w:rsid w:val="00B31C8F"/>
    <w:rsid w:val="00B34B4F"/>
    <w:rsid w:val="00B352E4"/>
    <w:rsid w:val="00B370C2"/>
    <w:rsid w:val="00B40AE0"/>
    <w:rsid w:val="00B42DB6"/>
    <w:rsid w:val="00B4527A"/>
    <w:rsid w:val="00B53016"/>
    <w:rsid w:val="00B53A3C"/>
    <w:rsid w:val="00B545E7"/>
    <w:rsid w:val="00B60369"/>
    <w:rsid w:val="00B678F9"/>
    <w:rsid w:val="00B71402"/>
    <w:rsid w:val="00B77D89"/>
    <w:rsid w:val="00B842A9"/>
    <w:rsid w:val="00B85F17"/>
    <w:rsid w:val="00B872BC"/>
    <w:rsid w:val="00B975EB"/>
    <w:rsid w:val="00BA781E"/>
    <w:rsid w:val="00BB12E6"/>
    <w:rsid w:val="00BB2755"/>
    <w:rsid w:val="00BB594F"/>
    <w:rsid w:val="00BB6C30"/>
    <w:rsid w:val="00BB6C58"/>
    <w:rsid w:val="00BC408B"/>
    <w:rsid w:val="00BC6942"/>
    <w:rsid w:val="00BC7993"/>
    <w:rsid w:val="00BC7B2D"/>
    <w:rsid w:val="00BD10C4"/>
    <w:rsid w:val="00BD124E"/>
    <w:rsid w:val="00BD33C3"/>
    <w:rsid w:val="00BD566F"/>
    <w:rsid w:val="00BD62DB"/>
    <w:rsid w:val="00BD6302"/>
    <w:rsid w:val="00BE19D8"/>
    <w:rsid w:val="00BE3BAD"/>
    <w:rsid w:val="00BE57EF"/>
    <w:rsid w:val="00BE63E9"/>
    <w:rsid w:val="00BE7D95"/>
    <w:rsid w:val="00C00FC6"/>
    <w:rsid w:val="00C06835"/>
    <w:rsid w:val="00C1799F"/>
    <w:rsid w:val="00C20D36"/>
    <w:rsid w:val="00C258F0"/>
    <w:rsid w:val="00C25BED"/>
    <w:rsid w:val="00C305DE"/>
    <w:rsid w:val="00C30E51"/>
    <w:rsid w:val="00C31B3F"/>
    <w:rsid w:val="00C31BE3"/>
    <w:rsid w:val="00C3259D"/>
    <w:rsid w:val="00C329BE"/>
    <w:rsid w:val="00C3358C"/>
    <w:rsid w:val="00C33898"/>
    <w:rsid w:val="00C42C6E"/>
    <w:rsid w:val="00C438A0"/>
    <w:rsid w:val="00C455DA"/>
    <w:rsid w:val="00C500C3"/>
    <w:rsid w:val="00C52904"/>
    <w:rsid w:val="00C55702"/>
    <w:rsid w:val="00C55721"/>
    <w:rsid w:val="00C566A2"/>
    <w:rsid w:val="00C5697C"/>
    <w:rsid w:val="00C616DC"/>
    <w:rsid w:val="00C7003D"/>
    <w:rsid w:val="00C71B7D"/>
    <w:rsid w:val="00C722A5"/>
    <w:rsid w:val="00C74B59"/>
    <w:rsid w:val="00C77CE4"/>
    <w:rsid w:val="00C77D08"/>
    <w:rsid w:val="00C81F71"/>
    <w:rsid w:val="00C840CA"/>
    <w:rsid w:val="00C848CD"/>
    <w:rsid w:val="00C87906"/>
    <w:rsid w:val="00C91289"/>
    <w:rsid w:val="00C949EE"/>
    <w:rsid w:val="00C977E7"/>
    <w:rsid w:val="00CA611D"/>
    <w:rsid w:val="00CB0931"/>
    <w:rsid w:val="00CB4B57"/>
    <w:rsid w:val="00CB516D"/>
    <w:rsid w:val="00CB68B8"/>
    <w:rsid w:val="00CC0505"/>
    <w:rsid w:val="00CC1C7E"/>
    <w:rsid w:val="00CC214E"/>
    <w:rsid w:val="00CC2F07"/>
    <w:rsid w:val="00CC4C1C"/>
    <w:rsid w:val="00CD3200"/>
    <w:rsid w:val="00CD427F"/>
    <w:rsid w:val="00CE1B1E"/>
    <w:rsid w:val="00CE58F9"/>
    <w:rsid w:val="00CE6795"/>
    <w:rsid w:val="00CF2AE1"/>
    <w:rsid w:val="00CF2BDE"/>
    <w:rsid w:val="00CF3F26"/>
    <w:rsid w:val="00CF59C0"/>
    <w:rsid w:val="00CF7A74"/>
    <w:rsid w:val="00CF7B66"/>
    <w:rsid w:val="00D04267"/>
    <w:rsid w:val="00D04318"/>
    <w:rsid w:val="00D04BE0"/>
    <w:rsid w:val="00D14FC2"/>
    <w:rsid w:val="00D17B97"/>
    <w:rsid w:val="00D22F0A"/>
    <w:rsid w:val="00D2443A"/>
    <w:rsid w:val="00D25026"/>
    <w:rsid w:val="00D30674"/>
    <w:rsid w:val="00D333DE"/>
    <w:rsid w:val="00D334AB"/>
    <w:rsid w:val="00D34793"/>
    <w:rsid w:val="00D365AB"/>
    <w:rsid w:val="00D37ECB"/>
    <w:rsid w:val="00D4476E"/>
    <w:rsid w:val="00D462D8"/>
    <w:rsid w:val="00D62719"/>
    <w:rsid w:val="00D67F20"/>
    <w:rsid w:val="00D71BC0"/>
    <w:rsid w:val="00D80861"/>
    <w:rsid w:val="00D82FD9"/>
    <w:rsid w:val="00D876A2"/>
    <w:rsid w:val="00D877CD"/>
    <w:rsid w:val="00D914EF"/>
    <w:rsid w:val="00D94FF0"/>
    <w:rsid w:val="00DA013A"/>
    <w:rsid w:val="00DA15C1"/>
    <w:rsid w:val="00DA20F1"/>
    <w:rsid w:val="00DA3F51"/>
    <w:rsid w:val="00DA68E9"/>
    <w:rsid w:val="00DA74B9"/>
    <w:rsid w:val="00DB0985"/>
    <w:rsid w:val="00DB280A"/>
    <w:rsid w:val="00DB3149"/>
    <w:rsid w:val="00DB5E1F"/>
    <w:rsid w:val="00DC039B"/>
    <w:rsid w:val="00DC27C3"/>
    <w:rsid w:val="00DC7FA8"/>
    <w:rsid w:val="00DD246A"/>
    <w:rsid w:val="00DD3DA1"/>
    <w:rsid w:val="00DD3EFD"/>
    <w:rsid w:val="00DD64F8"/>
    <w:rsid w:val="00DD7F36"/>
    <w:rsid w:val="00DE0020"/>
    <w:rsid w:val="00DE0292"/>
    <w:rsid w:val="00DE407B"/>
    <w:rsid w:val="00DE411B"/>
    <w:rsid w:val="00DF25B9"/>
    <w:rsid w:val="00E01A05"/>
    <w:rsid w:val="00E03749"/>
    <w:rsid w:val="00E03FD0"/>
    <w:rsid w:val="00E06066"/>
    <w:rsid w:val="00E06AD4"/>
    <w:rsid w:val="00E12BFB"/>
    <w:rsid w:val="00E34FC5"/>
    <w:rsid w:val="00E355A4"/>
    <w:rsid w:val="00E361D9"/>
    <w:rsid w:val="00E4141F"/>
    <w:rsid w:val="00E4292B"/>
    <w:rsid w:val="00E42C37"/>
    <w:rsid w:val="00E44789"/>
    <w:rsid w:val="00E47078"/>
    <w:rsid w:val="00E50474"/>
    <w:rsid w:val="00E51DB3"/>
    <w:rsid w:val="00E534EE"/>
    <w:rsid w:val="00E54D57"/>
    <w:rsid w:val="00E635F2"/>
    <w:rsid w:val="00E667B5"/>
    <w:rsid w:val="00E74617"/>
    <w:rsid w:val="00E76A82"/>
    <w:rsid w:val="00E85E0E"/>
    <w:rsid w:val="00E87A8B"/>
    <w:rsid w:val="00E91183"/>
    <w:rsid w:val="00E9284D"/>
    <w:rsid w:val="00E95EC1"/>
    <w:rsid w:val="00EA23E2"/>
    <w:rsid w:val="00EA42CC"/>
    <w:rsid w:val="00EA6789"/>
    <w:rsid w:val="00EA7160"/>
    <w:rsid w:val="00EA74B3"/>
    <w:rsid w:val="00EB01DA"/>
    <w:rsid w:val="00EB23E4"/>
    <w:rsid w:val="00EB3927"/>
    <w:rsid w:val="00EC2335"/>
    <w:rsid w:val="00EC6777"/>
    <w:rsid w:val="00EE1CBA"/>
    <w:rsid w:val="00EE248F"/>
    <w:rsid w:val="00EE68F9"/>
    <w:rsid w:val="00EF6E85"/>
    <w:rsid w:val="00F001B5"/>
    <w:rsid w:val="00F003C9"/>
    <w:rsid w:val="00F0109D"/>
    <w:rsid w:val="00F0666D"/>
    <w:rsid w:val="00F1108E"/>
    <w:rsid w:val="00F11838"/>
    <w:rsid w:val="00F12A00"/>
    <w:rsid w:val="00F12CC4"/>
    <w:rsid w:val="00F1498D"/>
    <w:rsid w:val="00F16470"/>
    <w:rsid w:val="00F25D8C"/>
    <w:rsid w:val="00F268AE"/>
    <w:rsid w:val="00F26985"/>
    <w:rsid w:val="00F30AE3"/>
    <w:rsid w:val="00F3363E"/>
    <w:rsid w:val="00F33D42"/>
    <w:rsid w:val="00F342A0"/>
    <w:rsid w:val="00F353B1"/>
    <w:rsid w:val="00F37B64"/>
    <w:rsid w:val="00F4251E"/>
    <w:rsid w:val="00F43B78"/>
    <w:rsid w:val="00F47183"/>
    <w:rsid w:val="00F54393"/>
    <w:rsid w:val="00F57963"/>
    <w:rsid w:val="00F62602"/>
    <w:rsid w:val="00F646AB"/>
    <w:rsid w:val="00F70023"/>
    <w:rsid w:val="00F729AF"/>
    <w:rsid w:val="00F72E0D"/>
    <w:rsid w:val="00F73B09"/>
    <w:rsid w:val="00F742BE"/>
    <w:rsid w:val="00F75C67"/>
    <w:rsid w:val="00F77373"/>
    <w:rsid w:val="00F81C86"/>
    <w:rsid w:val="00F83B81"/>
    <w:rsid w:val="00F84E8D"/>
    <w:rsid w:val="00F86238"/>
    <w:rsid w:val="00F96FFD"/>
    <w:rsid w:val="00FA0688"/>
    <w:rsid w:val="00FA167B"/>
    <w:rsid w:val="00FA1DCF"/>
    <w:rsid w:val="00FA216F"/>
    <w:rsid w:val="00FA35E9"/>
    <w:rsid w:val="00FA4539"/>
    <w:rsid w:val="00FA70AC"/>
    <w:rsid w:val="00FA738D"/>
    <w:rsid w:val="00FA761C"/>
    <w:rsid w:val="00FB1847"/>
    <w:rsid w:val="00FB7976"/>
    <w:rsid w:val="00FC010B"/>
    <w:rsid w:val="00FC350F"/>
    <w:rsid w:val="00FC623E"/>
    <w:rsid w:val="00FD3DFA"/>
    <w:rsid w:val="00FE0564"/>
    <w:rsid w:val="00FE0E14"/>
    <w:rsid w:val="00FE3A8C"/>
    <w:rsid w:val="00FE569C"/>
    <w:rsid w:val="00FE62FB"/>
    <w:rsid w:val="00FE66A1"/>
    <w:rsid w:val="00FE783E"/>
    <w:rsid w:val="00FF0103"/>
    <w:rsid w:val="00FF34D7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BE4C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5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ps">
    <w:name w:val="hps"/>
    <w:basedOn w:val="DefaultParagraphFont"/>
    <w:rsid w:val="00820DCC"/>
    <w:rPr>
      <w:rFonts w:eastAsia="Times New Roman" w:cs="Times New Roman"/>
      <w:lang w:val="fr-FR"/>
    </w:rPr>
  </w:style>
  <w:style w:type="character" w:customStyle="1" w:styleId="shorttext">
    <w:name w:val="short_text"/>
    <w:basedOn w:val="DefaultParagraphFont"/>
    <w:rsid w:val="00974716"/>
  </w:style>
  <w:style w:type="character" w:customStyle="1" w:styleId="atn">
    <w:name w:val="atn"/>
    <w:basedOn w:val="DefaultParagraphFont"/>
    <w:rsid w:val="0087260E"/>
  </w:style>
  <w:style w:type="character" w:styleId="CommentReference">
    <w:name w:val="annotation reference"/>
    <w:basedOn w:val="DefaultParagraphFont"/>
    <w:uiPriority w:val="99"/>
    <w:semiHidden/>
    <w:unhideWhenUsed/>
    <w:rsid w:val="00BC408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408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408B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408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408B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84479"/>
    <w:pPr>
      <w:spacing w:after="0" w:line="240" w:lineRule="auto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5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ps">
    <w:name w:val="hps"/>
    <w:basedOn w:val="DefaultParagraphFont"/>
    <w:rsid w:val="00820DCC"/>
    <w:rPr>
      <w:rFonts w:eastAsia="Times New Roman" w:cs="Times New Roman"/>
      <w:lang w:val="fr-FR"/>
    </w:rPr>
  </w:style>
  <w:style w:type="character" w:customStyle="1" w:styleId="shorttext">
    <w:name w:val="short_text"/>
    <w:basedOn w:val="DefaultParagraphFont"/>
    <w:rsid w:val="00974716"/>
  </w:style>
  <w:style w:type="character" w:customStyle="1" w:styleId="atn">
    <w:name w:val="atn"/>
    <w:basedOn w:val="DefaultParagraphFont"/>
    <w:rsid w:val="0087260E"/>
  </w:style>
  <w:style w:type="character" w:styleId="CommentReference">
    <w:name w:val="annotation reference"/>
    <w:basedOn w:val="DefaultParagraphFont"/>
    <w:uiPriority w:val="99"/>
    <w:semiHidden/>
    <w:unhideWhenUsed/>
    <w:rsid w:val="00BC408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408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408B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408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408B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84479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1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6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1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9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0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9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4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1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50" Type="http://schemas.openxmlformats.org/officeDocument/2006/relationships/image" Target="media/image42.jpeg"/><Relationship Id="rId51" Type="http://schemas.openxmlformats.org/officeDocument/2006/relationships/image" Target="media/image43.jpeg"/><Relationship Id="rId52" Type="http://schemas.openxmlformats.org/officeDocument/2006/relationships/image" Target="media/image44.jpeg"/><Relationship Id="rId53" Type="http://schemas.openxmlformats.org/officeDocument/2006/relationships/header" Target="header3.xml"/><Relationship Id="rId54" Type="http://schemas.openxmlformats.org/officeDocument/2006/relationships/footer" Target="footer3.xml"/><Relationship Id="rId55" Type="http://schemas.openxmlformats.org/officeDocument/2006/relationships/fontTable" Target="fontTable.xml"/><Relationship Id="rId56" Type="http://schemas.openxmlformats.org/officeDocument/2006/relationships/theme" Target="theme/theme1.xml"/><Relationship Id="rId40" Type="http://schemas.openxmlformats.org/officeDocument/2006/relationships/image" Target="media/image32.jpeg"/><Relationship Id="rId41" Type="http://schemas.openxmlformats.org/officeDocument/2006/relationships/image" Target="media/image33.jpeg"/><Relationship Id="rId42" Type="http://schemas.openxmlformats.org/officeDocument/2006/relationships/image" Target="media/image34.jpeg"/><Relationship Id="rId43" Type="http://schemas.openxmlformats.org/officeDocument/2006/relationships/image" Target="media/image35.jpeg"/><Relationship Id="rId44" Type="http://schemas.openxmlformats.org/officeDocument/2006/relationships/image" Target="media/image36.jpeg"/><Relationship Id="rId45" Type="http://schemas.openxmlformats.org/officeDocument/2006/relationships/image" Target="media/image37.jpeg"/><Relationship Id="rId46" Type="http://schemas.openxmlformats.org/officeDocument/2006/relationships/image" Target="media/image38.jpeg"/><Relationship Id="rId47" Type="http://schemas.openxmlformats.org/officeDocument/2006/relationships/image" Target="media/image39.jpeg"/><Relationship Id="rId48" Type="http://schemas.openxmlformats.org/officeDocument/2006/relationships/image" Target="media/image40.jpeg"/><Relationship Id="rId49" Type="http://schemas.openxmlformats.org/officeDocument/2006/relationships/image" Target="media/image41.jpe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9EFD9-241B-DC4C-977A-05BD97ABE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\Users\Luise\Dropbox (WS Secretariat)\WS\Templates\Focus on Competitions and Projects\CAP_doc_cover_v2.0.dotx</Template>
  <TotalTime>39</TotalTime>
  <Pages>9</Pages>
  <Words>1650</Words>
  <Characters>9406</Characters>
  <Application>Microsoft Macintosh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nada</cp:lastModifiedBy>
  <cp:revision>30</cp:revision>
  <cp:lastPrinted>2015-08-08T11:06:00Z</cp:lastPrinted>
  <dcterms:created xsi:type="dcterms:W3CDTF">2015-08-09T20:18:00Z</dcterms:created>
  <dcterms:modified xsi:type="dcterms:W3CDTF">2015-08-10T22:19:00Z</dcterms:modified>
</cp:coreProperties>
</file>