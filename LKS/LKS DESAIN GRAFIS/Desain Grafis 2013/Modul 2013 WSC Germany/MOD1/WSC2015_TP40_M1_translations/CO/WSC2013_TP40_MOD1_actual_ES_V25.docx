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EA5133" w:rsidRDefault="0034328E" w:rsidP="00A11118"/>
    <w:p w14:paraId="265156B5" w14:textId="77777777" w:rsidR="0034328E" w:rsidRPr="00EA5133" w:rsidRDefault="0034328E" w:rsidP="00A11118"/>
    <w:p w14:paraId="1978143B" w14:textId="77777777" w:rsidR="0034328E" w:rsidRPr="00EA5133" w:rsidRDefault="0034328E" w:rsidP="00A11118"/>
    <w:p w14:paraId="2EACD0EF" w14:textId="77777777" w:rsidR="0034328E" w:rsidRPr="00EA5133" w:rsidRDefault="0034328E" w:rsidP="00A11118"/>
    <w:p w14:paraId="36D82ED3" w14:textId="77777777" w:rsidR="0034328E" w:rsidRPr="00EA5133" w:rsidRDefault="0034328E" w:rsidP="00A11118"/>
    <w:p w14:paraId="1E8931DE" w14:textId="77777777" w:rsidR="0034328E" w:rsidRPr="00EA5133" w:rsidRDefault="0034328E" w:rsidP="00A11118"/>
    <w:p w14:paraId="104AC3A1" w14:textId="77777777" w:rsidR="0034328E" w:rsidRPr="00EA5133" w:rsidRDefault="0034328E" w:rsidP="00A11118"/>
    <w:p w14:paraId="1F3FB0E3" w14:textId="77777777" w:rsidR="0034328E" w:rsidRPr="00EA5133" w:rsidRDefault="0034328E" w:rsidP="00A11118"/>
    <w:p w14:paraId="6971AD2F" w14:textId="77777777" w:rsidR="0034328E" w:rsidRPr="00EA5133" w:rsidRDefault="0034328E" w:rsidP="00A11118"/>
    <w:p w14:paraId="490DD12B" w14:textId="77777777" w:rsidR="0034328E" w:rsidRPr="00EA5133" w:rsidRDefault="0034328E" w:rsidP="00A11118"/>
    <w:p w14:paraId="321E4A72" w14:textId="77777777" w:rsidR="0034328E" w:rsidRPr="00EA5133" w:rsidRDefault="0034328E" w:rsidP="00A11118"/>
    <w:p w14:paraId="4F1AB980" w14:textId="77777777" w:rsidR="0034328E" w:rsidRPr="00EA5133" w:rsidRDefault="0034328E" w:rsidP="00A11118"/>
    <w:p w14:paraId="4F4B4548" w14:textId="77777777" w:rsidR="0034328E" w:rsidRPr="00EA5133" w:rsidRDefault="0034328E" w:rsidP="00A11118"/>
    <w:p w14:paraId="0E7A10CD" w14:textId="77777777" w:rsidR="006402F1" w:rsidRDefault="00CE6B36" w:rsidP="00CE6B36">
      <w:pPr>
        <w:pStyle w:val="Doctitle0"/>
        <w:rPr>
          <w:ins w:id="0" w:author="Kinder" w:date="2013-06-30T08:23:00Z"/>
        </w:rPr>
      </w:pPr>
      <w:r w:rsidRPr="00EA5133">
        <w:rPr>
          <w:rPrChange w:id="1" w:author="Wolfgang J. Toechterle" w:date="2013-06-22T10:32:00Z">
            <w:rPr>
              <w:lang w:val="fr-FR"/>
            </w:rPr>
          </w:rPrChange>
        </w:rPr>
        <w:t xml:space="preserve">Test Project </w:t>
      </w:r>
      <w:del w:id="2" w:author="Kinder" w:date="2013-06-30T08:18:00Z">
        <w:r w:rsidRPr="00EA5133" w:rsidDel="006402F1">
          <w:rPr>
            <w:rPrChange w:id="3" w:author="Wolfgang J. Toechterle" w:date="2013-06-22T10:32:00Z">
              <w:rPr>
                <w:lang w:val="fr-FR"/>
              </w:rPr>
            </w:rPrChange>
          </w:rPr>
          <w:delText>document template</w:delText>
        </w:r>
      </w:del>
      <w:ins w:id="4" w:author="Kinder" w:date="2013-06-30T08:18:00Z">
        <w:r w:rsidR="006402F1">
          <w:t xml:space="preserve">Module 1 </w:t>
        </w:r>
      </w:ins>
    </w:p>
    <w:p w14:paraId="15ADB692" w14:textId="7BE352F3" w:rsidR="00CE6B36" w:rsidRPr="00EA5133" w:rsidRDefault="006402F1" w:rsidP="00CE6B36">
      <w:pPr>
        <w:pStyle w:val="Doctitle0"/>
        <w:rPr>
          <w:rPrChange w:id="5" w:author="Wolfgang J. Toechterle" w:date="2013-06-22T10:32:00Z">
            <w:rPr>
              <w:lang w:val="fr-FR"/>
            </w:rPr>
          </w:rPrChange>
        </w:rPr>
      </w:pPr>
      <w:ins w:id="6" w:author="Kinder" w:date="2013-06-30T08:18:00Z">
        <w:r>
          <w:t>(Corporate Design)</w:t>
        </w:r>
      </w:ins>
    </w:p>
    <w:p w14:paraId="4441C998" w14:textId="424873E9" w:rsidR="00CE6B36" w:rsidRPr="00EA5133" w:rsidRDefault="00FD5A9A">
      <w:pPr>
        <w:pStyle w:val="Docsubtitle2"/>
        <w:rPr>
          <w:rPrChange w:id="7" w:author="Wolfgang J. Toechterle" w:date="2013-06-22T10:32:00Z">
            <w:rPr>
              <w:lang w:val="fr-FR"/>
            </w:rPr>
          </w:rPrChange>
        </w:rPr>
        <w:pPrChange w:id="8" w:author="Kinder" w:date="2013-06-30T08:24:00Z">
          <w:pPr>
            <w:pStyle w:val="Docsubtitle1"/>
          </w:pPr>
        </w:pPrChange>
      </w:pPr>
      <w:r w:rsidRPr="00EA5133">
        <w:rPr>
          <w:rPrChange w:id="9" w:author="Wolfgang J. Toechterle" w:date="2013-06-22T10:32:00Z">
            <w:rPr>
              <w:b w:val="0"/>
              <w:lang w:val="fr-FR"/>
            </w:rPr>
          </w:rPrChange>
        </w:rPr>
        <w:t>WSC2013</w:t>
      </w:r>
      <w:r w:rsidR="004632D2" w:rsidRPr="00EA5133">
        <w:rPr>
          <w:rPrChange w:id="10" w:author="Wolfgang J. Toechterle" w:date="2013-06-22T10:32:00Z">
            <w:rPr>
              <w:b w:val="0"/>
              <w:lang w:val="fr-FR"/>
            </w:rPr>
          </w:rPrChange>
        </w:rPr>
        <w:t>_TP40</w:t>
      </w:r>
      <w:r w:rsidR="00CE6B36" w:rsidRPr="00EA5133">
        <w:rPr>
          <w:rPrChange w:id="11" w:author="Wolfgang J. Toechterle" w:date="2013-06-22T10:32:00Z">
            <w:rPr>
              <w:b w:val="0"/>
              <w:lang w:val="fr-FR"/>
            </w:rPr>
          </w:rPrChange>
        </w:rPr>
        <w:t>_</w:t>
      </w:r>
      <w:r w:rsidR="004632D2" w:rsidRPr="00EA5133">
        <w:rPr>
          <w:rPrChange w:id="12" w:author="Wolfgang J. Toechterle" w:date="2013-06-22T10:32:00Z">
            <w:rPr>
              <w:b w:val="0"/>
              <w:lang w:val="fr-FR"/>
            </w:rPr>
          </w:rPrChange>
        </w:rPr>
        <w:t>MO</w:t>
      </w:r>
      <w:ins w:id="13" w:author="Kinder" w:date="2013-06-30T08:20:00Z">
        <w:r w:rsidR="006402F1">
          <w:t>1</w:t>
        </w:r>
      </w:ins>
      <w:del w:id="14" w:author="Kinder" w:date="2013-06-30T08:20:00Z">
        <w:r w:rsidR="004632D2" w:rsidRPr="00EA5133" w:rsidDel="006402F1">
          <w:rPr>
            <w:rPrChange w:id="15" w:author="Wolfgang J. Toechterle" w:date="2013-06-22T10:32:00Z">
              <w:rPr>
                <w:b w:val="0"/>
                <w:lang w:val="fr-FR"/>
              </w:rPr>
            </w:rPrChange>
          </w:rPr>
          <w:delText>D</w:delText>
        </w:r>
        <w:r w:rsidR="005F4436" w:rsidRPr="00EA5133" w:rsidDel="006402F1">
          <w:rPr>
            <w:rPrChange w:id="16" w:author="Wolfgang J. Toechterle" w:date="2013-06-22T10:32:00Z">
              <w:rPr>
                <w:b w:val="0"/>
                <w:lang w:val="fr-FR"/>
              </w:rPr>
            </w:rPrChange>
          </w:rPr>
          <w:delText>_CD</w:delText>
        </w:r>
      </w:del>
      <w:r w:rsidR="004632D2" w:rsidRPr="00EA5133">
        <w:rPr>
          <w:rPrChange w:id="17" w:author="Wolfgang J. Toechterle" w:date="2013-06-22T10:32:00Z">
            <w:rPr>
              <w:b w:val="0"/>
              <w:lang w:val="fr-FR"/>
            </w:rPr>
          </w:rPrChange>
        </w:rPr>
        <w:t>_</w:t>
      </w:r>
      <w:del w:id="18" w:author="Kinder" w:date="2013-06-30T08:20:00Z">
        <w:r w:rsidR="004632D2" w:rsidRPr="00EA5133" w:rsidDel="006402F1">
          <w:rPr>
            <w:rPrChange w:id="19" w:author="Wolfgang J. Toechterle" w:date="2013-06-22T10:32:00Z">
              <w:rPr>
                <w:b w:val="0"/>
                <w:lang w:val="fr-FR"/>
              </w:rPr>
            </w:rPrChange>
          </w:rPr>
          <w:delText>PRE</w:delText>
        </w:r>
      </w:del>
      <w:ins w:id="20" w:author="Kinder" w:date="2013-06-30T08:20:00Z">
        <w:r w:rsidR="006402F1">
          <w:t>actual</w:t>
        </w:r>
      </w:ins>
      <w:r w:rsidR="00CE6B36" w:rsidRPr="00EA5133">
        <w:rPr>
          <w:rPrChange w:id="21" w:author="Wolfgang J. Toechterle" w:date="2013-06-22T10:32:00Z">
            <w:rPr>
              <w:b w:val="0"/>
              <w:lang w:val="fr-FR"/>
            </w:rPr>
          </w:rPrChange>
        </w:rPr>
        <w:t>_EN</w:t>
      </w:r>
    </w:p>
    <w:p w14:paraId="2ADF9BCB" w14:textId="77777777" w:rsidR="00CE6B36" w:rsidRPr="00EA5133" w:rsidRDefault="00CE6B36" w:rsidP="00CE6B36">
      <w:pPr>
        <w:pStyle w:val="Docsubtitle2"/>
        <w:rPr>
          <w:rPrChange w:id="22" w:author="Wolfgang J. Toechterle" w:date="2013-06-22T10:32:00Z">
            <w:rPr>
              <w:lang w:val="fr-FR"/>
            </w:rPr>
          </w:rPrChange>
        </w:rPr>
      </w:pPr>
    </w:p>
    <w:p w14:paraId="53C6B7A3" w14:textId="77777777" w:rsidR="006402F1" w:rsidRDefault="00CE6B36" w:rsidP="00CE6B36">
      <w:pPr>
        <w:pStyle w:val="Docsubtitle2"/>
        <w:rPr>
          <w:ins w:id="23" w:author="Kinder" w:date="2013-06-30T08:24:00Z"/>
        </w:rPr>
      </w:pPr>
      <w:r w:rsidRPr="00EA5133">
        <w:t>Submitted by:</w:t>
      </w:r>
      <w:ins w:id="24" w:author="Wolfgang J. Toechterle" w:date="2013-06-07T08:23:00Z">
        <w:r w:rsidR="00DB44DF" w:rsidRPr="00EA5133">
          <w:t xml:space="preserve"> </w:t>
        </w:r>
      </w:ins>
    </w:p>
    <w:p w14:paraId="32C2A42A" w14:textId="1973DDAF" w:rsidR="006402F1" w:rsidRDefault="00A16644" w:rsidP="00CE6B36">
      <w:pPr>
        <w:pStyle w:val="Docsubtitle2"/>
        <w:rPr>
          <w:ins w:id="25" w:author="Kinder" w:date="2013-06-30T08:24:00Z"/>
        </w:rPr>
      </w:pPr>
      <w:ins w:id="26" w:author="Wolfgang J. Toechterle" w:date="2013-06-22T09:47:00Z">
        <w:del w:id="27" w:author="Kinder" w:date="2013-06-30T09:11:00Z">
          <w:r w:rsidRPr="00EA5133" w:rsidDel="0074449E">
            <w:delText>Adel Alsalem</w:delText>
          </w:r>
        </w:del>
        <w:del w:id="28" w:author="Kinder" w:date="2013-06-30T08:24:00Z">
          <w:r w:rsidRPr="00EA5133" w:rsidDel="006402F1">
            <w:delText xml:space="preserve">, </w:delText>
          </w:r>
        </w:del>
      </w:ins>
      <w:ins w:id="29" w:author="Wolfgang J. Toechterle" w:date="2013-06-07T08:36:00Z">
        <w:r w:rsidR="003043C9" w:rsidRPr="00EA5133">
          <w:t>Thierry Herman</w:t>
        </w:r>
      </w:ins>
      <w:ins w:id="30" w:author="Kinder" w:date="2013-06-30T08:24:00Z">
        <w:r w:rsidR="006402F1">
          <w:t xml:space="preserve"> BE</w:t>
        </w:r>
      </w:ins>
    </w:p>
    <w:p w14:paraId="5E3E3BDD" w14:textId="77777777" w:rsidR="006402F1" w:rsidRDefault="003043C9" w:rsidP="00CE6B36">
      <w:pPr>
        <w:pStyle w:val="Docsubtitle2"/>
        <w:rPr>
          <w:ins w:id="31" w:author="Kinder" w:date="2013-06-30T08:25:00Z"/>
        </w:rPr>
      </w:pPr>
      <w:ins w:id="32" w:author="Wolfgang J. Toechterle" w:date="2013-06-07T08:36:00Z">
        <w:del w:id="33" w:author="Kinder" w:date="2013-06-30T08:24:00Z">
          <w:r w:rsidRPr="00EA5133" w:rsidDel="006402F1">
            <w:delText xml:space="preserve">, </w:delText>
          </w:r>
        </w:del>
      </w:ins>
      <w:ins w:id="34" w:author="Wolfgang J. Toechterle" w:date="2013-06-07T08:23:00Z">
        <w:r w:rsidR="00DB44DF" w:rsidRPr="00EA5133">
          <w:rPr>
            <w:rPrChange w:id="35" w:author="Wolfgang J. Toechterle" w:date="2013-06-22T10:32:00Z">
              <w:rPr>
                <w:lang w:val="en-US"/>
              </w:rPr>
            </w:rPrChange>
          </w:rPr>
          <w:t xml:space="preserve">Susanne </w:t>
        </w:r>
        <w:proofErr w:type="spellStart"/>
        <w:r w:rsidR="00DB44DF" w:rsidRPr="00EA5133">
          <w:rPr>
            <w:rPrChange w:id="36" w:author="Wolfgang J. Toechterle" w:date="2013-06-22T10:32:00Z">
              <w:rPr>
                <w:lang w:val="en-US"/>
              </w:rPr>
            </w:rPrChange>
          </w:rPr>
          <w:t>Moustgaard</w:t>
        </w:r>
      </w:ins>
      <w:proofErr w:type="spellEnd"/>
      <w:ins w:id="37" w:author="Kinder" w:date="2013-06-30T08:25:00Z">
        <w:r w:rsidR="006402F1">
          <w:t xml:space="preserve"> DN</w:t>
        </w:r>
      </w:ins>
    </w:p>
    <w:p w14:paraId="079975BF" w14:textId="77777777" w:rsidR="006402F1" w:rsidRDefault="00DB44DF" w:rsidP="00CE6B36">
      <w:pPr>
        <w:pStyle w:val="Docsubtitle2"/>
        <w:rPr>
          <w:ins w:id="38" w:author="Kinder" w:date="2013-06-30T08:25:00Z"/>
        </w:rPr>
      </w:pPr>
      <w:ins w:id="39" w:author="Wolfgang J. Toechterle" w:date="2013-06-07T08:23:00Z">
        <w:del w:id="40" w:author="Kinder" w:date="2013-06-30T08:25:00Z">
          <w:r w:rsidRPr="00EA5133" w:rsidDel="006402F1">
            <w:rPr>
              <w:rPrChange w:id="41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</w:ins>
      <w:proofErr w:type="spellStart"/>
      <w:ins w:id="42" w:author="Wolfgang J. Toechterle" w:date="2013-06-07T08:24:00Z">
        <w:r w:rsidRPr="00EA5133">
          <w:rPr>
            <w:rPrChange w:id="43" w:author="Wolfgang J. Toechterle" w:date="2013-06-22T10:32:00Z">
              <w:rPr>
                <w:lang w:val="en-US"/>
              </w:rPr>
            </w:rPrChange>
          </w:rPr>
          <w:t>Terkko</w:t>
        </w:r>
        <w:proofErr w:type="spellEnd"/>
        <w:r w:rsidRPr="00EA5133">
          <w:rPr>
            <w:rPrChange w:id="44" w:author="Wolfgang J. Toechterle" w:date="2013-06-22T10:32:00Z">
              <w:rPr>
                <w:lang w:val="en-US"/>
              </w:rPr>
            </w:rPrChange>
          </w:rPr>
          <w:t xml:space="preserve"> </w:t>
        </w:r>
        <w:proofErr w:type="spellStart"/>
        <w:r w:rsidRPr="00EA5133">
          <w:rPr>
            <w:rPrChange w:id="45" w:author="Wolfgang J. Toechterle" w:date="2013-06-22T10:32:00Z">
              <w:rPr>
                <w:lang w:val="en-US"/>
              </w:rPr>
            </w:rPrChange>
          </w:rPr>
          <w:t>Malm</w:t>
        </w:r>
      </w:ins>
      <w:proofErr w:type="spellEnd"/>
      <w:ins w:id="46" w:author="Kinder" w:date="2013-06-30T08:25:00Z">
        <w:r w:rsidR="006402F1">
          <w:t xml:space="preserve"> FI</w:t>
        </w:r>
      </w:ins>
      <w:ins w:id="47" w:author="Wolfgang J. Toechterle" w:date="2013-06-07T08:24:00Z">
        <w:del w:id="48" w:author="Kinder" w:date="2013-06-30T08:25:00Z">
          <w:r w:rsidRPr="00EA5133" w:rsidDel="006402F1">
            <w:rPr>
              <w:rPrChange w:id="49" w:author="Wolfgang J. Toechterle" w:date="2013-06-22T10:32:00Z">
                <w:rPr>
                  <w:lang w:val="en-US"/>
                </w:rPr>
              </w:rPrChange>
            </w:rPr>
            <w:delText>,</w:delText>
          </w:r>
        </w:del>
      </w:ins>
    </w:p>
    <w:p w14:paraId="1F44C2DD" w14:textId="1800035C" w:rsidR="006402F1" w:rsidRDefault="00DB44DF" w:rsidP="00CE6B36">
      <w:pPr>
        <w:pStyle w:val="Docsubtitle2"/>
        <w:rPr>
          <w:ins w:id="50" w:author="Kinder" w:date="2013-06-30T09:10:00Z"/>
        </w:rPr>
      </w:pPr>
      <w:ins w:id="51" w:author="Wolfgang J. Toechterle" w:date="2013-06-07T08:24:00Z">
        <w:del w:id="52" w:author="Kinder" w:date="2013-06-30T08:25:00Z">
          <w:r w:rsidRPr="00EA5133" w:rsidDel="006402F1">
            <w:rPr>
              <w:rPrChange w:id="53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</w:ins>
      <w:proofErr w:type="spellStart"/>
      <w:ins w:id="54" w:author="Wolfgang J. Toechterle" w:date="2013-06-22T09:48:00Z">
        <w:r w:rsidR="00626A92" w:rsidRPr="00EA5133">
          <w:t>Sathish</w:t>
        </w:r>
        <w:proofErr w:type="spellEnd"/>
        <w:r w:rsidR="00626A92" w:rsidRPr="00EA5133">
          <w:t xml:space="preserve"> Narayanan</w:t>
        </w:r>
        <w:del w:id="55" w:author="Kinder" w:date="2013-06-30T08:25:00Z">
          <w:r w:rsidR="00626A92" w:rsidRPr="00EA5133" w:rsidDel="006402F1">
            <w:delText>,</w:delText>
          </w:r>
        </w:del>
      </w:ins>
      <w:ins w:id="56" w:author="Kinder" w:date="2013-06-30T08:25:00Z">
        <w:r w:rsidR="00123A66">
          <w:t xml:space="preserve"> IN</w:t>
        </w:r>
      </w:ins>
    </w:p>
    <w:p w14:paraId="0D741168" w14:textId="77777777" w:rsidR="001151B7" w:rsidRPr="00EA5133" w:rsidRDefault="001151B7" w:rsidP="001151B7">
      <w:pPr>
        <w:pStyle w:val="Docsubtitle2"/>
        <w:rPr>
          <w:ins w:id="57" w:author="Kinder" w:date="2013-06-30T09:10:00Z"/>
        </w:rPr>
      </w:pPr>
      <w:ins w:id="58" w:author="Kinder" w:date="2013-06-30T09:10:00Z">
        <w:r w:rsidRPr="001D2089">
          <w:t>Amy Soon</w:t>
        </w:r>
        <w:r>
          <w:t xml:space="preserve"> SG</w:t>
        </w:r>
      </w:ins>
    </w:p>
    <w:p w14:paraId="5F6890D6" w14:textId="64F2598B" w:rsidR="00CE6B36" w:rsidRPr="00EA5133" w:rsidDel="001151B7" w:rsidRDefault="00626A92">
      <w:pPr>
        <w:pStyle w:val="Docsubtitle2"/>
        <w:rPr>
          <w:del w:id="59" w:author="Kinder" w:date="2013-06-30T09:09:00Z"/>
        </w:rPr>
      </w:pPr>
      <w:ins w:id="60" w:author="Wolfgang J. Toechterle" w:date="2013-06-22T09:48:00Z">
        <w:del w:id="61" w:author="Kinder" w:date="2013-06-30T08:25:00Z">
          <w:r w:rsidRPr="00EA5133" w:rsidDel="006402F1">
            <w:delText xml:space="preserve"> </w:delText>
          </w:r>
        </w:del>
      </w:ins>
      <w:ins w:id="62" w:author="Wolfgang J. Toechterle" w:date="2013-06-07T08:23:00Z">
        <w:r w:rsidR="00DB44DF" w:rsidRPr="00EA5133">
          <w:rPr>
            <w:rPrChange w:id="63" w:author="Wolfgang J. Toechterle" w:date="2013-06-22T10:32:00Z">
              <w:rPr>
                <w:lang w:val="en-US"/>
              </w:rPr>
            </w:rPrChange>
          </w:rPr>
          <w:t xml:space="preserve">Wolfgang </w:t>
        </w:r>
        <w:proofErr w:type="spellStart"/>
        <w:r w:rsidR="00DB44DF" w:rsidRPr="00EA5133">
          <w:rPr>
            <w:rPrChange w:id="64" w:author="Wolfgang J. Toechterle" w:date="2013-06-22T10:32:00Z">
              <w:rPr>
                <w:lang w:val="en-US"/>
              </w:rPr>
            </w:rPrChange>
          </w:rPr>
          <w:t>Toechterle</w:t>
        </w:r>
      </w:ins>
      <w:proofErr w:type="spellEnd"/>
      <w:ins w:id="65" w:author="Kinder" w:date="2013-06-30T08:25:00Z">
        <w:r w:rsidR="00123A66">
          <w:t xml:space="preserve"> IT</w:t>
        </w:r>
      </w:ins>
      <w:ins w:id="66" w:author="Wolfgang J. Toechterle" w:date="2013-06-07T08:24:00Z">
        <w:del w:id="67" w:author="Kinder" w:date="2013-06-30T08:25:00Z">
          <w:r w:rsidR="00DB44DF" w:rsidRPr="00EA5133" w:rsidDel="00123A66">
            <w:rPr>
              <w:rPrChange w:id="68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  <w:del w:id="69" w:author="Kinder" w:date="2013-06-30T09:09:00Z">
          <w:r w:rsidR="00DB44DF" w:rsidRPr="00EA5133" w:rsidDel="001151B7">
            <w:rPr>
              <w:rPrChange w:id="70" w:author="Wolfgang J. Toechterle" w:date="2013-06-22T10:32:00Z">
                <w:rPr>
                  <w:lang w:val="en-US"/>
                </w:rPr>
              </w:rPrChange>
            </w:rPr>
            <w:delText>Amy Soon</w:delText>
          </w:r>
        </w:del>
      </w:ins>
    </w:p>
    <w:p w14:paraId="498956A1" w14:textId="1C2E8025" w:rsidR="00CE6B36" w:rsidRPr="00EA5133" w:rsidDel="00123A66" w:rsidRDefault="00CE6B36">
      <w:pPr>
        <w:pStyle w:val="Docsubtitle2"/>
        <w:rPr>
          <w:del w:id="71" w:author="Kinder" w:date="2013-06-30T08:25:00Z"/>
        </w:rPr>
      </w:pPr>
      <w:del w:id="72" w:author="Kinder" w:date="2013-06-30T08:25:00Z">
        <w:r w:rsidRPr="00EA5133" w:rsidDel="00123A66">
          <w:delText xml:space="preserve">Name: </w:delText>
        </w:r>
        <w:r w:rsidR="00F5386C" w:rsidRPr="00EA5133" w:rsidDel="00123A66">
          <w:rPr>
            <w:rFonts w:cs="Arial"/>
            <w:rPrChange w:id="73" w:author="Wolfgang J. Toechterle" w:date="2013-06-22T10:32:00Z">
              <w:rPr>
                <w:rFonts w:cs="Arial"/>
                <w:lang w:val="en-US"/>
              </w:rPr>
            </w:rPrChange>
          </w:rPr>
          <w:delText>Corporate Group</w:delText>
        </w:r>
      </w:del>
    </w:p>
    <w:p w14:paraId="3AD3E6B6" w14:textId="284C4A65" w:rsidR="00CE6B36" w:rsidRPr="006402F1" w:rsidDel="00123A66" w:rsidRDefault="00CE6B36">
      <w:pPr>
        <w:pStyle w:val="Docsubtitle2"/>
        <w:rPr>
          <w:del w:id="74" w:author="Kinder" w:date="2013-06-30T08:25:00Z"/>
        </w:rPr>
        <w:pPrChange w:id="75" w:author="Kinder" w:date="2013-06-30T09:10:00Z">
          <w:pPr>
            <w:pStyle w:val="Verzeichnis1"/>
          </w:pPr>
        </w:pPrChange>
      </w:pPr>
      <w:del w:id="76" w:author="Kinder" w:date="2013-06-30T08:25:00Z">
        <w:r w:rsidRPr="00263883" w:rsidDel="00123A66">
          <w:delText xml:space="preserve">Member Country: </w:delText>
        </w:r>
      </w:del>
      <w:ins w:id="77" w:author="Wolfgang J. Toechterle" w:date="2013-06-07T08:34:00Z">
        <w:del w:id="78" w:author="Kinder" w:date="2013-06-29T15:09:00Z">
          <w:r w:rsidR="003043C9" w:rsidRPr="00263883" w:rsidDel="001E709A">
            <w:delText xml:space="preserve">Belgium, </w:delText>
          </w:r>
        </w:del>
      </w:ins>
      <w:ins w:id="79" w:author="Wolfgang J. Toechterle" w:date="2013-06-07T08:23:00Z">
        <w:del w:id="80" w:author="Kinder" w:date="2013-06-30T08:25:00Z">
          <w:r w:rsidR="003043C9" w:rsidRPr="00EA5133" w:rsidDel="00123A66">
            <w:delText>D</w:delText>
          </w:r>
        </w:del>
        <w:del w:id="81" w:author="Kinder" w:date="2013-06-29T15:09:00Z">
          <w:r w:rsidR="003043C9" w:rsidRPr="00EA5133" w:rsidDel="001E709A">
            <w:delText>enmark</w:delText>
          </w:r>
        </w:del>
        <w:del w:id="82" w:author="Kinder" w:date="2013-06-30T08:25:00Z">
          <w:r w:rsidR="003043C9" w:rsidRPr="00EA5133" w:rsidDel="00123A66">
            <w:delText>, F</w:delText>
          </w:r>
        </w:del>
        <w:del w:id="83" w:author="Kinder" w:date="2013-06-29T15:09:00Z">
          <w:r w:rsidR="003043C9" w:rsidRPr="00EA5133" w:rsidDel="001E709A">
            <w:delText>inland</w:delText>
          </w:r>
        </w:del>
        <w:del w:id="84" w:author="Kinder" w:date="2013-06-30T08:25:00Z">
          <w:r w:rsidR="003043C9" w:rsidRPr="00EA5133" w:rsidDel="00123A66">
            <w:delText>,</w:delText>
          </w:r>
        </w:del>
      </w:ins>
      <w:ins w:id="85" w:author="Wolfgang J. Toechterle" w:date="2013-06-22T09:48:00Z">
        <w:del w:id="86" w:author="Kinder" w:date="2013-06-30T08:25:00Z">
          <w:r w:rsidR="00626A92" w:rsidRPr="00EA5133" w:rsidDel="00123A66">
            <w:delText xml:space="preserve"> I</w:delText>
          </w:r>
        </w:del>
        <w:del w:id="87" w:author="Kinder" w:date="2013-06-29T15:09:00Z">
          <w:r w:rsidR="00626A92" w:rsidRPr="00EA5133" w:rsidDel="001E709A">
            <w:delText>ndia</w:delText>
          </w:r>
        </w:del>
        <w:del w:id="88" w:author="Kinder" w:date="2013-06-30T08:25:00Z">
          <w:r w:rsidR="00626A92" w:rsidRPr="00EA5133" w:rsidDel="00123A66">
            <w:delText>,</w:delText>
          </w:r>
        </w:del>
      </w:ins>
      <w:ins w:id="89" w:author="Wolfgang J. Toechterle" w:date="2013-06-07T08:23:00Z">
        <w:del w:id="90" w:author="Kinder" w:date="2013-06-30T08:25:00Z">
          <w:r w:rsidR="003043C9" w:rsidRPr="00597D72" w:rsidDel="00123A66">
            <w:delText xml:space="preserve"> I</w:delText>
          </w:r>
        </w:del>
        <w:del w:id="91" w:author="Kinder" w:date="2013-06-29T15:09:00Z">
          <w:r w:rsidR="003043C9" w:rsidRPr="00597D72" w:rsidDel="001E709A">
            <w:delText>taly</w:delText>
          </w:r>
        </w:del>
        <w:del w:id="92" w:author="Kinder" w:date="2013-06-30T08:25:00Z">
          <w:r w:rsidR="003043C9" w:rsidRPr="00597D72" w:rsidDel="00123A66">
            <w:delText>,</w:delText>
          </w:r>
        </w:del>
        <w:del w:id="93" w:author="Kinder" w:date="2013-06-30T08:19:00Z">
          <w:r w:rsidR="003043C9" w:rsidRPr="00597D72" w:rsidDel="006402F1">
            <w:delText xml:space="preserve"> </w:delText>
          </w:r>
        </w:del>
      </w:ins>
      <w:ins w:id="94" w:author="Wolfgang J. Toechterle" w:date="2013-06-22T09:48:00Z">
        <w:del w:id="95" w:author="Kinder" w:date="2013-06-30T08:19:00Z">
          <w:r w:rsidR="00626A92" w:rsidRPr="00597D72" w:rsidDel="006402F1">
            <w:delText>S</w:delText>
          </w:r>
        </w:del>
        <w:del w:id="96" w:author="Kinder" w:date="2013-06-29T15:09:00Z">
          <w:r w:rsidR="00626A92" w:rsidRPr="00597D72" w:rsidDel="001E709A">
            <w:delText>audi Arabia</w:delText>
          </w:r>
        </w:del>
        <w:del w:id="97" w:author="Kinder" w:date="2013-06-30T08:19:00Z">
          <w:r w:rsidR="00626A92" w:rsidRPr="00597D72" w:rsidDel="006402F1">
            <w:delText>,</w:delText>
          </w:r>
        </w:del>
        <w:del w:id="98" w:author="Kinder" w:date="2013-06-30T08:25:00Z">
          <w:r w:rsidR="00626A92" w:rsidRPr="00597D72" w:rsidDel="00123A66">
            <w:delText xml:space="preserve"> </w:delText>
          </w:r>
        </w:del>
      </w:ins>
      <w:ins w:id="99" w:author="Wolfgang J. Toechterle" w:date="2013-06-07T08:23:00Z">
        <w:del w:id="100" w:author="Kinder" w:date="2013-06-30T08:25:00Z">
          <w:r w:rsidR="003043C9" w:rsidRPr="006402F1" w:rsidDel="00123A66">
            <w:delText>S</w:delText>
          </w:r>
        </w:del>
        <w:del w:id="101" w:author="Kinder" w:date="2013-06-29T15:09:00Z">
          <w:r w:rsidR="003043C9" w:rsidRPr="006402F1" w:rsidDel="001E709A">
            <w:delText>ingapo</w:delText>
          </w:r>
          <w:r w:rsidR="00DB44DF" w:rsidRPr="00EA5133" w:rsidDel="001E709A">
            <w:rPr>
              <w:rPrChange w:id="102" w:author="Wolfgang J. Toechterle" w:date="2013-06-22T10:32:00Z">
                <w:rPr/>
              </w:rPrChange>
            </w:rPr>
            <w:delText>r</w:delText>
          </w:r>
        </w:del>
      </w:ins>
      <w:ins w:id="103" w:author="Wolfgang J. Toechterle" w:date="2013-06-07T08:35:00Z">
        <w:del w:id="104" w:author="Kinder" w:date="2013-06-29T15:09:00Z">
          <w:r w:rsidR="003043C9" w:rsidRPr="00EA5133" w:rsidDel="001E709A">
            <w:rPr>
              <w:rPrChange w:id="105" w:author="Wolfgang J. Toechterle" w:date="2013-06-22T10:32:00Z">
                <w:rPr/>
              </w:rPrChange>
            </w:rPr>
            <w:delText>e</w:delText>
          </w:r>
        </w:del>
      </w:ins>
      <w:ins w:id="106" w:author="Wolfgang J. Toechterle" w:date="2013-06-07T08:23:00Z">
        <w:del w:id="107" w:author="Kinder" w:date="2013-06-30T08:25:00Z">
          <w:r w:rsidR="00DB44DF" w:rsidRPr="006402F1" w:rsidDel="00123A66">
            <w:delText xml:space="preserve">, </w:delText>
          </w:r>
        </w:del>
      </w:ins>
    </w:p>
    <w:p w14:paraId="1DE523FE" w14:textId="77777777" w:rsidR="00DB44DF" w:rsidRPr="00EA5133" w:rsidRDefault="00DB44DF">
      <w:pPr>
        <w:pStyle w:val="Docsubtitle2"/>
        <w:rPr>
          <w:ins w:id="108" w:author="Wolfgang J. Toechterle" w:date="2013-06-07T08:24:00Z"/>
          <w:rFonts w:eastAsiaTheme="majorEastAsia" w:cstheme="majorBidi"/>
          <w:b/>
          <w:bCs/>
          <w:caps/>
          <w:sz w:val="24"/>
          <w:u w:val="single"/>
        </w:rPr>
        <w:pPrChange w:id="109" w:author="Kinder" w:date="2013-06-30T09:10:00Z">
          <w:pPr>
            <w:spacing w:after="200" w:line="276" w:lineRule="auto"/>
          </w:pPr>
        </w:pPrChange>
      </w:pPr>
      <w:ins w:id="110" w:author="Wolfgang J. Toechterle" w:date="2013-06-07T08:24:00Z">
        <w:r w:rsidRPr="00EA5133">
          <w:br w:type="page"/>
        </w:r>
      </w:ins>
    </w:p>
    <w:p w14:paraId="6E469A8C" w14:textId="5A55853C" w:rsidR="00CE6B36" w:rsidRPr="00EA5133" w:rsidDel="00DB44DF" w:rsidRDefault="00CE6B36" w:rsidP="00CE6B36">
      <w:pPr>
        <w:pStyle w:val="Verzeichnis1"/>
        <w:rPr>
          <w:del w:id="111" w:author="Wolfgang J. Toechterle" w:date="2013-06-07T08:24:00Z"/>
        </w:rPr>
      </w:pPr>
      <w:del w:id="112" w:author="Wolfgang J. Toechterle" w:date="2013-06-07T08:24:00Z">
        <w:r w:rsidRPr="00EA5133" w:rsidDel="00DB44DF">
          <w:lastRenderedPageBreak/>
          <w:delText xml:space="preserve">Notes: </w:delText>
        </w:r>
      </w:del>
    </w:p>
    <w:p w14:paraId="25A3E32C" w14:textId="5096AC7E" w:rsidR="00CE6B36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3" w:author="Wolfgang J. Toechterle" w:date="2013-06-07T08:24:00Z"/>
        </w:rPr>
      </w:pPr>
      <w:del w:id="114" w:author="Wolfgang J. Toechterle" w:date="2013-06-07T08:24:00Z">
        <w:r w:rsidRPr="00EA5133" w:rsidDel="00DB44DF">
          <w:delText>The blue text in the following pages is provided as a guide or tip to help complete the Test Project submission according to WorldSkills requirements.</w:delText>
        </w:r>
      </w:del>
    </w:p>
    <w:p w14:paraId="1B4EE1A2" w14:textId="1F6C9770" w:rsidR="0034328E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5" w:author="Wolfgang J. Toechterle" w:date="2013-06-07T08:24:00Z"/>
        </w:rPr>
        <w:sectPr w:rsidR="0034328E" w:rsidRPr="00EA5133" w:rsidDel="00DB44DF" w:rsidSect="006402F1">
          <w:headerReference w:type="default" r:id="rId9"/>
          <w:footerReference w:type="default" r:id="rId10"/>
          <w:pgSz w:w="11900" w:h="16840" w:code="9"/>
          <w:pgMar w:top="1440" w:right="1440" w:bottom="1440" w:left="1440" w:header="567" w:footer="284" w:gutter="0"/>
          <w:cols w:space="708"/>
          <w:docGrid w:linePitch="360"/>
          <w:sectPrChange w:id="116" w:author="Kinder" w:date="2013-06-30T08:23:00Z">
            <w:sectPr w:rsidR="0034328E" w:rsidRPr="00EA5133" w:rsidDel="00DB44DF" w:rsidSect="006402F1">
              <w:pgSz w:w="11907" w:h="16839"/>
              <w:pgMar w:top="1985" w:right="1134" w:bottom="1418" w:left="1134" w:header="567" w:footer="284" w:gutter="0"/>
            </w:sectPr>
          </w:sectPrChange>
        </w:sectPr>
      </w:pPr>
      <w:del w:id="117" w:author="Wolfgang J. Toechterle" w:date="2013-06-07T08:24:00Z">
        <w:r w:rsidRPr="00EA5133" w:rsidDel="00DB44DF">
          <w:delText>Please refer to WorldSkills document WSC</w:delText>
        </w:r>
        <w:r w:rsidR="00FD5A9A" w:rsidRPr="00EA5133" w:rsidDel="00DB44DF">
          <w:delText>2013</w:delText>
        </w:r>
        <w:r w:rsidRPr="00EA5133" w:rsidDel="00DB44DF">
          <w:delText>_</w:delText>
        </w:r>
        <w:r w:rsidR="005630DE" w:rsidRPr="00EA5133" w:rsidDel="00DB44DF">
          <w:delText>09</w:delText>
        </w:r>
        <w:r w:rsidRPr="00EA5133" w:rsidDel="00DB44DF">
          <w:delText>_</w:delText>
        </w:r>
        <w:r w:rsidR="005630DE" w:rsidRPr="00EA5133" w:rsidDel="00DB44DF">
          <w:delText>Test_Project_prep_pres</w:delText>
        </w:r>
        <w:r w:rsidR="00FD5A9A" w:rsidRPr="00EA5133" w:rsidDel="00DB44DF">
          <w:delText>_EN.pdf</w:delText>
        </w:r>
        <w:r w:rsidRPr="00EA5133" w:rsidDel="00DB44DF">
          <w:delText xml:space="preserve"> “Test Projects for the 41</w:delText>
        </w:r>
        <w:r w:rsidRPr="00EA5133" w:rsidDel="00DB44DF">
          <w:rPr>
            <w:vertAlign w:val="superscript"/>
          </w:rPr>
          <w:delText>st</w:delText>
        </w:r>
        <w:r w:rsidRPr="00EA5133" w:rsidDel="00DB44DF">
          <w:delText xml:space="preserve"> WorldSkills Competition – preparation and presentation of Test Projects”.</w:delText>
        </w:r>
        <w:r w:rsidR="00FD5A9A" w:rsidRPr="00EA5133" w:rsidDel="00DB44DF">
          <w:delText xml:space="preserve"> </w:delText>
        </w:r>
        <w:r w:rsidRPr="00EA5133" w:rsidDel="00DB44DF">
          <w:delText xml:space="preserve">This document is available in </w:delText>
        </w:r>
        <w:r w:rsidR="00FD5A9A" w:rsidRPr="00EA5133" w:rsidDel="00DB44DF">
          <w:delText>EN, DE and FR (WSC2013</w:delText>
        </w:r>
        <w:r w:rsidRPr="00EA5133" w:rsidDel="00DB44DF">
          <w:delText>_TPXX_AA_EN.doc)</w:delText>
        </w:r>
      </w:del>
    </w:p>
    <w:p w14:paraId="3C32C4BD" w14:textId="627D2A01" w:rsidR="00CE6B36" w:rsidRPr="00EA5133" w:rsidDel="00B26476" w:rsidRDefault="00CE6B36" w:rsidP="00CE6B36">
      <w:pPr>
        <w:pStyle w:val="berschrift1"/>
        <w:rPr>
          <w:del w:id="118" w:author="Wolfgang J. Toechterle" w:date="2013-06-08T18:46:00Z"/>
          <w:color w:val="0000FF"/>
        </w:rPr>
      </w:pPr>
      <w:bookmarkStart w:id="119" w:name="_Toc60882168"/>
      <w:bookmarkStart w:id="120" w:name="_Toc60887854"/>
      <w:del w:id="121" w:author="Wolfgang J. Toechterle" w:date="2013-06-08T18:46:00Z">
        <w:r w:rsidRPr="00EA5133" w:rsidDel="00B26476">
          <w:rPr>
            <w:b w:val="0"/>
            <w:bCs w:val="0"/>
            <w:caps w:val="0"/>
            <w:color w:val="0000FF"/>
          </w:rPr>
          <w:delText>Introduction to test project documentation</w:delText>
        </w:r>
        <w:bookmarkEnd w:id="119"/>
        <w:bookmarkEnd w:id="120"/>
      </w:del>
    </w:p>
    <w:p w14:paraId="11E78C42" w14:textId="76C14B91" w:rsidR="00CE6B36" w:rsidRPr="00EA5133" w:rsidDel="00B26476" w:rsidRDefault="00CE6B36" w:rsidP="004921DA">
      <w:pPr>
        <w:ind w:firstLine="720"/>
        <w:rPr>
          <w:del w:id="122" w:author="Wolfgang J. Toechterle" w:date="2013-06-08T18:46:00Z"/>
          <w:color w:val="0000FF"/>
        </w:rPr>
      </w:pPr>
    </w:p>
    <w:p w14:paraId="7AFC8489" w14:textId="029FA01D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3" w:author="Wolfgang J. Toechterle" w:date="2013-06-08T18:46:00Z"/>
          <w:color w:val="0000FF"/>
        </w:rPr>
      </w:pPr>
      <w:del w:id="124" w:author="Wolfgang J. Toechterle" w:date="2013-06-08T18:46:00Z">
        <w:r w:rsidRPr="00EA5133" w:rsidDel="00B26476">
          <w:rPr>
            <w:color w:val="0000FF"/>
          </w:rPr>
          <w:delText>Contents including list of all documents, drawings and photographs that make up the Test Project</w:delText>
        </w:r>
      </w:del>
    </w:p>
    <w:p w14:paraId="44757454" w14:textId="40CE2FE8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5" w:author="Wolfgang J. Toechterle" w:date="2013-06-08T18:46:00Z"/>
          <w:color w:val="0000FF"/>
        </w:rPr>
      </w:pPr>
      <w:del w:id="126" w:author="Wolfgang J. Toechterle" w:date="2013-06-08T18:46:00Z">
        <w:r w:rsidRPr="00EA5133" w:rsidDel="00B26476">
          <w:rPr>
            <w:color w:val="0000FF"/>
          </w:rPr>
          <w:delText>Introduction/overview</w:delText>
        </w:r>
      </w:del>
    </w:p>
    <w:p w14:paraId="68FC9E65" w14:textId="4110BA0A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7" w:author="Wolfgang J. Toechterle" w:date="2013-06-08T18:46:00Z"/>
          <w:color w:val="0000FF"/>
        </w:rPr>
      </w:pPr>
      <w:del w:id="128" w:author="Wolfgang J. Toechterle" w:date="2013-06-08T18:46:00Z">
        <w:r w:rsidRPr="00EA5133" w:rsidDel="00B26476">
          <w:rPr>
            <w:color w:val="0000FF"/>
          </w:rPr>
          <w:delText>Short description of project and tasks</w:delText>
        </w:r>
      </w:del>
    </w:p>
    <w:p w14:paraId="3E556767" w14:textId="39BDEB8C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9" w:author="Wolfgang J. Toechterle" w:date="2013-06-08T18:46:00Z"/>
          <w:color w:val="0000FF"/>
        </w:rPr>
      </w:pPr>
      <w:del w:id="130" w:author="Wolfgang J. Toechterle" w:date="2013-06-08T18:46:00Z">
        <w:r w:rsidRPr="00EA5133" w:rsidDel="00B26476">
          <w:rPr>
            <w:color w:val="0000FF"/>
          </w:rPr>
          <w:delText>Instructions to the competitor</w:delText>
        </w:r>
      </w:del>
    </w:p>
    <w:p w14:paraId="6D6CA4AB" w14:textId="46023280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1" w:author="Wolfgang J. Toechterle" w:date="2013-06-08T18:46:00Z"/>
          <w:color w:val="0000FF"/>
        </w:rPr>
      </w:pPr>
      <w:del w:id="132" w:author="Wolfgang J. Toechterle" w:date="2013-06-08T18:46:00Z">
        <w:r w:rsidRPr="00EA5133" w:rsidDel="00B26476">
          <w:rPr>
            <w:color w:val="0000FF"/>
          </w:rPr>
          <w:delText>Equipment, machinery, installations and materials required to complete the Test Project</w:delText>
        </w:r>
      </w:del>
    </w:p>
    <w:p w14:paraId="7BF6348B" w14:textId="5BA31737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3" w:author="Wolfgang J. Toechterle" w:date="2013-06-08T18:46:00Z"/>
          <w:color w:val="0000FF"/>
        </w:rPr>
      </w:pPr>
      <w:del w:id="134" w:author="Wolfgang J. Toechterle" w:date="2013-06-08T18:46:00Z">
        <w:r w:rsidRPr="00EA5133" w:rsidDel="00B26476">
          <w:rPr>
            <w:color w:val="0000FF"/>
          </w:rPr>
          <w:delText>Marking scheme (incl. assessment criteria)</w:delText>
        </w:r>
      </w:del>
    </w:p>
    <w:p w14:paraId="2F4AC596" w14:textId="1ABE8242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5" w:author="Wolfgang J. Toechterle" w:date="2013-06-08T18:46:00Z"/>
          <w:color w:val="0000FF"/>
        </w:rPr>
      </w:pPr>
      <w:del w:id="136" w:author="Wolfgang J. Toechterle" w:date="2013-06-08T18:46:00Z">
        <w:r w:rsidRPr="00EA5133" w:rsidDel="00B26476">
          <w:rPr>
            <w:color w:val="0000FF"/>
          </w:rPr>
          <w:delText>Other</w:delText>
        </w:r>
      </w:del>
    </w:p>
    <w:p w14:paraId="628AE687" w14:textId="77777777" w:rsidR="00CE6B36" w:rsidRPr="00EA5133" w:rsidDel="00B26476" w:rsidRDefault="00CE6B36" w:rsidP="00CE6B36">
      <w:pPr>
        <w:rPr>
          <w:del w:id="137" w:author="Wolfgang J. Toechterle" w:date="2013-06-08T18:46:00Z"/>
        </w:rPr>
      </w:pPr>
    </w:p>
    <w:p w14:paraId="05BABD7C" w14:textId="77777777" w:rsidR="00CE6B36" w:rsidRPr="00EA5133" w:rsidDel="00B26476" w:rsidRDefault="00CE6B36" w:rsidP="00CE6B36">
      <w:pPr>
        <w:rPr>
          <w:del w:id="138" w:author="Wolfgang J. Toechterle" w:date="2013-06-08T18:46:00Z"/>
        </w:rPr>
      </w:pPr>
    </w:p>
    <w:p w14:paraId="6803FBDC" w14:textId="77777777" w:rsidR="00CE6B36" w:rsidRPr="00EA5133" w:rsidRDefault="00CE6B36" w:rsidP="004632D2">
      <w:pPr>
        <w:pStyle w:val="berschrift1"/>
      </w:pPr>
      <w:bookmarkStart w:id="139" w:name="_Toc60882171"/>
      <w:bookmarkStart w:id="140" w:name="_Toc60887857"/>
      <w:r w:rsidRPr="00EA5133">
        <w:t>Contents</w:t>
      </w:r>
      <w:bookmarkEnd w:id="139"/>
      <w:bookmarkEnd w:id="140"/>
    </w:p>
    <w:p w14:paraId="7BE22180" w14:textId="77777777" w:rsidR="00CE6B36" w:rsidRPr="00EA5133" w:rsidRDefault="00CE6B36" w:rsidP="00CE6B36">
      <w:r w:rsidRPr="00EA5133">
        <w:t>This Test Project proposal consists of the following documentation/files:</w:t>
      </w:r>
    </w:p>
    <w:p w14:paraId="3F5B4B31" w14:textId="3F5A3B0B" w:rsidR="00456E07" w:rsidRPr="00EA5133" w:rsidRDefault="00456E07" w:rsidP="004632D2">
      <w:pPr>
        <w:pStyle w:val="numberedlist"/>
        <w:ind w:left="360" w:hanging="360"/>
        <w:contextualSpacing w:val="0"/>
      </w:pPr>
      <w:r w:rsidRPr="00EA5133">
        <w:t>Text Doc:</w:t>
      </w:r>
      <w:r w:rsidR="00CE6B36" w:rsidRPr="00EA5133">
        <w:tab/>
      </w:r>
      <w:r w:rsidRPr="00EA5133">
        <w:t>WSC2013_TP40_MOD</w:t>
      </w:r>
      <w:ins w:id="141" w:author="Kinder" w:date="2013-06-30T09:20:00Z">
        <w:r w:rsidR="006D44E2">
          <w:t>1_</w:t>
        </w:r>
      </w:ins>
      <w:del w:id="142" w:author="Kinder" w:date="2013-06-30T09:20:00Z">
        <w:r w:rsidRPr="00EA5133" w:rsidDel="006D44E2">
          <w:delText>_CD_PRE</w:delText>
        </w:r>
      </w:del>
      <w:ins w:id="143" w:author="Kinder" w:date="2013-06-30T09:20:00Z">
        <w:r w:rsidR="006D44E2">
          <w:t>actual</w:t>
        </w:r>
      </w:ins>
      <w:r w:rsidRPr="00EA5133">
        <w:t xml:space="preserve">_EN </w:t>
      </w:r>
    </w:p>
    <w:p w14:paraId="46FB54E9" w14:textId="02005B55" w:rsidR="006D44E2" w:rsidRDefault="002647FD" w:rsidP="004632D2">
      <w:pPr>
        <w:pStyle w:val="numberedlist"/>
        <w:ind w:left="360" w:hanging="360"/>
        <w:contextualSpacing w:val="0"/>
        <w:rPr>
          <w:ins w:id="144" w:author="Kinder" w:date="2013-06-30T09:19:00Z"/>
        </w:rPr>
      </w:pPr>
      <w:ins w:id="145" w:author="Kinder" w:date="2013-06-30T09:21:00Z">
        <w:r>
          <w:t>WSC2013_TP40_MOD1_</w:t>
        </w:r>
      </w:ins>
      <w:r w:rsidR="00456E07" w:rsidRPr="00EA5133">
        <w:t>Folder</w:t>
      </w:r>
      <w:ins w:id="146" w:author="Kinder" w:date="2013-06-30T09:21:00Z">
        <w:r>
          <w:t xml:space="preserve"> containing:</w:t>
        </w:r>
      </w:ins>
      <w:r w:rsidR="00456E07" w:rsidRPr="00EA5133">
        <w:t xml:space="preserve"> </w:t>
      </w:r>
      <w:del w:id="147" w:author="Kinder" w:date="2013-06-30T09:21:00Z">
        <w:r w:rsidR="00456E07" w:rsidRPr="00EA5133" w:rsidDel="002647FD">
          <w:delText>containing</w:delText>
        </w:r>
      </w:del>
    </w:p>
    <w:p w14:paraId="0B74CDC1" w14:textId="32F5426A" w:rsidR="00456E07" w:rsidRPr="006F54AE" w:rsidRDefault="00456E07">
      <w:pPr>
        <w:pStyle w:val="numberedlist"/>
        <w:numPr>
          <w:ilvl w:val="1"/>
          <w:numId w:val="4"/>
        </w:numPr>
        <w:contextualSpacing w:val="0"/>
        <w:pPrChange w:id="148" w:author="Kinder" w:date="2013-06-30T09:20:00Z">
          <w:pPr>
            <w:pStyle w:val="numberedlist"/>
            <w:ind w:left="360" w:hanging="360"/>
            <w:contextualSpacing w:val="0"/>
          </w:pPr>
        </w:pPrChange>
      </w:pPr>
      <w:del w:id="149" w:author="Kinder" w:date="2013-06-30T09:20:00Z">
        <w:r w:rsidRPr="006F54AE" w:rsidDel="002647FD">
          <w:delText xml:space="preserve"> </w:delText>
        </w:r>
      </w:del>
      <w:proofErr w:type="gramStart"/>
      <w:r w:rsidRPr="006F54AE">
        <w:t>image</w:t>
      </w:r>
      <w:proofErr w:type="gramEnd"/>
      <w:r w:rsidRPr="006F54AE">
        <w:t xml:space="preserve"> files:</w:t>
      </w:r>
      <w:ins w:id="150" w:author="Wolfgang J. Toechterle" w:date="2013-06-22T10:40:00Z">
        <w:r w:rsidR="00680D08" w:rsidRPr="006F54AE">
          <w:t xml:space="preserve"> images</w:t>
        </w:r>
      </w:ins>
      <w:r w:rsidRPr="006F54AE">
        <w:tab/>
      </w:r>
    </w:p>
    <w:p w14:paraId="1B060F4D" w14:textId="723E10F3" w:rsidR="00456E07" w:rsidRPr="006F54AE" w:rsidRDefault="00456E07">
      <w:pPr>
        <w:pStyle w:val="numberedlist"/>
        <w:numPr>
          <w:ilvl w:val="1"/>
          <w:numId w:val="4"/>
        </w:numPr>
        <w:contextualSpacing w:val="0"/>
        <w:rPr>
          <w:ins w:id="151" w:author="Wolfgang J. Toechterle" w:date="2013-05-20T20:50:00Z"/>
        </w:rPr>
        <w:pPrChange w:id="152" w:author="Kinder" w:date="2013-06-30T09:22:00Z">
          <w:pPr>
            <w:pStyle w:val="numberedlist"/>
            <w:ind w:left="360" w:hanging="360"/>
            <w:contextualSpacing w:val="0"/>
          </w:pPr>
        </w:pPrChange>
      </w:pPr>
      <w:r w:rsidRPr="006F54AE">
        <w:t xml:space="preserve">Font folder: </w:t>
      </w:r>
      <w:ins w:id="153" w:author="Wolfgang J. Toechterle" w:date="2013-06-22T10:39:00Z">
        <w:r w:rsidR="00680D08" w:rsidRPr="006F54AE">
          <w:t xml:space="preserve"> </w:t>
        </w:r>
      </w:ins>
      <w:ins w:id="154" w:author="Wolfgang J. Toechterle" w:date="2013-06-22T10:40:00Z">
        <w:r w:rsidR="00680D08" w:rsidRPr="006F54AE">
          <w:t>Kristall Now Pro</w:t>
        </w:r>
      </w:ins>
    </w:p>
    <w:p w14:paraId="54A29704" w14:textId="4DC6AB90" w:rsidR="00292AA9" w:rsidRPr="006F54AE" w:rsidRDefault="00680D08">
      <w:pPr>
        <w:pStyle w:val="numberedlist"/>
        <w:numPr>
          <w:ilvl w:val="1"/>
          <w:numId w:val="4"/>
        </w:numPr>
        <w:contextualSpacing w:val="0"/>
        <w:rPr>
          <w:ins w:id="155" w:author="Wolfgang J. Toechterle" w:date="2013-05-20T20:52:00Z"/>
        </w:rPr>
        <w:pPrChange w:id="156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57" w:author="Wolfgang J. Toechterle" w:date="2013-05-20T20:50:00Z">
        <w:r w:rsidRPr="006F54AE">
          <w:t>Given text in file</w:t>
        </w:r>
      </w:ins>
      <w:ins w:id="158" w:author="Wolfgang J. Toechterle" w:date="2013-06-22T10:38:00Z">
        <w:r w:rsidR="00EA5133" w:rsidRPr="006F54AE">
          <w:t>:</w:t>
        </w:r>
      </w:ins>
      <w:ins w:id="159" w:author="Wolfgang J. Toechterle" w:date="2013-06-22T10:37:00Z">
        <w:r w:rsidR="00EA5133" w:rsidRPr="006F54AE">
          <w:t xml:space="preserve"> TEXT_Module_Corporate_Design</w:t>
        </w:r>
      </w:ins>
      <w:ins w:id="160" w:author="Wolfgang J. Toechterle" w:date="2013-06-22T10:38:00Z">
        <w:r w:rsidR="00EA5133" w:rsidRPr="006F54AE">
          <w:t>.rtf</w:t>
        </w:r>
      </w:ins>
    </w:p>
    <w:p w14:paraId="3B65733B" w14:textId="0B550073" w:rsidR="00292AA9" w:rsidRPr="006F54AE" w:rsidRDefault="00292AA9">
      <w:pPr>
        <w:pStyle w:val="numberedlist"/>
        <w:numPr>
          <w:ilvl w:val="1"/>
          <w:numId w:val="4"/>
        </w:numPr>
        <w:contextualSpacing w:val="0"/>
        <w:rPr>
          <w:ins w:id="161" w:author="Wolfgang J. Toechterle" w:date="2013-05-20T21:08:00Z"/>
        </w:rPr>
        <w:pPrChange w:id="162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63" w:author="Wolfgang J. Toechterle" w:date="2013-05-20T20:52:00Z">
        <w:r w:rsidRPr="006F54AE">
          <w:t>QR Code</w:t>
        </w:r>
      </w:ins>
      <w:ins w:id="164" w:author="Wolfgang J. Toechterle" w:date="2013-06-22T10:38:00Z">
        <w:r w:rsidR="00680D08" w:rsidRPr="006F54AE">
          <w:t xml:space="preserve"> in file</w:t>
        </w:r>
      </w:ins>
      <w:ins w:id="165" w:author="Wolfgang J. Toechterle" w:date="2013-05-20T20:52:00Z">
        <w:r w:rsidR="00680D08" w:rsidRPr="006F54AE">
          <w:t>: druckkunst.png</w:t>
        </w:r>
      </w:ins>
    </w:p>
    <w:p w14:paraId="39D4175F" w14:textId="6DFEC84E" w:rsidR="00041FC5" w:rsidRPr="006F54AE" w:rsidRDefault="00041FC5">
      <w:pPr>
        <w:pStyle w:val="numberedlist"/>
        <w:numPr>
          <w:ilvl w:val="1"/>
          <w:numId w:val="4"/>
        </w:numPr>
        <w:contextualSpacing w:val="0"/>
        <w:rPr>
          <w:ins w:id="166" w:author="Wolfgang J. Toechterle" w:date="2013-06-22T10:42:00Z"/>
          <w:rPrChange w:id="167" w:author="Zoo-Sun" w:date="2013-06-30T17:45:00Z">
            <w:rPr>
              <w:ins w:id="168" w:author="Wolfgang J. Toechterle" w:date="2013-06-22T10:42:00Z"/>
              <w:color w:val="008000"/>
            </w:rPr>
          </w:rPrChange>
        </w:rPr>
        <w:pPrChange w:id="16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0" w:author="Wolfgang J. Toechterle" w:date="2013-05-20T21:08:00Z">
        <w:r w:rsidRPr="006F54AE">
          <w:t xml:space="preserve">Bag </w:t>
        </w:r>
        <w:proofErr w:type="spellStart"/>
        <w:r w:rsidRPr="006F54AE">
          <w:t>Die</w:t>
        </w:r>
        <w:del w:id="171" w:author="Zoo-Sun" w:date="2013-06-30T17:45:00Z">
          <w:r w:rsidRPr="006F54AE" w:rsidDel="006F54AE">
            <w:delText>C</w:delText>
          </w:r>
        </w:del>
      </w:ins>
      <w:ins w:id="172" w:author="Zoo-Sun" w:date="2013-06-30T17:45:00Z">
        <w:r w:rsidR="006F54AE">
          <w:t>c</w:t>
        </w:r>
      </w:ins>
      <w:ins w:id="173" w:author="Wolfgang J. Toechterle" w:date="2013-05-20T21:08:00Z">
        <w:r w:rsidRPr="006F54AE">
          <w:t>ut</w:t>
        </w:r>
      </w:ins>
      <w:proofErr w:type="spellEnd"/>
      <w:ins w:id="174" w:author="Wolfgang J. Toechterle" w:date="2013-06-22T10:39:00Z">
        <w:r w:rsidR="00680D08" w:rsidRPr="006F54AE">
          <w:t xml:space="preserve"> in file</w:t>
        </w:r>
      </w:ins>
      <w:ins w:id="175" w:author="Wolfgang J. Toechterle" w:date="2013-05-20T21:08:00Z">
        <w:r w:rsidRPr="006F54AE">
          <w:t>: BAG_dieC</w:t>
        </w:r>
      </w:ins>
      <w:ins w:id="176" w:author="Kinder" w:date="2013-06-29T12:14:00Z">
        <w:r w:rsidR="00C27E59" w:rsidRPr="006F54AE">
          <w:rPr>
            <w:rPrChange w:id="177" w:author="Zoo-Sun" w:date="2013-06-30T17:45:00Z">
              <w:rPr>
                <w:color w:val="008000"/>
              </w:rPr>
            </w:rPrChange>
          </w:rPr>
          <w:t>U</w:t>
        </w:r>
      </w:ins>
      <w:ins w:id="178" w:author="Wolfgang J. Toechterle" w:date="2013-05-20T21:08:00Z">
        <w:del w:id="179" w:author="Kinder" w:date="2013-06-29T12:14:00Z">
          <w:r w:rsidRPr="006F54AE" w:rsidDel="00C27E59">
            <w:delText>A</w:delText>
          </w:r>
        </w:del>
        <w:r w:rsidRPr="006F54AE">
          <w:t>T.ai</w:t>
        </w:r>
      </w:ins>
    </w:p>
    <w:p w14:paraId="6E1D197F" w14:textId="69BF6511" w:rsidR="00263883" w:rsidRPr="00680D08" w:rsidRDefault="00510F1B">
      <w:pPr>
        <w:pStyle w:val="numberedlist"/>
        <w:numPr>
          <w:ilvl w:val="1"/>
          <w:numId w:val="4"/>
        </w:numPr>
        <w:contextualSpacing w:val="0"/>
        <w:rPr>
          <w:color w:val="008000"/>
          <w:rPrChange w:id="180" w:author="Wolfgang J. Toechterle" w:date="2013-06-22T10:39:00Z">
            <w:rPr/>
          </w:rPrChange>
        </w:rPr>
        <w:pPrChange w:id="181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82" w:author="Wolfgang J. Toechterle" w:date="2013-06-22T11:52:00Z">
        <w:r w:rsidRPr="006F54AE">
          <w:rPr>
            <w:rPrChange w:id="183" w:author="Zoo-Sun" w:date="2013-06-30T17:45:00Z">
              <w:rPr>
                <w:color w:val="000000" w:themeColor="text1"/>
              </w:rPr>
            </w:rPrChange>
          </w:rPr>
          <w:t>Colour</w:t>
        </w:r>
      </w:ins>
      <w:ins w:id="184" w:author="Wolfgang J. Toechterle" w:date="2013-06-22T10:42:00Z">
        <w:r w:rsidR="00263883" w:rsidRPr="006F54AE">
          <w:rPr>
            <w:rPrChange w:id="185" w:author="Zoo-Sun" w:date="2013-06-30T17:45:00Z">
              <w:rPr>
                <w:color w:val="008000"/>
              </w:rPr>
            </w:rPrChange>
          </w:rPr>
          <w:t xml:space="preserve"> profile file: </w:t>
        </w:r>
      </w:ins>
      <w:ins w:id="186" w:author="Wolfgang J. Toechterle" w:date="2013-06-22T10:43:00Z">
        <w:r w:rsidR="00263883" w:rsidRPr="006F54AE">
          <w:rPr>
            <w:rPrChange w:id="187" w:author="Zoo-Sun" w:date="2013-06-30T17:45:00Z">
              <w:rPr>
                <w:color w:val="008000"/>
              </w:rPr>
            </w:rPrChange>
          </w:rPr>
          <w:t xml:space="preserve">ISOcoated_v2_300_eci.icc, </w:t>
        </w:r>
      </w:ins>
      <w:ins w:id="188" w:author="Zoo-Sun" w:date="2013-06-30T17:45:00Z">
        <w:r w:rsidR="006F54AE" w:rsidRPr="006F54AE">
          <w:rPr>
            <w:rPrChange w:id="189" w:author="Zoo-Sun" w:date="2013-06-30T17:45:00Z">
              <w:rPr>
                <w:color w:val="008000"/>
              </w:rPr>
            </w:rPrChange>
          </w:rPr>
          <w:t>PSO_Uncoated_ISO12647_eci.icc</w:t>
        </w:r>
      </w:ins>
      <w:ins w:id="190" w:author="Wolfgang J. Toechterle" w:date="2013-06-22T10:43:00Z">
        <w:del w:id="191" w:author="Zoo-Sun" w:date="2013-06-30T17:45:00Z">
          <w:r w:rsidR="00263883" w:rsidRPr="00263883" w:rsidDel="006F54AE">
            <w:rPr>
              <w:color w:val="008000"/>
            </w:rPr>
            <w:delText>ISOcoated_v2_300_eci</w:delText>
          </w:r>
          <w:r w:rsidR="00263883" w:rsidDel="006F54AE">
            <w:rPr>
              <w:color w:val="008000"/>
            </w:rPr>
            <w:delText>.icc</w:delText>
          </w:r>
        </w:del>
      </w:ins>
    </w:p>
    <w:p w14:paraId="76AC283D" w14:textId="77777777" w:rsidR="00456E07" w:rsidRPr="00EA5133" w:rsidRDefault="00456E07" w:rsidP="003F24C3">
      <w:pPr>
        <w:pStyle w:val="berschrift1"/>
      </w:pPr>
    </w:p>
    <w:p w14:paraId="4FDF6628" w14:textId="312FCF29" w:rsidR="00CE6B36" w:rsidRPr="00EA5133" w:rsidRDefault="00CE6B36" w:rsidP="003F24C3">
      <w:pPr>
        <w:pStyle w:val="berschrift1"/>
      </w:pPr>
      <w:r w:rsidRPr="00EA5133">
        <w:t>Introduction</w:t>
      </w:r>
    </w:p>
    <w:p w14:paraId="515F88A0" w14:textId="77777777" w:rsidR="00A85014" w:rsidRPr="00EA5133" w:rsidRDefault="00306215" w:rsidP="00306215">
      <w:pPr>
        <w:rPr>
          <w:b/>
          <w:sz w:val="24"/>
          <w:szCs w:val="24"/>
          <w:rPrChange w:id="192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EA5133">
        <w:rPr>
          <w:b/>
          <w:sz w:val="24"/>
          <w:szCs w:val="24"/>
          <w:rPrChange w:id="193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From the lead typeface to the Apple Mac: </w:t>
      </w:r>
    </w:p>
    <w:p w14:paraId="485EDCB4" w14:textId="2DE4E9F3" w:rsidR="00306215" w:rsidRDefault="00306215" w:rsidP="00306215">
      <w:pPr>
        <w:rPr>
          <w:ins w:id="194" w:author="Kinder" w:date="2013-07-01T15:41:00Z"/>
          <w:b/>
          <w:sz w:val="24"/>
          <w:szCs w:val="24"/>
        </w:rPr>
      </w:pPr>
      <w:r w:rsidRPr="00EA5133">
        <w:rPr>
          <w:b/>
          <w:sz w:val="24"/>
          <w:szCs w:val="24"/>
          <w:rPrChange w:id="195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550 years of printing history at the </w:t>
      </w:r>
      <w:del w:id="196" w:author="Kinder" w:date="2013-06-30T08:15:00Z">
        <w:r w:rsidRPr="00EA5133" w:rsidDel="006402F1">
          <w:rPr>
            <w:b/>
            <w:sz w:val="24"/>
            <w:szCs w:val="24"/>
            <w:rPrChange w:id="197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Leipzig </w:delText>
        </w:r>
      </w:del>
      <w:r w:rsidRPr="00EA5133">
        <w:rPr>
          <w:b/>
          <w:sz w:val="24"/>
          <w:szCs w:val="24"/>
          <w:rPrChange w:id="198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>Museum of</w:t>
      </w:r>
      <w:del w:id="199" w:author="Kinder" w:date="2013-06-30T08:15:00Z">
        <w:r w:rsidRPr="00EA5133" w:rsidDel="006402F1">
          <w:rPr>
            <w:b/>
            <w:sz w:val="24"/>
            <w:szCs w:val="24"/>
            <w:rPrChange w:id="200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b/>
          <w:sz w:val="24"/>
          <w:szCs w:val="24"/>
          <w:rPrChange w:id="201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 Printing Arts</w:t>
      </w:r>
      <w:ins w:id="202" w:author="Kinder" w:date="2013-06-30T08:15:00Z">
        <w:r w:rsidR="006402F1" w:rsidRPr="006402F1">
          <w:rPr>
            <w:b/>
            <w:sz w:val="24"/>
            <w:szCs w:val="24"/>
          </w:rPr>
          <w:t xml:space="preserve"> </w:t>
        </w:r>
        <w:r w:rsidR="006402F1" w:rsidRPr="001D2089">
          <w:rPr>
            <w:b/>
            <w:sz w:val="24"/>
            <w:szCs w:val="24"/>
          </w:rPr>
          <w:t>Leipzig</w:t>
        </w:r>
      </w:ins>
    </w:p>
    <w:p w14:paraId="1463D261" w14:textId="77777777" w:rsidR="00C205EB" w:rsidRPr="00465521" w:rsidRDefault="00C205EB" w:rsidP="00C205EB">
      <w:pPr>
        <w:widowControl w:val="0"/>
        <w:autoSpaceDE w:val="0"/>
        <w:autoSpaceDN w:val="0"/>
        <w:adjustRightInd w:val="0"/>
        <w:rPr>
          <w:ins w:id="203" w:author="Kinder" w:date="2013-07-01T15:41:00Z"/>
          <w:rFonts w:cs="Arial"/>
          <w:szCs w:val="20"/>
          <w:highlight w:val="yellow"/>
          <w:lang w:val="de-DE"/>
          <w:rPrChange w:id="204" w:author="Kinder" w:date="2013-07-01T17:14:00Z">
            <w:rPr>
              <w:ins w:id="205" w:author="Kinder" w:date="2013-07-01T15:41:00Z"/>
              <w:rFonts w:ascii="Times" w:hAnsi="Times" w:cs="Times"/>
              <w:szCs w:val="20"/>
              <w:lang w:val="de-DE"/>
            </w:rPr>
          </w:rPrChange>
        </w:rPr>
      </w:pPr>
      <w:ins w:id="206" w:author="Kinder" w:date="2013-07-01T15:41:00Z"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07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 xml:space="preserve">De </w:t>
        </w:r>
        <w:proofErr w:type="spellStart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08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>tipografia</w:t>
        </w:r>
        <w:proofErr w:type="spellEnd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09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10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>sobre</w:t>
        </w:r>
        <w:proofErr w:type="spellEnd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11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 xml:space="preserve"> Mac</w:t>
        </w:r>
      </w:ins>
    </w:p>
    <w:p w14:paraId="548A861D" w14:textId="77777777" w:rsidR="00C205EB" w:rsidRPr="00465521" w:rsidRDefault="00C205EB" w:rsidP="00C205EB">
      <w:pPr>
        <w:widowControl w:val="0"/>
        <w:autoSpaceDE w:val="0"/>
        <w:autoSpaceDN w:val="0"/>
        <w:adjustRightInd w:val="0"/>
        <w:rPr>
          <w:ins w:id="212" w:author="Kinder" w:date="2013-07-01T15:41:00Z"/>
          <w:rFonts w:cs="Arial"/>
          <w:szCs w:val="20"/>
          <w:lang w:val="de-DE"/>
          <w:rPrChange w:id="213" w:author="Kinder" w:date="2013-07-01T17:14:00Z">
            <w:rPr>
              <w:ins w:id="214" w:author="Kinder" w:date="2013-07-01T15:41:00Z"/>
              <w:rFonts w:ascii="Times" w:hAnsi="Times" w:cs="Times"/>
              <w:szCs w:val="20"/>
              <w:lang w:val="de-DE"/>
            </w:rPr>
          </w:rPrChange>
        </w:rPr>
      </w:pPr>
      <w:ins w:id="215" w:author="Kinder" w:date="2013-07-01T15:41:00Z"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16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 xml:space="preserve">550 </w:t>
        </w:r>
        <w:proofErr w:type="spellStart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17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>anos</w:t>
        </w:r>
        <w:proofErr w:type="spellEnd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18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19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>historia</w:t>
        </w:r>
        <w:proofErr w:type="spellEnd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20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 xml:space="preserve"> del Museum </w:t>
        </w:r>
        <w:proofErr w:type="spellStart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21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>of</w:t>
        </w:r>
        <w:proofErr w:type="spellEnd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22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23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>Printing</w:t>
        </w:r>
        <w:proofErr w:type="spellEnd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24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25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>Arts</w:t>
        </w:r>
        <w:proofErr w:type="spellEnd"/>
        <w:r w:rsidRPr="00465521">
          <w:rPr>
            <w:rFonts w:cs="Arial"/>
            <w:b/>
            <w:bCs/>
            <w:sz w:val="24"/>
            <w:szCs w:val="24"/>
            <w:highlight w:val="yellow"/>
            <w:lang w:val="de-DE"/>
            <w:rPrChange w:id="226" w:author="Kinder" w:date="2013-07-01T17:14:00Z">
              <w:rPr>
                <w:rFonts w:ascii="Times" w:hAnsi="Times" w:cs="Times"/>
                <w:b/>
                <w:bCs/>
                <w:sz w:val="24"/>
                <w:szCs w:val="24"/>
                <w:lang w:val="de-DE"/>
              </w:rPr>
            </w:rPrChange>
          </w:rPr>
          <w:t xml:space="preserve"> Leipzig</w:t>
        </w:r>
      </w:ins>
    </w:p>
    <w:p w14:paraId="18DB73BF" w14:textId="77777777" w:rsidR="00C205EB" w:rsidRPr="00465521" w:rsidRDefault="00C205EB" w:rsidP="00306215">
      <w:pPr>
        <w:rPr>
          <w:rFonts w:cs="Arial"/>
          <w:b/>
          <w:sz w:val="24"/>
          <w:szCs w:val="24"/>
          <w:rPrChange w:id="227" w:author="Kinder" w:date="2013-07-01T17:14:00Z">
            <w:rPr>
              <w:b/>
              <w:sz w:val="24"/>
              <w:szCs w:val="24"/>
              <w:lang w:val="en-US"/>
            </w:rPr>
          </w:rPrChange>
        </w:rPr>
      </w:pPr>
    </w:p>
    <w:p w14:paraId="7A45CCDD" w14:textId="77777777" w:rsidR="00D03DE3" w:rsidRPr="00EA5133" w:rsidRDefault="00D03DE3" w:rsidP="00306215">
      <w:pPr>
        <w:rPr>
          <w:rPrChange w:id="228" w:author="Wolfgang J. Toechterle" w:date="2013-06-22T10:32:00Z">
            <w:rPr>
              <w:lang w:val="en-US"/>
            </w:rPr>
          </w:rPrChange>
        </w:rPr>
      </w:pPr>
    </w:p>
    <w:p w14:paraId="62D13491" w14:textId="77777777" w:rsidR="00D03DE3" w:rsidRDefault="00D03DE3" w:rsidP="00D03DE3">
      <w:pPr>
        <w:rPr>
          <w:ins w:id="229" w:author="Kinder" w:date="2013-07-01T17:14:00Z"/>
        </w:rPr>
      </w:pPr>
      <w:r w:rsidRPr="00EA5133">
        <w:rPr>
          <w:b/>
          <w:rPrChange w:id="230" w:author="Wolfgang J. Toechterle" w:date="2013-06-22T10:32:00Z">
            <w:rPr>
              <w:b/>
              <w:lang w:val="en-US"/>
            </w:rPr>
          </w:rPrChange>
        </w:rPr>
        <w:t>The history of the “black art”</w:t>
      </w:r>
      <w:r w:rsidRPr="00EA5133">
        <w:rPr>
          <w:rPrChange w:id="231" w:author="Wolfgang J. Toechterle" w:date="2013-06-22T10:32:00Z">
            <w:rPr>
              <w:lang w:val="en-US"/>
            </w:rPr>
          </w:rPrChange>
        </w:rPr>
        <w:t xml:space="preserve"> is one of brilliant inventions, innovations rejected or developed and sudden radical change on a breathtaking scale. And yet it always remains a story about people. At the Leipzig Museum of</w:t>
      </w:r>
      <w:del w:id="232" w:author="Kinder" w:date="2013-06-30T08:16:00Z">
        <w:r w:rsidRPr="00EA5133" w:rsidDel="006402F1">
          <w:rPr>
            <w:rPrChange w:id="233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34" w:author="Wolfgang J. Toechterle" w:date="2013-06-22T10:32:00Z">
            <w:rPr>
              <w:lang w:val="en-US"/>
            </w:rPr>
          </w:rPrChange>
        </w:rPr>
        <w:t xml:space="preserve"> Printing Arts, the human touch makes printing history come alive again: rare historical machines and printing presses are shown in action, enabling visitors to experience the art of printing with all their senses.</w:t>
      </w:r>
    </w:p>
    <w:p w14:paraId="3113EDC9" w14:textId="77777777" w:rsidR="00465521" w:rsidRDefault="00465521" w:rsidP="00D03DE3">
      <w:pPr>
        <w:rPr>
          <w:ins w:id="235" w:author="Kinder" w:date="2013-07-01T15:42:00Z"/>
        </w:rPr>
      </w:pPr>
    </w:p>
    <w:p w14:paraId="6147ED2F" w14:textId="37AB0EF2" w:rsidR="00C205EB" w:rsidRPr="00112002" w:rsidRDefault="00C205EB" w:rsidP="00465521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highlight w:val="yellow"/>
          <w:lang w:val="de-DE"/>
          <w:rPrChange w:id="236" w:author="Kinder" w:date="2013-07-01T17:05:00Z">
            <w:rPr>
              <w:lang w:val="en-US"/>
            </w:rPr>
          </w:rPrChange>
        </w:rPr>
        <w:pPrChange w:id="237" w:author="Kinder" w:date="2013-07-01T17:14:00Z">
          <w:pPr/>
        </w:pPrChange>
      </w:pPr>
      <w:ins w:id="238" w:author="Kinder" w:date="2013-07-01T15:42:00Z">
        <w:r w:rsidRPr="00112002">
          <w:rPr>
            <w:rFonts w:cs="Arial"/>
            <w:szCs w:val="20"/>
            <w:highlight w:val="yellow"/>
            <w:lang w:val="de-DE"/>
            <w:rPrChange w:id="23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4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historia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4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del arte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4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negro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4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4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4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4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mas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4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brillantes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4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invenciones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4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5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innovaciones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5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5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impulsadas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5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5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por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5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5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5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5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desarrollo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5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6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como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6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si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6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tuvieran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6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6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un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6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6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cambio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6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6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radical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6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7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7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7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escala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7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7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incleible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7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.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7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recuerda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7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7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siempre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7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8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sobre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8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8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historia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8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8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personas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8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8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8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Leipzig Museum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8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of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8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9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Printing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9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9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Arts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9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9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9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9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toque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9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29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humano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29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0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hace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0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0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historia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0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0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0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0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continuar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0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0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vivas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0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las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1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maquinas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1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1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raras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1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1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historicas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1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1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prensas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1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1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1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2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son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2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2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presentadas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2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2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accion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2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2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permitiendo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2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a los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2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participantes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2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30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31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32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experiencia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33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34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35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36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todos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37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los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38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sentidos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39" w:author="Kinder" w:date="2013-07-01T17:05:00Z">
              <w:rPr>
                <w:rFonts w:ascii="Times" w:hAnsi="Times" w:cs="Times"/>
                <w:szCs w:val="20"/>
                <w:lang w:val="de-DE"/>
              </w:rPr>
            </w:rPrChange>
          </w:rPr>
          <w:t>.</w:t>
        </w:r>
      </w:ins>
    </w:p>
    <w:p w14:paraId="0EDA894D" w14:textId="77777777" w:rsidR="00D03DE3" w:rsidRPr="00EA5133" w:rsidRDefault="00D03DE3" w:rsidP="00D03DE3">
      <w:pPr>
        <w:rPr>
          <w:rPrChange w:id="340" w:author="Wolfgang J. Toechterle" w:date="2013-06-22T10:32:00Z">
            <w:rPr>
              <w:lang w:val="en-US"/>
            </w:rPr>
          </w:rPrChange>
        </w:rPr>
      </w:pPr>
    </w:p>
    <w:p w14:paraId="70D214A7" w14:textId="450E74AE" w:rsidR="00CE6B36" w:rsidRDefault="006A59B7" w:rsidP="006A59B7">
      <w:pPr>
        <w:rPr>
          <w:ins w:id="341" w:author="Kinder" w:date="2013-07-01T17:14:00Z"/>
        </w:rPr>
      </w:pPr>
      <w:r w:rsidRPr="00EA5133">
        <w:rPr>
          <w:b/>
          <w:rPrChange w:id="342" w:author="Wolfgang J. Toechterle" w:date="2013-06-22T10:32:00Z">
            <w:rPr>
              <w:b/>
              <w:lang w:val="en-US"/>
            </w:rPr>
          </w:rPrChange>
        </w:rPr>
        <w:t>The museum’s collection</w:t>
      </w:r>
      <w:r w:rsidRPr="00EA5133">
        <w:rPr>
          <w:rPrChange w:id="343" w:author="Wolfgang J. Toechterle" w:date="2013-06-22T10:32:00Z">
            <w:rPr>
              <w:lang w:val="en-US"/>
            </w:rPr>
          </w:rPrChange>
        </w:rPr>
        <w:t xml:space="preserve"> of around 100 working machines and press</w:t>
      </w:r>
      <w:del w:id="344" w:author="Kinder" w:date="2013-06-29T10:51:00Z">
        <w:r w:rsidRPr="00EA5133" w:rsidDel="00597D72">
          <w:rPr>
            <w:rPrChange w:id="345" w:author="Wolfgang J. Toechterle" w:date="2013-06-22T10:32:00Z">
              <w:rPr>
                <w:lang w:val="en-US"/>
              </w:rPr>
            </w:rPrChange>
          </w:rPr>
          <w:delText>es</w:delText>
        </w:r>
      </w:del>
      <w:r w:rsidRPr="00EA5133">
        <w:rPr>
          <w:rPrChange w:id="346" w:author="Wolfgang J. Toechterle" w:date="2013-06-22T10:32:00Z">
            <w:rPr>
              <w:lang w:val="en-US"/>
            </w:rPr>
          </w:rPrChange>
        </w:rPr>
        <w:t xml:space="preserve"> for historical casting, composing and printing techniques really brings the history of printing alive</w:t>
      </w:r>
      <w:del w:id="347" w:author="Kinder" w:date="2013-06-30T08:17:00Z">
        <w:r w:rsidRPr="00EA5133" w:rsidDel="006402F1">
          <w:rPr>
            <w:rPrChange w:id="348" w:author="Wolfgang J. Toechterle" w:date="2013-06-22T10:32:00Z">
              <w:rPr>
                <w:lang w:val="en-US"/>
              </w:rPr>
            </w:rPrChange>
          </w:rPr>
          <w:delText>. With</w:delText>
        </w:r>
      </w:del>
      <w:r w:rsidRPr="00EA5133">
        <w:rPr>
          <w:rPrChange w:id="349" w:author="Wolfgang J. Toechterle" w:date="2013-06-22T10:32:00Z">
            <w:rPr>
              <w:lang w:val="en-US"/>
            </w:rPr>
          </w:rPrChange>
        </w:rPr>
        <w:t xml:space="preserve"> combining a museum and an active workshop, visitors still can experience printing process</w:t>
      </w:r>
      <w:del w:id="350" w:author="Kinder" w:date="2013-06-30T08:27:00Z">
        <w:r w:rsidRPr="00EA5133" w:rsidDel="00123A66">
          <w:rPr>
            <w:rPrChange w:id="351" w:author="Wolfgang J. Toechterle" w:date="2013-06-22T10:32:00Z">
              <w:rPr>
                <w:lang w:val="en-US"/>
              </w:rPr>
            </w:rPrChange>
          </w:rPr>
          <w:delText>es</w:delText>
        </w:r>
      </w:del>
      <w:del w:id="352" w:author="Kinder" w:date="2013-06-30T08:17:00Z">
        <w:r w:rsidRPr="00EA5133" w:rsidDel="006402F1">
          <w:rPr>
            <w:rPrChange w:id="353" w:author="Wolfgang J. Toechterle" w:date="2013-06-22T10:32:00Z">
              <w:rPr>
                <w:lang w:val="en-US"/>
              </w:rPr>
            </w:rPrChange>
          </w:rPr>
          <w:delText xml:space="preserve"> at</w:delText>
        </w:r>
      </w:del>
      <w:r w:rsidRPr="00EA5133">
        <w:rPr>
          <w:rPrChange w:id="354" w:author="Wolfgang J. Toechterle" w:date="2013-06-22T10:32:00Z">
            <w:rPr>
              <w:lang w:val="en-US"/>
            </w:rPr>
          </w:rPrChange>
        </w:rPr>
        <w:t xml:space="preserve"> first hand.</w:t>
      </w:r>
      <w:r w:rsidR="00306215" w:rsidRPr="00EA5133">
        <w:rPr>
          <w:rPrChange w:id="355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356" w:author="Wolfgang J. Toechterle" w:date="2013-06-22T10:32:00Z">
            <w:rPr>
              <w:lang w:val="en-US"/>
            </w:rPr>
          </w:rPrChange>
        </w:rPr>
        <w:t xml:space="preserve">The Museum of </w:t>
      </w:r>
      <w:del w:id="357" w:author="Kinder" w:date="2013-06-30T08:26:00Z">
        <w:r w:rsidRPr="00EA5133" w:rsidDel="00123A66">
          <w:rPr>
            <w:rPrChange w:id="358" w:author="Wolfgang J. Toechterle" w:date="2013-06-22T10:32:00Z">
              <w:rPr>
                <w:lang w:val="en-US"/>
              </w:rPr>
            </w:rPrChange>
          </w:rPr>
          <w:delText xml:space="preserve">the </w:delText>
        </w:r>
      </w:del>
      <w:r w:rsidRPr="00EA5133">
        <w:rPr>
          <w:rPrChange w:id="359" w:author="Wolfgang J. Toechterle" w:date="2013-06-22T10:32:00Z">
            <w:rPr>
              <w:lang w:val="en-US"/>
            </w:rPr>
          </w:rPrChange>
        </w:rPr>
        <w:t>Printing Arts also houses a handcraft book</w:t>
      </w:r>
      <w:ins w:id="360" w:author="Kinder" w:date="2013-06-29T10:52:00Z">
        <w:r w:rsidR="00597D72">
          <w:t xml:space="preserve"> </w:t>
        </w:r>
      </w:ins>
      <w:r w:rsidRPr="00EA5133">
        <w:rPr>
          <w:rPrChange w:id="361" w:author="Wolfgang J. Toechterle" w:date="2013-06-22T10:32:00Z">
            <w:rPr>
              <w:lang w:val="en-US"/>
            </w:rPr>
          </w:rPrChange>
        </w:rPr>
        <w:t>bindery, a workshop of a wood engrav</w:t>
      </w:r>
      <w:ins w:id="362" w:author="Kinder" w:date="2013-06-30T08:26:00Z">
        <w:r w:rsidR="00123A66">
          <w:t>ing</w:t>
        </w:r>
      </w:ins>
      <w:del w:id="363" w:author="Kinder" w:date="2013-06-30T08:26:00Z">
        <w:r w:rsidRPr="00EA5133" w:rsidDel="00123A66">
          <w:rPr>
            <w:rPrChange w:id="364" w:author="Wolfgang J. Toechterle" w:date="2013-06-22T10:32:00Z">
              <w:rPr>
                <w:lang w:val="en-US"/>
              </w:rPr>
            </w:rPrChange>
          </w:rPr>
          <w:delText>er</w:delText>
        </w:r>
      </w:del>
      <w:r w:rsidRPr="00EA5133">
        <w:rPr>
          <w:rPrChange w:id="365" w:author="Wolfgang J. Toechterle" w:date="2013-06-22T10:32:00Z">
            <w:rPr>
              <w:lang w:val="en-US"/>
            </w:rPr>
          </w:rPrChange>
        </w:rPr>
        <w:t xml:space="preserve"> and a</w:t>
      </w:r>
      <w:del w:id="366" w:author="Kinder" w:date="2013-06-30T08:26:00Z">
        <w:r w:rsidRPr="00EA5133" w:rsidDel="00123A66">
          <w:rPr>
            <w:rPrChange w:id="367" w:author="Wolfgang J. Toechterle" w:date="2013-06-22T10:32:00Z">
              <w:rPr>
                <w:lang w:val="en-US"/>
              </w:rPr>
            </w:rPrChange>
          </w:rPr>
          <w:delText>n</w:delText>
        </w:r>
      </w:del>
      <w:r w:rsidRPr="00EA5133">
        <w:rPr>
          <w:rPrChange w:id="368" w:author="Wolfgang J. Toechterle" w:date="2013-06-22T10:32:00Z">
            <w:rPr>
              <w:lang w:val="en-US"/>
            </w:rPr>
          </w:rPrChange>
        </w:rPr>
        <w:t xml:space="preserve"> unique collection of more than 4,000 different typefaces from European and oriental provenance. The Museum of</w:t>
      </w:r>
      <w:del w:id="369" w:author="Kinder" w:date="2013-06-30T08:26:00Z">
        <w:r w:rsidRPr="00EA5133" w:rsidDel="00123A66">
          <w:rPr>
            <w:rPrChange w:id="370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371" w:author="Wolfgang J. Toechterle" w:date="2013-06-22T10:32:00Z">
            <w:rPr>
              <w:lang w:val="en-US"/>
            </w:rPr>
          </w:rPrChange>
        </w:rPr>
        <w:t xml:space="preserve"> Printing Arts is based in the former industrial quarter </w:t>
      </w:r>
      <w:proofErr w:type="spellStart"/>
      <w:r w:rsidRPr="00EA5133">
        <w:rPr>
          <w:rPrChange w:id="372" w:author="Wolfgang J. Toechterle" w:date="2013-06-22T10:32:00Z">
            <w:rPr>
              <w:lang w:val="en-US"/>
            </w:rPr>
          </w:rPrChange>
        </w:rPr>
        <w:t>Plagwitz</w:t>
      </w:r>
      <w:proofErr w:type="spellEnd"/>
      <w:r w:rsidRPr="00EA5133">
        <w:rPr>
          <w:rPrChange w:id="373" w:author="Wolfgang J. Toechterle" w:date="2013-06-22T10:32:00Z">
            <w:rPr>
              <w:lang w:val="en-US"/>
            </w:rPr>
          </w:rPrChange>
        </w:rPr>
        <w:t xml:space="preserve"> in a listed industrial building that has been in continuous use as a printing house si</w:t>
      </w:r>
      <w:r w:rsidR="007B47BC" w:rsidRPr="00EA5133">
        <w:rPr>
          <w:rPrChange w:id="374" w:author="Wolfgang J. Toechterle" w:date="2013-06-22T10:32:00Z">
            <w:rPr>
              <w:lang w:val="en-US"/>
            </w:rPr>
          </w:rPrChange>
        </w:rPr>
        <w:t>nce the early 20th</w:t>
      </w:r>
      <w:r w:rsidRPr="00EA5133">
        <w:rPr>
          <w:rPrChange w:id="375" w:author="Wolfgang J. Toechterle" w:date="2013-06-22T10:32:00Z">
            <w:rPr>
              <w:lang w:val="en-US"/>
            </w:rPr>
          </w:rPrChange>
        </w:rPr>
        <w:t xml:space="preserve"> century.</w:t>
      </w:r>
    </w:p>
    <w:p w14:paraId="64960B0A" w14:textId="77777777" w:rsidR="00465521" w:rsidRPr="00EA5133" w:rsidRDefault="00465521" w:rsidP="006A59B7">
      <w:pPr>
        <w:rPr>
          <w:rPrChange w:id="376" w:author="Wolfgang J. Toechterle" w:date="2013-06-22T10:32:00Z">
            <w:rPr>
              <w:lang w:val="en-US"/>
            </w:rPr>
          </w:rPrChange>
        </w:rPr>
      </w:pPr>
    </w:p>
    <w:p w14:paraId="466F4806" w14:textId="4680FB48" w:rsidR="00D03DE3" w:rsidRDefault="00C205EB" w:rsidP="00465521">
      <w:pPr>
        <w:jc w:val="both"/>
        <w:rPr>
          <w:ins w:id="377" w:author="Kinder" w:date="2013-07-01T17:14:00Z"/>
          <w:rFonts w:cs="Arial"/>
          <w:szCs w:val="20"/>
          <w:lang w:val="de-DE"/>
        </w:rPr>
        <w:pPrChange w:id="378" w:author="Kinder" w:date="2013-07-01T17:14:00Z">
          <w:pPr/>
        </w:pPrChange>
      </w:pPr>
      <w:ins w:id="379" w:author="Kinder" w:date="2013-07-01T15:43:00Z">
        <w:r w:rsidRPr="00112002">
          <w:rPr>
            <w:rFonts w:cs="Arial"/>
            <w:szCs w:val="20"/>
            <w:highlight w:val="yellow"/>
            <w:lang w:val="de-DE"/>
            <w:rPrChange w:id="38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8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coleccion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8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del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8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museo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8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8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posee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8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8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por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8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8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lo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9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9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menos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9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100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9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maquinas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9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9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plena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9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9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funcion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39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39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prensas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0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0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para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0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0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lingotamento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0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0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composicion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0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0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tecnicas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0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0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1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1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1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1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hace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1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1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renacer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1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1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historia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1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1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2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2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combinando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2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2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2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2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museo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2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2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2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2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oficina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3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3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activa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3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los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3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visitantes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3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3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pueden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3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3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experimentar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3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3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primera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4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4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mano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4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4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4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4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proceso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4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4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4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4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5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Museum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5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of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5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5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Printing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5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5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Arts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5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5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tambien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5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5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cuenta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6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6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6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6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6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6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encuadernadora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6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6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oficial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6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6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7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7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oficina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7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7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grabado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7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7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madera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7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7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7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7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colecion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8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8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unica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8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8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8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4000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8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tipografias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8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8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origen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8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8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europeo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9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9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oriental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9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9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9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Museum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9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of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9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9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Printing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49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49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Arts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0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0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esta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0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0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localizado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0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0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0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0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antiguo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0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0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barrio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1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1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industrial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1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Plagwitz,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1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1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1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edificio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1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1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industrial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1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1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protegido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2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2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2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2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fue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2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2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utilizado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2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2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como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2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2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casa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3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3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grafica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3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3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desde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3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o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3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inicio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3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del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3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siglo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3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20.</w:t>
        </w:r>
      </w:ins>
    </w:p>
    <w:p w14:paraId="6B32625C" w14:textId="77777777" w:rsidR="00465521" w:rsidRPr="00112002" w:rsidRDefault="00465521" w:rsidP="00465521">
      <w:pPr>
        <w:jc w:val="both"/>
        <w:rPr>
          <w:rFonts w:cs="Arial"/>
          <w:rPrChange w:id="539" w:author="Kinder" w:date="2013-07-01T17:06:00Z">
            <w:rPr>
              <w:lang w:val="en-US"/>
            </w:rPr>
          </w:rPrChange>
        </w:rPr>
        <w:pPrChange w:id="540" w:author="Kinder" w:date="2013-07-01T17:14:00Z">
          <w:pPr/>
        </w:pPrChange>
      </w:pPr>
    </w:p>
    <w:p w14:paraId="362AE3AC" w14:textId="445650AD" w:rsidR="00D03DE3" w:rsidRDefault="00D03DE3" w:rsidP="00D03DE3">
      <w:pPr>
        <w:rPr>
          <w:ins w:id="541" w:author="Kinder" w:date="2013-07-01T17:14:00Z"/>
        </w:rPr>
      </w:pPr>
      <w:del w:id="542" w:author="Kinder" w:date="2013-06-29T10:53:00Z">
        <w:r w:rsidRPr="00EA5133" w:rsidDel="00597D72">
          <w:rPr>
            <w:rPrChange w:id="543" w:author="Wolfgang J. Toechterle" w:date="2013-06-22T10:32:00Z">
              <w:rPr>
                <w:lang w:val="en-US"/>
              </w:rPr>
            </w:rPrChange>
          </w:rPr>
          <w:delText xml:space="preserve">Some </w:delText>
        </w:r>
      </w:del>
      <w:ins w:id="544" w:author="Kinder" w:date="2013-06-29T10:53:00Z">
        <w:r w:rsidR="00597D72">
          <w:t>T</w:t>
        </w:r>
      </w:ins>
      <w:del w:id="545" w:author="Kinder" w:date="2013-06-29T10:53:00Z">
        <w:r w:rsidRPr="00EA5133" w:rsidDel="00597D72">
          <w:rPr>
            <w:rPrChange w:id="546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547" w:author="Wolfgang J. Toechterle" w:date="2013-06-22T10:32:00Z">
            <w:rPr>
              <w:lang w:val="en-US"/>
            </w:rPr>
          </w:rPrChange>
        </w:rPr>
        <w:t xml:space="preserve">hree </w:t>
      </w:r>
      <w:r w:rsidRPr="00EA5133">
        <w:rPr>
          <w:b/>
          <w:rPrChange w:id="548" w:author="Wolfgang J. Toechterle" w:date="2013-06-22T10:32:00Z">
            <w:rPr>
              <w:b/>
              <w:lang w:val="en-US"/>
            </w:rPr>
          </w:rPrChange>
        </w:rPr>
        <w:t>special exhibitions per year</w:t>
      </w:r>
      <w:r w:rsidRPr="00EA5133">
        <w:rPr>
          <w:rPrChange w:id="549" w:author="Wolfgang J. Toechterle" w:date="2013-06-22T10:32:00Z">
            <w:rPr>
              <w:lang w:val="en-US"/>
            </w:rPr>
          </w:rPrChange>
        </w:rPr>
        <w:t xml:space="preserve"> focus on individual theme</w:t>
      </w:r>
      <w:del w:id="550" w:author="Kinder" w:date="2013-06-29T10:53:00Z">
        <w:r w:rsidRPr="00EA5133" w:rsidDel="00597D72">
          <w:rPr>
            <w:rPrChange w:id="551" w:author="Wolfgang J. Toechterle" w:date="2013-06-22T10:32:00Z">
              <w:rPr>
                <w:lang w:val="en-US"/>
              </w:rPr>
            </w:rPrChange>
          </w:rPr>
          <w:delText>s</w:delText>
        </w:r>
      </w:del>
      <w:r w:rsidRPr="00EA5133">
        <w:rPr>
          <w:rPrChange w:id="552" w:author="Wolfgang J. Toechterle" w:date="2013-06-22T10:32:00Z">
            <w:rPr>
              <w:lang w:val="en-US"/>
            </w:rPr>
          </w:rPrChange>
        </w:rPr>
        <w:t xml:space="preserve"> related to printing and all its various facets. </w:t>
      </w:r>
      <w:proofErr w:type="gramStart"/>
      <w:r w:rsidRPr="00EA5133">
        <w:rPr>
          <w:rPrChange w:id="553" w:author="Wolfgang J. Toechterle" w:date="2013-06-22T10:32:00Z">
            <w:rPr>
              <w:lang w:val="en-US"/>
            </w:rPr>
          </w:rPrChange>
        </w:rPr>
        <w:t>The current exhibition, which runs until mid-May 2012 is entitled “From lithography to offset printing</w:t>
      </w:r>
      <w:ins w:id="554" w:author="Kinder" w:date="2013-06-29T10:53:00Z">
        <w:r w:rsidR="00597D72">
          <w:t>,</w:t>
        </w:r>
      </w:ins>
      <w:del w:id="555" w:author="Kinder" w:date="2013-06-29T10:53:00Z">
        <w:r w:rsidRPr="00EA5133" w:rsidDel="00597D72">
          <w:rPr>
            <w:rPrChange w:id="556" w:author="Wolfgang J. Toechterle" w:date="2013-06-22T10:32:00Z">
              <w:rPr>
                <w:lang w:val="en-US"/>
              </w:rPr>
            </w:rPrChange>
          </w:rPr>
          <w:delText>.</w:delText>
        </w:r>
      </w:del>
      <w:r w:rsidRPr="00EA5133">
        <w:rPr>
          <w:rPrChange w:id="557" w:author="Wolfgang J. Toechterle" w:date="2013-06-22T10:32:00Z">
            <w:rPr>
              <w:lang w:val="en-US"/>
            </w:rPr>
          </w:rPrChange>
        </w:rPr>
        <w:t xml:space="preserve"> </w:t>
      </w:r>
      <w:ins w:id="558" w:author="Kinder" w:date="2013-06-29T10:53:00Z">
        <w:r w:rsidR="00597D72">
          <w:t>t</w:t>
        </w:r>
      </w:ins>
      <w:del w:id="559" w:author="Kinder" w:date="2013-06-29T10:53:00Z">
        <w:r w:rsidRPr="00EA5133" w:rsidDel="00597D72">
          <w:rPr>
            <w:rPrChange w:id="560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561" w:author="Wolfgang J. Toechterle" w:date="2013-06-22T10:32:00Z">
            <w:rPr>
              <w:lang w:val="en-US"/>
            </w:rPr>
          </w:rPrChange>
        </w:rPr>
        <w:t xml:space="preserve">he </w:t>
      </w:r>
      <w:proofErr w:type="spellStart"/>
      <w:r w:rsidRPr="00EA5133">
        <w:rPr>
          <w:rPrChange w:id="562" w:author="Wolfgang J. Toechterle" w:date="2013-06-22T10:32:00Z">
            <w:rPr>
              <w:lang w:val="en-US"/>
            </w:rPr>
          </w:rPrChange>
        </w:rPr>
        <w:t>Kunstanstalt</w:t>
      </w:r>
      <w:proofErr w:type="spellEnd"/>
      <w:r w:rsidRPr="00EA5133">
        <w:rPr>
          <w:rPrChange w:id="563" w:author="Wolfgang J. Toechterle" w:date="2013-06-22T10:32:00Z">
            <w:rPr>
              <w:lang w:val="en-US"/>
            </w:rPr>
          </w:rPrChange>
        </w:rPr>
        <w:t xml:space="preserve"> Carl </w:t>
      </w:r>
      <w:proofErr w:type="spellStart"/>
      <w:r w:rsidRPr="00EA5133">
        <w:rPr>
          <w:rPrChange w:id="564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565" w:author="Wolfgang J. Toechterle" w:date="2013-06-22T10:32:00Z">
            <w:rPr>
              <w:lang w:val="en-US"/>
            </w:rPr>
          </w:rPrChange>
        </w:rPr>
        <w:t xml:space="preserve"> Leipzig and the collection of Hans </w:t>
      </w:r>
      <w:proofErr w:type="spellStart"/>
      <w:r w:rsidRPr="00EA5133">
        <w:rPr>
          <w:rPrChange w:id="566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567" w:author="Wolfgang J. Toechterle" w:date="2013-06-22T10:32:00Z">
            <w:rPr>
              <w:lang w:val="en-US"/>
            </w:rPr>
          </w:rPrChange>
        </w:rPr>
        <w:t>”.</w:t>
      </w:r>
      <w:proofErr w:type="gramEnd"/>
      <w:r w:rsidRPr="00EA5133">
        <w:rPr>
          <w:rPrChange w:id="568" w:author="Wolfgang J. Toechterle" w:date="2013-06-22T10:32:00Z">
            <w:rPr>
              <w:lang w:val="en-US"/>
            </w:rPr>
          </w:rPrChange>
        </w:rPr>
        <w:t xml:space="preserve"> It shows extraordinary examples </w:t>
      </w:r>
      <w:r w:rsidR="007B47BC" w:rsidRPr="00EA5133">
        <w:rPr>
          <w:rPrChange w:id="569" w:author="Wolfgang J. Toechterle" w:date="2013-06-22T10:32:00Z">
            <w:rPr>
              <w:lang w:val="en-US"/>
            </w:rPr>
          </w:rPrChange>
        </w:rPr>
        <w:t>of multi-</w:t>
      </w:r>
      <w:del w:id="570" w:author="Wolfgang J. Toechterle" w:date="2013-06-22T11:52:00Z">
        <w:r w:rsidR="007B47BC" w:rsidRPr="00EA5133" w:rsidDel="00510F1B">
          <w:rPr>
            <w:rPrChange w:id="571" w:author="Wolfgang J. Toechterle" w:date="2013-06-22T10:32:00Z">
              <w:rPr>
                <w:lang w:val="en-US"/>
              </w:rPr>
            </w:rPrChange>
          </w:rPr>
          <w:delText>colo</w:delText>
        </w:r>
        <w:r w:rsidRPr="00EA5133" w:rsidDel="00510F1B">
          <w:rPr>
            <w:rPrChange w:id="572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573" w:author="Wolfgang J. Toechterle" w:date="2013-06-22T11:52:00Z">
        <w:r w:rsidR="00510F1B">
          <w:t>colour</w:t>
        </w:r>
      </w:ins>
      <w:r w:rsidRPr="00EA5133">
        <w:rPr>
          <w:rPrChange w:id="574" w:author="Wolfgang J. Toechterle" w:date="2013-06-22T10:32:00Z">
            <w:rPr>
              <w:lang w:val="en-US"/>
            </w:rPr>
          </w:rPrChange>
        </w:rPr>
        <w:t xml:space="preserve"> lithography and early examples of offset printing from the beginning of the twentieth century.</w:t>
      </w:r>
    </w:p>
    <w:p w14:paraId="06F45A90" w14:textId="77777777" w:rsidR="00465521" w:rsidRDefault="00465521" w:rsidP="00D03DE3">
      <w:pPr>
        <w:rPr>
          <w:ins w:id="575" w:author="Kinder" w:date="2013-07-01T15:43:00Z"/>
        </w:rPr>
      </w:pPr>
    </w:p>
    <w:p w14:paraId="1C4D9F8F" w14:textId="77777777" w:rsidR="00C205EB" w:rsidRPr="00112002" w:rsidRDefault="00C205EB" w:rsidP="00465521">
      <w:pPr>
        <w:widowControl w:val="0"/>
        <w:autoSpaceDE w:val="0"/>
        <w:autoSpaceDN w:val="0"/>
        <w:adjustRightInd w:val="0"/>
        <w:jc w:val="both"/>
        <w:rPr>
          <w:ins w:id="576" w:author="Kinder" w:date="2013-07-01T15:43:00Z"/>
          <w:rFonts w:cs="Arial"/>
          <w:szCs w:val="20"/>
          <w:lang w:val="de-DE"/>
          <w:rPrChange w:id="577" w:author="Kinder" w:date="2013-07-01T17:06:00Z">
            <w:rPr>
              <w:ins w:id="578" w:author="Kinder" w:date="2013-07-01T15:43:00Z"/>
              <w:rFonts w:ascii="Times" w:hAnsi="Times" w:cs="Times"/>
              <w:szCs w:val="20"/>
              <w:lang w:val="de-DE"/>
            </w:rPr>
          </w:rPrChange>
        </w:rPr>
        <w:pPrChange w:id="579" w:author="Kinder" w:date="2013-07-01T17:15:00Z">
          <w:pPr>
            <w:widowControl w:val="0"/>
            <w:autoSpaceDE w:val="0"/>
            <w:autoSpaceDN w:val="0"/>
            <w:adjustRightInd w:val="0"/>
          </w:pPr>
        </w:pPrChange>
      </w:pPr>
      <w:proofErr w:type="spellStart"/>
      <w:ins w:id="580" w:author="Kinder" w:date="2013-07-01T15:43:00Z">
        <w:r w:rsidRPr="00112002">
          <w:rPr>
            <w:rFonts w:cs="Arial"/>
            <w:szCs w:val="20"/>
            <w:highlight w:val="yellow"/>
            <w:lang w:val="de-DE"/>
            <w:rPrChange w:id="58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Tres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8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b/>
            <w:bCs/>
            <w:szCs w:val="20"/>
            <w:highlight w:val="yellow"/>
            <w:lang w:val="de-DE"/>
            <w:rPrChange w:id="583" w:author="Kinder" w:date="2013-07-01T17:06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exibiciones</w:t>
        </w:r>
        <w:proofErr w:type="spellEnd"/>
        <w:r w:rsidRPr="00112002">
          <w:rPr>
            <w:rFonts w:cs="Arial"/>
            <w:b/>
            <w:bCs/>
            <w:szCs w:val="20"/>
            <w:highlight w:val="yellow"/>
            <w:lang w:val="de-DE"/>
            <w:rPrChange w:id="584" w:author="Kinder" w:date="2013-07-01T17:06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b/>
            <w:bCs/>
            <w:szCs w:val="20"/>
            <w:highlight w:val="yellow"/>
            <w:lang w:val="de-DE"/>
            <w:rPrChange w:id="585" w:author="Kinder" w:date="2013-07-01T17:06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especiales</w:t>
        </w:r>
        <w:proofErr w:type="spellEnd"/>
        <w:r w:rsidRPr="00112002">
          <w:rPr>
            <w:rFonts w:cs="Arial"/>
            <w:b/>
            <w:bCs/>
            <w:szCs w:val="20"/>
            <w:highlight w:val="yellow"/>
            <w:lang w:val="de-DE"/>
            <w:rPrChange w:id="586" w:author="Kinder" w:date="2013-07-01T17:06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b/>
            <w:bCs/>
            <w:szCs w:val="20"/>
            <w:highlight w:val="yellow"/>
            <w:lang w:val="de-DE"/>
            <w:rPrChange w:id="587" w:author="Kinder" w:date="2013-07-01T17:06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por</w:t>
        </w:r>
        <w:proofErr w:type="spellEnd"/>
        <w:r w:rsidRPr="00112002">
          <w:rPr>
            <w:rFonts w:cs="Arial"/>
            <w:b/>
            <w:bCs/>
            <w:szCs w:val="20"/>
            <w:highlight w:val="yellow"/>
            <w:lang w:val="de-DE"/>
            <w:rPrChange w:id="588" w:author="Kinder" w:date="2013-07-01T17:06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b/>
            <w:bCs/>
            <w:szCs w:val="20"/>
            <w:highlight w:val="yellow"/>
            <w:lang w:val="de-DE"/>
            <w:rPrChange w:id="589" w:author="Kinder" w:date="2013-07-01T17:06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ano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9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9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enfocadas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9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9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temas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9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9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especificos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9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9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relativos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59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a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59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0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0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todos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0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0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sus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0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0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variados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0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0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aspectos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0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0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exposicion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1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1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actual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1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1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1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1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estara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1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1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abierta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1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1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mediados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2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2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mayo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2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 2012,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2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lleva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2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2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2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2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titulo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2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</w:t>
        </w:r>
        <w:r w:rsidRPr="00112002">
          <w:rPr>
            <w:rFonts w:cs="Arial"/>
            <w:i/>
            <w:iCs/>
            <w:szCs w:val="20"/>
            <w:highlight w:val="yellow"/>
            <w:lang w:val="de-DE"/>
            <w:rPrChange w:id="629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i/>
            <w:iCs/>
            <w:szCs w:val="20"/>
            <w:highlight w:val="yellow"/>
            <w:lang w:val="de-DE"/>
            <w:rPrChange w:id="630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>Litografia</w:t>
        </w:r>
        <w:proofErr w:type="spellEnd"/>
        <w:r w:rsidRPr="00112002">
          <w:rPr>
            <w:rFonts w:cs="Arial"/>
            <w:i/>
            <w:iCs/>
            <w:szCs w:val="20"/>
            <w:highlight w:val="yellow"/>
            <w:lang w:val="de-DE"/>
            <w:rPrChange w:id="631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 xml:space="preserve"> e </w:t>
        </w:r>
        <w:proofErr w:type="spellStart"/>
        <w:r w:rsidRPr="00112002">
          <w:rPr>
            <w:rFonts w:cs="Arial"/>
            <w:i/>
            <w:iCs/>
            <w:szCs w:val="20"/>
            <w:highlight w:val="yellow"/>
            <w:lang w:val="de-DE"/>
            <w:rPrChange w:id="632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i/>
            <w:iCs/>
            <w:szCs w:val="20"/>
            <w:highlight w:val="yellow"/>
            <w:lang w:val="de-DE"/>
            <w:rPrChange w:id="633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i/>
            <w:iCs/>
            <w:szCs w:val="20"/>
            <w:highlight w:val="yellow"/>
            <w:lang w:val="de-DE"/>
            <w:rPrChange w:id="634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>offset</w:t>
        </w:r>
        <w:proofErr w:type="spellEnd"/>
        <w:r w:rsidRPr="00112002">
          <w:rPr>
            <w:rFonts w:cs="Arial"/>
            <w:i/>
            <w:iCs/>
            <w:szCs w:val="20"/>
            <w:highlight w:val="yellow"/>
            <w:lang w:val="de-DE"/>
            <w:rPrChange w:id="635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 xml:space="preserve">, Kunstanstalt Carlo Garte </w:t>
        </w:r>
        <w:proofErr w:type="spellStart"/>
        <w:r w:rsidRPr="00112002">
          <w:rPr>
            <w:rFonts w:cs="Arial"/>
            <w:i/>
            <w:iCs/>
            <w:szCs w:val="20"/>
            <w:highlight w:val="yellow"/>
            <w:lang w:val="de-DE"/>
            <w:rPrChange w:id="636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>Leipizig</w:t>
        </w:r>
        <w:proofErr w:type="spellEnd"/>
        <w:r w:rsidRPr="00112002">
          <w:rPr>
            <w:rFonts w:cs="Arial"/>
            <w:i/>
            <w:iCs/>
            <w:szCs w:val="20"/>
            <w:highlight w:val="yellow"/>
            <w:lang w:val="de-DE"/>
            <w:rPrChange w:id="637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 xml:space="preserve"> es </w:t>
        </w:r>
        <w:proofErr w:type="spellStart"/>
        <w:r w:rsidRPr="00112002">
          <w:rPr>
            <w:rFonts w:cs="Arial"/>
            <w:i/>
            <w:iCs/>
            <w:szCs w:val="20"/>
            <w:highlight w:val="yellow"/>
            <w:lang w:val="de-DE"/>
            <w:rPrChange w:id="638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i/>
            <w:iCs/>
            <w:szCs w:val="20"/>
            <w:highlight w:val="yellow"/>
            <w:lang w:val="de-DE"/>
            <w:rPrChange w:id="639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i/>
            <w:iCs/>
            <w:szCs w:val="20"/>
            <w:highlight w:val="yellow"/>
            <w:lang w:val="de-DE"/>
            <w:rPrChange w:id="640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>coleccion</w:t>
        </w:r>
        <w:proofErr w:type="spellEnd"/>
        <w:r w:rsidRPr="00112002">
          <w:rPr>
            <w:rFonts w:cs="Arial"/>
            <w:i/>
            <w:iCs/>
            <w:szCs w:val="20"/>
            <w:highlight w:val="yellow"/>
            <w:lang w:val="de-DE"/>
            <w:rPrChange w:id="641" w:author="Kinder" w:date="2013-07-01T17:06:00Z">
              <w:rPr>
                <w:rFonts w:ascii="Times" w:hAnsi="Times" w:cs="Times"/>
                <w:i/>
                <w:iCs/>
                <w:szCs w:val="20"/>
                <w:lang w:val="de-DE"/>
              </w:rPr>
            </w:rPrChange>
          </w:rPr>
          <w:t xml:space="preserve"> de Hans Garte.</w:t>
        </w:r>
        <w:r w:rsidRPr="00112002">
          <w:rPr>
            <w:rFonts w:cs="Arial"/>
            <w:szCs w:val="20"/>
            <w:highlight w:val="yellow"/>
            <w:lang w:val="de-DE"/>
            <w:rPrChange w:id="64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4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4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4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lleva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4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al publico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4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extraordinarios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4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4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ejemplos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5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5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litografia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5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5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multicolores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5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5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5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5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offset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5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5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inicios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6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del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6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siglo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6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XX.</w:t>
        </w:r>
      </w:ins>
    </w:p>
    <w:p w14:paraId="4F474A08" w14:textId="77777777" w:rsidR="00C205EB" w:rsidRPr="00EA5133" w:rsidDel="00465521" w:rsidRDefault="00C205EB" w:rsidP="00D03DE3">
      <w:pPr>
        <w:rPr>
          <w:del w:id="663" w:author="Kinder" w:date="2013-07-01T17:15:00Z"/>
          <w:rPrChange w:id="664" w:author="Wolfgang J. Toechterle" w:date="2013-06-22T10:32:00Z">
            <w:rPr>
              <w:del w:id="665" w:author="Kinder" w:date="2013-07-01T17:15:00Z"/>
              <w:lang w:val="en-US"/>
            </w:rPr>
          </w:rPrChange>
        </w:rPr>
      </w:pPr>
    </w:p>
    <w:p w14:paraId="5AD12157" w14:textId="77777777" w:rsidR="00F02B17" w:rsidRPr="00EA5133" w:rsidRDefault="00F02B17" w:rsidP="00D03DE3">
      <w:pPr>
        <w:rPr>
          <w:rPrChange w:id="666" w:author="Wolfgang J. Toechterle" w:date="2013-06-22T10:32:00Z">
            <w:rPr>
              <w:lang w:val="en-US"/>
            </w:rPr>
          </w:rPrChange>
        </w:rPr>
      </w:pPr>
    </w:p>
    <w:p w14:paraId="23F8F67A" w14:textId="5B76CC8D" w:rsidR="00F02B17" w:rsidRDefault="00F02B17" w:rsidP="00F02B17">
      <w:pPr>
        <w:rPr>
          <w:ins w:id="667" w:author="Kinder" w:date="2013-07-01T17:15:00Z"/>
        </w:rPr>
      </w:pPr>
      <w:r w:rsidRPr="00EA5133">
        <w:rPr>
          <w:b/>
          <w:rPrChange w:id="668" w:author="Wolfgang J. Toechterle" w:date="2013-06-22T10:32:00Z">
            <w:rPr>
              <w:b/>
              <w:lang w:val="en-US"/>
            </w:rPr>
          </w:rPrChange>
        </w:rPr>
        <w:t>The Museum sees the future</w:t>
      </w:r>
      <w:r w:rsidRPr="00EA5133">
        <w:rPr>
          <w:rPrChange w:id="669" w:author="Wolfgang J. Toechterle" w:date="2013-06-22T10:32:00Z">
            <w:rPr>
              <w:lang w:val="en-US"/>
            </w:rPr>
          </w:rPrChange>
        </w:rPr>
        <w:t xml:space="preserve"> as lying in intelligent networking of print and Internet along the lines of “Augmented Reality” – with the difference that all the senses are addressed simultaneously at</w:t>
      </w:r>
      <w:del w:id="670" w:author="Kinder" w:date="2013-06-30T08:27:00Z">
        <w:r w:rsidRPr="00EA5133" w:rsidDel="00123A66">
          <w:rPr>
            <w:rPrChange w:id="671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672" w:author="Wolfgang J. Toechterle" w:date="2013-06-22T10:32:00Z">
            <w:rPr>
              <w:lang w:val="en-US"/>
            </w:rPr>
          </w:rPrChange>
        </w:rPr>
        <w:t xml:space="preserve"> </w:t>
      </w:r>
      <w:ins w:id="673" w:author="Kinder" w:date="2013-06-30T08:27:00Z">
        <w:r w:rsidR="00123A66">
          <w:t xml:space="preserve">the </w:t>
        </w:r>
      </w:ins>
      <w:r w:rsidRPr="00EA5133">
        <w:rPr>
          <w:rPrChange w:id="674" w:author="Wolfgang J. Toechterle" w:date="2013-06-22T10:32:00Z">
            <w:rPr>
              <w:lang w:val="en-US"/>
            </w:rPr>
          </w:rPrChange>
        </w:rPr>
        <w:t xml:space="preserve">Museum. </w:t>
      </w:r>
      <w:del w:id="675" w:author="Kinder" w:date="2013-06-30T08:27:00Z">
        <w:r w:rsidRPr="00EA5133" w:rsidDel="00123A66">
          <w:rPr>
            <w:rPrChange w:id="676" w:author="Wolfgang J. Toechterle" w:date="2013-06-22T10:32:00Z">
              <w:rPr>
                <w:lang w:val="en-US"/>
              </w:rPr>
            </w:rPrChange>
          </w:rPr>
          <w:delText>And w</w:delText>
        </w:r>
      </w:del>
      <w:ins w:id="677" w:author="Kinder" w:date="2013-06-30T08:27:00Z">
        <w:r w:rsidR="00123A66">
          <w:t>W</w:t>
        </w:r>
      </w:ins>
      <w:r w:rsidRPr="00EA5133">
        <w:rPr>
          <w:rPrChange w:id="678" w:author="Wolfgang J. Toechterle" w:date="2013-06-22T10:32:00Z">
            <w:rPr>
              <w:lang w:val="en-US"/>
            </w:rPr>
          </w:rPrChange>
        </w:rPr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6742F298" w14:textId="77777777" w:rsidR="00465521" w:rsidRPr="00EA5133" w:rsidRDefault="00465521" w:rsidP="00F02B17">
      <w:pPr>
        <w:rPr>
          <w:rPrChange w:id="679" w:author="Wolfgang J. Toechterle" w:date="2013-06-22T10:32:00Z">
            <w:rPr>
              <w:lang w:val="en-US"/>
            </w:rPr>
          </w:rPrChange>
        </w:rPr>
      </w:pPr>
    </w:p>
    <w:p w14:paraId="34194918" w14:textId="77777777" w:rsidR="00C205EB" w:rsidRPr="00112002" w:rsidRDefault="00C205EB" w:rsidP="00465521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ins w:id="680" w:author="Kinder" w:date="2013-07-01T15:44:00Z"/>
          <w:rFonts w:cs="Arial"/>
          <w:szCs w:val="20"/>
          <w:lang w:val="de-DE"/>
          <w:rPrChange w:id="681" w:author="Kinder" w:date="2013-07-01T17:06:00Z">
            <w:rPr>
              <w:ins w:id="682" w:author="Kinder" w:date="2013-07-01T15:44:00Z"/>
              <w:rFonts w:ascii="Times" w:hAnsi="Times" w:cs="Times"/>
              <w:szCs w:val="20"/>
              <w:lang w:val="de-DE"/>
            </w:rPr>
          </w:rPrChange>
        </w:rPr>
        <w:pPrChange w:id="683" w:author="Kinder" w:date="2013-07-01T17:15:00Z">
          <w:pPr>
            <w:widowControl w:val="0"/>
            <w:autoSpaceDE w:val="0"/>
            <w:autoSpaceDN w:val="0"/>
            <w:adjustRightInd w:val="0"/>
            <w:spacing w:after="200" w:line="276" w:lineRule="auto"/>
          </w:pPr>
        </w:pPrChange>
      </w:pPr>
      <w:proofErr w:type="spellStart"/>
      <w:ins w:id="684" w:author="Kinder" w:date="2013-07-01T15:44:00Z">
        <w:r w:rsidRPr="00112002">
          <w:rPr>
            <w:rFonts w:cs="Arial"/>
            <w:szCs w:val="20"/>
            <w:highlight w:val="yellow"/>
            <w:lang w:val="de-DE"/>
            <w:rPrChange w:id="68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8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8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museo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8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8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anticipa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9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9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9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9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9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9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futuro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9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se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9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encontrara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69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69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0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0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red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0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0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inteligente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0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0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0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0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internet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0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0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partir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1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 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1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realidad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1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1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aumentada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1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–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1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1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1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1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1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diferencia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2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2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todos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2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2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esos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2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2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sentidos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2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2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tendran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2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2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lugar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3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al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3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mismo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3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3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tiempo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3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3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3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3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museo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3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3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Cuando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4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se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4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ve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4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4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venir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4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4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media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4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del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4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futuro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4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4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5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5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museo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5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nos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5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remite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5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al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5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pasado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5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5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tecnologia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5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5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6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6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para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6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6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6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se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6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pueda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6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entender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6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mejor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6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6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aqui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7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7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ahora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7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7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manera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7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7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activa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7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7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utilizar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7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7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experiencia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8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del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8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pasado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8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8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como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8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8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fuente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86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87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inspiracion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88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89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para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90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91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92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793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futuro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794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>.</w:t>
        </w:r>
        <w:r w:rsidRPr="00112002">
          <w:rPr>
            <w:rFonts w:cs="Arial"/>
            <w:szCs w:val="20"/>
            <w:lang w:val="de-DE"/>
            <w:rPrChange w:id="795" w:author="Kinder" w:date="2013-07-01T17:06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</w:ins>
    </w:p>
    <w:p w14:paraId="266D20FE" w14:textId="77777777" w:rsidR="00CE6B36" w:rsidRPr="00EA5133" w:rsidRDefault="00CE6B36" w:rsidP="00CE6B36"/>
    <w:p w14:paraId="1C344116" w14:textId="77777777" w:rsidR="003F24C3" w:rsidRPr="00EA5133" w:rsidRDefault="003F24C3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bookmarkStart w:id="796" w:name="_Toc60882173"/>
      <w:bookmarkStart w:id="797" w:name="_Toc60887859"/>
      <w:r w:rsidRPr="00EA5133">
        <w:br w:type="page"/>
      </w:r>
    </w:p>
    <w:p w14:paraId="43976C24" w14:textId="122B24ED" w:rsidR="00CE6B36" w:rsidRDefault="00CE6B36" w:rsidP="00CE6B36">
      <w:pPr>
        <w:pStyle w:val="berschrift1"/>
        <w:rPr>
          <w:ins w:id="798" w:author="Kinder" w:date="2013-07-01T15:45:00Z"/>
        </w:rPr>
      </w:pPr>
      <w:r w:rsidRPr="00EA5133">
        <w:lastRenderedPageBreak/>
        <w:t>Description of project and tasks</w:t>
      </w:r>
      <w:bookmarkEnd w:id="796"/>
      <w:bookmarkEnd w:id="797"/>
    </w:p>
    <w:p w14:paraId="4915DD08" w14:textId="66CD6866" w:rsidR="00C205EB" w:rsidRPr="00465521" w:rsidRDefault="00C205EB" w:rsidP="00C205EB">
      <w:pPr>
        <w:rPr>
          <w:ins w:id="799" w:author="Kinder" w:date="2013-07-01T15:45:00Z"/>
          <w:rFonts w:cs="Arial"/>
          <w:b/>
          <w:bCs/>
          <w:sz w:val="28"/>
          <w:szCs w:val="28"/>
          <w:lang w:val="de-DE"/>
          <w:rPrChange w:id="800" w:author="Kinder" w:date="2013-07-01T17:15:00Z">
            <w:rPr>
              <w:ins w:id="801" w:author="Kinder" w:date="2013-07-01T15:45:00Z"/>
              <w:rFonts w:ascii="Times" w:hAnsi="Times" w:cs="Times"/>
              <w:b w:val="0"/>
              <w:bCs w:val="0"/>
              <w:sz w:val="28"/>
              <w:lang w:val="de-DE"/>
            </w:rPr>
          </w:rPrChange>
        </w:rPr>
        <w:pPrChange w:id="802" w:author="Kinder" w:date="2013-07-01T15:45:00Z">
          <w:pPr>
            <w:pStyle w:val="berschrift1"/>
          </w:pPr>
        </w:pPrChange>
      </w:pPr>
      <w:proofErr w:type="spellStart"/>
      <w:ins w:id="803" w:author="Kinder" w:date="2013-07-01T15:45:00Z">
        <w:r w:rsidRPr="00465521">
          <w:rPr>
            <w:rFonts w:cs="Arial"/>
            <w:b/>
            <w:bCs/>
            <w:sz w:val="28"/>
            <w:szCs w:val="28"/>
            <w:highlight w:val="yellow"/>
            <w:lang w:val="de-DE"/>
            <w:rPrChange w:id="804" w:author="Kinder" w:date="2013-07-01T17:15:00Z">
              <w:rPr>
                <w:rFonts w:ascii="Times" w:hAnsi="Times" w:cs="Times"/>
                <w:b w:val="0"/>
                <w:bCs w:val="0"/>
                <w:szCs w:val="20"/>
                <w:lang w:val="de-DE"/>
              </w:rPr>
            </w:rPrChange>
          </w:rPr>
          <w:t>Descricion</w:t>
        </w:r>
        <w:proofErr w:type="spellEnd"/>
        <w:r w:rsidRPr="00465521">
          <w:rPr>
            <w:rFonts w:cs="Arial"/>
            <w:b/>
            <w:bCs/>
            <w:sz w:val="28"/>
            <w:szCs w:val="28"/>
            <w:highlight w:val="yellow"/>
            <w:lang w:val="de-DE"/>
            <w:rPrChange w:id="805" w:author="Kinder" w:date="2013-07-01T17:15:00Z">
              <w:rPr>
                <w:rFonts w:ascii="Times" w:hAnsi="Times" w:cs="Times"/>
                <w:b w:val="0"/>
                <w:bCs w:val="0"/>
                <w:szCs w:val="20"/>
                <w:lang w:val="de-DE"/>
              </w:rPr>
            </w:rPrChange>
          </w:rPr>
          <w:t xml:space="preserve"> del  </w:t>
        </w:r>
        <w:proofErr w:type="spellStart"/>
        <w:r w:rsidRPr="00465521">
          <w:rPr>
            <w:rFonts w:cs="Arial"/>
            <w:b/>
            <w:bCs/>
            <w:sz w:val="28"/>
            <w:szCs w:val="28"/>
            <w:highlight w:val="yellow"/>
            <w:lang w:val="de-DE"/>
            <w:rPrChange w:id="806" w:author="Kinder" w:date="2013-07-01T17:15:00Z">
              <w:rPr>
                <w:rFonts w:ascii="Times" w:hAnsi="Times" w:cs="Times"/>
                <w:b w:val="0"/>
                <w:bCs w:val="0"/>
                <w:szCs w:val="20"/>
                <w:lang w:val="de-DE"/>
              </w:rPr>
            </w:rPrChange>
          </w:rPr>
          <w:t>proyecto</w:t>
        </w:r>
        <w:proofErr w:type="spellEnd"/>
        <w:r w:rsidRPr="00465521">
          <w:rPr>
            <w:rFonts w:cs="Arial"/>
            <w:b/>
            <w:bCs/>
            <w:sz w:val="28"/>
            <w:szCs w:val="28"/>
            <w:highlight w:val="yellow"/>
            <w:lang w:val="de-DE"/>
            <w:rPrChange w:id="807" w:author="Kinder" w:date="2013-07-01T17:15:00Z">
              <w:rPr>
                <w:rFonts w:ascii="Times" w:hAnsi="Times" w:cs="Times"/>
                <w:b w:val="0"/>
                <w:bCs w:val="0"/>
                <w:szCs w:val="20"/>
                <w:lang w:val="de-DE"/>
              </w:rPr>
            </w:rPrChange>
          </w:rPr>
          <w:t xml:space="preserve"> y de las </w:t>
        </w:r>
        <w:proofErr w:type="spellStart"/>
        <w:r w:rsidRPr="00465521">
          <w:rPr>
            <w:rFonts w:cs="Arial"/>
            <w:b/>
            <w:bCs/>
            <w:sz w:val="28"/>
            <w:szCs w:val="28"/>
            <w:highlight w:val="yellow"/>
            <w:lang w:val="de-DE"/>
            <w:rPrChange w:id="808" w:author="Kinder" w:date="2013-07-01T17:15:00Z">
              <w:rPr>
                <w:rFonts w:ascii="Times" w:hAnsi="Times" w:cs="Times"/>
                <w:b w:val="0"/>
                <w:bCs w:val="0"/>
                <w:szCs w:val="20"/>
                <w:lang w:val="de-DE"/>
              </w:rPr>
            </w:rPrChange>
          </w:rPr>
          <w:t>tareas</w:t>
        </w:r>
        <w:proofErr w:type="spellEnd"/>
      </w:ins>
    </w:p>
    <w:p w14:paraId="712B11DB" w14:textId="77777777" w:rsidR="00C205EB" w:rsidRPr="00C205EB" w:rsidRDefault="00C205EB" w:rsidP="00C205EB">
      <w:pPr>
        <w:rPr>
          <w:sz w:val="28"/>
          <w:szCs w:val="28"/>
          <w:rPrChange w:id="809" w:author="Kinder" w:date="2013-07-01T15:45:00Z">
            <w:rPr/>
          </w:rPrChange>
        </w:rPr>
        <w:pPrChange w:id="810" w:author="Kinder" w:date="2013-07-01T15:45:00Z">
          <w:pPr>
            <w:pStyle w:val="berschrift1"/>
          </w:pPr>
        </w:pPrChange>
      </w:pPr>
    </w:p>
    <w:p w14:paraId="1B2474DC" w14:textId="779228AB" w:rsidR="00F5386C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11" w:author="Kinder" w:date="2013-07-01T17:15:00Z"/>
          <w:rFonts w:cs="Arial"/>
          <w:szCs w:val="20"/>
        </w:rPr>
      </w:pPr>
      <w:r w:rsidRPr="00EA5133">
        <w:rPr>
          <w:rFonts w:cs="Arial"/>
          <w:szCs w:val="20"/>
          <w:rPrChange w:id="81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</w:t>
      </w:r>
      <w:r w:rsidRPr="00EA5133">
        <w:rPr>
          <w:rFonts w:cs="Arial"/>
          <w:b/>
          <w:szCs w:val="20"/>
          <w:rPrChange w:id="813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>Museum o</w:t>
      </w:r>
      <w:ins w:id="814" w:author="Kinder" w:date="2013-06-30T08:28:00Z">
        <w:r w:rsidR="00123A66">
          <w:rPr>
            <w:rFonts w:cs="Arial"/>
            <w:b/>
            <w:szCs w:val="20"/>
          </w:rPr>
          <w:t>f</w:t>
        </w:r>
      </w:ins>
      <w:del w:id="815" w:author="Kinder" w:date="2013-06-30T08:28:00Z">
        <w:r w:rsidRPr="00EA5133" w:rsidDel="00123A66">
          <w:rPr>
            <w:rFonts w:cs="Arial"/>
            <w:b/>
            <w:szCs w:val="20"/>
            <w:rPrChange w:id="816" w:author="Wolfgang J. Toechterle" w:date="2013-06-22T10:32:00Z">
              <w:rPr>
                <w:rFonts w:cs="Arial"/>
                <w:b/>
                <w:szCs w:val="20"/>
                <w:lang w:val="en-US"/>
              </w:rPr>
            </w:rPrChange>
          </w:rPr>
          <w:delText>f the</w:delText>
        </w:r>
      </w:del>
      <w:r w:rsidRPr="00EA5133">
        <w:rPr>
          <w:rFonts w:cs="Arial"/>
          <w:b/>
          <w:szCs w:val="20"/>
          <w:rPrChange w:id="817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 xml:space="preserve"> Printing Arts</w:t>
      </w:r>
      <w:r w:rsidRPr="00EA5133">
        <w:rPr>
          <w:rFonts w:cs="Arial"/>
          <w:szCs w:val="20"/>
          <w:rPrChange w:id="81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needs to build an identity that will be used consistently through all its documents. Your job is to create this corporate identity</w:t>
      </w:r>
      <w:proofErr w:type="gramStart"/>
      <w:r w:rsidRPr="00EA5133">
        <w:rPr>
          <w:rFonts w:cs="Arial"/>
          <w:szCs w:val="20"/>
          <w:rPrChange w:id="819" w:author="Wolfgang J. Toechterle" w:date="2013-06-22T10:32:00Z">
            <w:rPr>
              <w:rFonts w:cs="Arial"/>
              <w:szCs w:val="20"/>
              <w:lang w:val="en-US"/>
            </w:rPr>
          </w:rPrChange>
        </w:rPr>
        <w:t>;</w:t>
      </w:r>
      <w:proofErr w:type="gramEnd"/>
      <w:r w:rsidRPr="00EA5133">
        <w:rPr>
          <w:rFonts w:cs="Arial"/>
          <w:szCs w:val="20"/>
          <w:rPrChange w:id="82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with </w:t>
      </w:r>
      <w:del w:id="821" w:author="Wolfgang J. Toechterle" w:date="2013-06-22T11:52:00Z">
        <w:r w:rsidRPr="00EA5133" w:rsidDel="00510F1B">
          <w:rPr>
            <w:rFonts w:cs="Arial"/>
            <w:szCs w:val="20"/>
            <w:rPrChange w:id="82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823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82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s, photos and illustrations, typefaces, etc. This will be applied to several promotional items including a Letterhead and Business Card, Entry Ticket and Shopping Bag. </w:t>
      </w:r>
    </w:p>
    <w:p w14:paraId="0E619879" w14:textId="77777777" w:rsidR="00465521" w:rsidRDefault="00465521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25" w:author="Kinder" w:date="2013-07-01T15:45:00Z"/>
          <w:rFonts w:cs="Arial"/>
          <w:szCs w:val="20"/>
        </w:rPr>
      </w:pPr>
    </w:p>
    <w:p w14:paraId="63428250" w14:textId="77777777" w:rsidR="00C205EB" w:rsidRPr="00112002" w:rsidRDefault="00C205EB" w:rsidP="0046552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ins w:id="826" w:author="Kinder" w:date="2013-07-01T15:45:00Z"/>
          <w:rFonts w:cs="Arial"/>
          <w:szCs w:val="20"/>
          <w:lang w:val="de-DE"/>
          <w:rPrChange w:id="827" w:author="Kinder" w:date="2013-07-01T17:07:00Z">
            <w:rPr>
              <w:ins w:id="828" w:author="Kinder" w:date="2013-07-01T15:45:00Z"/>
              <w:rFonts w:ascii="Times" w:hAnsi="Times" w:cs="Times"/>
              <w:szCs w:val="20"/>
              <w:lang w:val="de-DE"/>
            </w:rPr>
          </w:rPrChange>
        </w:rPr>
        <w:pPrChange w:id="829" w:author="Kinder" w:date="2013-07-01T17:15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proofErr w:type="spellStart"/>
      <w:ins w:id="830" w:author="Kinder" w:date="2013-07-01T15:45:00Z">
        <w:r w:rsidRPr="00112002">
          <w:rPr>
            <w:rFonts w:cs="Arial"/>
            <w:szCs w:val="20"/>
            <w:highlight w:val="yellow"/>
            <w:lang w:val="de-DE"/>
            <w:rPrChange w:id="83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3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r w:rsidRPr="00112002">
          <w:rPr>
            <w:rFonts w:cs="Arial"/>
            <w:b/>
            <w:bCs/>
            <w:szCs w:val="20"/>
            <w:highlight w:val="yellow"/>
            <w:lang w:val="de-DE"/>
            <w:rPrChange w:id="833" w:author="Kinder" w:date="2013-07-01T17:07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Museum </w:t>
        </w:r>
        <w:proofErr w:type="spellStart"/>
        <w:r w:rsidRPr="00112002">
          <w:rPr>
            <w:rFonts w:cs="Arial"/>
            <w:b/>
            <w:bCs/>
            <w:szCs w:val="20"/>
            <w:highlight w:val="yellow"/>
            <w:lang w:val="de-DE"/>
            <w:rPrChange w:id="834" w:author="Kinder" w:date="2013-07-01T17:07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of</w:t>
        </w:r>
        <w:proofErr w:type="spellEnd"/>
        <w:r w:rsidRPr="00112002">
          <w:rPr>
            <w:rFonts w:cs="Arial"/>
            <w:b/>
            <w:bCs/>
            <w:szCs w:val="20"/>
            <w:highlight w:val="yellow"/>
            <w:lang w:val="de-DE"/>
            <w:rPrChange w:id="835" w:author="Kinder" w:date="2013-07-01T17:07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b/>
            <w:bCs/>
            <w:szCs w:val="20"/>
            <w:highlight w:val="yellow"/>
            <w:lang w:val="de-DE"/>
            <w:rPrChange w:id="836" w:author="Kinder" w:date="2013-07-01T17:07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Printing</w:t>
        </w:r>
        <w:proofErr w:type="spellEnd"/>
        <w:r w:rsidRPr="00112002">
          <w:rPr>
            <w:rFonts w:cs="Arial"/>
            <w:b/>
            <w:bCs/>
            <w:szCs w:val="20"/>
            <w:highlight w:val="yellow"/>
            <w:lang w:val="de-DE"/>
            <w:rPrChange w:id="837" w:author="Kinder" w:date="2013-07-01T17:07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b/>
            <w:bCs/>
            <w:szCs w:val="20"/>
            <w:highlight w:val="yellow"/>
            <w:lang w:val="de-DE"/>
            <w:rPrChange w:id="838" w:author="Kinder" w:date="2013-07-01T17:07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Arts</w:t>
        </w:r>
        <w:proofErr w:type="spellEnd"/>
        <w:r w:rsidRPr="00112002">
          <w:rPr>
            <w:rFonts w:cs="Arial"/>
            <w:b/>
            <w:bCs/>
            <w:szCs w:val="20"/>
            <w:highlight w:val="yellow"/>
            <w:lang w:val="de-DE"/>
            <w:rPrChange w:id="839" w:author="Kinder" w:date="2013-07-01T17:07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4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precisa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4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4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construir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4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4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4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4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identidad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4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4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visual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4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5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5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5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sera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5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5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presentada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5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5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varios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5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5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sus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5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6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documentos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6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Su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6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trabajo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6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6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crear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6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6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6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6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identidad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6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7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corporativa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7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7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7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7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colores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7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7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fotos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7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7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ilustraciones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7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8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tipografias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8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etc. Esa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8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identidad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8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8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visual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8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8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sera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8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8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aplicada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8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9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muchas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9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9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piezas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9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9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promocionales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9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9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incluyendo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9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89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papeleria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89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0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tarjetas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0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0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visita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0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0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tickets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0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0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bolsas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0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0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compras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0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.</w:t>
        </w:r>
      </w:ins>
    </w:p>
    <w:p w14:paraId="18D422F9" w14:textId="77777777" w:rsidR="00C205EB" w:rsidRPr="00EA5133" w:rsidRDefault="00C205EB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1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0A3DD68" w14:textId="77777777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1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FD1E2C2" w14:textId="7C614F6A" w:rsidR="00F5386C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912" w:author="Kinder" w:date="2013-07-01T15:46:00Z"/>
          <w:rFonts w:eastAsia="Times New Roman" w:cs="Times New Roman"/>
        </w:rPr>
      </w:pPr>
      <w:r w:rsidRPr="00EA5133">
        <w:rPr>
          <w:rFonts w:cs="Arial"/>
          <w:szCs w:val="20"/>
          <w:rPrChange w:id="91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Throughout the whole project </w:t>
      </w:r>
      <w:r w:rsidR="00EC452A" w:rsidRPr="00EA5133">
        <w:rPr>
          <w:rFonts w:cs="Arial"/>
          <w:szCs w:val="20"/>
          <w:rPrChange w:id="914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Pr="00EA5133">
        <w:rPr>
          <w:rFonts w:cs="Arial"/>
          <w:szCs w:val="20"/>
          <w:rPrChange w:id="91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</w:t>
      </w:r>
      <w:ins w:id="916" w:author="Kinder" w:date="2013-06-29T10:55:00Z">
        <w:r w:rsidR="00614930">
          <w:rPr>
            <w:rFonts w:cs="Arial"/>
            <w:szCs w:val="20"/>
          </w:rPr>
          <w:t>consider</w:t>
        </w:r>
      </w:ins>
      <w:del w:id="917" w:author="Kinder" w:date="2013-06-29T10:55:00Z">
        <w:r w:rsidRPr="00EA5133" w:rsidDel="00614930">
          <w:rPr>
            <w:rFonts w:cs="Arial"/>
            <w:szCs w:val="20"/>
            <w:rPrChange w:id="91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take in mind</w:delText>
        </w:r>
      </w:del>
      <w:del w:id="919" w:author="Kinder" w:date="2013-06-30T08:28:00Z">
        <w:r w:rsidRPr="00EA5133" w:rsidDel="00123A66">
          <w:rPr>
            <w:rFonts w:cs="Arial"/>
            <w:szCs w:val="20"/>
            <w:rPrChange w:id="9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9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that the museum </w:t>
      </w:r>
      <w:r w:rsidR="00EC452A" w:rsidRPr="00EA5133">
        <w:rPr>
          <w:rFonts w:cs="Arial"/>
          <w:szCs w:val="20"/>
          <w:rPrChange w:id="922" w:author="Wolfgang J. Toechterle" w:date="2013-06-22T10:32:00Z">
            <w:rPr>
              <w:rFonts w:cs="Arial"/>
              <w:szCs w:val="20"/>
              <w:lang w:val="en-US"/>
            </w:rPr>
          </w:rPrChange>
        </w:rPr>
        <w:t>represents</w:t>
      </w:r>
      <w:r w:rsidRPr="00EA5133">
        <w:rPr>
          <w:rFonts w:cs="Arial"/>
          <w:szCs w:val="20"/>
          <w:rPrChange w:id="9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C452A" w:rsidRPr="00EA5133">
        <w:rPr>
          <w:rFonts w:cs="Arial"/>
          <w:szCs w:val="20"/>
          <w:rPrChange w:id="924" w:author="Wolfgang J. Toechterle" w:date="2013-06-22T10:32:00Z">
            <w:rPr>
              <w:rFonts w:cs="Arial"/>
              <w:szCs w:val="20"/>
              <w:lang w:val="en-US"/>
            </w:rPr>
          </w:rPrChange>
        </w:rPr>
        <w:t>the art of</w:t>
      </w:r>
      <w:r w:rsidRPr="00EA5133">
        <w:rPr>
          <w:rFonts w:cs="Arial"/>
          <w:szCs w:val="20"/>
          <w:rPrChange w:id="9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letterpress printing.</w:t>
      </w:r>
      <w:r w:rsidR="00EC452A" w:rsidRPr="00EA5133">
        <w:rPr>
          <w:rFonts w:cs="Arial"/>
          <w:szCs w:val="20"/>
          <w:rPrChange w:id="92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D23C9A" w:rsidRPr="00EA5133">
        <w:rPr>
          <w:rFonts w:cs="Arial"/>
          <w:szCs w:val="20"/>
          <w:rPrChange w:id="9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Due to this, some documents will be produced with this printing method. When you design remember some of the limitations of letterpress printing. Such as </w:t>
      </w:r>
      <w:r w:rsidR="00D23C9A" w:rsidRPr="00EA5133">
        <w:rPr>
          <w:rFonts w:eastAsia="Times New Roman" w:cs="Times New Roman"/>
        </w:rPr>
        <w:t xml:space="preserve">fine lines, large solids and halftone screens </w:t>
      </w:r>
      <w:r w:rsidR="008E30B0" w:rsidRPr="00EA5133">
        <w:rPr>
          <w:rFonts w:eastAsia="Times New Roman" w:cs="Times New Roman"/>
        </w:rPr>
        <w:t>or the transparent quality of letterpress Ink.</w:t>
      </w:r>
    </w:p>
    <w:p w14:paraId="0915E305" w14:textId="77777777" w:rsidR="00C205EB" w:rsidRPr="00EA5133" w:rsidRDefault="00C205EB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Times New Roman"/>
        </w:rPr>
      </w:pPr>
    </w:p>
    <w:p w14:paraId="6F1A0B83" w14:textId="2C3F07AB" w:rsidR="00F5386C" w:rsidRDefault="00C205EB" w:rsidP="0046552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ins w:id="928" w:author="Kinder" w:date="2013-07-01T17:16:00Z"/>
          <w:rFonts w:cs="Arial"/>
          <w:szCs w:val="20"/>
          <w:lang w:val="de-DE"/>
        </w:rPr>
        <w:pPrChange w:id="929" w:author="Kinder" w:date="2013-07-01T17:15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proofErr w:type="spellStart"/>
      <w:ins w:id="930" w:author="Kinder" w:date="2013-07-01T15:46:00Z">
        <w:r w:rsidRPr="00112002">
          <w:rPr>
            <w:rFonts w:cs="Arial"/>
            <w:szCs w:val="20"/>
            <w:highlight w:val="yellow"/>
            <w:lang w:val="de-DE"/>
            <w:rPrChange w:id="93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Tenga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3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3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mente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3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3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todo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3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3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3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3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tiempo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4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4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4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4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4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4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museo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4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4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un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4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4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icono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5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arte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5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5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5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letras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5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5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funcion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5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5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esto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5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5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algunos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6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6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documentos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6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6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tiene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6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6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6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6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ser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6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6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disenados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7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7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segun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7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7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7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7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metodo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7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7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7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.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7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Cuando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8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8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trabajar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8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o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8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disenar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8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8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recuerde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8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8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siempre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8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8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algunas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9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9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limitaciones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9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9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9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9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letterpress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9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9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tales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99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99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como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0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0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lineas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0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0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solidos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0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o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0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mejor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0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0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tambien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0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las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0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cualidades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1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1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transparencia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1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1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tintas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1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1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letterpress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1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.</w:t>
        </w:r>
      </w:ins>
    </w:p>
    <w:p w14:paraId="512318F9" w14:textId="77777777" w:rsidR="00465521" w:rsidRPr="00112002" w:rsidRDefault="00465521" w:rsidP="0046552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cs="Arial"/>
          <w:szCs w:val="20"/>
          <w:rPrChange w:id="1017" w:author="Kinder" w:date="2013-07-01T17:07:00Z">
            <w:rPr>
              <w:rFonts w:cs="Arial"/>
              <w:szCs w:val="20"/>
              <w:lang w:val="en-US"/>
            </w:rPr>
          </w:rPrChange>
        </w:rPr>
        <w:pPrChange w:id="1018" w:author="Kinder" w:date="2013-07-01T17:15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</w:p>
    <w:p w14:paraId="519F327B" w14:textId="3C308620" w:rsidR="008E30B0" w:rsidRDefault="008E30B0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019" w:author="Kinder" w:date="2013-07-01T15:46:00Z"/>
          <w:rFonts w:cs="Arial"/>
          <w:szCs w:val="20"/>
        </w:rPr>
      </w:pPr>
      <w:r w:rsidRPr="00EA5133">
        <w:rPr>
          <w:rFonts w:cs="Arial"/>
          <w:szCs w:val="20"/>
          <w:rPrChange w:id="102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Therefore the client asked for a clean and </w:t>
      </w:r>
      <w:proofErr w:type="gramStart"/>
      <w:r w:rsidR="0008577D" w:rsidRPr="00EA5133">
        <w:rPr>
          <w:rStyle w:val="hps"/>
          <w:rFonts w:eastAsia="Times New Roman" w:cs="Times New Roman"/>
          <w:rPrChange w:id="1021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straight</w:t>
      </w:r>
      <w:ins w:id="1022" w:author="Kinder" w:date="2013-06-29T10:56:00Z">
        <w:r w:rsidR="00614930">
          <w:rPr>
            <w:rStyle w:val="hps"/>
            <w:rFonts w:eastAsia="Times New Roman" w:cs="Times New Roman"/>
          </w:rPr>
          <w:t xml:space="preserve"> </w:t>
        </w:r>
      </w:ins>
      <w:r w:rsidR="0008577D" w:rsidRPr="00EA5133">
        <w:rPr>
          <w:rStyle w:val="hps"/>
          <w:rFonts w:eastAsia="Times New Roman" w:cs="Times New Roman"/>
          <w:rPrChange w:id="1023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forward</w:t>
      </w:r>
      <w:proofErr w:type="gramEnd"/>
      <w:r w:rsidRPr="00EA5133">
        <w:rPr>
          <w:rFonts w:cs="Arial"/>
          <w:szCs w:val="20"/>
          <w:rPrChange w:id="102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approach. The Design must be forward-looking and modern. Must explicitly be "not conservative." </w:t>
      </w:r>
    </w:p>
    <w:p w14:paraId="2AA2D022" w14:textId="77777777" w:rsidR="00C205EB" w:rsidRDefault="00C205EB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025" w:author="Kinder" w:date="2013-07-01T15:46:00Z"/>
          <w:rFonts w:cs="Arial"/>
          <w:szCs w:val="20"/>
        </w:rPr>
      </w:pPr>
    </w:p>
    <w:p w14:paraId="56703B61" w14:textId="77777777" w:rsidR="00C205EB" w:rsidRPr="00112002" w:rsidRDefault="00C205EB" w:rsidP="0046552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ins w:id="1026" w:author="Kinder" w:date="2013-07-01T15:46:00Z"/>
          <w:rFonts w:cs="Arial"/>
          <w:szCs w:val="20"/>
          <w:lang w:val="de-DE"/>
          <w:rPrChange w:id="1027" w:author="Kinder" w:date="2013-07-01T17:07:00Z">
            <w:rPr>
              <w:ins w:id="1028" w:author="Kinder" w:date="2013-07-01T15:46:00Z"/>
              <w:rFonts w:ascii="Times" w:hAnsi="Times" w:cs="Times"/>
              <w:szCs w:val="20"/>
              <w:lang w:val="de-DE"/>
            </w:rPr>
          </w:rPrChange>
        </w:rPr>
        <w:pPrChange w:id="1029" w:author="Kinder" w:date="2013-07-01T17:16:00Z">
          <w:pPr>
            <w:widowControl w:val="0"/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</w:pPr>
        </w:pPrChange>
      </w:pPr>
      <w:proofErr w:type="spellStart"/>
      <w:ins w:id="1030" w:author="Kinder" w:date="2013-07-01T15:46:00Z">
        <w:r w:rsidRPr="00112002">
          <w:rPr>
            <w:rFonts w:cs="Arial"/>
            <w:szCs w:val="20"/>
            <w:highlight w:val="yellow"/>
            <w:lang w:val="de-DE"/>
            <w:rPrChange w:id="103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Ademas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3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3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3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3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cliente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3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3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pide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3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3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4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4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linea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4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4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mas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4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4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limpia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4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4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moderna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4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4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5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5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diseno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5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5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debe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5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5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ser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5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5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vanguardia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5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5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moderno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6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Mas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6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explicitamente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6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6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no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6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6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debe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6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6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ser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6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6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conservador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7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.</w:t>
        </w:r>
      </w:ins>
    </w:p>
    <w:p w14:paraId="18B8AF8E" w14:textId="77777777" w:rsidR="00C205EB" w:rsidRPr="00112002" w:rsidRDefault="00C205EB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071" w:author="Kinder" w:date="2013-07-01T17:07:00Z">
            <w:rPr>
              <w:rFonts w:cs="Arial"/>
              <w:szCs w:val="20"/>
              <w:lang w:val="en-US"/>
            </w:rPr>
          </w:rPrChange>
        </w:rPr>
      </w:pPr>
    </w:p>
    <w:p w14:paraId="118A4136" w14:textId="0E096FBC" w:rsidR="00F5386C" w:rsidRPr="00EA5133" w:rsidRDefault="00F5386C" w:rsidP="00F5386C"/>
    <w:p w14:paraId="3B2040D4" w14:textId="77777777" w:rsidR="007B47BC" w:rsidRPr="00EA5133" w:rsidRDefault="007B47BC" w:rsidP="00F5386C"/>
    <w:p w14:paraId="416A0A50" w14:textId="74B16896" w:rsidR="0008577D" w:rsidRDefault="0008577D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072" w:author="Kinder" w:date="2013-07-01T17:07:00Z"/>
          <w:rFonts w:ascii="Times" w:hAnsi="Times" w:cs="Times"/>
          <w:b/>
          <w:bCs/>
          <w:sz w:val="28"/>
          <w:szCs w:val="28"/>
          <w:lang w:val="de-DE"/>
        </w:rPr>
      </w:pPr>
      <w:r w:rsidRPr="00EA5133">
        <w:rPr>
          <w:rFonts w:cs="Arial"/>
          <w:b/>
          <w:bCs/>
          <w:sz w:val="28"/>
          <w:szCs w:val="28"/>
          <w:rPrChange w:id="1073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Target audience</w:t>
      </w:r>
      <w:ins w:id="1074" w:author="Kinder" w:date="2013-07-01T15:46:00Z">
        <w:r w:rsidR="00C205EB">
          <w:rPr>
            <w:rFonts w:cs="Arial"/>
            <w:b/>
            <w:bCs/>
            <w:sz w:val="28"/>
            <w:szCs w:val="28"/>
          </w:rPr>
          <w:t xml:space="preserve"> </w:t>
        </w:r>
        <w:r w:rsidR="00C205EB" w:rsidRPr="00465521">
          <w:rPr>
            <w:rFonts w:cs="Arial"/>
            <w:b/>
            <w:bCs/>
            <w:sz w:val="28"/>
            <w:szCs w:val="28"/>
            <w:highlight w:val="yellow"/>
            <w:lang w:val="de-DE"/>
            <w:rPrChange w:id="1075" w:author="Kinder" w:date="2013-07-01T17:16:00Z">
              <w:rPr>
                <w:rFonts w:ascii="Times" w:hAnsi="Times" w:cs="Times"/>
                <w:b/>
                <w:bCs/>
                <w:sz w:val="28"/>
                <w:szCs w:val="28"/>
                <w:lang w:val="de-DE"/>
              </w:rPr>
            </w:rPrChange>
          </w:rPr>
          <w:t xml:space="preserve">Publico </w:t>
        </w:r>
        <w:proofErr w:type="spellStart"/>
        <w:r w:rsidR="00C205EB" w:rsidRPr="00465521">
          <w:rPr>
            <w:rFonts w:cs="Arial"/>
            <w:b/>
            <w:bCs/>
            <w:sz w:val="28"/>
            <w:szCs w:val="28"/>
            <w:highlight w:val="yellow"/>
            <w:lang w:val="de-DE"/>
            <w:rPrChange w:id="1076" w:author="Kinder" w:date="2013-07-01T17:16:00Z">
              <w:rPr>
                <w:rFonts w:ascii="Times" w:hAnsi="Times" w:cs="Times"/>
                <w:b/>
                <w:bCs/>
                <w:sz w:val="28"/>
                <w:szCs w:val="28"/>
                <w:lang w:val="de-DE"/>
              </w:rPr>
            </w:rPrChange>
          </w:rPr>
          <w:t>Objetivo</w:t>
        </w:r>
      </w:ins>
      <w:proofErr w:type="spellEnd"/>
    </w:p>
    <w:p w14:paraId="38692F42" w14:textId="77777777" w:rsidR="00112002" w:rsidRPr="00EA5133" w:rsidRDefault="00112002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 w:val="28"/>
          <w:szCs w:val="28"/>
          <w:rPrChange w:id="107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3CD01640" w14:textId="4D6FDC56" w:rsidR="0008577D" w:rsidRPr="00EA5133" w:rsidRDefault="0008577D" w:rsidP="0008577D">
      <w:pPr>
        <w:rPr>
          <w:rFonts w:cs="Arial"/>
          <w:b/>
          <w:bCs/>
          <w:sz w:val="28"/>
          <w:szCs w:val="28"/>
          <w:rPrChange w:id="107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proofErr w:type="gramStart"/>
      <w:r w:rsidRPr="00EA5133">
        <w:rPr>
          <w:rFonts w:cs="Arial"/>
          <w:szCs w:val="20"/>
          <w:rPrChange w:id="107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Individuals and </w:t>
      </w:r>
      <w:r w:rsidR="007B47BC" w:rsidRPr="00EA5133">
        <w:rPr>
          <w:rFonts w:cs="Arial"/>
          <w:szCs w:val="20"/>
          <w:rPrChange w:id="1080" w:author="Wolfgang J. Toechterle" w:date="2013-06-22T10:32:00Z">
            <w:rPr>
              <w:rFonts w:cs="Arial"/>
              <w:szCs w:val="20"/>
              <w:lang w:val="en-US"/>
            </w:rPr>
          </w:rPrChange>
        </w:rPr>
        <w:t>f</w:t>
      </w:r>
      <w:r w:rsidRPr="00EA5133">
        <w:rPr>
          <w:rFonts w:cs="Arial"/>
          <w:szCs w:val="20"/>
          <w:rPrChange w:id="1081" w:author="Wolfgang J. Toechterle" w:date="2013-06-22T10:32:00Z">
            <w:rPr>
              <w:rFonts w:cs="Arial"/>
              <w:szCs w:val="20"/>
              <w:lang w:val="en-US"/>
            </w:rPr>
          </w:rPrChange>
        </w:rPr>
        <w:t>amilies</w:t>
      </w:r>
      <w:del w:id="1082" w:author="Kinder" w:date="2013-06-30T08:28:00Z">
        <w:r w:rsidR="007B47BC" w:rsidRPr="00EA5133" w:rsidDel="00123A66">
          <w:rPr>
            <w:rFonts w:cs="Arial"/>
            <w:szCs w:val="20"/>
            <w:rPrChange w:id="108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108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who are interested in </w:t>
      </w:r>
      <w:r w:rsidRPr="00EA5133">
        <w:t>hi</w:t>
      </w:r>
      <w:r w:rsidR="007B47BC" w:rsidRPr="00EA5133">
        <w:t>story of the “black art” and related</w:t>
      </w:r>
      <w:r w:rsidRPr="00EA5133">
        <w:t xml:space="preserve"> brilliant inventions.</w:t>
      </w:r>
      <w:proofErr w:type="gramEnd"/>
    </w:p>
    <w:p w14:paraId="35619CD7" w14:textId="6B2E2483" w:rsidR="0092197E" w:rsidRPr="00112002" w:rsidRDefault="00C205EB" w:rsidP="00465521">
      <w:pPr>
        <w:jc w:val="both"/>
        <w:rPr>
          <w:ins w:id="1085" w:author="Kinder" w:date="2013-07-01T15:47:00Z"/>
          <w:rFonts w:cs="Arial"/>
          <w:szCs w:val="20"/>
          <w:lang w:val="de-DE"/>
          <w:rPrChange w:id="1086" w:author="Kinder" w:date="2013-07-01T17:07:00Z">
            <w:rPr>
              <w:ins w:id="1087" w:author="Kinder" w:date="2013-07-01T15:47:00Z"/>
              <w:rFonts w:ascii="Times" w:hAnsi="Times" w:cs="Times"/>
              <w:szCs w:val="20"/>
              <w:lang w:val="de-DE"/>
            </w:rPr>
          </w:rPrChange>
        </w:rPr>
        <w:pPrChange w:id="1088" w:author="Kinder" w:date="2013-07-01T17:16:00Z">
          <w:pPr/>
        </w:pPrChange>
      </w:pPr>
      <w:proofErr w:type="spellStart"/>
      <w:ins w:id="1089" w:author="Kinder" w:date="2013-07-01T15:47:00Z">
        <w:r w:rsidRPr="00112002">
          <w:rPr>
            <w:rFonts w:cs="Arial"/>
            <w:szCs w:val="20"/>
            <w:highlight w:val="yellow"/>
            <w:lang w:val="de-DE"/>
            <w:rPrChange w:id="109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Individuos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9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9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familias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9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9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interesadas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9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9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historia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9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098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black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099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00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art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01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02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identificadas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03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04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con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05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06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>invenciones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07" w:author="Kinder" w:date="2013-07-01T17:07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geniales.</w:t>
        </w:r>
      </w:ins>
    </w:p>
    <w:p w14:paraId="643B9C8A" w14:textId="77777777" w:rsidR="00C205EB" w:rsidRPr="00112002" w:rsidRDefault="00C205EB" w:rsidP="0008577D">
      <w:pPr>
        <w:rPr>
          <w:rFonts w:cs="Arial"/>
          <w:b/>
          <w:bCs/>
          <w:sz w:val="28"/>
          <w:szCs w:val="28"/>
          <w:rPrChange w:id="1108" w:author="Kinder" w:date="2013-07-01T17:07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58DF7760" w14:textId="50C6A003" w:rsidR="0008577D" w:rsidRPr="00112002" w:rsidRDefault="0008577D" w:rsidP="0008577D">
      <w:pPr>
        <w:rPr>
          <w:rFonts w:cs="Arial"/>
          <w:rPrChange w:id="1109" w:author="Kinder" w:date="2013-07-01T17:08:00Z">
            <w:rPr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111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 xml:space="preserve">Task 1: </w:t>
      </w:r>
      <w:proofErr w:type="gramStart"/>
      <w:r w:rsidRPr="00EA5133">
        <w:rPr>
          <w:rFonts w:cs="Arial"/>
          <w:b/>
          <w:bCs/>
          <w:sz w:val="28"/>
          <w:szCs w:val="28"/>
          <w:rPrChange w:id="1111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logo</w:t>
      </w:r>
      <w:r w:rsidRPr="00EA5133">
        <w:rPr>
          <w:rPrChange w:id="1112" w:author="Wolfgang J. Toechterle" w:date="2013-06-22T10:32:00Z">
            <w:rPr>
              <w:lang w:val="en-US"/>
            </w:rPr>
          </w:rPrChange>
        </w:rPr>
        <w:t xml:space="preserve"> </w:t>
      </w:r>
      <w:ins w:id="1113" w:author="Kinder" w:date="2013-07-01T15:47:00Z">
        <w:r w:rsidR="00C205EB">
          <w:t xml:space="preserve"> </w:t>
        </w:r>
        <w:proofErr w:type="spellStart"/>
        <w:r w:rsidR="00C205EB" w:rsidRPr="00112002">
          <w:rPr>
            <w:rFonts w:cs="Arial"/>
            <w:b/>
            <w:bCs/>
            <w:sz w:val="28"/>
            <w:szCs w:val="28"/>
            <w:highlight w:val="yellow"/>
            <w:lang w:val="de-DE"/>
            <w:rPrChange w:id="1114" w:author="Kinder" w:date="2013-07-01T17:08:00Z">
              <w:rPr>
                <w:rFonts w:ascii="Times" w:hAnsi="Times" w:cs="Times"/>
                <w:b/>
                <w:bCs/>
                <w:sz w:val="28"/>
                <w:szCs w:val="28"/>
                <w:lang w:val="de-DE"/>
              </w:rPr>
            </w:rPrChange>
          </w:rPr>
          <w:t>Tarea</w:t>
        </w:r>
        <w:proofErr w:type="spellEnd"/>
        <w:proofErr w:type="gramEnd"/>
        <w:r w:rsidR="00C205EB" w:rsidRPr="00112002">
          <w:rPr>
            <w:rFonts w:cs="Arial"/>
            <w:b/>
            <w:bCs/>
            <w:sz w:val="28"/>
            <w:szCs w:val="28"/>
            <w:highlight w:val="yellow"/>
            <w:lang w:val="de-DE"/>
            <w:rPrChange w:id="1115" w:author="Kinder" w:date="2013-07-01T17:08:00Z">
              <w:rPr>
                <w:rFonts w:ascii="Times" w:hAnsi="Times" w:cs="Times"/>
                <w:b/>
                <w:bCs/>
                <w:sz w:val="28"/>
                <w:szCs w:val="28"/>
                <w:lang w:val="de-DE"/>
              </w:rPr>
            </w:rPrChange>
          </w:rPr>
          <w:t xml:space="preserve"> 1- logo</w:t>
        </w:r>
      </w:ins>
    </w:p>
    <w:p w14:paraId="29125811" w14:textId="77777777" w:rsidR="0063530C" w:rsidRPr="00EA5133" w:rsidRDefault="0063530C" w:rsidP="0008577D">
      <w:pPr>
        <w:rPr>
          <w:rPrChange w:id="1116" w:author="Wolfgang J. Toechterle" w:date="2013-06-22T10:32:00Z">
            <w:rPr>
              <w:lang w:val="en-US"/>
            </w:rPr>
          </w:rPrChange>
        </w:rPr>
      </w:pPr>
    </w:p>
    <w:p w14:paraId="34953D33" w14:textId="7A61153C" w:rsidR="0092197E" w:rsidRDefault="0092197E" w:rsidP="0092197E">
      <w:pPr>
        <w:rPr>
          <w:ins w:id="1117" w:author="Kinder" w:date="2013-07-01T15:47:00Z"/>
        </w:rPr>
      </w:pPr>
      <w:r w:rsidRPr="00EA5133">
        <w:rPr>
          <w:rPrChange w:id="1118" w:author="Wolfgang J. Toechterle" w:date="2013-06-22T10:32:00Z">
            <w:rPr>
              <w:lang w:val="en-US"/>
            </w:rPr>
          </w:rPrChange>
        </w:rPr>
        <w:t xml:space="preserve">The Museum of the Printing Arts </w:t>
      </w:r>
      <w:del w:id="1119" w:author="Kinder" w:date="2013-06-29T10:57:00Z">
        <w:r w:rsidRPr="00EA5133" w:rsidDel="00614930">
          <w:rPr>
            <w:rPrChange w:id="1120" w:author="Wolfgang J. Toechterle" w:date="2013-06-22T10:32:00Z">
              <w:rPr>
                <w:lang w:val="en-US"/>
              </w:rPr>
            </w:rPrChange>
          </w:rPr>
          <w:delText xml:space="preserve">ask </w:delText>
        </w:r>
      </w:del>
      <w:ins w:id="1121" w:author="Kinder" w:date="2013-06-29T10:57:00Z">
        <w:r w:rsidR="00614930">
          <w:t>needs</w:t>
        </w:r>
        <w:r w:rsidR="00614930" w:rsidRPr="00EA5133">
          <w:rPr>
            <w:rPrChange w:id="1122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r w:rsidRPr="00EA5133">
        <w:rPr>
          <w:rPrChange w:id="1123" w:author="Wolfgang J. Toechterle" w:date="2013-06-22T10:32:00Z">
            <w:rPr>
              <w:lang w:val="en-US"/>
            </w:rPr>
          </w:rPrChange>
        </w:rPr>
        <w:t xml:space="preserve">you to create a logo for the Museum. The logo needs to embody the ideas of printing and all its various facets. </w:t>
      </w:r>
      <w:proofErr w:type="gramStart"/>
      <w:r w:rsidRPr="00EA5133">
        <w:rPr>
          <w:rPrChange w:id="1124" w:author="Wolfgang J. Toechterle" w:date="2013-06-22T10:32:00Z">
            <w:rPr>
              <w:lang w:val="en-US"/>
            </w:rPr>
          </w:rPrChange>
        </w:rPr>
        <w:t xml:space="preserve">From a historical, technical, handcraft </w:t>
      </w:r>
      <w:del w:id="1125" w:author="Kinder" w:date="2013-06-30T08:28:00Z">
        <w:r w:rsidRPr="00EA5133" w:rsidDel="00123A66">
          <w:rPr>
            <w:rPrChange w:id="1126" w:author="Wolfgang J. Toechterle" w:date="2013-06-22T10:32:00Z">
              <w:rPr>
                <w:lang w:val="en-US"/>
              </w:rPr>
            </w:rPrChange>
          </w:rPr>
          <w:delText xml:space="preserve">and </w:delText>
        </w:r>
      </w:del>
      <w:r w:rsidRPr="00EA5133">
        <w:rPr>
          <w:rPrChange w:id="1127" w:author="Wolfgang J. Toechterle" w:date="2013-06-22T10:32:00Z">
            <w:rPr>
              <w:lang w:val="en-US"/>
            </w:rPr>
          </w:rPrChange>
        </w:rPr>
        <w:t>view, up to the beginning of the twentieth century.</w:t>
      </w:r>
      <w:proofErr w:type="gramEnd"/>
      <w:r w:rsidRPr="00EA5133">
        <w:rPr>
          <w:rPrChange w:id="1128" w:author="Wolfgang J. Toechterle" w:date="2013-06-22T10:32:00Z">
            <w:rPr>
              <w:lang w:val="en-US"/>
            </w:rPr>
          </w:rPrChange>
        </w:rPr>
        <w:t xml:space="preserve"> </w:t>
      </w:r>
    </w:p>
    <w:p w14:paraId="0EF97928" w14:textId="77777777" w:rsidR="00F45BC1" w:rsidRDefault="00F45BC1" w:rsidP="0092197E">
      <w:pPr>
        <w:rPr>
          <w:ins w:id="1129" w:author="Kinder" w:date="2013-07-01T15:47:00Z"/>
        </w:rPr>
      </w:pPr>
    </w:p>
    <w:p w14:paraId="67F8D159" w14:textId="7271BF2F" w:rsidR="00F45BC1" w:rsidRPr="00112002" w:rsidRDefault="00F45BC1" w:rsidP="00465521">
      <w:pPr>
        <w:widowControl w:val="0"/>
        <w:autoSpaceDE w:val="0"/>
        <w:autoSpaceDN w:val="0"/>
        <w:adjustRightInd w:val="0"/>
        <w:jc w:val="both"/>
        <w:rPr>
          <w:ins w:id="1130" w:author="Kinder" w:date="2013-07-01T15:48:00Z"/>
          <w:rFonts w:cs="Arial"/>
          <w:szCs w:val="20"/>
          <w:lang w:val="de-DE"/>
          <w:rPrChange w:id="1131" w:author="Kinder" w:date="2013-07-01T17:08:00Z">
            <w:rPr>
              <w:ins w:id="1132" w:author="Kinder" w:date="2013-07-01T15:48:00Z"/>
              <w:rFonts w:ascii="Times" w:hAnsi="Times" w:cs="Times"/>
              <w:szCs w:val="20"/>
              <w:lang w:val="de-DE"/>
            </w:rPr>
          </w:rPrChange>
        </w:rPr>
        <w:pPrChange w:id="1133" w:author="Kinder" w:date="2013-07-01T17:16:00Z">
          <w:pPr>
            <w:widowControl w:val="0"/>
            <w:autoSpaceDE w:val="0"/>
            <w:autoSpaceDN w:val="0"/>
            <w:adjustRightInd w:val="0"/>
          </w:pPr>
        </w:pPrChange>
      </w:pPr>
      <w:proofErr w:type="spellStart"/>
      <w:ins w:id="1134" w:author="Kinder" w:date="2013-07-01T15:48:00Z">
        <w:r w:rsidRPr="00112002">
          <w:rPr>
            <w:rFonts w:cs="Arial"/>
            <w:szCs w:val="20"/>
            <w:highlight w:val="yellow"/>
            <w:lang w:val="de-DE"/>
            <w:rPrChange w:id="113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3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Museum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3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of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38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39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the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40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41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Printing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42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43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Arts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44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4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necesita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4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4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48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49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usted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50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51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cree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52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53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un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54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logo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5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para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5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5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58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59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museo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60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61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62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logo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63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debe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64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6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contemplar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6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las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6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ideas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68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69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70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71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sus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72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73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muchas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74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7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facetas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7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7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Desde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78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79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80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81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perspectiva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82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83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historica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84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8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tecnica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8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8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artesanal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88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89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empe</w:t>
        </w:r>
      </w:ins>
      <w:ins w:id="1190" w:author="Kinder" w:date="2013-07-01T17:17:00Z">
        <w:r w:rsidR="00465521">
          <w:rPr>
            <w:rFonts w:cs="Arial"/>
            <w:szCs w:val="20"/>
            <w:highlight w:val="yellow"/>
            <w:lang w:val="de-DE"/>
          </w:rPr>
          <w:t>z</w:t>
        </w:r>
      </w:ins>
      <w:ins w:id="1191" w:author="Kinder" w:date="2013-07-01T15:48:00Z">
        <w:r w:rsidRPr="00112002">
          <w:rPr>
            <w:rFonts w:cs="Arial"/>
            <w:szCs w:val="20"/>
            <w:highlight w:val="yellow"/>
            <w:lang w:val="de-DE"/>
            <w:rPrChange w:id="1192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ando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93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94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por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9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9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9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198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siglo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199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XX.</w:t>
        </w:r>
      </w:ins>
    </w:p>
    <w:p w14:paraId="13A9A2F7" w14:textId="77777777" w:rsidR="00F45BC1" w:rsidRPr="00EA5133" w:rsidRDefault="00F45BC1" w:rsidP="0092197E">
      <w:pPr>
        <w:rPr>
          <w:rPrChange w:id="1200" w:author="Wolfgang J. Toechterle" w:date="2013-06-22T10:32:00Z">
            <w:rPr>
              <w:lang w:val="en-US"/>
            </w:rPr>
          </w:rPrChange>
        </w:rPr>
      </w:pPr>
    </w:p>
    <w:p w14:paraId="2AFA0AD0" w14:textId="77777777" w:rsidR="00041FC5" w:rsidRPr="00EA5133" w:rsidRDefault="00041FC5" w:rsidP="00041FC5">
      <w:pPr>
        <w:pStyle w:val="Listenabsatz"/>
        <w:numPr>
          <w:ilvl w:val="0"/>
          <w:numId w:val="15"/>
        </w:numPr>
        <w:rPr>
          <w:ins w:id="1201" w:author="Wolfgang J. Toechterle" w:date="2013-05-20T21:05:00Z"/>
          <w:rPrChange w:id="1202" w:author="Wolfgang J. Toechterle" w:date="2013-06-22T10:32:00Z">
            <w:rPr>
              <w:ins w:id="1203" w:author="Wolfgang J. Toechterle" w:date="2013-05-20T21:05:00Z"/>
              <w:lang w:val="en-US"/>
            </w:rPr>
          </w:rPrChange>
        </w:rPr>
      </w:pPr>
      <w:ins w:id="1204" w:author="Wolfgang J. Toechterle" w:date="2013-05-20T21:05:00Z">
        <w:r w:rsidRPr="00EA5133">
          <w:rPr>
            <w:rPrChange w:id="1205" w:author="Wolfgang J. Toechterle" w:date="2013-06-22T10:32:00Z">
              <w:rPr>
                <w:lang w:val="en-US"/>
              </w:rPr>
            </w:rPrChange>
          </w:rPr>
          <w:t xml:space="preserve">The logo should have a compact shape. </w:t>
        </w:r>
      </w:ins>
    </w:p>
    <w:p w14:paraId="557D9245" w14:textId="79789016" w:rsidR="00041FC5" w:rsidRPr="00EA5133" w:rsidRDefault="00041FC5" w:rsidP="00041FC5">
      <w:pPr>
        <w:pStyle w:val="Listenabsatz"/>
        <w:numPr>
          <w:ilvl w:val="0"/>
          <w:numId w:val="15"/>
        </w:numPr>
        <w:rPr>
          <w:ins w:id="1206" w:author="Wolfgang J. Toechterle" w:date="2013-05-20T21:05:00Z"/>
          <w:rPrChange w:id="1207" w:author="Wolfgang J. Toechterle" w:date="2013-06-22T10:32:00Z">
            <w:rPr>
              <w:ins w:id="1208" w:author="Wolfgang J. Toechterle" w:date="2013-05-20T21:05:00Z"/>
              <w:lang w:val="en-US"/>
            </w:rPr>
          </w:rPrChange>
        </w:rPr>
      </w:pPr>
      <w:ins w:id="1209" w:author="Wolfgang J. Toechterle" w:date="2013-05-20T21:05:00Z">
        <w:r w:rsidRPr="00EA5133">
          <w:rPr>
            <w:rPrChange w:id="1210" w:author="Wolfgang J. Toechterle" w:date="2013-06-22T10:32:00Z">
              <w:rPr>
                <w:lang w:val="en-US"/>
              </w:rPr>
            </w:rPrChange>
          </w:rPr>
          <w:t xml:space="preserve">It should be possible to use it for </w:t>
        </w:r>
      </w:ins>
      <w:ins w:id="1211" w:author="Kinder" w:date="2013-06-29T10:58:00Z">
        <w:r w:rsidR="00614930">
          <w:t xml:space="preserve">both </w:t>
        </w:r>
      </w:ins>
      <w:ins w:id="1212" w:author="Wolfgang J. Toechterle" w:date="2013-05-20T21:05:00Z">
        <w:r w:rsidRPr="00EA5133">
          <w:rPr>
            <w:rPrChange w:id="1213" w:author="Wolfgang J. Toechterle" w:date="2013-06-22T10:32:00Z">
              <w:rPr>
                <w:lang w:val="en-US"/>
              </w:rPr>
            </w:rPrChange>
          </w:rPr>
          <w:t>offset and letterpress printing.</w:t>
        </w:r>
      </w:ins>
    </w:p>
    <w:p w14:paraId="4D61508F" w14:textId="4EB2C7C4" w:rsidR="00041FC5" w:rsidRPr="00EA5133" w:rsidRDefault="00041FC5" w:rsidP="00041FC5">
      <w:pPr>
        <w:pStyle w:val="Listenabsatz"/>
        <w:numPr>
          <w:ilvl w:val="0"/>
          <w:numId w:val="15"/>
        </w:numPr>
        <w:rPr>
          <w:ins w:id="1214" w:author="Wolfgang J. Toechterle" w:date="2013-05-20T21:05:00Z"/>
          <w:rPrChange w:id="1215" w:author="Wolfgang J. Toechterle" w:date="2013-06-22T10:32:00Z">
            <w:rPr>
              <w:ins w:id="1216" w:author="Wolfgang J. Toechterle" w:date="2013-05-20T21:05:00Z"/>
              <w:lang w:val="en-US"/>
            </w:rPr>
          </w:rPrChange>
        </w:rPr>
      </w:pPr>
      <w:ins w:id="1217" w:author="Wolfgang J. Toechterle" w:date="2013-05-20T21:05:00Z">
        <w:r w:rsidRPr="00EA5133">
          <w:rPr>
            <w:rPrChange w:id="1218" w:author="Wolfgang J. Toechterle" w:date="2013-06-22T10:32:00Z">
              <w:rPr>
                <w:lang w:val="en-US"/>
              </w:rPr>
            </w:rPrChange>
          </w:rPr>
          <w:t>The logo must include the complete name “</w:t>
        </w:r>
        <w:r w:rsidR="00DB44DF" w:rsidRPr="00EA5133">
          <w:rPr>
            <w:rFonts w:ascii="Times New Roman" w:hAnsi="Times New Roman" w:cs="Times New Roman"/>
            <w:sz w:val="24"/>
            <w:szCs w:val="24"/>
            <w:rPrChange w:id="1219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of </w:t>
        </w:r>
        <w:r w:rsidRPr="00EA5133">
          <w:rPr>
            <w:rFonts w:ascii="Times New Roman" w:hAnsi="Times New Roman" w:cs="Times New Roman"/>
            <w:sz w:val="24"/>
            <w:szCs w:val="24"/>
            <w:rPrChange w:id="1220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Printing Arts Leipzig</w:t>
        </w:r>
        <w:r w:rsidRPr="00EA5133">
          <w:rPr>
            <w:rPrChange w:id="1221" w:author="Wolfgang J. Toechterle" w:date="2013-06-22T10:32:00Z">
              <w:rPr>
                <w:lang w:val="en-US"/>
              </w:rPr>
            </w:rPrChange>
          </w:rPr>
          <w:t xml:space="preserve">”. </w:t>
        </w:r>
      </w:ins>
    </w:p>
    <w:p w14:paraId="213C8E69" w14:textId="77777777" w:rsidR="00614930" w:rsidRPr="00614930" w:rsidRDefault="00041FC5" w:rsidP="00041FC5">
      <w:pPr>
        <w:pStyle w:val="Listenabsatz"/>
        <w:numPr>
          <w:ilvl w:val="0"/>
          <w:numId w:val="15"/>
        </w:numPr>
        <w:rPr>
          <w:ins w:id="1222" w:author="Kinder" w:date="2013-06-29T10:59:00Z"/>
          <w:rPrChange w:id="1223" w:author="Kinder" w:date="2013-06-29T10:59:00Z">
            <w:rPr>
              <w:ins w:id="1224" w:author="Kinder" w:date="2013-06-29T10:59:00Z"/>
              <w:rFonts w:ascii="Times New Roman" w:hAnsi="Times New Roman" w:cs="Times New Roman"/>
              <w:sz w:val="24"/>
              <w:szCs w:val="24"/>
            </w:rPr>
          </w:rPrChange>
        </w:rPr>
      </w:pPr>
      <w:ins w:id="1225" w:author="Wolfgang J. Toechterle" w:date="2013-05-20T21:05:00Z">
        <w:r w:rsidRPr="00EA5133">
          <w:rPr>
            <w:rPrChange w:id="1226" w:author="Wolfgang J. Toechterle" w:date="2013-06-22T10:32:00Z">
              <w:rPr>
                <w:lang w:val="en-US"/>
              </w:rPr>
            </w:rPrChange>
          </w:rPr>
          <w:t>You must prepare the German version, too</w:t>
        </w:r>
        <w:r w:rsidRPr="00EA5133">
          <w:rPr>
            <w:rFonts w:ascii="Times New Roman" w:hAnsi="Times New Roman" w:cs="Times New Roman"/>
            <w:sz w:val="24"/>
            <w:szCs w:val="24"/>
            <w:rPrChange w:id="1227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</w:ins>
      <w:ins w:id="1228" w:author="Wolfgang J. Toechterle" w:date="2013-06-08T09:11:00Z">
        <w:r w:rsidR="00C21D0B" w:rsidRPr="00EA5133">
          <w:rPr>
            <w:rFonts w:ascii="Times New Roman" w:hAnsi="Times New Roman" w:cs="Times New Roman"/>
            <w:sz w:val="24"/>
            <w:szCs w:val="24"/>
            <w:rPrChange w:id="1229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“</w:t>
        </w:r>
      </w:ins>
      <w:ins w:id="1230" w:author="Wolfgang J. Toechterle" w:date="2013-05-20T21:05:00Z">
        <w:r w:rsidRPr="00EA5133">
          <w:rPr>
            <w:rFonts w:ascii="Times New Roman" w:hAnsi="Times New Roman" w:cs="Times New Roman"/>
            <w:sz w:val="24"/>
            <w:szCs w:val="24"/>
            <w:rPrChange w:id="123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für Druckkunst Leipzig”. </w:t>
        </w:r>
      </w:ins>
    </w:p>
    <w:p w14:paraId="295C6294" w14:textId="7B8FAF82" w:rsidR="00041FC5" w:rsidRPr="00EA5133" w:rsidRDefault="00041FC5">
      <w:pPr>
        <w:pStyle w:val="Listenabsatz"/>
        <w:rPr>
          <w:ins w:id="1232" w:author="Wolfgang J. Toechterle" w:date="2013-05-20T21:05:00Z"/>
          <w:rPrChange w:id="1233" w:author="Wolfgang J. Toechterle" w:date="2013-06-22T10:32:00Z">
            <w:rPr>
              <w:ins w:id="1234" w:author="Wolfgang J. Toechterle" w:date="2013-05-20T21:05:00Z"/>
              <w:lang w:val="en-US"/>
            </w:rPr>
          </w:rPrChange>
        </w:rPr>
        <w:pPrChange w:id="1235" w:author="Kinder" w:date="2013-06-29T10:59:00Z">
          <w:pPr>
            <w:pStyle w:val="Listenabsatz"/>
            <w:numPr>
              <w:numId w:val="15"/>
            </w:numPr>
            <w:ind w:hanging="360"/>
          </w:pPr>
        </w:pPrChange>
      </w:pPr>
      <w:ins w:id="1236" w:author="Wolfgang J. Toechterle" w:date="2013-05-20T21:05:00Z">
        <w:r w:rsidRPr="00EA5133">
          <w:rPr>
            <w:rPrChange w:id="1237" w:author="Wolfgang J. Toechterle" w:date="2013-06-22T10:32:00Z">
              <w:rPr>
                <w:lang w:val="en-US"/>
              </w:rPr>
            </w:rPrChange>
          </w:rPr>
          <w:t xml:space="preserve">This version of the logo is </w:t>
        </w:r>
        <w:del w:id="1238" w:author="Kinder" w:date="2013-06-30T08:29:00Z">
          <w:r w:rsidRPr="00EA5133" w:rsidDel="00092C27">
            <w:rPr>
              <w:rPrChange w:id="1239" w:author="Wolfgang J. Toechterle" w:date="2013-06-22T10:32:00Z">
                <w:rPr>
                  <w:lang w:val="en-US"/>
                </w:rPr>
              </w:rPrChange>
            </w:rPr>
            <w:delText>an independent Brand of</w:delText>
          </w:r>
        </w:del>
        <w:del w:id="1240" w:author="Kinder" w:date="2013-06-30T08:30:00Z">
          <w:r w:rsidRPr="00EA5133" w:rsidDel="00092C27">
            <w:rPr>
              <w:rPrChange w:id="1241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  <w:r w:rsidRPr="00EA5133">
          <w:rPr>
            <w:rPrChange w:id="1242" w:author="Wolfgang J. Toechterle" w:date="2013-06-22T10:32:00Z">
              <w:rPr>
                <w:lang w:val="en-US"/>
              </w:rPr>
            </w:rPrChange>
          </w:rPr>
          <w:t>the same d</w:t>
        </w:r>
        <w:r w:rsidR="00121C3A" w:rsidRPr="00EA5133">
          <w:rPr>
            <w:rPrChange w:id="1243" w:author="Wolfgang J. Toechterle" w:date="2013-06-22T10:32:00Z">
              <w:rPr>
                <w:lang w:val="en-US"/>
              </w:rPr>
            </w:rPrChange>
          </w:rPr>
          <w:t>esign. This logo will be used in</w:t>
        </w:r>
        <w:r w:rsidRPr="00EA5133">
          <w:rPr>
            <w:rPrChange w:id="1244" w:author="Wolfgang J. Toechterle" w:date="2013-06-22T10:32:00Z">
              <w:rPr>
                <w:lang w:val="en-US"/>
              </w:rPr>
            </w:rPrChange>
          </w:rPr>
          <w:t xml:space="preserve"> all the German language documents.</w:t>
        </w:r>
      </w:ins>
    </w:p>
    <w:p w14:paraId="583E9F6E" w14:textId="77777777" w:rsidR="00041FC5" w:rsidDel="00F45BC1" w:rsidRDefault="00041FC5">
      <w:pPr>
        <w:pStyle w:val="Listenabsatz"/>
        <w:numPr>
          <w:ilvl w:val="0"/>
          <w:numId w:val="15"/>
        </w:numPr>
        <w:rPr>
          <w:del w:id="1245" w:author="Kinder" w:date="2013-06-29T11:11:00Z"/>
        </w:rPr>
      </w:pPr>
      <w:ins w:id="1246" w:author="Wolfgang J. Toechterle" w:date="2013-05-20T21:05:00Z">
        <w:r w:rsidRPr="00EA5133">
          <w:rPr>
            <w:rPrChange w:id="1247" w:author="Wolfgang J. Toechterle" w:date="2013-06-22T10:32:00Z">
              <w:rPr>
                <w:lang w:val="en-US"/>
              </w:rPr>
            </w:rPrChange>
          </w:rPr>
          <w:t>The city name "Leipzig" is an important part of the Logo because of the existence of other similar museums in other cities.</w:t>
        </w:r>
      </w:ins>
    </w:p>
    <w:p w14:paraId="4F8423C4" w14:textId="77777777" w:rsidR="00F45BC1" w:rsidRDefault="00F45BC1" w:rsidP="00F45BC1">
      <w:pPr>
        <w:rPr>
          <w:ins w:id="1248" w:author="Kinder" w:date="2013-07-01T15:48:00Z"/>
        </w:rPr>
        <w:pPrChange w:id="1249" w:author="Kinder" w:date="2013-07-01T15:48:00Z">
          <w:pPr>
            <w:pStyle w:val="Listenabsatz"/>
            <w:numPr>
              <w:numId w:val="15"/>
            </w:numPr>
            <w:ind w:hanging="360"/>
          </w:pPr>
        </w:pPrChange>
      </w:pPr>
    </w:p>
    <w:p w14:paraId="77D773E4" w14:textId="64F7BC1F" w:rsidR="00F45BC1" w:rsidRPr="00112002" w:rsidRDefault="00F45BC1" w:rsidP="00465521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ins w:id="1250" w:author="Kinder" w:date="2013-07-01T15:48:00Z"/>
          <w:rFonts w:cs="Arial"/>
          <w:szCs w:val="20"/>
          <w:highlight w:val="yellow"/>
          <w:lang w:val="de-DE"/>
          <w:rPrChange w:id="1251" w:author="Kinder" w:date="2013-07-01T17:08:00Z">
            <w:rPr>
              <w:ins w:id="1252" w:author="Kinder" w:date="2013-07-01T15:48:00Z"/>
              <w:rFonts w:ascii="Times" w:hAnsi="Times" w:cs="Times"/>
              <w:szCs w:val="20"/>
              <w:lang w:val="de-DE"/>
            </w:rPr>
          </w:rPrChange>
        </w:rPr>
        <w:pPrChange w:id="1253" w:author="Kinder" w:date="2013-07-01T17:16:00Z">
          <w:pPr>
            <w:widowControl w:val="0"/>
            <w:numPr>
              <w:numId w:val="14"/>
            </w:numPr>
            <w:tabs>
              <w:tab w:val="left" w:pos="220"/>
              <w:tab w:val="left" w:pos="720"/>
            </w:tabs>
            <w:autoSpaceDE w:val="0"/>
            <w:autoSpaceDN w:val="0"/>
            <w:adjustRightInd w:val="0"/>
            <w:ind w:left="720" w:hanging="720"/>
          </w:pPr>
        </w:pPrChange>
      </w:pPr>
      <w:proofErr w:type="spellStart"/>
      <w:ins w:id="1254" w:author="Kinder" w:date="2013-07-01T15:48:00Z">
        <w:r w:rsidRPr="00112002">
          <w:rPr>
            <w:rFonts w:cs="Arial"/>
            <w:szCs w:val="20"/>
            <w:highlight w:val="yellow"/>
            <w:lang w:val="de-DE"/>
            <w:rPrChange w:id="125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25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logo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25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debe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258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259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tener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260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261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un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262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263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formato</w:t>
        </w:r>
        <w:proofErr w:type="spellEnd"/>
        <w:r w:rsidRPr="00112002">
          <w:rPr>
            <w:rFonts w:cs="Arial"/>
            <w:szCs w:val="20"/>
            <w:highlight w:val="yellow"/>
            <w:lang w:val="de-DE"/>
            <w:rPrChange w:id="1264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112002">
          <w:rPr>
            <w:rFonts w:cs="Arial"/>
            <w:szCs w:val="20"/>
            <w:highlight w:val="yellow"/>
            <w:lang w:val="de-DE"/>
            <w:rPrChange w:id="126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compacto</w:t>
        </w:r>
        <w:proofErr w:type="spellEnd"/>
      </w:ins>
    </w:p>
    <w:p w14:paraId="1F85F09D" w14:textId="77777777" w:rsidR="00F45BC1" w:rsidRPr="00465521" w:rsidRDefault="00F45BC1" w:rsidP="00465521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ins w:id="1266" w:author="Kinder" w:date="2013-07-01T15:48:00Z"/>
          <w:rFonts w:cs="Arial"/>
          <w:szCs w:val="20"/>
          <w:highlight w:val="yellow"/>
          <w:lang w:val="de-DE"/>
          <w:rPrChange w:id="1267" w:author="Kinder" w:date="2013-07-01T17:08:00Z">
            <w:rPr>
              <w:ins w:id="1268" w:author="Kinder" w:date="2013-07-01T15:48:00Z"/>
              <w:rFonts w:ascii="Times" w:hAnsi="Times" w:cs="Times"/>
              <w:szCs w:val="20"/>
              <w:lang w:val="de-DE"/>
            </w:rPr>
          </w:rPrChange>
        </w:rPr>
        <w:pPrChange w:id="1269" w:author="Kinder" w:date="2013-07-01T17:16:00Z">
          <w:pPr>
            <w:widowControl w:val="0"/>
            <w:numPr>
              <w:numId w:val="14"/>
            </w:numPr>
            <w:tabs>
              <w:tab w:val="left" w:pos="220"/>
              <w:tab w:val="left" w:pos="720"/>
            </w:tabs>
            <w:autoSpaceDE w:val="0"/>
            <w:autoSpaceDN w:val="0"/>
            <w:adjustRightInd w:val="0"/>
            <w:ind w:left="720" w:hanging="720"/>
          </w:pPr>
        </w:pPrChange>
      </w:pPr>
      <w:proofErr w:type="spellStart"/>
      <w:ins w:id="1270" w:author="Kinder" w:date="2013-07-01T15:48:00Z">
        <w:r w:rsidRPr="00465521">
          <w:rPr>
            <w:rFonts w:cs="Arial"/>
            <w:szCs w:val="20"/>
            <w:highlight w:val="yellow"/>
            <w:lang w:val="de-DE"/>
            <w:rPrChange w:id="1271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Debe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72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73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ser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74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7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posible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7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7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utilizar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78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-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79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tanto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80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la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81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82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83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offset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84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85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como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86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87" w:author="Kinder" w:date="2013-07-01T17:08:00Z">
              <w:rPr>
                <w:rFonts w:ascii="Times" w:hAnsi="Times" w:cs="Times"/>
                <w:szCs w:val="20"/>
                <w:lang w:val="de-DE"/>
              </w:rPr>
            </w:rPrChange>
          </w:rPr>
          <w:t>letterpress</w:t>
        </w:r>
        <w:proofErr w:type="spellEnd"/>
      </w:ins>
    </w:p>
    <w:p w14:paraId="706C681C" w14:textId="77777777" w:rsidR="00F45BC1" w:rsidRPr="00465521" w:rsidRDefault="00F45BC1" w:rsidP="00465521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ins w:id="1288" w:author="Kinder" w:date="2013-07-01T15:48:00Z"/>
          <w:rFonts w:cs="Arial"/>
          <w:szCs w:val="20"/>
          <w:highlight w:val="yellow"/>
          <w:lang w:val="de-DE"/>
          <w:rPrChange w:id="1289" w:author="Kinder" w:date="2013-07-01T17:09:00Z">
            <w:rPr>
              <w:ins w:id="1290" w:author="Kinder" w:date="2013-07-01T15:48:00Z"/>
              <w:rFonts w:ascii="Times" w:hAnsi="Times" w:cs="Times"/>
              <w:szCs w:val="20"/>
              <w:lang w:val="de-DE"/>
            </w:rPr>
          </w:rPrChange>
        </w:rPr>
        <w:pPrChange w:id="1291" w:author="Kinder" w:date="2013-07-01T17:16:00Z">
          <w:pPr>
            <w:widowControl w:val="0"/>
            <w:numPr>
              <w:numId w:val="14"/>
            </w:numPr>
            <w:tabs>
              <w:tab w:val="left" w:pos="220"/>
              <w:tab w:val="left" w:pos="720"/>
            </w:tabs>
            <w:autoSpaceDE w:val="0"/>
            <w:autoSpaceDN w:val="0"/>
            <w:adjustRightInd w:val="0"/>
            <w:ind w:left="720" w:hanging="720"/>
          </w:pPr>
        </w:pPrChange>
      </w:pPr>
      <w:proofErr w:type="spellStart"/>
      <w:ins w:id="1292" w:author="Kinder" w:date="2013-07-01T15:48:00Z">
        <w:r w:rsidRPr="00465521">
          <w:rPr>
            <w:rFonts w:cs="Arial"/>
            <w:szCs w:val="20"/>
            <w:highlight w:val="yellow"/>
            <w:lang w:val="de-DE"/>
            <w:rPrChange w:id="1293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94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logo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95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debe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96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97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contener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298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299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00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01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nombre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02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03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completo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04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“Museum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05" w:author="Kinder" w:date="2013-07-01T17:09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of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06" w:author="Kinder" w:date="2013-07-01T17:09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07" w:author="Kinder" w:date="2013-07-01T17:09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Printing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08" w:author="Kinder" w:date="2013-07-01T17:09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09" w:author="Kinder" w:date="2013-07-01T17:09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Arts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10" w:author="Kinder" w:date="2013-07-01T17:09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 xml:space="preserve"> Leipzig”. </w:t>
        </w:r>
      </w:ins>
    </w:p>
    <w:p w14:paraId="09E2F967" w14:textId="77777777" w:rsidR="00F45BC1" w:rsidRDefault="00F45BC1" w:rsidP="00465521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ins w:id="1311" w:author="Kinder" w:date="2013-07-01T17:09:00Z"/>
          <w:rFonts w:cs="Arial"/>
          <w:szCs w:val="20"/>
          <w:highlight w:val="yellow"/>
          <w:lang w:val="de-DE"/>
        </w:rPr>
        <w:pPrChange w:id="1312" w:author="Kinder" w:date="2013-07-01T17:16:00Z">
          <w:pPr>
            <w:widowControl w:val="0"/>
            <w:numPr>
              <w:numId w:val="14"/>
            </w:numPr>
            <w:tabs>
              <w:tab w:val="left" w:pos="220"/>
              <w:tab w:val="left" w:pos="720"/>
            </w:tabs>
            <w:autoSpaceDE w:val="0"/>
            <w:autoSpaceDN w:val="0"/>
            <w:adjustRightInd w:val="0"/>
            <w:ind w:left="720" w:hanging="720"/>
          </w:pPr>
        </w:pPrChange>
      </w:pPr>
      <w:proofErr w:type="spellStart"/>
      <w:ins w:id="1313" w:author="Kinder" w:date="2013-07-01T15:48:00Z">
        <w:r w:rsidRPr="00465521">
          <w:rPr>
            <w:rFonts w:cs="Arial"/>
            <w:szCs w:val="20"/>
            <w:highlight w:val="yellow"/>
            <w:lang w:val="de-DE"/>
            <w:rPrChange w:id="1314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Usted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15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16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debe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17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18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preparar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19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20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21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22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version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23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24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aleman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25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326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tambien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327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“Museum für Druckkunst Leipzig”.</w:t>
        </w:r>
      </w:ins>
    </w:p>
    <w:p w14:paraId="75A0526C" w14:textId="77777777" w:rsidR="00465521" w:rsidRPr="00465521" w:rsidRDefault="00465521" w:rsidP="00465521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ins w:id="1328" w:author="Kinder" w:date="2013-07-01T15:48:00Z"/>
          <w:rFonts w:cs="Arial"/>
          <w:szCs w:val="20"/>
          <w:highlight w:val="yellow"/>
          <w:lang w:val="de-DE"/>
          <w:rPrChange w:id="1329" w:author="Kinder" w:date="2013-07-01T17:09:00Z">
            <w:rPr>
              <w:ins w:id="1330" w:author="Kinder" w:date="2013-07-01T15:48:00Z"/>
              <w:rFonts w:ascii="Times" w:hAnsi="Times" w:cs="Times"/>
              <w:szCs w:val="20"/>
              <w:lang w:val="de-DE"/>
            </w:rPr>
          </w:rPrChange>
        </w:rPr>
        <w:pPrChange w:id="1331" w:author="Kinder" w:date="2013-07-01T17:16:00Z">
          <w:pPr>
            <w:widowControl w:val="0"/>
            <w:numPr>
              <w:numId w:val="14"/>
            </w:numPr>
            <w:tabs>
              <w:tab w:val="left" w:pos="220"/>
              <w:tab w:val="left" w:pos="720"/>
            </w:tabs>
            <w:autoSpaceDE w:val="0"/>
            <w:autoSpaceDN w:val="0"/>
            <w:adjustRightInd w:val="0"/>
            <w:ind w:left="720" w:hanging="720"/>
          </w:pPr>
        </w:pPrChange>
      </w:pPr>
    </w:p>
    <w:p w14:paraId="4D2FBF41" w14:textId="49FC4672" w:rsidR="00F45BC1" w:rsidRPr="00EA5133" w:rsidRDefault="00465521" w:rsidP="00465521">
      <w:pPr>
        <w:jc w:val="both"/>
        <w:rPr>
          <w:ins w:id="1332" w:author="Kinder" w:date="2013-07-01T15:48:00Z"/>
          <w:rPrChange w:id="1333" w:author="Wolfgang J. Toechterle" w:date="2013-06-22T10:32:00Z">
            <w:rPr>
              <w:ins w:id="1334" w:author="Kinder" w:date="2013-07-01T15:48:00Z"/>
              <w:lang w:val="en-US"/>
            </w:rPr>
          </w:rPrChange>
        </w:rPr>
        <w:pPrChange w:id="1335" w:author="Kinder" w:date="2013-07-01T17:16:00Z">
          <w:pPr>
            <w:pStyle w:val="Listenabsatz"/>
            <w:numPr>
              <w:numId w:val="15"/>
            </w:numPr>
            <w:ind w:hanging="360"/>
          </w:pPr>
        </w:pPrChange>
      </w:pPr>
      <w:ins w:id="1336" w:author="Kinder" w:date="2013-07-01T17:09:00Z">
        <w:r w:rsidRPr="00465521">
          <w:rPr>
            <w:rFonts w:cs="Arial"/>
            <w:szCs w:val="20"/>
            <w:highlight w:val="yellow"/>
            <w:lang w:val="de-DE"/>
            <w:rPrChange w:id="1337" w:author="Kinder" w:date="2013-07-01T17:09:00Z">
              <w:rPr>
                <w:highlight w:val="yellow"/>
                <w:lang w:val="de-DE"/>
              </w:rPr>
            </w:rPrChange>
          </w:rPr>
          <w:t xml:space="preserve"> </w:t>
        </w:r>
      </w:ins>
      <w:proofErr w:type="spellStart"/>
      <w:ins w:id="1338" w:author="Kinder" w:date="2013-07-01T15:48:00Z">
        <w:r w:rsidR="00F45BC1" w:rsidRPr="00465521">
          <w:rPr>
            <w:rFonts w:cs="Arial"/>
            <w:szCs w:val="20"/>
            <w:highlight w:val="yellow"/>
            <w:lang w:val="de-DE"/>
            <w:rPrChange w:id="1339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40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41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nombre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42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43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ciudad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44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 "Leipzig" es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45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parte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46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47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importante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48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del logo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49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dado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50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51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que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52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53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existen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54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55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museos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56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57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similares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58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59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otras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360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361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ciudades</w:t>
        </w:r>
        <w:proofErr w:type="spellEnd"/>
        <w:r w:rsidR="00F45BC1" w:rsidRPr="00465521">
          <w:rPr>
            <w:rFonts w:ascii="Times" w:hAnsi="Times" w:cs="Times"/>
            <w:szCs w:val="20"/>
            <w:highlight w:val="yellow"/>
            <w:lang w:val="de-DE"/>
            <w:rPrChange w:id="1362" w:author="Kinder" w:date="2013-07-01T17:09:00Z">
              <w:rPr>
                <w:rFonts w:ascii="Times" w:hAnsi="Times" w:cs="Times"/>
                <w:szCs w:val="20"/>
                <w:lang w:val="de-DE"/>
              </w:rPr>
            </w:rPrChange>
          </w:rPr>
          <w:t>.</w:t>
        </w:r>
      </w:ins>
    </w:p>
    <w:p w14:paraId="5754992F" w14:textId="46741510" w:rsidR="00695E57" w:rsidRPr="00EA5133" w:rsidRDefault="00041FC5" w:rsidP="00465521">
      <w:pPr>
        <w:pStyle w:val="Listenabsatz"/>
        <w:rPr>
          <w:rPrChange w:id="1363" w:author="Wolfgang J. Toechterle" w:date="2013-06-22T10:32:00Z">
            <w:rPr>
              <w:lang w:val="en-US"/>
            </w:rPr>
          </w:rPrChange>
        </w:rPr>
        <w:pPrChange w:id="1364" w:author="Kinder" w:date="2013-07-01T17:09:00Z">
          <w:pPr>
            <w:pStyle w:val="Listenabsatz"/>
            <w:numPr>
              <w:numId w:val="15"/>
            </w:numPr>
            <w:ind w:hanging="360"/>
          </w:pPr>
        </w:pPrChange>
      </w:pPr>
      <w:ins w:id="1365" w:author="Wolfgang J. Toechterle" w:date="2013-05-20T21:05:00Z">
        <w:del w:id="1366" w:author="Kinder" w:date="2013-06-29T11:11:00Z">
          <w:r w:rsidRPr="00EA5133" w:rsidDel="002D45C5">
            <w:rPr>
              <w:rPrChange w:id="1367" w:author="Wolfgang J. Toechterle" w:date="2013-06-22T10:32:00Z">
                <w:rPr>
                  <w:lang w:val="en-US"/>
                </w:rPr>
              </w:rPrChange>
            </w:rPr>
            <w:delText xml:space="preserve">You have to provide a logo in two </w:delText>
          </w:r>
          <w:r w:rsidRPr="002D45C5" w:rsidDel="002D45C5">
            <w:rPr>
              <w:rStyle w:val="hps"/>
              <w:rFonts w:eastAsia="Times New Roman" w:cs="Times New Roman"/>
              <w:rPrChange w:id="1368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clearly distinguishable</w:delText>
          </w:r>
          <w:r w:rsidRPr="002D45C5" w:rsidDel="002D45C5">
            <w:rPr>
              <w:rStyle w:val="shorttext"/>
              <w:rFonts w:eastAsia="Times New Roman" w:cs="Times New Roman"/>
              <w:rPrChange w:id="1369" w:author="Kinder" w:date="2013-06-29T11:11:00Z">
                <w:rPr>
                  <w:rStyle w:val="shorttext"/>
                  <w:rFonts w:eastAsia="Times New Roman" w:cs="Times New Roman"/>
                  <w:lang w:val="en"/>
                </w:rPr>
              </w:rPrChange>
            </w:rPr>
            <w:delText xml:space="preserve"> </w:delText>
          </w:r>
        </w:del>
      </w:ins>
      <w:ins w:id="1370" w:author="Wolfgang J. Toechterle" w:date="2013-06-22T11:52:00Z">
        <w:del w:id="1371" w:author="Kinder" w:date="2013-06-29T11:11:00Z">
          <w:r w:rsidR="00510F1B" w:rsidRPr="002D45C5" w:rsidDel="002D45C5">
            <w:rPr>
              <w:rStyle w:val="hps"/>
              <w:rFonts w:eastAsia="Times New Roman" w:cs="Times New Roman"/>
            </w:rPr>
            <w:delText>colour</w:delText>
          </w:r>
        </w:del>
      </w:ins>
      <w:ins w:id="1372" w:author="Wolfgang J. Toechterle" w:date="2013-05-20T21:05:00Z">
        <w:del w:id="1373" w:author="Kinder" w:date="2013-06-29T11:11:00Z">
          <w:r w:rsidRPr="002D45C5" w:rsidDel="002D45C5">
            <w:rPr>
              <w:rStyle w:val="hps"/>
              <w:rFonts w:eastAsia="Times New Roman" w:cs="Times New Roman"/>
              <w:rPrChange w:id="1374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s</w:delText>
          </w:r>
        </w:del>
      </w:ins>
      <w:del w:id="1375" w:author="Kinder" w:date="2013-06-29T11:11:00Z">
        <w:r w:rsidR="00695E57" w:rsidRPr="002D45C5" w:rsidDel="002D45C5">
          <w:rPr>
            <w:rStyle w:val="hps"/>
            <w:rFonts w:eastAsia="Times New Roman" w:cs="Times New Roman"/>
            <w:rPrChange w:id="1376" w:author="Kinder" w:date="2013-06-29T11:11:00Z">
              <w:rPr>
                <w:rStyle w:val="hps"/>
                <w:rFonts w:eastAsia="Times New Roman" w:cs="Times New Roman"/>
                <w:lang w:val="en"/>
              </w:rPr>
            </w:rPrChange>
          </w:rPr>
          <w:delText xml:space="preserve">. </w:delText>
        </w:r>
      </w:del>
    </w:p>
    <w:p w14:paraId="7F8F5AD0" w14:textId="77777777" w:rsidR="00456E07" w:rsidRPr="00EA5133" w:rsidRDefault="00456E07" w:rsidP="00CE6B36">
      <w:pPr>
        <w:rPr>
          <w:rFonts w:eastAsia="Times New Roman" w:cs="Times New Roman"/>
        </w:rPr>
      </w:pPr>
    </w:p>
    <w:p w14:paraId="1D58BC7A" w14:textId="77777777" w:rsidR="00EC452A" w:rsidRPr="00EA5133" w:rsidRDefault="00EC452A" w:rsidP="00CE6B36"/>
    <w:p w14:paraId="0B36A578" w14:textId="64AC0167" w:rsidR="00C11B41" w:rsidRPr="00465521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377" w:author="Kinder" w:date="2013-07-01T17:10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37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  <w:ins w:id="1379" w:author="Kinder" w:date="2013-07-01T15:49:00Z">
        <w:r w:rsidR="00F45BC1">
          <w:rPr>
            <w:rFonts w:cs="Arial"/>
            <w:b/>
            <w:bCs/>
            <w:szCs w:val="20"/>
          </w:rPr>
          <w:t xml:space="preserve"> </w:t>
        </w:r>
        <w:proofErr w:type="spellStart"/>
        <w:r w:rsidR="00F45BC1" w:rsidRPr="00465521">
          <w:rPr>
            <w:rFonts w:cs="Arial"/>
            <w:b/>
            <w:bCs/>
            <w:szCs w:val="20"/>
            <w:highlight w:val="yellow"/>
            <w:lang w:val="de-DE"/>
            <w:rPrChange w:id="1380" w:author="Kinder" w:date="2013-07-01T17:10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Especificaciones</w:t>
        </w:r>
        <w:proofErr w:type="spellEnd"/>
        <w:r w:rsidR="00F45BC1" w:rsidRPr="00465521">
          <w:rPr>
            <w:rFonts w:cs="Arial"/>
            <w:b/>
            <w:bCs/>
            <w:szCs w:val="20"/>
            <w:highlight w:val="yellow"/>
            <w:lang w:val="de-DE"/>
            <w:rPrChange w:id="1381" w:author="Kinder" w:date="2013-07-01T17:10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b/>
            <w:bCs/>
            <w:szCs w:val="20"/>
            <w:highlight w:val="yellow"/>
            <w:lang w:val="de-DE"/>
            <w:rPrChange w:id="1382" w:author="Kinder" w:date="2013-07-01T17:10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tecnicas</w:t>
        </w:r>
      </w:ins>
      <w:proofErr w:type="spellEnd"/>
    </w:p>
    <w:p w14:paraId="1A728426" w14:textId="0EADEB52" w:rsidR="00041FC5" w:rsidRDefault="00510F1B" w:rsidP="00CA05B5">
      <w:pPr>
        <w:rPr>
          <w:ins w:id="1383" w:author="Kinder" w:date="2013-07-01T15:49:00Z"/>
          <w:rFonts w:cs="Arial"/>
          <w:szCs w:val="20"/>
        </w:rPr>
      </w:pPr>
      <w:ins w:id="1384" w:author="Wolfgang J. Toechterle" w:date="2013-06-22T11:52:00Z">
        <w:r>
          <w:rPr>
            <w:rFonts w:cs="Arial"/>
            <w:szCs w:val="20"/>
          </w:rPr>
          <w:t>Colour</w:t>
        </w:r>
      </w:ins>
      <w:ins w:id="1385" w:author="Wolfgang J. Toechterle" w:date="2013-05-20T21:04:00Z">
        <w:r w:rsidR="00041FC5" w:rsidRPr="00EA5133">
          <w:rPr>
            <w:rFonts w:cs="Arial"/>
            <w:szCs w:val="20"/>
            <w:rPrChange w:id="138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s: Two versions of the same logo: a) </w:t>
        </w:r>
      </w:ins>
      <w:ins w:id="1387" w:author="Kinder" w:date="2013-06-30T08:31:00Z">
        <w:r w:rsidR="00092C27">
          <w:rPr>
            <w:rFonts w:cs="Arial"/>
            <w:szCs w:val="20"/>
          </w:rPr>
          <w:t xml:space="preserve">2 </w:t>
        </w:r>
      </w:ins>
      <w:ins w:id="1388" w:author="Wolfgang J. Toechterle" w:date="2013-05-20T21:04:00Z">
        <w:del w:id="1389" w:author="Kinder" w:date="2013-06-30T08:30:00Z">
          <w:r w:rsidR="00041FC5" w:rsidRPr="00EA5133" w:rsidDel="00092C27">
            <w:rPr>
              <w:rFonts w:cs="Arial"/>
              <w:szCs w:val="20"/>
              <w:rPrChange w:id="1390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2 spot </w:delText>
          </w:r>
        </w:del>
      </w:ins>
      <w:ins w:id="1391" w:author="Wolfgang J. Toechterle" w:date="2013-06-22T11:52:00Z">
        <w:del w:id="1392" w:author="Kinder" w:date="2013-06-30T08:30:00Z">
          <w:r w:rsidDel="00092C27">
            <w:rPr>
              <w:rFonts w:cs="Arial"/>
              <w:szCs w:val="20"/>
            </w:rPr>
            <w:delText>colour</w:delText>
          </w:r>
        </w:del>
      </w:ins>
      <w:ins w:id="1393" w:author="Wolfgang J. Toechterle" w:date="2013-05-20T21:04:00Z">
        <w:del w:id="1394" w:author="Kinder" w:date="2013-06-30T08:30:00Z">
          <w:r w:rsidR="00041FC5" w:rsidRPr="00EA5133" w:rsidDel="00092C27">
            <w:rPr>
              <w:rFonts w:cs="Arial"/>
              <w:szCs w:val="20"/>
              <w:rPrChange w:id="1395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</w:delText>
          </w:r>
        </w:del>
      </w:ins>
      <w:ins w:id="1396" w:author="Kinder" w:date="2013-06-30T08:30:00Z">
        <w:r w:rsidR="00092C27">
          <w:rPr>
            <w:rFonts w:cs="Arial"/>
            <w:szCs w:val="20"/>
          </w:rPr>
          <w:t xml:space="preserve">PMS </w:t>
        </w:r>
      </w:ins>
      <w:ins w:id="1397" w:author="Kinder" w:date="2013-06-30T08:31:00Z">
        <w:r w:rsidR="00092C27">
          <w:rPr>
            <w:rFonts w:cs="Arial"/>
            <w:szCs w:val="20"/>
          </w:rPr>
          <w:t>colour</w:t>
        </w:r>
      </w:ins>
      <w:ins w:id="1398" w:author="Wolfgang J. Toechterle" w:date="2013-05-20T21:04:00Z">
        <w:r w:rsidR="00041FC5" w:rsidRPr="00EA5133">
          <w:rPr>
            <w:rFonts w:cs="Arial"/>
            <w:szCs w:val="20"/>
            <w:rPrChange w:id="139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b) CMYK </w:t>
        </w:r>
      </w:ins>
    </w:p>
    <w:p w14:paraId="6F36558D" w14:textId="127CE6C8" w:rsidR="00F45BC1" w:rsidRPr="00465521" w:rsidRDefault="00F45BC1" w:rsidP="00CA05B5">
      <w:pPr>
        <w:rPr>
          <w:ins w:id="1400" w:author="Wolfgang J. Toechterle" w:date="2013-05-20T21:04:00Z"/>
          <w:rFonts w:cs="Arial"/>
          <w:szCs w:val="20"/>
          <w:rPrChange w:id="1401" w:author="Kinder" w:date="2013-07-01T17:10:00Z">
            <w:rPr>
              <w:ins w:id="1402" w:author="Wolfgang J. Toechterle" w:date="2013-05-20T21:04:00Z"/>
              <w:rFonts w:cs="Arial"/>
              <w:szCs w:val="20"/>
              <w:lang w:val="en-US"/>
            </w:rPr>
          </w:rPrChange>
        </w:rPr>
      </w:pPr>
      <w:proofErr w:type="spellStart"/>
      <w:ins w:id="1403" w:author="Kinder" w:date="2013-07-01T15:49:00Z">
        <w:r w:rsidRPr="00465521">
          <w:rPr>
            <w:rFonts w:cs="Arial"/>
            <w:szCs w:val="20"/>
            <w:highlight w:val="yellow"/>
            <w:lang w:val="de-DE"/>
            <w:rPrChange w:id="1404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Colores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05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– Dos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06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versiones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07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del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08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mismo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09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logo – a) 2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10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cores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11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PMS b) CMYK</w:t>
        </w:r>
      </w:ins>
    </w:p>
    <w:p w14:paraId="4A769EB8" w14:textId="364474DB" w:rsidR="00C11B41" w:rsidRPr="00EA5133" w:rsidDel="00041FC5" w:rsidRDefault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412" w:author="Wolfgang J. Toechterle" w:date="2013-05-20T21:04:00Z"/>
          <w:rFonts w:cs="Arial"/>
          <w:szCs w:val="20"/>
          <w:rPrChange w:id="1413" w:author="Wolfgang J. Toechterle" w:date="2013-06-22T10:32:00Z">
            <w:rPr>
              <w:del w:id="1414" w:author="Wolfgang J. Toechterle" w:date="2013-05-20T21:04:00Z"/>
              <w:rFonts w:cs="Arial"/>
              <w:szCs w:val="20"/>
              <w:lang w:val="en-US"/>
            </w:rPr>
          </w:rPrChange>
        </w:rPr>
      </w:pPr>
      <w:del w:id="1415" w:author="Wolfgang J. Toechterle" w:date="2013-05-20T21:04:00Z">
        <w:r w:rsidRPr="00EA5133" w:rsidDel="00041FC5">
          <w:rPr>
            <w:rFonts w:cs="Arial"/>
            <w:szCs w:val="20"/>
            <w:rPrChange w:id="141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Colors: </w:delText>
        </w:r>
        <w:r w:rsidR="00695E57" w:rsidRPr="00EA5133" w:rsidDel="00041FC5">
          <w:rPr>
            <w:rFonts w:cs="Arial"/>
            <w:szCs w:val="20"/>
            <w:rPrChange w:id="14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Two versions of the same logo: a)</w:delText>
        </w:r>
        <w:r w:rsidRPr="00EA5133" w:rsidDel="00041FC5">
          <w:rPr>
            <w:rFonts w:cs="Arial"/>
            <w:szCs w:val="20"/>
            <w:rPrChange w:id="141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2 spot color</w:delText>
        </w:r>
        <w:r w:rsidR="00331DE2" w:rsidRPr="00EA5133" w:rsidDel="00041FC5">
          <w:rPr>
            <w:rFonts w:cs="Arial"/>
            <w:szCs w:val="20"/>
            <w:rPrChange w:id="14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  <w:r w:rsidRPr="00EA5133" w:rsidDel="00041FC5">
          <w:rPr>
            <w:rFonts w:cs="Arial"/>
            <w:szCs w:val="20"/>
            <w:rPrChange w:id="14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695E57" w:rsidRPr="00EA5133" w:rsidDel="00041FC5">
          <w:rPr>
            <w:rFonts w:cs="Arial"/>
            <w:szCs w:val="20"/>
            <w:rPrChange w:id="142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b) </w:delText>
        </w:r>
        <w:r w:rsidRPr="00EA5133" w:rsidDel="00041FC5">
          <w:rPr>
            <w:rFonts w:cs="Arial"/>
            <w:szCs w:val="20"/>
            <w:rPrChange w:id="142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CMYK </w:delText>
        </w:r>
      </w:del>
    </w:p>
    <w:p w14:paraId="4C7D58A1" w14:textId="3AAE8465" w:rsidR="00286C5F" w:rsidRDefault="007F0DA1" w:rsidP="00CA05B5">
      <w:pPr>
        <w:rPr>
          <w:ins w:id="1423" w:author="Kinder" w:date="2013-07-01T15:49:00Z"/>
          <w:rFonts w:eastAsia="Times New Roman" w:cs="Times New Roman"/>
        </w:rPr>
      </w:pPr>
      <w:del w:id="1424" w:author="Kinder" w:date="2013-06-30T08:46:00Z">
        <w:r w:rsidRPr="00EA5133" w:rsidDel="00504D88">
          <w:rPr>
            <w:rFonts w:eastAsia="Times New Roman" w:cs="Times New Roman"/>
          </w:rPr>
          <w:delText xml:space="preserve">Use Pantone Uncoated numbers right in your file. The </w:delText>
        </w:r>
        <w:r w:rsidR="00CA05B5" w:rsidRPr="00EA5133" w:rsidDel="00504D88">
          <w:rPr>
            <w:rFonts w:eastAsia="Times New Roman" w:cs="Times New Roman"/>
          </w:rPr>
          <w:delText>color</w:delText>
        </w:r>
      </w:del>
      <w:ins w:id="1425" w:author="Wolfgang J. Toechterle" w:date="2013-06-22T11:52:00Z">
        <w:del w:id="1426" w:author="Kinder" w:date="2013-06-30T08:46:00Z">
          <w:r w:rsidR="00510F1B" w:rsidDel="00504D88">
            <w:rPr>
              <w:rFonts w:eastAsia="Times New Roman" w:cs="Times New Roman"/>
            </w:rPr>
            <w:delText>colour</w:delText>
          </w:r>
        </w:del>
      </w:ins>
      <w:del w:id="1427" w:author="Kinder" w:date="2013-06-30T08:46:00Z">
        <w:r w:rsidRPr="00EA5133" w:rsidDel="00504D88">
          <w:rPr>
            <w:rFonts w:eastAsia="Times New Roman" w:cs="Times New Roman"/>
          </w:rPr>
          <w:delText xml:space="preserve"> swatch</w:delText>
        </w:r>
        <w:r w:rsidR="00CA05B5" w:rsidRPr="00EA5133" w:rsidDel="00504D88">
          <w:rPr>
            <w:rFonts w:eastAsia="Times New Roman" w:cs="Times New Roman"/>
          </w:rPr>
          <w:delText>es in your document have</w:delText>
        </w:r>
        <w:r w:rsidRPr="00EA5133" w:rsidDel="00504D88">
          <w:rPr>
            <w:rFonts w:eastAsia="Times New Roman" w:cs="Times New Roman"/>
          </w:rPr>
          <w:delText xml:space="preserve"> to </w:delText>
        </w:r>
        <w:r w:rsidR="00CA05B5" w:rsidRPr="00EA5133" w:rsidDel="00504D88">
          <w:rPr>
            <w:rFonts w:eastAsia="Times New Roman" w:cs="Times New Roman"/>
          </w:rPr>
          <w:delText>be named with the specific Pantone number</w:delText>
        </w:r>
      </w:del>
      <w:del w:id="1428" w:author="Kinder" w:date="2013-06-29T11:12:00Z">
        <w:r w:rsidR="00CA05B5" w:rsidRPr="00EA5133" w:rsidDel="002D45C5">
          <w:rPr>
            <w:rFonts w:eastAsia="Times New Roman" w:cs="Times New Roman"/>
          </w:rPr>
          <w:delText xml:space="preserve">. </w:delText>
        </w:r>
      </w:del>
      <w:ins w:id="1429" w:author="Wolfgang J. Toechterle" w:date="2013-05-20T21:04:00Z">
        <w:del w:id="1430" w:author="Kinder" w:date="2013-06-29T11:12:00Z">
          <w:r w:rsidR="00041FC5" w:rsidRPr="00EA5133" w:rsidDel="002D45C5">
            <w:rPr>
              <w:rFonts w:eastAsia="Times New Roman" w:cs="Times New Roman"/>
            </w:rPr>
            <w:delText>Use Pantone Uncoated numbers right in your file</w:delText>
          </w:r>
        </w:del>
        <w:del w:id="1431" w:author="Kinder" w:date="2013-06-30T08:46:00Z">
          <w:r w:rsidR="00041FC5" w:rsidRPr="00EA5133" w:rsidDel="00504D88">
            <w:rPr>
              <w:rFonts w:eastAsia="Times New Roman" w:cs="Times New Roman"/>
            </w:rPr>
            <w:delText>.</w:delText>
          </w:r>
        </w:del>
      </w:ins>
      <w:ins w:id="1432" w:author="Kinder" w:date="2013-06-30T08:36:00Z">
        <w:r w:rsidR="00286C5F">
          <w:rPr>
            <w:rFonts w:eastAsia="Times New Roman" w:cs="Times New Roman"/>
          </w:rPr>
          <w:t xml:space="preserve">Include the name of the Pantone number </w:t>
        </w:r>
      </w:ins>
      <w:ins w:id="1433" w:author="Kinder" w:date="2013-06-30T08:46:00Z">
        <w:r w:rsidR="00504D88">
          <w:rPr>
            <w:rFonts w:eastAsia="Times New Roman" w:cs="Times New Roman"/>
          </w:rPr>
          <w:t>with a colour swatch.</w:t>
        </w:r>
      </w:ins>
    </w:p>
    <w:p w14:paraId="21A00B8B" w14:textId="13E7A8B1" w:rsidR="00F45BC1" w:rsidRPr="00465521" w:rsidRDefault="00F45BC1" w:rsidP="00CA05B5">
      <w:pPr>
        <w:rPr>
          <w:rFonts w:cs="Arial"/>
          <w:rPrChange w:id="1434" w:author="Kinder" w:date="2013-07-01T17:10:00Z">
            <w:rPr/>
          </w:rPrChange>
        </w:rPr>
      </w:pPr>
      <w:proofErr w:type="spellStart"/>
      <w:ins w:id="1435" w:author="Kinder" w:date="2013-07-01T15:49:00Z">
        <w:r w:rsidRPr="00465521">
          <w:rPr>
            <w:rFonts w:cs="Arial"/>
            <w:szCs w:val="20"/>
            <w:highlight w:val="yellow"/>
            <w:lang w:val="de-DE"/>
            <w:rPrChange w:id="1436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Incluya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37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38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39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40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nombre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41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42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pantone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43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44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con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45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46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47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48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numero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49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los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50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nombres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51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52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colores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53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54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utilizados</w:t>
        </w:r>
      </w:ins>
      <w:proofErr w:type="spellEnd"/>
    </w:p>
    <w:p w14:paraId="12F88DD3" w14:textId="3B1DBADB" w:rsidR="00695E57" w:rsidRPr="00EA513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1455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cs="Arial"/>
          <w:szCs w:val="20"/>
          <w:rPrChange w:id="1456" w:author="Wolfgang J. Toechterle" w:date="2013-06-22T10:32:00Z">
            <w:rPr>
              <w:rFonts w:cs="Arial"/>
              <w:szCs w:val="20"/>
              <w:lang w:val="en-US"/>
            </w:rPr>
          </w:rPrChange>
        </w:rPr>
        <w:t>Text for two separate logos</w:t>
      </w:r>
      <w:ins w:id="1457" w:author="Wolfgang J. Toechterle" w:date="2013-06-07T18:40:00Z">
        <w:r w:rsidR="00E22E28" w:rsidRPr="00EA5133">
          <w:rPr>
            <w:rFonts w:cs="Arial"/>
            <w:szCs w:val="20"/>
            <w:rPrChange w:id="14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with the same design</w:t>
        </w:r>
      </w:ins>
      <w:r w:rsidRPr="00EA5133">
        <w:rPr>
          <w:rFonts w:cs="Arial"/>
          <w:szCs w:val="20"/>
          <w:rPrChange w:id="145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r w:rsidRPr="00EA5133">
        <w:rPr>
          <w:rFonts w:cs="Arial"/>
          <w:szCs w:val="20"/>
          <w:rPrChange w:id="1460" w:author="Wolfgang J. Toechterle" w:date="2013-06-22T10:32:00Z">
            <w:rPr>
              <w:rFonts w:cs="Arial"/>
              <w:szCs w:val="20"/>
              <w:lang w:val="en-US"/>
            </w:rPr>
          </w:rPrChange>
        </w:rPr>
        <w:tab/>
        <w:t xml:space="preserve">English Logo: </w:t>
      </w:r>
      <w:r w:rsidRPr="00EA5133">
        <w:rPr>
          <w:rFonts w:ascii="Times New Roman" w:hAnsi="Times New Roman" w:cs="Times New Roman"/>
          <w:sz w:val="24"/>
          <w:szCs w:val="24"/>
          <w:rPrChange w:id="1461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Museum of</w:t>
      </w:r>
      <w:del w:id="1462" w:author="Wolfgang J. Toechterle" w:date="2013-05-31T18:02:00Z">
        <w:r w:rsidRPr="00EA5133" w:rsidDel="00121C3A">
          <w:rPr>
            <w:rFonts w:ascii="Times New Roman" w:hAnsi="Times New Roman" w:cs="Times New Roman"/>
            <w:sz w:val="24"/>
            <w:szCs w:val="24"/>
            <w:rPrChange w:id="1463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rFonts w:ascii="Times New Roman" w:hAnsi="Times New Roman" w:cs="Times New Roman"/>
          <w:sz w:val="24"/>
          <w:szCs w:val="24"/>
          <w:rPrChange w:id="1464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Printing Arts Leipzig</w:t>
      </w:r>
    </w:p>
    <w:p w14:paraId="6B3D829A" w14:textId="7E962FC2" w:rsidR="00695E57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465" w:author="Kinder" w:date="2013-07-01T15:50:00Z"/>
          <w:rFonts w:ascii="Times New Roman" w:hAnsi="Times New Roman" w:cs="Times New Roman"/>
          <w:sz w:val="24"/>
          <w:szCs w:val="24"/>
        </w:rPr>
      </w:pPr>
      <w:r w:rsidRPr="00EA5133">
        <w:rPr>
          <w:rFonts w:ascii="Times New Roman" w:hAnsi="Times New Roman" w:cs="Times New Roman"/>
          <w:sz w:val="24"/>
          <w:szCs w:val="24"/>
          <w:rPrChange w:id="1466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1467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1468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1469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147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ins w:id="1471" w:author="Wolfgang J. Toechterle" w:date="2013-06-07T18:40:00Z">
        <w:r w:rsidR="00E22E28" w:rsidRPr="00EA5133">
          <w:rPr>
            <w:rFonts w:ascii="Times New Roman" w:hAnsi="Times New Roman" w:cs="Times New Roman"/>
            <w:sz w:val="24"/>
            <w:szCs w:val="24"/>
            <w:rPrChange w:id="1472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1473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1474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</w:ins>
      <w:r w:rsidRPr="00EA5133">
        <w:rPr>
          <w:rPrChange w:id="1475" w:author="Wolfgang J. Toechterle" w:date="2013-06-22T10:32:00Z">
            <w:rPr>
              <w:lang w:val="en-US"/>
            </w:rPr>
          </w:rPrChange>
        </w:rPr>
        <w:t>German Logo:</w:t>
      </w:r>
      <w:r w:rsidRPr="00EA5133">
        <w:rPr>
          <w:rFonts w:ascii="Times New Roman" w:hAnsi="Times New Roman" w:cs="Times New Roman"/>
          <w:sz w:val="24"/>
          <w:szCs w:val="24"/>
          <w:rPrChange w:id="1476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Museum für Druckkunst Leipzig</w:t>
      </w:r>
    </w:p>
    <w:p w14:paraId="0BD2616D" w14:textId="77777777" w:rsidR="00F45BC1" w:rsidRPr="00465521" w:rsidRDefault="00F45BC1" w:rsidP="00F45BC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477" w:author="Kinder" w:date="2013-07-01T15:50:00Z"/>
          <w:rFonts w:cs="Arial"/>
          <w:szCs w:val="20"/>
          <w:highlight w:val="yellow"/>
          <w:lang w:val="de-DE"/>
          <w:rPrChange w:id="1478" w:author="Kinder" w:date="2013-07-01T17:10:00Z">
            <w:rPr>
              <w:ins w:id="1479" w:author="Kinder" w:date="2013-07-01T15:50:00Z"/>
              <w:rFonts w:ascii="Times" w:hAnsi="Times" w:cs="Times"/>
              <w:szCs w:val="20"/>
              <w:lang w:val="de-DE"/>
            </w:rPr>
          </w:rPrChange>
        </w:rPr>
      </w:pPr>
      <w:proofErr w:type="spellStart"/>
      <w:ins w:id="1480" w:author="Kinder" w:date="2013-07-01T15:50:00Z">
        <w:r w:rsidRPr="00465521">
          <w:rPr>
            <w:rFonts w:cs="Arial"/>
            <w:szCs w:val="20"/>
            <w:highlight w:val="yellow"/>
            <w:lang w:val="de-DE"/>
            <w:rPrChange w:id="1481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Texto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82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83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para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84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85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logos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86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87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separadas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88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89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con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90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91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un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92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93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mismo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94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495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diseno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496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-  </w:t>
        </w:r>
      </w:ins>
    </w:p>
    <w:p w14:paraId="20F04C12" w14:textId="77777777" w:rsidR="00F45BC1" w:rsidRPr="00465521" w:rsidRDefault="00F45BC1" w:rsidP="00F45BC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497" w:author="Kinder" w:date="2013-07-01T15:50:00Z"/>
          <w:rFonts w:cs="Arial"/>
          <w:szCs w:val="20"/>
          <w:highlight w:val="yellow"/>
          <w:lang w:val="de-DE"/>
          <w:rPrChange w:id="1498" w:author="Kinder" w:date="2013-07-01T17:10:00Z">
            <w:rPr>
              <w:ins w:id="1499" w:author="Kinder" w:date="2013-07-01T15:50:00Z"/>
              <w:rFonts w:ascii="Times" w:hAnsi="Times" w:cs="Times"/>
              <w:szCs w:val="20"/>
              <w:lang w:val="de-DE"/>
            </w:rPr>
          </w:rPrChange>
        </w:rPr>
      </w:pPr>
      <w:ins w:id="1500" w:author="Kinder" w:date="2013-07-01T15:50:00Z">
        <w:r w:rsidRPr="00465521">
          <w:rPr>
            <w:rFonts w:cs="Arial"/>
            <w:szCs w:val="20"/>
            <w:highlight w:val="yellow"/>
            <w:lang w:val="de-DE"/>
            <w:rPrChange w:id="1501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ab/>
          <w:t xml:space="preserve">Logo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02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>ingles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03" w:author="Kinder" w:date="2013-07-01T17:10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- Museum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04" w:author="Kinder" w:date="2013-07-01T17:10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of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05" w:author="Kinder" w:date="2013-07-01T17:10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06" w:author="Kinder" w:date="2013-07-01T17:10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Printing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07" w:author="Kinder" w:date="2013-07-01T17:10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08" w:author="Kinder" w:date="2013-07-01T17:10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Arts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09" w:author="Kinder" w:date="2013-07-01T17:10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 xml:space="preserve"> Leipzig </w:t>
        </w:r>
      </w:ins>
    </w:p>
    <w:p w14:paraId="4DD07E2D" w14:textId="3DA30E3B" w:rsidR="00F45BC1" w:rsidRPr="00465521" w:rsidRDefault="00F45BC1" w:rsidP="00F45BC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510" w:author="Kinder" w:date="2013-07-01T17:10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1511" w:author="Kinder" w:date="2013-07-01T15:50:00Z">
        <w:r w:rsidRPr="00465521">
          <w:rPr>
            <w:rFonts w:cs="Arial"/>
            <w:szCs w:val="20"/>
            <w:highlight w:val="yellow"/>
            <w:lang w:val="de-DE"/>
            <w:rPrChange w:id="1512" w:author="Kinder" w:date="2013-07-01T17:10:00Z">
              <w:rPr>
                <w:rFonts w:ascii="Times New Roman" w:hAnsi="Times New Roman" w:cs="Times New Roman"/>
                <w:szCs w:val="20"/>
                <w:lang w:val="de-DE"/>
              </w:rPr>
            </w:rPrChange>
          </w:rPr>
          <w:tab/>
          <w:t xml:space="preserve">Logo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13" w:author="Kinder" w:date="2013-07-01T17:10:00Z">
              <w:rPr>
                <w:rFonts w:ascii="Times New Roman" w:hAnsi="Times New Roman" w:cs="Times New Roman"/>
                <w:szCs w:val="20"/>
                <w:lang w:val="de-DE"/>
              </w:rPr>
            </w:rPrChange>
          </w:rPr>
          <w:t>aleman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14" w:author="Kinder" w:date="2013-07-01T17:10:00Z">
              <w:rPr>
                <w:rFonts w:ascii="Times New Roman" w:hAnsi="Times New Roman" w:cs="Times New Roman"/>
                <w:szCs w:val="20"/>
                <w:lang w:val="de-DE"/>
              </w:rPr>
            </w:rPrChange>
          </w:rPr>
          <w:t xml:space="preserve"> - Museum für Druckkunst Leipzig</w:t>
        </w:r>
      </w:ins>
    </w:p>
    <w:p w14:paraId="43B3E68A" w14:textId="0CFFC937" w:rsidR="00C11B41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15" w:author="Kinder" w:date="2013-07-01T15:50:00Z"/>
          <w:rFonts w:cs="Arial"/>
          <w:szCs w:val="20"/>
        </w:rPr>
      </w:pPr>
      <w:r w:rsidRPr="00EA5133">
        <w:rPr>
          <w:rFonts w:cs="Arial"/>
          <w:szCs w:val="20"/>
          <w:rPrChange w:id="1516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Letterpress and offset printing</w:t>
      </w:r>
    </w:p>
    <w:p w14:paraId="6321B11C" w14:textId="77777777" w:rsidR="00F45BC1" w:rsidRPr="00465521" w:rsidRDefault="00F45BC1" w:rsidP="00F45BC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17" w:author="Kinder" w:date="2013-07-01T15:50:00Z"/>
          <w:rFonts w:cs="Arial"/>
          <w:szCs w:val="20"/>
          <w:lang w:val="de-DE"/>
          <w:rPrChange w:id="1518" w:author="Kinder" w:date="2013-07-01T17:11:00Z">
            <w:rPr>
              <w:ins w:id="1519" w:author="Kinder" w:date="2013-07-01T15:50:00Z"/>
              <w:rFonts w:ascii="Times" w:hAnsi="Times" w:cs="Times"/>
              <w:szCs w:val="20"/>
              <w:lang w:val="de-DE"/>
            </w:rPr>
          </w:rPrChange>
        </w:rPr>
      </w:pPr>
      <w:proofErr w:type="spellStart"/>
      <w:ins w:id="1520" w:author="Kinder" w:date="2013-07-01T15:50:00Z">
        <w:r w:rsidRPr="00465521">
          <w:rPr>
            <w:rFonts w:cs="Arial"/>
            <w:szCs w:val="20"/>
            <w:highlight w:val="yellow"/>
            <w:lang w:val="de-DE"/>
            <w:rPrChange w:id="152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2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–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2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letterpress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2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2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impresion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2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2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offset</w:t>
        </w:r>
        <w:proofErr w:type="spellEnd"/>
      </w:ins>
    </w:p>
    <w:p w14:paraId="5F1F8231" w14:textId="77777777" w:rsidR="00F45BC1" w:rsidRPr="00EA5133" w:rsidRDefault="00F45BC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52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7A012F9" w14:textId="138E179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52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530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147340D6" w14:textId="2B1B72B9" w:rsidR="002634A2" w:rsidRPr="00EA5133" w:rsidRDefault="002634A2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53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53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Images: </w:t>
      </w:r>
      <w:ins w:id="1533" w:author="Wolfgang J. Toechterle" w:date="2013-05-20T21:05:00Z">
        <w:r w:rsidR="00041FC5" w:rsidRPr="00EA5133">
          <w:rPr>
            <w:rFonts w:cs="Arial"/>
            <w:szCs w:val="20"/>
            <w:rPrChange w:id="15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 images are allowed for the logo</w:t>
        </w:r>
      </w:ins>
      <w:del w:id="1535" w:author="Wolfgang J. Toechterle" w:date="2013-05-20T21:05:00Z">
        <w:r w:rsidRPr="00EA5133" w:rsidDel="00041FC5">
          <w:rPr>
            <w:rFonts w:cs="Arial"/>
            <w:szCs w:val="20"/>
            <w:rPrChange w:id="153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logo</w:delText>
        </w:r>
      </w:del>
    </w:p>
    <w:p w14:paraId="0304C84E" w14:textId="1E945C76" w:rsidR="00C11B41" w:rsidRPr="00465521" w:rsidRDefault="00F45BC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37" w:author="Kinder" w:date="2013-07-01T15:51:00Z"/>
          <w:rFonts w:cs="Arial"/>
          <w:szCs w:val="20"/>
          <w:lang w:val="de-DE"/>
          <w:rPrChange w:id="1538" w:author="Kinder" w:date="2013-07-01T17:11:00Z">
            <w:rPr>
              <w:ins w:id="1539" w:author="Kinder" w:date="2013-07-01T15:51:00Z"/>
              <w:rFonts w:ascii="Times" w:hAnsi="Times" w:cs="Times"/>
              <w:szCs w:val="20"/>
              <w:lang w:val="de-DE"/>
            </w:rPr>
          </w:rPrChange>
        </w:rPr>
      </w:pPr>
      <w:proofErr w:type="spellStart"/>
      <w:ins w:id="1540" w:author="Kinder" w:date="2013-07-01T15:51:00Z">
        <w:r w:rsidRPr="00465521">
          <w:rPr>
            <w:rFonts w:cs="Arial"/>
            <w:szCs w:val="20"/>
            <w:highlight w:val="yellow"/>
            <w:lang w:val="de-DE"/>
            <w:rPrChange w:id="154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Imagenes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4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–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4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solamente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4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4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imagenes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4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4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vectoriales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4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4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son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5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5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permitidas</w:t>
        </w:r>
        <w:proofErr w:type="spellEnd"/>
      </w:ins>
    </w:p>
    <w:p w14:paraId="26E9AE34" w14:textId="77777777" w:rsidR="00F45BC1" w:rsidRPr="00EA5133" w:rsidRDefault="00F45BC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55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637A968D" w14:textId="77777777" w:rsidR="00F45BC1" w:rsidRPr="00465521" w:rsidRDefault="00C11B41" w:rsidP="00F45BC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53" w:author="Kinder" w:date="2013-07-01T15:51:00Z"/>
          <w:rFonts w:cs="Arial"/>
          <w:b/>
          <w:bCs/>
          <w:szCs w:val="20"/>
          <w:lang w:val="de-DE"/>
          <w:rPrChange w:id="1554" w:author="Kinder" w:date="2013-07-01T17:11:00Z">
            <w:rPr>
              <w:ins w:id="1555" w:author="Kinder" w:date="2013-07-01T15:51:00Z"/>
              <w:rFonts w:ascii="Times" w:hAnsi="Times" w:cs="Times"/>
              <w:b/>
              <w:bCs/>
              <w:szCs w:val="20"/>
              <w:lang w:val="de-DE"/>
            </w:rPr>
          </w:rPrChange>
        </w:rPr>
      </w:pPr>
      <w:r w:rsidRPr="00EA5133">
        <w:rPr>
          <w:rFonts w:cs="Arial"/>
          <w:b/>
          <w:bCs/>
          <w:szCs w:val="20"/>
          <w:rPrChange w:id="155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  <w:ins w:id="1557" w:author="Kinder" w:date="2013-07-01T15:51:00Z">
        <w:r w:rsidR="00F45BC1">
          <w:rPr>
            <w:rFonts w:cs="Arial"/>
            <w:b/>
            <w:bCs/>
            <w:szCs w:val="20"/>
          </w:rPr>
          <w:t xml:space="preserve"> </w:t>
        </w:r>
        <w:proofErr w:type="spellStart"/>
        <w:r w:rsidR="00F45BC1" w:rsidRPr="00465521">
          <w:rPr>
            <w:rFonts w:cs="Arial"/>
            <w:b/>
            <w:bCs/>
            <w:szCs w:val="20"/>
            <w:highlight w:val="yellow"/>
            <w:lang w:val="de-DE"/>
            <w:rPrChange w:id="1558" w:author="Kinder" w:date="2013-07-01T17:11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Usted</w:t>
        </w:r>
        <w:proofErr w:type="spellEnd"/>
        <w:r w:rsidR="00F45BC1" w:rsidRPr="00465521">
          <w:rPr>
            <w:rFonts w:cs="Arial"/>
            <w:b/>
            <w:bCs/>
            <w:szCs w:val="20"/>
            <w:highlight w:val="yellow"/>
            <w:lang w:val="de-DE"/>
            <w:rPrChange w:id="1559" w:author="Kinder" w:date="2013-07-01T17:11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b/>
            <w:bCs/>
            <w:szCs w:val="20"/>
            <w:highlight w:val="yellow"/>
            <w:lang w:val="de-DE"/>
            <w:rPrChange w:id="1560" w:author="Kinder" w:date="2013-07-01T17:11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debe</w:t>
        </w:r>
        <w:proofErr w:type="spellEnd"/>
        <w:r w:rsidR="00F45BC1" w:rsidRPr="00465521">
          <w:rPr>
            <w:rFonts w:cs="Arial"/>
            <w:b/>
            <w:bCs/>
            <w:szCs w:val="20"/>
            <w:highlight w:val="yellow"/>
            <w:lang w:val="de-DE"/>
            <w:rPrChange w:id="1561" w:author="Kinder" w:date="2013-07-01T17:11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b/>
            <w:bCs/>
            <w:szCs w:val="20"/>
            <w:highlight w:val="yellow"/>
            <w:lang w:val="de-DE"/>
            <w:rPrChange w:id="1562" w:author="Kinder" w:date="2013-07-01T17:11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entregar</w:t>
        </w:r>
        <w:proofErr w:type="spellEnd"/>
        <w:r w:rsidR="00F45BC1" w:rsidRPr="00465521">
          <w:rPr>
            <w:rFonts w:cs="Arial"/>
            <w:b/>
            <w:bCs/>
            <w:szCs w:val="20"/>
            <w:highlight w:val="yellow"/>
            <w:lang w:val="de-DE"/>
            <w:rPrChange w:id="1563" w:author="Kinder" w:date="2013-07-01T17:11:00Z">
              <w:rPr>
                <w:rFonts w:ascii="Times" w:hAnsi="Times" w:cs="Times"/>
                <w:b/>
                <w:bCs/>
                <w:szCs w:val="20"/>
                <w:lang w:val="de-DE"/>
              </w:rPr>
            </w:rPrChange>
          </w:rPr>
          <w:t>:</w:t>
        </w:r>
      </w:ins>
    </w:p>
    <w:p w14:paraId="698516C0" w14:textId="6DCCB9FC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56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31C6A95B" w14:textId="77777777" w:rsidR="00C11B41" w:rsidRDefault="00C11B4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565" w:author="Kinder" w:date="2013-07-01T15:52:00Z"/>
          <w:rFonts w:cs="Arial"/>
          <w:szCs w:val="20"/>
        </w:rPr>
      </w:pPr>
      <w:r w:rsidRPr="00EA5133">
        <w:rPr>
          <w:rFonts w:cs="Arial"/>
          <w:szCs w:val="20"/>
          <w:rPrChange w:id="156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folder of your working files for archiving </w:t>
      </w:r>
    </w:p>
    <w:p w14:paraId="70EE9083" w14:textId="76D2E2DE" w:rsidR="00F45BC1" w:rsidRPr="00465521" w:rsidRDefault="00F45BC1" w:rsidP="00F45BC1">
      <w:pPr>
        <w:pStyle w:val="Listenabsatz"/>
        <w:widowControl w:val="0"/>
        <w:numPr>
          <w:ilvl w:val="0"/>
          <w:numId w:val="14"/>
        </w:numPr>
        <w:tabs>
          <w:tab w:val="left" w:pos="220"/>
          <w:tab w:val="left" w:pos="720"/>
          <w:tab w:val="left" w:pos="2000"/>
          <w:tab w:val="left" w:pos="2560"/>
          <w:tab w:val="left" w:pos="3120"/>
          <w:tab w:val="left" w:pos="3680"/>
          <w:tab w:val="left" w:pos="4240"/>
          <w:tab w:val="left" w:pos="4800"/>
          <w:tab w:val="left" w:pos="5360"/>
          <w:tab w:val="left" w:pos="5920"/>
          <w:tab w:val="left" w:pos="6480"/>
          <w:tab w:val="left" w:pos="7040"/>
          <w:tab w:val="left" w:pos="7600"/>
          <w:tab w:val="left" w:pos="8160"/>
        </w:tabs>
        <w:autoSpaceDE w:val="0"/>
        <w:autoSpaceDN w:val="0"/>
        <w:adjustRightInd w:val="0"/>
        <w:spacing w:after="60"/>
        <w:rPr>
          <w:rFonts w:cs="Arial"/>
          <w:szCs w:val="20"/>
          <w:highlight w:val="yellow"/>
          <w:lang w:val="de-DE"/>
          <w:rPrChange w:id="1567" w:author="Kinder" w:date="2013-07-01T17:11:00Z">
            <w:rPr>
              <w:rFonts w:cs="Arial"/>
              <w:szCs w:val="20"/>
              <w:lang w:val="en-US"/>
            </w:rPr>
          </w:rPrChange>
        </w:rPr>
        <w:pPrChange w:id="1568" w:author="Kinder" w:date="2013-07-01T15:52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ins w:id="1569" w:author="Kinder" w:date="2013-07-01T15:52:00Z">
        <w:r w:rsidRPr="00465521">
          <w:rPr>
            <w:rFonts w:cs="Arial"/>
            <w:szCs w:val="20"/>
            <w:highlight w:val="yellow"/>
            <w:lang w:val="de-DE"/>
            <w:rPrChange w:id="157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1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7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carpeta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7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final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7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con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7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7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sus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7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7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archivos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7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7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trabajo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8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8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para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58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58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archivar</w:t>
        </w:r>
      </w:ins>
      <w:proofErr w:type="spellEnd"/>
    </w:p>
    <w:p w14:paraId="62AD2603" w14:textId="258AA3A9" w:rsidR="003F39E8" w:rsidRPr="00F45BC1" w:rsidRDefault="003F39E8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584" w:author="Kinder" w:date="2013-07-01T15:52:00Z"/>
          <w:rFonts w:cs="Arial"/>
          <w:szCs w:val="20"/>
          <w:rPrChange w:id="1585" w:author="Kinder" w:date="2013-07-01T15:52:00Z">
            <w:rPr>
              <w:ins w:id="1586" w:author="Kinder" w:date="2013-07-01T15:52:00Z"/>
              <w:rFonts w:eastAsia="Times New Roman" w:cs="Times New Roman"/>
            </w:rPr>
          </w:rPrChange>
        </w:rPr>
      </w:pPr>
      <w:ins w:id="1587" w:author="Wolfgang J. Toechterle" w:date="2013-05-20T21:09:00Z">
        <w:r w:rsidRPr="00EA5133">
          <w:rPr>
            <w:rFonts w:cs="Arial"/>
            <w:szCs w:val="20"/>
            <w:rPrChange w:id="158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Illustrator (ai) file showing the English and the German logo</w:t>
        </w:r>
        <w:r w:rsidR="00CD0E39" w:rsidRPr="00EA5133">
          <w:rPr>
            <w:rFonts w:cs="Arial"/>
            <w:szCs w:val="20"/>
            <w:rPrChange w:id="158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in 2 </w:t>
        </w:r>
      </w:ins>
      <w:ins w:id="1590" w:author="Kinder" w:date="2013-06-30T08:47:00Z">
        <w:r w:rsidR="00504D88">
          <w:rPr>
            <w:rFonts w:cs="Arial"/>
            <w:szCs w:val="20"/>
          </w:rPr>
          <w:t>PMS</w:t>
        </w:r>
      </w:ins>
      <w:ins w:id="1591" w:author="Wolfgang J. Toechterle" w:date="2013-05-20T21:09:00Z">
        <w:del w:id="1592" w:author="Kinder" w:date="2013-06-30T08:47:00Z">
          <w:r w:rsidR="00CD0E39" w:rsidRPr="00EA5133" w:rsidDel="00504D88">
            <w:rPr>
              <w:rFonts w:cs="Arial"/>
              <w:szCs w:val="20"/>
              <w:rPrChange w:id="1593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spot</w:delText>
          </w:r>
        </w:del>
        <w:r w:rsidR="00CD0E39" w:rsidRPr="00EA5133">
          <w:rPr>
            <w:rFonts w:cs="Arial"/>
            <w:szCs w:val="20"/>
            <w:rPrChange w:id="15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ins w:id="1595" w:author="Wolfgang J. Toechterle" w:date="2013-06-22T11:52:00Z">
        <w:r w:rsidR="00510F1B">
          <w:rPr>
            <w:rFonts w:cs="Arial"/>
            <w:szCs w:val="20"/>
          </w:rPr>
          <w:t>colour</w:t>
        </w:r>
      </w:ins>
      <w:ins w:id="1596" w:author="Wolfgang J. Toechterle" w:date="2013-05-20T21:09:00Z">
        <w:r w:rsidR="00CD0E39" w:rsidRPr="00EA5133">
          <w:rPr>
            <w:rFonts w:cs="Arial"/>
            <w:szCs w:val="20"/>
            <w:rPrChange w:id="159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  <w:r w:rsidRPr="00EA5133">
          <w:rPr>
            <w:rFonts w:cs="Arial"/>
            <w:szCs w:val="20"/>
            <w:rPrChange w:id="159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(</w:t>
        </w:r>
        <w:r w:rsidRPr="00EA5133">
          <w:rPr>
            <w:rFonts w:eastAsia="Times New Roman" w:cs="Times New Roman"/>
          </w:rPr>
          <w:t>Pantone Uncoated)</w:t>
        </w:r>
      </w:ins>
      <w:ins w:id="1599" w:author="Wolfgang J. Toechterle" w:date="2013-06-08T19:11:00Z">
        <w:r w:rsidR="00CD0E39" w:rsidRPr="00EA5133">
          <w:rPr>
            <w:rFonts w:eastAsia="Times New Roman" w:cs="Times New Roman"/>
          </w:rPr>
          <w:t>,</w:t>
        </w:r>
      </w:ins>
      <w:ins w:id="1600" w:author="Wolfgang J. Toechterle" w:date="2013-05-20T21:09:00Z">
        <w:r w:rsidRPr="00EA5133">
          <w:rPr>
            <w:rFonts w:eastAsia="Times New Roman" w:cs="Times New Roman"/>
          </w:rPr>
          <w:t xml:space="preserve"> as well as the English and the German logo in CMYK on the same </w:t>
        </w:r>
        <w:proofErr w:type="spellStart"/>
        <w:r w:rsidRPr="00EA5133">
          <w:rPr>
            <w:rFonts w:eastAsia="Times New Roman" w:cs="Times New Roman"/>
          </w:rPr>
          <w:t>Artboard</w:t>
        </w:r>
        <w:proofErr w:type="spellEnd"/>
        <w:del w:id="1601" w:author="Kinder" w:date="2013-06-30T08:49:00Z">
          <w:r w:rsidRPr="00EA5133" w:rsidDel="00504D88">
            <w:rPr>
              <w:rFonts w:eastAsia="Times New Roman" w:cs="Times New Roman"/>
            </w:rPr>
            <w:delText xml:space="preserve"> (page)</w:delText>
          </w:r>
        </w:del>
      </w:ins>
      <w:ins w:id="1602" w:author="Kinder" w:date="2013-06-30T08:48:00Z">
        <w:r w:rsidR="00504D88">
          <w:rPr>
            <w:rFonts w:eastAsia="Times New Roman" w:cs="Times New Roman"/>
          </w:rPr>
          <w:t xml:space="preserve"> </w:t>
        </w:r>
      </w:ins>
      <w:ins w:id="1603" w:author="Kinder" w:date="2013-06-30T08:49:00Z">
        <w:r w:rsidR="00504D88">
          <w:rPr>
            <w:rFonts w:eastAsia="Times New Roman" w:cs="Times New Roman"/>
          </w:rPr>
          <w:t>(</w:t>
        </w:r>
      </w:ins>
      <w:ins w:id="1604" w:author="Kinder" w:date="2013-06-30T08:48:00Z">
        <w:r w:rsidR="00504D88">
          <w:rPr>
            <w:rFonts w:eastAsia="Times New Roman" w:cs="Times New Roman"/>
          </w:rPr>
          <w:t>All 4 on same page)</w:t>
        </w:r>
      </w:ins>
    </w:p>
    <w:p w14:paraId="6B2C73DF" w14:textId="77777777" w:rsidR="00F45BC1" w:rsidRPr="00465521" w:rsidRDefault="00F45BC1" w:rsidP="00F45BC1">
      <w:pPr>
        <w:pStyle w:val="Listenabsatz"/>
        <w:widowControl w:val="0"/>
        <w:numPr>
          <w:ilvl w:val="0"/>
          <w:numId w:val="14"/>
        </w:numPr>
        <w:tabs>
          <w:tab w:val="left" w:pos="220"/>
          <w:tab w:val="left" w:pos="720"/>
          <w:tab w:val="left" w:pos="2000"/>
          <w:tab w:val="left" w:pos="2560"/>
          <w:tab w:val="left" w:pos="3120"/>
          <w:tab w:val="left" w:pos="3680"/>
          <w:tab w:val="left" w:pos="4240"/>
          <w:tab w:val="left" w:pos="4800"/>
          <w:tab w:val="left" w:pos="5360"/>
          <w:tab w:val="left" w:pos="5920"/>
          <w:tab w:val="left" w:pos="6480"/>
          <w:tab w:val="left" w:pos="7040"/>
          <w:tab w:val="left" w:pos="7600"/>
          <w:tab w:val="left" w:pos="8160"/>
        </w:tabs>
        <w:autoSpaceDE w:val="0"/>
        <w:autoSpaceDN w:val="0"/>
        <w:adjustRightInd w:val="0"/>
        <w:spacing w:after="60"/>
        <w:rPr>
          <w:ins w:id="1605" w:author="Kinder" w:date="2013-07-01T15:52:00Z"/>
          <w:rFonts w:cs="Arial"/>
          <w:szCs w:val="20"/>
          <w:highlight w:val="yellow"/>
          <w:lang w:val="de-DE"/>
          <w:rPrChange w:id="1606" w:author="Kinder" w:date="2013-07-01T17:11:00Z">
            <w:rPr>
              <w:ins w:id="1607" w:author="Kinder" w:date="2013-07-01T15:52:00Z"/>
              <w:rFonts w:ascii="Times" w:hAnsi="Times" w:cs="Times"/>
              <w:szCs w:val="20"/>
              <w:lang w:val="de-DE"/>
            </w:rPr>
          </w:rPrChange>
        </w:rPr>
      </w:pPr>
      <w:ins w:id="1608" w:author="Kinder" w:date="2013-07-01T15:52:00Z">
        <w:r w:rsidRPr="00465521">
          <w:rPr>
            <w:rFonts w:cs="Arial"/>
            <w:szCs w:val="20"/>
            <w:highlight w:val="yellow"/>
            <w:lang w:val="de-DE"/>
            <w:rPrChange w:id="160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1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un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1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1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archivo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1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1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ilustrator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1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4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1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logos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1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1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versiones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1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2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ingles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2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2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versiones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2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2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aleman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2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– 2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2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colores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2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2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especiales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2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(dos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3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colores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3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PMS –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3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Pantone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3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3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Uncoated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3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),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3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siendo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3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3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3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4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ingles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4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4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otra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4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4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aleman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4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y dos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4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logos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4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CMYK,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4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siendo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4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5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5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5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ingles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5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5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otra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5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5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aleman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5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. (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5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todos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5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4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6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6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6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misma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6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6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pagina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6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)</w:t>
        </w:r>
      </w:ins>
    </w:p>
    <w:p w14:paraId="135653EA" w14:textId="77777777" w:rsidR="00F45BC1" w:rsidRPr="00EA5133" w:rsidRDefault="00F45BC1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666" w:author="Wolfgang J. Toechterle" w:date="2013-05-20T21:09:00Z"/>
          <w:rFonts w:cs="Arial"/>
          <w:szCs w:val="20"/>
          <w:rPrChange w:id="1667" w:author="Wolfgang J. Toechterle" w:date="2013-06-22T10:32:00Z">
            <w:rPr>
              <w:ins w:id="1668" w:author="Wolfgang J. Toechterle" w:date="2013-05-20T21:09:00Z"/>
              <w:rFonts w:cs="Arial"/>
              <w:szCs w:val="20"/>
              <w:lang w:val="en-US"/>
            </w:rPr>
          </w:rPrChange>
        </w:rPr>
      </w:pPr>
    </w:p>
    <w:p w14:paraId="38692C90" w14:textId="471E363E" w:rsidR="00C11B41" w:rsidRDefault="001C00CF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669" w:author="Kinder" w:date="2013-07-01T15:52:00Z"/>
          <w:rFonts w:cs="Arial"/>
          <w:szCs w:val="20"/>
        </w:rPr>
      </w:pPr>
      <w:ins w:id="1670" w:author="Wolfgang J. Toechterle" w:date="2013-05-20T21:03:00Z">
        <w:r w:rsidRPr="00EA5133">
          <w:rPr>
            <w:rFonts w:cs="Arial"/>
            <w:szCs w:val="20"/>
            <w:rPrChange w:id="167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PDF/X-3</w:t>
        </w:r>
        <w:proofErr w:type="gramStart"/>
        <w:r w:rsidRPr="00EA5133">
          <w:rPr>
            <w:rFonts w:cs="Arial"/>
            <w:szCs w:val="20"/>
            <w:rPrChange w:id="16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Pr="00EA5133">
          <w:rPr>
            <w:rFonts w:cs="Arial"/>
            <w:szCs w:val="20"/>
            <w:rPrChange w:id="167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674" w:author="Wolfgang J. Toechterle" w:date="2013-05-20T21:03:00Z">
        <w:r w:rsidR="00C11B41" w:rsidRPr="00EA5133" w:rsidDel="001C00CF">
          <w:rPr>
            <w:rFonts w:cs="Arial"/>
            <w:szCs w:val="20"/>
            <w:rPrChange w:id="167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  <w:r w:rsidR="008005D8" w:rsidRPr="00EA5133" w:rsidDel="001C00CF">
          <w:rPr>
            <w:rFonts w:cs="Arial"/>
            <w:szCs w:val="20"/>
            <w:rPrChange w:id="167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PDF/X-3:2002</w:delText>
        </w:r>
        <w:r w:rsidR="00C11B41" w:rsidRPr="00EA5133" w:rsidDel="001C00CF">
          <w:rPr>
            <w:rFonts w:cs="Arial"/>
            <w:szCs w:val="20"/>
            <w:rPrChange w:id="167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r w:rsidR="00C11B41" w:rsidRPr="00EA5133">
        <w:rPr>
          <w:rFonts w:cs="Arial"/>
          <w:szCs w:val="20"/>
          <w:rPrChange w:id="167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of your logo in CMYK (NO SPOT </w:t>
      </w:r>
      <w:del w:id="1679" w:author="Wolfgang J. Toechterle" w:date="2013-06-22T11:52:00Z">
        <w:r w:rsidR="00C11B41" w:rsidRPr="00EA5133" w:rsidDel="00510F1B">
          <w:rPr>
            <w:rFonts w:cs="Arial"/>
            <w:szCs w:val="20"/>
            <w:rPrChange w:id="168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68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C11B41" w:rsidRPr="00EA5133">
        <w:rPr>
          <w:rFonts w:cs="Arial"/>
          <w:szCs w:val="20"/>
          <w:rPrChange w:id="16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INCLUDED)</w:t>
      </w:r>
    </w:p>
    <w:p w14:paraId="3230E9FC" w14:textId="5696A7B6" w:rsidR="00F45BC1" w:rsidRPr="00465521" w:rsidRDefault="00F45BC1" w:rsidP="00F45BC1">
      <w:pPr>
        <w:pStyle w:val="Listenabsatz"/>
        <w:widowControl w:val="0"/>
        <w:numPr>
          <w:ilvl w:val="0"/>
          <w:numId w:val="14"/>
        </w:numPr>
        <w:tabs>
          <w:tab w:val="left" w:pos="220"/>
          <w:tab w:val="left" w:pos="720"/>
          <w:tab w:val="left" w:pos="2000"/>
          <w:tab w:val="left" w:pos="2560"/>
          <w:tab w:val="left" w:pos="3120"/>
          <w:tab w:val="left" w:pos="3680"/>
          <w:tab w:val="left" w:pos="4240"/>
          <w:tab w:val="left" w:pos="4800"/>
          <w:tab w:val="left" w:pos="5360"/>
          <w:tab w:val="left" w:pos="5920"/>
          <w:tab w:val="left" w:pos="6480"/>
          <w:tab w:val="left" w:pos="7040"/>
          <w:tab w:val="left" w:pos="7600"/>
          <w:tab w:val="left" w:pos="8160"/>
        </w:tabs>
        <w:autoSpaceDE w:val="0"/>
        <w:autoSpaceDN w:val="0"/>
        <w:adjustRightInd w:val="0"/>
        <w:spacing w:after="60"/>
        <w:rPr>
          <w:ins w:id="1683" w:author="Kinder" w:date="2013-07-01T15:52:00Z"/>
          <w:rFonts w:cs="Arial"/>
          <w:szCs w:val="20"/>
          <w:highlight w:val="yellow"/>
          <w:lang w:val="de-DE"/>
          <w:rPrChange w:id="1684" w:author="Kinder" w:date="2013-07-01T17:11:00Z">
            <w:rPr>
              <w:ins w:id="1685" w:author="Kinder" w:date="2013-07-01T15:52:00Z"/>
              <w:rFonts w:ascii="Times" w:hAnsi="Times" w:cs="Times"/>
              <w:szCs w:val="20"/>
              <w:lang w:val="de-DE"/>
            </w:rPr>
          </w:rPrChange>
        </w:rPr>
      </w:pPr>
      <w:ins w:id="1686" w:author="Kinder" w:date="2013-07-01T15:52:00Z">
        <w:r w:rsidRPr="00465521">
          <w:rPr>
            <w:rFonts w:cs="Arial"/>
            <w:szCs w:val="20"/>
            <w:highlight w:val="yellow"/>
            <w:lang w:val="de-DE"/>
            <w:rPrChange w:id="168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1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8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archivo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8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PDF/X-3:2002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9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con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9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69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su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69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logo en CMYK (</w:t>
        </w:r>
      </w:ins>
      <w:ins w:id="1694" w:author="Kinder" w:date="2013-07-01T15:53:00Z">
        <w:r w:rsidRPr="00465521">
          <w:rPr>
            <w:rFonts w:cs="Arial"/>
            <w:szCs w:val="20"/>
            <w:highlight w:val="yellow"/>
            <w:lang w:val="de-DE"/>
            <w:rPrChange w:id="1695" w:author="Kinder" w:date="2013-07-01T17:11:00Z">
              <w:rPr>
                <w:rFonts w:ascii="Times" w:hAnsi="Times" w:cs="Times"/>
                <w:szCs w:val="20"/>
                <w:highlight w:val="yellow"/>
                <w:lang w:val="de-DE"/>
              </w:rPr>
            </w:rPrChange>
          </w:rPr>
          <w:t>NO PUEDE HABER COLOR ESPECIAL</w:t>
        </w:r>
      </w:ins>
      <w:ins w:id="1696" w:author="Kinder" w:date="2013-07-01T15:52:00Z">
        <w:r w:rsidRPr="00465521">
          <w:rPr>
            <w:rFonts w:cs="Arial"/>
            <w:szCs w:val="20"/>
            <w:highlight w:val="yellow"/>
            <w:lang w:val="de-DE"/>
            <w:rPrChange w:id="169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)</w:t>
        </w:r>
      </w:ins>
    </w:p>
    <w:p w14:paraId="43E3D156" w14:textId="77777777" w:rsidR="00F45BC1" w:rsidRPr="00EA5133" w:rsidRDefault="00F45BC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69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CACCF99" w14:textId="77777777" w:rsidR="00F45BC1" w:rsidRDefault="00AF5632" w:rsidP="00CE6B3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699" w:author="Kinder" w:date="2013-07-01T15:53:00Z"/>
          <w:rFonts w:cs="Arial"/>
          <w:szCs w:val="20"/>
        </w:rPr>
      </w:pPr>
      <w:r w:rsidRPr="00EA5133">
        <w:rPr>
          <w:rFonts w:cs="Arial"/>
          <w:szCs w:val="20"/>
          <w:rPrChange w:id="170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A4 printout, mounted on </w:t>
      </w:r>
      <w:del w:id="1701" w:author="Kinder" w:date="2013-06-30T08:49:00Z">
        <w:r w:rsidRPr="00EA5133" w:rsidDel="00504D88">
          <w:rPr>
            <w:rFonts w:cs="Arial"/>
            <w:szCs w:val="20"/>
            <w:rPrChange w:id="17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 </w:delText>
        </w:r>
      </w:del>
      <w:r w:rsidRPr="00EA5133">
        <w:rPr>
          <w:rFonts w:cs="Arial"/>
          <w:szCs w:val="20"/>
          <w:rPrChange w:id="170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presentation board showing the two versions of the Logo (English and German) as well as the two </w:t>
      </w:r>
      <w:del w:id="1704" w:author="Wolfgang J. Toechterle" w:date="2013-06-22T11:52:00Z">
        <w:r w:rsidRPr="00EA5133" w:rsidDel="00510F1B">
          <w:rPr>
            <w:rFonts w:cs="Arial"/>
            <w:szCs w:val="20"/>
            <w:rPrChange w:id="170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706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170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Versions (</w:t>
      </w:r>
      <w:ins w:id="1708" w:author="Kinder" w:date="2013-06-30T08:49:00Z">
        <w:r w:rsidR="00504D88">
          <w:rPr>
            <w:rFonts w:cs="Arial"/>
            <w:szCs w:val="20"/>
          </w:rPr>
          <w:t>PMS</w:t>
        </w:r>
      </w:ins>
      <w:del w:id="1709" w:author="Kinder" w:date="2013-06-30T08:49:00Z">
        <w:r w:rsidRPr="00EA5133" w:rsidDel="00504D88">
          <w:rPr>
            <w:rFonts w:cs="Arial"/>
            <w:szCs w:val="20"/>
            <w:rPrChange w:id="171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spot</w:delText>
        </w:r>
      </w:del>
      <w:r w:rsidR="007F0DA1" w:rsidRPr="00EA5133">
        <w:rPr>
          <w:rFonts w:cs="Arial"/>
          <w:szCs w:val="20"/>
          <w:rPrChange w:id="171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CMYK)</w:t>
      </w:r>
      <w:r w:rsidRPr="00EA5133">
        <w:rPr>
          <w:rFonts w:cs="Arial"/>
          <w:szCs w:val="20"/>
          <w:rPrChange w:id="1712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  <w:r w:rsidR="007F0DA1" w:rsidRPr="00EA5133">
        <w:rPr>
          <w:rFonts w:cs="Arial"/>
          <w:szCs w:val="20"/>
          <w:rPrChange w:id="171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Display the used </w:t>
      </w:r>
      <w:del w:id="1714" w:author="Wolfgang J. Toechterle" w:date="2013-06-22T11:52:00Z">
        <w:r w:rsidR="007F0DA1" w:rsidRPr="00EA5133" w:rsidDel="00510F1B">
          <w:rPr>
            <w:rFonts w:cs="Arial"/>
            <w:szCs w:val="20"/>
            <w:rPrChange w:id="171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716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171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swatches in a </w:t>
      </w:r>
      <w:ins w:id="1718" w:author="Kinder" w:date="2013-06-30T08:50:00Z">
        <w:r w:rsidR="00504D88">
          <w:rPr>
            <w:rFonts w:cs="Arial"/>
            <w:szCs w:val="20"/>
          </w:rPr>
          <w:t>colour chart.</w:t>
        </w:r>
      </w:ins>
    </w:p>
    <w:p w14:paraId="048706F6" w14:textId="77777777" w:rsidR="00F45BC1" w:rsidRPr="00465521" w:rsidRDefault="00F45BC1" w:rsidP="00F45BC1">
      <w:pPr>
        <w:pStyle w:val="Listenabsatz"/>
        <w:widowControl w:val="0"/>
        <w:numPr>
          <w:ilvl w:val="0"/>
          <w:numId w:val="14"/>
        </w:numPr>
        <w:tabs>
          <w:tab w:val="left" w:pos="220"/>
          <w:tab w:val="left" w:pos="720"/>
          <w:tab w:val="left" w:pos="2000"/>
          <w:tab w:val="left" w:pos="2560"/>
          <w:tab w:val="left" w:pos="3120"/>
          <w:tab w:val="left" w:pos="3680"/>
          <w:tab w:val="left" w:pos="4240"/>
          <w:tab w:val="left" w:pos="4800"/>
          <w:tab w:val="left" w:pos="5360"/>
          <w:tab w:val="left" w:pos="5920"/>
          <w:tab w:val="left" w:pos="6480"/>
          <w:tab w:val="left" w:pos="7040"/>
          <w:tab w:val="left" w:pos="7600"/>
          <w:tab w:val="left" w:pos="8160"/>
        </w:tabs>
        <w:autoSpaceDE w:val="0"/>
        <w:autoSpaceDN w:val="0"/>
        <w:adjustRightInd w:val="0"/>
        <w:spacing w:after="60"/>
        <w:rPr>
          <w:ins w:id="1719" w:author="Kinder" w:date="2013-07-01T15:53:00Z"/>
          <w:rFonts w:cs="Arial"/>
          <w:szCs w:val="20"/>
          <w:highlight w:val="yellow"/>
          <w:lang w:val="de-DE"/>
          <w:rPrChange w:id="1720" w:author="Kinder" w:date="2013-07-01T17:11:00Z">
            <w:rPr>
              <w:ins w:id="1721" w:author="Kinder" w:date="2013-07-01T15:53:00Z"/>
              <w:rFonts w:ascii="Times" w:hAnsi="Times" w:cs="Times"/>
              <w:szCs w:val="20"/>
              <w:lang w:val="de-DE"/>
            </w:rPr>
          </w:rPrChange>
        </w:rPr>
      </w:pPr>
      <w:ins w:id="1722" w:author="Kinder" w:date="2013-07-01T15:53:00Z">
        <w:r w:rsidRPr="00465521">
          <w:rPr>
            <w:rFonts w:cs="Arial"/>
            <w:szCs w:val="20"/>
            <w:highlight w:val="yellow"/>
            <w:lang w:val="de-DE"/>
            <w:rPrChange w:id="172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1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2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copia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2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2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impresa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2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2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montada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2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3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3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3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plancha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3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3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presentacion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3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3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con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3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las dos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3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versiones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3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del logo (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4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ingles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4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4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aleman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4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)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4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tambien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4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las dos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4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versiones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4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4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colores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4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(PMS e CMYZ) de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5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ambos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5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5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logos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5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.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5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Incluir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5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la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5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leyenda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5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los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58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colores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59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60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utilizados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61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62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esta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63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64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plancha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65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766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presentacion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767" w:author="Kinder" w:date="2013-07-01T17:11:00Z">
              <w:rPr>
                <w:rFonts w:ascii="Times" w:hAnsi="Times" w:cs="Times"/>
                <w:szCs w:val="20"/>
                <w:lang w:val="de-DE"/>
              </w:rPr>
            </w:rPrChange>
          </w:rPr>
          <w:t>.</w:t>
        </w:r>
      </w:ins>
    </w:p>
    <w:p w14:paraId="686D2E70" w14:textId="3CA522A8" w:rsidR="00C11B41" w:rsidRPr="00EA5133" w:rsidRDefault="007F0DA1" w:rsidP="00CE6B3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76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1769" w:author="Kinder" w:date="2013-06-30T08:50:00Z">
        <w:r w:rsidRPr="00EA5133" w:rsidDel="00504D88">
          <w:rPr>
            <w:rFonts w:cs="Arial"/>
            <w:szCs w:val="20"/>
            <w:rPrChange w:id="17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legend. </w:delText>
        </w:r>
        <w:r w:rsidR="00AF5632" w:rsidRPr="00EA5133" w:rsidDel="00504D88">
          <w:rPr>
            <w:rFonts w:cs="Arial"/>
            <w:szCs w:val="20"/>
            <w:rPrChange w:id="177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1CB8F737" w14:textId="77777777" w:rsidR="000E643F" w:rsidRDefault="000E643F" w:rsidP="00CE6B36">
      <w:pPr>
        <w:rPr>
          <w:ins w:id="1772" w:author="Kinder" w:date="2013-06-29T11:20:00Z"/>
          <w:rFonts w:cs="Arial"/>
          <w:b/>
          <w:bCs/>
          <w:sz w:val="28"/>
          <w:szCs w:val="28"/>
        </w:rPr>
      </w:pPr>
    </w:p>
    <w:p w14:paraId="12A1DA8F" w14:textId="77777777" w:rsidR="001E709A" w:rsidRDefault="001E709A">
      <w:pPr>
        <w:spacing w:after="200" w:line="276" w:lineRule="auto"/>
        <w:rPr>
          <w:ins w:id="1773" w:author="Kinder" w:date="2013-06-29T15:08:00Z"/>
          <w:rFonts w:cs="Arial"/>
          <w:b/>
          <w:bCs/>
          <w:sz w:val="28"/>
          <w:szCs w:val="28"/>
        </w:rPr>
      </w:pPr>
      <w:ins w:id="1774" w:author="Kinder" w:date="2013-06-29T15:08:00Z">
        <w:r>
          <w:rPr>
            <w:rFonts w:cs="Arial"/>
            <w:b/>
            <w:bCs/>
            <w:sz w:val="28"/>
            <w:szCs w:val="28"/>
          </w:rPr>
          <w:br w:type="page"/>
        </w:r>
      </w:ins>
    </w:p>
    <w:p w14:paraId="3E9B58C8" w14:textId="65B6031A" w:rsidR="00447A93" w:rsidRDefault="00447A93" w:rsidP="00CE6B36">
      <w:pPr>
        <w:rPr>
          <w:ins w:id="1775" w:author="Kinder" w:date="2013-07-01T15:54:00Z"/>
        </w:rPr>
      </w:pPr>
      <w:r w:rsidRPr="00EA5133">
        <w:rPr>
          <w:rFonts w:cs="Arial"/>
          <w:b/>
          <w:bCs/>
          <w:sz w:val="28"/>
          <w:szCs w:val="28"/>
          <w:rPrChange w:id="1776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 xml:space="preserve">Task 2: </w:t>
      </w:r>
      <w:r w:rsidR="002254E8" w:rsidRPr="00EA5133">
        <w:rPr>
          <w:rFonts w:cs="Arial"/>
          <w:b/>
          <w:bCs/>
          <w:sz w:val="28"/>
          <w:szCs w:val="28"/>
          <w:rPrChange w:id="177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Letterhead and Business Card</w:t>
      </w:r>
      <w:r w:rsidRPr="00EA5133">
        <w:t xml:space="preserve"> </w:t>
      </w:r>
    </w:p>
    <w:p w14:paraId="631EA352" w14:textId="77777777" w:rsidR="00F45BC1" w:rsidRPr="00465521" w:rsidRDefault="00F45BC1" w:rsidP="00F45BC1">
      <w:pPr>
        <w:widowControl w:val="0"/>
        <w:autoSpaceDE w:val="0"/>
        <w:autoSpaceDN w:val="0"/>
        <w:adjustRightInd w:val="0"/>
        <w:rPr>
          <w:ins w:id="1778" w:author="Kinder" w:date="2013-07-01T15:54:00Z"/>
          <w:rFonts w:cs="Arial"/>
          <w:b/>
          <w:sz w:val="28"/>
          <w:szCs w:val="28"/>
          <w:lang w:val="de-DE"/>
          <w:rPrChange w:id="1779" w:author="Kinder" w:date="2013-07-01T17:12:00Z">
            <w:rPr>
              <w:ins w:id="1780" w:author="Kinder" w:date="2013-07-01T15:54:00Z"/>
              <w:rFonts w:ascii="Times" w:hAnsi="Times" w:cs="Times"/>
              <w:szCs w:val="20"/>
              <w:lang w:val="de-DE"/>
            </w:rPr>
          </w:rPrChange>
        </w:rPr>
      </w:pPr>
      <w:proofErr w:type="spellStart"/>
      <w:ins w:id="1781" w:author="Kinder" w:date="2013-07-01T15:54:00Z">
        <w:r w:rsidRPr="00465521">
          <w:rPr>
            <w:rFonts w:cs="Arial"/>
            <w:b/>
            <w:sz w:val="28"/>
            <w:szCs w:val="28"/>
            <w:highlight w:val="yellow"/>
            <w:lang w:val="de-DE"/>
            <w:rPrChange w:id="1782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Tarea</w:t>
        </w:r>
        <w:proofErr w:type="spellEnd"/>
        <w:r w:rsidRPr="00465521">
          <w:rPr>
            <w:rFonts w:cs="Arial"/>
            <w:b/>
            <w:sz w:val="28"/>
            <w:szCs w:val="28"/>
            <w:highlight w:val="yellow"/>
            <w:lang w:val="de-DE"/>
            <w:rPrChange w:id="1783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2 / </w:t>
        </w:r>
        <w:proofErr w:type="spellStart"/>
        <w:r w:rsidRPr="00465521">
          <w:rPr>
            <w:rFonts w:cs="Arial"/>
            <w:b/>
            <w:sz w:val="28"/>
            <w:szCs w:val="28"/>
            <w:highlight w:val="yellow"/>
            <w:lang w:val="de-DE"/>
            <w:rPrChange w:id="1784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papel</w:t>
        </w:r>
        <w:proofErr w:type="spellEnd"/>
        <w:r w:rsidRPr="00465521">
          <w:rPr>
            <w:rFonts w:cs="Arial"/>
            <w:b/>
            <w:sz w:val="28"/>
            <w:szCs w:val="28"/>
            <w:highlight w:val="yellow"/>
            <w:lang w:val="de-DE"/>
            <w:rPrChange w:id="1785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b/>
            <w:sz w:val="28"/>
            <w:szCs w:val="28"/>
            <w:highlight w:val="yellow"/>
            <w:lang w:val="de-DE"/>
            <w:rPrChange w:id="1786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carta</w:t>
        </w:r>
        <w:proofErr w:type="spellEnd"/>
        <w:r w:rsidRPr="00465521">
          <w:rPr>
            <w:rFonts w:cs="Arial"/>
            <w:b/>
            <w:sz w:val="28"/>
            <w:szCs w:val="28"/>
            <w:highlight w:val="yellow"/>
            <w:lang w:val="de-DE"/>
            <w:rPrChange w:id="1787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b/>
            <w:sz w:val="28"/>
            <w:szCs w:val="28"/>
            <w:highlight w:val="yellow"/>
            <w:lang w:val="de-DE"/>
            <w:rPrChange w:id="1788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tarjeta</w:t>
        </w:r>
        <w:proofErr w:type="spellEnd"/>
        <w:r w:rsidRPr="00465521">
          <w:rPr>
            <w:rFonts w:cs="Arial"/>
            <w:b/>
            <w:sz w:val="28"/>
            <w:szCs w:val="28"/>
            <w:highlight w:val="yellow"/>
            <w:lang w:val="de-DE"/>
            <w:rPrChange w:id="1789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b/>
            <w:sz w:val="28"/>
            <w:szCs w:val="28"/>
            <w:highlight w:val="yellow"/>
            <w:lang w:val="de-DE"/>
            <w:rPrChange w:id="1790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visita</w:t>
        </w:r>
        <w:proofErr w:type="spellEnd"/>
      </w:ins>
    </w:p>
    <w:p w14:paraId="03816BDC" w14:textId="77777777" w:rsidR="00F45BC1" w:rsidRPr="00EA5133" w:rsidRDefault="00F45BC1" w:rsidP="00CE6B36"/>
    <w:p w14:paraId="559EF23D" w14:textId="77777777" w:rsidR="00447A93" w:rsidRPr="00EA5133" w:rsidRDefault="00447A93" w:rsidP="00CE6B36"/>
    <w:p w14:paraId="21A9F21D" w14:textId="3DD9B9B5" w:rsidR="002254E8" w:rsidRPr="00EA5133" w:rsidRDefault="002254E8" w:rsidP="002254E8">
      <w:pPr>
        <w:rPr>
          <w:rPrChange w:id="179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792" w:author="Wolfgang J. Toechterle" w:date="2013-06-22T10:32:00Z">
            <w:rPr>
              <w:lang w:val="en-US"/>
            </w:rPr>
          </w:rPrChange>
        </w:rPr>
        <w:t>Required elements</w:t>
      </w:r>
      <w:r w:rsidR="00D03706" w:rsidRPr="00EA5133">
        <w:rPr>
          <w:rPrChange w:id="1793" w:author="Wolfgang J. Toechterle" w:date="2013-06-22T10:32:00Z">
            <w:rPr>
              <w:lang w:val="en-US"/>
            </w:rPr>
          </w:rPrChange>
        </w:rPr>
        <w:t xml:space="preserve"> fo</w:t>
      </w:r>
      <w:r w:rsidR="004C4B6F" w:rsidRPr="00EA5133">
        <w:rPr>
          <w:rPrChange w:id="1794" w:author="Wolfgang J. Toechterle" w:date="2013-06-22T10:32:00Z">
            <w:rPr>
              <w:lang w:val="en-US"/>
            </w:rPr>
          </w:rPrChange>
        </w:rPr>
        <w:t>r both – letterhead and business card</w:t>
      </w:r>
      <w:r w:rsidRPr="00EA5133">
        <w:rPr>
          <w:rPrChange w:id="1795" w:author="Wolfgang J. Toechterle" w:date="2013-06-22T10:32:00Z">
            <w:rPr>
              <w:lang w:val="en-US"/>
            </w:rPr>
          </w:rPrChange>
        </w:rPr>
        <w:t>:</w:t>
      </w:r>
    </w:p>
    <w:p w14:paraId="5D0A5196" w14:textId="296C6C8A" w:rsidR="004C4B6F" w:rsidRPr="00465521" w:rsidRDefault="00F45BC1" w:rsidP="004C4B6F">
      <w:pPr>
        <w:widowControl w:val="0"/>
        <w:autoSpaceDE w:val="0"/>
        <w:autoSpaceDN w:val="0"/>
        <w:adjustRightInd w:val="0"/>
        <w:rPr>
          <w:ins w:id="1796" w:author="Kinder" w:date="2013-07-01T15:54:00Z"/>
          <w:rFonts w:cs="Arial"/>
          <w:szCs w:val="20"/>
          <w:lang w:val="de-DE"/>
          <w:rPrChange w:id="1797" w:author="Kinder" w:date="2013-07-01T17:12:00Z">
            <w:rPr>
              <w:ins w:id="1798" w:author="Kinder" w:date="2013-07-01T15:54:00Z"/>
              <w:rFonts w:ascii="Times" w:hAnsi="Times" w:cs="Times"/>
              <w:szCs w:val="20"/>
              <w:lang w:val="de-DE"/>
            </w:rPr>
          </w:rPrChange>
        </w:rPr>
      </w:pPr>
      <w:proofErr w:type="spellStart"/>
      <w:ins w:id="1799" w:author="Kinder" w:date="2013-07-01T15:54:00Z">
        <w:r w:rsidRPr="00465521">
          <w:rPr>
            <w:rFonts w:cs="Arial"/>
            <w:szCs w:val="20"/>
            <w:highlight w:val="yellow"/>
            <w:lang w:val="de-DE"/>
            <w:rPrChange w:id="1800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Elementos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01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02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requeridos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03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04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para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05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los dos –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06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papel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07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08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carta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09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10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tarjeta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11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12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visita</w:t>
        </w:r>
        <w:proofErr w:type="spellEnd"/>
      </w:ins>
    </w:p>
    <w:p w14:paraId="3F8CA540" w14:textId="77777777" w:rsidR="00F45BC1" w:rsidRPr="00EA5133" w:rsidRDefault="00F45BC1" w:rsidP="004C4B6F">
      <w:pPr>
        <w:widowControl w:val="0"/>
        <w:autoSpaceDE w:val="0"/>
        <w:autoSpaceDN w:val="0"/>
        <w:adjustRightInd w:val="0"/>
        <w:rPr>
          <w:rPrChange w:id="1813" w:author="Wolfgang J. Toechterle" w:date="2013-06-22T10:32:00Z">
            <w:rPr>
              <w:lang w:val="en-US"/>
            </w:rPr>
          </w:rPrChange>
        </w:rPr>
      </w:pPr>
    </w:p>
    <w:p w14:paraId="619A0591" w14:textId="1F0AA935" w:rsidR="004C4B6F" w:rsidRPr="00465521" w:rsidRDefault="002254E8" w:rsidP="004C4B6F">
      <w:pPr>
        <w:widowControl w:val="0"/>
        <w:autoSpaceDE w:val="0"/>
        <w:autoSpaceDN w:val="0"/>
        <w:adjustRightInd w:val="0"/>
        <w:rPr>
          <w:rFonts w:cs="Arial"/>
          <w:rPrChange w:id="1814" w:author="Kinder" w:date="2013-07-01T17:12:00Z">
            <w:rPr>
              <w:lang w:val="en-US"/>
            </w:rPr>
          </w:rPrChange>
        </w:rPr>
      </w:pPr>
      <w:r w:rsidRPr="00EA5133">
        <w:rPr>
          <w:rPrChange w:id="1815" w:author="Wolfgang J. Toechterle" w:date="2013-06-22T10:32:00Z">
            <w:rPr>
              <w:lang w:val="en-US"/>
            </w:rPr>
          </w:rPrChange>
        </w:rPr>
        <w:t>Given text</w:t>
      </w:r>
      <w:r w:rsidRPr="00F45BC1">
        <w:rPr>
          <w:highlight w:val="yellow"/>
          <w:rPrChange w:id="1816" w:author="Kinder" w:date="2013-07-01T15:55:00Z">
            <w:rPr>
              <w:lang w:val="en-US"/>
            </w:rPr>
          </w:rPrChange>
        </w:rPr>
        <w:t xml:space="preserve">: </w:t>
      </w:r>
      <w:ins w:id="1817" w:author="Kinder" w:date="2013-07-01T15:55:00Z">
        <w:r w:rsidR="00F45BC1" w:rsidRPr="00465521">
          <w:rPr>
            <w:rFonts w:cs="Arial"/>
            <w:szCs w:val="20"/>
            <w:highlight w:val="yellow"/>
            <w:lang w:val="de-DE"/>
            <w:rPrChange w:id="1818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(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819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Texto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820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821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Entregado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822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)</w:t>
        </w:r>
      </w:ins>
    </w:p>
    <w:p w14:paraId="34EB59B2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1823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1824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Stiftung Werkstattmuseum für Druckkunst</w:t>
      </w:r>
    </w:p>
    <w:p w14:paraId="0762AAF4" w14:textId="326FBEDF" w:rsidR="00A57DC6" w:rsidRPr="00EA513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1825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1826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Nonnenstraße 38</w:t>
      </w:r>
    </w:p>
    <w:p w14:paraId="43DCDA9B" w14:textId="472DB161" w:rsidR="004C4B6F" w:rsidRPr="00EA513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1827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1828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D-</w:t>
      </w:r>
      <w:r w:rsidR="004C4B6F" w:rsidRPr="00EA5133">
        <w:rPr>
          <w:rFonts w:ascii="Times New Roman" w:hAnsi="Times New Roman" w:cs="Times New Roman"/>
          <w:sz w:val="18"/>
          <w:szCs w:val="18"/>
          <w:rPrChange w:id="1829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04229 Leipzig</w:t>
      </w:r>
    </w:p>
    <w:p w14:paraId="2600B51B" w14:textId="6CD47925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83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83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Tel. +49 341 / 231 62-0</w:t>
      </w:r>
    </w:p>
    <w:p w14:paraId="0430A3E1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83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83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Fax +49 341 / 231 62-10</w:t>
      </w:r>
    </w:p>
    <w:p w14:paraId="590BA4C3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834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83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info@druckkunst-museum.de</w:t>
      </w:r>
    </w:p>
    <w:p w14:paraId="3E6390EE" w14:textId="77777777" w:rsidR="00A57DC6" w:rsidRPr="00EA5133" w:rsidRDefault="00A57DC6" w:rsidP="00A57DC6">
      <w:pPr>
        <w:widowControl w:val="0"/>
        <w:autoSpaceDE w:val="0"/>
        <w:autoSpaceDN w:val="0"/>
        <w:adjustRightInd w:val="0"/>
        <w:rPr>
          <w:rPrChange w:id="1836" w:author="Wolfgang J. Toechterle" w:date="2013-06-22T10:32:00Z">
            <w:rPr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1837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www.druckkunst-museum.de</w:t>
      </w:r>
    </w:p>
    <w:p w14:paraId="2FE34F3D" w14:textId="77777777" w:rsidR="00A57DC6" w:rsidRPr="00EA5133" w:rsidRDefault="00A57DC6" w:rsidP="002254E8">
      <w:pPr>
        <w:rPr>
          <w:rFonts w:ascii="Times New Roman" w:hAnsi="Times New Roman" w:cs="Times New Roman"/>
          <w:szCs w:val="20"/>
          <w:rPrChange w:id="183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</w:p>
    <w:p w14:paraId="7135C82D" w14:textId="0B0F16F6" w:rsidR="002254E8" w:rsidRPr="00465521" w:rsidRDefault="002254E8" w:rsidP="002254E8">
      <w:pPr>
        <w:rPr>
          <w:rFonts w:cs="Arial"/>
          <w:rPrChange w:id="1839" w:author="Kinder" w:date="2013-07-01T17:12:00Z">
            <w:rPr>
              <w:lang w:val="en-US"/>
            </w:rPr>
          </w:rPrChange>
        </w:rPr>
      </w:pPr>
      <w:r w:rsidRPr="00EA5133">
        <w:rPr>
          <w:rPrChange w:id="1840" w:author="Wolfgang J. Toechterle" w:date="2013-06-22T10:32:00Z">
            <w:rPr>
              <w:lang w:val="en-US"/>
            </w:rPr>
          </w:rPrChange>
        </w:rPr>
        <w:t>Logo</w:t>
      </w:r>
      <w:ins w:id="1841" w:author="Wolfgang J. Toechterle" w:date="2013-06-22T11:21:00Z">
        <w:r w:rsidR="00B04CCA">
          <w:t>:</w:t>
        </w:r>
      </w:ins>
      <w:r w:rsidR="004C4B6F" w:rsidRPr="00EA5133">
        <w:rPr>
          <w:rPrChange w:id="1842" w:author="Wolfgang J. Toechterle" w:date="2013-06-22T10:32:00Z">
            <w:rPr>
              <w:lang w:val="en-US"/>
            </w:rPr>
          </w:rPrChange>
        </w:rPr>
        <w:t xml:space="preserve"> </w:t>
      </w:r>
      <w:del w:id="1843" w:author="Wolfgang J. Toechterle" w:date="2013-06-22T11:21:00Z">
        <w:r w:rsidR="004C4B6F" w:rsidRPr="00EA5133" w:rsidDel="00B04CCA">
          <w:rPr>
            <w:rPrChange w:id="1844" w:author="Wolfgang J. Toechterle" w:date="2013-06-22T10:32:00Z">
              <w:rPr>
                <w:lang w:val="en-US"/>
              </w:rPr>
            </w:rPrChange>
          </w:rPr>
          <w:delText xml:space="preserve">as </w:delText>
        </w:r>
        <w:r w:rsidR="005F4436" w:rsidRPr="00EA5133" w:rsidDel="00B04CCA">
          <w:rPr>
            <w:rPrChange w:id="1845" w:author="Wolfgang J. Toechterle" w:date="2013-06-22T10:32:00Z">
              <w:rPr>
                <w:lang w:val="en-US"/>
              </w:rPr>
            </w:rPrChange>
          </w:rPr>
          <w:delText>required</w:delText>
        </w:r>
      </w:del>
      <w:ins w:id="1846" w:author="Wolfgang J. Toechterle" w:date="2013-06-22T11:21:00Z">
        <w:r w:rsidR="00B04CCA">
          <w:t xml:space="preserve"> German version</w:t>
        </w:r>
      </w:ins>
      <w:ins w:id="1847" w:author="Kinder" w:date="2013-06-29T11:30:00Z">
        <w:r w:rsidR="00EF736F">
          <w:t xml:space="preserve"> only</w:t>
        </w:r>
      </w:ins>
      <w:ins w:id="1848" w:author="Kinder" w:date="2013-07-01T15:55:00Z">
        <w:r w:rsidR="00F45BC1">
          <w:t xml:space="preserve"> </w:t>
        </w:r>
        <w:r w:rsidR="00F45BC1" w:rsidRPr="00465521">
          <w:rPr>
            <w:rFonts w:cs="Arial"/>
            <w:szCs w:val="20"/>
            <w:highlight w:val="yellow"/>
            <w:lang w:val="de-DE"/>
            <w:rPrChange w:id="1849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(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850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solamente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851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852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853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854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version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855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="00F45BC1" w:rsidRPr="00465521">
          <w:rPr>
            <w:rFonts w:cs="Arial"/>
            <w:szCs w:val="20"/>
            <w:highlight w:val="yellow"/>
            <w:lang w:val="de-DE"/>
            <w:rPrChange w:id="1856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aleman</w:t>
        </w:r>
        <w:proofErr w:type="spellEnd"/>
        <w:r w:rsidR="00F45BC1" w:rsidRPr="00465521">
          <w:rPr>
            <w:rFonts w:cs="Arial"/>
            <w:szCs w:val="20"/>
            <w:highlight w:val="yellow"/>
            <w:lang w:val="de-DE"/>
            <w:rPrChange w:id="1857" w:author="Kinder" w:date="2013-07-01T17:12:00Z">
              <w:rPr>
                <w:rFonts w:ascii="Times" w:hAnsi="Times" w:cs="Times"/>
                <w:szCs w:val="20"/>
                <w:lang w:val="de-DE"/>
              </w:rPr>
            </w:rPrChange>
          </w:rPr>
          <w:t>)</w:t>
        </w:r>
      </w:ins>
      <w:del w:id="1858" w:author="Wolfgang J. Toechterle" w:date="2013-06-22T11:25:00Z">
        <w:r w:rsidR="005F4436" w:rsidRPr="00465521" w:rsidDel="00B04CCA">
          <w:rPr>
            <w:rFonts w:cs="Arial"/>
            <w:rPrChange w:id="1859" w:author="Kinder" w:date="2013-07-01T17:12:00Z">
              <w:rPr>
                <w:lang w:val="en-US"/>
              </w:rPr>
            </w:rPrChange>
          </w:rPr>
          <w:delText xml:space="preserve"> </w:delText>
        </w:r>
      </w:del>
    </w:p>
    <w:p w14:paraId="3FA6C2DA" w14:textId="77777777" w:rsidR="004C4B6F" w:rsidRPr="00465521" w:rsidRDefault="004C4B6F" w:rsidP="002254E8">
      <w:pPr>
        <w:rPr>
          <w:rFonts w:cs="Arial"/>
          <w:rPrChange w:id="1860" w:author="Kinder" w:date="2013-07-01T17:12:00Z">
            <w:rPr>
              <w:lang w:val="en-US"/>
            </w:rPr>
          </w:rPrChange>
        </w:rPr>
      </w:pPr>
    </w:p>
    <w:p w14:paraId="374D4CB3" w14:textId="17273A74" w:rsidR="002254E8" w:rsidRDefault="002254E8" w:rsidP="002254E8">
      <w:pPr>
        <w:rPr>
          <w:ins w:id="1861" w:author="Kinder" w:date="2013-07-01T17:19:00Z"/>
        </w:rPr>
      </w:pPr>
      <w:r w:rsidRPr="00EA5133">
        <w:rPr>
          <w:rPrChange w:id="1862" w:author="Wolfgang J. Toechterle" w:date="2013-06-22T10:32:00Z">
            <w:rPr>
              <w:lang w:val="en-US"/>
            </w:rPr>
          </w:rPrChange>
        </w:rPr>
        <w:t xml:space="preserve">Font: The museum owns the font family Kristall Grotesk. This font family </w:t>
      </w:r>
      <w:r w:rsidR="004C4B6F" w:rsidRPr="00EA5133">
        <w:rPr>
          <w:rPrChange w:id="1863" w:author="Wolfgang J. Toechterle" w:date="2013-06-22T10:32:00Z">
            <w:rPr>
              <w:lang w:val="en-US"/>
            </w:rPr>
          </w:rPrChange>
        </w:rPr>
        <w:t xml:space="preserve">must </w:t>
      </w:r>
      <w:r w:rsidRPr="00EA5133">
        <w:rPr>
          <w:rPrChange w:id="1864" w:author="Wolfgang J. Toechterle" w:date="2013-06-22T10:32:00Z">
            <w:rPr>
              <w:lang w:val="en-US"/>
            </w:rPr>
          </w:rPrChange>
        </w:rPr>
        <w:t xml:space="preserve">be used for the entire </w:t>
      </w:r>
      <w:r w:rsidR="005F4436" w:rsidRPr="00EA5133">
        <w:rPr>
          <w:rPrChange w:id="1865" w:author="Wolfgang J. Toechterle" w:date="2013-06-22T10:32:00Z">
            <w:rPr>
              <w:lang w:val="en-US"/>
            </w:rPr>
          </w:rPrChange>
        </w:rPr>
        <w:t xml:space="preserve">“given </w:t>
      </w:r>
      <w:r w:rsidRPr="00EA5133">
        <w:rPr>
          <w:rPrChange w:id="1866" w:author="Wolfgang J. Toechterle" w:date="2013-06-22T10:32:00Z">
            <w:rPr>
              <w:lang w:val="en-US"/>
            </w:rPr>
          </w:rPrChange>
        </w:rPr>
        <w:t>text</w:t>
      </w:r>
      <w:r w:rsidR="005F4436" w:rsidRPr="00EA5133">
        <w:rPr>
          <w:rPrChange w:id="1867" w:author="Wolfgang J. Toechterle" w:date="2013-06-22T10:32:00Z">
            <w:rPr>
              <w:lang w:val="en-US"/>
            </w:rPr>
          </w:rPrChange>
        </w:rPr>
        <w:t>”</w:t>
      </w:r>
      <w:r w:rsidRPr="00EA5133">
        <w:rPr>
          <w:rPrChange w:id="1868" w:author="Wolfgang J. Toechterle" w:date="2013-06-22T10:32:00Z">
            <w:rPr>
              <w:lang w:val="en-US"/>
            </w:rPr>
          </w:rPrChange>
        </w:rPr>
        <w:t xml:space="preserve"> on the letterhead and business card. </w:t>
      </w:r>
    </w:p>
    <w:p w14:paraId="10C075FF" w14:textId="77777777" w:rsidR="00465521" w:rsidRDefault="00465521" w:rsidP="002254E8">
      <w:pPr>
        <w:rPr>
          <w:ins w:id="1869" w:author="Kinder" w:date="2013-07-01T15:55:00Z"/>
        </w:rPr>
      </w:pPr>
    </w:p>
    <w:p w14:paraId="15A18F41" w14:textId="7201631D" w:rsidR="00F45BC1" w:rsidRPr="00465521" w:rsidRDefault="00F45BC1" w:rsidP="002254E8">
      <w:pPr>
        <w:rPr>
          <w:rFonts w:cs="Arial"/>
          <w:rPrChange w:id="1870" w:author="Kinder" w:date="2013-07-01T17:19:00Z">
            <w:rPr>
              <w:lang w:val="en-US"/>
            </w:rPr>
          </w:rPrChange>
        </w:rPr>
      </w:pPr>
      <w:proofErr w:type="spellStart"/>
      <w:ins w:id="1871" w:author="Kinder" w:date="2013-07-01T15:55:00Z">
        <w:r w:rsidRPr="00465521">
          <w:rPr>
            <w:rFonts w:cs="Arial"/>
            <w:szCs w:val="20"/>
            <w:highlight w:val="yellow"/>
            <w:lang w:val="de-DE"/>
            <w:rPrChange w:id="1872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Fuente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73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–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74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75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76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museo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77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78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posee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79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80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una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81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82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fuente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83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la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84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familia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85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Kristall Grotesk. Esa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86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familia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87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88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fuente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89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90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debe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91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92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ser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93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94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utilizada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95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96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para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97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898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todo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899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900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901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902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texto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903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904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entregado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905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,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906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tanto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907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en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908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el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909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910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papel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911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912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carta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913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y la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914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tarjeta</w:t>
        </w:r>
        <w:proofErr w:type="spellEnd"/>
        <w:r w:rsidRPr="00465521">
          <w:rPr>
            <w:rFonts w:cs="Arial"/>
            <w:szCs w:val="20"/>
            <w:highlight w:val="yellow"/>
            <w:lang w:val="de-DE"/>
            <w:rPrChange w:id="1915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lang w:val="de-DE"/>
            <w:rPrChange w:id="1916" w:author="Kinder" w:date="2013-07-01T17:19:00Z">
              <w:rPr>
                <w:rFonts w:ascii="Times" w:hAnsi="Times" w:cs="Times"/>
                <w:szCs w:val="20"/>
                <w:lang w:val="de-DE"/>
              </w:rPr>
            </w:rPrChange>
          </w:rPr>
          <w:t>visita</w:t>
        </w:r>
      </w:ins>
      <w:proofErr w:type="spellEnd"/>
    </w:p>
    <w:p w14:paraId="18A67A97" w14:textId="77777777" w:rsidR="00263883" w:rsidRDefault="00263883" w:rsidP="002254E8">
      <w:pPr>
        <w:rPr>
          <w:ins w:id="1917" w:author="Wolfgang J. Toechterle" w:date="2013-06-22T10:54:00Z"/>
        </w:rPr>
      </w:pPr>
    </w:p>
    <w:p w14:paraId="2B844DAA" w14:textId="5293F8B1" w:rsidR="002254E8" w:rsidRPr="00EA5133" w:rsidDel="00263883" w:rsidRDefault="00A16644" w:rsidP="002254E8">
      <w:pPr>
        <w:rPr>
          <w:del w:id="1918" w:author="Wolfgang J. Toechterle" w:date="2013-06-22T10:54:00Z"/>
          <w:rPrChange w:id="1919" w:author="Wolfgang J. Toechterle" w:date="2013-06-22T10:32:00Z">
            <w:rPr>
              <w:del w:id="1920" w:author="Wolfgang J. Toechterle" w:date="2013-06-22T10:54:00Z"/>
              <w:lang w:val="en-US"/>
            </w:rPr>
          </w:rPrChange>
        </w:rPr>
      </w:pPr>
      <w:del w:id="1921" w:author="Wolfgang J. Toechterle" w:date="2013-06-22T10:54:00Z">
        <w:r w:rsidRPr="00EA5133" w:rsidDel="00263883">
          <w:rPr>
            <w:rPrChange w:id="1922" w:author="Wolfgang J. Toechterle" w:date="2013-06-22T10:32:00Z">
              <w:rPr>
                <w:rStyle w:val="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"http://www.fonts4ever.com/search_result.php?f_item_name=kristal&amp;x=0&amp;y=0" \l "familyName" </w:delInstrText>
        </w:r>
        <w:r w:rsidRPr="00EA5133" w:rsidDel="00263883">
          <w:rPr>
            <w:rPrChange w:id="1923" w:author="Wolfgang J. Toechterle" w:date="2013-06-22T10:32:00Z">
              <w:rPr>
                <w:rStyle w:val="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Link"/>
            <w:rPrChange w:id="1924" w:author="Wolfgang J. Toechterle" w:date="2013-06-22T10:32:00Z">
              <w:rPr>
                <w:rStyle w:val="Link"/>
                <w:lang w:val="en-US"/>
              </w:rPr>
            </w:rPrChange>
          </w:rPr>
          <w:delText>http://www.fonts4ever.com/search_result ... familyName</w:delText>
        </w:r>
        <w:r w:rsidRPr="00EA5133" w:rsidDel="00263883">
          <w:rPr>
            <w:rStyle w:val="Link"/>
            <w:rPrChange w:id="1925" w:author="Wolfgang J. Toechterle" w:date="2013-06-22T10:32:00Z">
              <w:rPr>
                <w:rStyle w:val="Link"/>
                <w:lang w:val="en-US"/>
              </w:rPr>
            </w:rPrChange>
          </w:rPr>
          <w:fldChar w:fldCharType="end"/>
        </w:r>
      </w:del>
    </w:p>
    <w:p w14:paraId="0DA4360C" w14:textId="2B8E9994" w:rsidR="002254E8" w:rsidRPr="00EA5133" w:rsidDel="00263883" w:rsidRDefault="00A16644" w:rsidP="002254E8">
      <w:pPr>
        <w:rPr>
          <w:del w:id="1926" w:author="Wolfgang J. Toechterle" w:date="2013-06-22T10:54:00Z"/>
          <w:rPrChange w:id="1927" w:author="Wolfgang J. Toechterle" w:date="2013-06-22T10:32:00Z">
            <w:rPr>
              <w:del w:id="1928" w:author="Wolfgang J. Toechterle" w:date="2013-06-22T10:54:00Z"/>
              <w:lang w:val="en-US"/>
            </w:rPr>
          </w:rPrChange>
        </w:rPr>
      </w:pPr>
      <w:del w:id="1929" w:author="Wolfgang J. Toechterle" w:date="2013-06-22T10:54:00Z">
        <w:r w:rsidRPr="00EA5133" w:rsidDel="00263883">
          <w:rPr>
            <w:rPrChange w:id="1930" w:author="Wolfgang J. Toechterle" w:date="2013-06-22T10:32:00Z">
              <w:rPr>
                <w:rStyle w:val="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"http://www.druckkunst-museum.de/kristall-grotesk.html" </w:delInstrText>
        </w:r>
        <w:r w:rsidRPr="00EA5133" w:rsidDel="00263883">
          <w:rPr>
            <w:rPrChange w:id="1931" w:author="Wolfgang J. Toechterle" w:date="2013-06-22T10:32:00Z">
              <w:rPr>
                <w:rStyle w:val="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Link"/>
            <w:rPrChange w:id="1932" w:author="Wolfgang J. Toechterle" w:date="2013-06-22T10:32:00Z">
              <w:rPr>
                <w:rStyle w:val="Link"/>
                <w:lang w:val="en-US"/>
              </w:rPr>
            </w:rPrChange>
          </w:rPr>
          <w:delText>http://www.druckkunst-museum.de/kristall-grotesk.html</w:delText>
        </w:r>
        <w:r w:rsidRPr="00EA5133" w:rsidDel="00263883">
          <w:rPr>
            <w:rStyle w:val="Link"/>
            <w:rPrChange w:id="1933" w:author="Wolfgang J. Toechterle" w:date="2013-06-22T10:32:00Z">
              <w:rPr>
                <w:rStyle w:val="Link"/>
                <w:lang w:val="en-US"/>
              </w:rPr>
            </w:rPrChange>
          </w:rPr>
          <w:fldChar w:fldCharType="end"/>
        </w:r>
      </w:del>
    </w:p>
    <w:p w14:paraId="6FBA222E" w14:textId="77777777" w:rsidR="002254E8" w:rsidRPr="00EA5133" w:rsidRDefault="002254E8" w:rsidP="002254E8">
      <w:pPr>
        <w:rPr>
          <w:rPrChange w:id="1934" w:author="Wolfgang J. Toechterle" w:date="2013-06-22T10:32:00Z">
            <w:rPr>
              <w:lang w:val="en-US"/>
            </w:rPr>
          </w:rPrChange>
        </w:rPr>
      </w:pPr>
    </w:p>
    <w:p w14:paraId="2944D673" w14:textId="2A05DD36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93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93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LETTERHEAD:</w:t>
      </w:r>
      <w:ins w:id="1937" w:author="Kinder" w:date="2013-07-01T16:01:00Z">
        <w:r w:rsidR="00676DFE">
          <w:rPr>
            <w:rFonts w:cs="Arial"/>
            <w:b/>
            <w:bCs/>
            <w:szCs w:val="20"/>
          </w:rPr>
          <w:t xml:space="preserve"> </w:t>
        </w:r>
        <w:r w:rsidR="00676DFE" w:rsidRPr="00676DFE">
          <w:rPr>
            <w:rFonts w:cs="Arial"/>
            <w:b/>
            <w:bCs/>
            <w:szCs w:val="20"/>
            <w:highlight w:val="yellow"/>
            <w:rPrChange w:id="1938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>ESPECIFICACIONES TECNICAS PARA EL PAPEL CARTA</w:t>
        </w:r>
      </w:ins>
    </w:p>
    <w:p w14:paraId="50E3D15E" w14:textId="10488D5F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93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1940" w:author="Wolfgang J. Toechterle" w:date="2013-06-22T11:52:00Z">
        <w:r w:rsidRPr="00EA5133" w:rsidDel="00510F1B">
          <w:rPr>
            <w:rFonts w:cs="Arial"/>
            <w:szCs w:val="20"/>
            <w:rPrChange w:id="194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942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194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s: CMYK </w:t>
      </w:r>
    </w:p>
    <w:p w14:paraId="1CD3E0C5" w14:textId="77777777" w:rsidR="00A57DC6" w:rsidRPr="00EA5133" w:rsidRDefault="00A57DC6" w:rsidP="00A57DC6">
      <w:pPr>
        <w:rPr>
          <w:rPrChange w:id="1944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945" w:author="Wolfgang J. Toechterle" w:date="2013-06-22T10:32:00Z">
            <w:rPr>
              <w:lang w:val="en-US"/>
            </w:rPr>
          </w:rPrChange>
        </w:rPr>
        <w:t>Trim size; A4 (297 X 210 mm)</w:t>
      </w:r>
    </w:p>
    <w:p w14:paraId="4EE3E9F3" w14:textId="07170F17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94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947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offset printing</w:t>
      </w:r>
    </w:p>
    <w:p w14:paraId="70284ACD" w14:textId="519A73E5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94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949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7B4ED0C" w14:textId="08880DA8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95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95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1952" w:author="Wolfgang J. Toechterle" w:date="2013-05-20T21:02:00Z">
        <w:r w:rsidR="001C00CF" w:rsidRPr="00EA5133">
          <w:rPr>
            <w:rFonts w:cs="Arial"/>
            <w:szCs w:val="20"/>
            <w:rPrChange w:id="19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954" w:author="Wolfgang J. Toechterle" w:date="2013-05-20T21:02:00Z">
        <w:r w:rsidR="00CA05B5" w:rsidRPr="00EA5133" w:rsidDel="001C00CF">
          <w:rPr>
            <w:rFonts w:cs="Arial"/>
            <w:szCs w:val="20"/>
            <w:rPrChange w:id="19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3E043822" w14:textId="77777777" w:rsidR="00676DFE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956" w:author="Kinder" w:date="2013-07-01T16:02:00Z"/>
          <w:rFonts w:cs="Arial"/>
          <w:szCs w:val="20"/>
        </w:rPr>
      </w:pPr>
      <w:r w:rsidRPr="00EA5133">
        <w:rPr>
          <w:rFonts w:cs="Arial"/>
          <w:szCs w:val="20"/>
          <w:rPrChange w:id="195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Greyscale and </w:t>
      </w:r>
      <w:del w:id="1958" w:author="Wolfgang J. Toechterle" w:date="2013-06-22T11:52:00Z">
        <w:r w:rsidRPr="00EA5133" w:rsidDel="00510F1B">
          <w:rPr>
            <w:rFonts w:cs="Arial"/>
            <w:szCs w:val="20"/>
            <w:rPrChange w:id="195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19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96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19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images resolution: </w:t>
      </w:r>
      <w:ins w:id="1963" w:author="Wolfgang J. Toechterle" w:date="2013-05-20T21:05:00Z">
        <w:r w:rsidR="00041FC5" w:rsidRPr="00EA5133">
          <w:rPr>
            <w:rFonts w:cs="Arial"/>
            <w:szCs w:val="20"/>
            <w:rPrChange w:id="196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196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letterhead</w:t>
        </w:r>
      </w:ins>
    </w:p>
    <w:p w14:paraId="4D236F71" w14:textId="074C0C6E" w:rsidR="00F91A57" w:rsidRPr="00EA5133" w:rsidRDefault="00676DFE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96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967" w:author="Kinder" w:date="2013-07-01T16:02:00Z">
        <w:r w:rsidRPr="00676DFE">
          <w:rPr>
            <w:rFonts w:cs="Arial"/>
            <w:szCs w:val="20"/>
            <w:highlight w:val="yellow"/>
            <w:rPrChange w:id="1968" w:author="Kinder" w:date="2013-07-01T16:05:00Z">
              <w:rPr>
                <w:rFonts w:cs="Arial"/>
                <w:szCs w:val="20"/>
              </w:rPr>
            </w:rPrChange>
          </w:rPr>
          <w:t xml:space="preserve">Solo </w:t>
        </w:r>
        <w:proofErr w:type="spellStart"/>
        <w:r w:rsidRPr="00676DFE">
          <w:rPr>
            <w:rFonts w:cs="Arial"/>
            <w:szCs w:val="20"/>
            <w:highlight w:val="yellow"/>
            <w:rPrChange w:id="1969" w:author="Kinder" w:date="2013-07-01T16:05:00Z">
              <w:rPr>
                <w:rFonts w:cs="Arial"/>
                <w:szCs w:val="20"/>
              </w:rPr>
            </w:rPrChange>
          </w:rPr>
          <w:t>imagenes</w:t>
        </w:r>
        <w:proofErr w:type="spellEnd"/>
        <w:r w:rsidRPr="00676DFE">
          <w:rPr>
            <w:rFonts w:cs="Arial"/>
            <w:szCs w:val="20"/>
            <w:highlight w:val="yellow"/>
            <w:rPrChange w:id="1970" w:author="Kinder" w:date="2013-07-01T16:0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676DFE">
          <w:rPr>
            <w:rFonts w:cs="Arial"/>
            <w:szCs w:val="20"/>
            <w:highlight w:val="yellow"/>
            <w:rPrChange w:id="1971" w:author="Kinder" w:date="2013-07-01T16:05:00Z">
              <w:rPr>
                <w:rFonts w:cs="Arial"/>
                <w:szCs w:val="20"/>
              </w:rPr>
            </w:rPrChange>
          </w:rPr>
          <w:t>vectorizadas</w:t>
        </w:r>
      </w:ins>
      <w:proofErr w:type="spellEnd"/>
      <w:del w:id="1972" w:author="Wolfgang J. Toechterle" w:date="2013-05-20T21:05:00Z">
        <w:r w:rsidR="002634A2" w:rsidRPr="00676DFE" w:rsidDel="00041FC5">
          <w:rPr>
            <w:rFonts w:cs="Arial"/>
            <w:szCs w:val="20"/>
            <w:highlight w:val="yellow"/>
            <w:rPrChange w:id="1973" w:author="Kinder" w:date="2013-07-01T16:05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046F830" w14:textId="77777777" w:rsidR="00A57DC6" w:rsidRPr="00EA5133" w:rsidRDefault="00A57DC6" w:rsidP="002254E8">
      <w:pPr>
        <w:rPr>
          <w:rPrChange w:id="1974" w:author="Wolfgang J. Toechterle" w:date="2013-06-22T10:32:00Z">
            <w:rPr>
              <w:lang w:val="en-US"/>
            </w:rPr>
          </w:rPrChange>
        </w:rPr>
      </w:pPr>
    </w:p>
    <w:p w14:paraId="3D879751" w14:textId="0B8588D1" w:rsidR="00D03706" w:rsidRPr="00EA5133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97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97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Business Card:</w:t>
      </w:r>
      <w:ins w:id="1977" w:author="Kinder" w:date="2013-07-01T16:02:00Z">
        <w:r w:rsidR="00676DFE">
          <w:rPr>
            <w:rFonts w:cs="Arial"/>
            <w:b/>
            <w:bCs/>
            <w:szCs w:val="20"/>
          </w:rPr>
          <w:t xml:space="preserve"> </w:t>
        </w:r>
        <w:proofErr w:type="spellStart"/>
        <w:r w:rsidR="00676DFE" w:rsidRPr="00676DFE">
          <w:rPr>
            <w:rFonts w:cs="Arial"/>
            <w:b/>
            <w:bCs/>
            <w:szCs w:val="20"/>
            <w:highlight w:val="yellow"/>
            <w:rPrChange w:id="1978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>Especificaciones</w:t>
        </w:r>
        <w:proofErr w:type="spellEnd"/>
        <w:r w:rsidR="00676DFE" w:rsidRPr="00676DFE">
          <w:rPr>
            <w:rFonts w:cs="Arial"/>
            <w:b/>
            <w:bCs/>
            <w:szCs w:val="20"/>
            <w:highlight w:val="yellow"/>
            <w:rPrChange w:id="1979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proofErr w:type="gramStart"/>
        <w:r w:rsidR="00676DFE" w:rsidRPr="00676DFE">
          <w:rPr>
            <w:rFonts w:cs="Arial"/>
            <w:b/>
            <w:bCs/>
            <w:szCs w:val="20"/>
            <w:highlight w:val="yellow"/>
            <w:rPrChange w:id="1980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>tecnicas</w:t>
        </w:r>
        <w:proofErr w:type="spellEnd"/>
        <w:r w:rsidR="00676DFE" w:rsidRPr="00676DFE">
          <w:rPr>
            <w:rFonts w:cs="Arial"/>
            <w:b/>
            <w:bCs/>
            <w:szCs w:val="20"/>
            <w:highlight w:val="yellow"/>
            <w:rPrChange w:id="1981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 xml:space="preserve">  </w:t>
        </w:r>
        <w:proofErr w:type="spellStart"/>
        <w:r w:rsidR="00676DFE" w:rsidRPr="00676DFE">
          <w:rPr>
            <w:rFonts w:cs="Arial"/>
            <w:b/>
            <w:bCs/>
            <w:szCs w:val="20"/>
            <w:highlight w:val="yellow"/>
            <w:rPrChange w:id="1982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>para</w:t>
        </w:r>
        <w:proofErr w:type="spellEnd"/>
        <w:proofErr w:type="gramEnd"/>
        <w:r w:rsidR="00676DFE" w:rsidRPr="00676DFE">
          <w:rPr>
            <w:rFonts w:cs="Arial"/>
            <w:b/>
            <w:bCs/>
            <w:szCs w:val="20"/>
            <w:highlight w:val="yellow"/>
            <w:rPrChange w:id="1983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 xml:space="preserve"> la </w:t>
        </w:r>
        <w:proofErr w:type="spellStart"/>
        <w:r w:rsidR="00676DFE" w:rsidRPr="00676DFE">
          <w:rPr>
            <w:rFonts w:cs="Arial"/>
            <w:b/>
            <w:bCs/>
            <w:szCs w:val="20"/>
            <w:highlight w:val="yellow"/>
            <w:rPrChange w:id="1984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>tarjeta</w:t>
        </w:r>
        <w:proofErr w:type="spellEnd"/>
        <w:r w:rsidR="00676DFE" w:rsidRPr="00676DFE">
          <w:rPr>
            <w:rFonts w:cs="Arial"/>
            <w:b/>
            <w:bCs/>
            <w:szCs w:val="20"/>
            <w:highlight w:val="yellow"/>
            <w:rPrChange w:id="1985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 xml:space="preserve"> de </w:t>
        </w:r>
        <w:proofErr w:type="spellStart"/>
        <w:r w:rsidR="00676DFE" w:rsidRPr="00676DFE">
          <w:rPr>
            <w:rFonts w:cs="Arial"/>
            <w:b/>
            <w:bCs/>
            <w:szCs w:val="20"/>
            <w:highlight w:val="yellow"/>
            <w:rPrChange w:id="1986" w:author="Kinder" w:date="2013-07-01T16:04:00Z">
              <w:rPr>
                <w:rFonts w:cs="Arial"/>
                <w:b/>
                <w:bCs/>
                <w:szCs w:val="20"/>
              </w:rPr>
            </w:rPrChange>
          </w:rPr>
          <w:t>visita</w:t>
        </w:r>
      </w:ins>
      <w:proofErr w:type="spellEnd"/>
    </w:p>
    <w:p w14:paraId="6F788FCF" w14:textId="1CDE7DE3" w:rsidR="002254E8" w:rsidRPr="00EA5133" w:rsidDel="00EF736F" w:rsidRDefault="002254E8" w:rsidP="002254E8">
      <w:pPr>
        <w:rPr>
          <w:ins w:id="1987" w:author="Wolfgang J. Toechterle" w:date="2013-06-10T08:33:00Z"/>
          <w:del w:id="1988" w:author="Kinder" w:date="2013-06-29T11:33:00Z"/>
          <w:rPrChange w:id="1989" w:author="Wolfgang J. Toechterle" w:date="2013-06-22T10:32:00Z">
            <w:rPr>
              <w:ins w:id="1990" w:author="Wolfgang J. Toechterle" w:date="2013-06-10T08:33:00Z"/>
              <w:del w:id="1991" w:author="Kinder" w:date="2013-06-29T11:33:00Z"/>
              <w:lang w:val="en-US"/>
            </w:rPr>
          </w:rPrChange>
        </w:rPr>
      </w:pPr>
      <w:r w:rsidRPr="00EA5133">
        <w:rPr>
          <w:rPrChange w:id="1992" w:author="Wolfgang J. Toechterle" w:date="2013-06-22T10:32:00Z">
            <w:rPr>
              <w:lang w:val="en-US"/>
            </w:rPr>
          </w:rPrChange>
        </w:rPr>
        <w:t>Trim size busines</w:t>
      </w:r>
      <w:r w:rsidR="00D03706" w:rsidRPr="00EA5133">
        <w:rPr>
          <w:rPrChange w:id="1993" w:author="Wolfgang J. Toechterle" w:date="2013-06-22T10:32:00Z">
            <w:rPr>
              <w:lang w:val="en-US"/>
            </w:rPr>
          </w:rPrChange>
        </w:rPr>
        <w:t>s card: 85 x 55 or 55 x 85 mm</w:t>
      </w:r>
      <w:ins w:id="1994" w:author="Kinder" w:date="2013-07-01T16:03:00Z">
        <w:r w:rsidR="00676DFE">
          <w:t xml:space="preserve"> </w:t>
        </w:r>
        <w:proofErr w:type="spellStart"/>
        <w:r w:rsidR="00676DFE" w:rsidRPr="00676DFE">
          <w:rPr>
            <w:highlight w:val="yellow"/>
            <w:rPrChange w:id="1995" w:author="Kinder" w:date="2013-07-01T16:04:00Z">
              <w:rPr/>
            </w:rPrChange>
          </w:rPr>
          <w:t>tamano</w:t>
        </w:r>
        <w:proofErr w:type="spellEnd"/>
        <w:r w:rsidR="00676DFE" w:rsidRPr="00676DFE">
          <w:rPr>
            <w:highlight w:val="yellow"/>
            <w:rPrChange w:id="1996" w:author="Kinder" w:date="2013-07-01T16:04:00Z">
              <w:rPr/>
            </w:rPrChange>
          </w:rPr>
          <w:t xml:space="preserve"> </w:t>
        </w:r>
        <w:proofErr w:type="spellStart"/>
        <w:r w:rsidR="00676DFE" w:rsidRPr="00676DFE">
          <w:rPr>
            <w:highlight w:val="yellow"/>
            <w:rPrChange w:id="1997" w:author="Kinder" w:date="2013-07-01T16:04:00Z">
              <w:rPr/>
            </w:rPrChange>
          </w:rPr>
          <w:t>recortado</w:t>
        </w:r>
      </w:ins>
      <w:proofErr w:type="spellEnd"/>
    </w:p>
    <w:p w14:paraId="7629F8F4" w14:textId="77777777" w:rsidR="00731CAE" w:rsidRDefault="00731CAE" w:rsidP="002254E8">
      <w:pPr>
        <w:rPr>
          <w:ins w:id="1998" w:author="Kinder" w:date="2013-06-29T11:33:00Z"/>
        </w:rPr>
      </w:pPr>
    </w:p>
    <w:p w14:paraId="071FCA5F" w14:textId="1E903DA4" w:rsidR="00EF736F" w:rsidRPr="00EA5133" w:rsidRDefault="00D65436" w:rsidP="002254E8">
      <w:pPr>
        <w:rPr>
          <w:rPrChange w:id="1999" w:author="Wolfgang J. Toechterle" w:date="2013-06-22T10:32:00Z">
            <w:rPr>
              <w:lang w:val="en-US"/>
            </w:rPr>
          </w:rPrChange>
        </w:rPr>
      </w:pPr>
      <w:ins w:id="2000" w:author="Kinder" w:date="2013-06-29T11:33:00Z">
        <w:r>
          <w:t>Design: B</w:t>
        </w:r>
        <w:r w:rsidR="00EF736F">
          <w:t xml:space="preserve">oth </w:t>
        </w:r>
        <w:proofErr w:type="gramStart"/>
        <w:r w:rsidR="00EF736F">
          <w:t>side</w:t>
        </w:r>
      </w:ins>
      <w:proofErr w:type="gramEnd"/>
      <w:ins w:id="2001" w:author="Kinder" w:date="2013-06-29T11:35:00Z">
        <w:r>
          <w:t xml:space="preserve"> (front and back)</w:t>
        </w:r>
      </w:ins>
      <w:ins w:id="2002" w:author="Kinder" w:date="2013-07-01T16:03:00Z">
        <w:r w:rsidR="00676DFE">
          <w:t xml:space="preserve"> </w:t>
        </w:r>
        <w:proofErr w:type="spellStart"/>
        <w:r w:rsidR="00676DFE" w:rsidRPr="00676DFE">
          <w:rPr>
            <w:highlight w:val="yellow"/>
            <w:rPrChange w:id="2003" w:author="Kinder" w:date="2013-07-01T16:04:00Z">
              <w:rPr/>
            </w:rPrChange>
          </w:rPr>
          <w:t>Tiro</w:t>
        </w:r>
        <w:proofErr w:type="spellEnd"/>
        <w:r w:rsidR="00676DFE" w:rsidRPr="00676DFE">
          <w:rPr>
            <w:highlight w:val="yellow"/>
            <w:rPrChange w:id="2004" w:author="Kinder" w:date="2013-07-01T16:04:00Z">
              <w:rPr/>
            </w:rPrChange>
          </w:rPr>
          <w:t xml:space="preserve"> y </w:t>
        </w:r>
        <w:proofErr w:type="spellStart"/>
        <w:r w:rsidR="00676DFE" w:rsidRPr="00676DFE">
          <w:rPr>
            <w:highlight w:val="yellow"/>
            <w:rPrChange w:id="2005" w:author="Kinder" w:date="2013-07-01T16:04:00Z">
              <w:rPr/>
            </w:rPrChange>
          </w:rPr>
          <w:t>retiro</w:t>
        </w:r>
      </w:ins>
      <w:proofErr w:type="spellEnd"/>
    </w:p>
    <w:p w14:paraId="7F31E4B1" w14:textId="1B76EEE9" w:rsidR="002254E8" w:rsidRPr="00EA5133" w:rsidRDefault="00A845BA" w:rsidP="002254E8">
      <w:pPr>
        <w:rPr>
          <w:rPrChange w:id="2006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007" w:author="Wolfgang J. Toechterle" w:date="2013-06-22T10:32:00Z">
            <w:rPr>
              <w:lang w:val="en-US"/>
            </w:rPr>
          </w:rPrChange>
        </w:rPr>
        <w:t>Printing</w:t>
      </w:r>
      <w:r w:rsidR="00D03706" w:rsidRPr="00EA5133">
        <w:rPr>
          <w:rPrChange w:id="2008" w:author="Wolfgang J. Toechterle" w:date="2013-06-22T10:32:00Z">
            <w:rPr>
              <w:lang w:val="en-US"/>
            </w:rPr>
          </w:rPrChange>
        </w:rPr>
        <w:t>:</w:t>
      </w:r>
      <w:r w:rsidRPr="00EA5133">
        <w:rPr>
          <w:rPrChange w:id="2009" w:author="Wolfgang J. Toechterle" w:date="2013-06-22T10:32:00Z">
            <w:rPr>
              <w:lang w:val="en-US"/>
            </w:rPr>
          </w:rPrChange>
        </w:rPr>
        <w:t xml:space="preserve"> </w:t>
      </w:r>
      <w:r w:rsidR="002254E8" w:rsidRPr="00EA5133">
        <w:rPr>
          <w:rPrChange w:id="2010" w:author="Wolfgang J. Toechterle" w:date="2013-06-22T10:32:00Z">
            <w:rPr>
              <w:lang w:val="en-US"/>
            </w:rPr>
          </w:rPrChange>
        </w:rPr>
        <w:t>Letterpress</w:t>
      </w:r>
    </w:p>
    <w:p w14:paraId="4DBFE97F" w14:textId="3C524DD1" w:rsidR="00447A93" w:rsidRPr="00EA5133" w:rsidRDefault="002634A2" w:rsidP="002254E8">
      <w:pPr>
        <w:rPr>
          <w:rPrChange w:id="2011" w:author="Wolfgang J. Toechterle" w:date="2013-06-22T10:32:00Z">
            <w:rPr>
              <w:lang w:val="en-US"/>
            </w:rPr>
          </w:rPrChange>
        </w:rPr>
      </w:pPr>
      <w:del w:id="2012" w:author="Wolfgang J. Toechterle" w:date="2013-06-22T11:52:00Z">
        <w:r w:rsidRPr="00EA5133" w:rsidDel="00510F1B">
          <w:rPr>
            <w:rPrChange w:id="2013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2014" w:author="Wolfgang J. Toechterle" w:date="2013-06-22T11:52:00Z">
        <w:r w:rsidR="00510F1B">
          <w:t>Colour</w:t>
        </w:r>
      </w:ins>
      <w:r w:rsidRPr="00EA5133">
        <w:rPr>
          <w:rPrChange w:id="2015" w:author="Wolfgang J. Toechterle" w:date="2013-06-22T10:32:00Z">
            <w:rPr>
              <w:lang w:val="en-US"/>
            </w:rPr>
          </w:rPrChange>
        </w:rPr>
        <w:t>s</w:t>
      </w:r>
      <w:r w:rsidR="002254E8" w:rsidRPr="00EA5133">
        <w:rPr>
          <w:rPrChange w:id="2016" w:author="Wolfgang J. Toechterle" w:date="2013-06-22T10:32:00Z">
            <w:rPr>
              <w:lang w:val="en-US"/>
            </w:rPr>
          </w:rPrChange>
        </w:rPr>
        <w:t>: 2</w:t>
      </w:r>
      <w:r w:rsidR="00D03706" w:rsidRPr="00EA5133">
        <w:rPr>
          <w:rPrChange w:id="2017" w:author="Wolfgang J. Toechterle" w:date="2013-06-22T10:32:00Z">
            <w:rPr>
              <w:lang w:val="en-US"/>
            </w:rPr>
          </w:rPrChange>
        </w:rPr>
        <w:t xml:space="preserve"> spot </w:t>
      </w:r>
      <w:del w:id="2018" w:author="Wolfgang J. Toechterle" w:date="2013-06-22T11:52:00Z">
        <w:r w:rsidR="00D03706" w:rsidRPr="00EA5133" w:rsidDel="00510F1B">
          <w:rPr>
            <w:rPrChange w:id="2019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2020" w:author="Wolfgang J. Toechterle" w:date="2013-06-22T11:52:00Z">
        <w:r w:rsidR="00510F1B">
          <w:t>colour</w:t>
        </w:r>
      </w:ins>
      <w:r w:rsidR="00D03706" w:rsidRPr="00EA5133">
        <w:rPr>
          <w:rPrChange w:id="2021" w:author="Wolfgang J. Toechterle" w:date="2013-06-22T10:32:00Z">
            <w:rPr>
              <w:lang w:val="en-US"/>
            </w:rPr>
          </w:rPrChange>
        </w:rPr>
        <w:t>s</w:t>
      </w:r>
    </w:p>
    <w:p w14:paraId="1A4B3B95" w14:textId="77777777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022" w:author="Wolfgang J. Toechterle" w:date="2013-06-11T08:50:00Z"/>
          <w:rFonts w:cs="Arial"/>
          <w:szCs w:val="20"/>
          <w:rPrChange w:id="2023" w:author="Wolfgang J. Toechterle" w:date="2013-06-22T10:32:00Z">
            <w:rPr>
              <w:ins w:id="2024" w:author="Wolfgang J. Toechterle" w:date="2013-06-11T08:50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025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0C2D7B7" w14:textId="77777777" w:rsidR="00DF412B" w:rsidRPr="00EA5133" w:rsidRDefault="00DF412B" w:rsidP="00DF41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02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027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5A5D1A32" w14:textId="77777777" w:rsidR="00DF412B" w:rsidRPr="00EA5133" w:rsidDel="00DF412B" w:rsidRDefault="00DF412B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2028" w:author="Wolfgang J. Toechterle" w:date="2013-06-11T08:50:00Z"/>
          <w:rFonts w:cs="Arial"/>
          <w:szCs w:val="20"/>
          <w:rPrChange w:id="2029" w:author="Wolfgang J. Toechterle" w:date="2013-06-22T10:32:00Z">
            <w:rPr>
              <w:del w:id="2030" w:author="Wolfgang J. Toechterle" w:date="2013-06-11T08:50:00Z"/>
              <w:rFonts w:cs="Arial"/>
              <w:szCs w:val="20"/>
              <w:lang w:val="en-US"/>
            </w:rPr>
          </w:rPrChange>
        </w:rPr>
      </w:pPr>
    </w:p>
    <w:p w14:paraId="5339794D" w14:textId="69884F12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03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03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2033" w:author="Wolfgang J. Toechterle" w:date="2013-05-20T21:03:00Z">
        <w:r w:rsidR="001C00CF" w:rsidRPr="00EA5133">
          <w:rPr>
            <w:rFonts w:cs="Arial"/>
            <w:szCs w:val="20"/>
            <w:rPrChange w:id="20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2035" w:author="Wolfgang J. Toechterle" w:date="2013-05-20T21:03:00Z">
        <w:r w:rsidR="00CA05B5" w:rsidRPr="00EA5133" w:rsidDel="001C00CF">
          <w:rPr>
            <w:rFonts w:cs="Arial"/>
            <w:szCs w:val="20"/>
            <w:rPrChange w:id="203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2A8260C8" w14:textId="77777777" w:rsidR="00676DFE" w:rsidRDefault="00A845BA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037" w:author="Kinder" w:date="2013-07-01T16:04:00Z"/>
          <w:rFonts w:cs="Arial"/>
          <w:szCs w:val="20"/>
        </w:rPr>
      </w:pPr>
      <w:r w:rsidRPr="00EA5133">
        <w:rPr>
          <w:rFonts w:cs="Arial"/>
          <w:szCs w:val="20"/>
          <w:rPrChange w:id="203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Bitmap, grayscale and </w:t>
      </w:r>
      <w:del w:id="2039" w:author="Wolfgang J. Toechterle" w:date="2013-06-22T11:52:00Z">
        <w:r w:rsidRPr="00EA5133" w:rsidDel="00510F1B">
          <w:rPr>
            <w:rFonts w:cs="Arial"/>
            <w:szCs w:val="20"/>
            <w:rPrChange w:id="204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204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2042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204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</w:t>
      </w:r>
      <w:del w:id="2044" w:author="Kinder" w:date="2013-06-30T08:50:00Z">
        <w:r w:rsidR="00F91A57" w:rsidRPr="00EA5133" w:rsidDel="00F2525A">
          <w:rPr>
            <w:rFonts w:cs="Arial"/>
            <w:szCs w:val="20"/>
            <w:rPrChange w:id="204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="00F91A57" w:rsidRPr="00EA5133">
        <w:rPr>
          <w:rFonts w:cs="Arial"/>
          <w:szCs w:val="20"/>
          <w:rPrChange w:id="204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resolution: </w:t>
      </w:r>
      <w:ins w:id="2047" w:author="Wolfgang J. Toechterle" w:date="2013-05-20T21:05:00Z">
        <w:r w:rsidR="00041FC5" w:rsidRPr="00EA5133">
          <w:rPr>
            <w:rFonts w:cs="Arial"/>
            <w:szCs w:val="20"/>
            <w:rPrChange w:id="204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204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</w:t>
        </w:r>
      </w:ins>
      <w:ins w:id="2050" w:author="Wolfgang J. Toechterle" w:date="2013-05-31T18:03:00Z">
        <w:r w:rsidR="00121C3A" w:rsidRPr="00EA5133">
          <w:rPr>
            <w:rFonts w:cs="Arial"/>
            <w:szCs w:val="20"/>
            <w:rPrChange w:id="205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Business Card</w:t>
        </w:r>
      </w:ins>
    </w:p>
    <w:p w14:paraId="1BF63EFF" w14:textId="77777777" w:rsidR="00676DFE" w:rsidRPr="00C178D4" w:rsidRDefault="00676DFE" w:rsidP="00676DF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052" w:author="Kinder" w:date="2013-07-01T16:04:00Z"/>
          <w:rFonts w:cs="Arial"/>
          <w:szCs w:val="20"/>
        </w:rPr>
      </w:pPr>
      <w:ins w:id="2053" w:author="Kinder" w:date="2013-07-01T16:04:00Z">
        <w:r w:rsidRPr="00676DFE">
          <w:rPr>
            <w:rFonts w:cs="Arial"/>
            <w:szCs w:val="20"/>
            <w:highlight w:val="yellow"/>
            <w:rPrChange w:id="2054" w:author="Kinder" w:date="2013-07-01T16:04:00Z">
              <w:rPr>
                <w:rFonts w:cs="Arial"/>
                <w:szCs w:val="20"/>
              </w:rPr>
            </w:rPrChange>
          </w:rPr>
          <w:t xml:space="preserve">Solo </w:t>
        </w:r>
        <w:proofErr w:type="spellStart"/>
        <w:r w:rsidRPr="00676DFE">
          <w:rPr>
            <w:rFonts w:cs="Arial"/>
            <w:szCs w:val="20"/>
            <w:highlight w:val="yellow"/>
            <w:rPrChange w:id="2055" w:author="Kinder" w:date="2013-07-01T16:04:00Z">
              <w:rPr>
                <w:rFonts w:cs="Arial"/>
                <w:szCs w:val="20"/>
              </w:rPr>
            </w:rPrChange>
          </w:rPr>
          <w:t>imagenes</w:t>
        </w:r>
        <w:proofErr w:type="spellEnd"/>
        <w:r w:rsidRPr="00676DFE">
          <w:rPr>
            <w:rFonts w:cs="Arial"/>
            <w:szCs w:val="20"/>
            <w:highlight w:val="yellow"/>
            <w:rPrChange w:id="2056" w:author="Kinder" w:date="2013-07-01T16:04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676DFE">
          <w:rPr>
            <w:rFonts w:cs="Arial"/>
            <w:szCs w:val="20"/>
            <w:highlight w:val="yellow"/>
            <w:rPrChange w:id="2057" w:author="Kinder" w:date="2013-07-01T16:04:00Z">
              <w:rPr>
                <w:rFonts w:cs="Arial"/>
                <w:szCs w:val="20"/>
              </w:rPr>
            </w:rPrChange>
          </w:rPr>
          <w:t>vectorizadas</w:t>
        </w:r>
        <w:proofErr w:type="spellEnd"/>
      </w:ins>
    </w:p>
    <w:p w14:paraId="5EEF6553" w14:textId="66C794BF" w:rsidR="00F91A57" w:rsidRPr="00EA5133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05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2059" w:author="Wolfgang J. Toechterle" w:date="2013-05-20T21:05:00Z">
        <w:r w:rsidRPr="00EA5133" w:rsidDel="00041FC5">
          <w:rPr>
            <w:rFonts w:cs="Arial"/>
            <w:szCs w:val="20"/>
            <w:rPrChange w:id="20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3A4A4EE8" w14:textId="77777777" w:rsidR="003371B5" w:rsidRPr="00EA5133" w:rsidRDefault="003371B5" w:rsidP="00CE6B36">
      <w:pPr>
        <w:rPr>
          <w:ins w:id="2061" w:author="Wolfgang J. Toechterle" w:date="2013-06-08T18:57:00Z"/>
          <w:rFonts w:cs="Arial"/>
          <w:szCs w:val="20"/>
          <w:rPrChange w:id="2062" w:author="Wolfgang J. Toechterle" w:date="2013-06-22T10:32:00Z">
            <w:rPr>
              <w:ins w:id="2063" w:author="Wolfgang J. Toechterle" w:date="2013-06-08T18:57:00Z"/>
              <w:rFonts w:cs="Arial"/>
              <w:szCs w:val="20"/>
              <w:lang w:val="en-US"/>
            </w:rPr>
          </w:rPrChange>
        </w:rPr>
      </w:pPr>
    </w:p>
    <w:p w14:paraId="3901731A" w14:textId="403E8A3E" w:rsidR="00D03706" w:rsidRPr="00EA5133" w:rsidDel="003371B5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2064" w:author="Wolfgang J. Toechterle" w:date="2013-06-08T18:57:00Z"/>
          <w:rFonts w:cs="Arial"/>
          <w:szCs w:val="20"/>
          <w:rPrChange w:id="2065" w:author="Wolfgang J. Toechterle" w:date="2013-06-22T10:32:00Z">
            <w:rPr>
              <w:del w:id="2066" w:author="Wolfgang J. Toechterle" w:date="2013-06-08T18:57:00Z"/>
              <w:rFonts w:cs="Arial"/>
              <w:szCs w:val="20"/>
              <w:lang w:val="en-US"/>
            </w:rPr>
          </w:rPrChange>
        </w:rPr>
      </w:pPr>
      <w:del w:id="2067" w:author="Wolfgang J. Toechterle" w:date="2013-06-08T18:57:00Z">
        <w:r w:rsidRPr="00EA5133" w:rsidDel="003371B5">
          <w:rPr>
            <w:rFonts w:cs="Arial"/>
            <w:szCs w:val="20"/>
            <w:rPrChange w:id="206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566D9716" w14:textId="77777777" w:rsidR="00447A93" w:rsidRPr="00EA5133" w:rsidRDefault="00447A93" w:rsidP="00CE6B36"/>
    <w:p w14:paraId="1F2EC7CC" w14:textId="77777777" w:rsidR="00676DFE" w:rsidRPr="00676DFE" w:rsidRDefault="00F91A57" w:rsidP="00676DFE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069" w:author="Kinder" w:date="2013-07-01T16:05:00Z"/>
          <w:rFonts w:cs="Arial"/>
          <w:b/>
          <w:szCs w:val="20"/>
          <w:rPrChange w:id="2070" w:author="Kinder" w:date="2013-07-01T16:05:00Z">
            <w:rPr>
              <w:ins w:id="2071" w:author="Kinder" w:date="2013-07-01T16:05:00Z"/>
              <w:rFonts w:cs="Arial"/>
              <w:szCs w:val="20"/>
            </w:rPr>
          </w:rPrChange>
        </w:rPr>
      </w:pPr>
      <w:r w:rsidRPr="00EA5133">
        <w:rPr>
          <w:rFonts w:cs="Arial"/>
          <w:b/>
          <w:bCs/>
          <w:szCs w:val="20"/>
          <w:rPrChange w:id="207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  <w:ins w:id="2073" w:author="Kinder" w:date="2013-07-01T16:05:00Z">
        <w:r w:rsidR="00676DFE">
          <w:rPr>
            <w:rFonts w:cs="Arial"/>
            <w:b/>
            <w:bCs/>
            <w:szCs w:val="20"/>
          </w:rPr>
          <w:t xml:space="preserve"> </w:t>
        </w:r>
        <w:proofErr w:type="spellStart"/>
        <w:r w:rsidR="00676DFE" w:rsidRPr="00676DFE">
          <w:rPr>
            <w:rFonts w:cs="Arial"/>
            <w:b/>
            <w:szCs w:val="20"/>
            <w:rPrChange w:id="2074" w:author="Kinder" w:date="2013-07-01T16:05:00Z">
              <w:rPr>
                <w:rFonts w:cs="Arial"/>
                <w:szCs w:val="20"/>
              </w:rPr>
            </w:rPrChange>
          </w:rPr>
          <w:t>Usted</w:t>
        </w:r>
        <w:proofErr w:type="spellEnd"/>
        <w:r w:rsidR="00676DFE" w:rsidRPr="00676DFE">
          <w:rPr>
            <w:rFonts w:cs="Arial"/>
            <w:b/>
            <w:szCs w:val="20"/>
            <w:rPrChange w:id="2075" w:author="Kinder" w:date="2013-07-01T16:0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676DFE" w:rsidRPr="00676DFE">
          <w:rPr>
            <w:rFonts w:cs="Arial"/>
            <w:b/>
            <w:szCs w:val="20"/>
            <w:rPrChange w:id="2076" w:author="Kinder" w:date="2013-07-01T16:05:00Z">
              <w:rPr>
                <w:rFonts w:cs="Arial"/>
                <w:szCs w:val="20"/>
              </w:rPr>
            </w:rPrChange>
          </w:rPr>
          <w:t>debe</w:t>
        </w:r>
        <w:proofErr w:type="spellEnd"/>
        <w:r w:rsidR="00676DFE" w:rsidRPr="00676DFE">
          <w:rPr>
            <w:rFonts w:cs="Arial"/>
            <w:b/>
            <w:szCs w:val="20"/>
            <w:rPrChange w:id="2077" w:author="Kinder" w:date="2013-07-01T16:0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676DFE" w:rsidRPr="00676DFE">
          <w:rPr>
            <w:rFonts w:cs="Arial"/>
            <w:b/>
            <w:szCs w:val="20"/>
            <w:rPrChange w:id="2078" w:author="Kinder" w:date="2013-07-01T16:05:00Z">
              <w:rPr>
                <w:rFonts w:cs="Arial"/>
                <w:szCs w:val="20"/>
              </w:rPr>
            </w:rPrChange>
          </w:rPr>
          <w:t>entregar</w:t>
        </w:r>
        <w:proofErr w:type="spellEnd"/>
      </w:ins>
    </w:p>
    <w:p w14:paraId="17F50E5B" w14:textId="50DB8F95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207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2F3474A1" w14:textId="60B3A291" w:rsidR="00F91A57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080" w:author="Kinder" w:date="2013-07-01T16:06:00Z"/>
          <w:rFonts w:cs="Arial"/>
          <w:szCs w:val="20"/>
        </w:rPr>
      </w:pPr>
      <w:r w:rsidRPr="00EA5133">
        <w:rPr>
          <w:rFonts w:cs="Arial"/>
          <w:szCs w:val="20"/>
          <w:rPrChange w:id="2081" w:author="Wolfgang J. Toechterle" w:date="2013-06-22T10:32:00Z">
            <w:rPr>
              <w:rFonts w:cs="Arial"/>
              <w:szCs w:val="20"/>
              <w:lang w:val="en-US"/>
            </w:rPr>
          </w:rPrChange>
        </w:rPr>
        <w:t>1 Letterhead</w:t>
      </w:r>
      <w:r w:rsidR="00F91A57" w:rsidRPr="00EA5133">
        <w:rPr>
          <w:rFonts w:cs="Arial"/>
          <w:szCs w:val="20"/>
          <w:rPrChange w:id="20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composite PDF/X-</w:t>
      </w:r>
      <w:r w:rsidR="002634A2" w:rsidRPr="00EA5133">
        <w:rPr>
          <w:rFonts w:cs="Arial"/>
          <w:szCs w:val="20"/>
          <w:rPrChange w:id="2083" w:author="Wolfgang J. Toechterle" w:date="2013-06-22T10:32:00Z">
            <w:rPr>
              <w:rFonts w:cs="Arial"/>
              <w:szCs w:val="20"/>
              <w:lang w:val="en-US"/>
            </w:rPr>
          </w:rPrChange>
        </w:rPr>
        <w:t>3</w:t>
      </w:r>
      <w:proofErr w:type="gramStart"/>
      <w:r w:rsidR="002634A2" w:rsidRPr="00EA5133">
        <w:rPr>
          <w:rFonts w:cs="Arial"/>
          <w:szCs w:val="20"/>
          <w:rPrChange w:id="2084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F91A57" w:rsidRPr="00EA5133">
        <w:rPr>
          <w:rFonts w:cs="Arial"/>
          <w:szCs w:val="20"/>
          <w:rPrChange w:id="208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(including bleed, crop marks and specified output profile)</w:t>
      </w:r>
      <w:ins w:id="2086" w:author="Kinder" w:date="2013-07-01T16:06:00Z">
        <w:r w:rsidR="00676DFE">
          <w:rPr>
            <w:rFonts w:cs="Arial"/>
            <w:szCs w:val="20"/>
          </w:rPr>
          <w:t xml:space="preserve"> </w:t>
        </w:r>
      </w:ins>
    </w:p>
    <w:p w14:paraId="047D1669" w14:textId="77777777" w:rsidR="00676DFE" w:rsidRDefault="00676DFE" w:rsidP="00676DFE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ins w:id="2087" w:author="Kinder" w:date="2013-07-01T16:06:00Z"/>
          <w:rFonts w:cs="Arial"/>
          <w:szCs w:val="20"/>
        </w:rPr>
        <w:pPrChange w:id="2088" w:author="Kinder" w:date="2013-07-01T16:06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</w:p>
    <w:p w14:paraId="66707D20" w14:textId="0792145C" w:rsidR="00676DFE" w:rsidRPr="00855C48" w:rsidRDefault="00676DFE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089" w:author="Kinder" w:date="2013-07-01T16:08:00Z">
            <w:rPr>
              <w:rFonts w:cs="Arial"/>
              <w:szCs w:val="20"/>
              <w:lang w:val="en-US"/>
            </w:rPr>
          </w:rPrChange>
        </w:rPr>
      </w:pPr>
      <w:ins w:id="2090" w:author="Kinder" w:date="2013-07-01T16:06:00Z">
        <w:r w:rsidRPr="00855C48">
          <w:rPr>
            <w:rFonts w:cs="Arial"/>
            <w:szCs w:val="20"/>
            <w:highlight w:val="yellow"/>
            <w:rPrChange w:id="2091" w:author="Kinder" w:date="2013-07-01T16:08:00Z">
              <w:rPr>
                <w:rFonts w:cs="Arial"/>
                <w:szCs w:val="20"/>
              </w:rPr>
            </w:rPrChange>
          </w:rPr>
          <w:t xml:space="preserve">1 </w:t>
        </w:r>
      </w:ins>
      <w:proofErr w:type="spellStart"/>
      <w:ins w:id="2092" w:author="Kinder" w:date="2013-07-01T16:07:00Z">
        <w:r w:rsidRPr="00855C48">
          <w:rPr>
            <w:rFonts w:cs="Arial"/>
            <w:szCs w:val="20"/>
            <w:highlight w:val="yellow"/>
            <w:rPrChange w:id="2093" w:author="Kinder" w:date="2013-07-01T16:08:00Z">
              <w:rPr>
                <w:rFonts w:cs="Arial"/>
                <w:szCs w:val="20"/>
              </w:rPr>
            </w:rPrChange>
          </w:rPr>
          <w:t>archivo</w:t>
        </w:r>
        <w:proofErr w:type="spellEnd"/>
        <w:r w:rsidRPr="00855C48">
          <w:rPr>
            <w:rFonts w:cs="Arial"/>
            <w:szCs w:val="20"/>
            <w:highlight w:val="yellow"/>
            <w:rPrChange w:id="2094" w:author="Kinder" w:date="2013-07-01T16:08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2095" w:author="Kinder" w:date="2013-07-01T16:06:00Z">
        <w:r w:rsidRPr="00855C48">
          <w:rPr>
            <w:rFonts w:cs="Arial"/>
            <w:szCs w:val="20"/>
            <w:highlight w:val="yellow"/>
            <w:rPrChange w:id="2096" w:author="Kinder" w:date="2013-07-01T16:08:00Z">
              <w:rPr>
                <w:rFonts w:cs="Arial"/>
                <w:szCs w:val="20"/>
              </w:rPr>
            </w:rPrChange>
          </w:rPr>
          <w:t>papel</w:t>
        </w:r>
        <w:proofErr w:type="spellEnd"/>
        <w:r w:rsidRPr="00855C48">
          <w:rPr>
            <w:rFonts w:cs="Arial"/>
            <w:szCs w:val="20"/>
            <w:highlight w:val="yellow"/>
            <w:rPrChange w:id="2097" w:author="Kinder" w:date="2013-07-01T16:08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855C48">
          <w:rPr>
            <w:rFonts w:cs="Arial"/>
            <w:szCs w:val="20"/>
            <w:highlight w:val="yellow"/>
            <w:rPrChange w:id="2098" w:author="Kinder" w:date="2013-07-01T16:08:00Z">
              <w:rPr>
                <w:rFonts w:cs="Arial"/>
                <w:szCs w:val="20"/>
              </w:rPr>
            </w:rPrChange>
          </w:rPr>
          <w:t>carta</w:t>
        </w:r>
        <w:proofErr w:type="spellEnd"/>
        <w:r w:rsidRPr="00855C48">
          <w:rPr>
            <w:rFonts w:cs="Arial"/>
            <w:szCs w:val="20"/>
            <w:highlight w:val="yellow"/>
            <w:rPrChange w:id="2099" w:author="Kinder" w:date="2013-07-01T16:08:00Z">
              <w:rPr>
                <w:rFonts w:cs="Arial"/>
                <w:szCs w:val="20"/>
              </w:rPr>
            </w:rPrChange>
          </w:rPr>
          <w:t xml:space="preserve"> final </w:t>
        </w:r>
        <w:proofErr w:type="spellStart"/>
        <w:r w:rsidRPr="00855C48">
          <w:rPr>
            <w:rFonts w:cs="Arial"/>
            <w:szCs w:val="20"/>
            <w:highlight w:val="yellow"/>
            <w:rPrChange w:id="2100" w:author="Kinder" w:date="2013-07-01T16:08:00Z">
              <w:rPr>
                <w:rFonts w:cs="Arial"/>
                <w:szCs w:val="20"/>
              </w:rPr>
            </w:rPrChange>
          </w:rPr>
          <w:t>compuesto</w:t>
        </w:r>
      </w:ins>
      <w:proofErr w:type="spellEnd"/>
      <w:ins w:id="2101" w:author="Kinder" w:date="2013-07-01T16:07:00Z">
        <w:r w:rsidRPr="00855C48">
          <w:rPr>
            <w:rFonts w:cs="Arial"/>
            <w:szCs w:val="20"/>
            <w:highlight w:val="yellow"/>
            <w:rPrChange w:id="2102" w:author="Kinder" w:date="2013-07-01T16:08:00Z">
              <w:rPr>
                <w:rFonts w:cs="Arial"/>
                <w:szCs w:val="20"/>
              </w:rPr>
            </w:rPrChange>
          </w:rPr>
          <w:t xml:space="preserve"> PDF/X-3</w:t>
        </w:r>
        <w:proofErr w:type="gramStart"/>
        <w:r w:rsidRPr="00855C48">
          <w:rPr>
            <w:rFonts w:cs="Arial"/>
            <w:szCs w:val="20"/>
            <w:highlight w:val="yellow"/>
            <w:rPrChange w:id="2103" w:author="Kinder" w:date="2013-07-01T16:08:00Z">
              <w:rPr>
                <w:rFonts w:cs="Arial"/>
                <w:szCs w:val="20"/>
              </w:rPr>
            </w:rPrChange>
          </w:rPr>
          <w:t>:2002</w:t>
        </w:r>
        <w:proofErr w:type="gramEnd"/>
        <w:r w:rsidRPr="00855C48">
          <w:rPr>
            <w:rFonts w:cs="Arial"/>
            <w:szCs w:val="20"/>
            <w:highlight w:val="yellow"/>
            <w:rPrChange w:id="2104" w:author="Kinder" w:date="2013-07-01T16:08:00Z">
              <w:rPr>
                <w:rFonts w:cs="Arial"/>
                <w:szCs w:val="20"/>
              </w:rPr>
            </w:rPrChange>
          </w:rPr>
          <w:t xml:space="preserve"> </w:t>
        </w:r>
        <w:r w:rsidR="00855C48" w:rsidRPr="00855C48">
          <w:rPr>
            <w:rFonts w:cs="Arial"/>
            <w:szCs w:val="20"/>
            <w:highlight w:val="yellow"/>
            <w:rPrChange w:id="2105" w:author="Kinder" w:date="2013-07-01T16:08:00Z">
              <w:rPr>
                <w:rFonts w:cs="Arial"/>
                <w:szCs w:val="20"/>
              </w:rPr>
            </w:rPrChange>
          </w:rPr>
          <w:t>*</w:t>
        </w:r>
        <w:proofErr w:type="spellStart"/>
        <w:r w:rsidR="00855C48" w:rsidRPr="00855C48">
          <w:rPr>
            <w:rFonts w:cs="Arial"/>
            <w:szCs w:val="20"/>
            <w:highlight w:val="yellow"/>
            <w:rPrChange w:id="2106" w:author="Kinder" w:date="2013-07-01T16:08:00Z">
              <w:rPr>
                <w:rFonts w:cs="Arial"/>
                <w:szCs w:val="20"/>
              </w:rPr>
            </w:rPrChange>
          </w:rPr>
          <w:t>Incluyendo</w:t>
        </w:r>
        <w:proofErr w:type="spellEnd"/>
        <w:r w:rsidR="00855C48" w:rsidRPr="00855C48">
          <w:rPr>
            <w:rFonts w:cs="Arial"/>
            <w:szCs w:val="20"/>
            <w:highlight w:val="yellow"/>
            <w:rPrChange w:id="2107" w:author="Kinder" w:date="2013-07-01T16:08:00Z">
              <w:rPr>
                <w:rFonts w:cs="Arial"/>
                <w:szCs w:val="20"/>
              </w:rPr>
            </w:rPrChange>
          </w:rPr>
          <w:t xml:space="preserve"> sangria, </w:t>
        </w:r>
        <w:proofErr w:type="spellStart"/>
        <w:r w:rsidR="00855C48" w:rsidRPr="00855C48">
          <w:rPr>
            <w:rFonts w:cs="Arial"/>
            <w:szCs w:val="20"/>
            <w:highlight w:val="yellow"/>
            <w:rPrChange w:id="2108" w:author="Kinder" w:date="2013-07-01T16:08:00Z">
              <w:rPr>
                <w:rFonts w:cs="Arial"/>
                <w:szCs w:val="20"/>
              </w:rPr>
            </w:rPrChange>
          </w:rPr>
          <w:t>marcas</w:t>
        </w:r>
        <w:proofErr w:type="spellEnd"/>
        <w:r w:rsidR="00855C48" w:rsidRPr="00855C48">
          <w:rPr>
            <w:rFonts w:cs="Arial"/>
            <w:szCs w:val="20"/>
            <w:highlight w:val="yellow"/>
            <w:rPrChange w:id="2109" w:author="Kinder" w:date="2013-07-01T16:08:00Z">
              <w:rPr>
                <w:rFonts w:cs="Arial"/>
                <w:szCs w:val="20"/>
              </w:rPr>
            </w:rPrChange>
          </w:rPr>
          <w:t xml:space="preserve"> y el </w:t>
        </w:r>
        <w:proofErr w:type="spellStart"/>
        <w:r w:rsidR="00855C48" w:rsidRPr="00855C48">
          <w:rPr>
            <w:rFonts w:cs="Arial"/>
            <w:szCs w:val="20"/>
            <w:highlight w:val="yellow"/>
            <w:rPrChange w:id="2110" w:author="Kinder" w:date="2013-07-01T16:08:00Z">
              <w:rPr>
                <w:rFonts w:cs="Arial"/>
                <w:szCs w:val="20"/>
              </w:rPr>
            </w:rPrChange>
          </w:rPr>
          <w:t>perfil</w:t>
        </w:r>
        <w:proofErr w:type="spellEnd"/>
        <w:r w:rsidR="00855C48" w:rsidRPr="00855C48">
          <w:rPr>
            <w:rFonts w:cs="Arial"/>
            <w:szCs w:val="20"/>
            <w:highlight w:val="yellow"/>
            <w:rPrChange w:id="2111" w:author="Kinder" w:date="2013-07-01T16:08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="00855C48" w:rsidRPr="00855C48">
          <w:rPr>
            <w:rFonts w:cs="Arial"/>
            <w:szCs w:val="20"/>
            <w:highlight w:val="yellow"/>
            <w:rPrChange w:id="2112" w:author="Kinder" w:date="2013-07-01T16:08:00Z">
              <w:rPr>
                <w:rFonts w:cs="Arial"/>
                <w:szCs w:val="20"/>
              </w:rPr>
            </w:rPrChange>
          </w:rPr>
          <w:t>salida</w:t>
        </w:r>
        <w:proofErr w:type="spellEnd"/>
        <w:r w:rsidR="00855C48" w:rsidRPr="00855C48">
          <w:rPr>
            <w:rFonts w:cs="Arial"/>
            <w:szCs w:val="20"/>
            <w:highlight w:val="yellow"/>
            <w:rPrChange w:id="2113" w:author="Kinder" w:date="2013-07-01T16:08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855C48" w:rsidRPr="00855C48">
          <w:rPr>
            <w:rFonts w:cs="Arial"/>
            <w:szCs w:val="20"/>
            <w:highlight w:val="yellow"/>
            <w:rPrChange w:id="2114" w:author="Kinder" w:date="2013-07-01T16:08:00Z">
              <w:rPr>
                <w:rFonts w:cs="Arial"/>
                <w:szCs w:val="20"/>
              </w:rPr>
            </w:rPrChange>
          </w:rPr>
          <w:t>especificado</w:t>
        </w:r>
      </w:ins>
      <w:proofErr w:type="spellEnd"/>
    </w:p>
    <w:p w14:paraId="29676C6B" w14:textId="6E85D44F" w:rsidR="00C015C8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15" w:author="Kinder" w:date="2013-07-01T16:08:00Z"/>
          <w:rFonts w:cs="Arial"/>
          <w:szCs w:val="20"/>
        </w:rPr>
      </w:pPr>
      <w:r w:rsidRPr="00EA5133">
        <w:rPr>
          <w:rFonts w:cs="Arial"/>
          <w:szCs w:val="20"/>
          <w:rPrChange w:id="211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Business Card final composite </w:t>
      </w:r>
      <w:r w:rsidR="002634A2" w:rsidRPr="00EA5133">
        <w:rPr>
          <w:rFonts w:cs="Arial"/>
          <w:szCs w:val="20"/>
          <w:rPrChange w:id="2117" w:author="Wolfgang J. Toechterle" w:date="2013-06-22T10:32:00Z">
            <w:rPr>
              <w:rFonts w:cs="Arial"/>
              <w:szCs w:val="20"/>
              <w:lang w:val="en-US"/>
            </w:rPr>
          </w:rPrChange>
        </w:rPr>
        <w:t>PDF/X-3</w:t>
      </w:r>
      <w:proofErr w:type="gramStart"/>
      <w:r w:rsidR="002634A2" w:rsidRPr="00EA5133">
        <w:rPr>
          <w:rFonts w:cs="Arial"/>
          <w:szCs w:val="20"/>
          <w:rPrChange w:id="2118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2634A2" w:rsidRPr="00EA5133">
        <w:rPr>
          <w:rFonts w:cs="Arial"/>
          <w:szCs w:val="20"/>
          <w:rPrChange w:id="211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2120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(including bleed, crop marks and specified output profile)</w:t>
      </w:r>
    </w:p>
    <w:p w14:paraId="0A23CC84" w14:textId="27A2F168" w:rsidR="00855C48" w:rsidRPr="00855C48" w:rsidRDefault="00855C48" w:rsidP="00855C4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121" w:author="Kinder" w:date="2013-07-01T16:10:00Z">
            <w:rPr>
              <w:rFonts w:cs="Arial"/>
              <w:szCs w:val="20"/>
              <w:lang w:val="en-US"/>
            </w:rPr>
          </w:rPrChange>
        </w:rPr>
        <w:pPrChange w:id="2122" w:author="Kinder" w:date="2013-07-01T16:10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ins w:id="2123" w:author="Kinder" w:date="2013-07-01T16:08:00Z">
        <w:r w:rsidRPr="00465521">
          <w:rPr>
            <w:rFonts w:cs="Arial"/>
            <w:szCs w:val="20"/>
            <w:highlight w:val="yellow"/>
            <w:rPrChange w:id="2124" w:author="Kinder" w:date="2013-07-01T17:12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465521">
          <w:rPr>
            <w:rFonts w:cs="Arial"/>
            <w:szCs w:val="20"/>
            <w:highlight w:val="yellow"/>
            <w:rPrChange w:id="2125" w:author="Kinder" w:date="2013-07-01T17:12:00Z">
              <w:rPr>
                <w:rFonts w:cs="Arial"/>
                <w:szCs w:val="20"/>
              </w:rPr>
            </w:rPrChange>
          </w:rPr>
          <w:t>archivo</w:t>
        </w:r>
        <w:proofErr w:type="spellEnd"/>
        <w:r w:rsidRPr="00465521">
          <w:rPr>
            <w:rFonts w:cs="Arial"/>
            <w:szCs w:val="20"/>
            <w:highlight w:val="yellow"/>
            <w:rPrChange w:id="2126" w:author="Kinder" w:date="2013-07-01T17:1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127" w:author="Kinder" w:date="2013-07-01T17:12:00Z">
              <w:rPr>
                <w:rFonts w:cs="Arial"/>
                <w:szCs w:val="20"/>
              </w:rPr>
            </w:rPrChange>
          </w:rPr>
          <w:t>compuesto</w:t>
        </w:r>
        <w:proofErr w:type="spellEnd"/>
        <w:r w:rsidRPr="00465521">
          <w:rPr>
            <w:rFonts w:cs="Arial"/>
            <w:szCs w:val="20"/>
            <w:highlight w:val="yellow"/>
            <w:rPrChange w:id="2128" w:author="Kinder" w:date="2013-07-01T17:12:00Z">
              <w:rPr>
                <w:rFonts w:cs="Arial"/>
                <w:szCs w:val="20"/>
              </w:rPr>
            </w:rPrChange>
          </w:rPr>
          <w:t xml:space="preserve"> de la </w:t>
        </w:r>
        <w:proofErr w:type="spellStart"/>
        <w:r w:rsidRPr="00465521">
          <w:rPr>
            <w:rFonts w:cs="Arial"/>
            <w:szCs w:val="20"/>
            <w:highlight w:val="yellow"/>
            <w:rPrChange w:id="2129" w:author="Kinder" w:date="2013-07-01T17:12:00Z">
              <w:rPr>
                <w:rFonts w:cs="Arial"/>
                <w:szCs w:val="20"/>
              </w:rPr>
            </w:rPrChange>
          </w:rPr>
          <w:t>tarjeta</w:t>
        </w:r>
        <w:proofErr w:type="spellEnd"/>
        <w:r w:rsidRPr="00465521">
          <w:rPr>
            <w:rFonts w:cs="Arial"/>
            <w:szCs w:val="20"/>
            <w:highlight w:val="yellow"/>
            <w:rPrChange w:id="2130" w:author="Kinder" w:date="2013-07-01T17:12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rPrChange w:id="2131" w:author="Kinder" w:date="2013-07-01T17:12:00Z">
              <w:rPr>
                <w:rFonts w:cs="Arial"/>
                <w:szCs w:val="20"/>
              </w:rPr>
            </w:rPrChange>
          </w:rPr>
          <w:t>visita</w:t>
        </w:r>
        <w:proofErr w:type="spellEnd"/>
        <w:r w:rsidRPr="00465521">
          <w:rPr>
            <w:rFonts w:cs="Arial"/>
            <w:szCs w:val="20"/>
            <w:highlight w:val="yellow"/>
            <w:rPrChange w:id="2132" w:author="Kinder" w:date="2013-07-01T17:12:00Z">
              <w:rPr>
                <w:rFonts w:cs="Arial"/>
                <w:szCs w:val="20"/>
              </w:rPr>
            </w:rPrChange>
          </w:rPr>
          <w:t xml:space="preserve"> </w:t>
        </w:r>
      </w:ins>
      <w:ins w:id="2133" w:author="Kinder" w:date="2013-07-01T16:09:00Z">
        <w:r w:rsidRPr="00465521">
          <w:rPr>
            <w:rFonts w:cs="Arial"/>
            <w:szCs w:val="20"/>
            <w:highlight w:val="yellow"/>
            <w:rPrChange w:id="2134" w:author="Kinder" w:date="2013-07-01T17:12:00Z">
              <w:rPr>
                <w:rFonts w:cs="Arial"/>
                <w:szCs w:val="20"/>
              </w:rPr>
            </w:rPrChange>
          </w:rPr>
          <w:t>PDF/X-3</w:t>
        </w:r>
        <w:proofErr w:type="gramStart"/>
        <w:r w:rsidRPr="00465521">
          <w:rPr>
            <w:rFonts w:cs="Arial"/>
            <w:szCs w:val="20"/>
            <w:highlight w:val="yellow"/>
            <w:rPrChange w:id="2135" w:author="Kinder" w:date="2013-07-01T17:12:00Z">
              <w:rPr>
                <w:rFonts w:cs="Arial"/>
                <w:szCs w:val="20"/>
              </w:rPr>
            </w:rPrChange>
          </w:rPr>
          <w:t>:2002</w:t>
        </w:r>
        <w:proofErr w:type="gramEnd"/>
        <w:r w:rsidR="00465521">
          <w:rPr>
            <w:rFonts w:cs="Arial"/>
            <w:szCs w:val="20"/>
            <w:highlight w:val="yellow"/>
            <w:rPrChange w:id="2136" w:author="Kinder" w:date="2013-07-01T17:12:00Z">
              <w:rPr>
                <w:rFonts w:cs="Arial"/>
                <w:szCs w:val="20"/>
                <w:highlight w:val="yellow"/>
              </w:rPr>
            </w:rPrChange>
          </w:rPr>
          <w:t xml:space="preserve"> (</w:t>
        </w:r>
        <w:proofErr w:type="spellStart"/>
        <w:r w:rsidRPr="00465521">
          <w:rPr>
            <w:rFonts w:cs="Arial"/>
            <w:szCs w:val="20"/>
            <w:highlight w:val="yellow"/>
            <w:rPrChange w:id="2137" w:author="Kinder" w:date="2013-07-01T17:12:00Z">
              <w:rPr>
                <w:rFonts w:cs="Arial"/>
                <w:szCs w:val="20"/>
                <w:highlight w:val="yellow"/>
              </w:rPr>
            </w:rPrChange>
          </w:rPr>
          <w:t>Incluyendo</w:t>
        </w:r>
        <w:proofErr w:type="spellEnd"/>
        <w:r w:rsidRPr="00465521">
          <w:rPr>
            <w:rFonts w:cs="Arial"/>
            <w:szCs w:val="20"/>
            <w:highlight w:val="yellow"/>
            <w:rPrChange w:id="2138" w:author="Kinder" w:date="2013-07-01T17:12:00Z">
              <w:rPr>
                <w:rFonts w:cs="Arial"/>
                <w:szCs w:val="20"/>
                <w:highlight w:val="yellow"/>
              </w:rPr>
            </w:rPrChange>
          </w:rPr>
          <w:t xml:space="preserve"> </w:t>
        </w:r>
        <w:r w:rsidRPr="00C178D4">
          <w:rPr>
            <w:rFonts w:cs="Arial"/>
            <w:szCs w:val="20"/>
            <w:highlight w:val="yellow"/>
          </w:rPr>
          <w:t xml:space="preserve">sangria, </w:t>
        </w:r>
        <w:proofErr w:type="spellStart"/>
        <w:r w:rsidRPr="00C178D4">
          <w:rPr>
            <w:rFonts w:cs="Arial"/>
            <w:szCs w:val="20"/>
            <w:highlight w:val="yellow"/>
          </w:rPr>
          <w:t>marcas</w:t>
        </w:r>
        <w:proofErr w:type="spellEnd"/>
        <w:r w:rsidRPr="00C178D4">
          <w:rPr>
            <w:rFonts w:cs="Arial"/>
            <w:szCs w:val="20"/>
            <w:highlight w:val="yellow"/>
          </w:rPr>
          <w:t xml:space="preserve"> y el </w:t>
        </w:r>
        <w:proofErr w:type="spellStart"/>
        <w:r w:rsidRPr="00C178D4">
          <w:rPr>
            <w:rFonts w:cs="Arial"/>
            <w:szCs w:val="20"/>
            <w:highlight w:val="yellow"/>
          </w:rPr>
          <w:t>perfil</w:t>
        </w:r>
        <w:proofErr w:type="spellEnd"/>
        <w:r w:rsidRPr="00C178D4">
          <w:rPr>
            <w:rFonts w:cs="Arial"/>
            <w:szCs w:val="20"/>
            <w:highlight w:val="yellow"/>
          </w:rPr>
          <w:t xml:space="preserve"> de </w:t>
        </w:r>
        <w:proofErr w:type="spellStart"/>
        <w:r w:rsidRPr="00C178D4">
          <w:rPr>
            <w:rFonts w:cs="Arial"/>
            <w:szCs w:val="20"/>
            <w:highlight w:val="yellow"/>
          </w:rPr>
          <w:t>salida</w:t>
        </w:r>
        <w:proofErr w:type="spellEnd"/>
        <w:r w:rsidRPr="00C178D4">
          <w:rPr>
            <w:rFonts w:cs="Arial"/>
            <w:szCs w:val="20"/>
            <w:highlight w:val="yellow"/>
          </w:rPr>
          <w:t xml:space="preserve"> </w:t>
        </w:r>
        <w:proofErr w:type="spellStart"/>
        <w:r w:rsidRPr="00C178D4">
          <w:rPr>
            <w:rFonts w:cs="Arial"/>
            <w:szCs w:val="20"/>
            <w:highlight w:val="yellow"/>
          </w:rPr>
          <w:t>especificado</w:t>
        </w:r>
      </w:ins>
      <w:proofErr w:type="spellEnd"/>
      <w:ins w:id="2139" w:author="Kinder" w:date="2013-07-01T17:12:00Z">
        <w:r w:rsidR="00465521">
          <w:rPr>
            <w:rFonts w:cs="Arial"/>
            <w:szCs w:val="20"/>
            <w:highlight w:val="yellow"/>
          </w:rPr>
          <w:t>)</w:t>
        </w:r>
      </w:ins>
    </w:p>
    <w:p w14:paraId="168F0D1E" w14:textId="04968934" w:rsidR="00F2525A" w:rsidRDefault="00F2525A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40" w:author="Kinder" w:date="2013-07-01T16:10:00Z"/>
          <w:rFonts w:cs="Arial"/>
          <w:szCs w:val="20"/>
        </w:rPr>
      </w:pPr>
      <w:ins w:id="2141" w:author="Kinder" w:date="2013-06-30T08:50:00Z">
        <w:r>
          <w:rPr>
            <w:rFonts w:cs="Arial"/>
            <w:szCs w:val="20"/>
          </w:rPr>
          <w:t>The letterhead and business card trimmed</w:t>
        </w:r>
      </w:ins>
      <w:ins w:id="2142" w:author="Kinder" w:date="2013-06-30T08:51:00Z">
        <w:r>
          <w:rPr>
            <w:rFonts w:cs="Arial"/>
            <w:szCs w:val="20"/>
          </w:rPr>
          <w:t xml:space="preserve"> and mounted onto a single presentation board.</w:t>
        </w:r>
      </w:ins>
    </w:p>
    <w:p w14:paraId="3D2D1570" w14:textId="0793B833" w:rsidR="00855C48" w:rsidRPr="00465521" w:rsidRDefault="00855C4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43" w:author="Kinder" w:date="2013-06-30T08:50:00Z"/>
          <w:rFonts w:cs="Arial"/>
          <w:szCs w:val="20"/>
          <w:highlight w:val="yellow"/>
          <w:rPrChange w:id="2144" w:author="Kinder" w:date="2013-07-01T17:13:00Z">
            <w:rPr>
              <w:ins w:id="2145" w:author="Kinder" w:date="2013-06-30T08:50:00Z"/>
              <w:rFonts w:cs="Arial"/>
              <w:szCs w:val="20"/>
            </w:rPr>
          </w:rPrChange>
        </w:rPr>
      </w:pPr>
      <w:ins w:id="2146" w:author="Kinder" w:date="2013-07-01T16:10:00Z">
        <w:r w:rsidRPr="00465521">
          <w:rPr>
            <w:rFonts w:cs="Arial"/>
            <w:szCs w:val="20"/>
            <w:highlight w:val="yellow"/>
            <w:rPrChange w:id="2147" w:author="Kinder" w:date="2013-07-01T17:13:00Z">
              <w:rPr>
                <w:rFonts w:cs="Arial"/>
                <w:szCs w:val="20"/>
              </w:rPr>
            </w:rPrChange>
          </w:rPr>
          <w:t xml:space="preserve">El </w:t>
        </w:r>
        <w:proofErr w:type="spellStart"/>
        <w:r w:rsidRPr="00465521">
          <w:rPr>
            <w:rFonts w:cs="Arial"/>
            <w:szCs w:val="20"/>
            <w:highlight w:val="yellow"/>
            <w:rPrChange w:id="2148" w:author="Kinder" w:date="2013-07-01T17:13:00Z">
              <w:rPr>
                <w:rFonts w:cs="Arial"/>
                <w:szCs w:val="20"/>
              </w:rPr>
            </w:rPrChange>
          </w:rPr>
          <w:t>papel</w:t>
        </w:r>
        <w:proofErr w:type="spellEnd"/>
        <w:r w:rsidRPr="00465521">
          <w:rPr>
            <w:rFonts w:cs="Arial"/>
            <w:szCs w:val="20"/>
            <w:highlight w:val="yellow"/>
            <w:rPrChange w:id="2149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150" w:author="Kinder" w:date="2013-07-01T17:13:00Z">
              <w:rPr>
                <w:rFonts w:cs="Arial"/>
                <w:szCs w:val="20"/>
              </w:rPr>
            </w:rPrChange>
          </w:rPr>
          <w:t>carta</w:t>
        </w:r>
        <w:proofErr w:type="spellEnd"/>
        <w:r w:rsidRPr="00465521">
          <w:rPr>
            <w:rFonts w:cs="Arial"/>
            <w:szCs w:val="20"/>
            <w:highlight w:val="yellow"/>
            <w:rPrChange w:id="2151" w:author="Kinder" w:date="2013-07-01T17:13:00Z">
              <w:rPr>
                <w:rFonts w:cs="Arial"/>
                <w:szCs w:val="20"/>
              </w:rPr>
            </w:rPrChange>
          </w:rPr>
          <w:t xml:space="preserve"> y la </w:t>
        </w:r>
        <w:proofErr w:type="spellStart"/>
        <w:r w:rsidRPr="00465521">
          <w:rPr>
            <w:rFonts w:cs="Arial"/>
            <w:szCs w:val="20"/>
            <w:highlight w:val="yellow"/>
            <w:rPrChange w:id="2152" w:author="Kinder" w:date="2013-07-01T17:13:00Z">
              <w:rPr>
                <w:rFonts w:cs="Arial"/>
                <w:szCs w:val="20"/>
              </w:rPr>
            </w:rPrChange>
          </w:rPr>
          <w:t>tarjeta</w:t>
        </w:r>
        <w:proofErr w:type="spellEnd"/>
        <w:r w:rsidRPr="00465521">
          <w:rPr>
            <w:rFonts w:cs="Arial"/>
            <w:szCs w:val="20"/>
            <w:highlight w:val="yellow"/>
            <w:rPrChange w:id="2153" w:author="Kinder" w:date="2013-07-01T17:13:00Z">
              <w:rPr>
                <w:rFonts w:cs="Arial"/>
                <w:szCs w:val="20"/>
              </w:rPr>
            </w:rPrChange>
          </w:rPr>
          <w:t xml:space="preserve"> de </w:t>
        </w:r>
      </w:ins>
      <w:proofErr w:type="spellStart"/>
      <w:ins w:id="2154" w:author="Kinder" w:date="2013-07-01T16:11:00Z">
        <w:r w:rsidRPr="00465521">
          <w:rPr>
            <w:rFonts w:cs="Arial"/>
            <w:szCs w:val="20"/>
            <w:highlight w:val="yellow"/>
            <w:rPrChange w:id="2155" w:author="Kinder" w:date="2013-07-01T17:13:00Z">
              <w:rPr>
                <w:rFonts w:cs="Arial"/>
                <w:szCs w:val="20"/>
              </w:rPr>
            </w:rPrChange>
          </w:rPr>
          <w:t>visita</w:t>
        </w:r>
      </w:ins>
      <w:proofErr w:type="spellEnd"/>
      <w:ins w:id="2156" w:author="Kinder" w:date="2013-07-01T16:10:00Z">
        <w:r w:rsidRPr="00465521">
          <w:rPr>
            <w:rFonts w:cs="Arial"/>
            <w:szCs w:val="20"/>
            <w:highlight w:val="yellow"/>
            <w:rPrChange w:id="2157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158" w:author="Kinder" w:date="2013-07-01T17:13:00Z">
              <w:rPr>
                <w:rFonts w:cs="Arial"/>
                <w:szCs w:val="20"/>
              </w:rPr>
            </w:rPrChange>
          </w:rPr>
          <w:t>cortada</w:t>
        </w:r>
        <w:proofErr w:type="spellEnd"/>
        <w:r w:rsidRPr="00465521">
          <w:rPr>
            <w:rFonts w:cs="Arial"/>
            <w:szCs w:val="20"/>
            <w:highlight w:val="yellow"/>
            <w:rPrChange w:id="2159" w:author="Kinder" w:date="2013-07-01T17:13:00Z">
              <w:rPr>
                <w:rFonts w:cs="Arial"/>
                <w:szCs w:val="20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szCs w:val="20"/>
            <w:highlight w:val="yellow"/>
            <w:rPrChange w:id="2160" w:author="Kinder" w:date="2013-07-01T17:13:00Z">
              <w:rPr>
                <w:rFonts w:cs="Arial"/>
                <w:szCs w:val="20"/>
              </w:rPr>
            </w:rPrChange>
          </w:rPr>
          <w:t>montada</w:t>
        </w:r>
        <w:proofErr w:type="spellEnd"/>
        <w:r w:rsidRPr="00465521">
          <w:rPr>
            <w:rFonts w:cs="Arial"/>
            <w:szCs w:val="20"/>
            <w:highlight w:val="yellow"/>
            <w:rPrChange w:id="2161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</w:ins>
      <w:ins w:id="2162" w:author="Kinder" w:date="2013-07-01T16:11:00Z">
        <w:r w:rsidRPr="00465521">
          <w:rPr>
            <w:rFonts w:cs="Arial"/>
            <w:szCs w:val="20"/>
            <w:highlight w:val="yellow"/>
            <w:rPrChange w:id="2163" w:author="Kinder" w:date="2013-07-01T17:13:00Z">
              <w:rPr>
                <w:rFonts w:cs="Arial"/>
                <w:szCs w:val="20"/>
              </w:rPr>
            </w:rPrChange>
          </w:rPr>
          <w:t xml:space="preserve">en un carton </w:t>
        </w:r>
        <w:proofErr w:type="spellStart"/>
        <w:r w:rsidRPr="00465521">
          <w:rPr>
            <w:rFonts w:cs="Arial"/>
            <w:szCs w:val="20"/>
            <w:highlight w:val="yellow"/>
            <w:rPrChange w:id="2164" w:author="Kinder" w:date="2013-07-01T17:13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465521">
          <w:rPr>
            <w:rFonts w:cs="Arial"/>
            <w:szCs w:val="20"/>
            <w:highlight w:val="yellow"/>
            <w:rPrChange w:id="2165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166" w:author="Kinder" w:date="2013-07-01T17:13:00Z">
              <w:rPr>
                <w:rFonts w:cs="Arial"/>
                <w:szCs w:val="20"/>
              </w:rPr>
            </w:rPrChange>
          </w:rPr>
          <w:t>presentacion</w:t>
        </w:r>
      </w:ins>
      <w:proofErr w:type="spellEnd"/>
    </w:p>
    <w:p w14:paraId="6BD4C166" w14:textId="052A883A" w:rsidR="001E6D78" w:rsidRDefault="00A845B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67" w:author="Kinder" w:date="2013-07-01T16:11:00Z"/>
          <w:rFonts w:cs="Arial"/>
          <w:szCs w:val="20"/>
        </w:rPr>
      </w:pPr>
      <w:del w:id="2168" w:author="Kinder" w:date="2013-06-30T08:51:00Z">
        <w:r w:rsidRPr="00EA5133" w:rsidDel="00F2525A">
          <w:rPr>
            <w:rFonts w:cs="Arial"/>
            <w:szCs w:val="20"/>
            <w:rPrChange w:id="216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2</w:delText>
        </w:r>
        <w:r w:rsidR="00F91A57" w:rsidRPr="00EA5133" w:rsidDel="00F2525A">
          <w:rPr>
            <w:rFonts w:cs="Arial"/>
            <w:szCs w:val="20"/>
            <w:rPrChange w:id="21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printout of your composition </w:delText>
        </w:r>
        <w:r w:rsidRPr="00EA5133" w:rsidDel="00F2525A">
          <w:rPr>
            <w:rFonts w:cs="Arial"/>
            <w:szCs w:val="20"/>
            <w:rPrChange w:id="217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trimmed and mounted</w:delText>
        </w:r>
        <w:r w:rsidR="00F91A57" w:rsidRPr="00EA5133" w:rsidDel="00F2525A">
          <w:rPr>
            <w:rFonts w:cs="Arial"/>
            <w:szCs w:val="20"/>
            <w:rPrChange w:id="21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on </w:delText>
        </w:r>
        <w:r w:rsidRPr="00EA5133" w:rsidDel="00F2525A">
          <w:rPr>
            <w:rFonts w:cs="Arial"/>
            <w:szCs w:val="20"/>
            <w:rPrChange w:id="217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</w:del>
      <w:ins w:id="2174" w:author="Wolfgang J. Toechterle" w:date="2013-05-31T18:03:00Z">
        <w:del w:id="2175" w:author="Kinder" w:date="2013-06-30T08:51:00Z">
          <w:r w:rsidR="00121C3A" w:rsidRPr="00EA5133" w:rsidDel="00F2525A">
            <w:rPr>
              <w:rFonts w:cs="Arial"/>
              <w:szCs w:val="20"/>
              <w:rPrChange w:id="2176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one </w:delText>
          </w:r>
        </w:del>
      </w:ins>
      <w:del w:id="2177" w:author="Kinder" w:date="2013-06-30T08:51:00Z">
        <w:r w:rsidR="00F91A57" w:rsidRPr="00EA5133" w:rsidDel="00F2525A">
          <w:rPr>
            <w:rFonts w:cs="Arial"/>
            <w:szCs w:val="20"/>
            <w:rPrChange w:id="217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A3 </w:delText>
        </w:r>
        <w:r w:rsidRPr="00EA5133" w:rsidDel="00F2525A">
          <w:rPr>
            <w:rFonts w:cs="Arial"/>
            <w:szCs w:val="20"/>
            <w:rPrChange w:id="217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board to fit </w:delText>
        </w:r>
      </w:del>
      <w:ins w:id="2180" w:author="Wolfgang J. Toechterle" w:date="2013-05-31T18:03:00Z">
        <w:del w:id="2181" w:author="Kinder" w:date="2013-06-30T08:51:00Z">
          <w:r w:rsidR="00121C3A" w:rsidRPr="00EA5133" w:rsidDel="00F2525A">
            <w:rPr>
              <w:rFonts w:cs="Arial"/>
              <w:szCs w:val="20"/>
              <w:rPrChange w:id="2182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show </w:delText>
          </w:r>
        </w:del>
      </w:ins>
      <w:del w:id="2183" w:author="Kinder" w:date="2013-06-30T08:51:00Z">
        <w:r w:rsidRPr="00EA5133" w:rsidDel="00F2525A">
          <w:rPr>
            <w:rFonts w:cs="Arial"/>
            <w:szCs w:val="20"/>
            <w:rPrChange w:id="218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the two designs</w:delText>
        </w:r>
        <w:r w:rsidR="00F91A57" w:rsidRPr="00EA5133" w:rsidDel="00F2525A">
          <w:rPr>
            <w:rFonts w:cs="Arial"/>
            <w:szCs w:val="20"/>
            <w:rPrChange w:id="218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</w:del>
      <w:ins w:id="2186" w:author="Kinder" w:date="2013-06-29T14:22:00Z">
        <w:r w:rsidR="00522219">
          <w:rPr>
            <w:rFonts w:cs="Arial"/>
            <w:szCs w:val="20"/>
          </w:rPr>
          <w:t>1</w:t>
        </w:r>
      </w:ins>
      <w:ins w:id="2187" w:author="Kinder" w:date="2013-06-29T14:21:00Z">
        <w:r w:rsidR="00522219">
          <w:rPr>
            <w:rFonts w:cs="Arial"/>
            <w:szCs w:val="20"/>
          </w:rPr>
          <w:t xml:space="preserve"> </w:t>
        </w:r>
      </w:ins>
      <w:ins w:id="2188" w:author="Kinder" w:date="2013-06-29T14:22:00Z">
        <w:r w:rsidR="00522219">
          <w:rPr>
            <w:rFonts w:cs="Arial"/>
            <w:szCs w:val="20"/>
          </w:rPr>
          <w:t xml:space="preserve">A4 </w:t>
        </w:r>
      </w:ins>
      <w:ins w:id="2189" w:author="Kinder" w:date="2013-06-29T14:16:00Z">
        <w:r w:rsidR="001E6D78" w:rsidRPr="003E0FE3">
          <w:rPr>
            <w:rFonts w:cs="Arial"/>
            <w:szCs w:val="20"/>
          </w:rPr>
          <w:t xml:space="preserve">printout of your </w:t>
        </w:r>
      </w:ins>
      <w:ins w:id="2190" w:author="Kinder" w:date="2013-06-29T14:23:00Z">
        <w:r w:rsidR="00522219">
          <w:rPr>
            <w:rFonts w:cs="Arial"/>
            <w:szCs w:val="20"/>
          </w:rPr>
          <w:t>Business Card (front and back)</w:t>
        </w:r>
      </w:ins>
      <w:ins w:id="2191" w:author="Kinder" w:date="2013-06-29T14:16:00Z">
        <w:r w:rsidR="001E6D78" w:rsidRPr="003E0FE3">
          <w:rPr>
            <w:rFonts w:cs="Arial"/>
            <w:szCs w:val="20"/>
          </w:rPr>
          <w:t xml:space="preserve"> </w:t>
        </w:r>
      </w:ins>
      <w:ins w:id="2192" w:author="Kinder" w:date="2013-06-29T14:17:00Z">
        <w:r w:rsidR="001E6D78">
          <w:rPr>
            <w:rFonts w:cs="Arial"/>
            <w:szCs w:val="20"/>
          </w:rPr>
          <w:t xml:space="preserve">with </w:t>
        </w:r>
      </w:ins>
      <w:ins w:id="2193" w:author="Kinder" w:date="2013-06-29T14:19:00Z">
        <w:r w:rsidR="001E6D78">
          <w:rPr>
            <w:rFonts w:cs="Arial"/>
            <w:szCs w:val="20"/>
          </w:rPr>
          <w:t xml:space="preserve">ONLY </w:t>
        </w:r>
      </w:ins>
      <w:ins w:id="2194" w:author="Kinder" w:date="2013-06-29T14:17:00Z">
        <w:r w:rsidR="001E6D78">
          <w:rPr>
            <w:rFonts w:cs="Arial"/>
            <w:szCs w:val="20"/>
          </w:rPr>
          <w:t>crop marks and bleed marks</w:t>
        </w:r>
      </w:ins>
    </w:p>
    <w:p w14:paraId="490E261D" w14:textId="3ED8F91B" w:rsidR="00855C48" w:rsidRPr="00465521" w:rsidRDefault="00855C4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95" w:author="Kinder" w:date="2013-06-29T14:23:00Z"/>
          <w:rFonts w:cs="Arial"/>
          <w:szCs w:val="20"/>
          <w:highlight w:val="yellow"/>
          <w:rPrChange w:id="2196" w:author="Kinder" w:date="2013-07-01T17:13:00Z">
            <w:rPr>
              <w:ins w:id="2197" w:author="Kinder" w:date="2013-06-29T14:23:00Z"/>
              <w:rFonts w:cs="Arial"/>
              <w:szCs w:val="20"/>
            </w:rPr>
          </w:rPrChange>
        </w:rPr>
      </w:pPr>
      <w:ins w:id="2198" w:author="Kinder" w:date="2013-07-01T16:11:00Z">
        <w:r w:rsidRPr="00465521">
          <w:rPr>
            <w:rFonts w:cs="Arial"/>
            <w:szCs w:val="20"/>
            <w:highlight w:val="yellow"/>
            <w:rPrChange w:id="2199" w:author="Kinder" w:date="2013-07-01T17:13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465521">
          <w:rPr>
            <w:rFonts w:cs="Arial"/>
            <w:szCs w:val="20"/>
            <w:highlight w:val="yellow"/>
            <w:rPrChange w:id="2200" w:author="Kinder" w:date="2013-07-01T17:13:00Z">
              <w:rPr>
                <w:rFonts w:cs="Arial"/>
                <w:szCs w:val="20"/>
              </w:rPr>
            </w:rPrChange>
          </w:rPr>
          <w:t>impresion</w:t>
        </w:r>
        <w:proofErr w:type="spellEnd"/>
        <w:r w:rsidRPr="00465521">
          <w:rPr>
            <w:rFonts w:cs="Arial"/>
            <w:szCs w:val="20"/>
            <w:highlight w:val="yellow"/>
            <w:rPrChange w:id="2201" w:author="Kinder" w:date="2013-07-01T17:13:00Z">
              <w:rPr>
                <w:rFonts w:cs="Arial"/>
                <w:szCs w:val="20"/>
              </w:rPr>
            </w:rPrChange>
          </w:rPr>
          <w:t xml:space="preserve"> en A4 de </w:t>
        </w:r>
        <w:proofErr w:type="spellStart"/>
        <w:r w:rsidRPr="00465521">
          <w:rPr>
            <w:rFonts w:cs="Arial"/>
            <w:szCs w:val="20"/>
            <w:highlight w:val="yellow"/>
            <w:rPrChange w:id="2202" w:author="Kinder" w:date="2013-07-01T17:13:00Z">
              <w:rPr>
                <w:rFonts w:cs="Arial"/>
                <w:szCs w:val="20"/>
              </w:rPr>
            </w:rPrChange>
          </w:rPr>
          <w:t>su</w:t>
        </w:r>
        <w:proofErr w:type="spellEnd"/>
        <w:r w:rsidRPr="00465521">
          <w:rPr>
            <w:rFonts w:cs="Arial"/>
            <w:szCs w:val="20"/>
            <w:highlight w:val="yellow"/>
            <w:rPrChange w:id="2203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204" w:author="Kinder" w:date="2013-07-01T17:13:00Z">
              <w:rPr>
                <w:rFonts w:cs="Arial"/>
                <w:szCs w:val="20"/>
              </w:rPr>
            </w:rPrChange>
          </w:rPr>
          <w:t>tarjeta</w:t>
        </w:r>
        <w:proofErr w:type="spellEnd"/>
        <w:r w:rsidRPr="00465521">
          <w:rPr>
            <w:rFonts w:cs="Arial"/>
            <w:szCs w:val="20"/>
            <w:highlight w:val="yellow"/>
            <w:rPrChange w:id="2205" w:author="Kinder" w:date="2013-07-01T17:13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rPrChange w:id="2206" w:author="Kinder" w:date="2013-07-01T17:13:00Z">
              <w:rPr>
                <w:rFonts w:cs="Arial"/>
                <w:szCs w:val="20"/>
              </w:rPr>
            </w:rPrChange>
          </w:rPr>
          <w:t>visita</w:t>
        </w:r>
        <w:proofErr w:type="spellEnd"/>
        <w:r w:rsidRPr="00465521">
          <w:rPr>
            <w:rFonts w:cs="Arial"/>
            <w:szCs w:val="20"/>
            <w:highlight w:val="yellow"/>
            <w:rPrChange w:id="2207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208" w:author="Kinder" w:date="2013-07-01T17:13:00Z">
              <w:rPr>
                <w:rFonts w:cs="Arial"/>
                <w:szCs w:val="20"/>
              </w:rPr>
            </w:rPrChange>
          </w:rPr>
          <w:t>tiro</w:t>
        </w:r>
        <w:proofErr w:type="spellEnd"/>
        <w:r w:rsidRPr="00465521">
          <w:rPr>
            <w:rFonts w:cs="Arial"/>
            <w:szCs w:val="20"/>
            <w:highlight w:val="yellow"/>
            <w:rPrChange w:id="2209" w:author="Kinder" w:date="2013-07-01T17:13:00Z">
              <w:rPr>
                <w:rFonts w:cs="Arial"/>
                <w:szCs w:val="20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szCs w:val="20"/>
            <w:highlight w:val="yellow"/>
            <w:rPrChange w:id="2210" w:author="Kinder" w:date="2013-07-01T17:13:00Z">
              <w:rPr>
                <w:rFonts w:cs="Arial"/>
                <w:szCs w:val="20"/>
              </w:rPr>
            </w:rPrChange>
          </w:rPr>
          <w:t>retiro</w:t>
        </w:r>
        <w:proofErr w:type="spellEnd"/>
        <w:r w:rsidRPr="00465521">
          <w:rPr>
            <w:rFonts w:cs="Arial"/>
            <w:szCs w:val="20"/>
            <w:highlight w:val="yellow"/>
            <w:rPrChange w:id="2211" w:author="Kinder" w:date="2013-07-01T17:13:00Z">
              <w:rPr>
                <w:rFonts w:cs="Arial"/>
                <w:szCs w:val="20"/>
              </w:rPr>
            </w:rPrChange>
          </w:rPr>
          <w:t xml:space="preserve"> con solo </w:t>
        </w:r>
        <w:proofErr w:type="spellStart"/>
        <w:r w:rsidRPr="00465521">
          <w:rPr>
            <w:rFonts w:cs="Arial"/>
            <w:szCs w:val="20"/>
            <w:highlight w:val="yellow"/>
            <w:rPrChange w:id="2212" w:author="Kinder" w:date="2013-07-01T17:13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465521">
          <w:rPr>
            <w:rFonts w:cs="Arial"/>
            <w:szCs w:val="20"/>
            <w:highlight w:val="yellow"/>
            <w:rPrChange w:id="2213" w:author="Kinder" w:date="2013-07-01T17:13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rPrChange w:id="2214" w:author="Kinder" w:date="2013-07-01T17:13:00Z">
              <w:rPr>
                <w:rFonts w:cs="Arial"/>
                <w:szCs w:val="20"/>
              </w:rPr>
            </w:rPrChange>
          </w:rPr>
          <w:t>corte</w:t>
        </w:r>
        <w:proofErr w:type="spellEnd"/>
        <w:r w:rsidRPr="00465521">
          <w:rPr>
            <w:rFonts w:cs="Arial"/>
            <w:szCs w:val="20"/>
            <w:highlight w:val="yellow"/>
            <w:rPrChange w:id="2215" w:author="Kinder" w:date="2013-07-01T17:13:00Z">
              <w:rPr>
                <w:rFonts w:cs="Arial"/>
                <w:szCs w:val="20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szCs w:val="20"/>
            <w:highlight w:val="yellow"/>
            <w:rPrChange w:id="2216" w:author="Kinder" w:date="2013-07-01T17:13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465521">
          <w:rPr>
            <w:rFonts w:cs="Arial"/>
            <w:szCs w:val="20"/>
            <w:highlight w:val="yellow"/>
            <w:rPrChange w:id="2217" w:author="Kinder" w:date="2013-07-01T17:13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rPrChange w:id="2218" w:author="Kinder" w:date="2013-07-01T17:13:00Z">
              <w:rPr>
                <w:rFonts w:cs="Arial"/>
                <w:szCs w:val="20"/>
              </w:rPr>
            </w:rPrChange>
          </w:rPr>
          <w:t>sangrado</w:t>
        </w:r>
      </w:ins>
      <w:proofErr w:type="spellEnd"/>
    </w:p>
    <w:p w14:paraId="03F54DE2" w14:textId="033094ED" w:rsidR="00522219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219" w:author="Kinder" w:date="2013-07-01T16:12:00Z"/>
          <w:rFonts w:cs="Arial"/>
          <w:szCs w:val="20"/>
        </w:rPr>
      </w:pPr>
      <w:ins w:id="2220" w:author="Kinder" w:date="2013-06-29T14:23:00Z">
        <w:r>
          <w:rPr>
            <w:rFonts w:cs="Arial"/>
            <w:szCs w:val="20"/>
          </w:rPr>
          <w:t xml:space="preserve">1 A3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Letterhead with ONLY crop marks and bleed marks</w:t>
        </w:r>
      </w:ins>
    </w:p>
    <w:p w14:paraId="24D96118" w14:textId="426E98DB" w:rsidR="00855C48" w:rsidRPr="00465521" w:rsidRDefault="00855C4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221" w:author="Kinder" w:date="2013-07-01T17:13:00Z">
            <w:rPr>
              <w:rFonts w:cs="Arial"/>
              <w:szCs w:val="20"/>
              <w:lang w:val="en-US"/>
            </w:rPr>
          </w:rPrChange>
        </w:rPr>
      </w:pPr>
      <w:ins w:id="2222" w:author="Kinder" w:date="2013-07-01T16:12:00Z">
        <w:r w:rsidRPr="00465521">
          <w:rPr>
            <w:rFonts w:cs="Arial"/>
            <w:szCs w:val="20"/>
            <w:highlight w:val="yellow"/>
            <w:rPrChange w:id="2223" w:author="Kinder" w:date="2013-07-01T17:13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465521">
          <w:rPr>
            <w:rFonts w:cs="Arial"/>
            <w:szCs w:val="20"/>
            <w:highlight w:val="yellow"/>
            <w:rPrChange w:id="2224" w:author="Kinder" w:date="2013-07-01T17:13:00Z">
              <w:rPr>
                <w:rFonts w:cs="Arial"/>
                <w:szCs w:val="20"/>
              </w:rPr>
            </w:rPrChange>
          </w:rPr>
          <w:t>impresion</w:t>
        </w:r>
        <w:proofErr w:type="spellEnd"/>
        <w:r w:rsidRPr="00465521">
          <w:rPr>
            <w:rFonts w:cs="Arial"/>
            <w:szCs w:val="20"/>
            <w:highlight w:val="yellow"/>
            <w:rPrChange w:id="2225" w:author="Kinder" w:date="2013-07-01T17:13:00Z">
              <w:rPr>
                <w:rFonts w:cs="Arial"/>
                <w:szCs w:val="20"/>
              </w:rPr>
            </w:rPrChange>
          </w:rPr>
          <w:t xml:space="preserve"> del </w:t>
        </w:r>
        <w:proofErr w:type="spellStart"/>
        <w:r w:rsidRPr="00465521">
          <w:rPr>
            <w:rFonts w:cs="Arial"/>
            <w:szCs w:val="20"/>
            <w:highlight w:val="yellow"/>
            <w:rPrChange w:id="2226" w:author="Kinder" w:date="2013-07-01T17:13:00Z">
              <w:rPr>
                <w:rFonts w:cs="Arial"/>
                <w:szCs w:val="20"/>
              </w:rPr>
            </w:rPrChange>
          </w:rPr>
          <w:t>papel</w:t>
        </w:r>
        <w:proofErr w:type="spellEnd"/>
        <w:r w:rsidRPr="00465521">
          <w:rPr>
            <w:rFonts w:cs="Arial"/>
            <w:szCs w:val="20"/>
            <w:highlight w:val="yellow"/>
            <w:rPrChange w:id="2227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228" w:author="Kinder" w:date="2013-07-01T17:13:00Z">
              <w:rPr>
                <w:rFonts w:cs="Arial"/>
                <w:szCs w:val="20"/>
              </w:rPr>
            </w:rPrChange>
          </w:rPr>
          <w:t>carta</w:t>
        </w:r>
        <w:proofErr w:type="spellEnd"/>
        <w:r w:rsidRPr="00465521">
          <w:rPr>
            <w:rFonts w:cs="Arial"/>
            <w:szCs w:val="20"/>
            <w:highlight w:val="yellow"/>
            <w:rPrChange w:id="2229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230" w:author="Kinder" w:date="2013-07-01T17:13:00Z">
              <w:rPr>
                <w:rFonts w:cs="Arial"/>
                <w:szCs w:val="20"/>
              </w:rPr>
            </w:rPrChange>
          </w:rPr>
          <w:t>montado</w:t>
        </w:r>
        <w:proofErr w:type="spellEnd"/>
        <w:r w:rsidRPr="00465521">
          <w:rPr>
            <w:rFonts w:cs="Arial"/>
            <w:szCs w:val="20"/>
            <w:highlight w:val="yellow"/>
            <w:rPrChange w:id="2231" w:author="Kinder" w:date="2013-07-01T17:13:00Z">
              <w:rPr>
                <w:rFonts w:cs="Arial"/>
                <w:szCs w:val="20"/>
              </w:rPr>
            </w:rPrChange>
          </w:rPr>
          <w:t xml:space="preserve"> en A3 solo con </w:t>
        </w:r>
        <w:proofErr w:type="spellStart"/>
        <w:r w:rsidRPr="00465521">
          <w:rPr>
            <w:rFonts w:cs="Arial"/>
            <w:szCs w:val="20"/>
            <w:highlight w:val="yellow"/>
            <w:rPrChange w:id="2232" w:author="Kinder" w:date="2013-07-01T17:13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465521">
          <w:rPr>
            <w:rFonts w:cs="Arial"/>
            <w:szCs w:val="20"/>
            <w:highlight w:val="yellow"/>
            <w:rPrChange w:id="2233" w:author="Kinder" w:date="2013-07-01T17:13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rPrChange w:id="2234" w:author="Kinder" w:date="2013-07-01T17:13:00Z">
              <w:rPr>
                <w:rFonts w:cs="Arial"/>
                <w:szCs w:val="20"/>
              </w:rPr>
            </w:rPrChange>
          </w:rPr>
          <w:t>corte</w:t>
        </w:r>
        <w:proofErr w:type="spellEnd"/>
        <w:r w:rsidRPr="00465521">
          <w:rPr>
            <w:rFonts w:cs="Arial"/>
            <w:szCs w:val="20"/>
            <w:highlight w:val="yellow"/>
            <w:rPrChange w:id="2235" w:author="Kinder" w:date="2013-07-01T17:13:00Z">
              <w:rPr>
                <w:rFonts w:cs="Arial"/>
                <w:szCs w:val="20"/>
              </w:rPr>
            </w:rPrChange>
          </w:rPr>
          <w:t xml:space="preserve"> y </w:t>
        </w:r>
        <w:proofErr w:type="spellStart"/>
        <w:r w:rsidRPr="00465521">
          <w:rPr>
            <w:rFonts w:cs="Arial"/>
            <w:szCs w:val="20"/>
            <w:highlight w:val="yellow"/>
            <w:rPrChange w:id="2236" w:author="Kinder" w:date="2013-07-01T17:13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465521">
          <w:rPr>
            <w:rFonts w:cs="Arial"/>
            <w:szCs w:val="20"/>
            <w:highlight w:val="yellow"/>
            <w:rPrChange w:id="2237" w:author="Kinder" w:date="2013-07-01T17:13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465521">
          <w:rPr>
            <w:rFonts w:cs="Arial"/>
            <w:szCs w:val="20"/>
            <w:highlight w:val="yellow"/>
            <w:rPrChange w:id="2238" w:author="Kinder" w:date="2013-07-01T17:13:00Z">
              <w:rPr>
                <w:rFonts w:cs="Arial"/>
                <w:szCs w:val="20"/>
              </w:rPr>
            </w:rPrChange>
          </w:rPr>
          <w:t>sangrado</w:t>
        </w:r>
      </w:ins>
      <w:proofErr w:type="spellEnd"/>
    </w:p>
    <w:p w14:paraId="5464B9AF" w14:textId="6DE8F350" w:rsidR="00812176" w:rsidRDefault="00812176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239" w:author="Kinder" w:date="2013-07-01T16:13:00Z"/>
          <w:rFonts w:cs="Arial"/>
          <w:szCs w:val="20"/>
        </w:rPr>
      </w:pPr>
      <w:r w:rsidRPr="00EA5133">
        <w:rPr>
          <w:rFonts w:cs="Arial"/>
          <w:szCs w:val="20"/>
          <w:rPrChange w:id="22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2 final </w:t>
      </w:r>
      <w:r w:rsidR="002634A2" w:rsidRPr="00EA5133">
        <w:rPr>
          <w:rFonts w:cs="Arial"/>
          <w:szCs w:val="20"/>
          <w:rPrChange w:id="2241" w:author="Wolfgang J. Toechterle" w:date="2013-06-22T10:32:00Z">
            <w:rPr>
              <w:rFonts w:cs="Arial"/>
              <w:szCs w:val="20"/>
              <w:lang w:val="en-US"/>
            </w:rPr>
          </w:rPrChange>
        </w:rPr>
        <w:t>folders</w:t>
      </w:r>
      <w:r w:rsidRPr="00EA5133">
        <w:rPr>
          <w:rFonts w:cs="Arial"/>
          <w:szCs w:val="20"/>
          <w:rPrChange w:id="224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for archiving and printing (including PDF, native files, </w:t>
      </w:r>
      <w:r w:rsidR="002634A2" w:rsidRPr="00EA5133">
        <w:rPr>
          <w:rFonts w:cs="Arial"/>
          <w:szCs w:val="20"/>
          <w:rPrChange w:id="2243" w:author="Wolfgang J. Toechterle" w:date="2013-06-22T10:32:00Z">
            <w:rPr>
              <w:rFonts w:cs="Arial"/>
              <w:szCs w:val="20"/>
              <w:lang w:val="en-US"/>
            </w:rPr>
          </w:rPrChange>
        </w:rPr>
        <w:t>fonts,)</w:t>
      </w:r>
    </w:p>
    <w:p w14:paraId="27EAD9CF" w14:textId="242BAFFD" w:rsidR="00855C48" w:rsidRPr="00465521" w:rsidRDefault="00855C48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244" w:author="Kinder" w:date="2013-07-01T17:13:00Z">
            <w:rPr>
              <w:rFonts w:cs="Arial"/>
              <w:szCs w:val="20"/>
              <w:lang w:val="en-US"/>
            </w:rPr>
          </w:rPrChange>
        </w:rPr>
      </w:pPr>
      <w:ins w:id="2245" w:author="Kinder" w:date="2013-07-01T16:13:00Z">
        <w:r w:rsidRPr="00465521">
          <w:rPr>
            <w:rFonts w:cs="Arial"/>
            <w:szCs w:val="20"/>
            <w:highlight w:val="yellow"/>
            <w:rPrChange w:id="2246" w:author="Kinder" w:date="2013-07-01T17:13:00Z">
              <w:rPr>
                <w:rFonts w:cs="Arial"/>
                <w:szCs w:val="20"/>
              </w:rPr>
            </w:rPrChange>
          </w:rPr>
          <w:t xml:space="preserve">2 </w:t>
        </w:r>
        <w:proofErr w:type="spellStart"/>
        <w:r w:rsidRPr="00465521">
          <w:rPr>
            <w:rFonts w:cs="Arial"/>
            <w:szCs w:val="20"/>
            <w:highlight w:val="yellow"/>
            <w:rPrChange w:id="2247" w:author="Kinder" w:date="2013-07-01T17:13:00Z">
              <w:rPr>
                <w:rFonts w:cs="Arial"/>
                <w:szCs w:val="20"/>
              </w:rPr>
            </w:rPrChange>
          </w:rPr>
          <w:t>carpetas</w:t>
        </w:r>
        <w:proofErr w:type="spellEnd"/>
        <w:r w:rsidRPr="00465521">
          <w:rPr>
            <w:rFonts w:cs="Arial"/>
            <w:szCs w:val="20"/>
            <w:highlight w:val="yellow"/>
            <w:rPrChange w:id="2248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2249" w:author="Kinder" w:date="2013-07-01T16:14:00Z">
        <w:r w:rsidRPr="00465521">
          <w:rPr>
            <w:rFonts w:cs="Arial"/>
            <w:szCs w:val="20"/>
            <w:highlight w:val="yellow"/>
            <w:rPrChange w:id="2250" w:author="Kinder" w:date="2013-07-01T17:13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465521">
          <w:rPr>
            <w:rFonts w:cs="Arial"/>
            <w:szCs w:val="20"/>
            <w:highlight w:val="yellow"/>
            <w:rPrChange w:id="2251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252" w:author="Kinder" w:date="2013-07-01T17:13:00Z">
              <w:rPr>
                <w:rFonts w:cs="Arial"/>
                <w:szCs w:val="20"/>
              </w:rPr>
            </w:rPrChange>
          </w:rPr>
          <w:t>archivar</w:t>
        </w:r>
        <w:proofErr w:type="spellEnd"/>
        <w:r w:rsidRPr="00465521">
          <w:rPr>
            <w:rFonts w:cs="Arial"/>
            <w:szCs w:val="20"/>
            <w:highlight w:val="yellow"/>
            <w:rPrChange w:id="2253" w:author="Kinder" w:date="2013-07-01T17:13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465521">
          <w:rPr>
            <w:rFonts w:cs="Arial"/>
            <w:szCs w:val="20"/>
            <w:highlight w:val="yellow"/>
            <w:rPrChange w:id="2254" w:author="Kinder" w:date="2013-07-01T17:13:00Z">
              <w:rPr>
                <w:rFonts w:cs="Arial"/>
                <w:szCs w:val="20"/>
              </w:rPr>
            </w:rPrChange>
          </w:rPr>
          <w:t>imprimir</w:t>
        </w:r>
        <w:proofErr w:type="spellEnd"/>
        <w:r w:rsidRPr="00465521">
          <w:rPr>
            <w:rFonts w:cs="Arial"/>
            <w:szCs w:val="20"/>
            <w:highlight w:val="yellow"/>
            <w:rPrChange w:id="2255" w:author="Kinder" w:date="2013-07-01T17:13:00Z">
              <w:rPr>
                <w:rFonts w:cs="Arial"/>
                <w:szCs w:val="20"/>
              </w:rPr>
            </w:rPrChange>
          </w:rPr>
          <w:t xml:space="preserve"> * </w:t>
        </w:r>
        <w:proofErr w:type="spellStart"/>
        <w:r w:rsidRPr="00465521">
          <w:rPr>
            <w:rFonts w:cs="Arial"/>
            <w:szCs w:val="20"/>
            <w:highlight w:val="yellow"/>
            <w:rPrChange w:id="2256" w:author="Kinder" w:date="2013-07-01T17:13:00Z">
              <w:rPr>
                <w:rFonts w:cs="Arial"/>
                <w:szCs w:val="20"/>
              </w:rPr>
            </w:rPrChange>
          </w:rPr>
          <w:t>incluya</w:t>
        </w:r>
        <w:proofErr w:type="spellEnd"/>
        <w:r w:rsidRPr="00465521">
          <w:rPr>
            <w:rFonts w:cs="Arial"/>
            <w:szCs w:val="20"/>
            <w:highlight w:val="yellow"/>
            <w:rPrChange w:id="2257" w:author="Kinder" w:date="2013-07-01T17:13:00Z">
              <w:rPr>
                <w:rFonts w:cs="Arial"/>
                <w:szCs w:val="20"/>
              </w:rPr>
            </w:rPrChange>
          </w:rPr>
          <w:t xml:space="preserve"> PDF, </w:t>
        </w:r>
        <w:proofErr w:type="spellStart"/>
        <w:r w:rsidRPr="00465521">
          <w:rPr>
            <w:rFonts w:cs="Arial"/>
            <w:szCs w:val="20"/>
            <w:highlight w:val="yellow"/>
            <w:rPrChange w:id="2258" w:author="Kinder" w:date="2013-07-01T17:13:00Z">
              <w:rPr>
                <w:rFonts w:cs="Arial"/>
                <w:szCs w:val="20"/>
              </w:rPr>
            </w:rPrChange>
          </w:rPr>
          <w:t>archivos</w:t>
        </w:r>
        <w:proofErr w:type="spellEnd"/>
        <w:r w:rsidRPr="00465521">
          <w:rPr>
            <w:rFonts w:cs="Arial"/>
            <w:szCs w:val="20"/>
            <w:highlight w:val="yellow"/>
            <w:rPrChange w:id="2259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465521">
          <w:rPr>
            <w:rFonts w:cs="Arial"/>
            <w:szCs w:val="20"/>
            <w:highlight w:val="yellow"/>
            <w:rPrChange w:id="2260" w:author="Kinder" w:date="2013-07-01T17:13:00Z">
              <w:rPr>
                <w:rFonts w:cs="Arial"/>
                <w:szCs w:val="20"/>
              </w:rPr>
            </w:rPrChange>
          </w:rPr>
          <w:t>nativos</w:t>
        </w:r>
        <w:proofErr w:type="spellEnd"/>
        <w:r w:rsidRPr="00465521">
          <w:rPr>
            <w:rFonts w:cs="Arial"/>
            <w:szCs w:val="20"/>
            <w:highlight w:val="yellow"/>
            <w:rPrChange w:id="2261" w:author="Kinder" w:date="2013-07-01T17:13:00Z">
              <w:rPr>
                <w:rFonts w:cs="Arial"/>
                <w:szCs w:val="20"/>
              </w:rPr>
            </w:rPrChange>
          </w:rPr>
          <w:t xml:space="preserve">, </w:t>
        </w:r>
      </w:ins>
      <w:ins w:id="2262" w:author="Kinder" w:date="2013-07-01T16:15:00Z">
        <w:r w:rsidRPr="00465521">
          <w:rPr>
            <w:rFonts w:cs="Arial"/>
            <w:szCs w:val="20"/>
            <w:highlight w:val="yellow"/>
            <w:rPrChange w:id="2263" w:author="Kinder" w:date="2013-07-01T17:13:00Z">
              <w:rPr>
                <w:rFonts w:cs="Arial"/>
                <w:szCs w:val="20"/>
              </w:rPr>
            </w:rPrChange>
          </w:rPr>
          <w:t>Fuentes</w:t>
        </w:r>
      </w:ins>
      <w:ins w:id="2264" w:author="Kinder" w:date="2013-07-01T16:14:00Z">
        <w:r w:rsidRPr="00465521">
          <w:rPr>
            <w:rFonts w:cs="Arial"/>
            <w:szCs w:val="20"/>
            <w:highlight w:val="yellow"/>
            <w:rPrChange w:id="2265" w:author="Kinder" w:date="2013-07-01T17:13:00Z">
              <w:rPr>
                <w:rFonts w:cs="Arial"/>
                <w:szCs w:val="20"/>
              </w:rPr>
            </w:rPrChange>
          </w:rPr>
          <w:t>.</w:t>
        </w:r>
      </w:ins>
      <w:ins w:id="2266" w:author="Kinder" w:date="2013-07-01T16:13:00Z">
        <w:r w:rsidRPr="00465521">
          <w:rPr>
            <w:rFonts w:cs="Arial"/>
            <w:szCs w:val="20"/>
            <w:highlight w:val="yellow"/>
            <w:rPrChange w:id="2267" w:author="Kinder" w:date="2013-07-01T17:13:00Z">
              <w:rPr>
                <w:rFonts w:cs="Arial"/>
                <w:szCs w:val="20"/>
              </w:rPr>
            </w:rPrChange>
          </w:rPr>
          <w:t xml:space="preserve"> </w:t>
        </w:r>
      </w:ins>
    </w:p>
    <w:p w14:paraId="4549FAB0" w14:textId="13E26799" w:rsidR="00447A93" w:rsidRPr="00EA5133" w:rsidRDefault="00447A93" w:rsidP="00A31AC5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720"/>
        <w:rPr>
          <w:rFonts w:cs="Arial"/>
          <w:szCs w:val="20"/>
          <w:rPrChange w:id="226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4744DA7" w14:textId="77777777" w:rsidR="00F91A57" w:rsidRPr="00EA5133" w:rsidRDefault="00F91A57" w:rsidP="00CE6B36"/>
    <w:p w14:paraId="61A644BB" w14:textId="77777777" w:rsidR="00A32574" w:rsidRPr="00EA5133" w:rsidRDefault="00A32574">
      <w:pPr>
        <w:spacing w:after="200" w:line="276" w:lineRule="auto"/>
        <w:rPr>
          <w:rFonts w:cs="Arial"/>
          <w:b/>
          <w:bCs/>
          <w:sz w:val="28"/>
          <w:szCs w:val="28"/>
          <w:rPrChange w:id="226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227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br w:type="page"/>
      </w:r>
    </w:p>
    <w:p w14:paraId="322D6997" w14:textId="7E2DA027" w:rsidR="00E90506" w:rsidRPr="001D03AE" w:rsidRDefault="00E90506" w:rsidP="00E90506">
      <w:pPr>
        <w:rPr>
          <w:b/>
          <w:sz w:val="28"/>
          <w:szCs w:val="28"/>
          <w:rPrChange w:id="2271" w:author="Kinder" w:date="2013-07-01T16:16:00Z">
            <w:rPr/>
          </w:rPrChange>
        </w:rPr>
      </w:pPr>
      <w:r w:rsidRPr="00EA5133">
        <w:rPr>
          <w:rFonts w:cs="Arial"/>
          <w:b/>
          <w:bCs/>
          <w:sz w:val="28"/>
          <w:szCs w:val="28"/>
          <w:rPrChange w:id="2272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>Task 3: Entry Ticket</w:t>
      </w:r>
      <w:r w:rsidRPr="00EA5133">
        <w:t xml:space="preserve"> </w:t>
      </w:r>
      <w:ins w:id="2273" w:author="Kinder" w:date="2013-07-01T16:15:00Z">
        <w:r w:rsidR="00855C48">
          <w:t xml:space="preserve"> </w:t>
        </w:r>
      </w:ins>
      <w:ins w:id="2274" w:author="Kinder" w:date="2013-07-01T16:16:00Z">
        <w:r w:rsidR="001D03AE">
          <w:t xml:space="preserve"> </w:t>
        </w:r>
      </w:ins>
      <w:proofErr w:type="spellStart"/>
      <w:ins w:id="2275" w:author="Kinder" w:date="2013-07-01T16:15:00Z">
        <w:r w:rsidR="00855C48" w:rsidRPr="00BA174B">
          <w:rPr>
            <w:b/>
            <w:sz w:val="28"/>
            <w:szCs w:val="28"/>
            <w:highlight w:val="yellow"/>
            <w:rPrChange w:id="2276" w:author="Kinder" w:date="2013-07-01T16:24:00Z">
              <w:rPr/>
            </w:rPrChange>
          </w:rPr>
          <w:t>Boleto</w:t>
        </w:r>
        <w:proofErr w:type="spellEnd"/>
        <w:r w:rsidR="00855C48" w:rsidRPr="00BA174B">
          <w:rPr>
            <w:b/>
            <w:sz w:val="28"/>
            <w:szCs w:val="28"/>
            <w:highlight w:val="yellow"/>
            <w:rPrChange w:id="2277" w:author="Kinder" w:date="2013-07-01T16:24:00Z">
              <w:rPr/>
            </w:rPrChange>
          </w:rPr>
          <w:t xml:space="preserve"> de </w:t>
        </w:r>
        <w:proofErr w:type="spellStart"/>
        <w:r w:rsidR="00855C48" w:rsidRPr="00BA174B">
          <w:rPr>
            <w:b/>
            <w:sz w:val="28"/>
            <w:szCs w:val="28"/>
            <w:highlight w:val="yellow"/>
            <w:rPrChange w:id="2278" w:author="Kinder" w:date="2013-07-01T16:24:00Z">
              <w:rPr/>
            </w:rPrChange>
          </w:rPr>
          <w:t>entrada</w:t>
        </w:r>
      </w:ins>
      <w:proofErr w:type="spellEnd"/>
    </w:p>
    <w:p w14:paraId="37C5F7FD" w14:textId="77777777" w:rsidR="00B45946" w:rsidRPr="00EA5133" w:rsidRDefault="00B45946" w:rsidP="00E90506"/>
    <w:p w14:paraId="6BEAC441" w14:textId="77777777" w:rsidR="001D03AE" w:rsidRDefault="00B45946">
      <w:pPr>
        <w:rPr>
          <w:ins w:id="2279" w:author="Kinder" w:date="2013-07-01T16:16:00Z"/>
          <w:rFonts w:cs="Arial"/>
          <w:szCs w:val="20"/>
        </w:rPr>
      </w:pPr>
      <w:r w:rsidRPr="00EA5133">
        <w:rPr>
          <w:rFonts w:cs="Arial"/>
          <w:szCs w:val="20"/>
          <w:rPrChange w:id="228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one </w:t>
      </w:r>
      <w:del w:id="2281" w:author="Wolfgang J. Toechterle" w:date="2013-06-22T11:52:00Z">
        <w:r w:rsidRPr="00EA5133" w:rsidDel="00510F1B">
          <w:rPr>
            <w:rFonts w:cs="Arial"/>
            <w:szCs w:val="20"/>
            <w:rPrChange w:id="228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2283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2284" w:author="Wolfgang J. Toechterle" w:date="2013-06-22T10:32:00Z">
            <w:rPr>
              <w:rFonts w:cs="Arial"/>
              <w:szCs w:val="20"/>
              <w:lang w:val="en-US"/>
            </w:rPr>
          </w:rPrChange>
        </w:rPr>
        <w:t>, one-sided entry ticket to be given at the entrance to al</w:t>
      </w:r>
      <w:r w:rsidR="00E11010" w:rsidRPr="00EA5133">
        <w:rPr>
          <w:rFonts w:cs="Arial"/>
          <w:szCs w:val="20"/>
          <w:rPrChange w:id="2285" w:author="Wolfgang J. Toechterle" w:date="2013-06-22T10:32:00Z">
            <w:rPr>
              <w:rFonts w:cs="Arial"/>
              <w:szCs w:val="20"/>
              <w:lang w:val="en-US"/>
            </w:rPr>
          </w:rPrChange>
        </w:rPr>
        <w:t>l</w:t>
      </w:r>
      <w:r w:rsidRPr="00EA5133">
        <w:rPr>
          <w:rFonts w:cs="Arial"/>
          <w:szCs w:val="20"/>
          <w:rPrChange w:id="228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visitors. The client would like to show a consistent design </w:t>
      </w:r>
      <w:r w:rsidR="00E11010" w:rsidRPr="00EA5133">
        <w:rPr>
          <w:rFonts w:cs="Arial"/>
          <w:szCs w:val="20"/>
          <w:rPrChange w:id="2287" w:author="Wolfgang J. Toechterle" w:date="2013-06-22T10:32:00Z">
            <w:rPr>
              <w:rFonts w:cs="Arial"/>
              <w:szCs w:val="20"/>
              <w:lang w:val="en-US"/>
            </w:rPr>
          </w:rPrChange>
        </w:rPr>
        <w:t>throughout</w:t>
      </w:r>
      <w:r w:rsidRPr="00EA5133">
        <w:rPr>
          <w:rFonts w:cs="Arial"/>
          <w:szCs w:val="20"/>
          <w:rPrChange w:id="228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11010" w:rsidRPr="00EA5133">
        <w:rPr>
          <w:rFonts w:cs="Arial"/>
          <w:szCs w:val="20"/>
          <w:rPrChange w:id="2289" w:author="Wolfgang J. Toechterle" w:date="2013-06-22T10:32:00Z">
            <w:rPr>
              <w:rFonts w:cs="Arial"/>
              <w:szCs w:val="20"/>
              <w:lang w:val="en-US"/>
            </w:rPr>
          </w:rPrChange>
        </w:rPr>
        <w:t>all</w:t>
      </w:r>
      <w:r w:rsidRPr="00EA5133">
        <w:rPr>
          <w:rFonts w:cs="Arial"/>
          <w:szCs w:val="20"/>
          <w:rPrChange w:id="229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documents. Tradition and modernity are important</w:t>
      </w:r>
      <w:ins w:id="2291" w:author="Kinder" w:date="2013-06-29T11:41:00Z">
        <w:r w:rsidR="00D65436">
          <w:rPr>
            <w:rFonts w:cs="Arial"/>
            <w:szCs w:val="20"/>
          </w:rPr>
          <w:t xml:space="preserve">. </w:t>
        </w:r>
      </w:ins>
      <w:ins w:id="2292" w:author="Kinder" w:date="2013-06-30T08:53:00Z">
        <w:r w:rsidR="00F2525A">
          <w:rPr>
            <w:rFonts w:cs="Arial"/>
            <w:szCs w:val="20"/>
          </w:rPr>
          <w:t>The given serial number needs to be included in part 1 and part 2 of the ticket.</w:t>
        </w:r>
      </w:ins>
    </w:p>
    <w:p w14:paraId="3765E424" w14:textId="77777777" w:rsidR="001D03AE" w:rsidRDefault="001D03AE">
      <w:pPr>
        <w:rPr>
          <w:ins w:id="2293" w:author="Kinder" w:date="2013-07-01T16:16:00Z"/>
          <w:rFonts w:cs="Arial"/>
          <w:szCs w:val="20"/>
        </w:rPr>
      </w:pPr>
    </w:p>
    <w:p w14:paraId="5AEE092D" w14:textId="38502B4D" w:rsidR="001D03AE" w:rsidRDefault="001D03AE">
      <w:pPr>
        <w:rPr>
          <w:ins w:id="2294" w:author="Kinder" w:date="2013-07-01T16:16:00Z"/>
          <w:rFonts w:cs="Arial"/>
          <w:szCs w:val="20"/>
        </w:rPr>
      </w:pPr>
      <w:ins w:id="2295" w:author="Kinder" w:date="2013-07-01T16:16:00Z">
        <w:r w:rsidRPr="00BA174B">
          <w:rPr>
            <w:rFonts w:cs="Arial"/>
            <w:szCs w:val="20"/>
            <w:highlight w:val="yellow"/>
            <w:rPrChange w:id="2296" w:author="Kinder" w:date="2013-07-01T16:24:00Z">
              <w:rPr>
                <w:rFonts w:cs="Arial"/>
                <w:szCs w:val="20"/>
              </w:rPr>
            </w:rPrChange>
          </w:rPr>
          <w:t xml:space="preserve">Cree a un </w:t>
        </w:r>
        <w:proofErr w:type="spellStart"/>
        <w:r w:rsidRPr="00BA174B">
          <w:rPr>
            <w:rFonts w:cs="Arial"/>
            <w:szCs w:val="20"/>
            <w:highlight w:val="yellow"/>
            <w:rPrChange w:id="2297" w:author="Kinder" w:date="2013-07-01T16:24:00Z">
              <w:rPr>
                <w:rFonts w:cs="Arial"/>
                <w:szCs w:val="20"/>
              </w:rPr>
            </w:rPrChange>
          </w:rPr>
          <w:t>color</w:t>
        </w:r>
        <w:proofErr w:type="spellEnd"/>
        <w:proofErr w:type="gramStart"/>
        <w:r w:rsidRPr="00BA174B">
          <w:rPr>
            <w:rFonts w:cs="Arial"/>
            <w:szCs w:val="20"/>
            <w:highlight w:val="yellow"/>
            <w:rPrChange w:id="2298" w:author="Kinder" w:date="2013-07-01T16:24:00Z">
              <w:rPr>
                <w:rFonts w:cs="Arial"/>
                <w:szCs w:val="20"/>
              </w:rPr>
            </w:rPrChange>
          </w:rPr>
          <w:t xml:space="preserve">, </w:t>
        </w:r>
      </w:ins>
      <w:ins w:id="2299" w:author="Kinder" w:date="2013-07-01T16:20:00Z">
        <w:r w:rsidR="00BA174B" w:rsidRPr="00BA174B">
          <w:rPr>
            <w:rFonts w:cs="Arial"/>
            <w:szCs w:val="20"/>
            <w:highlight w:val="yellow"/>
            <w:rPrChange w:id="2300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2301" w:author="Kinder" w:date="2013-07-01T16:21:00Z">
        <w:r w:rsidR="00BA174B" w:rsidRPr="00BA174B">
          <w:rPr>
            <w:rFonts w:cs="Arial"/>
            <w:szCs w:val="20"/>
            <w:highlight w:val="yellow"/>
            <w:rPrChange w:id="2302" w:author="Kinder" w:date="2013-07-01T16:24:00Z">
              <w:rPr>
                <w:rFonts w:cs="Arial"/>
                <w:szCs w:val="20"/>
              </w:rPr>
            </w:rPrChange>
          </w:rPr>
          <w:t>por</w:t>
        </w:r>
        <w:proofErr w:type="spellEnd"/>
        <w:proofErr w:type="gramEnd"/>
        <w:r w:rsidR="00BA174B" w:rsidRPr="00BA174B">
          <w:rPr>
            <w:rFonts w:cs="Arial"/>
            <w:szCs w:val="20"/>
            <w:highlight w:val="yellow"/>
            <w:rPrChange w:id="2303" w:author="Kinder" w:date="2013-07-01T16:24:00Z">
              <w:rPr>
                <w:rFonts w:cs="Arial"/>
                <w:szCs w:val="20"/>
              </w:rPr>
            </w:rPrChange>
          </w:rPr>
          <w:t xml:space="preserve"> un solo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04" w:author="Kinder" w:date="2013-07-01T16:24:00Z">
              <w:rPr>
                <w:rFonts w:cs="Arial"/>
                <w:szCs w:val="20"/>
              </w:rPr>
            </w:rPrChange>
          </w:rPr>
          <w:t>lado</w:t>
        </w:r>
        <w:proofErr w:type="spellEnd"/>
        <w:r w:rsidR="00BA174B" w:rsidRPr="00BA174B">
          <w:rPr>
            <w:rFonts w:cs="Arial"/>
            <w:szCs w:val="20"/>
            <w:highlight w:val="yellow"/>
            <w:rPrChange w:id="2305" w:author="Kinder" w:date="2013-07-01T16:24:00Z">
              <w:rPr>
                <w:rFonts w:cs="Arial"/>
                <w:szCs w:val="20"/>
              </w:rPr>
            </w:rPrChange>
          </w:rPr>
          <w:t xml:space="preserve">, un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06" w:author="Kinder" w:date="2013-07-01T16:24:00Z">
              <w:rPr>
                <w:rFonts w:cs="Arial"/>
                <w:szCs w:val="20"/>
              </w:rPr>
            </w:rPrChange>
          </w:rPr>
          <w:t>tiquete</w:t>
        </w:r>
        <w:proofErr w:type="spellEnd"/>
        <w:r w:rsidR="00BA174B" w:rsidRPr="00BA174B">
          <w:rPr>
            <w:rFonts w:cs="Arial"/>
            <w:szCs w:val="20"/>
            <w:highlight w:val="yellow"/>
            <w:rPrChange w:id="2307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08" w:author="Kinder" w:date="2013-07-01T16:24:00Z">
              <w:rPr>
                <w:rFonts w:cs="Arial"/>
                <w:szCs w:val="20"/>
              </w:rPr>
            </w:rPrChange>
          </w:rPr>
          <w:t>que</w:t>
        </w:r>
        <w:proofErr w:type="spellEnd"/>
        <w:r w:rsidR="00BA174B" w:rsidRPr="00BA174B">
          <w:rPr>
            <w:rFonts w:cs="Arial"/>
            <w:szCs w:val="20"/>
            <w:highlight w:val="yellow"/>
            <w:rPrChange w:id="2309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10" w:author="Kinder" w:date="2013-07-01T16:24:00Z">
              <w:rPr>
                <w:rFonts w:cs="Arial"/>
                <w:szCs w:val="20"/>
              </w:rPr>
            </w:rPrChange>
          </w:rPr>
          <w:t>servira</w:t>
        </w:r>
        <w:proofErr w:type="spellEnd"/>
        <w:r w:rsidR="00BA174B" w:rsidRPr="00BA174B">
          <w:rPr>
            <w:rFonts w:cs="Arial"/>
            <w:szCs w:val="20"/>
            <w:highlight w:val="yellow"/>
            <w:rPrChange w:id="2311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12" w:author="Kinder" w:date="2013-07-01T16:24:00Z">
              <w:rPr>
                <w:rFonts w:cs="Arial"/>
                <w:szCs w:val="20"/>
              </w:rPr>
            </w:rPrChange>
          </w:rPr>
          <w:t>para</w:t>
        </w:r>
        <w:proofErr w:type="spellEnd"/>
        <w:r w:rsidR="00BA174B" w:rsidRPr="00BA174B">
          <w:rPr>
            <w:rFonts w:cs="Arial"/>
            <w:szCs w:val="20"/>
            <w:highlight w:val="yellow"/>
            <w:rPrChange w:id="2313" w:author="Kinder" w:date="2013-07-01T16:24:00Z">
              <w:rPr>
                <w:rFonts w:cs="Arial"/>
                <w:szCs w:val="20"/>
              </w:rPr>
            </w:rPrChange>
          </w:rPr>
          <w:t xml:space="preserve"> la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14" w:author="Kinder" w:date="2013-07-01T16:24:00Z">
              <w:rPr>
                <w:rFonts w:cs="Arial"/>
                <w:szCs w:val="20"/>
              </w:rPr>
            </w:rPrChange>
          </w:rPr>
          <w:t>entrada</w:t>
        </w:r>
        <w:proofErr w:type="spellEnd"/>
        <w:r w:rsidR="00BA174B" w:rsidRPr="00BA174B">
          <w:rPr>
            <w:rFonts w:cs="Arial"/>
            <w:szCs w:val="20"/>
            <w:highlight w:val="yellow"/>
            <w:rPrChange w:id="2315" w:author="Kinder" w:date="2013-07-01T16:24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16" w:author="Kinder" w:date="2013-07-01T16:24:00Z">
              <w:rPr>
                <w:rFonts w:cs="Arial"/>
                <w:szCs w:val="20"/>
              </w:rPr>
            </w:rPrChange>
          </w:rPr>
          <w:t>todos</w:t>
        </w:r>
        <w:proofErr w:type="spellEnd"/>
        <w:r w:rsidR="00BA174B" w:rsidRPr="00BA174B">
          <w:rPr>
            <w:rFonts w:cs="Arial"/>
            <w:szCs w:val="20"/>
            <w:highlight w:val="yellow"/>
            <w:rPrChange w:id="2317" w:author="Kinder" w:date="2013-07-01T16:24:00Z">
              <w:rPr>
                <w:rFonts w:cs="Arial"/>
                <w:szCs w:val="20"/>
              </w:rPr>
            </w:rPrChange>
          </w:rPr>
          <w:t xml:space="preserve"> los visitants. El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18" w:author="Kinder" w:date="2013-07-01T16:24:00Z">
              <w:rPr>
                <w:rFonts w:cs="Arial"/>
                <w:szCs w:val="20"/>
              </w:rPr>
            </w:rPrChange>
          </w:rPr>
          <w:t>cliente</w:t>
        </w:r>
        <w:proofErr w:type="spellEnd"/>
        <w:r w:rsidR="00BA174B" w:rsidRPr="00BA174B">
          <w:rPr>
            <w:rFonts w:cs="Arial"/>
            <w:szCs w:val="20"/>
            <w:highlight w:val="yellow"/>
            <w:rPrChange w:id="2319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</w:ins>
      <w:ins w:id="2320" w:author="Kinder" w:date="2013-07-01T16:22:00Z">
        <w:r w:rsidR="00BA174B" w:rsidRPr="00BA174B">
          <w:rPr>
            <w:rFonts w:cs="Arial"/>
            <w:szCs w:val="20"/>
            <w:highlight w:val="yellow"/>
            <w:rPrChange w:id="2321" w:author="Kinder" w:date="2013-07-01T16:24:00Z">
              <w:rPr>
                <w:rFonts w:cs="Arial"/>
                <w:szCs w:val="20"/>
              </w:rPr>
            </w:rPrChange>
          </w:rPr>
          <w:t xml:space="preserve">le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22" w:author="Kinder" w:date="2013-07-01T16:24:00Z">
              <w:rPr>
                <w:rFonts w:cs="Arial"/>
                <w:szCs w:val="20"/>
              </w:rPr>
            </w:rPrChange>
          </w:rPr>
          <w:t>gustaria</w:t>
        </w:r>
        <w:proofErr w:type="spellEnd"/>
        <w:r w:rsidR="00BA174B" w:rsidRPr="00BA174B">
          <w:rPr>
            <w:rFonts w:cs="Arial"/>
            <w:szCs w:val="20"/>
            <w:highlight w:val="yellow"/>
            <w:rPrChange w:id="2323" w:author="Kinder" w:date="2013-07-01T16:24:00Z">
              <w:rPr>
                <w:rFonts w:cs="Arial"/>
                <w:szCs w:val="20"/>
              </w:rPr>
            </w:rPrChange>
          </w:rPr>
          <w:t xml:space="preserve"> de presenter </w:t>
        </w:r>
        <w:proofErr w:type="gramStart"/>
        <w:r w:rsidR="00BA174B" w:rsidRPr="00BA174B">
          <w:rPr>
            <w:rFonts w:cs="Arial"/>
            <w:szCs w:val="20"/>
            <w:highlight w:val="yellow"/>
            <w:rPrChange w:id="2324" w:author="Kinder" w:date="2013-07-01T16:24:00Z">
              <w:rPr>
                <w:rFonts w:cs="Arial"/>
                <w:szCs w:val="20"/>
              </w:rPr>
            </w:rPrChange>
          </w:rPr>
          <w:t>un</w:t>
        </w:r>
        <w:proofErr w:type="gramEnd"/>
        <w:r w:rsidR="00BA174B" w:rsidRPr="00BA174B">
          <w:rPr>
            <w:rFonts w:cs="Arial"/>
            <w:szCs w:val="20"/>
            <w:highlight w:val="yellow"/>
            <w:rPrChange w:id="2325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26" w:author="Kinder" w:date="2013-07-01T16:24:00Z">
              <w:rPr>
                <w:rFonts w:cs="Arial"/>
                <w:szCs w:val="20"/>
              </w:rPr>
            </w:rPrChange>
          </w:rPr>
          <w:t>diseno</w:t>
        </w:r>
        <w:proofErr w:type="spellEnd"/>
        <w:r w:rsidR="00BA174B" w:rsidRPr="00BA174B">
          <w:rPr>
            <w:rFonts w:cs="Arial"/>
            <w:szCs w:val="20"/>
            <w:highlight w:val="yellow"/>
            <w:rPrChange w:id="2327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28" w:author="Kinder" w:date="2013-07-01T16:24:00Z">
              <w:rPr>
                <w:rFonts w:cs="Arial"/>
                <w:szCs w:val="20"/>
              </w:rPr>
            </w:rPrChange>
          </w:rPr>
          <w:t>coherente</w:t>
        </w:r>
        <w:proofErr w:type="spellEnd"/>
        <w:r w:rsidR="00BA174B" w:rsidRPr="00BA174B">
          <w:rPr>
            <w:rFonts w:cs="Arial"/>
            <w:szCs w:val="20"/>
            <w:highlight w:val="yellow"/>
            <w:rPrChange w:id="2329" w:author="Kinder" w:date="2013-07-01T16:24:00Z">
              <w:rPr>
                <w:rFonts w:cs="Arial"/>
                <w:szCs w:val="20"/>
              </w:rPr>
            </w:rPrChange>
          </w:rPr>
          <w:t xml:space="preserve"> con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30" w:author="Kinder" w:date="2013-07-01T16:24:00Z">
              <w:rPr>
                <w:rFonts w:cs="Arial"/>
                <w:szCs w:val="20"/>
              </w:rPr>
            </w:rPrChange>
          </w:rPr>
          <w:t>todos</w:t>
        </w:r>
        <w:proofErr w:type="spellEnd"/>
        <w:r w:rsidR="00BA174B" w:rsidRPr="00BA174B">
          <w:rPr>
            <w:rFonts w:cs="Arial"/>
            <w:szCs w:val="20"/>
            <w:highlight w:val="yellow"/>
            <w:rPrChange w:id="2331" w:author="Kinder" w:date="2013-07-01T16:24:00Z">
              <w:rPr>
                <w:rFonts w:cs="Arial"/>
                <w:szCs w:val="20"/>
              </w:rPr>
            </w:rPrChange>
          </w:rPr>
          <w:t xml:space="preserve"> los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32" w:author="Kinder" w:date="2013-07-01T16:24:00Z">
              <w:rPr>
                <w:rFonts w:cs="Arial"/>
                <w:szCs w:val="20"/>
              </w:rPr>
            </w:rPrChange>
          </w:rPr>
          <w:t>documentos</w:t>
        </w:r>
        <w:proofErr w:type="spellEnd"/>
        <w:r w:rsidR="00BA174B" w:rsidRPr="00BA174B">
          <w:rPr>
            <w:rFonts w:cs="Arial"/>
            <w:szCs w:val="20"/>
            <w:highlight w:val="yellow"/>
            <w:rPrChange w:id="2333" w:author="Kinder" w:date="2013-07-01T16:24:00Z">
              <w:rPr>
                <w:rFonts w:cs="Arial"/>
                <w:szCs w:val="20"/>
              </w:rPr>
            </w:rPrChange>
          </w:rPr>
          <w:t xml:space="preserve">. </w:t>
        </w:r>
        <w:proofErr w:type="spellStart"/>
        <w:proofErr w:type="gramStart"/>
        <w:r w:rsidR="00BA174B" w:rsidRPr="00BA174B">
          <w:rPr>
            <w:rFonts w:cs="Arial"/>
            <w:szCs w:val="20"/>
            <w:highlight w:val="yellow"/>
            <w:rPrChange w:id="2334" w:author="Kinder" w:date="2013-07-01T16:24:00Z">
              <w:rPr>
                <w:rFonts w:cs="Arial"/>
                <w:szCs w:val="20"/>
              </w:rPr>
            </w:rPrChange>
          </w:rPr>
          <w:t>Tradicion</w:t>
        </w:r>
        <w:proofErr w:type="spellEnd"/>
        <w:r w:rsidR="00BA174B" w:rsidRPr="00BA174B">
          <w:rPr>
            <w:rFonts w:cs="Arial"/>
            <w:szCs w:val="20"/>
            <w:highlight w:val="yellow"/>
            <w:rPrChange w:id="2335" w:author="Kinder" w:date="2013-07-01T16:24:00Z">
              <w:rPr>
                <w:rFonts w:cs="Arial"/>
                <w:szCs w:val="20"/>
              </w:rPr>
            </w:rPrChange>
          </w:rPr>
          <w:t xml:space="preserve"> y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36" w:author="Kinder" w:date="2013-07-01T16:24:00Z">
              <w:rPr>
                <w:rFonts w:cs="Arial"/>
                <w:szCs w:val="20"/>
              </w:rPr>
            </w:rPrChange>
          </w:rPr>
          <w:t>modernidad</w:t>
        </w:r>
        <w:proofErr w:type="spellEnd"/>
        <w:r w:rsidR="00BA174B" w:rsidRPr="00BA174B">
          <w:rPr>
            <w:rFonts w:cs="Arial"/>
            <w:szCs w:val="20"/>
            <w:highlight w:val="yellow"/>
            <w:rPrChange w:id="2337" w:author="Kinder" w:date="2013-07-01T16:24:00Z">
              <w:rPr>
                <w:rFonts w:cs="Arial"/>
                <w:szCs w:val="20"/>
              </w:rPr>
            </w:rPrChange>
          </w:rPr>
          <w:t xml:space="preserve"> son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38" w:author="Kinder" w:date="2013-07-01T16:24:00Z">
              <w:rPr>
                <w:rFonts w:cs="Arial"/>
                <w:szCs w:val="20"/>
              </w:rPr>
            </w:rPrChange>
          </w:rPr>
          <w:t>importantes</w:t>
        </w:r>
        <w:proofErr w:type="spellEnd"/>
        <w:r w:rsidR="00BA174B" w:rsidRPr="00BA174B">
          <w:rPr>
            <w:rFonts w:cs="Arial"/>
            <w:szCs w:val="20"/>
            <w:highlight w:val="yellow"/>
            <w:rPrChange w:id="2339" w:author="Kinder" w:date="2013-07-01T16:24:00Z">
              <w:rPr>
                <w:rFonts w:cs="Arial"/>
                <w:szCs w:val="20"/>
              </w:rPr>
            </w:rPrChange>
          </w:rPr>
          <w:t>.</w:t>
        </w:r>
      </w:ins>
      <w:proofErr w:type="gramEnd"/>
      <w:ins w:id="2340" w:author="Kinder" w:date="2013-07-01T16:23:00Z">
        <w:r w:rsidR="00BA174B" w:rsidRPr="00BA174B">
          <w:rPr>
            <w:rFonts w:cs="Arial"/>
            <w:szCs w:val="20"/>
            <w:highlight w:val="yellow"/>
            <w:rPrChange w:id="2341" w:author="Kinder" w:date="2013-07-01T16:24:00Z">
              <w:rPr>
                <w:rFonts w:cs="Arial"/>
                <w:szCs w:val="20"/>
              </w:rPr>
            </w:rPrChange>
          </w:rPr>
          <w:t xml:space="preserve"> Los </w:t>
        </w:r>
        <w:proofErr w:type="spellStart"/>
        <w:proofErr w:type="gramStart"/>
        <w:r w:rsidR="00BA174B" w:rsidRPr="00BA174B">
          <w:rPr>
            <w:rFonts w:cs="Arial"/>
            <w:szCs w:val="20"/>
            <w:highlight w:val="yellow"/>
            <w:rPrChange w:id="2342" w:author="Kinder" w:date="2013-07-01T16:24:00Z">
              <w:rPr>
                <w:rFonts w:cs="Arial"/>
                <w:szCs w:val="20"/>
              </w:rPr>
            </w:rPrChange>
          </w:rPr>
          <w:t>numeros</w:t>
        </w:r>
        <w:proofErr w:type="spellEnd"/>
        <w:r w:rsidR="00BA174B" w:rsidRPr="00BA174B">
          <w:rPr>
            <w:rFonts w:cs="Arial"/>
            <w:szCs w:val="20"/>
            <w:highlight w:val="yellow"/>
            <w:rPrChange w:id="2343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</w:ins>
      <w:ins w:id="2344" w:author="Kinder" w:date="2013-07-01T16:24:00Z">
        <w:r w:rsidR="00BA174B" w:rsidRPr="00BA174B">
          <w:rPr>
            <w:rFonts w:cs="Arial"/>
            <w:szCs w:val="20"/>
            <w:highlight w:val="yellow"/>
            <w:rPrChange w:id="2345" w:author="Kinder" w:date="2013-07-01T16:24:00Z">
              <w:rPr>
                <w:rFonts w:cs="Arial"/>
                <w:szCs w:val="20"/>
              </w:rPr>
            </w:rPrChange>
          </w:rPr>
          <w:t xml:space="preserve"> de</w:t>
        </w:r>
        <w:proofErr w:type="gramEnd"/>
        <w:r w:rsidR="00BA174B" w:rsidRPr="00BA174B">
          <w:rPr>
            <w:rFonts w:cs="Arial"/>
            <w:szCs w:val="20"/>
            <w:highlight w:val="yellow"/>
            <w:rPrChange w:id="2346" w:author="Kinder" w:date="2013-07-01T16:24:00Z">
              <w:rPr>
                <w:rFonts w:cs="Arial"/>
                <w:szCs w:val="20"/>
              </w:rPr>
            </w:rPrChange>
          </w:rPr>
          <w:t xml:space="preserve"> serial </w:t>
        </w:r>
      </w:ins>
      <w:proofErr w:type="spellStart"/>
      <w:ins w:id="2347" w:author="Kinder" w:date="2013-07-01T16:23:00Z">
        <w:r w:rsidR="00BA174B" w:rsidRPr="00BA174B">
          <w:rPr>
            <w:rFonts w:cs="Arial"/>
            <w:szCs w:val="20"/>
            <w:highlight w:val="yellow"/>
            <w:rPrChange w:id="2348" w:author="Kinder" w:date="2013-07-01T16:24:00Z">
              <w:rPr>
                <w:rFonts w:cs="Arial"/>
                <w:szCs w:val="20"/>
              </w:rPr>
            </w:rPrChange>
          </w:rPr>
          <w:t>proporcionados</w:t>
        </w:r>
        <w:proofErr w:type="spellEnd"/>
        <w:r w:rsidR="00BA174B" w:rsidRPr="00BA174B">
          <w:rPr>
            <w:rFonts w:cs="Arial"/>
            <w:szCs w:val="20"/>
            <w:highlight w:val="yellow"/>
            <w:rPrChange w:id="2349" w:author="Kinder" w:date="2013-07-01T16:24:00Z">
              <w:rPr>
                <w:rFonts w:cs="Arial"/>
                <w:szCs w:val="20"/>
              </w:rPr>
            </w:rPrChange>
          </w:rPr>
          <w:t xml:space="preserve"> son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50" w:author="Kinder" w:date="2013-07-01T16:24:00Z">
              <w:rPr>
                <w:rFonts w:cs="Arial"/>
                <w:szCs w:val="20"/>
              </w:rPr>
            </w:rPrChange>
          </w:rPr>
          <w:t>importantes</w:t>
        </w:r>
        <w:proofErr w:type="spellEnd"/>
        <w:r w:rsidR="00BA174B" w:rsidRPr="00BA174B">
          <w:rPr>
            <w:rFonts w:cs="Arial"/>
            <w:szCs w:val="20"/>
            <w:highlight w:val="yellow"/>
            <w:rPrChange w:id="2351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</w:ins>
      <w:ins w:id="2352" w:author="Kinder" w:date="2013-07-01T16:24:00Z">
        <w:r w:rsidR="00BA174B" w:rsidRPr="00BA174B">
          <w:rPr>
            <w:rFonts w:cs="Arial"/>
            <w:szCs w:val="20"/>
            <w:highlight w:val="yellow"/>
            <w:rPrChange w:id="2353" w:author="Kinder" w:date="2013-07-01T16:24:00Z">
              <w:rPr>
                <w:rFonts w:cs="Arial"/>
                <w:szCs w:val="20"/>
              </w:rPr>
            </w:rPrChange>
          </w:rPr>
          <w:t xml:space="preserve">y se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54" w:author="Kinder" w:date="2013-07-01T16:24:00Z">
              <w:rPr>
                <w:rFonts w:cs="Arial"/>
                <w:szCs w:val="20"/>
              </w:rPr>
            </w:rPrChange>
          </w:rPr>
          <w:t>necesitan</w:t>
        </w:r>
        <w:proofErr w:type="spellEnd"/>
        <w:r w:rsidR="00BA174B" w:rsidRPr="00BA174B">
          <w:rPr>
            <w:rFonts w:cs="Arial"/>
            <w:szCs w:val="20"/>
            <w:highlight w:val="yellow"/>
            <w:rPrChange w:id="2355" w:author="Kinder" w:date="2013-07-01T16:24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56" w:author="Kinder" w:date="2013-07-01T16:24:00Z">
              <w:rPr>
                <w:rFonts w:cs="Arial"/>
                <w:szCs w:val="20"/>
              </w:rPr>
            </w:rPrChange>
          </w:rPr>
          <w:t>incluir</w:t>
        </w:r>
        <w:proofErr w:type="spellEnd"/>
        <w:r w:rsidR="00BA174B" w:rsidRPr="00BA174B">
          <w:rPr>
            <w:rFonts w:cs="Arial"/>
            <w:szCs w:val="20"/>
            <w:highlight w:val="yellow"/>
            <w:rPrChange w:id="2357" w:author="Kinder" w:date="2013-07-01T16:24:00Z">
              <w:rPr>
                <w:rFonts w:cs="Arial"/>
                <w:szCs w:val="20"/>
              </w:rPr>
            </w:rPrChange>
          </w:rPr>
          <w:t xml:space="preserve"> en la parte 1 y 2 del </w:t>
        </w:r>
        <w:proofErr w:type="spellStart"/>
        <w:r w:rsidR="00BA174B" w:rsidRPr="00BA174B">
          <w:rPr>
            <w:rFonts w:cs="Arial"/>
            <w:szCs w:val="20"/>
            <w:highlight w:val="yellow"/>
            <w:rPrChange w:id="2358" w:author="Kinder" w:date="2013-07-01T16:24:00Z">
              <w:rPr>
                <w:rFonts w:cs="Arial"/>
                <w:szCs w:val="20"/>
              </w:rPr>
            </w:rPrChange>
          </w:rPr>
          <w:t>tiquete</w:t>
        </w:r>
        <w:proofErr w:type="spellEnd"/>
        <w:r w:rsidR="00BA174B" w:rsidRPr="00BA174B">
          <w:rPr>
            <w:rFonts w:cs="Arial"/>
            <w:szCs w:val="20"/>
            <w:highlight w:val="yellow"/>
            <w:rPrChange w:id="2359" w:author="Kinder" w:date="2013-07-01T16:24:00Z">
              <w:rPr>
                <w:rFonts w:cs="Arial"/>
                <w:szCs w:val="20"/>
              </w:rPr>
            </w:rPrChange>
          </w:rPr>
          <w:t>.</w:t>
        </w:r>
      </w:ins>
    </w:p>
    <w:p w14:paraId="1C62323A" w14:textId="77777777" w:rsidR="001D03AE" w:rsidRDefault="001D03AE">
      <w:pPr>
        <w:rPr>
          <w:ins w:id="2360" w:author="Kinder" w:date="2013-07-01T16:16:00Z"/>
          <w:rFonts w:cs="Arial"/>
          <w:szCs w:val="20"/>
        </w:rPr>
      </w:pPr>
    </w:p>
    <w:p w14:paraId="40C77FB9" w14:textId="2877F0EB" w:rsidR="00B45946" w:rsidRPr="00EA5133" w:rsidRDefault="00E11010">
      <w:del w:id="2361" w:author="Kinder" w:date="2013-06-29T11:41:00Z">
        <w:r w:rsidRPr="00EA5133" w:rsidDel="00D65436">
          <w:rPr>
            <w:rFonts w:cs="Arial"/>
            <w:szCs w:val="20"/>
            <w:rPrChange w:id="236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  <w:r w:rsidR="00B45946" w:rsidRPr="00EA5133" w:rsidDel="00D65436">
          <w:rPr>
            <w:rFonts w:cs="Arial"/>
            <w:szCs w:val="20"/>
            <w:rPrChange w:id="23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contemporary look is requested.</w:delText>
        </w:r>
      </w:del>
      <w:ins w:id="2364" w:author="Wolfgang J. Toechterle" w:date="2013-06-22T11:36:00Z">
        <w:del w:id="2365" w:author="Kinder" w:date="2013-06-29T11:41:00Z">
          <w:r w:rsidR="000E276C" w:rsidDel="00D65436">
            <w:rPr>
              <w:rFonts w:cs="Arial"/>
              <w:szCs w:val="20"/>
            </w:rPr>
            <w:delText xml:space="preserve"> </w:delText>
          </w:r>
        </w:del>
        <w:del w:id="2366" w:author="Kinder" w:date="2013-06-29T11:42:00Z">
          <w:r w:rsidR="000E276C" w:rsidDel="00D65436">
            <w:rPr>
              <w:rFonts w:cs="Arial"/>
              <w:szCs w:val="20"/>
            </w:rPr>
            <w:delText xml:space="preserve">Show </w:delText>
          </w:r>
        </w:del>
        <w:del w:id="2367" w:author="Kinder" w:date="2013-06-30T08:54:00Z">
          <w:r w:rsidR="000E276C" w:rsidDel="00F2525A">
            <w:rPr>
              <w:rFonts w:cs="Arial"/>
              <w:szCs w:val="20"/>
            </w:rPr>
            <w:delText>in your design where you would place the serial number on the two parts of the ticket</w:delText>
          </w:r>
        </w:del>
      </w:ins>
      <w:ins w:id="2368" w:author="Wolfgang J. Toechterle" w:date="2013-06-22T11:39:00Z">
        <w:del w:id="2369" w:author="Kinder" w:date="2013-06-30T08:54:00Z">
          <w:r w:rsidR="00107523" w:rsidDel="00F2525A">
            <w:rPr>
              <w:rFonts w:cs="Arial"/>
              <w:szCs w:val="20"/>
            </w:rPr>
            <w:delText xml:space="preserve"> (part 1, part 2)</w:delText>
          </w:r>
        </w:del>
      </w:ins>
      <w:ins w:id="2370" w:author="Wolfgang J. Toechterle" w:date="2013-06-22T11:38:00Z">
        <w:del w:id="2371" w:author="Kinder" w:date="2013-06-30T08:54:00Z">
          <w:r w:rsidR="00107523" w:rsidDel="00F2525A">
            <w:rPr>
              <w:rFonts w:cs="Arial"/>
              <w:szCs w:val="20"/>
            </w:rPr>
            <w:delText>.</w:delText>
          </w:r>
        </w:del>
      </w:ins>
      <w:del w:id="2372" w:author="Wolfgang J. Toechterle" w:date="2013-06-22T11:36:00Z">
        <w:r w:rsidR="00B45946" w:rsidRPr="00EA5133" w:rsidDel="000E276C">
          <w:rPr>
            <w:rFonts w:cs="Arial"/>
            <w:szCs w:val="20"/>
            <w:rPrChange w:id="237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55069597" w14:textId="77777777" w:rsidR="00E90506" w:rsidRPr="00EA5133" w:rsidRDefault="00E90506" w:rsidP="00CE6B36"/>
    <w:p w14:paraId="1D33AD8C" w14:textId="7699EE6E" w:rsidR="005B138D" w:rsidRPr="00EA5133" w:rsidRDefault="005B138D" w:rsidP="005B138D">
      <w:pPr>
        <w:rPr>
          <w:b/>
          <w:szCs w:val="20"/>
          <w:rPrChange w:id="2374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2375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  <w:proofErr w:type="spellStart"/>
      <w:ins w:id="2376" w:author="Kinder" w:date="2013-07-01T16:24:00Z">
        <w:r w:rsidR="00BA174B" w:rsidRPr="00BA174B">
          <w:rPr>
            <w:b/>
            <w:szCs w:val="20"/>
            <w:highlight w:val="yellow"/>
            <w:rPrChange w:id="2377" w:author="Kinder" w:date="2013-07-01T16:25:00Z">
              <w:rPr>
                <w:b/>
                <w:szCs w:val="20"/>
              </w:rPr>
            </w:rPrChange>
          </w:rPr>
          <w:t>Elementos</w:t>
        </w:r>
        <w:proofErr w:type="spellEnd"/>
        <w:r w:rsidR="00BA174B" w:rsidRPr="00BA174B">
          <w:rPr>
            <w:b/>
            <w:szCs w:val="20"/>
            <w:highlight w:val="yellow"/>
            <w:rPrChange w:id="2378" w:author="Kinder" w:date="2013-07-01T16:25:00Z">
              <w:rPr>
                <w:b/>
                <w:szCs w:val="20"/>
              </w:rPr>
            </w:rPrChange>
          </w:rPr>
          <w:t xml:space="preserve"> </w:t>
        </w:r>
        <w:proofErr w:type="spellStart"/>
        <w:r w:rsidR="00BA174B" w:rsidRPr="00BA174B">
          <w:rPr>
            <w:b/>
            <w:szCs w:val="20"/>
            <w:highlight w:val="yellow"/>
            <w:rPrChange w:id="2379" w:author="Kinder" w:date="2013-07-01T16:25:00Z">
              <w:rPr>
                <w:b/>
                <w:szCs w:val="20"/>
              </w:rPr>
            </w:rPrChange>
          </w:rPr>
          <w:t>Requeridos</w:t>
        </w:r>
      </w:ins>
      <w:proofErr w:type="spellEnd"/>
    </w:p>
    <w:p w14:paraId="2464B6C5" w14:textId="77777777" w:rsidR="005B138D" w:rsidRPr="00EA5133" w:rsidRDefault="005B138D" w:rsidP="005B138D">
      <w:pPr>
        <w:rPr>
          <w:rPrChange w:id="2380" w:author="Wolfgang J. Toechterle" w:date="2013-06-22T10:32:00Z">
            <w:rPr>
              <w:lang w:val="en-US"/>
            </w:rPr>
          </w:rPrChange>
        </w:rPr>
      </w:pPr>
    </w:p>
    <w:p w14:paraId="524FA610" w14:textId="2733D014" w:rsidR="00292AA9" w:rsidRPr="00EA5133" w:rsidRDefault="005B138D" w:rsidP="005B138D">
      <w:pPr>
        <w:widowControl w:val="0"/>
        <w:autoSpaceDE w:val="0"/>
        <w:autoSpaceDN w:val="0"/>
        <w:adjustRightInd w:val="0"/>
        <w:rPr>
          <w:rPrChange w:id="238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382" w:author="Wolfgang J. Toechterle" w:date="2013-06-22T10:32:00Z">
            <w:rPr>
              <w:lang w:val="en-US"/>
            </w:rPr>
          </w:rPrChange>
        </w:rPr>
        <w:t>Given text</w:t>
      </w:r>
      <w:del w:id="2383" w:author="Kinder" w:date="2013-06-29T11:43:00Z">
        <w:r w:rsidRPr="00EA5133" w:rsidDel="00D65436">
          <w:rPr>
            <w:rPrChange w:id="2384" w:author="Wolfgang J. Toechterle" w:date="2013-06-22T10:32:00Z">
              <w:rPr>
                <w:lang w:val="en-US"/>
              </w:rPr>
            </w:rPrChange>
          </w:rPr>
          <w:delText xml:space="preserve">: </w:delText>
        </w:r>
      </w:del>
      <w:proofErr w:type="gramStart"/>
      <w:ins w:id="2385" w:author="Kinder" w:date="2013-06-29T11:43:00Z">
        <w:r w:rsidR="00D65436">
          <w:t xml:space="preserve"> </w:t>
        </w:r>
      </w:ins>
      <w:ins w:id="2386" w:author="Kinder" w:date="2013-06-29T11:52:00Z">
        <w:r w:rsidR="004C4D2C">
          <w:t>:</w:t>
        </w:r>
      </w:ins>
      <w:proofErr w:type="gramEnd"/>
      <w:ins w:id="2387" w:author="Kinder" w:date="2013-06-29T11:43:00Z">
        <w:r w:rsidR="00D65436" w:rsidRPr="00EA5133">
          <w:rPr>
            <w:rPrChange w:id="2388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proofErr w:type="spellStart"/>
      <w:ins w:id="2389" w:author="Kinder" w:date="2013-07-01T16:25:00Z">
        <w:r w:rsidR="00BA174B" w:rsidRPr="00BA174B">
          <w:rPr>
            <w:highlight w:val="yellow"/>
            <w:rPrChange w:id="2390" w:author="Kinder" w:date="2013-07-01T16:25:00Z">
              <w:rPr/>
            </w:rPrChange>
          </w:rPr>
          <w:t>TExto</w:t>
        </w:r>
        <w:proofErr w:type="spellEnd"/>
        <w:r w:rsidR="00BA174B" w:rsidRPr="00BA174B">
          <w:rPr>
            <w:highlight w:val="yellow"/>
            <w:rPrChange w:id="2391" w:author="Kinder" w:date="2013-07-01T16:25:00Z">
              <w:rPr/>
            </w:rPrChange>
          </w:rPr>
          <w:t xml:space="preserve"> </w:t>
        </w:r>
        <w:proofErr w:type="spellStart"/>
        <w:r w:rsidR="00BA174B" w:rsidRPr="00BA174B">
          <w:rPr>
            <w:highlight w:val="yellow"/>
            <w:rPrChange w:id="2392" w:author="Kinder" w:date="2013-07-01T16:25:00Z">
              <w:rPr/>
            </w:rPrChange>
          </w:rPr>
          <w:t>entregado</w:t>
        </w:r>
      </w:ins>
      <w:proofErr w:type="spellEnd"/>
    </w:p>
    <w:p w14:paraId="5E28342F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393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2394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Between technology and art</w:t>
      </w:r>
    </w:p>
    <w:p w14:paraId="4766D474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395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2396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Experience type casting, type setting</w:t>
      </w:r>
    </w:p>
    <w:p w14:paraId="329F9617" w14:textId="59798E8F" w:rsidR="00124C60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397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proofErr w:type="gramStart"/>
      <w:r w:rsidRPr="00EA5133">
        <w:rPr>
          <w:rFonts w:ascii="Times New Roman" w:hAnsi="Times New Roman" w:cs="Times New Roman"/>
          <w:sz w:val="22"/>
          <w:rPrChange w:id="2398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and</w:t>
      </w:r>
      <w:proofErr w:type="gramEnd"/>
      <w:r w:rsidRPr="00EA5133">
        <w:rPr>
          <w:rFonts w:ascii="Times New Roman" w:hAnsi="Times New Roman" w:cs="Times New Roman"/>
          <w:sz w:val="22"/>
          <w:rPrChange w:id="2399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 xml:space="preserve"> printing processes in a working museum</w:t>
      </w:r>
    </w:p>
    <w:p w14:paraId="7D0CF0D0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240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240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Nonnenstrasse 38, D- 04229 Leipzig</w:t>
      </w:r>
    </w:p>
    <w:p w14:paraId="747F5C96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240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240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Phone +49 (0) 341-231 62 0</w:t>
      </w:r>
    </w:p>
    <w:p w14:paraId="550FDE9A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2404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240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16CEC1C4" w14:textId="7521A631" w:rsidR="00A32574" w:rsidRDefault="00124C60" w:rsidP="00A32574">
      <w:pPr>
        <w:widowControl w:val="0"/>
        <w:autoSpaceDE w:val="0"/>
        <w:autoSpaceDN w:val="0"/>
        <w:adjustRightInd w:val="0"/>
        <w:rPr>
          <w:ins w:id="2406" w:author="Kinder" w:date="2013-06-29T12:01:00Z"/>
          <w:rFonts w:ascii="Times New Roman" w:hAnsi="Times New Roman" w:cs="Times New Roman"/>
          <w:szCs w:val="20"/>
        </w:rPr>
      </w:pPr>
      <w:r w:rsidRPr="00EA5133">
        <w:rPr>
          <w:rFonts w:ascii="Times New Roman" w:hAnsi="Times New Roman" w:cs="Times New Roman"/>
          <w:szCs w:val="20"/>
          <w:rPrChange w:id="240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Mon</w:t>
      </w:r>
      <w:ins w:id="2408" w:author="Wolfgang J. Toechterle" w:date="2013-06-22T10:35:00Z">
        <w:r w:rsidR="00EA5133">
          <w:rPr>
            <w:rFonts w:ascii="Times New Roman" w:hAnsi="Times New Roman" w:cs="Times New Roman"/>
            <w:szCs w:val="20"/>
          </w:rPr>
          <w:t xml:space="preserve"> </w:t>
        </w:r>
      </w:ins>
      <w:r w:rsidRPr="00EA5133">
        <w:rPr>
          <w:rFonts w:ascii="Times New Roman" w:hAnsi="Times New Roman" w:cs="Times New Roman"/>
          <w:szCs w:val="20"/>
          <w:rPrChange w:id="240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- Fri 10 -17, Sun 11 -17, closed Saturday</w:t>
      </w:r>
    </w:p>
    <w:p w14:paraId="0058DAF1" w14:textId="77777777" w:rsidR="00B166BD" w:rsidRDefault="00B166BD" w:rsidP="00A32574">
      <w:pPr>
        <w:widowControl w:val="0"/>
        <w:autoSpaceDE w:val="0"/>
        <w:autoSpaceDN w:val="0"/>
        <w:adjustRightInd w:val="0"/>
        <w:rPr>
          <w:ins w:id="2410" w:author="Kinder" w:date="2013-06-29T12:01:00Z"/>
          <w:rFonts w:ascii="Times New Roman" w:hAnsi="Times New Roman" w:cs="Times New Roman"/>
          <w:szCs w:val="20"/>
        </w:rPr>
      </w:pPr>
    </w:p>
    <w:p w14:paraId="6BD40F8A" w14:textId="09C25241" w:rsidR="00B166BD" w:rsidRPr="00EA5133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41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ins w:id="2412" w:author="Kinder" w:date="2013-06-29T12:01:00Z">
        <w:r>
          <w:rPr>
            <w:rFonts w:ascii="Times New Roman" w:hAnsi="Times New Roman" w:cs="Times New Roman"/>
            <w:szCs w:val="20"/>
          </w:rPr>
          <w:t xml:space="preserve">Serial number </w:t>
        </w:r>
        <w:proofErr w:type="gramStart"/>
        <w:r>
          <w:rPr>
            <w:rFonts w:ascii="Times New Roman" w:hAnsi="Times New Roman" w:cs="Times New Roman"/>
            <w:szCs w:val="20"/>
          </w:rPr>
          <w:t>use :</w:t>
        </w:r>
        <w:proofErr w:type="gramEnd"/>
        <w:r>
          <w:rPr>
            <w:rFonts w:ascii="Times New Roman" w:hAnsi="Times New Roman" w:cs="Times New Roman"/>
            <w:szCs w:val="20"/>
          </w:rPr>
          <w:t xml:space="preserve"> 247398</w:t>
        </w:r>
      </w:ins>
      <w:ins w:id="2413" w:author="Kinder" w:date="2013-07-01T16:25:00Z">
        <w:r w:rsidR="00BA174B">
          <w:rPr>
            <w:rFonts w:ascii="Times New Roman" w:hAnsi="Times New Roman" w:cs="Times New Roman"/>
            <w:szCs w:val="20"/>
          </w:rPr>
          <w:t xml:space="preserve"> </w:t>
        </w:r>
      </w:ins>
    </w:p>
    <w:p w14:paraId="14EC3766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PrChange w:id="2414" w:author="Wolfgang J. Toechterle" w:date="2013-06-22T10:32:00Z">
            <w:rPr>
              <w:lang w:val="en-US"/>
            </w:rPr>
          </w:rPrChange>
        </w:rPr>
      </w:pPr>
    </w:p>
    <w:p w14:paraId="5B27D558" w14:textId="7167E4A5" w:rsidR="004C4D2C" w:rsidRDefault="005B138D" w:rsidP="005B138D">
      <w:pPr>
        <w:rPr>
          <w:ins w:id="2415" w:author="Kinder" w:date="2013-06-29T11:51:00Z"/>
        </w:rPr>
      </w:pPr>
      <w:r w:rsidRPr="00EA5133">
        <w:rPr>
          <w:rPrChange w:id="2416" w:author="Wolfgang J. Toechterle" w:date="2013-06-22T10:32:00Z">
            <w:rPr>
              <w:lang w:val="en-US"/>
            </w:rPr>
          </w:rPrChange>
        </w:rPr>
        <w:t>Logo</w:t>
      </w:r>
      <w:ins w:id="2417" w:author="Kinder" w:date="2013-06-29T11:51:00Z">
        <w:r w:rsidR="004C4D2C">
          <w:t>:</w:t>
        </w:r>
      </w:ins>
      <w:r w:rsidR="00B45946" w:rsidRPr="00EA5133">
        <w:rPr>
          <w:rPrChange w:id="2418" w:author="Wolfgang J. Toechterle" w:date="2013-06-22T10:32:00Z">
            <w:rPr>
              <w:lang w:val="en-US"/>
            </w:rPr>
          </w:rPrChange>
        </w:rPr>
        <w:t xml:space="preserve"> </w:t>
      </w:r>
      <w:del w:id="2419" w:author="Kinder" w:date="2013-06-29T11:51:00Z">
        <w:r w:rsidR="00B45946" w:rsidRPr="00EA5133" w:rsidDel="004C4D2C">
          <w:rPr>
            <w:rPrChange w:id="2420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B45946" w:rsidRPr="00EA5133">
        <w:rPr>
          <w:rPrChange w:id="2421" w:author="Wolfgang J. Toechterle" w:date="2013-06-22T10:32:00Z">
            <w:rPr>
              <w:lang w:val="en-US"/>
            </w:rPr>
          </w:rPrChange>
        </w:rPr>
        <w:t>English version</w:t>
      </w:r>
      <w:r w:rsidR="00FA6E82" w:rsidRPr="00EA5133">
        <w:rPr>
          <w:rPrChange w:id="2422" w:author="Wolfgang J. Toechterle" w:date="2013-06-22T10:32:00Z">
            <w:rPr>
              <w:lang w:val="en-US"/>
            </w:rPr>
          </w:rPrChange>
        </w:rPr>
        <w:t xml:space="preserve"> </w:t>
      </w:r>
      <w:del w:id="2423" w:author="Wolfgang J. Toechterle" w:date="2013-06-22T11:24:00Z">
        <w:r w:rsidR="00FA6E82" w:rsidRPr="00EA5133" w:rsidDel="00B04CCA">
          <w:rPr>
            <w:rPrChange w:id="2424" w:author="Wolfgang J. Toechterle" w:date="2013-06-22T10:32:00Z">
              <w:rPr>
                <w:lang w:val="en-US"/>
              </w:rPr>
            </w:rPrChange>
          </w:rPr>
          <w:delText>only</w:delText>
        </w:r>
      </w:del>
      <w:ins w:id="2425" w:author="Kinder" w:date="2013-06-29T11:51:00Z">
        <w:r w:rsidR="004C4D2C">
          <w:t>only (</w:t>
        </w:r>
      </w:ins>
      <w:ins w:id="2426" w:author="Kinder" w:date="2013-06-29T11:52:00Z">
        <w:r w:rsidR="004C4D2C">
          <w:t>1</w:t>
        </w:r>
      </w:ins>
      <w:ins w:id="2427" w:author="Kinder" w:date="2013-06-29T11:53:00Z">
        <w:r w:rsidR="004C4D2C">
          <w:t xml:space="preserve"> </w:t>
        </w:r>
      </w:ins>
      <w:ins w:id="2428" w:author="Kinder" w:date="2013-06-29T11:51:00Z">
        <w:r w:rsidR="00F2525A">
          <w:t>PMS</w:t>
        </w:r>
        <w:r w:rsidR="004C4D2C">
          <w:t xml:space="preserve"> colo</w:t>
        </w:r>
      </w:ins>
      <w:ins w:id="2429" w:author="Kinder" w:date="2013-06-29T11:53:00Z">
        <w:r w:rsidR="004C4D2C">
          <w:t>u</w:t>
        </w:r>
      </w:ins>
      <w:ins w:id="2430" w:author="Kinder" w:date="2013-06-29T11:51:00Z">
        <w:r w:rsidR="004C4D2C">
          <w:t>r)</w:t>
        </w:r>
      </w:ins>
    </w:p>
    <w:p w14:paraId="0F9555D1" w14:textId="7EDA49EC" w:rsidR="005B138D" w:rsidRPr="00EA5133" w:rsidDel="00B37A05" w:rsidRDefault="004C4D2C" w:rsidP="005B138D">
      <w:pPr>
        <w:rPr>
          <w:del w:id="2431" w:author="Wolfgang J. Toechterle" w:date="2013-06-11T08:37:00Z"/>
          <w:rPrChange w:id="2432" w:author="Wolfgang J. Toechterle" w:date="2013-06-22T10:32:00Z">
            <w:rPr>
              <w:del w:id="2433" w:author="Wolfgang J. Toechterle" w:date="2013-06-11T08:37:00Z"/>
              <w:lang w:val="en-US"/>
            </w:rPr>
          </w:rPrChange>
        </w:rPr>
      </w:pPr>
      <w:ins w:id="2434" w:author="Kinder" w:date="2013-06-29T11:51:00Z">
        <w:r>
          <w:t>Design: Single side</w:t>
        </w:r>
      </w:ins>
      <w:ins w:id="2435" w:author="Kinder" w:date="2013-06-30T08:55:00Z">
        <w:r w:rsidR="00F2525A">
          <w:t>d</w:t>
        </w:r>
      </w:ins>
      <w:ins w:id="2436" w:author="Kinder" w:date="2013-07-01T16:26:00Z">
        <w:r w:rsidR="00BA174B">
          <w:t xml:space="preserve"> </w:t>
        </w:r>
        <w:proofErr w:type="gramStart"/>
        <w:r w:rsidR="00BA174B" w:rsidRPr="00BA174B">
          <w:rPr>
            <w:highlight w:val="yellow"/>
            <w:rPrChange w:id="2437" w:author="Kinder" w:date="2013-07-01T16:26:00Z">
              <w:rPr/>
            </w:rPrChange>
          </w:rPr>
          <w:t>un</w:t>
        </w:r>
        <w:proofErr w:type="gramEnd"/>
        <w:r w:rsidR="00BA174B" w:rsidRPr="00BA174B">
          <w:rPr>
            <w:highlight w:val="yellow"/>
            <w:rPrChange w:id="2438" w:author="Kinder" w:date="2013-07-01T16:26:00Z">
              <w:rPr/>
            </w:rPrChange>
          </w:rPr>
          <w:t xml:space="preserve"> solo </w:t>
        </w:r>
        <w:proofErr w:type="spellStart"/>
        <w:r w:rsidR="00BA174B" w:rsidRPr="00BA174B">
          <w:rPr>
            <w:highlight w:val="yellow"/>
            <w:rPrChange w:id="2439" w:author="Kinder" w:date="2013-07-01T16:26:00Z">
              <w:rPr/>
            </w:rPrChange>
          </w:rPr>
          <w:t>lado</w:t>
        </w:r>
      </w:ins>
      <w:proofErr w:type="spellEnd"/>
      <w:del w:id="2440" w:author="Wolfgang J. Toechterle" w:date="2013-06-22T11:24:00Z">
        <w:r w:rsidR="005B138D" w:rsidRPr="00BA174B" w:rsidDel="00B04CCA">
          <w:rPr>
            <w:highlight w:val="yellow"/>
            <w:rPrChange w:id="2441" w:author="Kinder" w:date="2013-07-01T16:26:00Z">
              <w:rPr>
                <w:lang w:val="en-US"/>
              </w:rPr>
            </w:rPrChange>
          </w:rPr>
          <w:delText xml:space="preserve"> </w:delText>
        </w:r>
      </w:del>
      <w:del w:id="2442" w:author="Kinder" w:date="2013-06-29T11:50:00Z">
        <w:r w:rsidR="005B138D" w:rsidRPr="00BA174B" w:rsidDel="004C4D2C">
          <w:rPr>
            <w:highlight w:val="yellow"/>
            <w:rPrChange w:id="2443" w:author="Kinder" w:date="2013-07-01T16:26:00Z">
              <w:rPr>
                <w:lang w:val="en-US"/>
              </w:rPr>
            </w:rPrChange>
          </w:rPr>
          <w:delText>as required</w:delText>
        </w:r>
        <w:r w:rsidR="005B138D" w:rsidRPr="00EA5133" w:rsidDel="004C4D2C">
          <w:rPr>
            <w:rPrChange w:id="2444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</w:p>
    <w:p w14:paraId="632B0D5F" w14:textId="77777777" w:rsidR="005430DA" w:rsidRPr="00EA5133" w:rsidRDefault="005430DA" w:rsidP="005B138D">
      <w:pPr>
        <w:rPr>
          <w:rPrChange w:id="2445" w:author="Wolfgang J. Toechterle" w:date="2013-06-22T10:32:00Z">
            <w:rPr>
              <w:lang w:val="en-US"/>
            </w:rPr>
          </w:rPrChange>
        </w:rPr>
      </w:pPr>
    </w:p>
    <w:p w14:paraId="30469B3D" w14:textId="59B93A13" w:rsidR="00362398" w:rsidRDefault="00362398" w:rsidP="005B138D">
      <w:pPr>
        <w:rPr>
          <w:ins w:id="2446" w:author="Wolfgang J. Toechterle" w:date="2013-06-22T11:35:00Z"/>
        </w:rPr>
      </w:pPr>
      <w:r w:rsidRPr="00EA5133">
        <w:rPr>
          <w:rPrChange w:id="2447" w:author="Wolfgang J. Toechterle" w:date="2013-06-22T10:32:00Z">
            <w:rPr>
              <w:lang w:val="en-US"/>
            </w:rPr>
          </w:rPrChange>
        </w:rPr>
        <w:t>Font: no specification</w:t>
      </w:r>
    </w:p>
    <w:p w14:paraId="37801853" w14:textId="606BD348" w:rsidR="000E276C" w:rsidRPr="00EA5133" w:rsidRDefault="00107523" w:rsidP="005B138D">
      <w:pPr>
        <w:rPr>
          <w:rPrChange w:id="2448" w:author="Wolfgang J. Toechterle" w:date="2013-06-22T10:32:00Z">
            <w:rPr>
              <w:lang w:val="en-US"/>
            </w:rPr>
          </w:rPrChange>
        </w:rPr>
      </w:pPr>
      <w:ins w:id="2449" w:author="Wolfgang J. Toechterle" w:date="2013-06-22T11:40:00Z">
        <w:r>
          <w:t>Serial number</w:t>
        </w:r>
        <w:del w:id="2450" w:author="Kinder" w:date="2013-06-29T11:54:00Z">
          <w:r w:rsidDel="006F01C5">
            <w:delText>: two time</w:delText>
          </w:r>
        </w:del>
      </w:ins>
      <w:ins w:id="2451" w:author="Wolfgang J. Toechterle" w:date="2013-06-22T11:41:00Z">
        <w:del w:id="2452" w:author="Kinder" w:date="2013-06-29T11:54:00Z">
          <w:r w:rsidDel="006F01C5">
            <w:delText>s</w:delText>
          </w:r>
        </w:del>
      </w:ins>
      <w:ins w:id="2453" w:author="Wolfgang J. Toechterle" w:date="2013-06-22T11:40:00Z">
        <w:del w:id="2454" w:author="Kinder" w:date="2013-06-29T11:54:00Z">
          <w:r w:rsidDel="006F01C5">
            <w:delText xml:space="preserve"> on your Desi</w:delText>
          </w:r>
        </w:del>
      </w:ins>
      <w:ins w:id="2455" w:author="Kinder" w:date="2013-06-29T11:54:00Z">
        <w:r w:rsidR="006F01C5">
          <w:t xml:space="preserve">: </w:t>
        </w:r>
      </w:ins>
      <w:ins w:id="2456" w:author="Kinder" w:date="2013-06-30T08:55:00Z">
        <w:r w:rsidR="00F2525A">
          <w:t>To be on both</w:t>
        </w:r>
      </w:ins>
      <w:ins w:id="2457" w:author="Kinder" w:date="2013-06-29T11:54:00Z">
        <w:r w:rsidR="006F01C5">
          <w:t xml:space="preserve"> part</w:t>
        </w:r>
      </w:ins>
      <w:ins w:id="2458" w:author="Kinder" w:date="2013-06-30T08:55:00Z">
        <w:r w:rsidR="00BB5003">
          <w:t>s</w:t>
        </w:r>
      </w:ins>
      <w:ins w:id="2459" w:author="Kinder" w:date="2013-06-29T11:54:00Z">
        <w:r w:rsidR="006F01C5">
          <w:t xml:space="preserve"> of the ticket </w:t>
        </w:r>
      </w:ins>
      <w:ins w:id="2460" w:author="Wolfgang J. Toechterle" w:date="2013-06-22T11:40:00Z">
        <w:del w:id="2461" w:author="Kinder" w:date="2013-06-29T11:54:00Z">
          <w:r w:rsidDel="006F01C5">
            <w:delText xml:space="preserve">gn </w:delText>
          </w:r>
        </w:del>
        <w:r>
          <w:t xml:space="preserve">(on part 1 and </w:t>
        </w:r>
        <w:del w:id="2462" w:author="Kinder" w:date="2013-06-29T11:53:00Z">
          <w:r w:rsidDel="006F01C5">
            <w:delText xml:space="preserve">on </w:delText>
          </w:r>
        </w:del>
        <w:r>
          <w:t>part 2</w:t>
        </w:r>
      </w:ins>
      <w:ins w:id="2463" w:author="Wolfgang J. Toechterle" w:date="2013-06-22T11:41:00Z">
        <w:del w:id="2464" w:author="Kinder" w:date="2013-06-29T11:54:00Z">
          <w:r w:rsidDel="006F01C5">
            <w:delText xml:space="preserve"> divided by the straight line</w:delText>
          </w:r>
        </w:del>
      </w:ins>
      <w:proofErr w:type="gramStart"/>
      <w:ins w:id="2465" w:author="Wolfgang J. Toechterle" w:date="2013-06-22T11:40:00Z">
        <w:r>
          <w:t>)</w:t>
        </w:r>
      </w:ins>
      <w:ins w:id="2466" w:author="Kinder" w:date="2013-06-29T11:58:00Z">
        <w:r w:rsidR="00B166BD">
          <w:t xml:space="preserve"> </w:t>
        </w:r>
      </w:ins>
      <w:ins w:id="2467" w:author="Kinder" w:date="2013-07-01T16:27:00Z">
        <w:r w:rsidR="00BA174B">
          <w:t xml:space="preserve"> </w:t>
        </w:r>
        <w:proofErr w:type="spellStart"/>
        <w:r w:rsidR="00BA174B" w:rsidRPr="00BA174B">
          <w:rPr>
            <w:highlight w:val="yellow"/>
            <w:rPrChange w:id="2468" w:author="Kinder" w:date="2013-07-01T16:27:00Z">
              <w:rPr/>
            </w:rPrChange>
          </w:rPr>
          <w:t>Numero</w:t>
        </w:r>
        <w:proofErr w:type="spellEnd"/>
        <w:proofErr w:type="gramEnd"/>
        <w:r w:rsidR="00BA174B">
          <w:rPr>
            <w:highlight w:val="yellow"/>
          </w:rPr>
          <w:t xml:space="preserve"> SERIAL</w:t>
        </w:r>
        <w:r w:rsidR="00BA174B" w:rsidRPr="00BA174B">
          <w:rPr>
            <w:highlight w:val="yellow"/>
            <w:rPrChange w:id="2469" w:author="Kinder" w:date="2013-07-01T16:27:00Z">
              <w:rPr/>
            </w:rPrChange>
          </w:rPr>
          <w:t xml:space="preserve"> en la parte 1 y 2</w:t>
        </w:r>
      </w:ins>
    </w:p>
    <w:p w14:paraId="6673AC53" w14:textId="77777777" w:rsidR="00A32574" w:rsidRPr="00EA5133" w:rsidRDefault="00A32574" w:rsidP="005B138D">
      <w:pPr>
        <w:rPr>
          <w:rPrChange w:id="2470" w:author="Wolfgang J. Toechterle" w:date="2013-06-22T10:32:00Z">
            <w:rPr>
              <w:lang w:val="en-US"/>
            </w:rPr>
          </w:rPrChange>
        </w:rPr>
      </w:pPr>
    </w:p>
    <w:p w14:paraId="437073C2" w14:textId="77777777" w:rsidR="006F01C5" w:rsidRDefault="00124C60" w:rsidP="005B138D">
      <w:pPr>
        <w:rPr>
          <w:ins w:id="2471" w:author="Kinder" w:date="2013-06-29T11:54:00Z"/>
        </w:rPr>
      </w:pPr>
      <w:r w:rsidRPr="00EA5133">
        <w:rPr>
          <w:rPrChange w:id="2472" w:author="Wolfgang J. Toechterle" w:date="2013-06-22T10:32:00Z">
            <w:rPr>
              <w:lang w:val="en-US"/>
            </w:rPr>
          </w:rPrChange>
        </w:rPr>
        <w:t>QR-Code</w:t>
      </w:r>
      <w:r w:rsidR="00A32574" w:rsidRPr="00EA5133">
        <w:rPr>
          <w:rPrChange w:id="2473" w:author="Wolfgang J. Toechterle" w:date="2013-06-22T10:32:00Z">
            <w:rPr>
              <w:lang w:val="en-US"/>
            </w:rPr>
          </w:rPrChange>
        </w:rPr>
        <w:t xml:space="preserve">: </w:t>
      </w:r>
    </w:p>
    <w:p w14:paraId="00293D9C" w14:textId="2FB163D8" w:rsidR="00A32574" w:rsidRPr="00EA5133" w:rsidDel="000A1083" w:rsidRDefault="00FA6E82" w:rsidP="000A1083">
      <w:pPr>
        <w:rPr>
          <w:del w:id="2474" w:author="Kinder" w:date="2013-07-01T16:28:00Z"/>
          <w:rPrChange w:id="2475" w:author="Wolfgang J. Toechterle" w:date="2013-06-22T10:32:00Z">
            <w:rPr>
              <w:del w:id="2476" w:author="Kinder" w:date="2013-07-01T16:28:00Z"/>
              <w:lang w:val="en-US"/>
            </w:rPr>
          </w:rPrChange>
        </w:rPr>
        <w:pPrChange w:id="2477" w:author="Kinder" w:date="2013-07-01T16:28:00Z">
          <w:pPr/>
        </w:pPrChange>
      </w:pPr>
      <w:del w:id="2478" w:author="Kinder" w:date="2013-06-29T11:54:00Z">
        <w:r w:rsidRPr="00EA5133" w:rsidDel="006F01C5">
          <w:rPr>
            <w:rPrChange w:id="2479" w:author="Wolfgang J. Toechterle" w:date="2013-06-22T10:32:00Z">
              <w:rPr>
                <w:lang w:val="en-US"/>
              </w:rPr>
            </w:rPrChange>
          </w:rPr>
          <w:tab/>
        </w:r>
      </w:del>
      <w:proofErr w:type="gramStart"/>
      <w:r w:rsidR="00B45946" w:rsidRPr="00EA5133">
        <w:rPr>
          <w:rPrChange w:id="2480" w:author="Wolfgang J. Toechterle" w:date="2013-06-22T10:32:00Z">
            <w:rPr>
              <w:lang w:val="en-US"/>
            </w:rPr>
          </w:rPrChange>
        </w:rPr>
        <w:t>minimum</w:t>
      </w:r>
      <w:proofErr w:type="gramEnd"/>
      <w:r w:rsidR="00B45946" w:rsidRPr="00EA5133">
        <w:rPr>
          <w:rPrChange w:id="2481" w:author="Wolfgang J. Toechterle" w:date="2013-06-22T10:32:00Z">
            <w:rPr>
              <w:lang w:val="en-US"/>
            </w:rPr>
          </w:rPrChange>
        </w:rPr>
        <w:t xml:space="preserve"> size: 20 x 20 mm</w:t>
      </w:r>
      <w:r w:rsidR="00476437" w:rsidRPr="00EA5133">
        <w:rPr>
          <w:rPrChange w:id="2482" w:author="Wolfgang J. Toechterle" w:date="2013-06-22T10:32:00Z">
            <w:rPr>
              <w:lang w:val="en-US"/>
            </w:rPr>
          </w:rPrChange>
        </w:rPr>
        <w:t xml:space="preserve">, must be 100% </w:t>
      </w:r>
      <w:del w:id="2483" w:author="Wolfgang J. Toechterle" w:date="2013-06-11T08:36:00Z">
        <w:r w:rsidR="00476437" w:rsidRPr="00EA5133" w:rsidDel="00B37A05">
          <w:rPr>
            <w:rPrChange w:id="2484" w:author="Wolfgang J. Toechterle" w:date="2013-06-22T10:32:00Z">
              <w:rPr>
                <w:lang w:val="en-US"/>
              </w:rPr>
            </w:rPrChange>
          </w:rPr>
          <w:delText>black</w:delText>
        </w:r>
      </w:del>
      <w:ins w:id="2485" w:author="Wolfgang J. Toechterle" w:date="2013-06-11T08:36:00Z">
        <w:del w:id="2486" w:author="Kinder" w:date="2013-06-30T08:55:00Z">
          <w:r w:rsidR="00B37A05" w:rsidRPr="00EA5133" w:rsidDel="00BB5003">
            <w:rPr>
              <w:rPrChange w:id="2487" w:author="Wolfgang J. Toechterle" w:date="2013-06-22T10:32:00Z">
                <w:rPr>
                  <w:lang w:val="en-US"/>
                </w:rPr>
              </w:rPrChange>
            </w:rPr>
            <w:delText>full</w:delText>
          </w:r>
        </w:del>
        <w:r w:rsidR="00B37A05" w:rsidRPr="00EA5133">
          <w:rPr>
            <w:rPrChange w:id="2488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2489" w:author="Wolfgang J. Toechterle" w:date="2013-06-22T11:52:00Z">
        <w:r w:rsidR="00510F1B">
          <w:t>colour</w:t>
        </w:r>
      </w:ins>
      <w:ins w:id="2490" w:author="Kinder" w:date="2013-07-01T16:27:00Z">
        <w:r w:rsidR="00BA174B">
          <w:t xml:space="preserve"> </w:t>
        </w:r>
        <w:proofErr w:type="spellStart"/>
        <w:r w:rsidR="00BA174B" w:rsidRPr="000A1083">
          <w:rPr>
            <w:highlight w:val="yellow"/>
            <w:rPrChange w:id="2491" w:author="Kinder" w:date="2013-07-01T16:30:00Z">
              <w:rPr/>
            </w:rPrChange>
          </w:rPr>
          <w:t>Tamano</w:t>
        </w:r>
        <w:proofErr w:type="spellEnd"/>
        <w:r w:rsidR="00BA174B" w:rsidRPr="000A1083">
          <w:rPr>
            <w:highlight w:val="yellow"/>
            <w:rPrChange w:id="2492" w:author="Kinder" w:date="2013-07-01T16:30:00Z">
              <w:rPr/>
            </w:rPrChange>
          </w:rPr>
          <w:t xml:space="preserve"> </w:t>
        </w:r>
        <w:proofErr w:type="spellStart"/>
        <w:r w:rsidR="00BA174B" w:rsidRPr="000A1083">
          <w:rPr>
            <w:highlight w:val="yellow"/>
            <w:rPrChange w:id="2493" w:author="Kinder" w:date="2013-07-01T16:30:00Z">
              <w:rPr/>
            </w:rPrChange>
          </w:rPr>
          <w:t>minimo</w:t>
        </w:r>
        <w:proofErr w:type="spellEnd"/>
        <w:r w:rsidR="00BA174B" w:rsidRPr="000A1083">
          <w:rPr>
            <w:highlight w:val="yellow"/>
            <w:rPrChange w:id="2494" w:author="Kinder" w:date="2013-07-01T16:30:00Z">
              <w:rPr/>
            </w:rPrChange>
          </w:rPr>
          <w:t xml:space="preserve"> 20x20 mm. </w:t>
        </w:r>
      </w:ins>
      <w:proofErr w:type="spellStart"/>
      <w:ins w:id="2495" w:author="Kinder" w:date="2013-07-01T16:29:00Z">
        <w:r w:rsidR="000A1083" w:rsidRPr="000A1083">
          <w:rPr>
            <w:highlight w:val="yellow"/>
            <w:rPrChange w:id="2496" w:author="Kinder" w:date="2013-07-01T16:30:00Z">
              <w:rPr/>
            </w:rPrChange>
          </w:rPr>
          <w:t>Color</w:t>
        </w:r>
        <w:proofErr w:type="spellEnd"/>
        <w:r w:rsidR="000A1083" w:rsidRPr="000A1083">
          <w:rPr>
            <w:highlight w:val="yellow"/>
            <w:rPrChange w:id="2497" w:author="Kinder" w:date="2013-07-01T16:30:00Z">
              <w:rPr/>
            </w:rPrChange>
          </w:rPr>
          <w:t xml:space="preserve"> </w:t>
        </w:r>
        <w:proofErr w:type="spellStart"/>
        <w:r w:rsidR="000A1083" w:rsidRPr="000A1083">
          <w:rPr>
            <w:highlight w:val="yellow"/>
            <w:rPrChange w:id="2498" w:author="Kinder" w:date="2013-07-01T16:30:00Z">
              <w:rPr/>
            </w:rPrChange>
          </w:rPr>
          <w:t>tal</w:t>
        </w:r>
        <w:proofErr w:type="spellEnd"/>
        <w:r w:rsidR="000A1083" w:rsidRPr="000A1083">
          <w:rPr>
            <w:highlight w:val="yellow"/>
            <w:rPrChange w:id="2499" w:author="Kinder" w:date="2013-07-01T16:30:00Z">
              <w:rPr/>
            </w:rPrChange>
          </w:rPr>
          <w:t xml:space="preserve"> </w:t>
        </w:r>
        <w:proofErr w:type="spellStart"/>
        <w:r w:rsidR="000A1083" w:rsidRPr="000A1083">
          <w:rPr>
            <w:highlight w:val="yellow"/>
            <w:rPrChange w:id="2500" w:author="Kinder" w:date="2013-07-01T16:30:00Z">
              <w:rPr/>
            </w:rPrChange>
          </w:rPr>
          <w:t>cual</w:t>
        </w:r>
      </w:ins>
      <w:proofErr w:type="spellEnd"/>
      <w:del w:id="2501" w:author="Kinder" w:date="2013-07-01T16:28:00Z">
        <w:r w:rsidR="00476437" w:rsidRPr="000A1083" w:rsidDel="000A1083">
          <w:rPr>
            <w:highlight w:val="yellow"/>
            <w:rPrChange w:id="2502" w:author="Kinder" w:date="2013-07-01T16:30:00Z">
              <w:rPr>
                <w:lang w:val="en-US"/>
              </w:rPr>
            </w:rPrChange>
          </w:rPr>
          <w:delText xml:space="preserve"> and Bitmap</w:delText>
        </w:r>
      </w:del>
    </w:p>
    <w:p w14:paraId="785917BE" w14:textId="77131E7E" w:rsidR="00B37A05" w:rsidRPr="00EA5133" w:rsidRDefault="00FA6E82" w:rsidP="000A1083">
      <w:pPr>
        <w:rPr>
          <w:ins w:id="2503" w:author="Wolfgang J. Toechterle" w:date="2013-06-11T08:37:00Z"/>
          <w:rPrChange w:id="2504" w:author="Wolfgang J. Toechterle" w:date="2013-06-22T10:32:00Z">
            <w:rPr>
              <w:ins w:id="2505" w:author="Wolfgang J. Toechterle" w:date="2013-06-11T08:37:00Z"/>
              <w:lang w:val="en-US"/>
            </w:rPr>
          </w:rPrChange>
        </w:rPr>
        <w:pPrChange w:id="2506" w:author="Kinder" w:date="2013-07-01T16:28:00Z">
          <w:pPr/>
        </w:pPrChange>
      </w:pPr>
      <w:del w:id="2507" w:author="Kinder" w:date="2013-07-01T16:28:00Z">
        <w:r w:rsidRPr="00EA5133" w:rsidDel="000A1083">
          <w:rPr>
            <w:rPrChange w:id="2508" w:author="Wolfgang J. Toechterle" w:date="2013-06-22T10:32:00Z">
              <w:rPr>
                <w:lang w:val="en-US"/>
              </w:rPr>
            </w:rPrChange>
          </w:rPr>
          <w:tab/>
        </w:r>
      </w:del>
      <w:r w:rsidRPr="00EA5133">
        <w:rPr>
          <w:rPrChange w:id="2509" w:author="Wolfgang J. Toechterle" w:date="2013-06-22T10:32:00Z">
            <w:rPr>
              <w:lang w:val="en-US"/>
            </w:rPr>
          </w:rPrChange>
        </w:rPr>
        <w:tab/>
      </w:r>
    </w:p>
    <w:p w14:paraId="53908E98" w14:textId="0CF0CE76" w:rsidR="00FA6E82" w:rsidRPr="00EA5133" w:rsidRDefault="00FA6E82">
      <w:pPr>
        <w:rPr>
          <w:rPrChange w:id="2510" w:author="Wolfgang J. Toechterle" w:date="2013-06-22T10:32:00Z">
            <w:rPr>
              <w:lang w:val="en-US"/>
            </w:rPr>
          </w:rPrChange>
        </w:rPr>
      </w:pPr>
      <w:proofErr w:type="spellStart"/>
      <w:r w:rsidRPr="00EA5133">
        <w:rPr>
          <w:rPrChange w:id="2511" w:author="Wolfgang J. Toechterle" w:date="2013-06-22T10:32:00Z">
            <w:rPr>
              <w:lang w:val="en-US"/>
            </w:rPr>
          </w:rPrChange>
        </w:rPr>
        <w:t>Flie</w:t>
      </w:r>
      <w:proofErr w:type="spellEnd"/>
      <w:r w:rsidRPr="00EA5133">
        <w:rPr>
          <w:rPrChange w:id="2512" w:author="Wolfgang J. Toechterle" w:date="2013-06-22T10:32:00Z">
            <w:rPr>
              <w:lang w:val="en-US"/>
            </w:rPr>
          </w:rPrChange>
        </w:rPr>
        <w:t>: druckkunst.</w:t>
      </w:r>
      <w:ins w:id="2513" w:author="Wolfgang J. Toechterle" w:date="2013-06-07T08:31:00Z">
        <w:r w:rsidR="00DB44DF" w:rsidRPr="00EA5133">
          <w:rPr>
            <w:rPrChange w:id="2514" w:author="Wolfgang J. Toechterle" w:date="2013-06-22T10:32:00Z">
              <w:rPr>
                <w:lang w:val="en-US"/>
              </w:rPr>
            </w:rPrChange>
          </w:rPr>
          <w:t>png</w:t>
        </w:r>
      </w:ins>
      <w:del w:id="2515" w:author="Wolfgang J. Toechterle" w:date="2013-06-07T08:31:00Z">
        <w:r w:rsidRPr="00EA5133" w:rsidDel="00DB44DF">
          <w:rPr>
            <w:rPrChange w:id="2516" w:author="Wolfgang J. Toechterle" w:date="2013-06-22T10:32:00Z">
              <w:rPr>
                <w:lang w:val="en-US"/>
              </w:rPr>
            </w:rPrChange>
          </w:rPr>
          <w:delText>eps</w:delText>
        </w:r>
      </w:del>
    </w:p>
    <w:p w14:paraId="6D5DE619" w14:textId="08F9B341" w:rsidR="00A32574" w:rsidRPr="00EA5133" w:rsidRDefault="00A32574" w:rsidP="005B138D">
      <w:pPr>
        <w:rPr>
          <w:rPrChange w:id="2517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de-DE" w:eastAsia="de-DE"/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EA5133" w:rsidRDefault="00A32574" w:rsidP="005B138D">
      <w:pPr>
        <w:rPr>
          <w:rPrChange w:id="2518" w:author="Wolfgang J. Toechterle" w:date="2013-06-22T10:32:00Z">
            <w:rPr>
              <w:lang w:val="en-US"/>
            </w:rPr>
          </w:rPrChange>
        </w:rPr>
      </w:pPr>
    </w:p>
    <w:p w14:paraId="6BA5FDFC" w14:textId="43502EEF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251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252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  <w:ins w:id="2521" w:author="Kinder" w:date="2013-07-01T16:30:00Z">
        <w:r w:rsidR="000A1083">
          <w:rPr>
            <w:rFonts w:cs="Arial"/>
            <w:b/>
            <w:bCs/>
            <w:szCs w:val="20"/>
          </w:rPr>
          <w:t xml:space="preserve"> </w:t>
        </w:r>
        <w:proofErr w:type="spellStart"/>
        <w:r w:rsidR="000A1083" w:rsidRPr="000A1083">
          <w:rPr>
            <w:rFonts w:cs="Arial"/>
            <w:b/>
            <w:bCs/>
            <w:szCs w:val="20"/>
            <w:highlight w:val="yellow"/>
            <w:rPrChange w:id="2522" w:author="Kinder" w:date="2013-07-01T16:30:00Z">
              <w:rPr>
                <w:rFonts w:cs="Arial"/>
                <w:b/>
                <w:bCs/>
                <w:szCs w:val="20"/>
              </w:rPr>
            </w:rPrChange>
          </w:rPr>
          <w:t>Especificaciones</w:t>
        </w:r>
        <w:proofErr w:type="spellEnd"/>
        <w:r w:rsidR="000A1083" w:rsidRPr="000A1083">
          <w:rPr>
            <w:rFonts w:cs="Arial"/>
            <w:b/>
            <w:bCs/>
            <w:szCs w:val="20"/>
            <w:highlight w:val="yellow"/>
            <w:rPrChange w:id="2523" w:author="Kinder" w:date="2013-07-01T16:30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0A1083" w:rsidRPr="000A1083">
          <w:rPr>
            <w:rFonts w:cs="Arial"/>
            <w:b/>
            <w:bCs/>
            <w:szCs w:val="20"/>
            <w:highlight w:val="yellow"/>
            <w:rPrChange w:id="2524" w:author="Kinder" w:date="2013-07-01T16:30:00Z">
              <w:rPr>
                <w:rFonts w:cs="Arial"/>
                <w:b/>
                <w:bCs/>
                <w:szCs w:val="20"/>
              </w:rPr>
            </w:rPrChange>
          </w:rPr>
          <w:t>Tecnicas</w:t>
        </w:r>
      </w:ins>
      <w:proofErr w:type="spellEnd"/>
    </w:p>
    <w:p w14:paraId="723FC0B5" w14:textId="77777777" w:rsidR="00362398" w:rsidRPr="00EA5133" w:rsidRDefault="00362398" w:rsidP="00362398">
      <w:pPr>
        <w:rPr>
          <w:rPrChange w:id="252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526" w:author="Wolfgang J. Toechterle" w:date="2013-06-22T10:32:00Z">
            <w:rPr>
              <w:lang w:val="en-US"/>
            </w:rPr>
          </w:rPrChange>
        </w:rPr>
        <w:t>Printing: Letterpress</w:t>
      </w:r>
    </w:p>
    <w:p w14:paraId="25C9C5BD" w14:textId="155E91B0" w:rsidR="00362398" w:rsidRPr="00EA5133" w:rsidRDefault="002634A2" w:rsidP="00362398">
      <w:pPr>
        <w:rPr>
          <w:rPrChange w:id="252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528" w:author="Wolfgang J. Toechterle" w:date="2013-06-22T10:32:00Z">
            <w:rPr>
              <w:lang w:val="en-US"/>
            </w:rPr>
          </w:rPrChange>
        </w:rPr>
        <w:t>Colo</w:t>
      </w:r>
      <w:ins w:id="2529" w:author="Wolfgang J. Toechterle" w:date="2013-06-22T11:52:00Z">
        <w:r w:rsidR="00510F1B">
          <w:t>u</w:t>
        </w:r>
      </w:ins>
      <w:r w:rsidRPr="00EA5133">
        <w:rPr>
          <w:rPrChange w:id="2530" w:author="Wolfgang J. Toechterle" w:date="2013-06-22T10:32:00Z">
            <w:rPr>
              <w:lang w:val="en-US"/>
            </w:rPr>
          </w:rPrChange>
        </w:rPr>
        <w:t>rs</w:t>
      </w:r>
      <w:r w:rsidR="00362398" w:rsidRPr="00EA5133">
        <w:rPr>
          <w:rPrChange w:id="2531" w:author="Wolfgang J. Toechterle" w:date="2013-06-22T10:32:00Z">
            <w:rPr>
              <w:lang w:val="en-US"/>
            </w:rPr>
          </w:rPrChange>
        </w:rPr>
        <w:t xml:space="preserve">: 1 </w:t>
      </w:r>
      <w:del w:id="2532" w:author="Kinder" w:date="2013-06-30T08:56:00Z">
        <w:r w:rsidR="00362398" w:rsidRPr="00EA5133" w:rsidDel="00BB5003">
          <w:rPr>
            <w:rPrChange w:id="2533" w:author="Wolfgang J. Toechterle" w:date="2013-06-22T10:32:00Z">
              <w:rPr>
                <w:lang w:val="en-US"/>
              </w:rPr>
            </w:rPrChange>
          </w:rPr>
          <w:delText xml:space="preserve">spot </w:delText>
        </w:r>
      </w:del>
      <w:ins w:id="2534" w:author="Kinder" w:date="2013-06-30T08:56:00Z">
        <w:r w:rsidR="00BB5003">
          <w:t>PMS</w:t>
        </w:r>
        <w:r w:rsidR="00BB5003" w:rsidRPr="00EA5133">
          <w:rPr>
            <w:rPrChange w:id="2535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del w:id="2536" w:author="Wolfgang J. Toechterle" w:date="2013-06-22T11:52:00Z">
        <w:r w:rsidR="00362398" w:rsidRPr="00EA5133" w:rsidDel="00510F1B">
          <w:rPr>
            <w:rPrChange w:id="2537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2538" w:author="Wolfgang J. Toechterle" w:date="2013-06-22T11:52:00Z">
        <w:r w:rsidR="00510F1B">
          <w:t>colour</w:t>
        </w:r>
      </w:ins>
      <w:r w:rsidR="00362398" w:rsidRPr="00EA5133">
        <w:rPr>
          <w:rPrChange w:id="2539" w:author="Wolfgang J. Toechterle" w:date="2013-06-22T10:32:00Z">
            <w:rPr>
              <w:lang w:val="en-US"/>
            </w:rPr>
          </w:rPrChange>
        </w:rPr>
        <w:t xml:space="preserve">. </w:t>
      </w:r>
      <w:r w:rsidR="00700A10" w:rsidRPr="00EA5133">
        <w:rPr>
          <w:rFonts w:eastAsia="Times New Roman" w:cs="Times New Roman"/>
        </w:rPr>
        <w:t xml:space="preserve">Use Pantone </w:t>
      </w:r>
      <w:del w:id="2540" w:author="Wolfgang J. Toechterle" w:date="2013-05-20T21:33:00Z">
        <w:r w:rsidR="00700A10" w:rsidRPr="00EA5133" w:rsidDel="00B82E92">
          <w:rPr>
            <w:rFonts w:eastAsia="Times New Roman" w:cs="Times New Roman"/>
          </w:rPr>
          <w:delText xml:space="preserve">Solid </w:delText>
        </w:r>
      </w:del>
      <w:r w:rsidR="00700A10" w:rsidRPr="00EA5133">
        <w:rPr>
          <w:rFonts w:eastAsia="Times New Roman" w:cs="Times New Roman"/>
        </w:rPr>
        <w:t>u</w:t>
      </w:r>
      <w:r w:rsidR="00362398" w:rsidRPr="00EA5133">
        <w:rPr>
          <w:rFonts w:eastAsia="Times New Roman" w:cs="Times New Roman"/>
        </w:rPr>
        <w:t>ncoated numbers</w:t>
      </w:r>
      <w:ins w:id="2541" w:author="Kinder" w:date="2013-06-30T08:56:00Z">
        <w:r w:rsidR="00BB5003">
          <w:rPr>
            <w:rFonts w:eastAsia="Times New Roman" w:cs="Times New Roman"/>
          </w:rPr>
          <w:t>.</w:t>
        </w:r>
      </w:ins>
    </w:p>
    <w:p w14:paraId="48B39E7B" w14:textId="0BAA5F17" w:rsidR="00362398" w:rsidRPr="00EA5133" w:rsidRDefault="00A32574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54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543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</w:t>
      </w:r>
      <w:r w:rsidR="00362398" w:rsidRPr="00EA5133">
        <w:rPr>
          <w:rFonts w:cs="Arial"/>
          <w:szCs w:val="20"/>
          <w:rPrChange w:id="254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mm</w:t>
      </w:r>
      <w:ins w:id="2545" w:author="Wolfgang J. Toechterle" w:date="2013-06-22T11:28:00Z">
        <w:r w:rsidR="00B04CCA">
          <w:rPr>
            <w:rFonts w:cs="Arial"/>
            <w:szCs w:val="20"/>
          </w:rPr>
          <w:t xml:space="preserve"> if needed</w:t>
        </w:r>
      </w:ins>
    </w:p>
    <w:p w14:paraId="2DD39EB7" w14:textId="701B7F85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54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54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2548" w:author="Wolfgang J. Toechterle" w:date="2013-05-20T21:03:00Z">
        <w:r w:rsidR="001C00CF" w:rsidRPr="00EA5133">
          <w:rPr>
            <w:rFonts w:cs="Arial"/>
            <w:szCs w:val="20"/>
            <w:rPrChange w:id="254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2550" w:author="Wolfgang J. Toechterle" w:date="2013-05-20T21:03:00Z">
        <w:r w:rsidR="002634A2" w:rsidRPr="00EA5133" w:rsidDel="001C00CF">
          <w:rPr>
            <w:rFonts w:cs="Arial"/>
            <w:szCs w:val="20"/>
            <w:rPrChange w:id="255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6E7236AF" w14:textId="14D83F73" w:rsidR="00362398" w:rsidRPr="00EA5133" w:rsidRDefault="00362398" w:rsidP="00362398">
      <w:pPr>
        <w:rPr>
          <w:rPrChange w:id="255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553" w:author="Wolfgang J. Toechterle" w:date="2013-06-22T10:32:00Z">
            <w:rPr>
              <w:lang w:val="en-US"/>
            </w:rPr>
          </w:rPrChange>
        </w:rPr>
        <w:t>Trim size: 150 x 60 mm</w:t>
      </w:r>
    </w:p>
    <w:p w14:paraId="64D07FD0" w14:textId="5D926DAC" w:rsidR="005B138D" w:rsidRDefault="005B138D" w:rsidP="005B138D">
      <w:pPr>
        <w:rPr>
          <w:ins w:id="2554" w:author="Kinder" w:date="2013-07-01T16:30:00Z"/>
        </w:rPr>
      </w:pPr>
      <w:del w:id="2555" w:author="Kinder" w:date="2013-06-30T08:57:00Z">
        <w:r w:rsidRPr="00EA5133" w:rsidDel="00BB5003">
          <w:rPr>
            <w:rPrChange w:id="2556" w:author="Wolfgang J. Toechterle" w:date="2013-06-22T10:32:00Z">
              <w:rPr>
                <w:lang w:val="en-US"/>
              </w:rPr>
            </w:rPrChange>
          </w:rPr>
          <w:delText>Die Cut</w:delText>
        </w:r>
      </w:del>
      <w:ins w:id="2557" w:author="Kinder" w:date="2013-06-30T08:57:00Z">
        <w:r w:rsidR="00BB5003">
          <w:t>Perforation</w:t>
        </w:r>
      </w:ins>
      <w:r w:rsidRPr="00EA5133">
        <w:rPr>
          <w:rPrChange w:id="2558" w:author="Wolfgang J. Toechterle" w:date="2013-06-22T10:32:00Z">
            <w:rPr>
              <w:lang w:val="en-US"/>
            </w:rPr>
          </w:rPrChange>
        </w:rPr>
        <w:t xml:space="preserve">: </w:t>
      </w:r>
      <w:ins w:id="2559" w:author="Kinder" w:date="2013-06-30T08:57:00Z">
        <w:r w:rsidR="00BB5003">
          <w:t xml:space="preserve">to be indicated with a </w:t>
        </w:r>
      </w:ins>
      <w:r w:rsidRPr="00EA5133">
        <w:rPr>
          <w:rPrChange w:id="2560" w:author="Wolfgang J. Toechterle" w:date="2013-06-22T10:32:00Z">
            <w:rPr>
              <w:lang w:val="en-US"/>
            </w:rPr>
          </w:rPrChange>
        </w:rPr>
        <w:t xml:space="preserve">straight </w:t>
      </w:r>
      <w:r w:rsidR="00362398" w:rsidRPr="00EA5133">
        <w:rPr>
          <w:rPrChange w:id="2561" w:author="Wolfgang J. Toechterle" w:date="2013-06-22T10:32:00Z">
            <w:rPr>
              <w:lang w:val="en-US"/>
            </w:rPr>
          </w:rPrChange>
        </w:rPr>
        <w:t>vertical</w:t>
      </w:r>
      <w:del w:id="2562" w:author="Kinder" w:date="2013-06-30T08:57:00Z">
        <w:r w:rsidR="00362398" w:rsidRPr="00EA5133" w:rsidDel="00BB5003">
          <w:rPr>
            <w:rPrChange w:id="2563" w:author="Wolfgang J. Toechterle" w:date="2013-06-22T10:32:00Z">
              <w:rPr>
                <w:lang w:val="en-US"/>
              </w:rPr>
            </w:rPrChange>
          </w:rPr>
          <w:delText>ly</w:delText>
        </w:r>
      </w:del>
      <w:r w:rsidR="00362398" w:rsidRPr="00EA5133">
        <w:rPr>
          <w:rPrChange w:id="2564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2565" w:author="Wolfgang J. Toechterle" w:date="2013-06-22T10:32:00Z">
            <w:rPr>
              <w:lang w:val="en-US"/>
            </w:rPr>
          </w:rPrChange>
        </w:rPr>
        <w:t>line</w:t>
      </w:r>
      <w:del w:id="2566" w:author="Kinder" w:date="2013-06-29T11:56:00Z">
        <w:r w:rsidRPr="00EA5133" w:rsidDel="00B166BD">
          <w:rPr>
            <w:rPrChange w:id="2567" w:author="Wolfgang J. Toechterle" w:date="2013-06-22T10:32:00Z">
              <w:rPr>
                <w:lang w:val="en-US"/>
              </w:rPr>
            </w:rPrChange>
          </w:rPr>
          <w:delText xml:space="preserve"> (90°)</w:delText>
        </w:r>
      </w:del>
      <w:r w:rsidRPr="00EA5133">
        <w:rPr>
          <w:rPrChange w:id="2568" w:author="Wolfgang J. Toechterle" w:date="2013-06-22T10:32:00Z">
            <w:rPr>
              <w:lang w:val="en-US"/>
            </w:rPr>
          </w:rPrChange>
        </w:rPr>
        <w:t xml:space="preserve"> </w:t>
      </w:r>
      <w:r w:rsidR="002227AA" w:rsidRPr="00EA5133">
        <w:rPr>
          <w:rPrChange w:id="2569" w:author="Wolfgang J. Toechterle" w:date="2013-06-22T10:32:00Z">
            <w:rPr>
              <w:lang w:val="en-US"/>
            </w:rPr>
          </w:rPrChange>
        </w:rPr>
        <w:t>45 mm from the left</w:t>
      </w:r>
    </w:p>
    <w:p w14:paraId="76255C04" w14:textId="6D534F20" w:rsidR="000A1083" w:rsidRPr="00EA5133" w:rsidRDefault="000A1083" w:rsidP="005B138D">
      <w:pPr>
        <w:rPr>
          <w:rPrChange w:id="2570" w:author="Wolfgang J. Toechterle" w:date="2013-06-22T10:32:00Z">
            <w:rPr>
              <w:lang w:val="en-US"/>
            </w:rPr>
          </w:rPrChange>
        </w:rPr>
      </w:pPr>
      <w:proofErr w:type="spellStart"/>
      <w:ins w:id="2571" w:author="Kinder" w:date="2013-07-01T16:30:00Z">
        <w:r w:rsidRPr="000A1083">
          <w:rPr>
            <w:highlight w:val="yellow"/>
            <w:rPrChange w:id="2572" w:author="Kinder" w:date="2013-07-01T16:32:00Z">
              <w:rPr/>
            </w:rPrChange>
          </w:rPr>
          <w:t>Perforacion</w:t>
        </w:r>
        <w:proofErr w:type="spellEnd"/>
        <w:r w:rsidRPr="000A1083">
          <w:rPr>
            <w:highlight w:val="yellow"/>
            <w:rPrChange w:id="2573" w:author="Kinder" w:date="2013-07-01T16:32:00Z">
              <w:rPr/>
            </w:rPrChange>
          </w:rPr>
          <w:t xml:space="preserve">: </w:t>
        </w:r>
      </w:ins>
      <w:proofErr w:type="spellStart"/>
      <w:ins w:id="2574" w:author="Kinder" w:date="2013-07-01T16:31:00Z">
        <w:r w:rsidRPr="000A1083">
          <w:rPr>
            <w:highlight w:val="yellow"/>
            <w:rPrChange w:id="2575" w:author="Kinder" w:date="2013-07-01T16:32:00Z">
              <w:rPr/>
            </w:rPrChange>
          </w:rPr>
          <w:t>Debe</w:t>
        </w:r>
        <w:proofErr w:type="spellEnd"/>
        <w:r w:rsidRPr="000A1083">
          <w:rPr>
            <w:highlight w:val="yellow"/>
            <w:rPrChange w:id="2576" w:author="Kinder" w:date="2013-07-01T16:32:00Z">
              <w:rPr/>
            </w:rPrChange>
          </w:rPr>
          <w:t xml:space="preserve"> </w:t>
        </w:r>
        <w:proofErr w:type="spellStart"/>
        <w:r w:rsidRPr="000A1083">
          <w:rPr>
            <w:highlight w:val="yellow"/>
            <w:rPrChange w:id="2577" w:author="Kinder" w:date="2013-07-01T16:32:00Z">
              <w:rPr/>
            </w:rPrChange>
          </w:rPr>
          <w:t>ser</w:t>
        </w:r>
        <w:proofErr w:type="spellEnd"/>
        <w:r w:rsidRPr="000A1083">
          <w:rPr>
            <w:highlight w:val="yellow"/>
            <w:rPrChange w:id="2578" w:author="Kinder" w:date="2013-07-01T16:32:00Z">
              <w:rPr/>
            </w:rPrChange>
          </w:rPr>
          <w:t xml:space="preserve"> </w:t>
        </w:r>
        <w:proofErr w:type="spellStart"/>
        <w:r w:rsidRPr="000A1083">
          <w:rPr>
            <w:highlight w:val="yellow"/>
            <w:rPrChange w:id="2579" w:author="Kinder" w:date="2013-07-01T16:32:00Z">
              <w:rPr/>
            </w:rPrChange>
          </w:rPr>
          <w:t>indicada</w:t>
        </w:r>
        <w:proofErr w:type="spellEnd"/>
        <w:r w:rsidRPr="000A1083">
          <w:rPr>
            <w:highlight w:val="yellow"/>
            <w:rPrChange w:id="2580" w:author="Kinder" w:date="2013-07-01T16:32:00Z">
              <w:rPr/>
            </w:rPrChange>
          </w:rPr>
          <w:t xml:space="preserve"> con </w:t>
        </w:r>
        <w:proofErr w:type="spellStart"/>
        <w:r w:rsidRPr="000A1083">
          <w:rPr>
            <w:highlight w:val="yellow"/>
            <w:rPrChange w:id="2581" w:author="Kinder" w:date="2013-07-01T16:32:00Z">
              <w:rPr/>
            </w:rPrChange>
          </w:rPr>
          <w:t>una</w:t>
        </w:r>
        <w:proofErr w:type="spellEnd"/>
        <w:r w:rsidRPr="000A1083">
          <w:rPr>
            <w:highlight w:val="yellow"/>
            <w:rPrChange w:id="2582" w:author="Kinder" w:date="2013-07-01T16:32:00Z">
              <w:rPr/>
            </w:rPrChange>
          </w:rPr>
          <w:t xml:space="preserve"> </w:t>
        </w:r>
        <w:proofErr w:type="spellStart"/>
        <w:r w:rsidRPr="000A1083">
          <w:rPr>
            <w:highlight w:val="yellow"/>
            <w:rPrChange w:id="2583" w:author="Kinder" w:date="2013-07-01T16:32:00Z">
              <w:rPr/>
            </w:rPrChange>
          </w:rPr>
          <w:t>linea</w:t>
        </w:r>
        <w:proofErr w:type="spellEnd"/>
        <w:r w:rsidRPr="000A1083">
          <w:rPr>
            <w:highlight w:val="yellow"/>
            <w:rPrChange w:id="2584" w:author="Kinder" w:date="2013-07-01T16:32:00Z">
              <w:rPr/>
            </w:rPrChange>
          </w:rPr>
          <w:t xml:space="preserve"> recta vertical a 45 </w:t>
        </w:r>
        <w:proofErr w:type="spellStart"/>
        <w:r w:rsidRPr="000A1083">
          <w:rPr>
            <w:highlight w:val="yellow"/>
            <w:rPrChange w:id="2585" w:author="Kinder" w:date="2013-07-01T16:32:00Z">
              <w:rPr/>
            </w:rPrChange>
          </w:rPr>
          <w:t>cms</w:t>
        </w:r>
        <w:proofErr w:type="spellEnd"/>
        <w:r w:rsidRPr="000A1083">
          <w:rPr>
            <w:highlight w:val="yellow"/>
            <w:rPrChange w:id="2586" w:author="Kinder" w:date="2013-07-01T16:32:00Z">
              <w:rPr/>
            </w:rPrChange>
          </w:rPr>
          <w:t xml:space="preserve"> de la </w:t>
        </w:r>
        <w:proofErr w:type="spellStart"/>
        <w:r w:rsidRPr="000A1083">
          <w:rPr>
            <w:highlight w:val="yellow"/>
            <w:rPrChange w:id="2587" w:author="Kinder" w:date="2013-07-01T16:32:00Z">
              <w:rPr/>
            </w:rPrChange>
          </w:rPr>
          <w:t>izquierda</w:t>
        </w:r>
      </w:ins>
      <w:proofErr w:type="spellEnd"/>
    </w:p>
    <w:p w14:paraId="300F825A" w14:textId="77777777" w:rsidR="000A1083" w:rsidRDefault="00476437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588" w:author="Kinder" w:date="2013-07-01T16:32:00Z"/>
          <w:rFonts w:cs="Arial"/>
          <w:szCs w:val="20"/>
        </w:rPr>
      </w:pPr>
      <w:del w:id="2589" w:author="Kinder" w:date="2013-06-29T11:56:00Z">
        <w:r w:rsidRPr="00EA5133" w:rsidDel="00B166BD">
          <w:rPr>
            <w:rFonts w:cs="Arial"/>
            <w:szCs w:val="20"/>
            <w:rPrChange w:id="25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Bitmap, grayscale and color</w:delText>
        </w:r>
      </w:del>
      <w:ins w:id="2591" w:author="Wolfgang J. Toechterle" w:date="2013-06-22T11:52:00Z">
        <w:del w:id="2592" w:author="Kinder" w:date="2013-06-29T11:56:00Z">
          <w:r w:rsidR="00510F1B" w:rsidDel="00B166BD">
            <w:rPr>
              <w:rFonts w:cs="Arial"/>
              <w:szCs w:val="20"/>
            </w:rPr>
            <w:delText>colour</w:delText>
          </w:r>
        </w:del>
      </w:ins>
      <w:del w:id="2593" w:author="Kinder" w:date="2013-06-29T11:56:00Z">
        <w:r w:rsidRPr="00EA5133" w:rsidDel="00B166BD">
          <w:rPr>
            <w:rFonts w:cs="Arial"/>
            <w:szCs w:val="20"/>
            <w:rPrChange w:id="25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ins w:id="2595" w:author="Kinder" w:date="2013-06-30T08:57:00Z">
        <w:r w:rsidR="00BB5003">
          <w:rPr>
            <w:rFonts w:cs="Arial"/>
            <w:szCs w:val="20"/>
          </w:rPr>
          <w:t>I</w:t>
        </w:r>
      </w:ins>
      <w:del w:id="2596" w:author="Kinder" w:date="2013-06-30T08:57:00Z">
        <w:r w:rsidRPr="00EA5133" w:rsidDel="00BB5003">
          <w:rPr>
            <w:rFonts w:cs="Arial"/>
            <w:szCs w:val="20"/>
            <w:rPrChange w:id="259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</w:delText>
        </w:r>
      </w:del>
      <w:r w:rsidRPr="00EA5133">
        <w:rPr>
          <w:rFonts w:cs="Arial"/>
          <w:szCs w:val="20"/>
          <w:rPrChange w:id="259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mages resolution: </w:t>
      </w:r>
      <w:ins w:id="2599" w:author="Wolfgang J. Toechterle" w:date="2013-05-20T21:05:00Z">
        <w:r w:rsidR="00041FC5" w:rsidRPr="00EA5133">
          <w:rPr>
            <w:rFonts w:cs="Arial"/>
            <w:szCs w:val="20"/>
            <w:rPrChange w:id="260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42C5A" w:rsidRPr="00EA5133">
          <w:rPr>
            <w:rFonts w:cs="Arial"/>
            <w:szCs w:val="20"/>
            <w:rPrChange w:id="260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Entry Ticket</w:t>
        </w:r>
      </w:ins>
    </w:p>
    <w:p w14:paraId="11947CC2" w14:textId="05C0D5EF" w:rsidR="00476437" w:rsidRPr="00EA5133" w:rsidRDefault="000A1083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60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proofErr w:type="spellStart"/>
      <w:ins w:id="2603" w:author="Kinder" w:date="2013-07-01T16:32:00Z">
        <w:r w:rsidRPr="000A1083">
          <w:rPr>
            <w:rFonts w:cs="Arial"/>
            <w:szCs w:val="20"/>
            <w:highlight w:val="yellow"/>
            <w:rPrChange w:id="2604" w:author="Kinder" w:date="2013-07-01T16:32:00Z">
              <w:rPr>
                <w:rFonts w:cs="Arial"/>
                <w:szCs w:val="20"/>
              </w:rPr>
            </w:rPrChange>
          </w:rPr>
          <w:t>Solamente</w:t>
        </w:r>
        <w:proofErr w:type="spellEnd"/>
        <w:r w:rsidRPr="000A1083">
          <w:rPr>
            <w:rFonts w:cs="Arial"/>
            <w:szCs w:val="20"/>
            <w:highlight w:val="yellow"/>
            <w:rPrChange w:id="2605" w:author="Kinder" w:date="2013-07-01T16:3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0A1083">
          <w:rPr>
            <w:rFonts w:cs="Arial"/>
            <w:szCs w:val="20"/>
            <w:highlight w:val="yellow"/>
            <w:rPrChange w:id="2606" w:author="Kinder" w:date="2013-07-01T16:32:00Z">
              <w:rPr>
                <w:rFonts w:cs="Arial"/>
                <w:szCs w:val="20"/>
              </w:rPr>
            </w:rPrChange>
          </w:rPr>
          <w:t>imagenes</w:t>
        </w:r>
        <w:proofErr w:type="spellEnd"/>
        <w:r w:rsidRPr="000A1083">
          <w:rPr>
            <w:rFonts w:cs="Arial"/>
            <w:szCs w:val="20"/>
            <w:highlight w:val="yellow"/>
            <w:rPrChange w:id="2607" w:author="Kinder" w:date="2013-07-01T16:3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0A1083">
          <w:rPr>
            <w:rFonts w:cs="Arial"/>
            <w:szCs w:val="20"/>
            <w:highlight w:val="yellow"/>
            <w:rPrChange w:id="2608" w:author="Kinder" w:date="2013-07-01T16:32:00Z">
              <w:rPr>
                <w:rFonts w:cs="Arial"/>
                <w:szCs w:val="20"/>
              </w:rPr>
            </w:rPrChange>
          </w:rPr>
          <w:t>vectoriales</w:t>
        </w:r>
      </w:ins>
      <w:proofErr w:type="spellEnd"/>
      <w:del w:id="2609" w:author="Wolfgang J. Toechterle" w:date="2013-05-20T21:05:00Z">
        <w:r w:rsidR="00476437" w:rsidRPr="00EA5133" w:rsidDel="00041FC5">
          <w:rPr>
            <w:rFonts w:cs="Arial"/>
            <w:szCs w:val="20"/>
            <w:rPrChange w:id="261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2C1BE08B" w14:textId="2C4B4411" w:rsidR="00362398" w:rsidRPr="00EA5133" w:rsidRDefault="002227AA" w:rsidP="005B138D">
      <w:pPr>
        <w:rPr>
          <w:rPrChange w:id="2611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465521" w:rsidRDefault="00465521" w:rsidP="002227AA">
                            <w:proofErr w:type="gramStart"/>
                            <w:r>
                              <w:rPr>
                                <w:lang w:val="en-US"/>
                              </w:rPr>
                              <w:t>45 mm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1A6F820" w14:textId="51381996" w:rsidR="00465521" w:rsidRDefault="00465521" w:rsidP="002227AA">
                      <w:proofErr w:type="gramStart"/>
                      <w:r>
                        <w:rPr>
                          <w:lang w:val="en-US"/>
                        </w:rPr>
                        <w:t>45 mm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EA5133" w:rsidRDefault="00107523" w:rsidP="005B138D">
      <w:pPr>
        <w:rPr>
          <w:rPrChange w:id="2612" w:author="Wolfgang J. Toechterle" w:date="2013-06-22T10:32:00Z">
            <w:rPr>
              <w:lang w:val="en-US"/>
            </w:rPr>
          </w:rPrChange>
        </w:rPr>
      </w:pPr>
      <w:ins w:id="2613" w:author="Wolfgang J. Toechterle" w:date="2013-06-22T11:39:00Z">
        <w:r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F70B57A" wp14:editId="62A3F4E4">
                  <wp:simplePos x="0" y="0"/>
                  <wp:positionH relativeFrom="column">
                    <wp:posOffset>-863600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43CA7" w14:textId="0382CDD3" w:rsidR="00465521" w:rsidRPr="00107523" w:rsidRDefault="00465521">
                              <w:pPr>
                                <w:rPr>
                                  <w:color w:val="FFFFFF" w:themeColor="background1"/>
                                  <w:rPrChange w:id="2614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2615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2616" w:author="Wolfgang J. Toechterle" w:date="2013-06-22T11:39:00Z">
                                      <w:rPr/>
                                    </w:rPrChange>
                                  </w:rPr>
                                  <w:t>Par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t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11" o:spid="_x0000_s1027" type="#_x0000_t202" style="position:absolute;margin-left:-67.95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" filled="f" stroked="f">
                  <v:textbox>
                    <w:txbxContent>
                      <w:p w14:paraId="29243CA7" w14:textId="0382CDD3" w:rsidR="00465521" w:rsidRPr="00107523" w:rsidRDefault="00465521">
                        <w:pPr>
                          <w:rPr>
                            <w:color w:val="FFFFFF" w:themeColor="background1"/>
                            <w:rPrChange w:id="2617" w:author="Wolfgang J. Toechterle" w:date="2013-06-22T11:39:00Z">
                              <w:rPr/>
                            </w:rPrChange>
                          </w:rPr>
                        </w:pPr>
                        <w:ins w:id="2618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2619" w:author="Wolfgang J. Toechterle" w:date="2013-06-22T11:39:00Z">
                                <w:rPr/>
                              </w:rPrChange>
                            </w:rPr>
                            <w:t>Par</w:t>
                          </w:r>
                          <w:r>
                            <w:rPr>
                              <w:color w:val="FFFFFF" w:themeColor="background1"/>
                            </w:rPr>
                            <w:t>t 2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2620" w:author="Wolfgang J. Toechterle" w:date="2013-06-22T11:38:00Z">
        <w:r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D74B204" wp14:editId="214749A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07D30" w14:textId="0B247B62" w:rsidR="00465521" w:rsidRPr="00107523" w:rsidRDefault="00465521">
                              <w:pPr>
                                <w:rPr>
                                  <w:color w:val="FFFFFF" w:themeColor="background1"/>
                                  <w:rPrChange w:id="2621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2622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2623" w:author="Wolfgang J. Toechterle" w:date="2013-06-22T11:39:00Z">
                                      <w:rPr/>
                                    </w:rPrChange>
                                  </w:rPr>
                                  <w:t>Part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xt Box 9" o:spid="_x0000_s1028" type="#_x0000_t202" style="position:absolute;margin-left:-237.95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" filled="f" stroked="f">
                  <v:textbox>
                    <w:txbxContent>
                      <w:p w14:paraId="3B707D30" w14:textId="0B247B62" w:rsidR="00465521" w:rsidRPr="00107523" w:rsidRDefault="00465521">
                        <w:pPr>
                          <w:rPr>
                            <w:color w:val="FFFFFF" w:themeColor="background1"/>
                            <w:rPrChange w:id="2624" w:author="Wolfgang J. Toechterle" w:date="2013-06-22T11:39:00Z">
                              <w:rPr/>
                            </w:rPrChange>
                          </w:rPr>
                        </w:pPr>
                        <w:ins w:id="2625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2626" w:author="Wolfgang J. Toechterle" w:date="2013-06-22T11:39:00Z">
                                <w:rPr/>
                              </w:rPrChange>
                            </w:rPr>
                            <w:t>Part 1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r w:rsidR="002227AA"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EA5133" w:rsidRDefault="00E90506" w:rsidP="00CE6B36"/>
    <w:p w14:paraId="1EDC6B34" w14:textId="77777777" w:rsidR="00E90506" w:rsidRPr="00EA5133" w:rsidRDefault="00E90506" w:rsidP="00CE6B36"/>
    <w:p w14:paraId="090973B3" w14:textId="77777777" w:rsidR="00E90506" w:rsidRPr="00EA5133" w:rsidRDefault="00E90506" w:rsidP="00CE6B36"/>
    <w:p w14:paraId="4AA84A48" w14:textId="77777777" w:rsidR="00E90506" w:rsidRPr="00EA5133" w:rsidRDefault="00E90506" w:rsidP="00CE6B36"/>
    <w:p w14:paraId="35368519" w14:textId="77777777" w:rsidR="00E90506" w:rsidRPr="00EA5133" w:rsidRDefault="00E90506" w:rsidP="00CE6B36"/>
    <w:p w14:paraId="079CDADD" w14:textId="77777777" w:rsidR="00E90506" w:rsidRPr="00EA5133" w:rsidRDefault="00E90506" w:rsidP="00CE6B36"/>
    <w:p w14:paraId="27850E67" w14:textId="77777777" w:rsidR="00E90506" w:rsidRPr="00EA5133" w:rsidRDefault="00E90506" w:rsidP="00CE6B36"/>
    <w:p w14:paraId="51A1411C" w14:textId="203B317C" w:rsidR="005430DA" w:rsidRPr="00EA5133" w:rsidRDefault="005430DA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262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262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  <w:ins w:id="2629" w:author="Kinder" w:date="2013-07-01T16:32:00Z">
        <w:r w:rsidR="00AA1BDD">
          <w:rPr>
            <w:rFonts w:cs="Arial"/>
            <w:b/>
            <w:bCs/>
            <w:szCs w:val="20"/>
          </w:rPr>
          <w:t xml:space="preserve"> </w:t>
        </w:r>
        <w:proofErr w:type="spellStart"/>
        <w:r w:rsidR="00AA1BDD" w:rsidRPr="00AA1BDD">
          <w:rPr>
            <w:rFonts w:cs="Arial"/>
            <w:b/>
            <w:bCs/>
            <w:szCs w:val="20"/>
            <w:highlight w:val="yellow"/>
            <w:rPrChange w:id="2630" w:author="Kinder" w:date="2013-07-01T16:33:00Z">
              <w:rPr>
                <w:rFonts w:cs="Arial"/>
                <w:b/>
                <w:bCs/>
                <w:szCs w:val="20"/>
              </w:rPr>
            </w:rPrChange>
          </w:rPr>
          <w:t>Usted</w:t>
        </w:r>
        <w:proofErr w:type="spellEnd"/>
        <w:r w:rsidR="00AA1BDD" w:rsidRPr="00AA1BDD">
          <w:rPr>
            <w:rFonts w:cs="Arial"/>
            <w:b/>
            <w:bCs/>
            <w:szCs w:val="20"/>
            <w:highlight w:val="yellow"/>
            <w:rPrChange w:id="2631" w:author="Kinder" w:date="2013-07-01T16:33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AA1BDD" w:rsidRPr="00AA1BDD">
          <w:rPr>
            <w:rFonts w:cs="Arial"/>
            <w:b/>
            <w:bCs/>
            <w:szCs w:val="20"/>
            <w:highlight w:val="yellow"/>
            <w:rPrChange w:id="2632" w:author="Kinder" w:date="2013-07-01T16:33:00Z">
              <w:rPr>
                <w:rFonts w:cs="Arial"/>
                <w:b/>
                <w:bCs/>
                <w:szCs w:val="20"/>
              </w:rPr>
            </w:rPrChange>
          </w:rPr>
          <w:t>debe</w:t>
        </w:r>
        <w:proofErr w:type="spellEnd"/>
        <w:r w:rsidR="00AA1BDD" w:rsidRPr="00AA1BDD">
          <w:rPr>
            <w:rFonts w:cs="Arial"/>
            <w:b/>
            <w:bCs/>
            <w:szCs w:val="20"/>
            <w:highlight w:val="yellow"/>
            <w:rPrChange w:id="2633" w:author="Kinder" w:date="2013-07-01T16:33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AA1BDD" w:rsidRPr="00AA1BDD">
          <w:rPr>
            <w:rFonts w:cs="Arial"/>
            <w:b/>
            <w:bCs/>
            <w:szCs w:val="20"/>
            <w:highlight w:val="yellow"/>
            <w:rPrChange w:id="2634" w:author="Kinder" w:date="2013-07-01T16:33:00Z">
              <w:rPr>
                <w:rFonts w:cs="Arial"/>
                <w:b/>
                <w:bCs/>
                <w:szCs w:val="20"/>
              </w:rPr>
            </w:rPrChange>
          </w:rPr>
          <w:t>entregar</w:t>
        </w:r>
      </w:ins>
      <w:proofErr w:type="spellEnd"/>
    </w:p>
    <w:p w14:paraId="324BA052" w14:textId="17BEE2D1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635" w:author="Kinder" w:date="2013-07-01T16:33:00Z"/>
          <w:rFonts w:cs="Arial"/>
          <w:szCs w:val="20"/>
        </w:rPr>
      </w:pPr>
      <w:r w:rsidRPr="00EA5133">
        <w:rPr>
          <w:rFonts w:cs="Arial"/>
          <w:szCs w:val="20"/>
          <w:rPrChange w:id="26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2637" w:author="Wolfgang J. Toechterle" w:date="2013-05-20T21:02:00Z">
        <w:r w:rsidR="001C00CF" w:rsidRPr="00EA5133">
          <w:rPr>
            <w:rFonts w:cs="Arial"/>
            <w:szCs w:val="20"/>
            <w:rPrChange w:id="26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</w:t>
        </w:r>
      </w:ins>
      <w:ins w:id="2639" w:author="Wolfgang J. Toechterle" w:date="2013-06-22T11:33:00Z">
        <w:r w:rsidR="000E276C">
          <w:rPr>
            <w:rFonts w:cs="Arial"/>
            <w:szCs w:val="20"/>
          </w:rPr>
          <w:t>4</w:t>
        </w:r>
      </w:ins>
      <w:proofErr w:type="gramStart"/>
      <w:ins w:id="2640" w:author="Wolfgang J. Toechterle" w:date="2013-05-20T21:02:00Z">
        <w:r w:rsidR="001C00CF" w:rsidRPr="00EA5133">
          <w:rPr>
            <w:rFonts w:cs="Arial"/>
            <w:szCs w:val="20"/>
            <w:rPrChange w:id="264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</w:t>
        </w:r>
      </w:ins>
      <w:ins w:id="2642" w:author="Wolfgang J. Toechterle" w:date="2013-06-22T11:33:00Z">
        <w:r w:rsidR="000E276C">
          <w:rPr>
            <w:rFonts w:cs="Arial"/>
            <w:szCs w:val="20"/>
          </w:rPr>
          <w:t>10</w:t>
        </w:r>
      </w:ins>
      <w:proofErr w:type="gramEnd"/>
      <w:ins w:id="2643" w:author="Wolfgang J. Toechterle" w:date="2013-05-20T21:02:00Z">
        <w:r w:rsidR="001C00CF" w:rsidRPr="00EA5133">
          <w:rPr>
            <w:rFonts w:cs="Arial"/>
            <w:szCs w:val="20"/>
            <w:rPrChange w:id="264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2645" w:author="Wolfgang J. Toechterle" w:date="2013-05-20T21:02:00Z">
        <w:r w:rsidRPr="00EA5133" w:rsidDel="001C00CF">
          <w:rPr>
            <w:rFonts w:cs="Arial"/>
            <w:szCs w:val="20"/>
            <w:rPrChange w:id="264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2647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</w:t>
      </w:r>
      <w:r w:rsidR="00A53673" w:rsidRPr="00EA5133">
        <w:t xml:space="preserve">including: bleed, crop marks, </w:t>
      </w:r>
      <w:del w:id="2648" w:author="Wolfgang J. Toechterle" w:date="2013-06-22T11:33:00Z">
        <w:r w:rsidR="00A53673" w:rsidRPr="00EA5133" w:rsidDel="000E276C">
          <w:delText xml:space="preserve">marks for vertical line - placed outside the bleed area, </w:delText>
        </w:r>
      </w:del>
      <w:r w:rsidRPr="00EA5133">
        <w:rPr>
          <w:rFonts w:cs="Arial"/>
          <w:szCs w:val="20"/>
          <w:rPrChange w:id="2649" w:author="Wolfgang J. Toechterle" w:date="2013-06-22T10:32:00Z">
            <w:rPr>
              <w:rFonts w:cs="Arial"/>
              <w:szCs w:val="20"/>
              <w:lang w:val="en-US"/>
            </w:rPr>
          </w:rPrChange>
        </w:rPr>
        <w:t>and specified output profile)</w:t>
      </w:r>
      <w:ins w:id="2650" w:author="Wolfgang J. Toechterle" w:date="2013-06-22T11:34:00Z">
        <w:r w:rsidR="000E276C">
          <w:rPr>
            <w:rFonts w:cs="Arial"/>
            <w:szCs w:val="20"/>
          </w:rPr>
          <w:t xml:space="preserve">. The </w:t>
        </w:r>
        <w:del w:id="2651" w:author="Kinder" w:date="2013-06-30T08:58:00Z">
          <w:r w:rsidR="000E276C" w:rsidDel="00BB5003">
            <w:rPr>
              <w:rFonts w:cs="Arial"/>
              <w:szCs w:val="20"/>
            </w:rPr>
            <w:delText>DieCut</w:delText>
          </w:r>
        </w:del>
      </w:ins>
      <w:ins w:id="2652" w:author="Kinder" w:date="2013-06-30T08:58:00Z">
        <w:r w:rsidR="00BB5003">
          <w:rPr>
            <w:rFonts w:cs="Arial"/>
            <w:szCs w:val="20"/>
          </w:rPr>
          <w:t>perforation</w:t>
        </w:r>
      </w:ins>
      <w:ins w:id="2653" w:author="Wolfgang J. Toechterle" w:date="2013-06-22T11:34:00Z">
        <w:r w:rsidR="000E276C">
          <w:rPr>
            <w:rFonts w:cs="Arial"/>
            <w:szCs w:val="20"/>
          </w:rPr>
          <w:t xml:space="preserve"> and serial number must be placed on a </w:t>
        </w:r>
      </w:ins>
      <w:ins w:id="2654" w:author="Wolfgang J. Toechterle" w:date="2013-06-22T11:35:00Z">
        <w:r w:rsidR="000E276C">
          <w:rPr>
            <w:rFonts w:cs="Arial"/>
            <w:szCs w:val="20"/>
          </w:rPr>
          <w:t>separate</w:t>
        </w:r>
      </w:ins>
      <w:ins w:id="2655" w:author="Wolfgang J. Toechterle" w:date="2013-06-22T11:34:00Z">
        <w:r w:rsidR="000E276C">
          <w:rPr>
            <w:rFonts w:cs="Arial"/>
            <w:szCs w:val="20"/>
          </w:rPr>
          <w:t xml:space="preserve"> </w:t>
        </w:r>
      </w:ins>
      <w:ins w:id="2656" w:author="Wolfgang J. Toechterle" w:date="2013-06-22T11:35:00Z">
        <w:r w:rsidR="00107523">
          <w:rPr>
            <w:rFonts w:cs="Arial"/>
            <w:szCs w:val="20"/>
          </w:rPr>
          <w:t>layer in the PDF file.</w:t>
        </w:r>
      </w:ins>
    </w:p>
    <w:p w14:paraId="19E61DB1" w14:textId="1C168DEE" w:rsidR="00AA1BDD" w:rsidRPr="00AA1BDD" w:rsidRDefault="00AA1BDD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657" w:author="Kinder" w:date="2013-07-01T16:36:00Z">
            <w:rPr>
              <w:rFonts w:cs="Arial"/>
              <w:szCs w:val="20"/>
              <w:lang w:val="en-US"/>
            </w:rPr>
          </w:rPrChange>
        </w:rPr>
      </w:pPr>
      <w:ins w:id="2658" w:author="Kinder" w:date="2013-07-01T16:33:00Z">
        <w:r w:rsidRPr="00AA1BDD">
          <w:rPr>
            <w:rFonts w:cs="Arial"/>
            <w:szCs w:val="20"/>
            <w:highlight w:val="yellow"/>
            <w:rPrChange w:id="2659" w:author="Kinder" w:date="2013-07-01T16:36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AA1BDD">
          <w:rPr>
            <w:rFonts w:cs="Arial"/>
            <w:szCs w:val="20"/>
            <w:highlight w:val="yellow"/>
            <w:rPrChange w:id="2660" w:author="Kinder" w:date="2013-07-01T16:36:00Z">
              <w:rPr>
                <w:rFonts w:cs="Arial"/>
                <w:szCs w:val="20"/>
              </w:rPr>
            </w:rPrChange>
          </w:rPr>
          <w:t>archivo</w:t>
        </w:r>
        <w:proofErr w:type="spellEnd"/>
        <w:r w:rsidRPr="00AA1BDD">
          <w:rPr>
            <w:rFonts w:cs="Arial"/>
            <w:szCs w:val="20"/>
            <w:highlight w:val="yellow"/>
            <w:rPrChange w:id="2661" w:author="Kinder" w:date="2013-07-01T16:36:00Z">
              <w:rPr>
                <w:rFonts w:cs="Arial"/>
                <w:szCs w:val="20"/>
              </w:rPr>
            </w:rPrChange>
          </w:rPr>
          <w:t xml:space="preserve"> final PDF </w:t>
        </w:r>
        <w:proofErr w:type="spellStart"/>
        <w:r w:rsidRPr="00AA1BDD">
          <w:rPr>
            <w:rFonts w:cs="Arial"/>
            <w:szCs w:val="20"/>
            <w:highlight w:val="yellow"/>
            <w:rPrChange w:id="2662" w:author="Kinder" w:date="2013-07-01T16:36:00Z">
              <w:rPr>
                <w:rFonts w:cs="Arial"/>
                <w:szCs w:val="20"/>
              </w:rPr>
            </w:rPrChange>
          </w:rPr>
          <w:t>compuesto</w:t>
        </w:r>
        <w:proofErr w:type="spellEnd"/>
        <w:r w:rsidRPr="00AA1BDD">
          <w:rPr>
            <w:rFonts w:cs="Arial"/>
            <w:szCs w:val="20"/>
            <w:highlight w:val="yellow"/>
            <w:rPrChange w:id="2663" w:author="Kinder" w:date="2013-07-01T16:36:00Z">
              <w:rPr>
                <w:rFonts w:cs="Arial"/>
                <w:szCs w:val="20"/>
              </w:rPr>
            </w:rPrChange>
          </w:rPr>
          <w:t xml:space="preserve"> PDF/X-4</w:t>
        </w:r>
        <w:proofErr w:type="gramStart"/>
        <w:r w:rsidRPr="00AA1BDD">
          <w:rPr>
            <w:rFonts w:cs="Arial"/>
            <w:szCs w:val="20"/>
            <w:highlight w:val="yellow"/>
            <w:rPrChange w:id="2664" w:author="Kinder" w:date="2013-07-01T16:36:00Z">
              <w:rPr>
                <w:rFonts w:cs="Arial"/>
                <w:szCs w:val="20"/>
              </w:rPr>
            </w:rPrChange>
          </w:rPr>
          <w:t>:2010</w:t>
        </w:r>
        <w:proofErr w:type="gramEnd"/>
        <w:r w:rsidRPr="00AA1BDD">
          <w:rPr>
            <w:rFonts w:cs="Arial"/>
            <w:szCs w:val="20"/>
            <w:highlight w:val="yellow"/>
            <w:rPrChange w:id="2665" w:author="Kinder" w:date="2013-07-01T16:3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A1BDD">
          <w:rPr>
            <w:rFonts w:cs="Arial"/>
            <w:szCs w:val="20"/>
            <w:highlight w:val="yellow"/>
            <w:rPrChange w:id="2666" w:author="Kinder" w:date="2013-07-01T16:36:00Z">
              <w:rPr>
                <w:rFonts w:cs="Arial"/>
                <w:szCs w:val="20"/>
              </w:rPr>
            </w:rPrChange>
          </w:rPr>
          <w:t>incluyendo</w:t>
        </w:r>
        <w:proofErr w:type="spellEnd"/>
        <w:r w:rsidRPr="00AA1BDD">
          <w:rPr>
            <w:rFonts w:cs="Arial"/>
            <w:szCs w:val="20"/>
            <w:highlight w:val="yellow"/>
            <w:rPrChange w:id="2667" w:author="Kinder" w:date="2013-07-01T16:36:00Z">
              <w:rPr>
                <w:rFonts w:cs="Arial"/>
                <w:szCs w:val="20"/>
              </w:rPr>
            </w:rPrChange>
          </w:rPr>
          <w:t xml:space="preserve">: sangria, </w:t>
        </w:r>
        <w:proofErr w:type="spellStart"/>
        <w:r w:rsidRPr="00AA1BDD">
          <w:rPr>
            <w:rFonts w:cs="Arial"/>
            <w:szCs w:val="20"/>
            <w:highlight w:val="yellow"/>
            <w:rPrChange w:id="2668" w:author="Kinder" w:date="2013-07-01T16:36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AA1BDD">
          <w:rPr>
            <w:rFonts w:cs="Arial"/>
            <w:szCs w:val="20"/>
            <w:highlight w:val="yellow"/>
            <w:rPrChange w:id="2669" w:author="Kinder" w:date="2013-07-01T16:36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AA1BDD">
          <w:rPr>
            <w:rFonts w:cs="Arial"/>
            <w:szCs w:val="20"/>
            <w:highlight w:val="yellow"/>
            <w:rPrChange w:id="2670" w:author="Kinder" w:date="2013-07-01T16:36:00Z">
              <w:rPr>
                <w:rFonts w:cs="Arial"/>
                <w:szCs w:val="20"/>
              </w:rPr>
            </w:rPrChange>
          </w:rPr>
          <w:t>corte</w:t>
        </w:r>
        <w:proofErr w:type="spellEnd"/>
        <w:r w:rsidRPr="00AA1BDD">
          <w:rPr>
            <w:rFonts w:cs="Arial"/>
            <w:szCs w:val="20"/>
            <w:highlight w:val="yellow"/>
            <w:rPrChange w:id="2671" w:author="Kinder" w:date="2013-07-01T16:36:00Z">
              <w:rPr>
                <w:rFonts w:cs="Arial"/>
                <w:szCs w:val="20"/>
              </w:rPr>
            </w:rPrChange>
          </w:rPr>
          <w:t xml:space="preserve">, y </w:t>
        </w:r>
        <w:proofErr w:type="spellStart"/>
        <w:r w:rsidRPr="00AA1BDD">
          <w:rPr>
            <w:rFonts w:cs="Arial"/>
            <w:szCs w:val="20"/>
            <w:highlight w:val="yellow"/>
            <w:rPrChange w:id="2672" w:author="Kinder" w:date="2013-07-01T16:36:00Z">
              <w:rPr>
                <w:rFonts w:cs="Arial"/>
                <w:szCs w:val="20"/>
              </w:rPr>
            </w:rPrChange>
          </w:rPr>
          <w:t>perfil</w:t>
        </w:r>
        <w:proofErr w:type="spellEnd"/>
        <w:r w:rsidRPr="00AA1BDD">
          <w:rPr>
            <w:rFonts w:cs="Arial"/>
            <w:szCs w:val="20"/>
            <w:highlight w:val="yellow"/>
            <w:rPrChange w:id="2673" w:author="Kinder" w:date="2013-07-01T16:36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AA1BDD">
          <w:rPr>
            <w:rFonts w:cs="Arial"/>
            <w:szCs w:val="20"/>
            <w:highlight w:val="yellow"/>
            <w:rPrChange w:id="2674" w:author="Kinder" w:date="2013-07-01T16:36:00Z">
              <w:rPr>
                <w:rFonts w:cs="Arial"/>
                <w:szCs w:val="20"/>
              </w:rPr>
            </w:rPrChange>
          </w:rPr>
          <w:t>color</w:t>
        </w:r>
        <w:proofErr w:type="spellEnd"/>
        <w:r w:rsidRPr="00AA1BDD">
          <w:rPr>
            <w:rFonts w:cs="Arial"/>
            <w:szCs w:val="20"/>
            <w:highlight w:val="yellow"/>
            <w:rPrChange w:id="2675" w:author="Kinder" w:date="2013-07-01T16:3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A1BDD">
          <w:rPr>
            <w:rFonts w:cs="Arial"/>
            <w:szCs w:val="20"/>
            <w:highlight w:val="yellow"/>
            <w:rPrChange w:id="2676" w:author="Kinder" w:date="2013-07-01T16:36:00Z">
              <w:rPr>
                <w:rFonts w:cs="Arial"/>
                <w:szCs w:val="20"/>
              </w:rPr>
            </w:rPrChange>
          </w:rPr>
          <w:t>especificado</w:t>
        </w:r>
        <w:proofErr w:type="spellEnd"/>
        <w:r w:rsidRPr="00AA1BDD">
          <w:rPr>
            <w:rFonts w:cs="Arial"/>
            <w:szCs w:val="20"/>
            <w:highlight w:val="yellow"/>
            <w:rPrChange w:id="2677" w:author="Kinder" w:date="2013-07-01T16:36:00Z">
              <w:rPr>
                <w:rFonts w:cs="Arial"/>
                <w:szCs w:val="20"/>
              </w:rPr>
            </w:rPrChange>
          </w:rPr>
          <w:t xml:space="preserve">. La </w:t>
        </w:r>
        <w:proofErr w:type="spellStart"/>
        <w:r w:rsidRPr="00AA1BDD">
          <w:rPr>
            <w:rFonts w:cs="Arial"/>
            <w:szCs w:val="20"/>
            <w:highlight w:val="yellow"/>
            <w:rPrChange w:id="2678" w:author="Kinder" w:date="2013-07-01T16:36:00Z">
              <w:rPr>
                <w:rFonts w:cs="Arial"/>
                <w:szCs w:val="20"/>
              </w:rPr>
            </w:rPrChange>
          </w:rPr>
          <w:t>perforacion</w:t>
        </w:r>
        <w:proofErr w:type="spellEnd"/>
        <w:r w:rsidRPr="00AA1BDD">
          <w:rPr>
            <w:rFonts w:cs="Arial"/>
            <w:szCs w:val="20"/>
            <w:highlight w:val="yellow"/>
            <w:rPrChange w:id="2679" w:author="Kinder" w:date="2013-07-01T16:36:00Z">
              <w:rPr>
                <w:rFonts w:cs="Arial"/>
                <w:szCs w:val="20"/>
              </w:rPr>
            </w:rPrChange>
          </w:rPr>
          <w:t xml:space="preserve"> y el </w:t>
        </w:r>
        <w:proofErr w:type="spellStart"/>
        <w:r w:rsidRPr="00AA1BDD">
          <w:rPr>
            <w:rFonts w:cs="Arial"/>
            <w:szCs w:val="20"/>
            <w:highlight w:val="yellow"/>
            <w:rPrChange w:id="2680" w:author="Kinder" w:date="2013-07-01T16:36:00Z">
              <w:rPr>
                <w:rFonts w:cs="Arial"/>
                <w:szCs w:val="20"/>
              </w:rPr>
            </w:rPrChange>
          </w:rPr>
          <w:t>numero</w:t>
        </w:r>
        <w:proofErr w:type="spellEnd"/>
        <w:r w:rsidRPr="00AA1BDD">
          <w:rPr>
            <w:rFonts w:cs="Arial"/>
            <w:szCs w:val="20"/>
            <w:highlight w:val="yellow"/>
            <w:rPrChange w:id="2681" w:author="Kinder" w:date="2013-07-01T16:36:00Z">
              <w:rPr>
                <w:rFonts w:cs="Arial"/>
                <w:szCs w:val="20"/>
              </w:rPr>
            </w:rPrChange>
          </w:rPr>
          <w:t xml:space="preserve"> serial </w:t>
        </w:r>
      </w:ins>
      <w:proofErr w:type="spellStart"/>
      <w:ins w:id="2682" w:author="Kinder" w:date="2013-07-01T16:35:00Z">
        <w:r w:rsidRPr="00AA1BDD">
          <w:rPr>
            <w:rFonts w:cs="Arial"/>
            <w:szCs w:val="20"/>
            <w:highlight w:val="yellow"/>
            <w:rPrChange w:id="2683" w:author="Kinder" w:date="2013-07-01T16:36:00Z">
              <w:rPr>
                <w:rFonts w:cs="Arial"/>
                <w:szCs w:val="20"/>
              </w:rPr>
            </w:rPrChange>
          </w:rPr>
          <w:t>deben</w:t>
        </w:r>
        <w:proofErr w:type="spellEnd"/>
        <w:r w:rsidRPr="00AA1BDD">
          <w:rPr>
            <w:rFonts w:cs="Arial"/>
            <w:szCs w:val="20"/>
            <w:highlight w:val="yellow"/>
            <w:rPrChange w:id="2684" w:author="Kinder" w:date="2013-07-01T16:3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A1BDD">
          <w:rPr>
            <w:rFonts w:cs="Arial"/>
            <w:szCs w:val="20"/>
            <w:highlight w:val="yellow"/>
            <w:rPrChange w:id="2685" w:author="Kinder" w:date="2013-07-01T16:36:00Z">
              <w:rPr>
                <w:rFonts w:cs="Arial"/>
                <w:szCs w:val="20"/>
              </w:rPr>
            </w:rPrChange>
          </w:rPr>
          <w:t>ser</w:t>
        </w:r>
        <w:proofErr w:type="spellEnd"/>
        <w:r w:rsidRPr="00AA1BDD">
          <w:rPr>
            <w:rFonts w:cs="Arial"/>
            <w:szCs w:val="20"/>
            <w:highlight w:val="yellow"/>
            <w:rPrChange w:id="2686" w:author="Kinder" w:date="2013-07-01T16:3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A1BDD">
          <w:rPr>
            <w:rFonts w:cs="Arial"/>
            <w:szCs w:val="20"/>
            <w:highlight w:val="yellow"/>
            <w:rPrChange w:id="2687" w:author="Kinder" w:date="2013-07-01T16:36:00Z">
              <w:rPr>
                <w:rFonts w:cs="Arial"/>
                <w:szCs w:val="20"/>
              </w:rPr>
            </w:rPrChange>
          </w:rPr>
          <w:t>colocados</w:t>
        </w:r>
        <w:proofErr w:type="spellEnd"/>
        <w:r w:rsidRPr="00AA1BDD">
          <w:rPr>
            <w:rFonts w:cs="Arial"/>
            <w:szCs w:val="20"/>
            <w:highlight w:val="yellow"/>
            <w:rPrChange w:id="2688" w:author="Kinder" w:date="2013-07-01T16:36:00Z">
              <w:rPr>
                <w:rFonts w:cs="Arial"/>
                <w:szCs w:val="20"/>
              </w:rPr>
            </w:rPrChange>
          </w:rPr>
          <w:t xml:space="preserve"> en un layer </w:t>
        </w:r>
        <w:proofErr w:type="spellStart"/>
        <w:r w:rsidRPr="00AA1BDD">
          <w:rPr>
            <w:rFonts w:cs="Arial"/>
            <w:szCs w:val="20"/>
            <w:highlight w:val="yellow"/>
            <w:rPrChange w:id="2689" w:author="Kinder" w:date="2013-07-01T16:36:00Z">
              <w:rPr>
                <w:rFonts w:cs="Arial"/>
                <w:szCs w:val="20"/>
              </w:rPr>
            </w:rPrChange>
          </w:rPr>
          <w:t>separados</w:t>
        </w:r>
        <w:proofErr w:type="spellEnd"/>
        <w:r w:rsidRPr="00AA1BDD">
          <w:rPr>
            <w:rFonts w:cs="Arial"/>
            <w:szCs w:val="20"/>
            <w:highlight w:val="yellow"/>
            <w:rPrChange w:id="2690" w:author="Kinder" w:date="2013-07-01T16:3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A1BDD">
          <w:rPr>
            <w:rFonts w:cs="Arial"/>
            <w:szCs w:val="20"/>
            <w:highlight w:val="yellow"/>
            <w:rPrChange w:id="2691" w:author="Kinder" w:date="2013-07-01T16:36:00Z">
              <w:rPr>
                <w:rFonts w:cs="Arial"/>
                <w:szCs w:val="20"/>
              </w:rPr>
            </w:rPrChange>
          </w:rPr>
          <w:t>dentro</w:t>
        </w:r>
        <w:proofErr w:type="spellEnd"/>
        <w:r w:rsidRPr="00AA1BDD">
          <w:rPr>
            <w:rFonts w:cs="Arial"/>
            <w:szCs w:val="20"/>
            <w:highlight w:val="yellow"/>
            <w:rPrChange w:id="2692" w:author="Kinder" w:date="2013-07-01T16:36:00Z">
              <w:rPr>
                <w:rFonts w:cs="Arial"/>
                <w:szCs w:val="20"/>
              </w:rPr>
            </w:rPrChange>
          </w:rPr>
          <w:t xml:space="preserve"> del </w:t>
        </w:r>
      </w:ins>
      <w:ins w:id="2693" w:author="Kinder" w:date="2013-07-01T16:36:00Z">
        <w:r w:rsidRPr="00AA1BDD">
          <w:rPr>
            <w:rFonts w:cs="Arial"/>
            <w:szCs w:val="20"/>
            <w:highlight w:val="yellow"/>
            <w:rPrChange w:id="2694" w:author="Kinder" w:date="2013-07-01T16:36:00Z">
              <w:rPr>
                <w:rFonts w:cs="Arial"/>
                <w:szCs w:val="20"/>
              </w:rPr>
            </w:rPrChange>
          </w:rPr>
          <w:t>archive</w:t>
        </w:r>
      </w:ins>
      <w:ins w:id="2695" w:author="Kinder" w:date="2013-07-01T16:35:00Z">
        <w:r w:rsidRPr="00AA1BDD">
          <w:rPr>
            <w:rFonts w:cs="Arial"/>
            <w:szCs w:val="20"/>
            <w:highlight w:val="yellow"/>
            <w:rPrChange w:id="2696" w:author="Kinder" w:date="2013-07-01T16:36:00Z">
              <w:rPr>
                <w:rFonts w:cs="Arial"/>
                <w:szCs w:val="20"/>
              </w:rPr>
            </w:rPrChange>
          </w:rPr>
          <w:t xml:space="preserve"> </w:t>
        </w:r>
      </w:ins>
      <w:ins w:id="2697" w:author="Kinder" w:date="2013-07-01T16:36:00Z">
        <w:r w:rsidRPr="00AA1BDD">
          <w:rPr>
            <w:rFonts w:cs="Arial"/>
            <w:szCs w:val="20"/>
            <w:highlight w:val="yellow"/>
            <w:rPrChange w:id="2698" w:author="Kinder" w:date="2013-07-01T16:36:00Z">
              <w:rPr>
                <w:rFonts w:cs="Arial"/>
                <w:szCs w:val="20"/>
              </w:rPr>
            </w:rPrChange>
          </w:rPr>
          <w:t>PDF</w:t>
        </w:r>
      </w:ins>
    </w:p>
    <w:p w14:paraId="5F587BE9" w14:textId="2AB0C660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699" w:author="Kinder" w:date="2013-07-01T16:36:00Z"/>
          <w:rFonts w:cs="Arial"/>
          <w:szCs w:val="20"/>
        </w:rPr>
      </w:pPr>
      <w:r w:rsidRPr="00EA5133">
        <w:rPr>
          <w:rFonts w:cs="Arial"/>
          <w:szCs w:val="20"/>
          <w:rPrChange w:id="2700" w:author="Wolfgang J. Toechterle" w:date="2013-06-22T10:32:00Z">
            <w:rPr>
              <w:rFonts w:cs="Arial"/>
              <w:szCs w:val="20"/>
              <w:lang w:val="en-US"/>
            </w:rPr>
          </w:rPrChange>
        </w:rPr>
        <w:t>1 printout of your composition trimmed and mounted on 1 A4 board to present your design</w:t>
      </w:r>
      <w:del w:id="2701" w:author="Kinder" w:date="2013-06-30T08:58:00Z">
        <w:r w:rsidRPr="00EA5133" w:rsidDel="00BB5003">
          <w:rPr>
            <w:rFonts w:cs="Arial"/>
            <w:szCs w:val="20"/>
            <w:rPrChange w:id="27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Pr="00EA5133">
        <w:rPr>
          <w:rFonts w:cs="Arial"/>
          <w:szCs w:val="20"/>
          <w:rPrChange w:id="2703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284FAEEA" w14:textId="2E164EB7" w:rsidR="00AA1BDD" w:rsidRPr="00AA1BDD" w:rsidRDefault="00AA1BDD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704" w:author="Kinder" w:date="2013-06-29T14:25:00Z"/>
          <w:rFonts w:cs="Arial"/>
          <w:szCs w:val="20"/>
          <w:highlight w:val="yellow"/>
          <w:rPrChange w:id="2705" w:author="Kinder" w:date="2013-07-01T16:37:00Z">
            <w:rPr>
              <w:ins w:id="2706" w:author="Kinder" w:date="2013-06-29T14:25:00Z"/>
              <w:rFonts w:cs="Arial"/>
              <w:szCs w:val="20"/>
            </w:rPr>
          </w:rPrChange>
        </w:rPr>
      </w:pPr>
      <w:ins w:id="2707" w:author="Kinder" w:date="2013-07-01T16:36:00Z">
        <w:r w:rsidRPr="00AA1BDD">
          <w:rPr>
            <w:rFonts w:cs="Arial"/>
            <w:szCs w:val="20"/>
            <w:highlight w:val="yellow"/>
            <w:rPrChange w:id="2708" w:author="Kinder" w:date="2013-07-01T16:37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AA1BDD">
          <w:rPr>
            <w:rFonts w:cs="Arial"/>
            <w:szCs w:val="20"/>
            <w:highlight w:val="yellow"/>
            <w:rPrChange w:id="2709" w:author="Kinder" w:date="2013-07-01T16:37:00Z">
              <w:rPr>
                <w:rFonts w:cs="Arial"/>
                <w:szCs w:val="20"/>
              </w:rPr>
            </w:rPrChange>
          </w:rPr>
          <w:t>copia</w:t>
        </w:r>
        <w:proofErr w:type="spellEnd"/>
        <w:r w:rsidRPr="00AA1BDD">
          <w:rPr>
            <w:rFonts w:cs="Arial"/>
            <w:szCs w:val="20"/>
            <w:highlight w:val="yellow"/>
            <w:rPrChange w:id="2710" w:author="Kinder" w:date="2013-07-01T16:37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A1BDD">
          <w:rPr>
            <w:rFonts w:cs="Arial"/>
            <w:szCs w:val="20"/>
            <w:highlight w:val="yellow"/>
            <w:rPrChange w:id="2711" w:author="Kinder" w:date="2013-07-01T16:37:00Z">
              <w:rPr>
                <w:rFonts w:cs="Arial"/>
                <w:szCs w:val="20"/>
              </w:rPr>
            </w:rPrChange>
          </w:rPr>
          <w:t>impresa</w:t>
        </w:r>
        <w:proofErr w:type="spellEnd"/>
        <w:r w:rsidRPr="00AA1BDD">
          <w:rPr>
            <w:rFonts w:cs="Arial"/>
            <w:szCs w:val="20"/>
            <w:highlight w:val="yellow"/>
            <w:rPrChange w:id="2712" w:author="Kinder" w:date="2013-07-01T16:37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AA1BDD">
          <w:rPr>
            <w:rFonts w:cs="Arial"/>
            <w:szCs w:val="20"/>
            <w:highlight w:val="yellow"/>
            <w:rPrChange w:id="2713" w:author="Kinder" w:date="2013-07-01T16:37:00Z">
              <w:rPr>
                <w:rFonts w:cs="Arial"/>
                <w:szCs w:val="20"/>
              </w:rPr>
            </w:rPrChange>
          </w:rPr>
          <w:t>su</w:t>
        </w:r>
        <w:proofErr w:type="spellEnd"/>
        <w:r w:rsidRPr="00AA1BDD">
          <w:rPr>
            <w:rFonts w:cs="Arial"/>
            <w:szCs w:val="20"/>
            <w:highlight w:val="yellow"/>
            <w:rPrChange w:id="2714" w:author="Kinder" w:date="2013-07-01T16:37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A1BDD">
          <w:rPr>
            <w:rFonts w:cs="Arial"/>
            <w:szCs w:val="20"/>
            <w:highlight w:val="yellow"/>
            <w:rPrChange w:id="2715" w:author="Kinder" w:date="2013-07-01T16:37:00Z">
              <w:rPr>
                <w:rFonts w:cs="Arial"/>
                <w:szCs w:val="20"/>
              </w:rPr>
            </w:rPrChange>
          </w:rPr>
          <w:t>composicion</w:t>
        </w:r>
        <w:proofErr w:type="spellEnd"/>
        <w:r w:rsidRPr="00AA1BDD">
          <w:rPr>
            <w:rFonts w:cs="Arial"/>
            <w:szCs w:val="20"/>
            <w:highlight w:val="yellow"/>
            <w:rPrChange w:id="2716" w:author="Kinder" w:date="2013-07-01T16:37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A1BDD">
          <w:rPr>
            <w:rFonts w:cs="Arial"/>
            <w:szCs w:val="20"/>
            <w:highlight w:val="yellow"/>
            <w:rPrChange w:id="2717" w:author="Kinder" w:date="2013-07-01T16:37:00Z">
              <w:rPr>
                <w:rFonts w:cs="Arial"/>
                <w:szCs w:val="20"/>
              </w:rPr>
            </w:rPrChange>
          </w:rPr>
          <w:t>cortada</w:t>
        </w:r>
        <w:proofErr w:type="spellEnd"/>
        <w:r w:rsidRPr="00AA1BDD">
          <w:rPr>
            <w:rFonts w:cs="Arial"/>
            <w:szCs w:val="20"/>
            <w:highlight w:val="yellow"/>
            <w:rPrChange w:id="2718" w:author="Kinder" w:date="2013-07-01T16:37:00Z">
              <w:rPr>
                <w:rFonts w:cs="Arial"/>
                <w:szCs w:val="20"/>
              </w:rPr>
            </w:rPrChange>
          </w:rPr>
          <w:t xml:space="preserve"> y </w:t>
        </w:r>
        <w:proofErr w:type="spellStart"/>
        <w:r w:rsidRPr="00AA1BDD">
          <w:rPr>
            <w:rFonts w:cs="Arial"/>
            <w:szCs w:val="20"/>
            <w:highlight w:val="yellow"/>
            <w:rPrChange w:id="2719" w:author="Kinder" w:date="2013-07-01T16:37:00Z">
              <w:rPr>
                <w:rFonts w:cs="Arial"/>
                <w:szCs w:val="20"/>
              </w:rPr>
            </w:rPrChange>
          </w:rPr>
          <w:t>montada</w:t>
        </w:r>
        <w:proofErr w:type="spellEnd"/>
        <w:r w:rsidRPr="00AA1BDD">
          <w:rPr>
            <w:rFonts w:cs="Arial"/>
            <w:szCs w:val="20"/>
            <w:highlight w:val="yellow"/>
            <w:rPrChange w:id="2720" w:author="Kinder" w:date="2013-07-01T16:37:00Z">
              <w:rPr>
                <w:rFonts w:cs="Arial"/>
                <w:szCs w:val="20"/>
              </w:rPr>
            </w:rPrChange>
          </w:rPr>
          <w:t xml:space="preserve"> en un carton A4 </w:t>
        </w:r>
        <w:proofErr w:type="spellStart"/>
        <w:r w:rsidRPr="00AA1BDD">
          <w:rPr>
            <w:rFonts w:cs="Arial"/>
            <w:szCs w:val="20"/>
            <w:highlight w:val="yellow"/>
            <w:rPrChange w:id="2721" w:author="Kinder" w:date="2013-07-01T16:37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AA1BDD">
          <w:rPr>
            <w:rFonts w:cs="Arial"/>
            <w:szCs w:val="20"/>
            <w:highlight w:val="yellow"/>
            <w:rPrChange w:id="2722" w:author="Kinder" w:date="2013-07-01T16:37:00Z">
              <w:rPr>
                <w:rFonts w:cs="Arial"/>
                <w:szCs w:val="20"/>
              </w:rPr>
            </w:rPrChange>
          </w:rPr>
          <w:t xml:space="preserve"> </w:t>
        </w:r>
      </w:ins>
      <w:ins w:id="2723" w:author="Kinder" w:date="2013-07-01T16:37:00Z">
        <w:r w:rsidRPr="00AA1BDD">
          <w:rPr>
            <w:rFonts w:cs="Arial"/>
            <w:szCs w:val="20"/>
            <w:highlight w:val="yellow"/>
            <w:rPrChange w:id="2724" w:author="Kinder" w:date="2013-07-01T16:37:00Z">
              <w:rPr>
                <w:rFonts w:cs="Arial"/>
                <w:szCs w:val="20"/>
              </w:rPr>
            </w:rPrChange>
          </w:rPr>
          <w:t>presenter</w:t>
        </w:r>
      </w:ins>
      <w:ins w:id="2725" w:author="Kinder" w:date="2013-07-01T16:36:00Z">
        <w:r w:rsidRPr="00AA1BDD">
          <w:rPr>
            <w:rFonts w:cs="Arial"/>
            <w:szCs w:val="20"/>
            <w:highlight w:val="yellow"/>
            <w:rPrChange w:id="2726" w:author="Kinder" w:date="2013-07-01T16:37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2727" w:author="Kinder" w:date="2013-07-01T16:37:00Z">
        <w:r w:rsidRPr="00AA1BDD">
          <w:rPr>
            <w:rFonts w:cs="Arial"/>
            <w:szCs w:val="20"/>
            <w:highlight w:val="yellow"/>
            <w:rPrChange w:id="2728" w:author="Kinder" w:date="2013-07-01T16:37:00Z">
              <w:rPr>
                <w:rFonts w:cs="Arial"/>
                <w:szCs w:val="20"/>
              </w:rPr>
            </w:rPrChange>
          </w:rPr>
          <w:t>su</w:t>
        </w:r>
        <w:proofErr w:type="spellEnd"/>
        <w:r w:rsidRPr="00AA1BDD">
          <w:rPr>
            <w:rFonts w:cs="Arial"/>
            <w:szCs w:val="20"/>
            <w:highlight w:val="yellow"/>
            <w:rPrChange w:id="2729" w:author="Kinder" w:date="2013-07-01T16:37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A1BDD">
          <w:rPr>
            <w:rFonts w:cs="Arial"/>
            <w:szCs w:val="20"/>
            <w:highlight w:val="yellow"/>
            <w:rPrChange w:id="2730" w:author="Kinder" w:date="2013-07-01T16:37:00Z">
              <w:rPr>
                <w:rFonts w:cs="Arial"/>
                <w:szCs w:val="20"/>
              </w:rPr>
            </w:rPrChange>
          </w:rPr>
          <w:t>diseno</w:t>
        </w:r>
      </w:ins>
      <w:proofErr w:type="spellEnd"/>
    </w:p>
    <w:p w14:paraId="38EE6A5E" w14:textId="3A314F09" w:rsidR="00522219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731" w:author="Kinder" w:date="2013-07-01T16:37:00Z"/>
          <w:rFonts w:cs="Arial"/>
          <w:szCs w:val="20"/>
        </w:rPr>
      </w:pPr>
      <w:ins w:id="2732" w:author="Kinder" w:date="2013-06-29T14:25:00Z">
        <w:r>
          <w:rPr>
            <w:rFonts w:cs="Arial"/>
            <w:szCs w:val="20"/>
          </w:rPr>
          <w:t xml:space="preserve">1 A4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Ticket with ONLY crop marks and bleed marks</w:t>
        </w:r>
      </w:ins>
    </w:p>
    <w:p w14:paraId="28D69341" w14:textId="11A92013" w:rsidR="00AA1BDD" w:rsidRPr="00A26D01" w:rsidRDefault="00AA1BDD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733" w:author="Kinder" w:date="2013-07-01T16:38:00Z">
            <w:rPr>
              <w:rFonts w:cs="Arial"/>
              <w:szCs w:val="20"/>
              <w:lang w:val="en-US"/>
            </w:rPr>
          </w:rPrChange>
        </w:rPr>
      </w:pPr>
      <w:ins w:id="2734" w:author="Kinder" w:date="2013-07-01T16:37:00Z">
        <w:r w:rsidRPr="00A26D01">
          <w:rPr>
            <w:rFonts w:cs="Arial"/>
            <w:szCs w:val="20"/>
            <w:highlight w:val="yellow"/>
            <w:rPrChange w:id="2735" w:author="Kinder" w:date="2013-07-01T16:38:00Z">
              <w:rPr>
                <w:rFonts w:cs="Arial"/>
                <w:szCs w:val="20"/>
              </w:rPr>
            </w:rPrChange>
          </w:rPr>
          <w:t xml:space="preserve">1 A4 </w:t>
        </w:r>
        <w:proofErr w:type="spellStart"/>
        <w:r w:rsidRPr="00A26D01">
          <w:rPr>
            <w:rFonts w:cs="Arial"/>
            <w:szCs w:val="20"/>
            <w:highlight w:val="yellow"/>
            <w:rPrChange w:id="2736" w:author="Kinder" w:date="2013-07-01T16:38:00Z">
              <w:rPr>
                <w:rFonts w:cs="Arial"/>
                <w:szCs w:val="20"/>
              </w:rPr>
            </w:rPrChange>
          </w:rPr>
          <w:t>impreso</w:t>
        </w:r>
        <w:proofErr w:type="spellEnd"/>
        <w:r w:rsidRPr="00A26D01">
          <w:rPr>
            <w:rFonts w:cs="Arial"/>
            <w:szCs w:val="20"/>
            <w:highlight w:val="yellow"/>
            <w:rPrChange w:id="2737" w:author="Kinder" w:date="2013-07-01T16:38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A26D01">
          <w:rPr>
            <w:rFonts w:cs="Arial"/>
            <w:szCs w:val="20"/>
            <w:highlight w:val="yellow"/>
            <w:rPrChange w:id="2738" w:author="Kinder" w:date="2013-07-01T16:38:00Z">
              <w:rPr>
                <w:rFonts w:cs="Arial"/>
                <w:szCs w:val="20"/>
              </w:rPr>
            </w:rPrChange>
          </w:rPr>
          <w:t>su</w:t>
        </w:r>
        <w:proofErr w:type="spellEnd"/>
        <w:r w:rsidRPr="00A26D01">
          <w:rPr>
            <w:rFonts w:cs="Arial"/>
            <w:szCs w:val="20"/>
            <w:highlight w:val="yellow"/>
            <w:rPrChange w:id="2739" w:author="Kinder" w:date="2013-07-01T16:38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cs="Arial"/>
            <w:szCs w:val="20"/>
            <w:highlight w:val="yellow"/>
            <w:rPrChange w:id="2740" w:author="Kinder" w:date="2013-07-01T16:38:00Z">
              <w:rPr>
                <w:rFonts w:cs="Arial"/>
                <w:szCs w:val="20"/>
              </w:rPr>
            </w:rPrChange>
          </w:rPr>
          <w:t>tiquete</w:t>
        </w:r>
        <w:proofErr w:type="spellEnd"/>
        <w:r w:rsidRPr="00A26D01">
          <w:rPr>
            <w:rFonts w:cs="Arial"/>
            <w:szCs w:val="20"/>
            <w:highlight w:val="yellow"/>
            <w:rPrChange w:id="2741" w:author="Kinder" w:date="2013-07-01T16:38:00Z">
              <w:rPr>
                <w:rFonts w:cs="Arial"/>
                <w:szCs w:val="20"/>
              </w:rPr>
            </w:rPrChange>
          </w:rPr>
          <w:t xml:space="preserve"> </w:t>
        </w:r>
      </w:ins>
      <w:ins w:id="2742" w:author="Kinder" w:date="2013-07-01T16:38:00Z">
        <w:r w:rsidR="00A26D01" w:rsidRPr="00A26D01">
          <w:rPr>
            <w:rFonts w:cs="Arial"/>
            <w:szCs w:val="20"/>
            <w:highlight w:val="yellow"/>
            <w:rPrChange w:id="2743" w:author="Kinder" w:date="2013-07-01T16:38:00Z">
              <w:rPr>
                <w:rFonts w:cs="Arial"/>
                <w:szCs w:val="20"/>
              </w:rPr>
            </w:rPrChange>
          </w:rPr>
          <w:t xml:space="preserve">con solo </w:t>
        </w:r>
        <w:proofErr w:type="spellStart"/>
        <w:r w:rsidR="00A26D01" w:rsidRPr="00A26D01">
          <w:rPr>
            <w:rFonts w:cs="Arial"/>
            <w:szCs w:val="20"/>
            <w:highlight w:val="yellow"/>
            <w:rPrChange w:id="2744" w:author="Kinder" w:date="2013-07-01T16:38:00Z">
              <w:rPr>
                <w:rFonts w:cs="Arial"/>
                <w:szCs w:val="20"/>
              </w:rPr>
            </w:rPrChange>
          </w:rPr>
          <w:t>marcas</w:t>
        </w:r>
        <w:proofErr w:type="spellEnd"/>
        <w:r w:rsidR="00A26D01" w:rsidRPr="00A26D01">
          <w:rPr>
            <w:rFonts w:cs="Arial"/>
            <w:szCs w:val="20"/>
            <w:highlight w:val="yellow"/>
            <w:rPrChange w:id="2745" w:author="Kinder" w:date="2013-07-01T16:38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="00A26D01" w:rsidRPr="00A26D01">
          <w:rPr>
            <w:rFonts w:cs="Arial"/>
            <w:szCs w:val="20"/>
            <w:highlight w:val="yellow"/>
            <w:rPrChange w:id="2746" w:author="Kinder" w:date="2013-07-01T16:38:00Z">
              <w:rPr>
                <w:rFonts w:cs="Arial"/>
                <w:szCs w:val="20"/>
              </w:rPr>
            </w:rPrChange>
          </w:rPr>
          <w:t>corte</w:t>
        </w:r>
        <w:proofErr w:type="spellEnd"/>
        <w:r w:rsidR="00A26D01" w:rsidRPr="00A26D01">
          <w:rPr>
            <w:rFonts w:cs="Arial"/>
            <w:szCs w:val="20"/>
            <w:highlight w:val="yellow"/>
            <w:rPrChange w:id="2747" w:author="Kinder" w:date="2013-07-01T16:38:00Z">
              <w:rPr>
                <w:rFonts w:cs="Arial"/>
                <w:szCs w:val="20"/>
              </w:rPr>
            </w:rPrChange>
          </w:rPr>
          <w:t xml:space="preserve"> y </w:t>
        </w:r>
        <w:proofErr w:type="spellStart"/>
        <w:r w:rsidR="00A26D01" w:rsidRPr="00A26D01">
          <w:rPr>
            <w:rFonts w:cs="Arial"/>
            <w:szCs w:val="20"/>
            <w:highlight w:val="yellow"/>
            <w:rPrChange w:id="2748" w:author="Kinder" w:date="2013-07-01T16:38:00Z">
              <w:rPr>
                <w:rFonts w:cs="Arial"/>
                <w:szCs w:val="20"/>
              </w:rPr>
            </w:rPrChange>
          </w:rPr>
          <w:t>marcas</w:t>
        </w:r>
        <w:proofErr w:type="spellEnd"/>
        <w:r w:rsidR="00A26D01" w:rsidRPr="00A26D01">
          <w:rPr>
            <w:rFonts w:cs="Arial"/>
            <w:szCs w:val="20"/>
            <w:highlight w:val="yellow"/>
            <w:rPrChange w:id="2749" w:author="Kinder" w:date="2013-07-01T16:38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="00A26D01" w:rsidRPr="00A26D01">
          <w:rPr>
            <w:rFonts w:cs="Arial"/>
            <w:szCs w:val="20"/>
            <w:highlight w:val="yellow"/>
            <w:rPrChange w:id="2750" w:author="Kinder" w:date="2013-07-01T16:38:00Z">
              <w:rPr>
                <w:rFonts w:cs="Arial"/>
                <w:szCs w:val="20"/>
              </w:rPr>
            </w:rPrChange>
          </w:rPr>
          <w:t>sangrado</w:t>
        </w:r>
      </w:ins>
      <w:proofErr w:type="spellEnd"/>
    </w:p>
    <w:p w14:paraId="37874C4C" w14:textId="4DB82063" w:rsidR="00E90506" w:rsidRDefault="00E11010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751" w:author="Kinder" w:date="2013-07-01T16:38:00Z"/>
          <w:rFonts w:cs="Arial"/>
          <w:szCs w:val="20"/>
        </w:rPr>
      </w:pPr>
      <w:r w:rsidRPr="00EA5133">
        <w:rPr>
          <w:rFonts w:cs="Arial"/>
          <w:szCs w:val="20"/>
          <w:rPrChange w:id="2752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5430DA" w:rsidRPr="00EA5133">
        <w:rPr>
          <w:rFonts w:cs="Arial"/>
          <w:szCs w:val="20"/>
          <w:rPrChange w:id="275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</w:t>
      </w:r>
      <w:ins w:id="2754" w:author="Wolfgang J. Toechterle" w:date="2013-06-08T19:12:00Z">
        <w:r w:rsidR="00CD0E39" w:rsidRPr="00EA5133">
          <w:rPr>
            <w:rFonts w:cs="Arial"/>
            <w:szCs w:val="20"/>
            <w:rPrChange w:id="27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</w:ins>
      <w:del w:id="2756" w:author="Wolfgang J. Toechterle" w:date="2013-06-08T19:12:00Z">
        <w:r w:rsidR="005430DA" w:rsidRPr="00EA5133" w:rsidDel="00CD0E39">
          <w:rPr>
            <w:rFonts w:cs="Arial"/>
            <w:szCs w:val="20"/>
            <w:rPrChange w:id="27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s,…</w:delText>
        </w:r>
      </w:del>
      <w:r w:rsidR="005430DA" w:rsidRPr="00EA5133">
        <w:rPr>
          <w:rFonts w:cs="Arial"/>
          <w:szCs w:val="20"/>
          <w:rPrChange w:id="2758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20402530" w14:textId="7D6ECE07" w:rsidR="00A26D01" w:rsidRPr="00A26D01" w:rsidRDefault="00A26D01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759" w:author="Kinder" w:date="2013-07-01T16:39:00Z">
            <w:rPr>
              <w:rFonts w:cs="Arial"/>
              <w:szCs w:val="20"/>
              <w:lang w:val="en-US"/>
            </w:rPr>
          </w:rPrChange>
        </w:rPr>
      </w:pPr>
      <w:ins w:id="2760" w:author="Kinder" w:date="2013-07-01T16:38:00Z">
        <w:r w:rsidRPr="00A26D01">
          <w:rPr>
            <w:rFonts w:cs="Arial"/>
            <w:szCs w:val="20"/>
            <w:highlight w:val="yellow"/>
            <w:rPrChange w:id="2761" w:author="Kinder" w:date="2013-07-01T16:39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A26D01">
          <w:rPr>
            <w:rFonts w:cs="Arial"/>
            <w:szCs w:val="20"/>
            <w:highlight w:val="yellow"/>
            <w:rPrChange w:id="2762" w:author="Kinder" w:date="2013-07-01T16:39:00Z">
              <w:rPr>
                <w:rFonts w:cs="Arial"/>
                <w:szCs w:val="20"/>
              </w:rPr>
            </w:rPrChange>
          </w:rPr>
          <w:t>archivo</w:t>
        </w:r>
        <w:proofErr w:type="spellEnd"/>
        <w:r w:rsidRPr="00A26D01">
          <w:rPr>
            <w:rFonts w:cs="Arial"/>
            <w:szCs w:val="20"/>
            <w:highlight w:val="yellow"/>
            <w:rPrChange w:id="2763" w:author="Kinder" w:date="2013-07-01T16:39:00Z">
              <w:rPr>
                <w:rFonts w:cs="Arial"/>
                <w:szCs w:val="20"/>
              </w:rPr>
            </w:rPrChange>
          </w:rPr>
          <w:t xml:space="preserve"> final </w:t>
        </w:r>
        <w:proofErr w:type="spellStart"/>
        <w:r w:rsidRPr="00A26D01">
          <w:rPr>
            <w:rFonts w:cs="Arial"/>
            <w:szCs w:val="20"/>
            <w:highlight w:val="yellow"/>
            <w:rPrChange w:id="2764" w:author="Kinder" w:date="2013-07-01T16:39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A26D01">
          <w:rPr>
            <w:rFonts w:cs="Arial"/>
            <w:szCs w:val="20"/>
            <w:highlight w:val="yellow"/>
            <w:rPrChange w:id="2765" w:author="Kinder" w:date="2013-07-01T16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cs="Arial"/>
            <w:szCs w:val="20"/>
            <w:highlight w:val="yellow"/>
            <w:rPrChange w:id="2766" w:author="Kinder" w:date="2013-07-01T16:39:00Z">
              <w:rPr>
                <w:rFonts w:cs="Arial"/>
                <w:szCs w:val="20"/>
              </w:rPr>
            </w:rPrChange>
          </w:rPr>
          <w:t>archivar</w:t>
        </w:r>
        <w:proofErr w:type="spellEnd"/>
        <w:r w:rsidRPr="00A26D01">
          <w:rPr>
            <w:rFonts w:cs="Arial"/>
            <w:szCs w:val="20"/>
            <w:highlight w:val="yellow"/>
            <w:rPrChange w:id="2767" w:author="Kinder" w:date="2013-07-01T16:39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A26D01">
          <w:rPr>
            <w:rFonts w:cs="Arial"/>
            <w:szCs w:val="20"/>
            <w:highlight w:val="yellow"/>
            <w:rPrChange w:id="2768" w:author="Kinder" w:date="2013-07-01T16:39:00Z">
              <w:rPr>
                <w:rFonts w:cs="Arial"/>
                <w:szCs w:val="20"/>
              </w:rPr>
            </w:rPrChange>
          </w:rPr>
          <w:t>imprimir</w:t>
        </w:r>
        <w:proofErr w:type="spellEnd"/>
        <w:r w:rsidRPr="00A26D01">
          <w:rPr>
            <w:rFonts w:cs="Arial"/>
            <w:szCs w:val="20"/>
            <w:highlight w:val="yellow"/>
            <w:rPrChange w:id="2769" w:author="Kinder" w:date="2013-07-01T16:39:00Z">
              <w:rPr>
                <w:rFonts w:cs="Arial"/>
                <w:szCs w:val="20"/>
              </w:rPr>
            </w:rPrChange>
          </w:rPr>
          <w:t xml:space="preserve"> (</w:t>
        </w:r>
        <w:proofErr w:type="spellStart"/>
        <w:r w:rsidRPr="00A26D01">
          <w:rPr>
            <w:rFonts w:cs="Arial"/>
            <w:szCs w:val="20"/>
            <w:highlight w:val="yellow"/>
            <w:rPrChange w:id="2770" w:author="Kinder" w:date="2013-07-01T16:39:00Z">
              <w:rPr>
                <w:rFonts w:cs="Arial"/>
                <w:szCs w:val="20"/>
              </w:rPr>
            </w:rPrChange>
          </w:rPr>
          <w:t>incluyendo</w:t>
        </w:r>
        <w:proofErr w:type="spellEnd"/>
        <w:r w:rsidRPr="00A26D01">
          <w:rPr>
            <w:rFonts w:cs="Arial"/>
            <w:szCs w:val="20"/>
            <w:highlight w:val="yellow"/>
            <w:rPrChange w:id="2771" w:author="Kinder" w:date="2013-07-01T16:39:00Z">
              <w:rPr>
                <w:rFonts w:cs="Arial"/>
                <w:szCs w:val="20"/>
              </w:rPr>
            </w:rPrChange>
          </w:rPr>
          <w:t xml:space="preserve"> PDF, </w:t>
        </w:r>
        <w:proofErr w:type="spellStart"/>
        <w:r w:rsidRPr="00A26D01">
          <w:rPr>
            <w:rFonts w:cs="Arial"/>
            <w:szCs w:val="20"/>
            <w:highlight w:val="yellow"/>
            <w:rPrChange w:id="2772" w:author="Kinder" w:date="2013-07-01T16:39:00Z">
              <w:rPr>
                <w:rFonts w:cs="Arial"/>
                <w:szCs w:val="20"/>
              </w:rPr>
            </w:rPrChange>
          </w:rPr>
          <w:t>archivos</w:t>
        </w:r>
        <w:proofErr w:type="spellEnd"/>
        <w:r w:rsidRPr="00A26D01">
          <w:rPr>
            <w:rFonts w:cs="Arial"/>
            <w:szCs w:val="20"/>
            <w:highlight w:val="yellow"/>
            <w:rPrChange w:id="2773" w:author="Kinder" w:date="2013-07-01T16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cs="Arial"/>
            <w:szCs w:val="20"/>
            <w:highlight w:val="yellow"/>
            <w:rPrChange w:id="2774" w:author="Kinder" w:date="2013-07-01T16:39:00Z">
              <w:rPr>
                <w:rFonts w:cs="Arial"/>
                <w:szCs w:val="20"/>
              </w:rPr>
            </w:rPrChange>
          </w:rPr>
          <w:t>nativos</w:t>
        </w:r>
        <w:proofErr w:type="spellEnd"/>
        <w:r w:rsidRPr="00A26D01">
          <w:rPr>
            <w:rFonts w:cs="Arial"/>
            <w:szCs w:val="20"/>
            <w:highlight w:val="yellow"/>
            <w:rPrChange w:id="2775" w:author="Kinder" w:date="2013-07-01T16:39:00Z">
              <w:rPr>
                <w:rFonts w:cs="Arial"/>
                <w:szCs w:val="20"/>
              </w:rPr>
            </w:rPrChange>
          </w:rPr>
          <w:t xml:space="preserve"> y </w:t>
        </w:r>
      </w:ins>
      <w:ins w:id="2776" w:author="Kinder" w:date="2013-07-01T16:39:00Z">
        <w:r w:rsidRPr="00A26D01">
          <w:rPr>
            <w:rFonts w:cs="Arial"/>
            <w:szCs w:val="20"/>
            <w:highlight w:val="yellow"/>
            <w:rPrChange w:id="2777" w:author="Kinder" w:date="2013-07-01T16:39:00Z">
              <w:rPr>
                <w:rFonts w:cs="Arial"/>
                <w:szCs w:val="20"/>
              </w:rPr>
            </w:rPrChange>
          </w:rPr>
          <w:t>Fuentes</w:t>
        </w:r>
      </w:ins>
      <w:ins w:id="2778" w:author="Kinder" w:date="2013-07-01T16:38:00Z">
        <w:r w:rsidRPr="00A26D01">
          <w:rPr>
            <w:rFonts w:cs="Arial"/>
            <w:szCs w:val="20"/>
            <w:highlight w:val="yellow"/>
            <w:rPrChange w:id="2779" w:author="Kinder" w:date="2013-07-01T16:39:00Z">
              <w:rPr>
                <w:rFonts w:cs="Arial"/>
                <w:szCs w:val="20"/>
              </w:rPr>
            </w:rPrChange>
          </w:rPr>
          <w:t>)</w:t>
        </w:r>
      </w:ins>
    </w:p>
    <w:p w14:paraId="6334947B" w14:textId="77777777" w:rsidR="00E90506" w:rsidRPr="00EA5133" w:rsidRDefault="00E90506" w:rsidP="00CE6B36"/>
    <w:p w14:paraId="64BA6583" w14:textId="77777777" w:rsidR="00E11010" w:rsidRPr="00EA5133" w:rsidDel="00107523" w:rsidRDefault="00E11010" w:rsidP="00B45946">
      <w:pPr>
        <w:spacing w:after="200" w:line="276" w:lineRule="auto"/>
        <w:rPr>
          <w:del w:id="2780" w:author="Wolfgang J. Toechterle" w:date="2013-06-22T11:42:00Z"/>
          <w:rFonts w:cs="Arial"/>
          <w:b/>
          <w:bCs/>
          <w:sz w:val="28"/>
          <w:szCs w:val="28"/>
          <w:rPrChange w:id="2781" w:author="Wolfgang J. Toechterle" w:date="2013-06-22T10:32:00Z">
            <w:rPr>
              <w:del w:id="2782" w:author="Wolfgang J. Toechterle" w:date="2013-06-22T11:42:00Z"/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34074DB1" w14:textId="1EE2CD78" w:rsidR="00E90506" w:rsidRPr="00A26D01" w:rsidRDefault="00E90506" w:rsidP="00B45946">
      <w:pPr>
        <w:spacing w:after="200" w:line="276" w:lineRule="auto"/>
        <w:rPr>
          <w:rFonts w:cs="Arial"/>
          <w:b/>
          <w:bCs/>
          <w:sz w:val="28"/>
          <w:szCs w:val="28"/>
          <w:rPrChange w:id="2783" w:author="Kinder" w:date="2013-07-01T16:39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2784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 xml:space="preserve">Task 4: Shopping </w:t>
      </w:r>
      <w:proofErr w:type="gramStart"/>
      <w:r w:rsidRPr="00EA5133">
        <w:rPr>
          <w:rFonts w:cs="Arial"/>
          <w:b/>
          <w:bCs/>
          <w:sz w:val="28"/>
          <w:szCs w:val="28"/>
          <w:rPrChange w:id="2785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Bag</w:t>
      </w:r>
      <w:r w:rsidRPr="00EA5133">
        <w:t xml:space="preserve"> </w:t>
      </w:r>
      <w:ins w:id="2786" w:author="Kinder" w:date="2013-07-01T16:39:00Z">
        <w:r w:rsidR="00A26D01">
          <w:t xml:space="preserve"> </w:t>
        </w:r>
        <w:proofErr w:type="spellStart"/>
        <w:r w:rsidR="00A26D01" w:rsidRPr="00A26D01">
          <w:rPr>
            <w:b/>
            <w:sz w:val="28"/>
            <w:szCs w:val="28"/>
            <w:highlight w:val="yellow"/>
            <w:rPrChange w:id="2787" w:author="Kinder" w:date="2013-07-01T16:39:00Z">
              <w:rPr/>
            </w:rPrChange>
          </w:rPr>
          <w:t>Bolsa</w:t>
        </w:r>
        <w:proofErr w:type="spellEnd"/>
        <w:proofErr w:type="gramEnd"/>
        <w:r w:rsidR="00A26D01" w:rsidRPr="00A26D01">
          <w:rPr>
            <w:b/>
            <w:sz w:val="28"/>
            <w:szCs w:val="28"/>
            <w:highlight w:val="yellow"/>
            <w:rPrChange w:id="2788" w:author="Kinder" w:date="2013-07-01T16:39:00Z">
              <w:rPr/>
            </w:rPrChange>
          </w:rPr>
          <w:t xml:space="preserve"> de </w:t>
        </w:r>
        <w:proofErr w:type="spellStart"/>
        <w:r w:rsidR="00A26D01" w:rsidRPr="00A26D01">
          <w:rPr>
            <w:b/>
            <w:sz w:val="28"/>
            <w:szCs w:val="28"/>
            <w:highlight w:val="yellow"/>
            <w:rPrChange w:id="2789" w:author="Kinder" w:date="2013-07-01T16:39:00Z">
              <w:rPr/>
            </w:rPrChange>
          </w:rPr>
          <w:t>Compras</w:t>
        </w:r>
      </w:ins>
      <w:proofErr w:type="spellEnd"/>
    </w:p>
    <w:p w14:paraId="610D6E12" w14:textId="05663FBB" w:rsidR="00B554E4" w:rsidRDefault="00B554E4" w:rsidP="006D3605">
      <w:pPr>
        <w:rPr>
          <w:ins w:id="2790" w:author="Kinder" w:date="2013-07-01T16:39:00Z"/>
        </w:rPr>
      </w:pPr>
      <w:r w:rsidRPr="00EA5133">
        <w:rPr>
          <w:rFonts w:cs="Arial"/>
          <w:szCs w:val="20"/>
          <w:rPrChange w:id="2791" w:author="Wolfgang J. Toechterle" w:date="2013-06-22T10:32:00Z">
            <w:rPr>
              <w:rFonts w:cs="Arial"/>
              <w:szCs w:val="20"/>
              <w:lang w:val="en-US"/>
            </w:rPr>
          </w:rPrChange>
        </w:rPr>
        <w:t>Create a</w:t>
      </w:r>
      <w:r w:rsidR="00102B53" w:rsidRPr="00EA5133">
        <w:rPr>
          <w:rFonts w:cs="Arial"/>
          <w:szCs w:val="20"/>
          <w:rPrChange w:id="279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279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full </w:t>
      </w:r>
      <w:del w:id="2794" w:author="Wolfgang J. Toechterle" w:date="2013-06-22T11:52:00Z">
        <w:r w:rsidRPr="00EA5133" w:rsidDel="00510F1B">
          <w:rPr>
            <w:rFonts w:cs="Arial"/>
            <w:szCs w:val="20"/>
            <w:rPrChange w:id="279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2796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E36990" w:rsidRPr="00EA5133">
        <w:t xml:space="preserve"> (CMYK)</w:t>
      </w:r>
      <w:r w:rsidRPr="00EA5133">
        <w:rPr>
          <w:rFonts w:cs="Arial"/>
          <w:szCs w:val="20"/>
          <w:rPrChange w:id="279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, two-sided shopping bag </w:t>
      </w:r>
      <w:r w:rsidR="006D3605" w:rsidRPr="00EA5133">
        <w:rPr>
          <w:rFonts w:cs="Arial"/>
          <w:szCs w:val="20"/>
          <w:rPrChange w:id="2798" w:author="Wolfgang J. Toechterle" w:date="2013-06-22T10:32:00Z">
            <w:rPr>
              <w:rFonts w:cs="Arial"/>
              <w:szCs w:val="20"/>
              <w:lang w:val="en-US"/>
            </w:rPr>
          </w:rPrChange>
        </w:rPr>
        <w:t>for t</w:t>
      </w:r>
      <w:r w:rsidRPr="00EA5133">
        <w:rPr>
          <w:rFonts w:cs="Arial"/>
          <w:szCs w:val="20"/>
          <w:rPrChange w:id="279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he museum shop. </w:t>
      </w:r>
      <w:r w:rsidR="006D3605" w:rsidRPr="00EA5133">
        <w:rPr>
          <w:rFonts w:cs="Arial"/>
          <w:szCs w:val="20"/>
          <w:rPrChange w:id="2800" w:author="Wolfgang J. Toechterle" w:date="2013-06-22T10:32:00Z">
            <w:rPr>
              <w:rFonts w:cs="Arial"/>
              <w:szCs w:val="20"/>
              <w:lang w:val="en-US"/>
            </w:rPr>
          </w:rPrChange>
        </w:rPr>
        <w:t>It’s a redesign of an existing bag therefor</w:t>
      </w:r>
      <w:ins w:id="2801" w:author="Kinder" w:date="2013-06-29T12:04:00Z">
        <w:r w:rsidR="00294763">
          <w:rPr>
            <w:rFonts w:cs="Arial"/>
            <w:szCs w:val="20"/>
          </w:rPr>
          <w:t>e</w:t>
        </w:r>
      </w:ins>
      <w:ins w:id="2802" w:author="Kinder" w:date="2013-06-29T12:05:00Z">
        <w:r w:rsidR="00C27E59">
          <w:rPr>
            <w:rFonts w:cs="Arial"/>
            <w:szCs w:val="20"/>
          </w:rPr>
          <w:t>, the size</w:t>
        </w:r>
      </w:ins>
      <w:ins w:id="2803" w:author="Kinder" w:date="2013-06-29T12:06:00Z">
        <w:r w:rsidR="00C27E59">
          <w:rPr>
            <w:rFonts w:cs="Arial"/>
            <w:szCs w:val="20"/>
          </w:rPr>
          <w:t xml:space="preserve"> of the bag</w:t>
        </w:r>
      </w:ins>
      <w:ins w:id="2804" w:author="Kinder" w:date="2013-06-29T12:05:00Z">
        <w:r w:rsidR="00C27E59">
          <w:rPr>
            <w:rFonts w:cs="Arial"/>
            <w:szCs w:val="20"/>
          </w:rPr>
          <w:t xml:space="preserve"> </w:t>
        </w:r>
      </w:ins>
      <w:del w:id="2805" w:author="Kinder" w:date="2013-06-29T12:05:00Z">
        <w:r w:rsidR="006D3605" w:rsidRPr="00EA5133" w:rsidDel="00C27E59">
          <w:rPr>
            <w:rFonts w:cs="Arial"/>
            <w:szCs w:val="20"/>
            <w:rPrChange w:id="28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form </w:delText>
        </w:r>
      </w:del>
      <w:r w:rsidR="006D3605" w:rsidRPr="00EA5133">
        <w:rPr>
          <w:rFonts w:cs="Arial"/>
          <w:szCs w:val="20"/>
          <w:rPrChange w:id="2807" w:author="Wolfgang J. Toechterle" w:date="2013-06-22T10:32:00Z">
            <w:rPr>
              <w:rFonts w:cs="Arial"/>
              <w:szCs w:val="20"/>
              <w:lang w:val="en-US"/>
            </w:rPr>
          </w:rPrChange>
        </w:rPr>
        <w:t>and die cut</w:t>
      </w:r>
      <w:ins w:id="2808" w:author="Kinder" w:date="2013-06-29T12:06:00Z">
        <w:r w:rsidR="00C27E59">
          <w:rPr>
            <w:rFonts w:cs="Arial"/>
            <w:szCs w:val="20"/>
          </w:rPr>
          <w:t>s</w:t>
        </w:r>
      </w:ins>
      <w:r w:rsidR="006D3605" w:rsidRPr="00EA5133">
        <w:rPr>
          <w:rFonts w:cs="Arial"/>
          <w:szCs w:val="20"/>
          <w:rPrChange w:id="280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given. Due to the many international visitors the German and the English </w:t>
      </w:r>
      <w:ins w:id="2810" w:author="Kinder" w:date="2013-06-30T08:58:00Z">
        <w:r w:rsidR="00BB5003" w:rsidRPr="001D2089">
          <w:rPr>
            <w:rFonts w:cs="Arial"/>
            <w:szCs w:val="20"/>
          </w:rPr>
          <w:t>Logo</w:t>
        </w:r>
        <w:r w:rsidR="00BB5003" w:rsidRPr="00EA5133">
          <w:rPr>
            <w:rFonts w:cs="Arial"/>
            <w:szCs w:val="20"/>
          </w:rPr>
          <w:t xml:space="preserve"> </w:t>
        </w:r>
      </w:ins>
      <w:r w:rsidR="006D3605" w:rsidRPr="00EA5133">
        <w:rPr>
          <w:rFonts w:cs="Arial"/>
          <w:szCs w:val="20"/>
          <w:rPrChange w:id="2811" w:author="Wolfgang J. Toechterle" w:date="2013-06-22T10:32:00Z">
            <w:rPr>
              <w:rFonts w:cs="Arial"/>
              <w:szCs w:val="20"/>
              <w:lang w:val="en-US"/>
            </w:rPr>
          </w:rPrChange>
        </w:rPr>
        <w:t>version</w:t>
      </w:r>
      <w:del w:id="2812" w:author="Kinder" w:date="2013-06-30T08:58:00Z">
        <w:r w:rsidR="00341765" w:rsidRPr="00EA5133" w:rsidDel="00BB5003">
          <w:rPr>
            <w:rFonts w:cs="Arial"/>
            <w:szCs w:val="20"/>
            <w:rPrChange w:id="281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Logo</w:delText>
        </w:r>
      </w:del>
      <w:r w:rsidR="00341765" w:rsidRPr="00EA5133">
        <w:rPr>
          <w:rFonts w:cs="Arial"/>
          <w:szCs w:val="20"/>
          <w:rPrChange w:id="281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6D3605" w:rsidRPr="00EA5133">
        <w:rPr>
          <w:rFonts w:cs="Arial"/>
          <w:szCs w:val="20"/>
          <w:rPrChange w:id="2815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be represented on the bag.</w:t>
      </w:r>
      <w:r w:rsidR="00E36990" w:rsidRPr="00EA5133">
        <w:t xml:space="preserve"> </w:t>
      </w:r>
      <w:del w:id="2816" w:author="Kinder" w:date="2013-06-30T08:58:00Z">
        <w:r w:rsidR="00C52EAA" w:rsidRPr="00EA5133" w:rsidDel="00BB5003">
          <w:delText>Also t</w:delText>
        </w:r>
      </w:del>
      <w:ins w:id="2817" w:author="Kinder" w:date="2013-06-30T08:58:00Z">
        <w:r w:rsidR="00BB5003">
          <w:t>T</w:t>
        </w:r>
      </w:ins>
      <w:r w:rsidR="00C52EAA" w:rsidRPr="00EA5133">
        <w:t xml:space="preserve">he </w:t>
      </w:r>
      <w:r w:rsidR="00E36990" w:rsidRPr="00EA5133">
        <w:t xml:space="preserve">customer requires you to use a spot varnish on </w:t>
      </w:r>
      <w:del w:id="2818" w:author="Kinder" w:date="2013-06-30T08:58:00Z">
        <w:r w:rsidR="00E36990" w:rsidRPr="00EA5133" w:rsidDel="00BB5003">
          <w:delText>the</w:delText>
        </w:r>
        <w:r w:rsidR="00C52EAA" w:rsidRPr="00EA5133" w:rsidDel="00BB5003">
          <w:delText xml:space="preserve"> </w:delText>
        </w:r>
      </w:del>
      <w:r w:rsidR="00C52EAA" w:rsidRPr="00EA5133">
        <w:t>both versions of the</w:t>
      </w:r>
      <w:r w:rsidR="00E36990" w:rsidRPr="00EA5133">
        <w:t xml:space="preserve"> </w:t>
      </w:r>
      <w:r w:rsidR="00C52EAA" w:rsidRPr="00EA5133">
        <w:t>Logo</w:t>
      </w:r>
      <w:r w:rsidR="00E36990" w:rsidRPr="00EA5133">
        <w:t>.</w:t>
      </w:r>
    </w:p>
    <w:p w14:paraId="7DF12FDC" w14:textId="77777777" w:rsidR="00A26D01" w:rsidRDefault="00A26D01" w:rsidP="006D3605">
      <w:pPr>
        <w:rPr>
          <w:ins w:id="2819" w:author="Kinder" w:date="2013-07-01T16:39:00Z"/>
        </w:rPr>
      </w:pPr>
    </w:p>
    <w:p w14:paraId="28C5FEC3" w14:textId="3527F914" w:rsidR="00A26D01" w:rsidRPr="00EA5133" w:rsidRDefault="00A26D01" w:rsidP="006D3605">
      <w:pPr>
        <w:rPr>
          <w:rFonts w:cs="Arial"/>
          <w:szCs w:val="20"/>
          <w:rPrChange w:id="282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2821" w:author="Kinder" w:date="2013-07-01T16:40:00Z">
        <w:r w:rsidRPr="00A26D01">
          <w:rPr>
            <w:rFonts w:cs="Arial"/>
            <w:szCs w:val="20"/>
            <w:highlight w:val="yellow"/>
            <w:rPrChange w:id="2822" w:author="Kinder" w:date="2013-07-01T16:45:00Z">
              <w:rPr>
                <w:rFonts w:cs="Arial"/>
                <w:szCs w:val="20"/>
              </w:rPr>
            </w:rPrChange>
          </w:rPr>
          <w:t xml:space="preserve">Cree a full </w:t>
        </w:r>
        <w:proofErr w:type="spellStart"/>
        <w:r w:rsidRPr="00A26D01">
          <w:rPr>
            <w:rFonts w:cs="Arial"/>
            <w:szCs w:val="20"/>
            <w:highlight w:val="yellow"/>
            <w:rPrChange w:id="2823" w:author="Kinder" w:date="2013-07-01T16:45:00Z">
              <w:rPr>
                <w:rFonts w:cs="Arial"/>
                <w:szCs w:val="20"/>
              </w:rPr>
            </w:rPrChange>
          </w:rPr>
          <w:t>color</w:t>
        </w:r>
      </w:ins>
      <w:proofErr w:type="spellEnd"/>
      <w:ins w:id="2824" w:author="Kinder" w:date="2013-07-01T16:41:00Z">
        <w:r w:rsidRPr="00A26D01">
          <w:rPr>
            <w:rFonts w:cs="Arial"/>
            <w:szCs w:val="20"/>
            <w:highlight w:val="yellow"/>
            <w:rPrChange w:id="2825" w:author="Kinder" w:date="2013-07-01T16:45:00Z">
              <w:rPr>
                <w:rFonts w:cs="Arial"/>
                <w:szCs w:val="20"/>
              </w:rPr>
            </w:rPrChange>
          </w:rPr>
          <w:t xml:space="preserve"> (CMYK) 2 </w:t>
        </w:r>
        <w:proofErr w:type="spellStart"/>
        <w:r w:rsidRPr="00A26D01">
          <w:rPr>
            <w:rFonts w:cs="Arial"/>
            <w:szCs w:val="20"/>
            <w:highlight w:val="yellow"/>
            <w:rPrChange w:id="2826" w:author="Kinder" w:date="2013-07-01T16:45:00Z">
              <w:rPr>
                <w:rFonts w:cs="Arial"/>
                <w:szCs w:val="20"/>
              </w:rPr>
            </w:rPrChange>
          </w:rPr>
          <w:t>caras</w:t>
        </w:r>
        <w:proofErr w:type="spellEnd"/>
        <w:r w:rsidRPr="00A26D01">
          <w:rPr>
            <w:rFonts w:cs="Arial"/>
            <w:szCs w:val="20"/>
            <w:highlight w:val="yellow"/>
            <w:rPrChange w:id="2827" w:author="Kinder" w:date="2013-07-01T16:45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A26D01">
          <w:rPr>
            <w:rFonts w:cs="Arial"/>
            <w:szCs w:val="20"/>
            <w:highlight w:val="yellow"/>
            <w:rPrChange w:id="2828" w:author="Kinder" w:date="2013-07-01T16:45:00Z">
              <w:rPr>
                <w:rFonts w:cs="Arial"/>
                <w:szCs w:val="20"/>
              </w:rPr>
            </w:rPrChange>
          </w:rPr>
          <w:t>una</w:t>
        </w:r>
        <w:proofErr w:type="spellEnd"/>
        <w:r w:rsidRPr="00A26D01">
          <w:rPr>
            <w:rFonts w:cs="Arial"/>
            <w:szCs w:val="20"/>
            <w:highlight w:val="yellow"/>
            <w:rPrChange w:id="2829" w:author="Kinder" w:date="2013-07-01T16:4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cs="Arial"/>
            <w:szCs w:val="20"/>
            <w:highlight w:val="yellow"/>
            <w:rPrChange w:id="2830" w:author="Kinder" w:date="2013-07-01T16:45:00Z">
              <w:rPr>
                <w:rFonts w:cs="Arial"/>
                <w:szCs w:val="20"/>
              </w:rPr>
            </w:rPrChange>
          </w:rPr>
          <w:t>bolsa</w:t>
        </w:r>
        <w:proofErr w:type="spellEnd"/>
        <w:r w:rsidRPr="00A26D01">
          <w:rPr>
            <w:rFonts w:cs="Arial"/>
            <w:szCs w:val="20"/>
            <w:highlight w:val="yellow"/>
            <w:rPrChange w:id="2831" w:author="Kinder" w:date="2013-07-01T16:4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cs="Arial"/>
            <w:szCs w:val="20"/>
            <w:highlight w:val="yellow"/>
            <w:rPrChange w:id="2832" w:author="Kinder" w:date="2013-07-01T16:45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A26D01">
          <w:rPr>
            <w:rFonts w:cs="Arial"/>
            <w:szCs w:val="20"/>
            <w:highlight w:val="yellow"/>
            <w:rPrChange w:id="2833" w:author="Kinder" w:date="2013-07-01T16:45:00Z">
              <w:rPr>
                <w:rFonts w:cs="Arial"/>
                <w:szCs w:val="20"/>
              </w:rPr>
            </w:rPrChange>
          </w:rPr>
          <w:t xml:space="preserve"> la </w:t>
        </w:r>
        <w:proofErr w:type="spellStart"/>
        <w:r w:rsidRPr="00A26D01">
          <w:rPr>
            <w:rFonts w:cs="Arial"/>
            <w:szCs w:val="20"/>
            <w:highlight w:val="yellow"/>
            <w:rPrChange w:id="2834" w:author="Kinder" w:date="2013-07-01T16:45:00Z">
              <w:rPr>
                <w:rFonts w:cs="Arial"/>
                <w:szCs w:val="20"/>
              </w:rPr>
            </w:rPrChange>
          </w:rPr>
          <w:t>tienda</w:t>
        </w:r>
        <w:proofErr w:type="spellEnd"/>
        <w:r w:rsidRPr="00A26D01">
          <w:rPr>
            <w:rFonts w:cs="Arial"/>
            <w:szCs w:val="20"/>
            <w:highlight w:val="yellow"/>
            <w:rPrChange w:id="2835" w:author="Kinder" w:date="2013-07-01T16:45:00Z">
              <w:rPr>
                <w:rFonts w:cs="Arial"/>
                <w:szCs w:val="20"/>
              </w:rPr>
            </w:rPrChange>
          </w:rPr>
          <w:t xml:space="preserve"> del </w:t>
        </w:r>
        <w:proofErr w:type="spellStart"/>
        <w:r w:rsidRPr="00A26D01">
          <w:rPr>
            <w:rFonts w:cs="Arial"/>
            <w:szCs w:val="20"/>
            <w:highlight w:val="yellow"/>
            <w:rPrChange w:id="2836" w:author="Kinder" w:date="2013-07-01T16:45:00Z">
              <w:rPr>
                <w:rFonts w:cs="Arial"/>
                <w:szCs w:val="20"/>
              </w:rPr>
            </w:rPrChange>
          </w:rPr>
          <w:t>museo</w:t>
        </w:r>
        <w:proofErr w:type="spellEnd"/>
        <w:r w:rsidRPr="00A26D01">
          <w:rPr>
            <w:rFonts w:cs="Arial"/>
            <w:szCs w:val="20"/>
            <w:highlight w:val="yellow"/>
            <w:rPrChange w:id="2837" w:author="Kinder" w:date="2013-07-01T16:45:00Z">
              <w:rPr>
                <w:rFonts w:cs="Arial"/>
                <w:szCs w:val="20"/>
              </w:rPr>
            </w:rPrChange>
          </w:rPr>
          <w:t xml:space="preserve">. </w:t>
        </w:r>
        <w:proofErr w:type="spellStart"/>
        <w:r w:rsidRPr="00A26D01">
          <w:rPr>
            <w:rFonts w:cs="Arial"/>
            <w:szCs w:val="20"/>
            <w:highlight w:val="yellow"/>
            <w:rPrChange w:id="2838" w:author="Kinder" w:date="2013-07-01T16:45:00Z">
              <w:rPr>
                <w:rFonts w:cs="Arial"/>
                <w:szCs w:val="20"/>
              </w:rPr>
            </w:rPrChange>
          </w:rPr>
          <w:t>Esto</w:t>
        </w:r>
        <w:proofErr w:type="spellEnd"/>
        <w:r w:rsidRPr="00A26D01">
          <w:rPr>
            <w:rFonts w:cs="Arial"/>
            <w:szCs w:val="20"/>
            <w:highlight w:val="yellow"/>
            <w:rPrChange w:id="2839" w:author="Kinder" w:date="2013-07-01T16:4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cs="Arial"/>
            <w:szCs w:val="20"/>
            <w:highlight w:val="yellow"/>
            <w:rPrChange w:id="2840" w:author="Kinder" w:date="2013-07-01T16:45:00Z">
              <w:rPr>
                <w:rFonts w:cs="Arial"/>
                <w:szCs w:val="20"/>
              </w:rPr>
            </w:rPrChange>
          </w:rPr>
          <w:t>es</w:t>
        </w:r>
        <w:proofErr w:type="spellEnd"/>
        <w:r w:rsidRPr="00A26D01">
          <w:rPr>
            <w:rFonts w:cs="Arial"/>
            <w:szCs w:val="20"/>
            <w:highlight w:val="yellow"/>
            <w:rPrChange w:id="2841" w:author="Kinder" w:date="2013-07-01T16:45:00Z">
              <w:rPr>
                <w:rFonts w:cs="Arial"/>
                <w:szCs w:val="20"/>
              </w:rPr>
            </w:rPrChange>
          </w:rPr>
          <w:t xml:space="preserve"> el </w:t>
        </w:r>
        <w:proofErr w:type="spellStart"/>
        <w:r w:rsidRPr="00A26D01">
          <w:rPr>
            <w:rFonts w:cs="Arial"/>
            <w:szCs w:val="20"/>
            <w:highlight w:val="yellow"/>
            <w:rPrChange w:id="2842" w:author="Kinder" w:date="2013-07-01T16:45:00Z">
              <w:rPr>
                <w:rFonts w:cs="Arial"/>
                <w:szCs w:val="20"/>
              </w:rPr>
            </w:rPrChange>
          </w:rPr>
          <w:t>rediseno</w:t>
        </w:r>
        <w:proofErr w:type="spellEnd"/>
        <w:r w:rsidRPr="00A26D01">
          <w:rPr>
            <w:rFonts w:cs="Arial"/>
            <w:szCs w:val="20"/>
            <w:highlight w:val="yellow"/>
            <w:rPrChange w:id="2843" w:author="Kinder" w:date="2013-07-01T16:45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A26D01">
          <w:rPr>
            <w:rFonts w:cs="Arial"/>
            <w:szCs w:val="20"/>
            <w:highlight w:val="yellow"/>
            <w:rPrChange w:id="2844" w:author="Kinder" w:date="2013-07-01T16:45:00Z">
              <w:rPr>
                <w:rFonts w:cs="Arial"/>
                <w:szCs w:val="20"/>
              </w:rPr>
            </w:rPrChange>
          </w:rPr>
          <w:t>una</w:t>
        </w:r>
        <w:proofErr w:type="spellEnd"/>
        <w:r w:rsidRPr="00A26D01">
          <w:rPr>
            <w:rFonts w:cs="Arial"/>
            <w:szCs w:val="20"/>
            <w:highlight w:val="yellow"/>
            <w:rPrChange w:id="2845" w:author="Kinder" w:date="2013-07-01T16:4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cs="Arial"/>
            <w:szCs w:val="20"/>
            <w:highlight w:val="yellow"/>
            <w:rPrChange w:id="2846" w:author="Kinder" w:date="2013-07-01T16:45:00Z">
              <w:rPr>
                <w:rFonts w:cs="Arial"/>
                <w:szCs w:val="20"/>
              </w:rPr>
            </w:rPrChange>
          </w:rPr>
          <w:t>existente</w:t>
        </w:r>
        <w:proofErr w:type="spellEnd"/>
        <w:r w:rsidRPr="00A26D01">
          <w:rPr>
            <w:rFonts w:cs="Arial"/>
            <w:szCs w:val="20"/>
            <w:highlight w:val="yellow"/>
            <w:rPrChange w:id="2847" w:author="Kinder" w:date="2013-07-01T16:45:00Z">
              <w:rPr>
                <w:rFonts w:cs="Arial"/>
                <w:szCs w:val="20"/>
              </w:rPr>
            </w:rPrChange>
          </w:rPr>
          <w:t xml:space="preserve"> el </w:t>
        </w:r>
        <w:proofErr w:type="spellStart"/>
        <w:r w:rsidRPr="00A26D01">
          <w:rPr>
            <w:rFonts w:cs="Arial"/>
            <w:szCs w:val="20"/>
            <w:highlight w:val="yellow"/>
            <w:rPrChange w:id="2848" w:author="Kinder" w:date="2013-07-01T16:45:00Z">
              <w:rPr>
                <w:rFonts w:cs="Arial"/>
                <w:szCs w:val="20"/>
              </w:rPr>
            </w:rPrChange>
          </w:rPr>
          <w:t>tamano</w:t>
        </w:r>
        <w:proofErr w:type="spellEnd"/>
        <w:r w:rsidRPr="00A26D01">
          <w:rPr>
            <w:rFonts w:cs="Arial"/>
            <w:szCs w:val="20"/>
            <w:highlight w:val="yellow"/>
            <w:rPrChange w:id="2849" w:author="Kinder" w:date="2013-07-01T16:45:00Z">
              <w:rPr>
                <w:rFonts w:cs="Arial"/>
                <w:szCs w:val="20"/>
              </w:rPr>
            </w:rPrChange>
          </w:rPr>
          <w:t xml:space="preserve"> de la </w:t>
        </w:r>
        <w:proofErr w:type="spellStart"/>
        <w:r w:rsidRPr="00A26D01">
          <w:rPr>
            <w:rFonts w:cs="Arial"/>
            <w:szCs w:val="20"/>
            <w:highlight w:val="yellow"/>
            <w:rPrChange w:id="2850" w:author="Kinder" w:date="2013-07-01T16:45:00Z">
              <w:rPr>
                <w:rFonts w:cs="Arial"/>
                <w:szCs w:val="20"/>
              </w:rPr>
            </w:rPrChange>
          </w:rPr>
          <w:t>bolsa</w:t>
        </w:r>
        <w:proofErr w:type="spellEnd"/>
        <w:r w:rsidRPr="00A26D01">
          <w:rPr>
            <w:rFonts w:cs="Arial"/>
            <w:szCs w:val="20"/>
            <w:highlight w:val="yellow"/>
            <w:rPrChange w:id="2851" w:author="Kinder" w:date="2013-07-01T16:45:00Z">
              <w:rPr>
                <w:rFonts w:cs="Arial"/>
                <w:szCs w:val="20"/>
              </w:rPr>
            </w:rPrChange>
          </w:rPr>
          <w:t xml:space="preserve"> y el </w:t>
        </w:r>
        <w:proofErr w:type="spellStart"/>
        <w:r w:rsidRPr="00CF71B7">
          <w:rPr>
            <w:rFonts w:cs="Arial"/>
            <w:szCs w:val="20"/>
            <w:highlight w:val="yellow"/>
            <w:rPrChange w:id="2852" w:author="Kinder" w:date="2013-07-01T17:00:00Z">
              <w:rPr>
                <w:rFonts w:cs="Arial"/>
                <w:szCs w:val="20"/>
              </w:rPr>
            </w:rPrChange>
          </w:rPr>
          <w:t>troquel</w:t>
        </w:r>
        <w:proofErr w:type="spellEnd"/>
        <w:r w:rsidRPr="00CF71B7">
          <w:rPr>
            <w:rFonts w:cs="Arial"/>
            <w:szCs w:val="20"/>
            <w:highlight w:val="yellow"/>
            <w:rPrChange w:id="2853" w:author="Kinder" w:date="2013-07-01T17:00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2854" w:author="Kinder" w:date="2013-07-01T16:59:00Z">
        <w:r w:rsidR="00CF71B7" w:rsidRPr="00CF71B7">
          <w:rPr>
            <w:rFonts w:cs="Arial"/>
            <w:szCs w:val="20"/>
            <w:highlight w:val="yellow"/>
            <w:rPrChange w:id="2855" w:author="Kinder" w:date="2013-07-01T17:00:00Z">
              <w:rPr>
                <w:rFonts w:cs="Arial"/>
                <w:szCs w:val="20"/>
              </w:rPr>
            </w:rPrChange>
          </w:rPr>
          <w:t>ya</w:t>
        </w:r>
        <w:proofErr w:type="spellEnd"/>
        <w:r w:rsidR="00CF71B7" w:rsidRPr="00CF71B7">
          <w:rPr>
            <w:rFonts w:cs="Arial"/>
            <w:szCs w:val="20"/>
            <w:highlight w:val="yellow"/>
            <w:rPrChange w:id="2856" w:author="Kinder" w:date="2013-07-01T17:0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57" w:author="Kinder" w:date="2013-07-01T17:00:00Z">
              <w:rPr>
                <w:rFonts w:cs="Arial"/>
                <w:szCs w:val="20"/>
              </w:rPr>
            </w:rPrChange>
          </w:rPr>
          <w:t>esta</w:t>
        </w:r>
        <w:proofErr w:type="spellEnd"/>
        <w:r w:rsidR="00CF71B7" w:rsidRPr="00CF71B7">
          <w:rPr>
            <w:rFonts w:cs="Arial"/>
            <w:szCs w:val="20"/>
            <w:highlight w:val="yellow"/>
            <w:rPrChange w:id="2858" w:author="Kinder" w:date="2013-07-01T17:0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59" w:author="Kinder" w:date="2013-07-01T17:00:00Z">
              <w:rPr>
                <w:rFonts w:cs="Arial"/>
                <w:szCs w:val="20"/>
              </w:rPr>
            </w:rPrChange>
          </w:rPr>
          <w:t>listo</w:t>
        </w:r>
      </w:ins>
      <w:proofErr w:type="spellEnd"/>
      <w:ins w:id="2860" w:author="Kinder" w:date="2013-07-01T17:00:00Z">
        <w:r w:rsidR="00CF71B7">
          <w:rPr>
            <w:rFonts w:cs="Arial"/>
            <w:szCs w:val="20"/>
          </w:rPr>
          <w:t xml:space="preserve">, </w:t>
        </w:r>
        <w:proofErr w:type="spellStart"/>
        <w:proofErr w:type="gramStart"/>
        <w:r w:rsidR="00CF71B7" w:rsidRPr="00CF71B7">
          <w:rPr>
            <w:rFonts w:cs="Arial"/>
            <w:szCs w:val="20"/>
            <w:highlight w:val="yellow"/>
            <w:rPrChange w:id="2861" w:author="Kinder" w:date="2013-07-01T17:00:00Z">
              <w:rPr>
                <w:rFonts w:cs="Arial"/>
                <w:szCs w:val="20"/>
              </w:rPr>
            </w:rPrChange>
          </w:rPr>
          <w:t>como</w:t>
        </w:r>
        <w:proofErr w:type="spellEnd"/>
        <w:proofErr w:type="gramEnd"/>
        <w:r w:rsidR="00CF71B7" w:rsidRPr="00CF71B7">
          <w:rPr>
            <w:rFonts w:cs="Arial"/>
            <w:szCs w:val="20"/>
            <w:highlight w:val="yellow"/>
            <w:rPrChange w:id="2862" w:author="Kinder" w:date="2013-07-01T17:00:00Z">
              <w:rPr>
                <w:rFonts w:cs="Arial"/>
                <w:szCs w:val="20"/>
              </w:rPr>
            </w:rPrChange>
          </w:rPr>
          <w:t xml:space="preserve"> hay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63" w:author="Kinder" w:date="2013-07-01T17:00:00Z">
              <w:rPr>
                <w:rFonts w:cs="Arial"/>
                <w:szCs w:val="20"/>
              </w:rPr>
            </w:rPrChange>
          </w:rPr>
          <w:t>muchos</w:t>
        </w:r>
        <w:proofErr w:type="spellEnd"/>
        <w:r w:rsidR="00CF71B7" w:rsidRPr="00CF71B7">
          <w:rPr>
            <w:rFonts w:cs="Arial"/>
            <w:szCs w:val="20"/>
            <w:highlight w:val="yellow"/>
            <w:rPrChange w:id="2864" w:author="Kinder" w:date="2013-07-01T17:00:00Z">
              <w:rPr>
                <w:rFonts w:cs="Arial"/>
                <w:szCs w:val="20"/>
              </w:rPr>
            </w:rPrChange>
          </w:rPr>
          <w:t xml:space="preserve"> visitants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65" w:author="Kinder" w:date="2013-07-01T17:00:00Z">
              <w:rPr>
                <w:rFonts w:cs="Arial"/>
                <w:szCs w:val="20"/>
              </w:rPr>
            </w:rPrChange>
          </w:rPr>
          <w:t>extranjeros</w:t>
        </w:r>
        <w:proofErr w:type="spellEnd"/>
        <w:r w:rsidR="00CF71B7" w:rsidRPr="00CF71B7">
          <w:rPr>
            <w:rFonts w:cs="Arial"/>
            <w:szCs w:val="20"/>
            <w:highlight w:val="yellow"/>
            <w:rPrChange w:id="2866" w:author="Kinder" w:date="2013-07-01T17:0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67" w:author="Kinder" w:date="2013-07-01T17:00:00Z">
              <w:rPr>
                <w:rFonts w:cs="Arial"/>
                <w:szCs w:val="20"/>
              </w:rPr>
            </w:rPrChange>
          </w:rPr>
          <w:t>es</w:t>
        </w:r>
        <w:proofErr w:type="spellEnd"/>
        <w:r w:rsidR="00CF71B7" w:rsidRPr="00CF71B7">
          <w:rPr>
            <w:rFonts w:cs="Arial"/>
            <w:szCs w:val="20"/>
            <w:highlight w:val="yellow"/>
            <w:rPrChange w:id="2868" w:author="Kinder" w:date="2013-07-01T17:0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69" w:author="Kinder" w:date="2013-07-01T17:00:00Z">
              <w:rPr>
                <w:rFonts w:cs="Arial"/>
                <w:szCs w:val="20"/>
              </w:rPr>
            </w:rPrChange>
          </w:rPr>
          <w:t>necesario</w:t>
        </w:r>
        <w:proofErr w:type="spellEnd"/>
        <w:r w:rsidR="00CF71B7" w:rsidRPr="00CF71B7">
          <w:rPr>
            <w:rFonts w:cs="Arial"/>
            <w:szCs w:val="20"/>
            <w:highlight w:val="yellow"/>
            <w:rPrChange w:id="2870" w:author="Kinder" w:date="2013-07-01T17:0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71" w:author="Kinder" w:date="2013-07-01T17:00:00Z">
              <w:rPr>
                <w:rFonts w:cs="Arial"/>
                <w:szCs w:val="20"/>
              </w:rPr>
            </w:rPrChange>
          </w:rPr>
          <w:t>colocar</w:t>
        </w:r>
        <w:proofErr w:type="spellEnd"/>
        <w:r w:rsidR="00CF71B7" w:rsidRPr="00CF71B7">
          <w:rPr>
            <w:rFonts w:cs="Arial"/>
            <w:szCs w:val="20"/>
            <w:highlight w:val="yellow"/>
            <w:rPrChange w:id="2872" w:author="Kinder" w:date="2013-07-01T17:00:00Z">
              <w:rPr>
                <w:rFonts w:cs="Arial"/>
                <w:szCs w:val="20"/>
              </w:rPr>
            </w:rPrChange>
          </w:rPr>
          <w:t xml:space="preserve"> el logo en la version ingles y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73" w:author="Kinder" w:date="2013-07-01T17:00:00Z">
              <w:rPr>
                <w:rFonts w:cs="Arial"/>
                <w:szCs w:val="20"/>
              </w:rPr>
            </w:rPrChange>
          </w:rPr>
          <w:t>aleman</w:t>
        </w:r>
      </w:ins>
      <w:proofErr w:type="spellEnd"/>
      <w:ins w:id="2874" w:author="Kinder" w:date="2013-07-01T17:01:00Z">
        <w:r w:rsidR="00CF71B7">
          <w:rPr>
            <w:rFonts w:cs="Arial"/>
            <w:szCs w:val="20"/>
          </w:rPr>
          <w:t xml:space="preserve">. </w:t>
        </w:r>
        <w:proofErr w:type="gramStart"/>
        <w:r w:rsidR="00CF71B7" w:rsidRPr="00CF71B7">
          <w:rPr>
            <w:rFonts w:cs="Arial"/>
            <w:szCs w:val="20"/>
            <w:highlight w:val="yellow"/>
            <w:rPrChange w:id="2875" w:author="Kinder" w:date="2013-07-01T17:02:00Z">
              <w:rPr>
                <w:rFonts w:cs="Arial"/>
                <w:szCs w:val="20"/>
              </w:rPr>
            </w:rPrChange>
          </w:rPr>
          <w:t xml:space="preserve">El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76" w:author="Kinder" w:date="2013-07-01T17:02:00Z">
              <w:rPr>
                <w:rFonts w:cs="Arial"/>
                <w:szCs w:val="20"/>
              </w:rPr>
            </w:rPrChange>
          </w:rPr>
          <w:t>cliente</w:t>
        </w:r>
        <w:proofErr w:type="spellEnd"/>
        <w:r w:rsidR="00CF71B7" w:rsidRPr="00CF71B7">
          <w:rPr>
            <w:rFonts w:cs="Arial"/>
            <w:szCs w:val="20"/>
            <w:highlight w:val="yellow"/>
            <w:rPrChange w:id="2877" w:author="Kinder" w:date="2013-07-01T17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78" w:author="Kinder" w:date="2013-07-01T17:02:00Z">
              <w:rPr>
                <w:rFonts w:cs="Arial"/>
                <w:szCs w:val="20"/>
              </w:rPr>
            </w:rPrChange>
          </w:rPr>
          <w:t>quiere</w:t>
        </w:r>
        <w:proofErr w:type="spellEnd"/>
        <w:r w:rsidR="00CF71B7" w:rsidRPr="00CF71B7">
          <w:rPr>
            <w:rFonts w:cs="Arial"/>
            <w:szCs w:val="20"/>
            <w:highlight w:val="yellow"/>
            <w:rPrChange w:id="2879" w:author="Kinder" w:date="2013-07-01T17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80" w:author="Kinder" w:date="2013-07-01T17:02:00Z">
              <w:rPr>
                <w:rFonts w:cs="Arial"/>
                <w:szCs w:val="20"/>
              </w:rPr>
            </w:rPrChange>
          </w:rPr>
          <w:t>que</w:t>
        </w:r>
        <w:proofErr w:type="spellEnd"/>
        <w:r w:rsidR="00CF71B7" w:rsidRPr="00CF71B7">
          <w:rPr>
            <w:rFonts w:cs="Arial"/>
            <w:szCs w:val="20"/>
            <w:highlight w:val="yellow"/>
            <w:rPrChange w:id="2881" w:author="Kinder" w:date="2013-07-01T17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82" w:author="Kinder" w:date="2013-07-01T17:02:00Z">
              <w:rPr>
                <w:rFonts w:cs="Arial"/>
                <w:szCs w:val="20"/>
              </w:rPr>
            </w:rPrChange>
          </w:rPr>
          <w:t>tu</w:t>
        </w:r>
        <w:proofErr w:type="spellEnd"/>
        <w:r w:rsidR="00CF71B7" w:rsidRPr="00CF71B7">
          <w:rPr>
            <w:rFonts w:cs="Arial"/>
            <w:szCs w:val="20"/>
            <w:highlight w:val="yellow"/>
            <w:rPrChange w:id="2883" w:author="Kinder" w:date="2013-07-01T17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84" w:author="Kinder" w:date="2013-07-01T17:02:00Z">
              <w:rPr>
                <w:rFonts w:cs="Arial"/>
                <w:szCs w:val="20"/>
              </w:rPr>
            </w:rPrChange>
          </w:rPr>
          <w:t>coloques</w:t>
        </w:r>
        <w:proofErr w:type="spellEnd"/>
        <w:r w:rsidR="00CF71B7" w:rsidRPr="00CF71B7">
          <w:rPr>
            <w:rFonts w:cs="Arial"/>
            <w:szCs w:val="20"/>
            <w:highlight w:val="yellow"/>
            <w:rPrChange w:id="2885" w:author="Kinder" w:date="2013-07-01T17:02:00Z">
              <w:rPr>
                <w:rFonts w:cs="Arial"/>
                <w:szCs w:val="20"/>
              </w:rPr>
            </w:rPrChange>
          </w:rPr>
          <w:t xml:space="preserve"> </w:t>
        </w:r>
      </w:ins>
      <w:ins w:id="2886" w:author="Kinder" w:date="2013-07-01T17:02:00Z">
        <w:r w:rsidR="00CF71B7" w:rsidRPr="00CF71B7">
          <w:rPr>
            <w:rFonts w:cs="Arial"/>
            <w:szCs w:val="20"/>
            <w:highlight w:val="yellow"/>
            <w:rPrChange w:id="2887" w:author="Kinder" w:date="2013-07-01T17:02:00Z">
              <w:rPr>
                <w:rFonts w:cs="Arial"/>
                <w:szCs w:val="20"/>
              </w:rPr>
            </w:rPrChange>
          </w:rPr>
          <w:t>el</w:t>
        </w:r>
      </w:ins>
      <w:ins w:id="2888" w:author="Kinder" w:date="2013-07-01T17:01:00Z">
        <w:r w:rsidR="00CF71B7" w:rsidRPr="00CF71B7">
          <w:rPr>
            <w:rFonts w:cs="Arial"/>
            <w:szCs w:val="20"/>
            <w:highlight w:val="yellow"/>
            <w:rPrChange w:id="2889" w:author="Kinder" w:date="2013-07-01T17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CF71B7" w:rsidRPr="00CF71B7">
          <w:rPr>
            <w:rFonts w:cs="Arial"/>
            <w:szCs w:val="20"/>
            <w:highlight w:val="yellow"/>
            <w:rPrChange w:id="2890" w:author="Kinder" w:date="2013-07-01T17:02:00Z">
              <w:rPr>
                <w:rFonts w:cs="Arial"/>
                <w:szCs w:val="20"/>
              </w:rPr>
            </w:rPrChange>
          </w:rPr>
          <w:t>barniz</w:t>
        </w:r>
        <w:proofErr w:type="spellEnd"/>
        <w:r w:rsidR="00CF71B7" w:rsidRPr="00CF71B7">
          <w:rPr>
            <w:rFonts w:cs="Arial"/>
            <w:szCs w:val="20"/>
            <w:highlight w:val="yellow"/>
            <w:rPrChange w:id="2891" w:author="Kinder" w:date="2013-07-01T17:02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2892" w:author="Kinder" w:date="2013-07-01T17:02:00Z">
        <w:r w:rsidR="00CF71B7" w:rsidRPr="00CF71B7">
          <w:rPr>
            <w:rFonts w:cs="Arial"/>
            <w:szCs w:val="20"/>
            <w:highlight w:val="yellow"/>
            <w:rPrChange w:id="2893" w:author="Kinder" w:date="2013-07-01T17:02:00Z">
              <w:rPr>
                <w:rFonts w:cs="Arial"/>
                <w:szCs w:val="20"/>
              </w:rPr>
            </w:rPrChange>
          </w:rPr>
          <w:t>encima</w:t>
        </w:r>
        <w:proofErr w:type="spellEnd"/>
        <w:r w:rsidR="00CF71B7" w:rsidRPr="00CF71B7">
          <w:rPr>
            <w:rFonts w:cs="Arial"/>
            <w:szCs w:val="20"/>
            <w:highlight w:val="yellow"/>
            <w:rPrChange w:id="2894" w:author="Kinder" w:date="2013-07-01T17:02:00Z">
              <w:rPr>
                <w:rFonts w:cs="Arial"/>
                <w:szCs w:val="20"/>
              </w:rPr>
            </w:rPrChange>
          </w:rPr>
          <w:t xml:space="preserve"> de los dos logos.</w:t>
        </w:r>
      </w:ins>
      <w:proofErr w:type="gramEnd"/>
    </w:p>
    <w:p w14:paraId="2FC2F4D2" w14:textId="77777777" w:rsidR="00B45946" w:rsidRPr="00EA5133" w:rsidRDefault="00B45946" w:rsidP="00B45946">
      <w:pPr>
        <w:rPr>
          <w:rPrChange w:id="2895" w:author="Wolfgang J. Toechterle" w:date="2013-06-22T10:32:00Z">
            <w:rPr>
              <w:lang w:val="en-US"/>
            </w:rPr>
          </w:rPrChange>
        </w:rPr>
      </w:pPr>
    </w:p>
    <w:p w14:paraId="0795ECC9" w14:textId="4D6B1458" w:rsidR="00B45946" w:rsidRPr="00EA5133" w:rsidRDefault="00B45946" w:rsidP="00B45946">
      <w:pPr>
        <w:rPr>
          <w:b/>
          <w:szCs w:val="20"/>
          <w:rPrChange w:id="2896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2897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  <w:proofErr w:type="spellStart"/>
      <w:ins w:id="2898" w:author="Kinder" w:date="2013-07-01T16:42:00Z">
        <w:r w:rsidR="00A26D01" w:rsidRPr="00A26D01">
          <w:rPr>
            <w:b/>
            <w:szCs w:val="20"/>
            <w:highlight w:val="yellow"/>
            <w:rPrChange w:id="2899" w:author="Kinder" w:date="2013-07-01T16:43:00Z">
              <w:rPr>
                <w:b/>
                <w:szCs w:val="20"/>
              </w:rPr>
            </w:rPrChange>
          </w:rPr>
          <w:t>Elementos</w:t>
        </w:r>
        <w:proofErr w:type="spellEnd"/>
        <w:r w:rsidR="00A26D01" w:rsidRPr="00A26D01">
          <w:rPr>
            <w:b/>
            <w:szCs w:val="20"/>
            <w:highlight w:val="yellow"/>
            <w:rPrChange w:id="2900" w:author="Kinder" w:date="2013-07-01T16:43:00Z">
              <w:rPr>
                <w:b/>
                <w:szCs w:val="20"/>
              </w:rPr>
            </w:rPrChange>
          </w:rPr>
          <w:t xml:space="preserve"> </w:t>
        </w:r>
        <w:proofErr w:type="spellStart"/>
        <w:r w:rsidR="00A26D01" w:rsidRPr="00A26D01">
          <w:rPr>
            <w:b/>
            <w:szCs w:val="20"/>
            <w:highlight w:val="yellow"/>
            <w:rPrChange w:id="2901" w:author="Kinder" w:date="2013-07-01T16:43:00Z">
              <w:rPr>
                <w:b/>
                <w:szCs w:val="20"/>
              </w:rPr>
            </w:rPrChange>
          </w:rPr>
          <w:t>Requeridos</w:t>
        </w:r>
      </w:ins>
      <w:proofErr w:type="spellEnd"/>
    </w:p>
    <w:p w14:paraId="1DA99730" w14:textId="77777777" w:rsidR="00B45946" w:rsidRPr="00EA5133" w:rsidRDefault="00B45946" w:rsidP="00B45946">
      <w:pPr>
        <w:rPr>
          <w:rPrChange w:id="2902" w:author="Wolfgang J. Toechterle" w:date="2013-06-22T10:32:00Z">
            <w:rPr>
              <w:lang w:val="en-US"/>
            </w:rPr>
          </w:rPrChange>
        </w:rPr>
      </w:pPr>
    </w:p>
    <w:p w14:paraId="0E19E0CF" w14:textId="1FF850CF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2903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904" w:author="Wolfgang J. Toechterle" w:date="2013-06-22T10:32:00Z">
            <w:rPr>
              <w:lang w:val="en-US"/>
            </w:rPr>
          </w:rPrChange>
        </w:rPr>
        <w:t xml:space="preserve">Given text: </w:t>
      </w:r>
      <w:proofErr w:type="spellStart"/>
      <w:ins w:id="2905" w:author="Kinder" w:date="2013-07-01T16:43:00Z">
        <w:r w:rsidR="00A26D01" w:rsidRPr="00A26D01">
          <w:rPr>
            <w:highlight w:val="yellow"/>
            <w:rPrChange w:id="2906" w:author="Kinder" w:date="2013-07-01T16:43:00Z">
              <w:rPr/>
            </w:rPrChange>
          </w:rPr>
          <w:t>Texto</w:t>
        </w:r>
        <w:proofErr w:type="spellEnd"/>
        <w:r w:rsidR="00A26D01" w:rsidRPr="00A26D01">
          <w:rPr>
            <w:highlight w:val="yellow"/>
            <w:rPrChange w:id="2907" w:author="Kinder" w:date="2013-07-01T16:43:00Z">
              <w:rPr/>
            </w:rPrChange>
          </w:rPr>
          <w:t xml:space="preserve"> </w:t>
        </w:r>
        <w:proofErr w:type="spellStart"/>
        <w:r w:rsidR="00A26D01" w:rsidRPr="00A26D01">
          <w:rPr>
            <w:highlight w:val="yellow"/>
            <w:rPrChange w:id="2908" w:author="Kinder" w:date="2013-07-01T16:43:00Z">
              <w:rPr/>
            </w:rPrChange>
          </w:rPr>
          <w:t>Proporcionado</w:t>
        </w:r>
      </w:ins>
      <w:proofErr w:type="spellEnd"/>
    </w:p>
    <w:p w14:paraId="08585430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290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291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Between technology and art</w:t>
      </w:r>
    </w:p>
    <w:p w14:paraId="34FCF816" w14:textId="67C6422D" w:rsidR="00A41992" w:rsidRPr="00EA5133" w:rsidRDefault="00A41992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91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291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085BC183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2913" w:author="Wolfgang J. Toechterle" w:date="2013-06-22T10:32:00Z">
            <w:rPr>
              <w:lang w:val="en-US"/>
            </w:rPr>
          </w:rPrChange>
        </w:rPr>
      </w:pPr>
    </w:p>
    <w:p w14:paraId="111BAF05" w14:textId="3D42F6EA" w:rsidR="00B45946" w:rsidRPr="00EA5133" w:rsidRDefault="00B45946" w:rsidP="00B45946">
      <w:pPr>
        <w:rPr>
          <w:rPrChange w:id="2914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915" w:author="Wolfgang J. Toechterle" w:date="2013-06-22T10:32:00Z">
            <w:rPr>
              <w:lang w:val="en-US"/>
            </w:rPr>
          </w:rPrChange>
        </w:rPr>
        <w:t>Logo</w:t>
      </w:r>
      <w:del w:id="2916" w:author="Kinder" w:date="2013-06-29T12:07:00Z">
        <w:r w:rsidR="00E4223D" w:rsidRPr="00EA5133" w:rsidDel="00C27E59">
          <w:rPr>
            <w:rPrChange w:id="2917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ins w:id="2918" w:author="Kinder" w:date="2013-06-29T12:07:00Z">
        <w:r w:rsidR="00C27E59">
          <w:t xml:space="preserve">: Both </w:t>
        </w:r>
      </w:ins>
      <w:del w:id="2919" w:author="Kinder" w:date="2013-06-29T12:07:00Z">
        <w:r w:rsidR="00E4223D" w:rsidRPr="00EA5133" w:rsidDel="00C27E59">
          <w:rPr>
            <w:rPrChange w:id="2920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2921" w:author="Wolfgang J. Toechterle" w:date="2013-06-22T10:32:00Z">
            <w:rPr>
              <w:lang w:val="en-US"/>
            </w:rPr>
          </w:rPrChange>
        </w:rPr>
        <w:t>English</w:t>
      </w:r>
      <w:ins w:id="2922" w:author="Kinder" w:date="2013-06-29T12:07:00Z">
        <w:r w:rsidR="00C27E59">
          <w:rPr>
            <w:b/>
          </w:rPr>
          <w:t xml:space="preserve"> and</w:t>
        </w:r>
      </w:ins>
      <w:del w:id="2923" w:author="Kinder" w:date="2013-06-29T12:07:00Z">
        <w:r w:rsidR="00E4223D" w:rsidRPr="00EA5133" w:rsidDel="00C27E59">
          <w:rPr>
            <w:rPrChange w:id="2924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E4223D" w:rsidRPr="00EA5133" w:rsidDel="00C27E59">
          <w:rPr>
            <w:b/>
            <w:rPrChange w:id="2925" w:author="Wolfgang J. Toechterle" w:date="2013-06-22T10:32:00Z">
              <w:rPr>
                <w:b/>
                <w:lang w:val="en-US"/>
              </w:rPr>
            </w:rPrChange>
          </w:rPr>
          <w:delText>AND</w:delText>
        </w:r>
      </w:del>
      <w:r w:rsidR="00E4223D" w:rsidRPr="00EA5133">
        <w:rPr>
          <w:rPrChange w:id="2926" w:author="Wolfgang J. Toechterle" w:date="2013-06-22T10:32:00Z">
            <w:rPr>
              <w:lang w:val="en-US"/>
            </w:rPr>
          </w:rPrChange>
        </w:rPr>
        <w:t xml:space="preserve"> </w:t>
      </w:r>
      <w:del w:id="2927" w:author="Kinder" w:date="2013-06-29T12:07:00Z">
        <w:r w:rsidR="00E4223D" w:rsidRPr="00EA5133" w:rsidDel="00C27E59">
          <w:rPr>
            <w:rPrChange w:id="2928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2929" w:author="Wolfgang J. Toechterle" w:date="2013-06-22T10:32:00Z">
            <w:rPr>
              <w:lang w:val="en-US"/>
            </w:rPr>
          </w:rPrChange>
        </w:rPr>
        <w:t>German Version</w:t>
      </w:r>
      <w:r w:rsidR="00C52EAA" w:rsidRPr="00EA5133">
        <w:rPr>
          <w:rPrChange w:id="2930" w:author="Wolfgang J. Toechterle" w:date="2013-06-22T10:32:00Z">
            <w:rPr>
              <w:lang w:val="en-US"/>
            </w:rPr>
          </w:rPrChange>
        </w:rPr>
        <w:t xml:space="preserve"> </w:t>
      </w:r>
      <w:ins w:id="2931" w:author="Kinder" w:date="2013-06-29T12:07:00Z">
        <w:r w:rsidR="00C27E59">
          <w:t>with</w:t>
        </w:r>
      </w:ins>
      <w:del w:id="2932" w:author="Kinder" w:date="2013-06-29T12:07:00Z">
        <w:r w:rsidR="00F40D39" w:rsidRPr="00EA5133" w:rsidDel="00C27E59">
          <w:rPr>
            <w:rPrChange w:id="2933" w:author="Wolfgang J. Toechterle" w:date="2013-06-22T10:32:00Z">
              <w:rPr>
                <w:lang w:val="en-US"/>
              </w:rPr>
            </w:rPrChange>
          </w:rPr>
          <w:delText>+</w:delText>
        </w:r>
      </w:del>
      <w:r w:rsidR="00F40D39" w:rsidRPr="00EA5133">
        <w:rPr>
          <w:rPrChange w:id="2934" w:author="Wolfgang J. Toechterle" w:date="2013-06-22T10:32:00Z">
            <w:rPr>
              <w:lang w:val="en-US"/>
            </w:rPr>
          </w:rPrChange>
        </w:rPr>
        <w:t xml:space="preserve"> spot Varnish</w:t>
      </w:r>
    </w:p>
    <w:p w14:paraId="09F0D324" w14:textId="3DD87EC3" w:rsidR="00F40D39" w:rsidRPr="00EA5133" w:rsidRDefault="00F40D39" w:rsidP="00F40D39">
      <w:del w:id="2935" w:author="Kinder" w:date="2013-06-29T12:09:00Z">
        <w:r w:rsidRPr="00EA5133" w:rsidDel="00C27E59">
          <w:delText>Varnish</w:delText>
        </w:r>
      </w:del>
      <w:del w:id="2936" w:author="Kinder" w:date="2013-06-29T12:11:00Z">
        <w:r w:rsidRPr="00EA5133" w:rsidDel="00C27E59">
          <w:delText>:</w:delText>
        </w:r>
      </w:del>
      <w:ins w:id="2937" w:author="Kinder" w:date="2013-06-29T12:11:00Z">
        <w:r w:rsidR="00C27E59">
          <w:t xml:space="preserve">The indication of the varnish </w:t>
        </w:r>
      </w:ins>
      <w:del w:id="2938" w:author="Kinder" w:date="2013-06-29T12:11:00Z">
        <w:r w:rsidRPr="00EA5133" w:rsidDel="00C27E59">
          <w:delText xml:space="preserve"> </w:delText>
        </w:r>
      </w:del>
      <w:ins w:id="2939" w:author="Kinder" w:date="2013-06-29T12:11:00Z">
        <w:r w:rsidR="00C27E59">
          <w:t>m</w:t>
        </w:r>
      </w:ins>
      <w:del w:id="2940" w:author="Kinder" w:date="2013-06-29T12:11:00Z">
        <w:r w:rsidRPr="00EA5133" w:rsidDel="00C27E59">
          <w:delText>M</w:delText>
        </w:r>
      </w:del>
      <w:r w:rsidRPr="00EA5133">
        <w:t xml:space="preserve">ust be named </w:t>
      </w:r>
      <w:ins w:id="2941" w:author="Kinder" w:date="2013-06-29T12:09:00Z">
        <w:r w:rsidR="00C27E59">
          <w:t xml:space="preserve">as </w:t>
        </w:r>
      </w:ins>
      <w:r w:rsidRPr="00EA5133">
        <w:t>“Varnish”,</w:t>
      </w:r>
      <w:del w:id="2942" w:author="Kinder" w:date="2013-06-29T12:11:00Z">
        <w:r w:rsidRPr="00EA5133" w:rsidDel="00C27E59">
          <w:delText xml:space="preserve"> must be created</w:delText>
        </w:r>
      </w:del>
      <w:r w:rsidRPr="00EA5133">
        <w:t xml:space="preserve"> as a spot colour and it must be 100% black</w:t>
      </w:r>
    </w:p>
    <w:p w14:paraId="74841399" w14:textId="77777777" w:rsidR="00F40D39" w:rsidRPr="00EA5133" w:rsidRDefault="00F40D39" w:rsidP="00B45946">
      <w:pPr>
        <w:rPr>
          <w:rPrChange w:id="2943" w:author="Wolfgang J. Toechterle" w:date="2013-06-22T10:32:00Z">
            <w:rPr>
              <w:lang w:val="en-US"/>
            </w:rPr>
          </w:rPrChange>
        </w:rPr>
      </w:pPr>
    </w:p>
    <w:p w14:paraId="471A8C15" w14:textId="1F09B95A" w:rsidR="00C52EAA" w:rsidRDefault="00B45946" w:rsidP="00B45946">
      <w:pPr>
        <w:rPr>
          <w:ins w:id="2944" w:author="Kinder" w:date="2013-07-01T16:45:00Z"/>
        </w:rPr>
      </w:pPr>
      <w:r w:rsidRPr="00EA5133">
        <w:rPr>
          <w:rPrChange w:id="2945" w:author="Wolfgang J. Toechterle" w:date="2013-06-22T10:32:00Z">
            <w:rPr>
              <w:lang w:val="en-US"/>
            </w:rPr>
          </w:rPrChange>
        </w:rPr>
        <w:t>Font: no specification</w:t>
      </w:r>
    </w:p>
    <w:p w14:paraId="77554385" w14:textId="1D0C2DC5" w:rsidR="00A26D01" w:rsidRPr="00EA5133" w:rsidRDefault="00A26D01" w:rsidP="00B45946">
      <w:pPr>
        <w:rPr>
          <w:rPrChange w:id="2946" w:author="Wolfgang J. Toechterle" w:date="2013-06-22T10:32:00Z">
            <w:rPr>
              <w:lang w:val="en-US"/>
            </w:rPr>
          </w:rPrChange>
        </w:rPr>
      </w:pPr>
      <w:ins w:id="2947" w:author="Kinder" w:date="2013-07-01T16:45:00Z">
        <w:r w:rsidRPr="00A26D01">
          <w:rPr>
            <w:highlight w:val="yellow"/>
            <w:rPrChange w:id="2948" w:author="Kinder" w:date="2013-07-01T16:45:00Z">
              <w:rPr/>
            </w:rPrChange>
          </w:rPr>
          <w:t xml:space="preserve">Fuentes no </w:t>
        </w:r>
        <w:proofErr w:type="spellStart"/>
        <w:r w:rsidRPr="00A26D01">
          <w:rPr>
            <w:highlight w:val="yellow"/>
            <w:rPrChange w:id="2949" w:author="Kinder" w:date="2013-07-01T16:45:00Z">
              <w:rPr/>
            </w:rPrChange>
          </w:rPr>
          <w:t>especificadas</w:t>
        </w:r>
      </w:ins>
      <w:proofErr w:type="spellEnd"/>
    </w:p>
    <w:p w14:paraId="4C5A00C1" w14:textId="77777777" w:rsidR="00A26D01" w:rsidRDefault="00C52EAA" w:rsidP="00B45946">
      <w:pPr>
        <w:rPr>
          <w:ins w:id="2950" w:author="Kinder" w:date="2013-07-01T16:44:00Z"/>
          <w:rFonts w:ascii="Lucida Grande" w:hAnsi="Lucida Grande" w:cs="Lucida Grande"/>
          <w:color w:val="000000"/>
          <w:szCs w:val="20"/>
        </w:rPr>
      </w:pPr>
      <w:r w:rsidRPr="00EA5133">
        <w:rPr>
          <w:rPrChange w:id="2951" w:author="Wolfgang J. Toechterle" w:date="2013-06-22T10:32:00Z">
            <w:rPr>
              <w:lang w:val="en-US"/>
            </w:rPr>
          </w:rPrChange>
        </w:rPr>
        <w:t>Image</w:t>
      </w:r>
      <w:r w:rsidR="00041F11" w:rsidRPr="00EA5133">
        <w:rPr>
          <w:rPrChange w:id="2952" w:author="Wolfgang J. Toechterle" w:date="2013-06-22T10:32:00Z">
            <w:rPr>
              <w:lang w:val="en-US"/>
            </w:rPr>
          </w:rPrChange>
        </w:rPr>
        <w:t>s</w:t>
      </w:r>
      <w:r w:rsidRPr="00EA5133">
        <w:t xml:space="preserve">: </w:t>
      </w:r>
      <w:ins w:id="2953" w:author="Kinder" w:date="2013-06-29T12:13:00Z">
        <w:r w:rsidR="00C27E59">
          <w:t>Minimum 2 images must be used</w:t>
        </w:r>
      </w:ins>
      <w:ins w:id="2954" w:author="Wolfgang J. Toechterle" w:date="2013-05-20T21:30:00Z">
        <w:del w:id="2955" w:author="Kinder" w:date="2013-06-29T12:13:00Z">
          <w:r w:rsidR="00B82E92" w:rsidRPr="00EA5133" w:rsidDel="00C27E59">
            <w:delText>At least two of the at</w:delText>
          </w:r>
          <w:r w:rsidR="00EA5133" w:rsidDel="00C27E59">
            <w:delText xml:space="preserve">tached images must be use. </w:delText>
          </w:r>
        </w:del>
      </w:ins>
      <w:ins w:id="2956" w:author="Kinder" w:date="2013-06-29T12:13:00Z">
        <w:r w:rsidR="00C27E59">
          <w:t>, y</w:t>
        </w:r>
      </w:ins>
      <w:ins w:id="2957" w:author="Wolfgang J. Toechterle" w:date="2013-05-20T21:30:00Z">
        <w:del w:id="2958" w:author="Kinder" w:date="2013-06-29T12:13:00Z">
          <w:r w:rsidR="00EA5133" w:rsidDel="00C27E59">
            <w:delText>Y</w:delText>
          </w:r>
        </w:del>
        <w:r w:rsidR="00EA5133">
          <w:t>ou are</w:t>
        </w:r>
        <w:r w:rsidR="00B82E92" w:rsidRPr="00EA5133">
          <w:t xml:space="preserve"> free to use more.</w:t>
        </w:r>
        <w:r w:rsidR="00B82E92" w:rsidRPr="00EA5133">
          <w:rPr>
            <w:rFonts w:ascii="Lucida Grande" w:hAnsi="Lucida Grande" w:cs="Lucida Grande"/>
            <w:color w:val="000000"/>
            <w:szCs w:val="20"/>
            <w:rPrChange w:id="2959" w:author="Wolfgang J. Toechterle" w:date="2013-06-22T10:32:00Z">
              <w:rPr>
                <w:rFonts w:ascii="Lucida Grande" w:hAnsi="Lucida Grande" w:cs="Lucida Grande"/>
                <w:color w:val="000000"/>
                <w:szCs w:val="20"/>
                <w:lang w:val="en-US"/>
              </w:rPr>
            </w:rPrChange>
          </w:rPr>
          <w:t xml:space="preserve"> </w:t>
        </w:r>
      </w:ins>
    </w:p>
    <w:p w14:paraId="607CEDC0" w14:textId="6244754F" w:rsidR="00C52EAA" w:rsidRPr="00EA5133" w:rsidRDefault="00A26D01" w:rsidP="00B45946">
      <w:pPr>
        <w:rPr>
          <w:rPrChange w:id="2960" w:author="Wolfgang J. Toechterle" w:date="2013-06-22T10:32:00Z">
            <w:rPr>
              <w:lang w:val="en-US"/>
            </w:rPr>
          </w:rPrChange>
        </w:rPr>
      </w:pPr>
      <w:proofErr w:type="spellStart"/>
      <w:ins w:id="2961" w:author="Kinder" w:date="2013-07-01T16:44:00Z"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62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Imagenes</w:t>
        </w:r>
        <w:proofErr w:type="spell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63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: </w:t>
        </w:r>
        <w:proofErr w:type="spellStart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64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Minimo</w:t>
        </w:r>
        <w:proofErr w:type="spell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65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 2 </w:t>
        </w:r>
        <w:proofErr w:type="spellStart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66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imagenes</w:t>
        </w:r>
        <w:proofErr w:type="spell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67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68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deben</w:t>
        </w:r>
        <w:proofErr w:type="spell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69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0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ser</w:t>
        </w:r>
        <w:proofErr w:type="spell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1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2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usadas</w:t>
        </w:r>
        <w:proofErr w:type="spell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3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, </w:t>
        </w:r>
        <w:proofErr w:type="spellStart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4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usted</w:t>
        </w:r>
        <w:proofErr w:type="spell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5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6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es</w:t>
        </w:r>
        <w:proofErr w:type="spell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7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 </w:t>
        </w:r>
        <w:proofErr w:type="spellStart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8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libre</w:t>
        </w:r>
        <w:proofErr w:type="spell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79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 de </w:t>
        </w:r>
        <w:proofErr w:type="spellStart"/>
        <w:proofErr w:type="gramStart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80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>usar</w:t>
        </w:r>
        <w:proofErr w:type="spellEnd"/>
        <w:proofErr w:type="gramEnd"/>
        <w:r w:rsidRPr="00A26D01">
          <w:rPr>
            <w:rFonts w:ascii="Lucida Grande" w:hAnsi="Lucida Grande" w:cs="Lucida Grande"/>
            <w:color w:val="000000"/>
            <w:szCs w:val="20"/>
            <w:highlight w:val="yellow"/>
            <w:rPrChange w:id="2981" w:author="Kinder" w:date="2013-07-01T16:44:00Z">
              <w:rPr>
                <w:rFonts w:ascii="Lucida Grande" w:hAnsi="Lucida Grande" w:cs="Lucida Grande"/>
                <w:color w:val="000000"/>
                <w:szCs w:val="20"/>
              </w:rPr>
            </w:rPrChange>
          </w:rPr>
          <w:t xml:space="preserve"> mas.</w:t>
        </w:r>
      </w:ins>
      <w:del w:id="2982" w:author="Wolfgang J. Toechterle" w:date="2013-05-20T21:31:00Z">
        <w:r w:rsidR="00507333" w:rsidRPr="00A26D01" w:rsidDel="00B82E92">
          <w:rPr>
            <w:highlight w:val="yellow"/>
            <w:rPrChange w:id="2983" w:author="Kinder" w:date="2013-07-01T16:44:00Z">
              <w:rPr/>
            </w:rPrChange>
          </w:rPr>
          <w:delText xml:space="preserve">some </w:delText>
        </w:r>
        <w:r w:rsidR="00F40D39" w:rsidRPr="00A26D01" w:rsidDel="00B82E92">
          <w:rPr>
            <w:highlight w:val="yellow"/>
            <w:rPrChange w:id="2984" w:author="Kinder" w:date="2013-07-01T16:44:00Z">
              <w:rPr/>
            </w:rPrChange>
          </w:rPr>
          <w:delText>Museum images</w:delText>
        </w:r>
        <w:r w:rsidR="00507333" w:rsidRPr="00A26D01" w:rsidDel="00B82E92">
          <w:rPr>
            <w:highlight w:val="yellow"/>
            <w:rPrChange w:id="2985" w:author="Kinder" w:date="2013-07-01T16:44:00Z">
              <w:rPr/>
            </w:rPrChange>
          </w:rPr>
          <w:delText xml:space="preserve"> must be used </w:delText>
        </w:r>
        <w:r w:rsidR="00507333" w:rsidRPr="00A26D01" w:rsidDel="00B82E92">
          <w:rPr>
            <w:b/>
            <w:highlight w:val="yellow"/>
            <w:rPrChange w:id="2986" w:author="Kinder" w:date="2013-07-01T16:44:00Z">
              <w:rPr>
                <w:b/>
                <w:lang w:val="en-US"/>
              </w:rPr>
            </w:rPrChange>
          </w:rPr>
          <w:delText>(a</w:delText>
        </w:r>
        <w:r w:rsidR="00C52EAA" w:rsidRPr="00A26D01" w:rsidDel="00B82E92">
          <w:rPr>
            <w:b/>
            <w:highlight w:val="yellow"/>
            <w:rPrChange w:id="2987" w:author="Kinder" w:date="2013-07-01T16:44:00Z">
              <w:rPr>
                <w:b/>
                <w:lang w:val="en-US"/>
              </w:rPr>
            </w:rPrChange>
          </w:rPr>
          <w:delText>t least two</w:delText>
        </w:r>
        <w:r w:rsidR="00C52EAA" w:rsidRPr="00A26D01" w:rsidDel="00B82E92">
          <w:rPr>
            <w:highlight w:val="yellow"/>
            <w:rPrChange w:id="2988" w:author="Kinder" w:date="2013-07-01T16:44:00Z">
              <w:rPr>
                <w:lang w:val="en-US"/>
              </w:rPr>
            </w:rPrChange>
          </w:rPr>
          <w:delText xml:space="preserve"> </w:delText>
        </w:r>
        <w:r w:rsidR="00507333" w:rsidRPr="00A26D01" w:rsidDel="00B82E92">
          <w:rPr>
            <w:highlight w:val="yellow"/>
            <w:rPrChange w:id="2989" w:author="Kinder" w:date="2013-07-01T16:44:00Z">
              <w:rPr>
                <w:lang w:val="en-US"/>
              </w:rPr>
            </w:rPrChange>
          </w:rPr>
          <w:delText>of the attached images)</w:delText>
        </w:r>
      </w:del>
    </w:p>
    <w:p w14:paraId="7A88CE49" w14:textId="77777777" w:rsidR="00E4223D" w:rsidRPr="00EA5133" w:rsidRDefault="00E4223D" w:rsidP="00B45946">
      <w:pPr>
        <w:rPr>
          <w:rPrChange w:id="2990" w:author="Wolfgang J. Toechterle" w:date="2013-06-22T10:32:00Z">
            <w:rPr>
              <w:lang w:val="en-US"/>
            </w:rPr>
          </w:rPrChange>
        </w:rPr>
      </w:pPr>
    </w:p>
    <w:p w14:paraId="01FCE14F" w14:textId="14AD0308" w:rsidR="00E4223D" w:rsidRPr="00EA5133" w:rsidRDefault="00E4223D" w:rsidP="00B45946">
      <w:pPr>
        <w:rPr>
          <w:rPrChange w:id="2991" w:author="Wolfgang J. Toechterle" w:date="2013-06-22T10:32:00Z">
            <w:rPr>
              <w:lang w:val="en-US"/>
            </w:rPr>
          </w:rPrChange>
        </w:rPr>
      </w:pPr>
      <w:proofErr w:type="spellStart"/>
      <w:r w:rsidRPr="00EA5133">
        <w:rPr>
          <w:rPrChange w:id="2992" w:author="Wolfgang J. Toechterle" w:date="2013-06-22T10:32:00Z">
            <w:rPr>
              <w:lang w:val="en-US"/>
            </w:rPr>
          </w:rPrChange>
        </w:rPr>
        <w:t>Die</w:t>
      </w:r>
      <w:del w:id="2993" w:author="Kinder" w:date="2013-06-29T12:16:00Z">
        <w:r w:rsidRPr="00EA5133" w:rsidDel="00322373">
          <w:rPr>
            <w:rPrChange w:id="2994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proofErr w:type="gramStart"/>
      <w:r w:rsidRPr="00EA5133">
        <w:rPr>
          <w:rPrChange w:id="2995" w:author="Wolfgang J. Toechterle" w:date="2013-06-22T10:32:00Z">
            <w:rPr>
              <w:lang w:val="en-US"/>
            </w:rPr>
          </w:rPrChange>
        </w:rPr>
        <w:t>Cut</w:t>
      </w:r>
      <w:proofErr w:type="spellEnd"/>
      <w:r w:rsidRPr="00EA5133">
        <w:rPr>
          <w:rPrChange w:id="2996" w:author="Wolfgang J. Toechterle" w:date="2013-06-22T10:32:00Z">
            <w:rPr>
              <w:lang w:val="en-US"/>
            </w:rPr>
          </w:rPrChange>
        </w:rPr>
        <w:t xml:space="preserve"> </w:t>
      </w:r>
      <w:ins w:id="2997" w:author="Kinder" w:date="2013-07-01T16:43:00Z">
        <w:r w:rsidR="00A26D01">
          <w:t xml:space="preserve"> </w:t>
        </w:r>
        <w:proofErr w:type="spellStart"/>
        <w:r w:rsidR="00A26D01" w:rsidRPr="00A26D01">
          <w:rPr>
            <w:highlight w:val="yellow"/>
            <w:rPrChange w:id="2998" w:author="Kinder" w:date="2013-07-01T16:44:00Z">
              <w:rPr/>
            </w:rPrChange>
          </w:rPr>
          <w:t>Troquel</w:t>
        </w:r>
      </w:ins>
      <w:proofErr w:type="spellEnd"/>
      <w:proofErr w:type="gramEnd"/>
    </w:p>
    <w:p w14:paraId="6D5EC24C" w14:textId="7B7D64E3" w:rsidR="00E4223D" w:rsidRPr="00EA5133" w:rsidRDefault="00E4223D" w:rsidP="00B45946">
      <w:pPr>
        <w:rPr>
          <w:rPrChange w:id="2999" w:author="Wolfgang J. Toechterle" w:date="2013-06-22T10:32:00Z">
            <w:rPr>
              <w:lang w:val="en-US"/>
            </w:rPr>
          </w:rPrChange>
        </w:rPr>
      </w:pPr>
      <w:del w:id="3000" w:author="Kinder" w:date="2013-06-30T08:59:00Z">
        <w:r w:rsidRPr="00EA5133" w:rsidDel="00BB5003">
          <w:rPr>
            <w:rPrChange w:id="3001" w:author="Wolfgang J. Toechterle" w:date="2013-06-22T10:32:00Z">
              <w:rPr>
                <w:lang w:val="en-US"/>
              </w:rPr>
            </w:rPrChange>
          </w:rPr>
          <w:delText>The competitor</w:delText>
        </w:r>
        <w:r w:rsidR="00C52EAA" w:rsidRPr="00EA5133" w:rsidDel="00BB5003">
          <w:rPr>
            <w:rPrChange w:id="3002" w:author="Wolfgang J. Toechterle" w:date="2013-06-22T10:32:00Z">
              <w:rPr>
                <w:lang w:val="en-US"/>
              </w:rPr>
            </w:rPrChange>
          </w:rPr>
          <w:delText>s</w:delText>
        </w:r>
        <w:r w:rsidRPr="00EA5133" w:rsidDel="00BB5003">
          <w:rPr>
            <w:rPrChange w:id="3003" w:author="Wolfgang J. Toechterle" w:date="2013-06-22T10:32:00Z">
              <w:rPr>
                <w:lang w:val="en-US"/>
              </w:rPr>
            </w:rPrChange>
          </w:rPr>
          <w:delText xml:space="preserve"> ha</w:delText>
        </w:r>
        <w:r w:rsidR="00C52EAA" w:rsidRPr="00EA5133" w:rsidDel="00BB5003">
          <w:rPr>
            <w:rPrChange w:id="3004" w:author="Wolfgang J. Toechterle" w:date="2013-06-22T10:32:00Z">
              <w:rPr>
                <w:lang w:val="en-US"/>
              </w:rPr>
            </w:rPrChange>
          </w:rPr>
          <w:delText>ve</w:delText>
        </w:r>
        <w:r w:rsidRPr="00EA5133" w:rsidDel="00BB5003">
          <w:rPr>
            <w:rPrChange w:id="3005" w:author="Wolfgang J. Toechterle" w:date="2013-06-22T10:32:00Z">
              <w:rPr>
                <w:lang w:val="en-US"/>
              </w:rPr>
            </w:rPrChange>
          </w:rPr>
          <w:delText xml:space="preserve"> to</w:delText>
        </w:r>
      </w:del>
      <w:ins w:id="3006" w:author="Kinder" w:date="2013-06-30T08:59:00Z">
        <w:r w:rsidR="00BB5003">
          <w:t>You must</w:t>
        </w:r>
      </w:ins>
      <w:r w:rsidRPr="00EA5133">
        <w:rPr>
          <w:rPrChange w:id="3007" w:author="Wolfgang J. Toechterle" w:date="2013-06-22T10:32:00Z">
            <w:rPr>
              <w:lang w:val="en-US"/>
            </w:rPr>
          </w:rPrChange>
        </w:rPr>
        <w:t xml:space="preserve"> use the given Die Cut “BAG_dieC</w:t>
      </w:r>
      <w:ins w:id="3008" w:author="Kinder" w:date="2013-06-29T12:14:00Z">
        <w:r w:rsidR="00C27E59">
          <w:t>U</w:t>
        </w:r>
      </w:ins>
      <w:del w:id="3009" w:author="Kinder" w:date="2013-06-29T12:14:00Z">
        <w:r w:rsidRPr="00EA5133" w:rsidDel="00C27E59">
          <w:rPr>
            <w:rPrChange w:id="3010" w:author="Wolfgang J. Toechterle" w:date="2013-06-22T10:32:00Z">
              <w:rPr>
                <w:lang w:val="en-US"/>
              </w:rPr>
            </w:rPrChange>
          </w:rPr>
          <w:delText>A</w:delText>
        </w:r>
      </w:del>
      <w:r w:rsidRPr="00EA5133">
        <w:rPr>
          <w:rPrChange w:id="3011" w:author="Wolfgang J. Toechterle" w:date="2013-06-22T10:32:00Z">
            <w:rPr>
              <w:lang w:val="en-US"/>
            </w:rPr>
          </w:rPrChange>
        </w:rPr>
        <w:t xml:space="preserve">T.ai”. An example of the printed </w:t>
      </w:r>
      <w:r w:rsidRPr="00EA5133">
        <w:rPr>
          <w:rStyle w:val="hps"/>
          <w:rFonts w:eastAsia="Times New Roman" w:cs="Times New Roman"/>
          <w:rPrChange w:id="3012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bag</w:t>
      </w:r>
      <w:r w:rsidRPr="00EA5133">
        <w:rPr>
          <w:rFonts w:eastAsia="Times New Roman" w:cs="Times New Roman"/>
          <w:rPrChange w:id="3013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Pr="00EA5133">
        <w:rPr>
          <w:rStyle w:val="hps"/>
          <w:rFonts w:eastAsia="Times New Roman" w:cs="Times New Roman"/>
          <w:rPrChange w:id="3014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will be given to</w:t>
      </w:r>
      <w:r w:rsidRPr="00EA5133">
        <w:rPr>
          <w:rFonts w:eastAsia="Times New Roman" w:cs="Times New Roman"/>
          <w:rPrChange w:id="3015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="00C52EAA" w:rsidRPr="00EA5133">
        <w:rPr>
          <w:rStyle w:val="hps"/>
          <w:rFonts w:eastAsia="Times New Roman" w:cs="Times New Roman"/>
          <w:rPrChange w:id="3016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each competitor</w:t>
      </w:r>
      <w:r w:rsidRPr="00EA5133">
        <w:rPr>
          <w:rStyle w:val="hps"/>
          <w:rFonts w:eastAsia="Times New Roman" w:cs="Times New Roman"/>
          <w:rPrChange w:id="3017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.</w:t>
      </w:r>
    </w:p>
    <w:p w14:paraId="6536EFAF" w14:textId="77777777" w:rsidR="00B45946" w:rsidRPr="00EA5133" w:rsidRDefault="00B45946" w:rsidP="00B45946"/>
    <w:p w14:paraId="5D7C6AA1" w14:textId="1440CAB3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301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301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  <w:ins w:id="3020" w:author="Kinder" w:date="2013-07-01T16:43:00Z">
        <w:r w:rsidR="00A26D01">
          <w:rPr>
            <w:rFonts w:cs="Arial"/>
            <w:b/>
            <w:bCs/>
            <w:szCs w:val="20"/>
          </w:rPr>
          <w:t xml:space="preserve"> </w:t>
        </w:r>
        <w:proofErr w:type="spellStart"/>
        <w:r w:rsidR="00A26D01" w:rsidRPr="00A26D01">
          <w:rPr>
            <w:rFonts w:cs="Arial"/>
            <w:b/>
            <w:bCs/>
            <w:szCs w:val="20"/>
            <w:highlight w:val="yellow"/>
            <w:rPrChange w:id="3021" w:author="Kinder" w:date="2013-07-01T16:43:00Z">
              <w:rPr>
                <w:rFonts w:cs="Arial"/>
                <w:b/>
                <w:bCs/>
                <w:szCs w:val="20"/>
              </w:rPr>
            </w:rPrChange>
          </w:rPr>
          <w:t>Especificaciones</w:t>
        </w:r>
        <w:proofErr w:type="spellEnd"/>
        <w:r w:rsidR="00A26D01" w:rsidRPr="00A26D01">
          <w:rPr>
            <w:rFonts w:cs="Arial"/>
            <w:b/>
            <w:bCs/>
            <w:szCs w:val="20"/>
            <w:highlight w:val="yellow"/>
            <w:rPrChange w:id="3022" w:author="Kinder" w:date="2013-07-01T16:43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A26D01" w:rsidRPr="00A26D01">
          <w:rPr>
            <w:rFonts w:cs="Arial"/>
            <w:b/>
            <w:bCs/>
            <w:szCs w:val="20"/>
            <w:highlight w:val="yellow"/>
            <w:rPrChange w:id="3023" w:author="Kinder" w:date="2013-07-01T16:43:00Z">
              <w:rPr>
                <w:rFonts w:cs="Arial"/>
                <w:b/>
                <w:bCs/>
                <w:szCs w:val="20"/>
              </w:rPr>
            </w:rPrChange>
          </w:rPr>
          <w:t>Tecnicas</w:t>
        </w:r>
      </w:ins>
      <w:proofErr w:type="spellEnd"/>
    </w:p>
    <w:p w14:paraId="09139D26" w14:textId="1D2D0024" w:rsidR="00E4223D" w:rsidRPr="00EA5133" w:rsidRDefault="00E4223D" w:rsidP="00E4223D">
      <w:pPr>
        <w:rPr>
          <w:rPrChange w:id="3024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3025" w:author="Wolfgang J. Toechterle" w:date="2013-06-22T10:32:00Z">
            <w:rPr>
              <w:lang w:val="en-US"/>
            </w:rPr>
          </w:rPrChange>
        </w:rPr>
        <w:t xml:space="preserve">Printing: </w:t>
      </w:r>
      <w:r w:rsidR="00C52EAA" w:rsidRPr="00EA5133">
        <w:rPr>
          <w:rPrChange w:id="3026" w:author="Wolfgang J. Toechterle" w:date="2013-06-22T10:32:00Z">
            <w:rPr>
              <w:lang w:val="en-US"/>
            </w:rPr>
          </w:rPrChange>
        </w:rPr>
        <w:t>offset</w:t>
      </w:r>
    </w:p>
    <w:p w14:paraId="50807B8B" w14:textId="7ED154DB" w:rsidR="00E4223D" w:rsidRPr="00EA5133" w:rsidRDefault="00E4223D" w:rsidP="00E4223D">
      <w:pPr>
        <w:rPr>
          <w:rPrChange w:id="3027" w:author="Wolfgang J. Toechterle" w:date="2013-06-22T10:32:00Z">
            <w:rPr>
              <w:lang w:val="en-US"/>
            </w:rPr>
          </w:rPrChange>
        </w:rPr>
      </w:pPr>
      <w:del w:id="3028" w:author="Wolfgang J. Toechterle" w:date="2013-06-22T10:34:00Z">
        <w:r w:rsidRPr="00EA5133" w:rsidDel="00EA5133">
          <w:rPr>
            <w:rPrChange w:id="3029" w:author="Wolfgang J. Toechterle" w:date="2013-06-22T10:32:00Z">
              <w:rPr>
                <w:lang w:val="en-US"/>
              </w:rPr>
            </w:rPrChange>
          </w:rPr>
          <w:delText>colo</w:delText>
        </w:r>
        <w:r w:rsidR="00C52EAA" w:rsidRPr="00EA5133" w:rsidDel="00EA5133">
          <w:rPr>
            <w:rPrChange w:id="3030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3031" w:author="Wolfgang J. Toechterle" w:date="2013-06-22T11:52:00Z">
        <w:r w:rsidR="00510F1B">
          <w:t>Colour</w:t>
        </w:r>
      </w:ins>
      <w:r w:rsidRPr="00EA5133">
        <w:rPr>
          <w:rPrChange w:id="3032" w:author="Wolfgang J. Toechterle" w:date="2013-06-22T10:32:00Z">
            <w:rPr>
              <w:lang w:val="en-US"/>
            </w:rPr>
          </w:rPrChange>
        </w:rPr>
        <w:t xml:space="preserve">: </w:t>
      </w:r>
      <w:r w:rsidR="00F40D39" w:rsidRPr="00EA5133">
        <w:t>CMYK + spot varnish</w:t>
      </w:r>
    </w:p>
    <w:p w14:paraId="6C105AEF" w14:textId="1494619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3033" w:author="Wolfgang J. Toechterle" w:date="2013-06-08T18:51:00Z"/>
          <w:rFonts w:cs="Arial"/>
          <w:szCs w:val="20"/>
          <w:rPrChange w:id="3034" w:author="Wolfgang J. Toechterle" w:date="2013-06-22T10:32:00Z">
            <w:rPr>
              <w:ins w:id="3035" w:author="Wolfgang J. Toechterle" w:date="2013-06-08T18:51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36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  <w:ins w:id="3037" w:author="Wolfgang J. Toechterle" w:date="2013-06-08T18:44:00Z">
        <w:del w:id="3038" w:author="Kinder" w:date="2013-06-30T09:00:00Z">
          <w:r w:rsidR="00B26476" w:rsidRPr="00EA5133" w:rsidDel="00BB5003">
            <w:rPr>
              <w:rFonts w:cs="Arial"/>
              <w:szCs w:val="20"/>
              <w:rPrChange w:id="3039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 (DieCut)</w:delText>
          </w:r>
        </w:del>
      </w:ins>
    </w:p>
    <w:p w14:paraId="1831A71A" w14:textId="28B23387" w:rsidR="003371B5" w:rsidRPr="00EA5133" w:rsidRDefault="003371B5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04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3041" w:author="Wolfgang J. Toechterle" w:date="2013-06-08T18:51:00Z">
        <w:r w:rsidRPr="00EA5133">
          <w:rPr>
            <w:rFonts w:cs="Arial"/>
            <w:szCs w:val="20"/>
            <w:rPrChange w:id="304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Trapping: 0.5 points</w:t>
        </w:r>
      </w:ins>
      <w:bookmarkStart w:id="3043" w:name="_GoBack"/>
      <w:bookmarkEnd w:id="3043"/>
    </w:p>
    <w:p w14:paraId="4A7D820D" w14:textId="3C69165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04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45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r w:rsidR="00F40D39" w:rsidRPr="00EA5133">
        <w:rPr>
          <w:rFonts w:cs="Arial"/>
          <w:szCs w:val="20"/>
          <w:rPrChange w:id="3046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r w:rsidRPr="00EA5133">
        <w:rPr>
          <w:rFonts w:cs="Arial"/>
          <w:szCs w:val="20"/>
          <w:rPrChange w:id="304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3048" w:author="Wolfgang J. Toechterle" w:date="2013-05-20T21:03:00Z">
        <w:r w:rsidR="001C00CF" w:rsidRPr="00EA5133">
          <w:rPr>
            <w:rFonts w:cs="Arial"/>
            <w:szCs w:val="20"/>
            <w:rPrChange w:id="304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ISOcoated_v2_300_eci.icc</w:t>
        </w:r>
      </w:ins>
      <w:del w:id="3050" w:author="Wolfgang J. Toechterle" w:date="2013-05-20T21:03:00Z">
        <w:r w:rsidR="002634A2" w:rsidRPr="00EA5133" w:rsidDel="001C00CF">
          <w:rPr>
            <w:rFonts w:cs="Arial"/>
            <w:szCs w:val="20"/>
            <w:rPrChange w:id="305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ISOcoated_v2_300_eci.icc</w:delText>
        </w:r>
      </w:del>
    </w:p>
    <w:p w14:paraId="4BF3170C" w14:textId="151244AA" w:rsidR="00E4223D" w:rsidRPr="00EA5133" w:rsidDel="00142C5A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3052" w:author="Wolfgang J. Toechterle" w:date="2013-05-31T18:06:00Z"/>
          <w:rFonts w:cs="Arial"/>
          <w:szCs w:val="20"/>
          <w:rPrChange w:id="3053" w:author="Wolfgang J. Toechterle" w:date="2013-06-22T10:32:00Z">
            <w:rPr>
              <w:del w:id="3054" w:author="Wolfgang J. Toechterle" w:date="2013-05-31T18:06:00Z"/>
              <w:rFonts w:cs="Arial"/>
              <w:szCs w:val="20"/>
              <w:lang w:val="en-US"/>
            </w:rPr>
          </w:rPrChange>
        </w:rPr>
      </w:pPr>
      <w:del w:id="3055" w:author="Wolfgang J. Toechterle" w:date="2013-05-31T18:06:00Z">
        <w:r w:rsidRPr="00EA5133" w:rsidDel="00142C5A">
          <w:rPr>
            <w:rFonts w:cs="Arial"/>
            <w:szCs w:val="20"/>
            <w:rPrChange w:id="30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47C7F788" w14:textId="68DCF3A7" w:rsidR="00E4223D" w:rsidRPr="00EA5133" w:rsidRDefault="00E4223D" w:rsidP="00E4223D">
      <w:pPr>
        <w:rPr>
          <w:rPrChange w:id="305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3058" w:author="Wolfgang J. Toechterle" w:date="2013-06-22T10:32:00Z">
            <w:rPr>
              <w:lang w:val="en-US"/>
            </w:rPr>
          </w:rPrChange>
        </w:rPr>
        <w:t xml:space="preserve">Trim size: </w:t>
      </w:r>
      <w:r w:rsidR="00A41992" w:rsidRPr="00EA5133">
        <w:rPr>
          <w:rPrChange w:id="3059" w:author="Wolfgang J. Toechterle" w:date="2013-06-22T10:32:00Z">
            <w:rPr>
              <w:lang w:val="en-US"/>
            </w:rPr>
          </w:rPrChange>
        </w:rPr>
        <w:t xml:space="preserve">design on the given Die Cut. </w:t>
      </w:r>
      <w:proofErr w:type="spellStart"/>
      <w:ins w:id="3060" w:author="Kinder" w:date="2013-07-01T17:20:00Z">
        <w:r w:rsidR="007A16A8" w:rsidRPr="007A16A8">
          <w:rPr>
            <w:highlight w:val="yellow"/>
            <w:rPrChange w:id="3061" w:author="Kinder" w:date="2013-07-01T17:20:00Z">
              <w:rPr/>
            </w:rPrChange>
          </w:rPr>
          <w:t>Disenar</w:t>
        </w:r>
        <w:proofErr w:type="spellEnd"/>
        <w:r w:rsidR="007A16A8" w:rsidRPr="007A16A8">
          <w:rPr>
            <w:highlight w:val="yellow"/>
            <w:rPrChange w:id="3062" w:author="Kinder" w:date="2013-07-01T17:20:00Z">
              <w:rPr/>
            </w:rPrChange>
          </w:rPr>
          <w:t xml:space="preserve"> </w:t>
        </w:r>
        <w:proofErr w:type="spellStart"/>
        <w:r w:rsidR="007A16A8" w:rsidRPr="007A16A8">
          <w:rPr>
            <w:highlight w:val="yellow"/>
            <w:rPrChange w:id="3063" w:author="Kinder" w:date="2013-07-01T17:20:00Z">
              <w:rPr/>
            </w:rPrChange>
          </w:rPr>
          <w:t>sobre</w:t>
        </w:r>
        <w:proofErr w:type="spellEnd"/>
        <w:r w:rsidR="007A16A8" w:rsidRPr="007A16A8">
          <w:rPr>
            <w:highlight w:val="yellow"/>
            <w:rPrChange w:id="3064" w:author="Kinder" w:date="2013-07-01T17:20:00Z">
              <w:rPr/>
            </w:rPrChange>
          </w:rPr>
          <w:t xml:space="preserve"> el </w:t>
        </w:r>
        <w:proofErr w:type="spellStart"/>
        <w:r w:rsidR="007A16A8" w:rsidRPr="007A16A8">
          <w:rPr>
            <w:highlight w:val="yellow"/>
            <w:rPrChange w:id="3065" w:author="Kinder" w:date="2013-07-01T17:20:00Z">
              <w:rPr/>
            </w:rPrChange>
          </w:rPr>
          <w:t>troquel</w:t>
        </w:r>
        <w:proofErr w:type="spellEnd"/>
        <w:r w:rsidR="007A16A8" w:rsidRPr="007A16A8">
          <w:rPr>
            <w:highlight w:val="yellow"/>
            <w:rPrChange w:id="3066" w:author="Kinder" w:date="2013-07-01T17:20:00Z">
              <w:rPr/>
            </w:rPrChange>
          </w:rPr>
          <w:t xml:space="preserve"> </w:t>
        </w:r>
        <w:proofErr w:type="spellStart"/>
        <w:r w:rsidR="007A16A8" w:rsidRPr="007A16A8">
          <w:rPr>
            <w:highlight w:val="yellow"/>
            <w:rPrChange w:id="3067" w:author="Kinder" w:date="2013-07-01T17:20:00Z">
              <w:rPr/>
            </w:rPrChange>
          </w:rPr>
          <w:t>proporcionado</w:t>
        </w:r>
      </w:ins>
      <w:proofErr w:type="spellEnd"/>
    </w:p>
    <w:p w14:paraId="476424A0" w14:textId="0DB20058" w:rsidR="00F40D39" w:rsidRPr="00EA5133" w:rsidRDefault="00F40D39" w:rsidP="00F40D39">
      <w:r w:rsidRPr="00EA5133">
        <w:t xml:space="preserve">Greyscale and colour image resolution: </w:t>
      </w:r>
      <w:del w:id="3068" w:author="Kinder" w:date="2013-06-30T09:00:00Z">
        <w:r w:rsidRPr="00EA5133" w:rsidDel="00BB5003">
          <w:delText xml:space="preserve">from </w:delText>
        </w:r>
      </w:del>
      <w:r w:rsidRPr="00EA5133">
        <w:t xml:space="preserve">262 to 350 PPI </w:t>
      </w:r>
      <w:del w:id="3069" w:author="Kinder" w:date="2013-06-30T09:00:00Z">
        <w:r w:rsidRPr="00EA5133" w:rsidDel="00BB5003">
          <w:delText xml:space="preserve">in </w:delText>
        </w:r>
      </w:del>
      <w:ins w:id="3070" w:author="Kinder" w:date="2013-06-30T09:00:00Z">
        <w:r w:rsidR="00BB5003">
          <w:t>at</w:t>
        </w:r>
        <w:r w:rsidR="00BB5003" w:rsidRPr="00EA5133">
          <w:t xml:space="preserve"> </w:t>
        </w:r>
      </w:ins>
      <w:r w:rsidRPr="00EA5133">
        <w:t xml:space="preserve">100% </w:t>
      </w:r>
      <w:ins w:id="3071" w:author="Kinder" w:date="2013-06-29T13:54:00Z">
        <w:r w:rsidR="0003499E">
          <w:t>in the design (Layout)</w:t>
        </w:r>
      </w:ins>
      <w:del w:id="3072" w:author="Kinder" w:date="2013-06-29T13:53:00Z">
        <w:r w:rsidRPr="00EA5133" w:rsidDel="0003499E">
          <w:delText xml:space="preserve">in InDesign </w:delText>
        </w:r>
      </w:del>
    </w:p>
    <w:p w14:paraId="1143E2D0" w14:textId="00C3F2BC" w:rsidR="00F40D39" w:rsidRPr="00EA5133" w:rsidRDefault="00F40D39" w:rsidP="00E4223D">
      <w:r w:rsidRPr="00EA5133">
        <w:t>Bitmap image</w:t>
      </w:r>
      <w:del w:id="3073" w:author="Kinder" w:date="2013-06-30T09:00:00Z">
        <w:r w:rsidRPr="00EA5133" w:rsidDel="00BB5003">
          <w:delText>s</w:delText>
        </w:r>
      </w:del>
      <w:r w:rsidRPr="00EA5133">
        <w:t xml:space="preserve"> resolution: </w:t>
      </w:r>
      <w:del w:id="3074" w:author="Kinder" w:date="2013-06-30T09:00:00Z">
        <w:r w:rsidRPr="00EA5133" w:rsidDel="00BB5003">
          <w:delText xml:space="preserve">from </w:delText>
        </w:r>
      </w:del>
      <w:r w:rsidRPr="00EA5133">
        <w:t>800 to 1200 PPI</w:t>
      </w:r>
      <w:ins w:id="3075" w:author="Wolfgang J. Toechterle" w:date="2013-06-07T18:42:00Z">
        <w:r w:rsidR="00E22E28" w:rsidRPr="00EA5133">
          <w:t xml:space="preserve"> </w:t>
        </w:r>
      </w:ins>
      <w:ins w:id="3076" w:author="Kinder" w:date="2013-06-30T09:00:00Z">
        <w:r w:rsidR="00BB5003">
          <w:t>at</w:t>
        </w:r>
      </w:ins>
      <w:ins w:id="3077" w:author="Wolfgang J. Toechterle" w:date="2013-06-07T18:42:00Z">
        <w:del w:id="3078" w:author="Kinder" w:date="2013-06-30T09:00:00Z">
          <w:r w:rsidR="00E22E28" w:rsidRPr="00EA5133" w:rsidDel="00BB5003">
            <w:delText>in</w:delText>
          </w:r>
        </w:del>
        <w:r w:rsidR="00E22E28" w:rsidRPr="00EA5133">
          <w:t xml:space="preserve"> 100% </w:t>
        </w:r>
        <w:del w:id="3079" w:author="Kinder" w:date="2013-06-29T13:55:00Z">
          <w:r w:rsidR="00E22E28" w:rsidRPr="00EA5133" w:rsidDel="0003499E">
            <w:delText>in InDesign</w:delText>
          </w:r>
        </w:del>
      </w:ins>
      <w:ins w:id="3080" w:author="Kinder" w:date="2013-06-29T13:54:00Z">
        <w:r w:rsidR="0003499E">
          <w:t xml:space="preserve">in the design </w:t>
        </w:r>
      </w:ins>
      <w:ins w:id="3081" w:author="Kinder" w:date="2013-06-29T13:55:00Z">
        <w:r w:rsidR="0003499E">
          <w:t>(Layout)</w:t>
        </w:r>
      </w:ins>
    </w:p>
    <w:p w14:paraId="1E6F521A" w14:textId="77777777" w:rsidR="00A53673" w:rsidRPr="00EA5133" w:rsidRDefault="00A53673" w:rsidP="00E4223D"/>
    <w:p w14:paraId="2FAD810B" w14:textId="77777777" w:rsidR="00A53673" w:rsidRPr="00EA5133" w:rsidRDefault="00A53673" w:rsidP="00E4223D"/>
    <w:p w14:paraId="6F20BA37" w14:textId="77449A22" w:rsidR="00041F11" w:rsidRPr="00EA5133" w:rsidRDefault="00A53673" w:rsidP="00A53673">
      <w:pPr>
        <w:pStyle w:val="Heading3AA"/>
      </w:pPr>
      <w:r w:rsidRPr="00EA5133">
        <w:t>You must deliver</w:t>
      </w:r>
      <w:ins w:id="3082" w:author="Kinder" w:date="2013-07-01T16:46:00Z">
        <w:r w:rsidR="00A26D01">
          <w:t xml:space="preserve"> </w:t>
        </w:r>
        <w:proofErr w:type="spellStart"/>
        <w:r w:rsidR="00A26D01" w:rsidRPr="00A26D01">
          <w:rPr>
            <w:highlight w:val="yellow"/>
            <w:rPrChange w:id="3083" w:author="Kinder" w:date="2013-07-01T16:46:00Z">
              <w:rPr/>
            </w:rPrChange>
          </w:rPr>
          <w:t>Usted</w:t>
        </w:r>
        <w:proofErr w:type="spellEnd"/>
        <w:r w:rsidR="00A26D01" w:rsidRPr="00A26D01">
          <w:rPr>
            <w:highlight w:val="yellow"/>
            <w:rPrChange w:id="3084" w:author="Kinder" w:date="2013-07-01T16:46:00Z">
              <w:rPr/>
            </w:rPrChange>
          </w:rPr>
          <w:t xml:space="preserve"> </w:t>
        </w:r>
        <w:proofErr w:type="spellStart"/>
        <w:r w:rsidR="00A26D01" w:rsidRPr="00A26D01">
          <w:rPr>
            <w:highlight w:val="yellow"/>
            <w:rPrChange w:id="3085" w:author="Kinder" w:date="2013-07-01T16:46:00Z">
              <w:rPr/>
            </w:rPrChange>
          </w:rPr>
          <w:t>debe</w:t>
        </w:r>
        <w:proofErr w:type="spellEnd"/>
        <w:r w:rsidR="00A26D01" w:rsidRPr="00A26D01">
          <w:rPr>
            <w:highlight w:val="yellow"/>
            <w:rPrChange w:id="3086" w:author="Kinder" w:date="2013-07-01T16:46:00Z">
              <w:rPr/>
            </w:rPrChange>
          </w:rPr>
          <w:t xml:space="preserve"> </w:t>
        </w:r>
        <w:proofErr w:type="spellStart"/>
        <w:r w:rsidR="00A26D01" w:rsidRPr="00A26D01">
          <w:rPr>
            <w:highlight w:val="yellow"/>
            <w:rPrChange w:id="3087" w:author="Kinder" w:date="2013-07-01T16:46:00Z">
              <w:rPr/>
            </w:rPrChange>
          </w:rPr>
          <w:t>entregar</w:t>
        </w:r>
      </w:ins>
      <w:proofErr w:type="spellEnd"/>
    </w:p>
    <w:p w14:paraId="6ADE0004" w14:textId="03E54376" w:rsidR="00C93998" w:rsidRDefault="00C9399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3088" w:author="Kinder" w:date="2013-07-01T16:46:00Z"/>
          <w:rFonts w:cs="Arial"/>
          <w:szCs w:val="20"/>
        </w:rPr>
      </w:pPr>
      <w:r w:rsidRPr="00EA5133">
        <w:rPr>
          <w:rFonts w:cs="Arial"/>
          <w:szCs w:val="20"/>
          <w:rPrChange w:id="308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3090" w:author="Wolfgang J. Toechterle" w:date="2013-05-20T21:02:00Z">
        <w:r w:rsidR="001C00CF" w:rsidRPr="00EA5133">
          <w:rPr>
            <w:rFonts w:cs="Arial"/>
            <w:szCs w:val="20"/>
            <w:rPrChange w:id="309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PDF/X-3</w:t>
        </w:r>
        <w:proofErr w:type="gramStart"/>
        <w:r w:rsidR="001C00CF" w:rsidRPr="00EA5133">
          <w:rPr>
            <w:rFonts w:cs="Arial"/>
            <w:szCs w:val="20"/>
            <w:rPrChange w:id="309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="001C00CF" w:rsidRPr="00EA5133">
          <w:rPr>
            <w:rFonts w:cs="Arial"/>
            <w:szCs w:val="20"/>
            <w:rPrChange w:id="30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3094" w:author="Wolfgang J. Toechterle" w:date="2013-05-20T21:02:00Z">
        <w:r w:rsidRPr="00EA5133" w:rsidDel="001C00CF">
          <w:rPr>
            <w:rFonts w:cs="Arial"/>
            <w:szCs w:val="20"/>
            <w:rPrChange w:id="309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309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(including bleed, die cut and specified output profile, </w:t>
      </w:r>
      <w:r w:rsidRPr="00EA5133">
        <w:t>colour bars for CMYK + varnish at 100% black</w:t>
      </w:r>
      <w:r w:rsidRPr="00EA5133">
        <w:rPr>
          <w:rFonts w:cs="Arial"/>
          <w:szCs w:val="20"/>
          <w:rPrChange w:id="3097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1DD9F3B4" w14:textId="3FB434CD" w:rsidR="00A26D01" w:rsidRPr="00EA5133" w:rsidRDefault="00A26D01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309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3099" w:author="Kinder" w:date="2013-07-01T16:46:00Z">
        <w:r w:rsidRPr="00695128">
          <w:rPr>
            <w:rFonts w:cs="Arial"/>
            <w:szCs w:val="20"/>
            <w:highlight w:val="yellow"/>
            <w:rPrChange w:id="3100" w:author="Kinder" w:date="2013-07-01T16:49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695128">
          <w:rPr>
            <w:rFonts w:cs="Arial"/>
            <w:szCs w:val="20"/>
            <w:highlight w:val="yellow"/>
            <w:rPrChange w:id="3101" w:author="Kinder" w:date="2013-07-01T16:49:00Z">
              <w:rPr>
                <w:rFonts w:cs="Arial"/>
                <w:szCs w:val="20"/>
              </w:rPr>
            </w:rPrChange>
          </w:rPr>
          <w:t>Archivo</w:t>
        </w:r>
        <w:proofErr w:type="spellEnd"/>
        <w:r w:rsidRPr="00695128">
          <w:rPr>
            <w:rFonts w:cs="Arial"/>
            <w:szCs w:val="20"/>
            <w:highlight w:val="yellow"/>
            <w:rPrChange w:id="3102" w:author="Kinder" w:date="2013-07-01T16:49:00Z">
              <w:rPr>
                <w:rFonts w:cs="Arial"/>
                <w:szCs w:val="20"/>
              </w:rPr>
            </w:rPrChange>
          </w:rPr>
          <w:t xml:space="preserve"> final </w:t>
        </w:r>
        <w:proofErr w:type="spellStart"/>
        <w:r w:rsidRPr="00695128">
          <w:rPr>
            <w:rFonts w:cs="Arial"/>
            <w:szCs w:val="20"/>
            <w:highlight w:val="yellow"/>
            <w:rPrChange w:id="3103" w:author="Kinder" w:date="2013-07-01T16:49:00Z">
              <w:rPr>
                <w:rFonts w:cs="Arial"/>
                <w:szCs w:val="20"/>
              </w:rPr>
            </w:rPrChange>
          </w:rPr>
          <w:t>compuesto</w:t>
        </w:r>
      </w:ins>
      <w:proofErr w:type="spellEnd"/>
      <w:ins w:id="3104" w:author="Kinder" w:date="2013-07-01T16:47:00Z">
        <w:r w:rsidRPr="00695128">
          <w:rPr>
            <w:rFonts w:cs="Arial"/>
            <w:szCs w:val="20"/>
            <w:highlight w:val="yellow"/>
            <w:rPrChange w:id="3105" w:author="Kinder" w:date="2013-07-01T16:49:00Z">
              <w:rPr>
                <w:rFonts w:cs="Arial"/>
                <w:szCs w:val="20"/>
              </w:rPr>
            </w:rPrChange>
          </w:rPr>
          <w:t xml:space="preserve"> PDF/X-3</w:t>
        </w:r>
        <w:proofErr w:type="gramStart"/>
        <w:r w:rsidRPr="00695128">
          <w:rPr>
            <w:rFonts w:cs="Arial"/>
            <w:szCs w:val="20"/>
            <w:highlight w:val="yellow"/>
            <w:rPrChange w:id="3106" w:author="Kinder" w:date="2013-07-01T16:49:00Z">
              <w:rPr>
                <w:rFonts w:cs="Arial"/>
                <w:szCs w:val="20"/>
              </w:rPr>
            </w:rPrChange>
          </w:rPr>
          <w:t>:2002</w:t>
        </w:r>
        <w:proofErr w:type="gramEnd"/>
        <w:r w:rsidRPr="00695128">
          <w:rPr>
            <w:rFonts w:cs="Arial"/>
            <w:szCs w:val="20"/>
            <w:highlight w:val="yellow"/>
            <w:rPrChange w:id="3107" w:author="Kinder" w:date="2013-07-01T16:49:00Z">
              <w:rPr>
                <w:rFonts w:cs="Arial"/>
                <w:szCs w:val="20"/>
              </w:rPr>
            </w:rPrChange>
          </w:rPr>
          <w:t xml:space="preserve"> ( </w:t>
        </w:r>
        <w:proofErr w:type="spellStart"/>
        <w:r w:rsidRPr="00695128">
          <w:rPr>
            <w:rFonts w:cs="Arial"/>
            <w:szCs w:val="20"/>
            <w:highlight w:val="yellow"/>
            <w:rPrChange w:id="3108" w:author="Kinder" w:date="2013-07-01T16:49:00Z">
              <w:rPr>
                <w:rFonts w:cs="Arial"/>
                <w:szCs w:val="20"/>
              </w:rPr>
            </w:rPrChange>
          </w:rPr>
          <w:t>incluyendo</w:t>
        </w:r>
        <w:proofErr w:type="spellEnd"/>
        <w:r w:rsidRPr="00695128">
          <w:rPr>
            <w:rFonts w:cs="Arial"/>
            <w:szCs w:val="20"/>
            <w:highlight w:val="yellow"/>
            <w:rPrChange w:id="3109" w:author="Kinder" w:date="2013-07-01T16:4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695128">
          <w:rPr>
            <w:rFonts w:cs="Arial"/>
            <w:szCs w:val="20"/>
            <w:highlight w:val="yellow"/>
            <w:rPrChange w:id="3110" w:author="Kinder" w:date="2013-07-01T16:49:00Z">
              <w:rPr>
                <w:rFonts w:cs="Arial"/>
                <w:szCs w:val="20"/>
              </w:rPr>
            </w:rPrChange>
          </w:rPr>
          <w:t>sangrado</w:t>
        </w:r>
        <w:proofErr w:type="spellEnd"/>
        <w:r w:rsidRPr="00695128">
          <w:rPr>
            <w:rFonts w:cs="Arial"/>
            <w:szCs w:val="20"/>
            <w:highlight w:val="yellow"/>
            <w:rPrChange w:id="3111" w:author="Kinder" w:date="2013-07-01T16:49:00Z">
              <w:rPr>
                <w:rFonts w:cs="Arial"/>
                <w:szCs w:val="20"/>
              </w:rPr>
            </w:rPrChange>
          </w:rPr>
          <w:t xml:space="preserve">, </w:t>
        </w:r>
        <w:proofErr w:type="spellStart"/>
        <w:r w:rsidRPr="00695128">
          <w:rPr>
            <w:rFonts w:cs="Arial"/>
            <w:szCs w:val="20"/>
            <w:highlight w:val="yellow"/>
            <w:rPrChange w:id="3112" w:author="Kinder" w:date="2013-07-01T16:49:00Z">
              <w:rPr>
                <w:rFonts w:cs="Arial"/>
                <w:szCs w:val="20"/>
              </w:rPr>
            </w:rPrChange>
          </w:rPr>
          <w:t>troquel</w:t>
        </w:r>
        <w:proofErr w:type="spellEnd"/>
        <w:r w:rsidRPr="00695128">
          <w:rPr>
            <w:rFonts w:cs="Arial"/>
            <w:szCs w:val="20"/>
            <w:highlight w:val="yellow"/>
            <w:rPrChange w:id="3113" w:author="Kinder" w:date="2013-07-01T16:49:00Z">
              <w:rPr>
                <w:rFonts w:cs="Arial"/>
                <w:szCs w:val="20"/>
              </w:rPr>
            </w:rPrChange>
          </w:rPr>
          <w:t xml:space="preserve">, </w:t>
        </w:r>
      </w:ins>
      <w:ins w:id="3114" w:author="Kinder" w:date="2013-07-01T16:48:00Z">
        <w:r w:rsidR="00695128" w:rsidRPr="00695128">
          <w:rPr>
            <w:rFonts w:cs="Arial"/>
            <w:szCs w:val="20"/>
            <w:highlight w:val="yellow"/>
            <w:rPrChange w:id="3115" w:author="Kinder" w:date="2013-07-01T16:49:00Z">
              <w:rPr>
                <w:rFonts w:cs="Arial"/>
                <w:szCs w:val="20"/>
              </w:rPr>
            </w:rPrChange>
          </w:rPr>
          <w:t xml:space="preserve">el </w:t>
        </w:r>
        <w:proofErr w:type="spellStart"/>
        <w:r w:rsidR="00695128" w:rsidRPr="00695128">
          <w:rPr>
            <w:rFonts w:cs="Arial"/>
            <w:szCs w:val="20"/>
            <w:highlight w:val="yellow"/>
            <w:rPrChange w:id="3116" w:author="Kinder" w:date="2013-07-01T16:49:00Z">
              <w:rPr>
                <w:rFonts w:cs="Arial"/>
                <w:szCs w:val="20"/>
              </w:rPr>
            </w:rPrChange>
          </w:rPr>
          <w:t>perfil</w:t>
        </w:r>
        <w:proofErr w:type="spellEnd"/>
        <w:r w:rsidR="00695128" w:rsidRPr="00695128">
          <w:rPr>
            <w:rFonts w:cs="Arial"/>
            <w:szCs w:val="20"/>
            <w:highlight w:val="yellow"/>
            <w:rPrChange w:id="3117" w:author="Kinder" w:date="2013-07-01T16:49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="00695128" w:rsidRPr="00695128">
          <w:rPr>
            <w:rFonts w:cs="Arial"/>
            <w:szCs w:val="20"/>
            <w:highlight w:val="yellow"/>
            <w:rPrChange w:id="3118" w:author="Kinder" w:date="2013-07-01T16:49:00Z">
              <w:rPr>
                <w:rFonts w:cs="Arial"/>
                <w:szCs w:val="20"/>
              </w:rPr>
            </w:rPrChange>
          </w:rPr>
          <w:t>salida</w:t>
        </w:r>
        <w:proofErr w:type="spellEnd"/>
        <w:r w:rsidR="00695128" w:rsidRPr="00695128">
          <w:rPr>
            <w:rFonts w:cs="Arial"/>
            <w:szCs w:val="20"/>
            <w:highlight w:val="yellow"/>
            <w:rPrChange w:id="3119" w:author="Kinder" w:date="2013-07-01T16:4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695128" w:rsidRPr="00695128">
          <w:rPr>
            <w:rFonts w:cs="Arial"/>
            <w:szCs w:val="20"/>
            <w:highlight w:val="yellow"/>
            <w:rPrChange w:id="3120" w:author="Kinder" w:date="2013-07-01T16:49:00Z">
              <w:rPr>
                <w:rFonts w:cs="Arial"/>
                <w:szCs w:val="20"/>
              </w:rPr>
            </w:rPrChange>
          </w:rPr>
          <w:t>solicitado</w:t>
        </w:r>
        <w:proofErr w:type="spellEnd"/>
        <w:r w:rsidR="00695128" w:rsidRPr="00695128">
          <w:rPr>
            <w:rFonts w:cs="Arial"/>
            <w:szCs w:val="20"/>
            <w:highlight w:val="yellow"/>
            <w:rPrChange w:id="3121" w:author="Kinder" w:date="2013-07-01T16:49:00Z">
              <w:rPr>
                <w:rFonts w:cs="Arial"/>
                <w:szCs w:val="20"/>
              </w:rPr>
            </w:rPrChange>
          </w:rPr>
          <w:t>,</w:t>
        </w:r>
        <w:r w:rsidR="00695128">
          <w:rPr>
            <w:rFonts w:cs="Arial"/>
            <w:szCs w:val="20"/>
          </w:rPr>
          <w:t xml:space="preserve"> </w:t>
        </w:r>
        <w:proofErr w:type="spellStart"/>
        <w:r w:rsidR="00695128" w:rsidRPr="00695128">
          <w:rPr>
            <w:rFonts w:cs="Arial"/>
            <w:szCs w:val="20"/>
            <w:highlight w:val="yellow"/>
            <w:rPrChange w:id="3122" w:author="Kinder" w:date="2013-07-01T16:49:00Z">
              <w:rPr>
                <w:rFonts w:cs="Arial"/>
                <w:szCs w:val="20"/>
              </w:rPr>
            </w:rPrChange>
          </w:rPr>
          <w:t>las</w:t>
        </w:r>
        <w:proofErr w:type="spellEnd"/>
        <w:r w:rsidR="00695128" w:rsidRPr="00695128">
          <w:rPr>
            <w:rFonts w:cs="Arial"/>
            <w:szCs w:val="20"/>
            <w:highlight w:val="yellow"/>
            <w:rPrChange w:id="3123" w:author="Kinder" w:date="2013-07-01T16:4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695128" w:rsidRPr="00695128">
          <w:rPr>
            <w:rFonts w:cs="Arial"/>
            <w:szCs w:val="20"/>
            <w:highlight w:val="yellow"/>
            <w:rPrChange w:id="3124" w:author="Kinder" w:date="2013-07-01T16:49:00Z">
              <w:rPr>
                <w:rFonts w:cs="Arial"/>
                <w:szCs w:val="20"/>
              </w:rPr>
            </w:rPrChange>
          </w:rPr>
          <w:t>barras</w:t>
        </w:r>
        <w:proofErr w:type="spellEnd"/>
        <w:r w:rsidR="00695128" w:rsidRPr="00695128">
          <w:rPr>
            <w:rFonts w:cs="Arial"/>
            <w:szCs w:val="20"/>
            <w:highlight w:val="yellow"/>
            <w:rPrChange w:id="3125" w:author="Kinder" w:date="2013-07-01T16:49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="00695128" w:rsidRPr="00695128">
          <w:rPr>
            <w:rFonts w:cs="Arial"/>
            <w:szCs w:val="20"/>
            <w:highlight w:val="yellow"/>
            <w:rPrChange w:id="3126" w:author="Kinder" w:date="2013-07-01T16:49:00Z">
              <w:rPr>
                <w:rFonts w:cs="Arial"/>
                <w:szCs w:val="20"/>
              </w:rPr>
            </w:rPrChange>
          </w:rPr>
          <w:t>color</w:t>
        </w:r>
        <w:proofErr w:type="spellEnd"/>
        <w:r w:rsidR="00695128" w:rsidRPr="00695128">
          <w:rPr>
            <w:rFonts w:cs="Arial"/>
            <w:szCs w:val="20"/>
            <w:highlight w:val="yellow"/>
            <w:rPrChange w:id="3127" w:author="Kinder" w:date="2013-07-01T16:4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695128" w:rsidRPr="00695128">
          <w:rPr>
            <w:rFonts w:cs="Arial"/>
            <w:szCs w:val="20"/>
            <w:highlight w:val="yellow"/>
            <w:rPrChange w:id="3128" w:author="Kinder" w:date="2013-07-01T16:49:00Z">
              <w:rPr>
                <w:rFonts w:cs="Arial"/>
                <w:szCs w:val="20"/>
              </w:rPr>
            </w:rPrChange>
          </w:rPr>
          <w:t>para</w:t>
        </w:r>
        <w:proofErr w:type="spellEnd"/>
        <w:r w:rsidR="00695128" w:rsidRPr="00695128">
          <w:rPr>
            <w:rFonts w:cs="Arial"/>
            <w:szCs w:val="20"/>
            <w:highlight w:val="yellow"/>
            <w:rPrChange w:id="3129" w:author="Kinder" w:date="2013-07-01T16:49:00Z">
              <w:rPr>
                <w:rFonts w:cs="Arial"/>
                <w:szCs w:val="20"/>
              </w:rPr>
            </w:rPrChange>
          </w:rPr>
          <w:t xml:space="preserve"> CMYK mas el </w:t>
        </w:r>
      </w:ins>
      <w:ins w:id="3130" w:author="Kinder" w:date="2013-07-01T16:49:00Z">
        <w:r w:rsidR="00695128" w:rsidRPr="00695128">
          <w:rPr>
            <w:rFonts w:cs="Arial"/>
            <w:szCs w:val="20"/>
            <w:highlight w:val="yellow"/>
            <w:rPrChange w:id="3131" w:author="Kinder" w:date="2013-07-01T16:49:00Z">
              <w:rPr>
                <w:rFonts w:cs="Arial"/>
                <w:szCs w:val="20"/>
              </w:rPr>
            </w:rPrChange>
          </w:rPr>
          <w:t>varnish</w:t>
        </w:r>
      </w:ins>
      <w:ins w:id="3132" w:author="Kinder" w:date="2013-07-01T16:48:00Z">
        <w:r w:rsidR="00695128" w:rsidRPr="00695128">
          <w:rPr>
            <w:rFonts w:cs="Arial"/>
            <w:szCs w:val="20"/>
            <w:highlight w:val="yellow"/>
            <w:rPrChange w:id="3133" w:author="Kinder" w:date="2013-07-01T16:49:00Z">
              <w:rPr>
                <w:rFonts w:cs="Arial"/>
                <w:szCs w:val="20"/>
              </w:rPr>
            </w:rPrChange>
          </w:rPr>
          <w:t xml:space="preserve"> </w:t>
        </w:r>
      </w:ins>
      <w:ins w:id="3134" w:author="Kinder" w:date="2013-07-01T16:49:00Z">
        <w:r w:rsidR="00695128" w:rsidRPr="00695128">
          <w:rPr>
            <w:rFonts w:cs="Arial"/>
            <w:szCs w:val="20"/>
            <w:highlight w:val="yellow"/>
            <w:rPrChange w:id="3135" w:author="Kinder" w:date="2013-07-01T16:49:00Z">
              <w:rPr>
                <w:rFonts w:cs="Arial"/>
                <w:szCs w:val="20"/>
              </w:rPr>
            </w:rPrChange>
          </w:rPr>
          <w:t>a 100 % DE NEGRO</w:t>
        </w:r>
      </w:ins>
    </w:p>
    <w:p w14:paraId="40DB820F" w14:textId="7DB88D50" w:rsidR="00C93998" w:rsidRPr="00695128" w:rsidRDefault="00A53673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3136" w:author="Kinder" w:date="2013-07-01T16:50:00Z"/>
          <w:rFonts w:cs="Arial"/>
          <w:szCs w:val="20"/>
          <w:rPrChange w:id="3137" w:author="Kinder" w:date="2013-07-01T16:50:00Z">
            <w:rPr>
              <w:ins w:id="3138" w:author="Kinder" w:date="2013-07-01T16:50:00Z"/>
            </w:rPr>
          </w:rPrChange>
        </w:rPr>
      </w:pPr>
      <w:r w:rsidRPr="00EA5133">
        <w:rPr>
          <w:rFonts w:cs="Arial"/>
          <w:szCs w:val="20"/>
          <w:rPrChange w:id="3139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31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printout of your composition </w:t>
      </w:r>
      <w:ins w:id="3141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314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3143" w:author="Kinder" w:date="2013-06-30T09:00:00Z">
        <w:r w:rsidR="00BB5003">
          <w:rPr>
            <w:rFonts w:cs="Arial"/>
            <w:szCs w:val="20"/>
          </w:rPr>
          <w:t>on</w:t>
        </w:r>
      </w:ins>
      <w:del w:id="3144" w:author="Kinder" w:date="2013-06-30T09:00:00Z">
        <w:r w:rsidRPr="00EA5133" w:rsidDel="00BB5003">
          <w:rPr>
            <w:rFonts w:cs="Arial"/>
            <w:szCs w:val="20"/>
            <w:rPrChange w:id="314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314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</w:t>
      </w:r>
      <w:ins w:id="3147" w:author="Kinder" w:date="2013-06-29T12:30:00Z">
        <w:r w:rsidR="00E95EBC">
          <w:t xml:space="preserve"> with the</w:t>
        </w:r>
      </w:ins>
      <w:del w:id="3148" w:author="Kinder" w:date="2013-06-29T12:30:00Z">
        <w:r w:rsidR="00C93998" w:rsidRPr="00EA5133" w:rsidDel="00E95EBC">
          <w:rPr>
            <w:rFonts w:cs="Arial"/>
            <w:szCs w:val="20"/>
            <w:rPrChange w:id="314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  <w:r w:rsidR="00052CBB" w:rsidRPr="00EA5133" w:rsidDel="00E95EBC">
          <w:rPr>
            <w:rFonts w:cs="Arial"/>
            <w:szCs w:val="20"/>
            <w:rPrChange w:id="315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052CBB" w:rsidRPr="00EA5133" w:rsidDel="00E95EBC">
          <w:delText>The</w:delText>
        </w:r>
      </w:del>
      <w:r w:rsidR="00052CBB" w:rsidRPr="00EA5133">
        <w:t xml:space="preserve"> varnish </w:t>
      </w:r>
      <w:del w:id="3151" w:author="Kinder" w:date="2013-06-29T12:30:00Z">
        <w:r w:rsidR="00052CBB" w:rsidRPr="00EA5133" w:rsidDel="00E95EBC">
          <w:delText xml:space="preserve">must be printed </w:delText>
        </w:r>
      </w:del>
      <w:r w:rsidR="00052CBB" w:rsidRPr="00EA5133">
        <w:t xml:space="preserve">on top of the design </w:t>
      </w:r>
      <w:ins w:id="3152" w:author="Kinder" w:date="2013-06-29T12:31:00Z">
        <w:r w:rsidR="00BB5003">
          <w:t>(the varnish area needs</w:t>
        </w:r>
        <w:r w:rsidR="00E95EBC">
          <w:t xml:space="preserve"> to be </w:t>
        </w:r>
      </w:ins>
      <w:del w:id="3153" w:author="Kinder" w:date="2013-06-29T12:31:00Z">
        <w:r w:rsidR="00052CBB" w:rsidRPr="00EA5133" w:rsidDel="00E95EBC">
          <w:delText xml:space="preserve">at </w:delText>
        </w:r>
      </w:del>
      <w:r w:rsidR="00052CBB" w:rsidRPr="00EA5133">
        <w:t>20% transparency</w:t>
      </w:r>
      <w:ins w:id="3154" w:author="Kinder" w:date="2013-06-29T12:31:00Z">
        <w:r w:rsidR="00E95EBC">
          <w:t>)</w:t>
        </w:r>
      </w:ins>
    </w:p>
    <w:p w14:paraId="7F5A7269" w14:textId="2EDD7F8F" w:rsidR="00695128" w:rsidRPr="00695128" w:rsidRDefault="0069512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3155" w:author="Kinder" w:date="2013-07-01T16:52:00Z">
            <w:rPr>
              <w:rFonts w:cs="Arial"/>
              <w:szCs w:val="20"/>
              <w:lang w:val="en-US"/>
            </w:rPr>
          </w:rPrChange>
        </w:rPr>
      </w:pPr>
      <w:ins w:id="3156" w:author="Kinder" w:date="2013-07-01T16:50:00Z">
        <w:r w:rsidRPr="00695128">
          <w:rPr>
            <w:highlight w:val="yellow"/>
            <w:rPrChange w:id="3157" w:author="Kinder" w:date="2013-07-01T16:52:00Z">
              <w:rPr/>
            </w:rPrChange>
          </w:rPr>
          <w:t xml:space="preserve">1 </w:t>
        </w:r>
        <w:proofErr w:type="spellStart"/>
        <w:r w:rsidRPr="00695128">
          <w:rPr>
            <w:highlight w:val="yellow"/>
            <w:rPrChange w:id="3158" w:author="Kinder" w:date="2013-07-01T16:52:00Z">
              <w:rPr/>
            </w:rPrChange>
          </w:rPr>
          <w:t>Impresion</w:t>
        </w:r>
        <w:proofErr w:type="spellEnd"/>
        <w:r w:rsidRPr="00695128">
          <w:rPr>
            <w:highlight w:val="yellow"/>
            <w:rPrChange w:id="3159" w:author="Kinder" w:date="2013-07-01T16:52:00Z">
              <w:rPr/>
            </w:rPrChange>
          </w:rPr>
          <w:t xml:space="preserve"> de </w:t>
        </w:r>
        <w:proofErr w:type="spellStart"/>
        <w:r w:rsidRPr="00695128">
          <w:rPr>
            <w:highlight w:val="yellow"/>
            <w:rPrChange w:id="3160" w:author="Kinder" w:date="2013-07-01T16:52:00Z">
              <w:rPr/>
            </w:rPrChange>
          </w:rPr>
          <w:t>su</w:t>
        </w:r>
        <w:proofErr w:type="spellEnd"/>
        <w:r w:rsidRPr="00695128">
          <w:rPr>
            <w:highlight w:val="yellow"/>
            <w:rPrChange w:id="3161" w:author="Kinder" w:date="2013-07-01T16:52:00Z">
              <w:rPr/>
            </w:rPrChange>
          </w:rPr>
          <w:t xml:space="preserve"> </w:t>
        </w:r>
        <w:proofErr w:type="spellStart"/>
        <w:r w:rsidRPr="00695128">
          <w:rPr>
            <w:highlight w:val="yellow"/>
            <w:rPrChange w:id="3162" w:author="Kinder" w:date="2013-07-01T16:52:00Z">
              <w:rPr/>
            </w:rPrChange>
          </w:rPr>
          <w:t>composicion</w:t>
        </w:r>
        <w:proofErr w:type="spellEnd"/>
        <w:r w:rsidRPr="00695128">
          <w:rPr>
            <w:highlight w:val="yellow"/>
            <w:rPrChange w:id="3163" w:author="Kinder" w:date="2013-07-01T16:52:00Z">
              <w:rPr/>
            </w:rPrChange>
          </w:rPr>
          <w:t xml:space="preserve"> </w:t>
        </w:r>
        <w:proofErr w:type="spellStart"/>
        <w:r w:rsidRPr="00695128">
          <w:rPr>
            <w:highlight w:val="yellow"/>
            <w:rPrChange w:id="3164" w:author="Kinder" w:date="2013-07-01T16:52:00Z">
              <w:rPr/>
            </w:rPrChange>
          </w:rPr>
          <w:t>cortada</w:t>
        </w:r>
        <w:proofErr w:type="spellEnd"/>
        <w:r w:rsidRPr="00695128">
          <w:rPr>
            <w:highlight w:val="yellow"/>
            <w:rPrChange w:id="3165" w:author="Kinder" w:date="2013-07-01T16:52:00Z">
              <w:rPr/>
            </w:rPrChange>
          </w:rPr>
          <w:t xml:space="preserve"> </w:t>
        </w:r>
        <w:proofErr w:type="spellStart"/>
        <w:r w:rsidRPr="00695128">
          <w:rPr>
            <w:highlight w:val="yellow"/>
            <w:rPrChange w:id="3166" w:author="Kinder" w:date="2013-07-01T16:52:00Z">
              <w:rPr/>
            </w:rPrChange>
          </w:rPr>
          <w:t>sobre</w:t>
        </w:r>
        <w:proofErr w:type="spellEnd"/>
        <w:r w:rsidRPr="00695128">
          <w:rPr>
            <w:highlight w:val="yellow"/>
            <w:rPrChange w:id="3167" w:author="Kinder" w:date="2013-07-01T16:52:00Z">
              <w:rPr/>
            </w:rPrChange>
          </w:rPr>
          <w:t xml:space="preserve"> A3</w:t>
        </w:r>
      </w:ins>
      <w:ins w:id="3168" w:author="Kinder" w:date="2013-07-01T16:51:00Z">
        <w:r w:rsidRPr="00695128">
          <w:rPr>
            <w:highlight w:val="yellow"/>
            <w:rPrChange w:id="3169" w:author="Kinder" w:date="2013-07-01T16:52:00Z">
              <w:rPr/>
            </w:rPrChange>
          </w:rPr>
          <w:t xml:space="preserve"> </w:t>
        </w:r>
      </w:ins>
      <w:ins w:id="3170" w:author="Kinder" w:date="2013-07-01T16:50:00Z">
        <w:r w:rsidRPr="00695128">
          <w:rPr>
            <w:highlight w:val="yellow"/>
            <w:rPrChange w:id="3171" w:author="Kinder" w:date="2013-07-01T16:52:00Z">
              <w:rPr/>
            </w:rPrChange>
          </w:rPr>
          <w:t xml:space="preserve">con el </w:t>
        </w:r>
        <w:proofErr w:type="spellStart"/>
        <w:r w:rsidRPr="00695128">
          <w:rPr>
            <w:highlight w:val="yellow"/>
            <w:rPrChange w:id="3172" w:author="Kinder" w:date="2013-07-01T16:52:00Z">
              <w:rPr/>
            </w:rPrChange>
          </w:rPr>
          <w:t>barniz</w:t>
        </w:r>
        <w:proofErr w:type="spellEnd"/>
        <w:r w:rsidRPr="00695128">
          <w:rPr>
            <w:highlight w:val="yellow"/>
            <w:rPrChange w:id="3173" w:author="Kinder" w:date="2013-07-01T16:52:00Z">
              <w:rPr/>
            </w:rPrChange>
          </w:rPr>
          <w:t xml:space="preserve"> </w:t>
        </w:r>
      </w:ins>
      <w:proofErr w:type="spellStart"/>
      <w:ins w:id="3174" w:author="Kinder" w:date="2013-07-01T16:51:00Z">
        <w:r w:rsidRPr="00695128">
          <w:rPr>
            <w:highlight w:val="yellow"/>
            <w:rPrChange w:id="3175" w:author="Kinder" w:date="2013-07-01T16:52:00Z">
              <w:rPr/>
            </w:rPrChange>
          </w:rPr>
          <w:t>sobre</w:t>
        </w:r>
        <w:proofErr w:type="spellEnd"/>
        <w:r w:rsidRPr="00695128">
          <w:rPr>
            <w:highlight w:val="yellow"/>
            <w:rPrChange w:id="3176" w:author="Kinder" w:date="2013-07-01T16:52:00Z">
              <w:rPr/>
            </w:rPrChange>
          </w:rPr>
          <w:t xml:space="preserve"> el </w:t>
        </w:r>
        <w:proofErr w:type="spellStart"/>
        <w:r w:rsidRPr="00695128">
          <w:rPr>
            <w:highlight w:val="yellow"/>
            <w:rPrChange w:id="3177" w:author="Kinder" w:date="2013-07-01T16:52:00Z">
              <w:rPr/>
            </w:rPrChange>
          </w:rPr>
          <w:t>diseno</w:t>
        </w:r>
        <w:proofErr w:type="spellEnd"/>
        <w:r w:rsidRPr="00695128">
          <w:rPr>
            <w:highlight w:val="yellow"/>
            <w:rPrChange w:id="3178" w:author="Kinder" w:date="2013-07-01T16:52:00Z">
              <w:rPr/>
            </w:rPrChange>
          </w:rPr>
          <w:t xml:space="preserve"> (El area de </w:t>
        </w:r>
        <w:proofErr w:type="spellStart"/>
        <w:r w:rsidRPr="00695128">
          <w:rPr>
            <w:highlight w:val="yellow"/>
            <w:rPrChange w:id="3179" w:author="Kinder" w:date="2013-07-01T16:52:00Z">
              <w:rPr/>
            </w:rPrChange>
          </w:rPr>
          <w:t>barniz</w:t>
        </w:r>
        <w:proofErr w:type="spellEnd"/>
        <w:r w:rsidRPr="00695128">
          <w:rPr>
            <w:highlight w:val="yellow"/>
            <w:rPrChange w:id="3180" w:author="Kinder" w:date="2013-07-01T16:52:00Z">
              <w:rPr/>
            </w:rPrChange>
          </w:rPr>
          <w:t xml:space="preserve"> </w:t>
        </w:r>
      </w:ins>
      <w:proofErr w:type="spellStart"/>
      <w:ins w:id="3181" w:author="Kinder" w:date="2013-07-01T16:52:00Z">
        <w:r w:rsidRPr="00695128">
          <w:rPr>
            <w:highlight w:val="yellow"/>
            <w:rPrChange w:id="3182" w:author="Kinder" w:date="2013-07-01T16:52:00Z">
              <w:rPr/>
            </w:rPrChange>
          </w:rPr>
          <w:t>necesita</w:t>
        </w:r>
        <w:proofErr w:type="spellEnd"/>
        <w:r w:rsidRPr="00695128">
          <w:rPr>
            <w:highlight w:val="yellow"/>
            <w:rPrChange w:id="3183" w:author="Kinder" w:date="2013-07-01T16:52:00Z">
              <w:rPr/>
            </w:rPrChange>
          </w:rPr>
          <w:t xml:space="preserve"> </w:t>
        </w:r>
        <w:proofErr w:type="spellStart"/>
        <w:r w:rsidRPr="00695128">
          <w:rPr>
            <w:highlight w:val="yellow"/>
            <w:rPrChange w:id="3184" w:author="Kinder" w:date="2013-07-01T16:52:00Z">
              <w:rPr/>
            </w:rPrChange>
          </w:rPr>
          <w:t>ser</w:t>
        </w:r>
        <w:proofErr w:type="spellEnd"/>
        <w:r w:rsidRPr="00695128">
          <w:rPr>
            <w:highlight w:val="yellow"/>
            <w:rPrChange w:id="3185" w:author="Kinder" w:date="2013-07-01T16:52:00Z">
              <w:rPr/>
            </w:rPrChange>
          </w:rPr>
          <w:t xml:space="preserve"> </w:t>
        </w:r>
        <w:proofErr w:type="spellStart"/>
        <w:r w:rsidRPr="00695128">
          <w:rPr>
            <w:highlight w:val="yellow"/>
            <w:rPrChange w:id="3186" w:author="Kinder" w:date="2013-07-01T16:52:00Z">
              <w:rPr/>
            </w:rPrChange>
          </w:rPr>
          <w:t>simulada</w:t>
        </w:r>
        <w:proofErr w:type="spellEnd"/>
        <w:r w:rsidRPr="00695128">
          <w:rPr>
            <w:highlight w:val="yellow"/>
            <w:rPrChange w:id="3187" w:author="Kinder" w:date="2013-07-01T16:52:00Z">
              <w:rPr/>
            </w:rPrChange>
          </w:rPr>
          <w:t xml:space="preserve"> con un 20% de </w:t>
        </w:r>
        <w:proofErr w:type="spellStart"/>
        <w:r w:rsidRPr="00695128">
          <w:rPr>
            <w:highlight w:val="yellow"/>
            <w:rPrChange w:id="3188" w:author="Kinder" w:date="2013-07-01T16:52:00Z">
              <w:rPr/>
            </w:rPrChange>
          </w:rPr>
          <w:t>transparencia</w:t>
        </w:r>
        <w:proofErr w:type="spellEnd"/>
        <w:r w:rsidRPr="00695128">
          <w:rPr>
            <w:highlight w:val="yellow"/>
            <w:rPrChange w:id="3189" w:author="Kinder" w:date="2013-07-01T16:52:00Z">
              <w:rPr/>
            </w:rPrChange>
          </w:rPr>
          <w:t>)</w:t>
        </w:r>
      </w:ins>
    </w:p>
    <w:p w14:paraId="0F0F2096" w14:textId="6D58AB82" w:rsidR="00052CBB" w:rsidRPr="00695128" w:rsidRDefault="00052CBB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3190" w:author="Kinder" w:date="2013-07-01T16:52:00Z"/>
          <w:rFonts w:cs="Arial"/>
          <w:szCs w:val="20"/>
          <w:rPrChange w:id="3191" w:author="Kinder" w:date="2013-07-01T16:52:00Z">
            <w:rPr>
              <w:ins w:id="3192" w:author="Kinder" w:date="2013-07-01T16:52:00Z"/>
            </w:rPr>
          </w:rPrChange>
        </w:rPr>
      </w:pPr>
      <w:r w:rsidRPr="00EA5133">
        <w:rPr>
          <w:rFonts w:cs="Arial"/>
          <w:szCs w:val="20"/>
          <w:rPrChange w:id="319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printout of your composition </w:t>
      </w:r>
      <w:ins w:id="3194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319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3196" w:author="Kinder" w:date="2013-06-30T09:01:00Z">
        <w:r w:rsidR="00BB5003">
          <w:rPr>
            <w:rFonts w:cs="Arial"/>
            <w:szCs w:val="20"/>
          </w:rPr>
          <w:t>on</w:t>
        </w:r>
      </w:ins>
      <w:del w:id="3197" w:author="Kinder" w:date="2013-06-30T09:01:00Z">
        <w:r w:rsidRPr="00EA5133" w:rsidDel="00BB5003">
          <w:rPr>
            <w:rFonts w:cs="Arial"/>
            <w:szCs w:val="20"/>
            <w:rPrChange w:id="319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319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 and mounted on one board for presentation </w:t>
      </w:r>
      <w:r w:rsidRPr="00EA5133">
        <w:t>without the varnish.</w:t>
      </w:r>
    </w:p>
    <w:p w14:paraId="02736ADE" w14:textId="753F87DA" w:rsidR="00695128" w:rsidRPr="00695128" w:rsidRDefault="0069512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3200" w:author="Kinder" w:date="2013-07-01T16:54:00Z">
            <w:rPr>
              <w:rFonts w:cs="Arial"/>
              <w:szCs w:val="20"/>
              <w:lang w:val="en-US"/>
            </w:rPr>
          </w:rPrChange>
        </w:rPr>
      </w:pPr>
      <w:ins w:id="3201" w:author="Kinder" w:date="2013-07-01T16:52:00Z">
        <w:r w:rsidRPr="00695128">
          <w:rPr>
            <w:highlight w:val="yellow"/>
            <w:rPrChange w:id="3202" w:author="Kinder" w:date="2013-07-01T16:54:00Z">
              <w:rPr/>
            </w:rPrChange>
          </w:rPr>
          <w:t xml:space="preserve">1 </w:t>
        </w:r>
        <w:proofErr w:type="spellStart"/>
        <w:r w:rsidRPr="00695128">
          <w:rPr>
            <w:highlight w:val="yellow"/>
            <w:rPrChange w:id="3203" w:author="Kinder" w:date="2013-07-01T16:54:00Z">
              <w:rPr/>
            </w:rPrChange>
          </w:rPr>
          <w:t>impresion</w:t>
        </w:r>
        <w:proofErr w:type="spellEnd"/>
        <w:r w:rsidRPr="00695128">
          <w:rPr>
            <w:highlight w:val="yellow"/>
            <w:rPrChange w:id="3204" w:author="Kinder" w:date="2013-07-01T16:54:00Z">
              <w:rPr/>
            </w:rPrChange>
          </w:rPr>
          <w:t xml:space="preserve"> de </w:t>
        </w:r>
        <w:proofErr w:type="spellStart"/>
        <w:r w:rsidRPr="00695128">
          <w:rPr>
            <w:highlight w:val="yellow"/>
            <w:rPrChange w:id="3205" w:author="Kinder" w:date="2013-07-01T16:54:00Z">
              <w:rPr/>
            </w:rPrChange>
          </w:rPr>
          <w:t>su</w:t>
        </w:r>
        <w:proofErr w:type="spellEnd"/>
        <w:r w:rsidRPr="00695128">
          <w:rPr>
            <w:highlight w:val="yellow"/>
            <w:rPrChange w:id="3206" w:author="Kinder" w:date="2013-07-01T16:54:00Z">
              <w:rPr/>
            </w:rPrChange>
          </w:rPr>
          <w:t xml:space="preserve"> </w:t>
        </w:r>
        <w:proofErr w:type="spellStart"/>
        <w:r w:rsidRPr="00695128">
          <w:rPr>
            <w:highlight w:val="yellow"/>
            <w:rPrChange w:id="3207" w:author="Kinder" w:date="2013-07-01T16:54:00Z">
              <w:rPr/>
            </w:rPrChange>
          </w:rPr>
          <w:t>composicion</w:t>
        </w:r>
        <w:proofErr w:type="spellEnd"/>
        <w:r w:rsidRPr="00695128">
          <w:rPr>
            <w:highlight w:val="yellow"/>
            <w:rPrChange w:id="3208" w:author="Kinder" w:date="2013-07-01T16:54:00Z">
              <w:rPr/>
            </w:rPrChange>
          </w:rPr>
          <w:t xml:space="preserve"> </w:t>
        </w:r>
        <w:proofErr w:type="spellStart"/>
        <w:r w:rsidRPr="00695128">
          <w:rPr>
            <w:highlight w:val="yellow"/>
            <w:rPrChange w:id="3209" w:author="Kinder" w:date="2013-07-01T16:54:00Z">
              <w:rPr/>
            </w:rPrChange>
          </w:rPr>
          <w:t>cortada</w:t>
        </w:r>
        <w:proofErr w:type="spellEnd"/>
        <w:r w:rsidRPr="00695128">
          <w:rPr>
            <w:highlight w:val="yellow"/>
            <w:rPrChange w:id="3210" w:author="Kinder" w:date="2013-07-01T16:54:00Z">
              <w:rPr/>
            </w:rPrChange>
          </w:rPr>
          <w:t xml:space="preserve"> y </w:t>
        </w:r>
        <w:proofErr w:type="spellStart"/>
        <w:r w:rsidRPr="00695128">
          <w:rPr>
            <w:highlight w:val="yellow"/>
            <w:rPrChange w:id="3211" w:author="Kinder" w:date="2013-07-01T16:54:00Z">
              <w:rPr/>
            </w:rPrChange>
          </w:rPr>
          <w:t>montada</w:t>
        </w:r>
        <w:proofErr w:type="spellEnd"/>
        <w:r w:rsidRPr="00695128">
          <w:rPr>
            <w:highlight w:val="yellow"/>
            <w:rPrChange w:id="3212" w:author="Kinder" w:date="2013-07-01T16:54:00Z">
              <w:rPr/>
            </w:rPrChange>
          </w:rPr>
          <w:t xml:space="preserve"> </w:t>
        </w:r>
        <w:proofErr w:type="spellStart"/>
        <w:r w:rsidRPr="00695128">
          <w:rPr>
            <w:highlight w:val="yellow"/>
            <w:rPrChange w:id="3213" w:author="Kinder" w:date="2013-07-01T16:54:00Z">
              <w:rPr/>
            </w:rPrChange>
          </w:rPr>
          <w:t>sobre</w:t>
        </w:r>
        <w:proofErr w:type="spellEnd"/>
        <w:r w:rsidRPr="00695128">
          <w:rPr>
            <w:highlight w:val="yellow"/>
            <w:rPrChange w:id="3214" w:author="Kinder" w:date="2013-07-01T16:54:00Z">
              <w:rPr/>
            </w:rPrChange>
          </w:rPr>
          <w:t xml:space="preserve"> A3 </w:t>
        </w:r>
      </w:ins>
      <w:proofErr w:type="spellStart"/>
      <w:ins w:id="3215" w:author="Kinder" w:date="2013-07-01T16:53:00Z">
        <w:r w:rsidRPr="00695128">
          <w:rPr>
            <w:highlight w:val="yellow"/>
            <w:rPrChange w:id="3216" w:author="Kinder" w:date="2013-07-01T16:54:00Z">
              <w:rPr/>
            </w:rPrChange>
          </w:rPr>
          <w:t>sobre</w:t>
        </w:r>
        <w:proofErr w:type="spellEnd"/>
        <w:r w:rsidRPr="00695128">
          <w:rPr>
            <w:highlight w:val="yellow"/>
            <w:rPrChange w:id="3217" w:author="Kinder" w:date="2013-07-01T16:54:00Z">
              <w:rPr/>
            </w:rPrChange>
          </w:rPr>
          <w:t xml:space="preserve"> un carton </w:t>
        </w:r>
        <w:proofErr w:type="spellStart"/>
        <w:r w:rsidRPr="00695128">
          <w:rPr>
            <w:highlight w:val="yellow"/>
            <w:rPrChange w:id="3218" w:author="Kinder" w:date="2013-07-01T16:54:00Z">
              <w:rPr/>
            </w:rPrChange>
          </w:rPr>
          <w:t>para</w:t>
        </w:r>
        <w:proofErr w:type="spellEnd"/>
        <w:r w:rsidRPr="00695128">
          <w:rPr>
            <w:highlight w:val="yellow"/>
            <w:rPrChange w:id="3219" w:author="Kinder" w:date="2013-07-01T16:54:00Z">
              <w:rPr/>
            </w:rPrChange>
          </w:rPr>
          <w:t xml:space="preserve"> la </w:t>
        </w:r>
        <w:proofErr w:type="spellStart"/>
        <w:r w:rsidRPr="00695128">
          <w:rPr>
            <w:highlight w:val="yellow"/>
            <w:rPrChange w:id="3220" w:author="Kinder" w:date="2013-07-01T16:54:00Z">
              <w:rPr/>
            </w:rPrChange>
          </w:rPr>
          <w:t>presentacion</w:t>
        </w:r>
        <w:proofErr w:type="spellEnd"/>
        <w:r w:rsidRPr="00695128">
          <w:rPr>
            <w:highlight w:val="yellow"/>
            <w:rPrChange w:id="3221" w:author="Kinder" w:date="2013-07-01T16:54:00Z">
              <w:rPr/>
            </w:rPrChange>
          </w:rPr>
          <w:t xml:space="preserve"> con el </w:t>
        </w:r>
        <w:proofErr w:type="spellStart"/>
        <w:r w:rsidRPr="00695128">
          <w:rPr>
            <w:highlight w:val="yellow"/>
            <w:rPrChange w:id="3222" w:author="Kinder" w:date="2013-07-01T16:54:00Z">
              <w:rPr/>
            </w:rPrChange>
          </w:rPr>
          <w:t>barniz</w:t>
        </w:r>
      </w:ins>
      <w:proofErr w:type="spellEnd"/>
    </w:p>
    <w:p w14:paraId="58738F14" w14:textId="77777777" w:rsidR="00695128" w:rsidRDefault="00A53673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3223" w:author="Kinder" w:date="2013-07-01T16:54:00Z"/>
          <w:rFonts w:cs="Arial"/>
          <w:szCs w:val="20"/>
        </w:rPr>
      </w:pPr>
      <w:r w:rsidRPr="00EA5133">
        <w:rPr>
          <w:rFonts w:cs="Arial"/>
          <w:szCs w:val="20"/>
          <w:rPrChange w:id="3224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32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fonts,</w:t>
      </w:r>
      <w:r w:rsidRPr="00EA5133">
        <w:t xml:space="preserve"> linked images, ICC profile</w:t>
      </w:r>
      <w:r w:rsidR="00C93998" w:rsidRPr="00EA5133">
        <w:rPr>
          <w:rFonts w:cs="Arial"/>
          <w:szCs w:val="20"/>
          <w:rPrChange w:id="3226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44718162" w14:textId="28FD2679" w:rsidR="00041F11" w:rsidRPr="00EA5133" w:rsidRDefault="00695128" w:rsidP="00695128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360"/>
        <w:rPr>
          <w:rFonts w:cs="Arial"/>
          <w:szCs w:val="20"/>
          <w:rPrChange w:id="3227" w:author="Wolfgang J. Toechterle" w:date="2013-06-22T10:32:00Z">
            <w:rPr>
              <w:rFonts w:cs="Arial"/>
              <w:szCs w:val="20"/>
              <w:lang w:val="en-US"/>
            </w:rPr>
          </w:rPrChange>
        </w:rPr>
        <w:pPrChange w:id="3228" w:author="Kinder" w:date="2013-07-01T16:55:00Z">
          <w:pPr>
            <w:widowControl w:val="0"/>
            <w:numPr>
              <w:numId w:val="14"/>
            </w:numPr>
            <w:tabs>
              <w:tab w:val="left" w:pos="360"/>
              <w:tab w:val="left" w:pos="72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spacing w:after="60"/>
            <w:ind w:left="720" w:hanging="720"/>
          </w:pPr>
        </w:pPrChange>
      </w:pPr>
      <w:proofErr w:type="gramStart"/>
      <w:ins w:id="3229" w:author="Kinder" w:date="2013-07-01T16:54:00Z">
        <w:r w:rsidRPr="00695128">
          <w:rPr>
            <w:rFonts w:cs="Arial"/>
            <w:szCs w:val="20"/>
            <w:highlight w:val="yellow"/>
            <w:rPrChange w:id="3230" w:author="Kinder" w:date="2013-07-01T16:56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695128">
          <w:rPr>
            <w:rFonts w:cs="Arial"/>
            <w:szCs w:val="20"/>
            <w:highlight w:val="yellow"/>
            <w:rPrChange w:id="3231" w:author="Kinder" w:date="2013-07-01T16:56:00Z">
              <w:rPr>
                <w:rFonts w:cs="Arial"/>
                <w:szCs w:val="20"/>
              </w:rPr>
            </w:rPrChange>
          </w:rPr>
          <w:t>Carpeta</w:t>
        </w:r>
        <w:proofErr w:type="spellEnd"/>
        <w:r w:rsidRPr="00695128">
          <w:rPr>
            <w:rFonts w:cs="Arial"/>
            <w:szCs w:val="20"/>
            <w:highlight w:val="yellow"/>
            <w:rPrChange w:id="3232" w:author="Kinder" w:date="2013-07-01T16:5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695128">
          <w:rPr>
            <w:rFonts w:cs="Arial"/>
            <w:szCs w:val="20"/>
            <w:highlight w:val="yellow"/>
            <w:rPrChange w:id="3233" w:author="Kinder" w:date="2013-07-01T16:56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695128">
          <w:rPr>
            <w:rFonts w:cs="Arial"/>
            <w:szCs w:val="20"/>
            <w:highlight w:val="yellow"/>
            <w:rPrChange w:id="3234" w:author="Kinder" w:date="2013-07-01T16:5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695128">
          <w:rPr>
            <w:rFonts w:cs="Arial"/>
            <w:szCs w:val="20"/>
            <w:highlight w:val="yellow"/>
            <w:rPrChange w:id="3235" w:author="Kinder" w:date="2013-07-01T16:56:00Z">
              <w:rPr>
                <w:rFonts w:cs="Arial"/>
                <w:szCs w:val="20"/>
              </w:rPr>
            </w:rPrChange>
          </w:rPr>
          <w:t>archivar</w:t>
        </w:r>
        <w:proofErr w:type="spellEnd"/>
        <w:r w:rsidRPr="00695128">
          <w:rPr>
            <w:rFonts w:cs="Arial"/>
            <w:szCs w:val="20"/>
            <w:highlight w:val="yellow"/>
            <w:rPrChange w:id="3236" w:author="Kinder" w:date="2013-07-01T16:56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695128">
          <w:rPr>
            <w:rFonts w:cs="Arial"/>
            <w:szCs w:val="20"/>
            <w:highlight w:val="yellow"/>
            <w:rPrChange w:id="3237" w:author="Kinder" w:date="2013-07-01T16:56:00Z">
              <w:rPr>
                <w:rFonts w:cs="Arial"/>
                <w:szCs w:val="20"/>
              </w:rPr>
            </w:rPrChange>
          </w:rPr>
          <w:t>imprimir</w:t>
        </w:r>
        <w:proofErr w:type="spellEnd"/>
        <w:r w:rsidRPr="00695128">
          <w:rPr>
            <w:rFonts w:cs="Arial"/>
            <w:szCs w:val="20"/>
            <w:highlight w:val="yellow"/>
            <w:rPrChange w:id="3238" w:author="Kinder" w:date="2013-07-01T16:56:00Z">
              <w:rPr>
                <w:rFonts w:cs="Arial"/>
                <w:szCs w:val="20"/>
              </w:rPr>
            </w:rPrChange>
          </w:rPr>
          <w:t xml:space="preserve"> (</w:t>
        </w:r>
        <w:proofErr w:type="spellStart"/>
        <w:r w:rsidRPr="00695128">
          <w:rPr>
            <w:rFonts w:cs="Arial"/>
            <w:szCs w:val="20"/>
            <w:highlight w:val="yellow"/>
            <w:rPrChange w:id="3239" w:author="Kinder" w:date="2013-07-01T16:56:00Z">
              <w:rPr>
                <w:rFonts w:cs="Arial"/>
                <w:szCs w:val="20"/>
              </w:rPr>
            </w:rPrChange>
          </w:rPr>
          <w:t>incluyendo</w:t>
        </w:r>
        <w:proofErr w:type="spellEnd"/>
        <w:r w:rsidRPr="00695128">
          <w:rPr>
            <w:rFonts w:cs="Arial"/>
            <w:szCs w:val="20"/>
            <w:highlight w:val="yellow"/>
            <w:rPrChange w:id="3240" w:author="Kinder" w:date="2013-07-01T16:56:00Z">
              <w:rPr>
                <w:rFonts w:cs="Arial"/>
                <w:szCs w:val="20"/>
              </w:rPr>
            </w:rPrChange>
          </w:rPr>
          <w:t xml:space="preserve"> PDF, </w:t>
        </w:r>
        <w:proofErr w:type="spellStart"/>
        <w:r w:rsidRPr="00695128">
          <w:rPr>
            <w:rFonts w:cs="Arial"/>
            <w:szCs w:val="20"/>
            <w:highlight w:val="yellow"/>
            <w:rPrChange w:id="3241" w:author="Kinder" w:date="2013-07-01T16:56:00Z">
              <w:rPr>
                <w:rFonts w:cs="Arial"/>
                <w:szCs w:val="20"/>
              </w:rPr>
            </w:rPrChange>
          </w:rPr>
          <w:t>archivos</w:t>
        </w:r>
        <w:proofErr w:type="spellEnd"/>
        <w:r w:rsidRPr="00695128">
          <w:rPr>
            <w:rFonts w:cs="Arial"/>
            <w:szCs w:val="20"/>
            <w:highlight w:val="yellow"/>
            <w:rPrChange w:id="3242" w:author="Kinder" w:date="2013-07-01T16:5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695128">
          <w:rPr>
            <w:rFonts w:cs="Arial"/>
            <w:szCs w:val="20"/>
            <w:highlight w:val="yellow"/>
            <w:rPrChange w:id="3243" w:author="Kinder" w:date="2013-07-01T16:56:00Z">
              <w:rPr>
                <w:rFonts w:cs="Arial"/>
                <w:szCs w:val="20"/>
              </w:rPr>
            </w:rPrChange>
          </w:rPr>
          <w:t>nativos</w:t>
        </w:r>
        <w:proofErr w:type="spellEnd"/>
        <w:r w:rsidRPr="00695128">
          <w:rPr>
            <w:rFonts w:cs="Arial"/>
            <w:szCs w:val="20"/>
            <w:highlight w:val="yellow"/>
            <w:rPrChange w:id="3244" w:author="Kinder" w:date="2013-07-01T16:56:00Z">
              <w:rPr>
                <w:rFonts w:cs="Arial"/>
                <w:szCs w:val="20"/>
              </w:rPr>
            </w:rPrChange>
          </w:rPr>
          <w:t xml:space="preserve">, </w:t>
        </w:r>
      </w:ins>
      <w:ins w:id="3245" w:author="Kinder" w:date="2013-07-01T16:55:00Z">
        <w:r w:rsidRPr="00695128">
          <w:rPr>
            <w:rFonts w:cs="Arial"/>
            <w:szCs w:val="20"/>
            <w:highlight w:val="yellow"/>
            <w:rPrChange w:id="3246" w:author="Kinder" w:date="2013-07-01T16:56:00Z">
              <w:rPr>
                <w:rFonts w:cs="Arial"/>
                <w:szCs w:val="20"/>
              </w:rPr>
            </w:rPrChange>
          </w:rPr>
          <w:t>Fuentes</w:t>
        </w:r>
      </w:ins>
      <w:ins w:id="3247" w:author="Kinder" w:date="2013-07-01T16:54:00Z">
        <w:r w:rsidRPr="00695128">
          <w:rPr>
            <w:rFonts w:cs="Arial"/>
            <w:szCs w:val="20"/>
            <w:highlight w:val="yellow"/>
            <w:rPrChange w:id="3248" w:author="Kinder" w:date="2013-07-01T16:56:00Z">
              <w:rPr>
                <w:rFonts w:cs="Arial"/>
                <w:szCs w:val="20"/>
              </w:rPr>
            </w:rPrChange>
          </w:rPr>
          <w:t>,</w:t>
        </w:r>
      </w:ins>
      <w:ins w:id="3249" w:author="Kinder" w:date="2013-07-01T16:55:00Z">
        <w:r w:rsidRPr="00695128">
          <w:rPr>
            <w:rFonts w:cs="Arial"/>
            <w:szCs w:val="20"/>
            <w:highlight w:val="yellow"/>
            <w:rPrChange w:id="3250" w:author="Kinder" w:date="2013-07-01T16:5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695128">
          <w:rPr>
            <w:rFonts w:cs="Arial"/>
            <w:szCs w:val="20"/>
            <w:highlight w:val="yellow"/>
            <w:rPrChange w:id="3251" w:author="Kinder" w:date="2013-07-01T16:56:00Z">
              <w:rPr>
                <w:rFonts w:cs="Arial"/>
                <w:szCs w:val="20"/>
              </w:rPr>
            </w:rPrChange>
          </w:rPr>
          <w:t>imagenes</w:t>
        </w:r>
        <w:proofErr w:type="spellEnd"/>
        <w:r w:rsidRPr="00695128">
          <w:rPr>
            <w:rFonts w:cs="Arial"/>
            <w:szCs w:val="20"/>
            <w:highlight w:val="yellow"/>
            <w:rPrChange w:id="3252" w:author="Kinder" w:date="2013-07-01T16:56:00Z">
              <w:rPr>
                <w:rFonts w:cs="Arial"/>
                <w:szCs w:val="20"/>
              </w:rPr>
            </w:rPrChange>
          </w:rPr>
          <w:t xml:space="preserve">       </w:t>
        </w:r>
        <w:proofErr w:type="spellStart"/>
        <w:r w:rsidRPr="00695128">
          <w:rPr>
            <w:rFonts w:cs="Arial"/>
            <w:szCs w:val="20"/>
            <w:highlight w:val="yellow"/>
            <w:rPrChange w:id="3253" w:author="Kinder" w:date="2013-07-01T16:56:00Z">
              <w:rPr>
                <w:rFonts w:cs="Arial"/>
                <w:szCs w:val="20"/>
              </w:rPr>
            </w:rPrChange>
          </w:rPr>
          <w:t>vinculadas</w:t>
        </w:r>
        <w:proofErr w:type="spellEnd"/>
        <w:r w:rsidRPr="00695128">
          <w:rPr>
            <w:rFonts w:cs="Arial"/>
            <w:szCs w:val="20"/>
            <w:highlight w:val="yellow"/>
            <w:rPrChange w:id="3254" w:author="Kinder" w:date="2013-07-01T16:56:00Z">
              <w:rPr>
                <w:rFonts w:cs="Arial"/>
                <w:szCs w:val="20"/>
              </w:rPr>
            </w:rPrChange>
          </w:rPr>
          <w:t>,</w:t>
        </w:r>
      </w:ins>
      <w:ins w:id="3255" w:author="Kinder" w:date="2013-07-01T16:56:00Z">
        <w:r w:rsidRPr="00695128">
          <w:rPr>
            <w:rFonts w:cs="Arial"/>
            <w:szCs w:val="20"/>
            <w:highlight w:val="yellow"/>
            <w:rPrChange w:id="3256" w:author="Kinder" w:date="2013-07-01T16:56:00Z">
              <w:rPr>
                <w:rFonts w:cs="Arial"/>
                <w:szCs w:val="20"/>
              </w:rPr>
            </w:rPrChange>
          </w:rPr>
          <w:t xml:space="preserve"> y</w:t>
        </w:r>
      </w:ins>
      <w:ins w:id="3257" w:author="Kinder" w:date="2013-07-01T16:55:00Z">
        <w:r w:rsidRPr="00695128">
          <w:rPr>
            <w:rFonts w:cs="Arial"/>
            <w:szCs w:val="20"/>
            <w:highlight w:val="yellow"/>
            <w:rPrChange w:id="3258" w:author="Kinder" w:date="2013-07-01T16:5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695128">
          <w:rPr>
            <w:rFonts w:cs="Arial"/>
            <w:szCs w:val="20"/>
            <w:highlight w:val="yellow"/>
            <w:rPrChange w:id="3259" w:author="Kinder" w:date="2013-07-01T16:56:00Z">
              <w:rPr>
                <w:rFonts w:cs="Arial"/>
                <w:szCs w:val="20"/>
              </w:rPr>
            </w:rPrChange>
          </w:rPr>
          <w:t>perfil</w:t>
        </w:r>
        <w:proofErr w:type="spellEnd"/>
        <w:r w:rsidRPr="00695128">
          <w:rPr>
            <w:rFonts w:cs="Arial"/>
            <w:szCs w:val="20"/>
            <w:highlight w:val="yellow"/>
            <w:rPrChange w:id="3260" w:author="Kinder" w:date="2013-07-01T16:56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695128">
          <w:rPr>
            <w:rFonts w:cs="Arial"/>
            <w:szCs w:val="20"/>
            <w:highlight w:val="yellow"/>
            <w:rPrChange w:id="3261" w:author="Kinder" w:date="2013-07-01T16:56:00Z">
              <w:rPr>
                <w:rFonts w:cs="Arial"/>
                <w:szCs w:val="20"/>
              </w:rPr>
            </w:rPrChange>
          </w:rPr>
          <w:t>color</w:t>
        </w:r>
        <w:proofErr w:type="spellEnd"/>
        <w:r w:rsidRPr="00695128">
          <w:rPr>
            <w:rFonts w:cs="Arial"/>
            <w:szCs w:val="20"/>
            <w:highlight w:val="yellow"/>
            <w:rPrChange w:id="3262" w:author="Kinder" w:date="2013-07-01T16:56:00Z">
              <w:rPr>
                <w:rFonts w:cs="Arial"/>
                <w:szCs w:val="20"/>
              </w:rPr>
            </w:rPrChange>
          </w:rPr>
          <w:t>)</w:t>
        </w:r>
      </w:ins>
      <w:ins w:id="3263" w:author="Kinder" w:date="2013-07-01T16:56:00Z">
        <w:r w:rsidRPr="00695128">
          <w:rPr>
            <w:rFonts w:cs="Arial"/>
            <w:szCs w:val="20"/>
            <w:highlight w:val="yellow"/>
            <w:rPrChange w:id="3264" w:author="Kinder" w:date="2013-07-01T16:56:00Z">
              <w:rPr>
                <w:rFonts w:cs="Arial"/>
                <w:szCs w:val="20"/>
              </w:rPr>
            </w:rPrChange>
          </w:rPr>
          <w:t>.</w:t>
        </w:r>
      </w:ins>
      <w:proofErr w:type="gramEnd"/>
      <w:r w:rsidR="00041F11" w:rsidRPr="00EA5133">
        <w:br w:type="page"/>
      </w:r>
    </w:p>
    <w:p w14:paraId="1405034A" w14:textId="5594B1B0" w:rsidR="00CE6B36" w:rsidRPr="00EA5133" w:rsidRDefault="00CE6B36" w:rsidP="00CE6B36">
      <w:pPr>
        <w:pStyle w:val="berschrift1"/>
      </w:pPr>
      <w:r w:rsidRPr="00EA5133">
        <w:lastRenderedPageBreak/>
        <w:t>Instructions to the competitor</w:t>
      </w:r>
    </w:p>
    <w:p w14:paraId="0F5018D7" w14:textId="77777777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326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326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About image marking for all tasks:</w:t>
      </w:r>
    </w:p>
    <w:p w14:paraId="0ED5B172" w14:textId="3FB15610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26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26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final resolution, </w:t>
      </w:r>
      <w:del w:id="3269" w:author="Wolfgang J. Toechterle" w:date="2013-06-22T11:52:00Z">
        <w:r w:rsidRPr="00EA5133" w:rsidDel="00510F1B">
          <w:rPr>
            <w:rFonts w:cs="Arial"/>
            <w:szCs w:val="20"/>
            <w:rPrChange w:id="32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</w:del>
      <w:del w:id="3271" w:author="Wolfgang J. Toechterle" w:date="2013-06-08T19:13:00Z">
        <w:r w:rsidRPr="00EA5133" w:rsidDel="00CD0E39">
          <w:rPr>
            <w:rFonts w:cs="Arial"/>
            <w:szCs w:val="20"/>
            <w:rPrChange w:id="32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u</w:delText>
        </w:r>
      </w:del>
      <w:del w:id="3273" w:author="Wolfgang J. Toechterle" w:date="2013-06-22T11:52:00Z">
        <w:r w:rsidRPr="00EA5133" w:rsidDel="00510F1B">
          <w:rPr>
            <w:rFonts w:cs="Arial"/>
            <w:szCs w:val="20"/>
            <w:rPrChange w:id="327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3275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327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mode and file formats of your images will be evaluated in the press ready PDF files. The JPG file format is NOT ACCEPTED for images files (outside of the PDF);  only the following saving format files are acceptable: .</w:t>
      </w:r>
      <w:proofErr w:type="spellStart"/>
      <w:r w:rsidRPr="00EA5133">
        <w:rPr>
          <w:rFonts w:cs="Arial"/>
          <w:szCs w:val="20"/>
          <w:rPrChange w:id="3277" w:author="Wolfgang J. Toechterle" w:date="2013-06-22T10:32:00Z">
            <w:rPr>
              <w:rFonts w:cs="Arial"/>
              <w:szCs w:val="20"/>
              <w:lang w:val="en-US"/>
            </w:rPr>
          </w:rPrChange>
        </w:rPr>
        <w:t>tif</w:t>
      </w:r>
      <w:proofErr w:type="spellEnd"/>
      <w:r w:rsidRPr="00EA5133">
        <w:rPr>
          <w:rFonts w:cs="Arial"/>
          <w:szCs w:val="20"/>
          <w:rPrChange w:id="327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</w:t>
      </w:r>
      <w:proofErr w:type="spellStart"/>
      <w:r w:rsidRPr="00EA5133">
        <w:rPr>
          <w:rFonts w:cs="Arial"/>
          <w:szCs w:val="20"/>
          <w:rPrChange w:id="3279" w:author="Wolfgang J. Toechterle" w:date="2013-06-22T10:32:00Z">
            <w:rPr>
              <w:rFonts w:cs="Arial"/>
              <w:szCs w:val="20"/>
              <w:lang w:val="en-US"/>
            </w:rPr>
          </w:rPrChange>
        </w:rPr>
        <w:t>eps</w:t>
      </w:r>
      <w:proofErr w:type="spellEnd"/>
      <w:r w:rsidRPr="00EA5133">
        <w:rPr>
          <w:rFonts w:cs="Arial"/>
          <w:szCs w:val="20"/>
          <w:rPrChange w:id="328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.ai / .</w:t>
      </w:r>
      <w:proofErr w:type="spellStart"/>
      <w:r w:rsidR="00124C60" w:rsidRPr="00EA5133">
        <w:rPr>
          <w:rFonts w:cs="Arial"/>
          <w:szCs w:val="20"/>
          <w:rPrChange w:id="3281" w:author="Wolfgang J. Toechterle" w:date="2013-06-22T10:32:00Z">
            <w:rPr>
              <w:rFonts w:cs="Arial"/>
              <w:szCs w:val="20"/>
              <w:lang w:val="en-US"/>
            </w:rPr>
          </w:rPrChange>
        </w:rPr>
        <w:t>png</w:t>
      </w:r>
      <w:proofErr w:type="spellEnd"/>
    </w:p>
    <w:p w14:paraId="2A7F02EC" w14:textId="77777777" w:rsidR="00E90506" w:rsidRPr="00EA5133" w:rsidRDefault="00E90506" w:rsidP="00750A78">
      <w:pPr>
        <w:widowControl w:val="0"/>
        <w:autoSpaceDE w:val="0"/>
        <w:autoSpaceDN w:val="0"/>
        <w:adjustRightInd w:val="0"/>
        <w:jc w:val="both"/>
        <w:rPr>
          <w:color w:val="0000FF"/>
        </w:rPr>
      </w:pPr>
    </w:p>
    <w:p w14:paraId="1F5BDD77" w14:textId="666FDCC6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28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28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folder on your Desktop called </w:t>
      </w:r>
      <w:r w:rsidR="001A2347" w:rsidRPr="00EA5133">
        <w:rPr>
          <w:rFonts w:cs="Arial"/>
          <w:szCs w:val="20"/>
          <w:rPrChange w:id="3284" w:author="Wolfgang J. Toechterle" w:date="2013-06-22T10:32:00Z">
            <w:rPr>
              <w:rFonts w:cs="Arial"/>
              <w:szCs w:val="20"/>
              <w:lang w:val="en-US"/>
            </w:rPr>
          </w:rPrChange>
        </w:rPr>
        <w:t>YY_</w:t>
      </w:r>
      <w:r w:rsidRPr="00EA5133">
        <w:rPr>
          <w:rFonts w:cs="Arial"/>
          <w:szCs w:val="20"/>
          <w:rPrChange w:id="3285" w:author="Wolfgang J. Toechterle" w:date="2013-06-22T10:32:00Z">
            <w:rPr>
              <w:rFonts w:cs="Arial"/>
              <w:szCs w:val="20"/>
              <w:lang w:val="en-US"/>
            </w:rPr>
          </w:rPrChange>
        </w:rPr>
        <w:t>MOD</w:t>
      </w:r>
      <w:ins w:id="3286" w:author="Wolfgang J. Toechterle" w:date="2013-05-31T18:07:00Z">
        <w:r w:rsidR="00142C5A" w:rsidRPr="00EA5133">
          <w:rPr>
            <w:rFonts w:cs="Arial"/>
            <w:szCs w:val="20"/>
            <w:rPrChange w:id="328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_</w:t>
        </w:r>
      </w:ins>
      <w:r w:rsidRPr="00EA5133">
        <w:rPr>
          <w:rFonts w:cs="Arial"/>
          <w:szCs w:val="20"/>
          <w:rPrChange w:id="3288" w:author="Wolfgang J. Toechterle" w:date="2013-06-22T10:32:00Z">
            <w:rPr>
              <w:rFonts w:cs="Arial"/>
              <w:szCs w:val="20"/>
              <w:lang w:val="en-US"/>
            </w:rPr>
          </w:rPrChange>
        </w:rPr>
        <w:t>X</w:t>
      </w:r>
      <w:r w:rsidR="001A2347" w:rsidRPr="00EA5133">
        <w:rPr>
          <w:rFonts w:cs="Arial"/>
          <w:szCs w:val="20"/>
          <w:rPrChange w:id="328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329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(where YY represents the number of your workstation</w:t>
      </w:r>
      <w:r w:rsidR="00E90506" w:rsidRPr="00EA5133">
        <w:rPr>
          <w:rFonts w:cs="Arial"/>
          <w:szCs w:val="20"/>
          <w:rPrChange w:id="329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X your </w:t>
      </w:r>
      <w:ins w:id="3292" w:author="Kinder" w:date="2013-06-29T14:50:00Z">
        <w:r w:rsidR="00E34726">
          <w:rPr>
            <w:rFonts w:cs="Arial"/>
            <w:szCs w:val="20"/>
          </w:rPr>
          <w:t xml:space="preserve">Last </w:t>
        </w:r>
      </w:ins>
      <w:del w:id="3293" w:author="Kinder" w:date="2013-06-29T14:50:00Z">
        <w:r w:rsidR="00E90506" w:rsidRPr="00EA5133" w:rsidDel="00E34726">
          <w:rPr>
            <w:rFonts w:cs="Arial"/>
            <w:szCs w:val="20"/>
            <w:rPrChange w:id="32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NAME </w:delText>
        </w:r>
      </w:del>
      <w:ins w:id="3295" w:author="Kinder" w:date="2013-06-29T14:50:00Z">
        <w:r w:rsidR="00E34726">
          <w:rPr>
            <w:rFonts w:cs="Arial"/>
            <w:szCs w:val="20"/>
          </w:rPr>
          <w:t>Name</w:t>
        </w:r>
      </w:ins>
      <w:del w:id="3296" w:author="Kinder" w:date="2013-06-29T14:50:00Z">
        <w:r w:rsidR="00E90506" w:rsidRPr="00EA5133" w:rsidDel="00E34726">
          <w:rPr>
            <w:rFonts w:cs="Arial"/>
            <w:szCs w:val="20"/>
            <w:rPrChange w:id="329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and SURNAME</w:delText>
        </w:r>
      </w:del>
      <w:r w:rsidRPr="00EA5133">
        <w:rPr>
          <w:rFonts w:cs="Arial"/>
          <w:szCs w:val="20"/>
          <w:rPrChange w:id="3298" w:author="Wolfgang J. Toechterle" w:date="2013-06-22T10:32:00Z">
            <w:rPr>
              <w:rFonts w:cs="Arial"/>
              <w:szCs w:val="20"/>
              <w:lang w:val="en-US"/>
            </w:rPr>
          </w:rPrChange>
        </w:rPr>
        <w:t>). This folder must include the following subfolders</w:t>
      </w:r>
      <w:ins w:id="3299" w:author="Wolfgang J. Toechterle" w:date="2013-06-22T11:11:00Z">
        <w:r w:rsidR="00B90009">
          <w:rPr>
            <w:rFonts w:cs="Arial"/>
            <w:szCs w:val="20"/>
          </w:rPr>
          <w:t xml:space="preserve"> “Task1, Task2, Task3, Task4”</w:t>
        </w:r>
      </w:ins>
      <w:ins w:id="3300" w:author="Wolfgang J. Toechterle" w:date="2013-06-22T11:12:00Z">
        <w:r w:rsidR="00B90009">
          <w:rPr>
            <w:rFonts w:cs="Arial"/>
            <w:szCs w:val="20"/>
          </w:rPr>
          <w:t xml:space="preserve">. Those subfolders contain two </w:t>
        </w:r>
        <w:proofErr w:type="gramStart"/>
        <w:r w:rsidR="00B90009">
          <w:rPr>
            <w:rFonts w:cs="Arial"/>
            <w:szCs w:val="20"/>
          </w:rPr>
          <w:t>folder</w:t>
        </w:r>
        <w:proofErr w:type="gramEnd"/>
        <w:r w:rsidR="00B90009">
          <w:rPr>
            <w:rFonts w:cs="Arial"/>
            <w:szCs w:val="20"/>
          </w:rPr>
          <w:t xml:space="preserve"> with: </w:t>
        </w:r>
      </w:ins>
      <w:del w:id="3301" w:author="Wolfgang J. Toechterle" w:date="2013-06-22T11:12:00Z">
        <w:r w:rsidRPr="00EA5133" w:rsidDel="00B90009">
          <w:rPr>
            <w:rFonts w:cs="Arial"/>
            <w:szCs w:val="20"/>
            <w:rPrChange w:id="33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:</w:delText>
        </w:r>
      </w:del>
      <w:r w:rsidRPr="00EA5133">
        <w:rPr>
          <w:rFonts w:cs="Arial"/>
          <w:szCs w:val="20"/>
          <w:rPrChange w:id="330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224BDED2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30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3AFE7CB" w14:textId="31A2951E" w:rsidR="00750A78" w:rsidRPr="00EA5133" w:rsidRDefault="00750A78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330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306" w:author="Wolfgang J. Toechterle" w:date="2013-06-22T10:32:00Z">
            <w:rPr>
              <w:rFonts w:cs="Arial"/>
              <w:szCs w:val="20"/>
              <w:lang w:val="en-US"/>
            </w:rPr>
          </w:rPrChange>
        </w:rPr>
        <w:t>Original</w:t>
      </w:r>
      <w:ins w:id="3307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3308" w:author="Wolfgang J. Toechterle" w:date="2013-06-22T10:33:00Z">
        <w:r w:rsidRPr="00EA5133" w:rsidDel="00EA5133">
          <w:rPr>
            <w:rFonts w:cs="Arial"/>
            <w:szCs w:val="20"/>
            <w:rPrChange w:id="330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del w:id="3310" w:author="Kinder" w:date="2013-06-29T14:53:00Z">
        <w:r w:rsidRPr="00EA5133" w:rsidDel="00747425">
          <w:rPr>
            <w:rFonts w:cs="Arial"/>
            <w:szCs w:val="20"/>
            <w:rPrChange w:id="33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ins w:id="3312" w:author="Kinder" w:date="2013-06-29T14:53:00Z">
        <w:r w:rsidR="00747425">
          <w:rPr>
            <w:rFonts w:cs="Arial"/>
            <w:szCs w:val="20"/>
          </w:rPr>
          <w:t>folder</w:t>
        </w:r>
      </w:ins>
      <w:r w:rsidR="001A2347" w:rsidRPr="00EA5133">
        <w:rPr>
          <w:rFonts w:cs="Arial"/>
          <w:szCs w:val="20"/>
          <w:rPrChange w:id="3313" w:author="Wolfgang J. Toechterle" w:date="2013-06-22T10:32:00Z">
            <w:rPr>
              <w:rFonts w:cs="Arial"/>
              <w:szCs w:val="20"/>
              <w:lang w:val="en-US"/>
            </w:rPr>
          </w:rPrChange>
        </w:rPr>
        <w:t>: it should contain all the files used for the developmen</w:t>
      </w:r>
      <w:r w:rsidR="007B156C" w:rsidRPr="00EA5133">
        <w:rPr>
          <w:rFonts w:cs="Arial"/>
          <w:szCs w:val="20"/>
          <w:rPrChange w:id="3314" w:author="Wolfgang J. Toechterle" w:date="2013-06-22T10:32:00Z">
            <w:rPr>
              <w:rFonts w:cs="Arial"/>
              <w:szCs w:val="20"/>
              <w:lang w:val="en-US"/>
            </w:rPr>
          </w:rPrChange>
        </w:rPr>
        <w:t>t of your project, properly orga</w:t>
      </w:r>
      <w:r w:rsidR="001A2347" w:rsidRPr="00EA5133">
        <w:rPr>
          <w:rFonts w:cs="Arial"/>
          <w:szCs w:val="20"/>
          <w:rPrChange w:id="3315" w:author="Wolfgang J. Toechterle" w:date="2013-06-22T10:32:00Z">
            <w:rPr>
              <w:rFonts w:cs="Arial"/>
              <w:szCs w:val="20"/>
              <w:lang w:val="en-US"/>
            </w:rPr>
          </w:rPrChange>
        </w:rPr>
        <w:t>nized (fonts, links, etc.).</w:t>
      </w:r>
    </w:p>
    <w:p w14:paraId="1E5C37DB" w14:textId="453F643C" w:rsidR="00750A78" w:rsidRPr="00EA5133" w:rsidRDefault="00750A78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331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317" w:author="Wolfgang J. Toechterle" w:date="2013-06-22T10:32:00Z">
            <w:rPr>
              <w:rFonts w:cs="Arial"/>
              <w:szCs w:val="20"/>
              <w:lang w:val="en-US"/>
            </w:rPr>
          </w:rPrChange>
        </w:rPr>
        <w:t>Final</w:t>
      </w:r>
      <w:ins w:id="3318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3319" w:author="Wolfgang J. Toechterle" w:date="2013-06-22T10:33:00Z">
        <w:r w:rsidRPr="00EA5133" w:rsidDel="00EA5133">
          <w:rPr>
            <w:rFonts w:cs="Arial"/>
            <w:szCs w:val="20"/>
            <w:rPrChange w:id="33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ins w:id="3321" w:author="Kinder" w:date="2013-06-29T14:53:00Z">
        <w:r w:rsidR="00747425">
          <w:rPr>
            <w:rFonts w:cs="Arial"/>
            <w:szCs w:val="20"/>
          </w:rPr>
          <w:t>folder</w:t>
        </w:r>
      </w:ins>
      <w:del w:id="3322" w:author="Kinder" w:date="2013-06-29T14:53:00Z">
        <w:r w:rsidRPr="00EA5133" w:rsidDel="00747425">
          <w:rPr>
            <w:rFonts w:cs="Arial"/>
            <w:szCs w:val="20"/>
            <w:rPrChange w:id="33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r w:rsidR="001A2347" w:rsidRPr="00EA5133">
        <w:rPr>
          <w:rFonts w:cs="Arial"/>
          <w:szCs w:val="20"/>
          <w:rPrChange w:id="3324" w:author="Wolfgang J. Toechterle" w:date="2013-06-22T10:32:00Z">
            <w:rPr>
              <w:rFonts w:cs="Arial"/>
              <w:szCs w:val="20"/>
              <w:lang w:val="en-US"/>
            </w:rPr>
          </w:rPrChange>
        </w:rPr>
        <w:t>: it</w:t>
      </w:r>
      <w:r w:rsidRPr="00EA5133">
        <w:rPr>
          <w:rFonts w:cs="Arial"/>
          <w:szCs w:val="20"/>
          <w:rPrChange w:id="33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contain all the files </w:t>
      </w:r>
      <w:r w:rsidR="007B156C" w:rsidRPr="00EA5133">
        <w:rPr>
          <w:rFonts w:cs="Arial"/>
          <w:szCs w:val="20"/>
          <w:rPrChange w:id="3326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="001A2347" w:rsidRPr="00EA5133">
        <w:rPr>
          <w:rFonts w:cs="Arial"/>
          <w:szCs w:val="20"/>
          <w:rPrChange w:id="33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supposed to deliver</w:t>
      </w:r>
      <w:ins w:id="3328" w:author="Kinder" w:date="2013-06-29T14:52:00Z">
        <w:r w:rsidR="00747425">
          <w:rPr>
            <w:rFonts w:cs="Arial"/>
            <w:szCs w:val="20"/>
          </w:rPr>
          <w:t xml:space="preserve"> to print</w:t>
        </w:r>
      </w:ins>
      <w:r w:rsidR="001A2347" w:rsidRPr="00EA5133">
        <w:rPr>
          <w:rFonts w:cs="Arial"/>
          <w:szCs w:val="20"/>
          <w:rPrChange w:id="332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as required in the tasks (PDF, etc.)</w:t>
      </w:r>
      <w:r w:rsidRPr="00EA5133">
        <w:rPr>
          <w:rFonts w:cs="Arial"/>
          <w:szCs w:val="20"/>
          <w:rPrChange w:id="3330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52D78F9E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33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32AD900B" w14:textId="77777777" w:rsidR="00750A78" w:rsidRPr="00EA5133" w:rsidRDefault="001A2347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33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333" w:author="Wolfgang J. Toechterle" w:date="2013-06-22T10:32:00Z">
            <w:rPr>
              <w:rFonts w:cs="Arial"/>
              <w:szCs w:val="20"/>
              <w:lang w:val="en-US"/>
            </w:rPr>
          </w:rPrChange>
        </w:rPr>
        <w:t>Any</w:t>
      </w:r>
      <w:r w:rsidR="00750A78" w:rsidRPr="00EA5133">
        <w:rPr>
          <w:rFonts w:cs="Arial"/>
          <w:szCs w:val="20"/>
          <w:rPrChange w:id="333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saved out of its respective folder WILL NOT BE EVALUATED.</w:t>
      </w:r>
    </w:p>
    <w:p w14:paraId="0A1E95E3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33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24AC82CC" w14:textId="43180741" w:rsidR="00041F11" w:rsidRPr="00EA5133" w:rsidRDefault="00041F11" w:rsidP="00041F11">
      <w:r w:rsidRPr="00EA5133">
        <w:t xml:space="preserve">Images must </w:t>
      </w:r>
      <w:r w:rsidRPr="00B90009">
        <w:rPr>
          <w:b/>
          <w:rPrChange w:id="3336" w:author="Wolfgang J. Toechterle" w:date="2013-06-22T11:13:00Z">
            <w:rPr/>
          </w:rPrChange>
        </w:rPr>
        <w:t xml:space="preserve">not </w:t>
      </w:r>
      <w:r w:rsidRPr="00EA5133">
        <w:t xml:space="preserve">be embedded in Adobe Illustrator or </w:t>
      </w:r>
      <w:del w:id="3337" w:author="Wolfgang J. Toechterle" w:date="2013-06-22T11:13:00Z">
        <w:r w:rsidRPr="00EA5133" w:rsidDel="00B90009">
          <w:delText xml:space="preserve">embedded in </w:delText>
        </w:r>
      </w:del>
      <w:r w:rsidRPr="00EA5133">
        <w:t>InDesign</w:t>
      </w:r>
    </w:p>
    <w:p w14:paraId="20C4D88E" w14:textId="77777777" w:rsidR="00041F11" w:rsidRPr="00EA5133" w:rsidRDefault="00041F11" w:rsidP="00041F11"/>
    <w:p w14:paraId="7DA425E4" w14:textId="5FEC1F68" w:rsidR="00763EC0" w:rsidRPr="00EA5133" w:rsidRDefault="00041F11">
      <w:pPr>
        <w:rPr>
          <w:ins w:id="3338" w:author="Wolfgang J. Toechterle" w:date="2013-06-08T19:19:00Z"/>
        </w:rPr>
      </w:pPr>
      <w:r w:rsidRPr="00EA5133">
        <w:t>The colour mode and file formats of your images will be evaluated in the press ready PDF files</w:t>
      </w:r>
      <w:ins w:id="3339" w:author="Wolfgang J. Toechterle" w:date="2013-06-08T19:18:00Z">
        <w:r w:rsidR="00CD0E39" w:rsidRPr="00EA5133">
          <w:t>; EXCEPT</w:t>
        </w:r>
      </w:ins>
      <w:ins w:id="3340" w:author="Wolfgang J. Toechterle" w:date="2013-06-08T19:19:00Z">
        <w:r w:rsidR="00763EC0" w:rsidRPr="00EA5133">
          <w:t xml:space="preserve"> in Task 4 Greyscale and colour image resolution will be evaluated in the used software such as InDesign or Illustrator. </w:t>
        </w:r>
      </w:ins>
    </w:p>
    <w:p w14:paraId="3B10430F" w14:textId="194E7D47" w:rsidR="00041F11" w:rsidRPr="00EA5133" w:rsidRDefault="00041F11" w:rsidP="00041F11">
      <w:del w:id="3341" w:author="Wolfgang J. Toechterle" w:date="2013-06-08T19:18:00Z">
        <w:r w:rsidRPr="00EA5133" w:rsidDel="00CD0E39">
          <w:delText xml:space="preserve">. </w:delText>
        </w:r>
      </w:del>
    </w:p>
    <w:p w14:paraId="3AB4899E" w14:textId="77777777" w:rsidR="00041F11" w:rsidRPr="00EA5133" w:rsidRDefault="00041F11" w:rsidP="00041F11"/>
    <w:p w14:paraId="5268EBF9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34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477BC233" w14:textId="77777777" w:rsidR="00CE6B36" w:rsidRPr="00EA5133" w:rsidRDefault="00CE6B36" w:rsidP="00CE6B36"/>
    <w:p w14:paraId="71D5EDF3" w14:textId="3B0A9563" w:rsidR="00CE6B36" w:rsidRPr="00EA5133" w:rsidRDefault="006B03C3" w:rsidP="006B03C3">
      <w:pPr>
        <w:pStyle w:val="berschrift1"/>
      </w:pPr>
      <w:del w:id="3343" w:author="Wolfgang J. Toechterle" w:date="2013-06-08T19:26:00Z">
        <w:r w:rsidRPr="00EA5133" w:rsidDel="00763EC0">
          <w:br w:type="page"/>
        </w:r>
      </w:del>
      <w:r w:rsidR="00CE6B36" w:rsidRPr="00EA5133">
        <w:t>Equipment, machinery, installations and materials required</w:t>
      </w:r>
    </w:p>
    <w:p w14:paraId="371671CC" w14:textId="77777777" w:rsidR="00CE6B36" w:rsidRPr="00EA5133" w:rsidRDefault="004632D2" w:rsidP="00CE6B36">
      <w:r w:rsidRPr="00EA5133">
        <w:t>No specific equipment required.</w:t>
      </w:r>
    </w:p>
    <w:p w14:paraId="731875F3" w14:textId="77777777" w:rsidR="007B156C" w:rsidRPr="00EA5133" w:rsidRDefault="007B156C" w:rsidP="00CE6B36">
      <w:pPr>
        <w:rPr>
          <w:color w:val="0000FF"/>
        </w:rPr>
      </w:pPr>
    </w:p>
    <w:p w14:paraId="62CFAB2F" w14:textId="77777777" w:rsidR="00763EC0" w:rsidRPr="00EA5133" w:rsidRDefault="00763EC0">
      <w:pPr>
        <w:spacing w:after="200" w:line="276" w:lineRule="auto"/>
        <w:rPr>
          <w:ins w:id="3344" w:author="Wolfgang J. Toechterle" w:date="2013-06-08T19:26:00Z"/>
          <w:rFonts w:eastAsiaTheme="majorEastAsia" w:cstheme="majorBidi"/>
          <w:b/>
          <w:bCs/>
          <w:caps/>
          <w:sz w:val="24"/>
          <w:szCs w:val="28"/>
          <w:u w:val="single"/>
        </w:rPr>
      </w:pPr>
      <w:ins w:id="3345" w:author="Wolfgang J. Toechterle" w:date="2013-06-08T19:26:00Z">
        <w:r w:rsidRPr="00EA5133">
          <w:br w:type="page"/>
        </w:r>
      </w:ins>
    </w:p>
    <w:p w14:paraId="0C71D920" w14:textId="2011B814" w:rsidR="00CE6B36" w:rsidRPr="00EA5133" w:rsidRDefault="00CE6B36" w:rsidP="00CE6B36">
      <w:pPr>
        <w:pStyle w:val="berschrift1"/>
      </w:pPr>
      <w:r w:rsidRPr="00EA5133">
        <w:lastRenderedPageBreak/>
        <w:t>Marking scheme</w:t>
      </w:r>
    </w:p>
    <w:tbl>
      <w:tblPr>
        <w:tblStyle w:val="HelleSchattierung-Akzent2"/>
        <w:tblW w:w="9779" w:type="dxa"/>
        <w:tblBorders>
          <w:top w:val="none" w:sz="0" w:space="0" w:color="auto"/>
          <w:bottom w:val="none" w:sz="0" w:space="0" w:color="auto"/>
        </w:tblBorders>
        <w:tblLook w:val="06A0" w:firstRow="1" w:lastRow="0" w:firstColumn="1" w:lastColumn="0" w:noHBand="1" w:noVBand="1"/>
      </w:tblPr>
      <w:tblGrid>
        <w:gridCol w:w="817"/>
        <w:gridCol w:w="7513"/>
        <w:gridCol w:w="1449"/>
      </w:tblGrid>
      <w:tr w:rsidR="00244ABB" w:rsidRPr="00EA5133" w:rsidDel="00763EC0" w14:paraId="029E8E1F" w14:textId="5837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334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A35F32" w14:textId="4EEE3118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3347" w:author="Wolfgang J. Toechterle" w:date="2013-06-08T19:24:00Z"/>
                <w:color w:val="0000FF"/>
                <w:rPrChange w:id="3348" w:author="Wolfgang J. Toechterle" w:date="2013-06-22T10:32:00Z">
                  <w:rPr>
                    <w:del w:id="334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50" w:author="Wolfgang J. Toechterle" w:date="2013-06-08T19:24:00Z">
              <w:r w:rsidRPr="00EA5133" w:rsidDel="00763EC0">
                <w:rPr>
                  <w:color w:val="0000FF"/>
                </w:rPr>
                <w:delText>A</w:delText>
              </w:r>
            </w:del>
          </w:p>
        </w:tc>
        <w:tc>
          <w:tcPr>
            <w:tcW w:w="7513" w:type="dxa"/>
          </w:tcPr>
          <w:p w14:paraId="4487A7FA" w14:textId="22DE348C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351" w:author="Wolfgang J. Toechterle" w:date="2013-06-08T19:24:00Z"/>
                <w:color w:val="0000FF"/>
                <w:rPrChange w:id="3352" w:author="Wolfgang J. Toechterle" w:date="2013-06-22T10:32:00Z">
                  <w:rPr>
                    <w:del w:id="335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54" w:author="Wolfgang J. Toechterle" w:date="2013-06-08T19:24:00Z">
              <w:r w:rsidRPr="00EA5133" w:rsidDel="00763EC0">
                <w:rPr>
                  <w:color w:val="0000FF"/>
                </w:rPr>
                <w:delText xml:space="preserve"> Creative process</w:delText>
              </w:r>
            </w:del>
          </w:p>
        </w:tc>
        <w:tc>
          <w:tcPr>
            <w:tcW w:w="1449" w:type="dxa"/>
          </w:tcPr>
          <w:p w14:paraId="2343FF1C" w14:textId="2F83393A" w:rsidR="004632D2" w:rsidRPr="00EA5133" w:rsidDel="00763EC0" w:rsidRDefault="00832869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355" w:author="Wolfgang J. Toechterle" w:date="2013-06-08T19:24:00Z"/>
                <w:color w:val="0000FF"/>
                <w:rPrChange w:id="3356" w:author="Wolfgang J. Toechterle" w:date="2013-06-22T10:32:00Z">
                  <w:rPr>
                    <w:del w:id="335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58" w:author="Wolfgang J. Toechterle" w:date="2013-06-08T19:24:00Z">
              <w:r w:rsidRPr="00EA5133" w:rsidDel="00763EC0">
                <w:rPr>
                  <w:color w:val="0000FF"/>
                </w:rPr>
                <w:delText>Subjective /</w:delText>
              </w:r>
              <w:r w:rsidR="004632D2" w:rsidRPr="00EA5133" w:rsidDel="00763EC0">
                <w:rPr>
                  <w:color w:val="0000FF"/>
                </w:rPr>
                <w:delText>2</w:delText>
              </w:r>
            </w:del>
          </w:p>
        </w:tc>
      </w:tr>
      <w:tr w:rsidR="00244ABB" w:rsidRPr="00EA5133" w:rsidDel="00763EC0" w14:paraId="6BCC8A74" w14:textId="5091BB7C">
        <w:trPr>
          <w:del w:id="335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EF08A" w14:textId="565D1033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3360" w:author="Wolfgang J. Toechterle" w:date="2013-06-08T19:24:00Z"/>
                <w:color w:val="0000FF"/>
                <w:rPrChange w:id="3361" w:author="Wolfgang J. Toechterle" w:date="2013-06-22T10:32:00Z">
                  <w:rPr>
                    <w:del w:id="336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63" w:author="Wolfgang J. Toechterle" w:date="2013-06-08T19:24:00Z">
              <w:r w:rsidRPr="00EA5133" w:rsidDel="00763EC0">
                <w:rPr>
                  <w:color w:val="0000FF"/>
                </w:rPr>
                <w:delText>A.1</w:delText>
              </w:r>
            </w:del>
          </w:p>
        </w:tc>
        <w:tc>
          <w:tcPr>
            <w:tcW w:w="7513" w:type="dxa"/>
          </w:tcPr>
          <w:p w14:paraId="131E973C" w14:textId="60483970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64" w:author="Wolfgang J. Toechterle" w:date="2013-06-08T19:24:00Z"/>
                <w:color w:val="0000FF"/>
                <w:rPrChange w:id="3365" w:author="Wolfgang J. Toechterle" w:date="2013-06-22T10:32:00Z">
                  <w:rPr>
                    <w:del w:id="336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67" w:author="Wolfgang J. Toechterle" w:date="2013-06-08T19:24:00Z">
              <w:r w:rsidRPr="00EA5133" w:rsidDel="00763EC0">
                <w:rPr>
                  <w:color w:val="0000FF"/>
                </w:rPr>
                <w:delText>Idea</w:delText>
              </w:r>
              <w:r w:rsidR="00832869" w:rsidRPr="00EA5133" w:rsidDel="00763EC0">
                <w:rPr>
                  <w:color w:val="0000FF"/>
                </w:rPr>
                <w:delText>s and originality</w:delText>
              </w:r>
            </w:del>
          </w:p>
        </w:tc>
        <w:tc>
          <w:tcPr>
            <w:tcW w:w="1449" w:type="dxa"/>
          </w:tcPr>
          <w:p w14:paraId="179C8CA6" w14:textId="4DD07127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68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146D5C20" w14:textId="64E399FD">
        <w:trPr>
          <w:del w:id="336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E86F4A" w14:textId="01D2677B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3370" w:author="Wolfgang J. Toechterle" w:date="2013-06-08T19:24:00Z"/>
                <w:color w:val="0000FF"/>
                <w:rPrChange w:id="3371" w:author="Wolfgang J. Toechterle" w:date="2013-06-22T10:32:00Z">
                  <w:rPr>
                    <w:del w:id="337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73" w:author="Wolfgang J. Toechterle" w:date="2013-06-08T19:24:00Z">
              <w:r w:rsidRPr="00EA5133" w:rsidDel="00763EC0">
                <w:rPr>
                  <w:color w:val="0000FF"/>
                </w:rPr>
                <w:delText>A.2</w:delText>
              </w:r>
            </w:del>
          </w:p>
        </w:tc>
        <w:tc>
          <w:tcPr>
            <w:tcW w:w="7513" w:type="dxa"/>
          </w:tcPr>
          <w:p w14:paraId="10023A22" w14:textId="7FD88E94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74" w:author="Wolfgang J. Toechterle" w:date="2013-06-08T19:24:00Z"/>
                <w:color w:val="0000FF"/>
                <w:rPrChange w:id="3375" w:author="Wolfgang J. Toechterle" w:date="2013-06-22T10:32:00Z">
                  <w:rPr>
                    <w:del w:id="337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77" w:author="Wolfgang J. Toechterle" w:date="2013-06-08T19:24:00Z">
              <w:r w:rsidRPr="00EA5133" w:rsidDel="00763EC0">
                <w:rPr>
                  <w:color w:val="0000FF"/>
                </w:rPr>
                <w:delText>Understanding the target market</w:delText>
              </w:r>
            </w:del>
          </w:p>
        </w:tc>
        <w:tc>
          <w:tcPr>
            <w:tcW w:w="1449" w:type="dxa"/>
          </w:tcPr>
          <w:p w14:paraId="407CF26F" w14:textId="31E2CD1D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78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23CEE1B2" w14:textId="3263AA78">
        <w:trPr>
          <w:del w:id="337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73FC42" w14:textId="0A97718E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3380" w:author="Wolfgang J. Toechterle" w:date="2013-06-08T19:24:00Z"/>
                <w:color w:val="0000FF"/>
                <w:rPrChange w:id="3381" w:author="Wolfgang J. Toechterle" w:date="2013-06-22T10:32:00Z">
                  <w:rPr>
                    <w:del w:id="338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83" w:author="Wolfgang J. Toechterle" w:date="2013-06-08T19:24:00Z">
              <w:r w:rsidRPr="00EA5133" w:rsidDel="00763EC0">
                <w:rPr>
                  <w:color w:val="0000FF"/>
                </w:rPr>
                <w:delText>A.3</w:delText>
              </w:r>
            </w:del>
          </w:p>
        </w:tc>
        <w:tc>
          <w:tcPr>
            <w:tcW w:w="7513" w:type="dxa"/>
          </w:tcPr>
          <w:p w14:paraId="76A15880" w14:textId="6EEC049D" w:rsidR="004632D2" w:rsidRPr="00EA5133" w:rsidDel="00763EC0" w:rsidRDefault="004632D2" w:rsidP="003F39E8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84" w:author="Wolfgang J. Toechterle" w:date="2013-06-08T19:24:00Z"/>
                <w:color w:val="0000FF"/>
                <w:rPrChange w:id="3385" w:author="Wolfgang J. Toechterle" w:date="2013-06-22T10:32:00Z">
                  <w:rPr>
                    <w:del w:id="338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87" w:author="Wolfgang J. Toechterle" w:date="2013-06-08T19:24:00Z">
              <w:r w:rsidRPr="00EA5133" w:rsidDel="00763EC0">
                <w:rPr>
                  <w:color w:val="0000FF"/>
                </w:rPr>
                <w:delText>Unity and relationship between all tasks</w:delText>
              </w:r>
            </w:del>
          </w:p>
        </w:tc>
        <w:tc>
          <w:tcPr>
            <w:tcW w:w="1449" w:type="dxa"/>
          </w:tcPr>
          <w:p w14:paraId="26CD0F40" w14:textId="6F79E56E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88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7C46DAAA" w14:textId="1D4E9AFC">
        <w:trPr>
          <w:del w:id="338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2B51C2A" w14:textId="348F7AA9" w:rsidR="00244ABB" w:rsidRPr="00F8618F" w:rsidDel="00763EC0" w:rsidRDefault="00244ABB" w:rsidP="00244ABB">
            <w:pPr>
              <w:tabs>
                <w:tab w:val="center" w:pos="4680"/>
                <w:tab w:val="right" w:pos="9360"/>
              </w:tabs>
              <w:rPr>
                <w:del w:id="3390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906616F" w14:textId="7F6180A7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91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54D4A18F" w14:textId="5A919003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92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698AB923" w14:textId="660C839B">
        <w:trPr>
          <w:del w:id="339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3FA54B" w14:textId="6B9C6B7E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3394" w:author="Wolfgang J. Toechterle" w:date="2013-06-08T19:24:00Z"/>
                <w:color w:val="0000FF"/>
                <w:rPrChange w:id="3395" w:author="Wolfgang J. Toechterle" w:date="2013-06-22T10:32:00Z">
                  <w:rPr>
                    <w:del w:id="339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97" w:author="Wolfgang J. Toechterle" w:date="2013-06-08T19:24:00Z">
              <w:r w:rsidRPr="00EA5133" w:rsidDel="00763EC0">
                <w:rPr>
                  <w:color w:val="0000FF"/>
                </w:rPr>
                <w:delText>B</w:delText>
              </w:r>
            </w:del>
          </w:p>
        </w:tc>
        <w:tc>
          <w:tcPr>
            <w:tcW w:w="7513" w:type="dxa"/>
          </w:tcPr>
          <w:p w14:paraId="35B4F9B3" w14:textId="6AD4B895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98" w:author="Wolfgang J. Toechterle" w:date="2013-06-08T19:24:00Z"/>
                <w:b/>
                <w:color w:val="0000FF"/>
                <w:rPrChange w:id="3399" w:author="Wolfgang J. Toechterle" w:date="2013-06-22T10:32:00Z">
                  <w:rPr>
                    <w:del w:id="340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01" w:author="Wolfgang J. Toechterle" w:date="2013-06-08T19:24:00Z">
              <w:r w:rsidRPr="00EA5133" w:rsidDel="00763EC0">
                <w:rPr>
                  <w:b/>
                  <w:color w:val="0000FF"/>
                </w:rPr>
                <w:delText>Final design</w:delText>
              </w:r>
            </w:del>
          </w:p>
        </w:tc>
        <w:tc>
          <w:tcPr>
            <w:tcW w:w="1449" w:type="dxa"/>
          </w:tcPr>
          <w:p w14:paraId="7ADC1E7E" w14:textId="67132F5A" w:rsidR="00244ABB" w:rsidRPr="00EA5133" w:rsidDel="00763EC0" w:rsidRDefault="0083286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02" w:author="Wolfgang J. Toechterle" w:date="2013-06-08T19:24:00Z"/>
                <w:b/>
                <w:color w:val="0000FF"/>
                <w:rPrChange w:id="3403" w:author="Wolfgang J. Toechterle" w:date="2013-06-22T10:32:00Z">
                  <w:rPr>
                    <w:del w:id="340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05" w:author="Wolfgang J. Toechterle" w:date="2013-06-08T19:24:00Z">
              <w:r w:rsidRPr="00EA5133" w:rsidDel="00763EC0">
                <w:rPr>
                  <w:b/>
                  <w:color w:val="0000FF"/>
                </w:rPr>
                <w:delText>Subjective /</w:delText>
              </w:r>
              <w:r w:rsidR="00244ABB" w:rsidRPr="00EA5133" w:rsidDel="00763EC0">
                <w:rPr>
                  <w:b/>
                  <w:color w:val="0000FF"/>
                </w:rPr>
                <w:delText>8</w:delText>
              </w:r>
            </w:del>
          </w:p>
        </w:tc>
      </w:tr>
      <w:tr w:rsidR="00244ABB" w:rsidRPr="00EA5133" w:rsidDel="00763EC0" w14:paraId="703CE503" w14:textId="1597E6C0">
        <w:trPr>
          <w:del w:id="340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ED6D2D" w14:textId="0921D171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3407" w:author="Wolfgang J. Toechterle" w:date="2013-06-08T19:24:00Z"/>
                <w:color w:val="0000FF"/>
                <w:rPrChange w:id="3408" w:author="Wolfgang J. Toechterle" w:date="2013-06-22T10:32:00Z">
                  <w:rPr>
                    <w:del w:id="340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10" w:author="Wolfgang J. Toechterle" w:date="2013-06-08T19:24:00Z">
              <w:r w:rsidRPr="00EA5133" w:rsidDel="00763EC0">
                <w:rPr>
                  <w:color w:val="0000FF"/>
                </w:rPr>
                <w:delText>B.1</w:delText>
              </w:r>
            </w:del>
          </w:p>
        </w:tc>
        <w:tc>
          <w:tcPr>
            <w:tcW w:w="7513" w:type="dxa"/>
          </w:tcPr>
          <w:p w14:paraId="74821BAE" w14:textId="620C9D50" w:rsidR="00244ABB" w:rsidRPr="00EA5133" w:rsidDel="00763EC0" w:rsidRDefault="00244ABB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11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E6CD53A" w14:textId="18FBF94E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1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95DF4A1" w14:textId="2DAED89E">
        <w:trPr>
          <w:del w:id="341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B2AA736" w14:textId="7F7C1D2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14" w:author="Wolfgang J. Toechterle" w:date="2013-06-08T19:24:00Z"/>
                <w:color w:val="0000FF"/>
                <w:rPrChange w:id="3415" w:author="Wolfgang J. Toechterle" w:date="2013-06-22T10:32:00Z">
                  <w:rPr>
                    <w:del w:id="341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17" w:author="Wolfgang J. Toechterle" w:date="2013-06-08T19:24:00Z">
              <w:r w:rsidRPr="00EA5133" w:rsidDel="00763EC0">
                <w:rPr>
                  <w:color w:val="0000FF"/>
                </w:rPr>
                <w:delText>B.2</w:delText>
              </w:r>
            </w:del>
          </w:p>
        </w:tc>
        <w:tc>
          <w:tcPr>
            <w:tcW w:w="7513" w:type="dxa"/>
          </w:tcPr>
          <w:p w14:paraId="5E5DBE06" w14:textId="7C40217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18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4FCC50" w14:textId="4351A1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1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395E7C7" w14:textId="37557946">
        <w:trPr>
          <w:del w:id="342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7E769D" w14:textId="27B8E2B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21" w:author="Wolfgang J. Toechterle" w:date="2013-06-08T19:24:00Z"/>
                <w:color w:val="0000FF"/>
                <w:rPrChange w:id="3422" w:author="Wolfgang J. Toechterle" w:date="2013-06-22T10:32:00Z">
                  <w:rPr>
                    <w:del w:id="342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24" w:author="Wolfgang J. Toechterle" w:date="2013-06-08T19:24:00Z">
              <w:r w:rsidRPr="00EA5133" w:rsidDel="00763EC0">
                <w:rPr>
                  <w:color w:val="0000FF"/>
                </w:rPr>
                <w:delText>B.3</w:delText>
              </w:r>
            </w:del>
          </w:p>
        </w:tc>
        <w:tc>
          <w:tcPr>
            <w:tcW w:w="7513" w:type="dxa"/>
          </w:tcPr>
          <w:p w14:paraId="329952BB" w14:textId="76E582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25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F07A6C7" w14:textId="5DCDB2E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2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2BB150E" w14:textId="13DBC682">
        <w:trPr>
          <w:del w:id="342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8E97BB5" w14:textId="651A4A1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28" w:author="Wolfgang J. Toechterle" w:date="2013-06-08T19:24:00Z"/>
                <w:color w:val="0000FF"/>
                <w:rPrChange w:id="3429" w:author="Wolfgang J. Toechterle" w:date="2013-06-22T10:32:00Z">
                  <w:rPr>
                    <w:del w:id="343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31" w:author="Wolfgang J. Toechterle" w:date="2013-06-08T19:24:00Z">
              <w:r w:rsidRPr="00EA5133" w:rsidDel="00763EC0">
                <w:rPr>
                  <w:color w:val="0000FF"/>
                </w:rPr>
                <w:delText xml:space="preserve">B.4 </w:delText>
              </w:r>
            </w:del>
          </w:p>
        </w:tc>
        <w:tc>
          <w:tcPr>
            <w:tcW w:w="7513" w:type="dxa"/>
          </w:tcPr>
          <w:p w14:paraId="403BB45B" w14:textId="2263F0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32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82EC96" w14:textId="6F07A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3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D53D757" w14:textId="45541583">
        <w:trPr>
          <w:del w:id="343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237667" w14:textId="715B23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35" w:author="Wolfgang J. Toechterle" w:date="2013-06-08T19:24:00Z"/>
                <w:color w:val="0000FF"/>
                <w:rPrChange w:id="3436" w:author="Wolfgang J. Toechterle" w:date="2013-06-22T10:32:00Z">
                  <w:rPr>
                    <w:del w:id="343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38" w:author="Wolfgang J. Toechterle" w:date="2013-06-08T19:24:00Z">
              <w:r w:rsidRPr="00EA5133" w:rsidDel="00763EC0">
                <w:rPr>
                  <w:color w:val="0000FF"/>
                </w:rPr>
                <w:delText>B.5</w:delText>
              </w:r>
            </w:del>
          </w:p>
        </w:tc>
        <w:tc>
          <w:tcPr>
            <w:tcW w:w="7513" w:type="dxa"/>
          </w:tcPr>
          <w:p w14:paraId="41822FB9" w14:textId="57E717A2" w:rsidR="00CC5429" w:rsidRPr="00EA5133" w:rsidDel="00763EC0" w:rsidRDefault="00CC5429" w:rsidP="003F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39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A6DB209" w14:textId="578285C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4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E14F26" w14:textId="48E955A3">
        <w:trPr>
          <w:del w:id="344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78F6CE" w14:textId="45CA2F1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42" w:author="Wolfgang J. Toechterle" w:date="2013-06-08T19:24:00Z"/>
                <w:color w:val="0000FF"/>
                <w:rPrChange w:id="3443" w:author="Wolfgang J. Toechterle" w:date="2013-06-22T10:32:00Z">
                  <w:rPr>
                    <w:del w:id="344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45" w:author="Wolfgang J. Toechterle" w:date="2013-06-08T19:24:00Z">
              <w:r w:rsidRPr="00EA5133" w:rsidDel="00763EC0">
                <w:rPr>
                  <w:color w:val="0000FF"/>
                </w:rPr>
                <w:delText>B.6</w:delText>
              </w:r>
            </w:del>
          </w:p>
        </w:tc>
        <w:tc>
          <w:tcPr>
            <w:tcW w:w="7513" w:type="dxa"/>
          </w:tcPr>
          <w:p w14:paraId="1FA0FA48" w14:textId="1B89096D" w:rsidR="00CC5429" w:rsidRPr="00EA5133" w:rsidDel="00763EC0" w:rsidRDefault="00CC5429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46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DAE4D88" w14:textId="733B66F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47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7BBF502" w14:textId="73C1BBD6">
        <w:trPr>
          <w:del w:id="344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A61848" w14:textId="3A8734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49" w:author="Wolfgang J. Toechterle" w:date="2013-06-08T19:24:00Z"/>
                <w:color w:val="0000FF"/>
                <w:rPrChange w:id="3450" w:author="Wolfgang J. Toechterle" w:date="2013-06-22T10:32:00Z">
                  <w:rPr>
                    <w:del w:id="345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52" w:author="Wolfgang J. Toechterle" w:date="2013-06-08T19:24:00Z">
              <w:r w:rsidRPr="00EA5133" w:rsidDel="00763EC0">
                <w:rPr>
                  <w:color w:val="0000FF"/>
                </w:rPr>
                <w:delText>B.7</w:delText>
              </w:r>
            </w:del>
          </w:p>
        </w:tc>
        <w:tc>
          <w:tcPr>
            <w:tcW w:w="7513" w:type="dxa"/>
          </w:tcPr>
          <w:p w14:paraId="56FE53D4" w14:textId="7C19D9FC" w:rsidR="00CC5429" w:rsidRPr="00EA5133" w:rsidDel="00763EC0" w:rsidRDefault="00CC5429" w:rsidP="007B1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53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5E2C567" w14:textId="06CCA42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5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0E634F" w14:textId="4581105C">
        <w:trPr>
          <w:del w:id="345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B3197B" w14:textId="6A4FFAE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56" w:author="Wolfgang J. Toechterle" w:date="2013-06-08T19:24:00Z"/>
                <w:color w:val="0000FF"/>
                <w:rPrChange w:id="3457" w:author="Wolfgang J. Toechterle" w:date="2013-06-22T10:32:00Z">
                  <w:rPr>
                    <w:del w:id="345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59" w:author="Wolfgang J. Toechterle" w:date="2013-06-08T19:24:00Z">
              <w:r w:rsidRPr="00EA5133" w:rsidDel="00763EC0">
                <w:rPr>
                  <w:color w:val="0000FF"/>
                </w:rPr>
                <w:delText>B.8</w:delText>
              </w:r>
            </w:del>
          </w:p>
        </w:tc>
        <w:tc>
          <w:tcPr>
            <w:tcW w:w="7513" w:type="dxa"/>
          </w:tcPr>
          <w:p w14:paraId="11E54FAA" w14:textId="5B57C3AF" w:rsidR="00CC5429" w:rsidRPr="00EA5133" w:rsidDel="00763EC0" w:rsidRDefault="00CC5429" w:rsidP="00142C5A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60" w:author="Wolfgang J. Toechterle" w:date="2013-06-08T19:24:00Z"/>
                <w:color w:val="0000FF"/>
                <w:rPrChange w:id="3461" w:author="Wolfgang J. Toechterle" w:date="2013-06-22T10:32:00Z">
                  <w:rPr>
                    <w:del w:id="346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63" w:author="Wolfgang J. Toechterle" w:date="2013-06-08T19:24:00Z">
              <w:r w:rsidRPr="00EA5133" w:rsidDel="00763EC0">
                <w:rPr>
                  <w:color w:val="0000FF"/>
                </w:rPr>
                <w:delText>Quality of the mounted presentation</w:delText>
              </w:r>
            </w:del>
            <w:del w:id="3464" w:author="Wolfgang J. Toechterle" w:date="2013-05-31T18:08:00Z">
              <w:r w:rsidRPr="00EA5133" w:rsidDel="00142C5A">
                <w:rPr>
                  <w:color w:val="0000FF"/>
                </w:rPr>
                <w:delText xml:space="preserve"> or the 3D assembly</w:delText>
              </w:r>
            </w:del>
          </w:p>
        </w:tc>
        <w:tc>
          <w:tcPr>
            <w:tcW w:w="1449" w:type="dxa"/>
          </w:tcPr>
          <w:p w14:paraId="252DE747" w14:textId="50FAEDC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6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1B97A6" w14:textId="11D293EE">
        <w:trPr>
          <w:del w:id="346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C04C9B4" w14:textId="035D792F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3467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BAEFE8" w14:textId="33FEB8C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68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2492783E" w14:textId="4E0430D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6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0646D0" w14:textId="1906B398">
        <w:trPr>
          <w:del w:id="347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958CD4" w14:textId="5681D38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71" w:author="Wolfgang J. Toechterle" w:date="2013-06-08T19:24:00Z"/>
                <w:color w:val="0000FF"/>
                <w:rPrChange w:id="3472" w:author="Wolfgang J. Toechterle" w:date="2013-06-22T10:32:00Z">
                  <w:rPr>
                    <w:del w:id="347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74" w:author="Wolfgang J. Toechterle" w:date="2013-06-08T19:24:00Z">
              <w:r w:rsidRPr="00EA5133" w:rsidDel="00763EC0">
                <w:rPr>
                  <w:color w:val="0000FF"/>
                </w:rPr>
                <w:delText xml:space="preserve">C </w:delText>
              </w:r>
            </w:del>
          </w:p>
        </w:tc>
        <w:tc>
          <w:tcPr>
            <w:tcW w:w="7513" w:type="dxa"/>
          </w:tcPr>
          <w:p w14:paraId="5F486C78" w14:textId="4D9D83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75" w:author="Wolfgang J. Toechterle" w:date="2013-06-08T19:24:00Z"/>
                <w:b/>
                <w:color w:val="0000FF"/>
                <w:rPrChange w:id="3476" w:author="Wolfgang J. Toechterle" w:date="2013-06-22T10:32:00Z">
                  <w:rPr>
                    <w:del w:id="347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78" w:author="Wolfgang J. Toechterle" w:date="2013-06-08T19:24:00Z">
              <w:r w:rsidRPr="00EA5133" w:rsidDel="00763EC0">
                <w:rPr>
                  <w:b/>
                  <w:color w:val="0000FF"/>
                </w:rPr>
                <w:delText>Computer usage</w:delText>
              </w:r>
            </w:del>
          </w:p>
        </w:tc>
        <w:tc>
          <w:tcPr>
            <w:tcW w:w="1449" w:type="dxa"/>
          </w:tcPr>
          <w:p w14:paraId="78760E0F" w14:textId="7D82ABD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79" w:author="Wolfgang J. Toechterle" w:date="2013-06-08T19:24:00Z"/>
                <w:b/>
                <w:color w:val="0000FF"/>
                <w:rPrChange w:id="3480" w:author="Wolfgang J. Toechterle" w:date="2013-06-22T10:32:00Z">
                  <w:rPr>
                    <w:del w:id="348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82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693C2A41" w14:textId="70686D4E">
        <w:trPr>
          <w:del w:id="348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FD79305" w14:textId="31247E1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84" w:author="Wolfgang J. Toechterle" w:date="2013-06-08T19:24:00Z"/>
                <w:color w:val="0000FF"/>
                <w:rPrChange w:id="3485" w:author="Wolfgang J. Toechterle" w:date="2013-06-22T10:32:00Z">
                  <w:rPr>
                    <w:del w:id="348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87" w:author="Wolfgang J. Toechterle" w:date="2013-06-08T19:24:00Z">
              <w:r w:rsidRPr="00EA5133" w:rsidDel="00763EC0">
                <w:rPr>
                  <w:color w:val="0000FF"/>
                </w:rPr>
                <w:delText>C.1</w:delText>
              </w:r>
            </w:del>
          </w:p>
        </w:tc>
        <w:tc>
          <w:tcPr>
            <w:tcW w:w="7513" w:type="dxa"/>
          </w:tcPr>
          <w:p w14:paraId="6C301183" w14:textId="6FD8F0E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88" w:author="Wolfgang J. Toechterle" w:date="2013-06-08T19:24:00Z"/>
                <w:color w:val="0000FF"/>
                <w:rPrChange w:id="3489" w:author="Wolfgang J. Toechterle" w:date="2013-06-22T10:32:00Z">
                  <w:rPr>
                    <w:del w:id="349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91" w:author="Wolfgang J. Toechterle" w:date="2013-06-08T19:24:00Z">
              <w:r w:rsidRPr="00EA5133" w:rsidDel="00763EC0">
                <w:rPr>
                  <w:color w:val="0000FF"/>
                </w:rPr>
                <w:delText>Resolution of linked, embedded or original images as specified in the task</w:delText>
              </w:r>
            </w:del>
          </w:p>
        </w:tc>
        <w:tc>
          <w:tcPr>
            <w:tcW w:w="1449" w:type="dxa"/>
          </w:tcPr>
          <w:p w14:paraId="0B1CC19C" w14:textId="709DCA5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9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83152C7" w14:textId="1316933C">
        <w:trPr>
          <w:del w:id="349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42DDC60" w14:textId="7136335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94" w:author="Wolfgang J. Toechterle" w:date="2013-06-08T19:24:00Z"/>
                <w:color w:val="0000FF"/>
                <w:rPrChange w:id="3495" w:author="Wolfgang J. Toechterle" w:date="2013-06-22T10:32:00Z">
                  <w:rPr>
                    <w:del w:id="349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97" w:author="Wolfgang J. Toechterle" w:date="2013-06-08T19:24:00Z">
              <w:r w:rsidRPr="00EA5133" w:rsidDel="00763EC0">
                <w:rPr>
                  <w:color w:val="0000FF"/>
                </w:rPr>
                <w:delText>C.2</w:delText>
              </w:r>
            </w:del>
          </w:p>
        </w:tc>
        <w:tc>
          <w:tcPr>
            <w:tcW w:w="7513" w:type="dxa"/>
          </w:tcPr>
          <w:p w14:paraId="2E6C23C5" w14:textId="5C4D9C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98" w:author="Wolfgang J. Toechterle" w:date="2013-06-08T19:24:00Z"/>
                <w:color w:val="0000FF"/>
                <w:rPrChange w:id="3499" w:author="Wolfgang J. Toechterle" w:date="2013-06-22T10:32:00Z">
                  <w:rPr>
                    <w:del w:id="350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01" w:author="Wolfgang J. Toechterle" w:date="2013-06-08T19:24:00Z">
              <w:r w:rsidRPr="00EA5133" w:rsidDel="00763EC0">
                <w:rPr>
                  <w:color w:val="0000FF"/>
                </w:rPr>
                <w:delText xml:space="preserve">Colour mode (RGB or CMYK) of linked images as specified in the task </w:delText>
              </w:r>
            </w:del>
          </w:p>
        </w:tc>
        <w:tc>
          <w:tcPr>
            <w:tcW w:w="1449" w:type="dxa"/>
          </w:tcPr>
          <w:p w14:paraId="05A50EB1" w14:textId="287B090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0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53127EC" w14:textId="50F02D22">
        <w:trPr>
          <w:del w:id="350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4151CC" w14:textId="641B2D07" w:rsidR="00CC5429" w:rsidRPr="00F8618F" w:rsidDel="00763EC0" w:rsidRDefault="00CC5429" w:rsidP="00244ABB">
            <w:pPr>
              <w:rPr>
                <w:del w:id="3504" w:author="Wolfgang J. Toechterle" w:date="2013-06-08T19:24:00Z"/>
                <w:color w:val="0000FF"/>
              </w:rPr>
            </w:pPr>
            <w:del w:id="3505" w:author="Wolfgang J. Toechterle" w:date="2013-06-08T19:24:00Z">
              <w:r w:rsidRPr="00EA5133" w:rsidDel="00763EC0">
                <w:rPr>
                  <w:color w:val="0000FF"/>
                </w:rPr>
                <w:delText>C.3</w:delText>
              </w:r>
            </w:del>
          </w:p>
        </w:tc>
        <w:tc>
          <w:tcPr>
            <w:tcW w:w="7513" w:type="dxa"/>
          </w:tcPr>
          <w:p w14:paraId="6FEBA6BE" w14:textId="019B434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06" w:author="Wolfgang J. Toechterle" w:date="2013-06-08T19:24:00Z"/>
                <w:color w:val="0000FF"/>
                <w:rPrChange w:id="3507" w:author="Wolfgang J. Toechterle" w:date="2013-06-22T10:32:00Z">
                  <w:rPr>
                    <w:del w:id="350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09" w:author="Wolfgang J. Toechterle" w:date="2013-06-08T19:24:00Z">
              <w:r w:rsidRPr="00EA5133" w:rsidDel="00763EC0">
                <w:rPr>
                  <w:color w:val="0000FF"/>
                </w:rPr>
                <w:delText>Image or element dimensions as specified in the task</w:delText>
              </w:r>
            </w:del>
          </w:p>
        </w:tc>
        <w:tc>
          <w:tcPr>
            <w:tcW w:w="1449" w:type="dxa"/>
          </w:tcPr>
          <w:p w14:paraId="3E68CA99" w14:textId="3C70DD8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1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410C07D" w14:textId="7C8B760D">
        <w:trPr>
          <w:del w:id="351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D5687E" w14:textId="29005E8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12" w:author="Wolfgang J. Toechterle" w:date="2013-06-08T19:24:00Z"/>
                <w:color w:val="0000FF"/>
                <w:rPrChange w:id="3513" w:author="Wolfgang J. Toechterle" w:date="2013-06-22T10:32:00Z">
                  <w:rPr>
                    <w:del w:id="351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15" w:author="Wolfgang J. Toechterle" w:date="2013-06-08T19:24:00Z">
              <w:r w:rsidRPr="00EA5133" w:rsidDel="00763EC0">
                <w:rPr>
                  <w:color w:val="0000FF"/>
                </w:rPr>
                <w:delText>C.4</w:delText>
              </w:r>
            </w:del>
          </w:p>
        </w:tc>
        <w:tc>
          <w:tcPr>
            <w:tcW w:w="7513" w:type="dxa"/>
          </w:tcPr>
          <w:p w14:paraId="6B1688DB" w14:textId="70187B2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16" w:author="Wolfgang J. Toechterle" w:date="2013-06-08T19:24:00Z"/>
                <w:color w:val="0000FF"/>
                <w:rPrChange w:id="3517" w:author="Wolfgang J. Toechterle" w:date="2013-06-22T10:32:00Z">
                  <w:rPr>
                    <w:del w:id="351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19" w:author="Wolfgang J. Toechterle" w:date="2013-06-08T19:24:00Z">
              <w:r w:rsidRPr="00EA5133" w:rsidDel="00763EC0">
                <w:rPr>
                  <w:color w:val="0000FF"/>
                </w:rPr>
                <w:delText>Use of style sheets or master elements in layout as required in the task</w:delText>
              </w:r>
            </w:del>
          </w:p>
        </w:tc>
        <w:tc>
          <w:tcPr>
            <w:tcW w:w="1449" w:type="dxa"/>
          </w:tcPr>
          <w:p w14:paraId="5A8D26A7" w14:textId="7638CFD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2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CBFD12B" w14:textId="16286711">
        <w:trPr>
          <w:del w:id="352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B563DC" w14:textId="0D3CBB0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22" w:author="Wolfgang J. Toechterle" w:date="2013-06-08T19:24:00Z"/>
                <w:color w:val="0000FF"/>
                <w:rPrChange w:id="3523" w:author="Wolfgang J. Toechterle" w:date="2013-06-22T10:32:00Z">
                  <w:rPr>
                    <w:del w:id="352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25" w:author="Wolfgang J. Toechterle" w:date="2013-06-08T19:24:00Z">
              <w:r w:rsidRPr="00EA5133" w:rsidDel="00763EC0">
                <w:rPr>
                  <w:color w:val="0000FF"/>
                </w:rPr>
                <w:delText>C.5</w:delText>
              </w:r>
            </w:del>
          </w:p>
        </w:tc>
        <w:tc>
          <w:tcPr>
            <w:tcW w:w="7513" w:type="dxa"/>
          </w:tcPr>
          <w:p w14:paraId="66C4D0DA" w14:textId="6DE08B9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26" w:author="Wolfgang J. Toechterle" w:date="2013-06-08T19:24:00Z"/>
                <w:color w:val="0000FF"/>
              </w:rPr>
            </w:pPr>
            <w:del w:id="3527" w:author="Wolfgang J. Toechterle" w:date="2013-06-08T19:24:00Z">
              <w:r w:rsidRPr="00EA5133" w:rsidDel="00763EC0">
                <w:rPr>
                  <w:color w:val="0000FF"/>
                </w:rPr>
                <w:delText>Final dimensions of layout as specified in the task</w:delText>
              </w:r>
            </w:del>
          </w:p>
        </w:tc>
        <w:tc>
          <w:tcPr>
            <w:tcW w:w="1449" w:type="dxa"/>
          </w:tcPr>
          <w:p w14:paraId="278D248C" w14:textId="5A58A7C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2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63923F9" w14:textId="0A5BA532">
        <w:trPr>
          <w:del w:id="352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5C8554F" w14:textId="2706A36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30" w:author="Wolfgang J. Toechterle" w:date="2013-06-08T19:24:00Z"/>
                <w:color w:val="0000FF"/>
                <w:rPrChange w:id="3531" w:author="Wolfgang J. Toechterle" w:date="2013-06-22T10:32:00Z">
                  <w:rPr>
                    <w:del w:id="353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33" w:author="Wolfgang J. Toechterle" w:date="2013-06-08T19:24:00Z">
              <w:r w:rsidRPr="00EA5133" w:rsidDel="00763EC0">
                <w:rPr>
                  <w:color w:val="0000FF"/>
                </w:rPr>
                <w:delText>C.6</w:delText>
              </w:r>
            </w:del>
          </w:p>
        </w:tc>
        <w:tc>
          <w:tcPr>
            <w:tcW w:w="7513" w:type="dxa"/>
          </w:tcPr>
          <w:p w14:paraId="417D86C0" w14:textId="44B6C6E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34" w:author="Wolfgang J. Toechterle" w:date="2013-06-08T19:24:00Z"/>
                <w:color w:val="0000FF"/>
                <w:rPrChange w:id="3535" w:author="Wolfgang J. Toechterle" w:date="2013-06-22T10:32:00Z">
                  <w:rPr>
                    <w:del w:id="353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37" w:author="Wolfgang J. Toechterle" w:date="2013-06-08T19:24:00Z">
              <w:r w:rsidRPr="00EA5133" w:rsidDel="00763EC0">
                <w:rPr>
                  <w:color w:val="0000FF"/>
                </w:rPr>
                <w:delText>All required text is present in the task</w:delText>
              </w:r>
            </w:del>
          </w:p>
        </w:tc>
        <w:tc>
          <w:tcPr>
            <w:tcW w:w="1449" w:type="dxa"/>
          </w:tcPr>
          <w:p w14:paraId="07A73F6E" w14:textId="32F8B59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3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05C487A" w14:textId="3DB8106F">
        <w:trPr>
          <w:del w:id="353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25C619" w14:textId="78DD373E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40" w:author="Wolfgang J. Toechterle" w:date="2013-06-08T19:24:00Z"/>
                <w:color w:val="0000FF"/>
                <w:rPrChange w:id="3541" w:author="Wolfgang J. Toechterle" w:date="2013-06-22T10:32:00Z">
                  <w:rPr>
                    <w:del w:id="354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43" w:author="Wolfgang J. Toechterle" w:date="2013-06-08T19:24:00Z">
              <w:r w:rsidRPr="00EA5133" w:rsidDel="00763EC0">
                <w:rPr>
                  <w:color w:val="0000FF"/>
                </w:rPr>
                <w:delText>C.7</w:delText>
              </w:r>
            </w:del>
          </w:p>
        </w:tc>
        <w:tc>
          <w:tcPr>
            <w:tcW w:w="7513" w:type="dxa"/>
          </w:tcPr>
          <w:p w14:paraId="492D813A" w14:textId="599D3BA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44" w:author="Wolfgang J. Toechterle" w:date="2013-06-08T19:24:00Z"/>
                <w:color w:val="0000FF"/>
                <w:rPrChange w:id="3545" w:author="Wolfgang J. Toechterle" w:date="2013-06-22T10:32:00Z">
                  <w:rPr>
                    <w:del w:id="354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47" w:author="Wolfgang J. Toechterle" w:date="2013-06-08T19:24:00Z">
              <w:r w:rsidRPr="00EA5133" w:rsidDel="00763EC0">
                <w:rPr>
                  <w:color w:val="0000FF"/>
                </w:rPr>
                <w:delText>All required elements are present in the task</w:delText>
              </w:r>
            </w:del>
          </w:p>
        </w:tc>
        <w:tc>
          <w:tcPr>
            <w:tcW w:w="1449" w:type="dxa"/>
          </w:tcPr>
          <w:p w14:paraId="71C3673B" w14:textId="000793A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4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EEAA3A5" w14:textId="6810EDB8">
        <w:trPr>
          <w:del w:id="354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556EE0" w14:textId="595B56F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50" w:author="Wolfgang J. Toechterle" w:date="2013-06-08T19:24:00Z"/>
                <w:color w:val="0000FF"/>
                <w:rPrChange w:id="3551" w:author="Wolfgang J. Toechterle" w:date="2013-06-22T10:32:00Z">
                  <w:rPr>
                    <w:del w:id="355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53" w:author="Wolfgang J. Toechterle" w:date="2013-06-08T19:24:00Z">
              <w:r w:rsidRPr="00EA5133" w:rsidDel="00763EC0">
                <w:rPr>
                  <w:color w:val="0000FF"/>
                </w:rPr>
                <w:delText>C.8</w:delText>
              </w:r>
            </w:del>
          </w:p>
        </w:tc>
        <w:tc>
          <w:tcPr>
            <w:tcW w:w="7513" w:type="dxa"/>
          </w:tcPr>
          <w:p w14:paraId="2B8B5946" w14:textId="2023B3F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54" w:author="Wolfgang J. Toechterle" w:date="2013-06-08T19:24:00Z"/>
                <w:color w:val="0000FF"/>
                <w:rPrChange w:id="3555" w:author="Wolfgang J. Toechterle" w:date="2013-06-22T10:32:00Z">
                  <w:rPr>
                    <w:del w:id="355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57" w:author="Wolfgang J. Toechterle" w:date="2013-06-08T19:24:00Z">
              <w:r w:rsidRPr="00EA5133" w:rsidDel="00763EC0">
                <w:rPr>
                  <w:color w:val="0000FF"/>
                </w:rPr>
                <w:delText>Use of corporate guidelines appropriate to the task</w:delText>
              </w:r>
            </w:del>
          </w:p>
        </w:tc>
        <w:tc>
          <w:tcPr>
            <w:tcW w:w="1449" w:type="dxa"/>
          </w:tcPr>
          <w:p w14:paraId="1BEC9A5D" w14:textId="14BB149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5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A67A63F" w14:textId="638043E3">
        <w:trPr>
          <w:del w:id="355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94E42E" w14:textId="6C7C8D06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3560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6D02A07C" w14:textId="013B0F9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61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8D3A4D8" w14:textId="51D13F8F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6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47A84BE" w14:textId="2DAE2F21">
        <w:trPr>
          <w:del w:id="356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618612" w14:textId="4AB9593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64" w:author="Wolfgang J. Toechterle" w:date="2013-06-08T19:24:00Z"/>
                <w:color w:val="0000FF"/>
                <w:rPrChange w:id="3565" w:author="Wolfgang J. Toechterle" w:date="2013-06-22T10:32:00Z">
                  <w:rPr>
                    <w:del w:id="356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67" w:author="Wolfgang J. Toechterle" w:date="2013-06-08T19:24:00Z">
              <w:r w:rsidRPr="00EA5133" w:rsidDel="00763EC0">
                <w:rPr>
                  <w:color w:val="0000FF"/>
                </w:rPr>
                <w:delText>D</w:delText>
              </w:r>
            </w:del>
          </w:p>
        </w:tc>
        <w:tc>
          <w:tcPr>
            <w:tcW w:w="7513" w:type="dxa"/>
          </w:tcPr>
          <w:p w14:paraId="49612972" w14:textId="439FA51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68" w:author="Wolfgang J. Toechterle" w:date="2013-06-08T19:24:00Z"/>
                <w:b/>
                <w:color w:val="0000FF"/>
                <w:rPrChange w:id="3569" w:author="Wolfgang J. Toechterle" w:date="2013-06-22T10:32:00Z">
                  <w:rPr>
                    <w:del w:id="357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71" w:author="Wolfgang J. Toechterle" w:date="2013-06-08T19:24:00Z">
              <w:r w:rsidRPr="00EA5133" w:rsidDel="00763EC0">
                <w:rPr>
                  <w:b/>
                  <w:color w:val="0000FF"/>
                </w:rPr>
                <w:delText>Manual abilities</w:delText>
              </w:r>
            </w:del>
          </w:p>
        </w:tc>
        <w:tc>
          <w:tcPr>
            <w:tcW w:w="1449" w:type="dxa"/>
          </w:tcPr>
          <w:p w14:paraId="2F7FCA24" w14:textId="4084474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72" w:author="Wolfgang J. Toechterle" w:date="2013-06-08T19:24:00Z"/>
                <w:b/>
                <w:color w:val="0000FF"/>
                <w:rPrChange w:id="3573" w:author="Wolfgang J. Toechterle" w:date="2013-06-22T10:32:00Z">
                  <w:rPr>
                    <w:del w:id="357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75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/2</w:delText>
              </w:r>
            </w:del>
          </w:p>
        </w:tc>
      </w:tr>
      <w:tr w:rsidR="00CC5429" w:rsidRPr="00EA5133" w:rsidDel="00763EC0" w14:paraId="4DD6C8AE" w14:textId="416F13A4">
        <w:trPr>
          <w:del w:id="357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4359AB" w14:textId="0E52C66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77" w:author="Wolfgang J. Toechterle" w:date="2013-06-08T19:24:00Z"/>
                <w:color w:val="0000FF"/>
                <w:rPrChange w:id="3578" w:author="Wolfgang J. Toechterle" w:date="2013-06-22T10:32:00Z">
                  <w:rPr>
                    <w:del w:id="357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80" w:author="Wolfgang J. Toechterle" w:date="2013-06-08T19:24:00Z">
              <w:r w:rsidRPr="00EA5133" w:rsidDel="00763EC0">
                <w:rPr>
                  <w:color w:val="0000FF"/>
                </w:rPr>
                <w:delText xml:space="preserve">D.1 </w:delText>
              </w:r>
            </w:del>
          </w:p>
        </w:tc>
        <w:tc>
          <w:tcPr>
            <w:tcW w:w="7513" w:type="dxa"/>
          </w:tcPr>
          <w:p w14:paraId="61D3DD7F" w14:textId="189226DA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81" w:author="Wolfgang J. Toechterle" w:date="2013-06-08T19:24:00Z"/>
                <w:color w:val="0000FF"/>
                <w:rPrChange w:id="3582" w:author="Wolfgang J. Toechterle" w:date="2013-06-22T10:32:00Z">
                  <w:rPr>
                    <w:del w:id="358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84" w:author="Wolfgang J. Toechterle" w:date="2013-06-08T19:24:00Z">
              <w:r w:rsidRPr="00EA5133" w:rsidDel="00763EC0">
                <w:rPr>
                  <w:color w:val="0000FF"/>
                </w:rPr>
                <w:delText>Mounting printouts on board for presentation</w:delText>
              </w:r>
            </w:del>
          </w:p>
        </w:tc>
        <w:tc>
          <w:tcPr>
            <w:tcW w:w="1449" w:type="dxa"/>
          </w:tcPr>
          <w:p w14:paraId="17E52C07" w14:textId="39E92CF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8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97FF23" w14:textId="6189ABDD">
        <w:trPr>
          <w:del w:id="358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3DDA7A2" w14:textId="5D51437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87" w:author="Wolfgang J. Toechterle" w:date="2013-06-08T19:24:00Z"/>
                <w:color w:val="0000FF"/>
                <w:rPrChange w:id="3588" w:author="Wolfgang J. Toechterle" w:date="2013-06-22T10:32:00Z">
                  <w:rPr>
                    <w:del w:id="358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90" w:author="Wolfgang J. Toechterle" w:date="2013-06-08T19:24:00Z">
              <w:r w:rsidRPr="00EA5133" w:rsidDel="00763EC0">
                <w:rPr>
                  <w:color w:val="0000FF"/>
                </w:rPr>
                <w:delText>D.2</w:delText>
              </w:r>
            </w:del>
          </w:p>
        </w:tc>
        <w:tc>
          <w:tcPr>
            <w:tcW w:w="7513" w:type="dxa"/>
          </w:tcPr>
          <w:p w14:paraId="2974C553" w14:textId="1196BBC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91" w:author="Wolfgang J. Toechterle" w:date="2013-06-08T19:24:00Z"/>
                <w:color w:val="0000FF"/>
                <w:rPrChange w:id="3592" w:author="Wolfgang J. Toechterle" w:date="2013-06-22T10:32:00Z">
                  <w:rPr>
                    <w:del w:id="359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94" w:author="Wolfgang J. Toechterle" w:date="2013-06-08T19:24:00Z">
              <w:r w:rsidRPr="00EA5133" w:rsidDel="00763EC0">
                <w:rPr>
                  <w:color w:val="0000FF"/>
                </w:rPr>
                <w:delText>Supply of printouts only</w:delText>
              </w:r>
            </w:del>
          </w:p>
        </w:tc>
        <w:tc>
          <w:tcPr>
            <w:tcW w:w="1449" w:type="dxa"/>
          </w:tcPr>
          <w:p w14:paraId="7FC2C1F6" w14:textId="5EAE5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9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D15392B" w14:textId="099B4569">
        <w:trPr>
          <w:del w:id="359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23DCD2" w14:textId="799325A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97" w:author="Wolfgang J. Toechterle" w:date="2013-06-08T19:24:00Z"/>
                <w:color w:val="0000FF"/>
                <w:rPrChange w:id="3598" w:author="Wolfgang J. Toechterle" w:date="2013-06-22T10:32:00Z">
                  <w:rPr>
                    <w:del w:id="359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600" w:author="Wolfgang J. Toechterle" w:date="2013-06-08T19:24:00Z">
              <w:r w:rsidRPr="00EA5133" w:rsidDel="00763EC0">
                <w:rPr>
                  <w:color w:val="0000FF"/>
                </w:rPr>
                <w:delText>D.3</w:delText>
              </w:r>
            </w:del>
          </w:p>
        </w:tc>
        <w:tc>
          <w:tcPr>
            <w:tcW w:w="7513" w:type="dxa"/>
          </w:tcPr>
          <w:p w14:paraId="29DB4EEA" w14:textId="54A093C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01" w:author="Wolfgang J. Toechterle" w:date="2013-06-08T19:24:00Z"/>
                <w:color w:val="0000FF"/>
                <w:rPrChange w:id="3602" w:author="Wolfgang J. Toechterle" w:date="2013-06-22T10:32:00Z">
                  <w:rPr>
                    <w:del w:id="360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04" w:author="Wolfgang J. Toechterle" w:date="2013-06-08T19:24:00Z">
              <w:r w:rsidRPr="00EA5133" w:rsidDel="00763EC0">
                <w:rPr>
                  <w:color w:val="0000FF"/>
                </w:rPr>
                <w:delText>Assembling in 3D (Package design or Manual design)</w:delText>
              </w:r>
            </w:del>
          </w:p>
        </w:tc>
        <w:tc>
          <w:tcPr>
            <w:tcW w:w="1449" w:type="dxa"/>
          </w:tcPr>
          <w:p w14:paraId="5D6F2CC4" w14:textId="2F52769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0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26A65F9" w14:textId="5F957454">
        <w:trPr>
          <w:del w:id="360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23ED18F" w14:textId="24C2917B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3607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FA117F" w14:textId="5753E856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08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A7E17F9" w14:textId="4904FE1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0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1CFED61" w14:textId="0AD0C903">
        <w:trPr>
          <w:del w:id="361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6D6FC56" w14:textId="039C93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611" w:author="Wolfgang J. Toechterle" w:date="2013-06-08T19:24:00Z"/>
                <w:color w:val="0000FF"/>
                <w:rPrChange w:id="3612" w:author="Wolfgang J. Toechterle" w:date="2013-06-22T10:32:00Z">
                  <w:rPr>
                    <w:del w:id="361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614" w:author="Wolfgang J. Toechterle" w:date="2013-06-08T19:24:00Z">
              <w:r w:rsidRPr="00EA5133" w:rsidDel="00763EC0">
                <w:rPr>
                  <w:color w:val="0000FF"/>
                </w:rPr>
                <w:delText>E</w:delText>
              </w:r>
            </w:del>
          </w:p>
        </w:tc>
        <w:tc>
          <w:tcPr>
            <w:tcW w:w="7513" w:type="dxa"/>
          </w:tcPr>
          <w:p w14:paraId="309B6B40" w14:textId="28D49A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15" w:author="Wolfgang J. Toechterle" w:date="2013-06-08T19:24:00Z"/>
                <w:b/>
                <w:color w:val="0000FF"/>
                <w:rPrChange w:id="3616" w:author="Wolfgang J. Toechterle" w:date="2013-06-22T10:32:00Z">
                  <w:rPr>
                    <w:del w:id="361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18" w:author="Wolfgang J. Toechterle" w:date="2013-06-08T19:24:00Z">
              <w:r w:rsidRPr="00EA5133" w:rsidDel="00763EC0">
                <w:rPr>
                  <w:b/>
                  <w:color w:val="0000FF"/>
                </w:rPr>
                <w:delText>Knowledge of the printing industry</w:delText>
              </w:r>
            </w:del>
          </w:p>
        </w:tc>
        <w:tc>
          <w:tcPr>
            <w:tcW w:w="1449" w:type="dxa"/>
          </w:tcPr>
          <w:p w14:paraId="556E4167" w14:textId="22DCC72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19" w:author="Wolfgang J. Toechterle" w:date="2013-06-08T19:24:00Z"/>
                <w:b/>
                <w:color w:val="0000FF"/>
                <w:rPrChange w:id="3620" w:author="Wolfgang J. Toechterle" w:date="2013-06-22T10:32:00Z">
                  <w:rPr>
                    <w:del w:id="362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22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53163CEE" w14:textId="0ECC0689">
        <w:trPr>
          <w:del w:id="362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D2575D" w14:textId="06BC21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624" w:author="Wolfgang J. Toechterle" w:date="2013-06-08T19:24:00Z"/>
                <w:color w:val="0000FF"/>
                <w:rPrChange w:id="3625" w:author="Wolfgang J. Toechterle" w:date="2013-06-22T10:32:00Z">
                  <w:rPr>
                    <w:del w:id="362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627" w:author="Wolfgang J. Toechterle" w:date="2013-06-08T19:24:00Z">
              <w:r w:rsidRPr="00EA5133" w:rsidDel="00763EC0">
                <w:rPr>
                  <w:color w:val="0000FF"/>
                </w:rPr>
                <w:delText>E.1</w:delText>
              </w:r>
            </w:del>
          </w:p>
        </w:tc>
        <w:tc>
          <w:tcPr>
            <w:tcW w:w="7513" w:type="dxa"/>
          </w:tcPr>
          <w:p w14:paraId="406E5C4F" w14:textId="01B04FE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28" w:author="Wolfgang J. Toechterle" w:date="2013-06-08T19:24:00Z"/>
                <w:color w:val="0000FF"/>
                <w:rPrChange w:id="3629" w:author="Wolfgang J. Toechterle" w:date="2013-06-22T10:32:00Z">
                  <w:rPr>
                    <w:del w:id="363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31" w:author="Wolfgang J. Toechterle" w:date="2013-06-08T19:24:00Z">
              <w:r w:rsidRPr="00EA5133" w:rsidDel="00763EC0">
                <w:rPr>
                  <w:color w:val="0000FF"/>
                </w:rPr>
                <w:delText>Bleed value applied in layout file in PDF as specified in the task</w:delText>
              </w:r>
            </w:del>
          </w:p>
        </w:tc>
        <w:tc>
          <w:tcPr>
            <w:tcW w:w="1449" w:type="dxa"/>
          </w:tcPr>
          <w:p w14:paraId="64D82527" w14:textId="63F6D16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3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1FC700" w14:textId="6E6D70C7">
        <w:trPr>
          <w:del w:id="363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2C68A8" w14:textId="44235D0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634" w:author="Wolfgang J. Toechterle" w:date="2013-06-08T19:24:00Z"/>
                <w:color w:val="0000FF"/>
                <w:rPrChange w:id="3635" w:author="Wolfgang J. Toechterle" w:date="2013-06-22T10:32:00Z">
                  <w:rPr>
                    <w:del w:id="363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637" w:author="Wolfgang J. Toechterle" w:date="2013-06-08T19:24:00Z">
              <w:r w:rsidRPr="00EA5133" w:rsidDel="00763EC0">
                <w:rPr>
                  <w:color w:val="0000FF"/>
                </w:rPr>
                <w:delText>E.2</w:delText>
              </w:r>
            </w:del>
          </w:p>
        </w:tc>
        <w:tc>
          <w:tcPr>
            <w:tcW w:w="7513" w:type="dxa"/>
          </w:tcPr>
          <w:p w14:paraId="1DB7A19E" w14:textId="1BB4DC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38" w:author="Wolfgang J. Toechterle" w:date="2013-06-08T19:24:00Z"/>
                <w:color w:val="0000FF"/>
                <w:rPrChange w:id="3639" w:author="Wolfgang J. Toechterle" w:date="2013-06-22T10:32:00Z">
                  <w:rPr>
                    <w:del w:id="364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41" w:author="Wolfgang J. Toechterle" w:date="2013-06-08T19:24:00Z">
              <w:r w:rsidRPr="00EA5133" w:rsidDel="00763EC0">
                <w:rPr>
                  <w:color w:val="0000FF"/>
                </w:rPr>
                <w:delText>Folding lines, trim and registration marks supplied as specified in the task</w:delText>
              </w:r>
            </w:del>
          </w:p>
        </w:tc>
        <w:tc>
          <w:tcPr>
            <w:tcW w:w="1449" w:type="dxa"/>
          </w:tcPr>
          <w:p w14:paraId="28BFE0CC" w14:textId="0481462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4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3C10EBB" w14:textId="49DA05FA">
        <w:trPr>
          <w:del w:id="364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222437C" w14:textId="778C72F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644" w:author="Wolfgang J. Toechterle" w:date="2013-06-08T19:24:00Z"/>
                <w:color w:val="0000FF"/>
                <w:rPrChange w:id="3645" w:author="Wolfgang J. Toechterle" w:date="2013-06-22T10:32:00Z">
                  <w:rPr>
                    <w:del w:id="364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647" w:author="Wolfgang J. Toechterle" w:date="2013-06-08T19:24:00Z">
              <w:r w:rsidRPr="00EA5133" w:rsidDel="00763EC0">
                <w:rPr>
                  <w:color w:val="0000FF"/>
                </w:rPr>
                <w:delText>E.3</w:delText>
              </w:r>
            </w:del>
          </w:p>
        </w:tc>
        <w:tc>
          <w:tcPr>
            <w:tcW w:w="7513" w:type="dxa"/>
          </w:tcPr>
          <w:p w14:paraId="6783C8E2" w14:textId="62240E9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48" w:author="Wolfgang J. Toechterle" w:date="2013-06-08T19:24:00Z"/>
                <w:color w:val="0000FF"/>
                <w:rPrChange w:id="3649" w:author="Wolfgang J. Toechterle" w:date="2013-06-22T10:32:00Z">
                  <w:rPr>
                    <w:del w:id="365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51" w:author="Wolfgang J. Toechterle" w:date="2013-06-08T19:24:00Z">
              <w:r w:rsidRPr="00EA5133" w:rsidDel="00763EC0">
                <w:rPr>
                  <w:color w:val="0000FF"/>
                </w:rPr>
                <w:delText>Trapping value applied in illustrator file as specified in the task</w:delText>
              </w:r>
            </w:del>
          </w:p>
        </w:tc>
        <w:tc>
          <w:tcPr>
            <w:tcW w:w="1449" w:type="dxa"/>
          </w:tcPr>
          <w:p w14:paraId="45BE61F7" w14:textId="1C50264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5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6A6D197" w14:textId="31F582A6">
        <w:trPr>
          <w:del w:id="365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05EF926" w14:textId="4C2435E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654" w:author="Wolfgang J. Toechterle" w:date="2013-06-08T19:24:00Z"/>
                <w:color w:val="0000FF"/>
                <w:rPrChange w:id="3655" w:author="Wolfgang J. Toechterle" w:date="2013-06-22T10:32:00Z">
                  <w:rPr>
                    <w:del w:id="365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657" w:author="Wolfgang J. Toechterle" w:date="2013-06-08T19:24:00Z">
              <w:r w:rsidRPr="00EA5133" w:rsidDel="00763EC0">
                <w:rPr>
                  <w:color w:val="0000FF"/>
                </w:rPr>
                <w:delText>E.4</w:delText>
              </w:r>
            </w:del>
          </w:p>
        </w:tc>
        <w:tc>
          <w:tcPr>
            <w:tcW w:w="7513" w:type="dxa"/>
          </w:tcPr>
          <w:p w14:paraId="2688D8C9" w14:textId="24343F2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58" w:author="Wolfgang J. Toechterle" w:date="2013-06-08T19:24:00Z"/>
                <w:color w:val="0000FF"/>
                <w:rPrChange w:id="3659" w:author="Wolfgang J. Toechterle" w:date="2013-06-22T10:32:00Z">
                  <w:rPr>
                    <w:del w:id="366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61" w:author="Wolfgang J. Toechterle" w:date="2013-06-08T19:24:00Z">
              <w:r w:rsidRPr="00EA5133" w:rsidDel="00763EC0">
                <w:rPr>
                  <w:color w:val="0000FF"/>
                </w:rPr>
                <w:delText>Overprinting applied in layout file in PDF as specified in the task</w:delText>
              </w:r>
            </w:del>
          </w:p>
        </w:tc>
        <w:tc>
          <w:tcPr>
            <w:tcW w:w="1449" w:type="dxa"/>
          </w:tcPr>
          <w:p w14:paraId="6AF1506A" w14:textId="03676E0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6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DA02664" w14:textId="4F527882">
        <w:trPr>
          <w:del w:id="366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8C37B08" w14:textId="32A1EE4D" w:rsidR="00CC5429" w:rsidRPr="00F8618F" w:rsidDel="00763EC0" w:rsidRDefault="00CC5429" w:rsidP="00244ABB">
            <w:pPr>
              <w:rPr>
                <w:del w:id="3664" w:author="Wolfgang J. Toechterle" w:date="2013-06-08T19:24:00Z"/>
                <w:color w:val="0000FF"/>
              </w:rPr>
            </w:pPr>
            <w:del w:id="3665" w:author="Wolfgang J. Toechterle" w:date="2013-06-08T19:24:00Z">
              <w:r w:rsidRPr="00EA5133" w:rsidDel="00763EC0">
                <w:rPr>
                  <w:color w:val="0000FF"/>
                </w:rPr>
                <w:delText>E.5</w:delText>
              </w:r>
            </w:del>
          </w:p>
        </w:tc>
        <w:tc>
          <w:tcPr>
            <w:tcW w:w="7513" w:type="dxa"/>
          </w:tcPr>
          <w:p w14:paraId="4E5387F8" w14:textId="093FCB3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66" w:author="Wolfgang J. Toechterle" w:date="2013-06-08T19:24:00Z"/>
                <w:color w:val="0000FF"/>
                <w:rPrChange w:id="3667" w:author="Wolfgang J. Toechterle" w:date="2013-06-22T10:32:00Z">
                  <w:rPr>
                    <w:del w:id="366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69" w:author="Wolfgang J. Toechterle" w:date="2013-06-08T19:24:00Z">
              <w:r w:rsidRPr="00EA5133" w:rsidDel="00763EC0">
                <w:rPr>
                  <w:color w:val="0000FF"/>
                </w:rPr>
                <w:delText>Spot and CMYK colours used in layout in PDF file as specified in the task</w:delText>
              </w:r>
            </w:del>
          </w:p>
        </w:tc>
        <w:tc>
          <w:tcPr>
            <w:tcW w:w="1449" w:type="dxa"/>
          </w:tcPr>
          <w:p w14:paraId="7594196B" w14:textId="6F634B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7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65C8392" w14:textId="22E28FEC">
        <w:trPr>
          <w:del w:id="367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3EDA25F" w14:textId="29E5E54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672" w:author="Wolfgang J. Toechterle" w:date="2013-06-08T19:24:00Z"/>
                <w:color w:val="0000FF"/>
                <w:rPrChange w:id="3673" w:author="Wolfgang J. Toechterle" w:date="2013-06-22T10:32:00Z">
                  <w:rPr>
                    <w:del w:id="367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675" w:author="Wolfgang J. Toechterle" w:date="2013-06-08T19:24:00Z">
              <w:r w:rsidRPr="00EA5133" w:rsidDel="00763EC0">
                <w:rPr>
                  <w:color w:val="0000FF"/>
                </w:rPr>
                <w:delText>E.6</w:delText>
              </w:r>
            </w:del>
          </w:p>
        </w:tc>
        <w:tc>
          <w:tcPr>
            <w:tcW w:w="7513" w:type="dxa"/>
          </w:tcPr>
          <w:p w14:paraId="1E7ADA66" w14:textId="739984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76" w:author="Wolfgang J. Toechterle" w:date="2013-06-08T19:24:00Z"/>
                <w:color w:val="0000FF"/>
                <w:rPrChange w:id="3677" w:author="Wolfgang J. Toechterle" w:date="2013-06-22T10:32:00Z">
                  <w:rPr>
                    <w:del w:id="367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79" w:author="Wolfgang J. Toechterle" w:date="2013-06-08T19:24:00Z">
              <w:r w:rsidRPr="00EA5133" w:rsidDel="00763EC0">
                <w:rPr>
                  <w:color w:val="0000FF"/>
                </w:rPr>
                <w:delText>Dieline supplied as specified in the task</w:delText>
              </w:r>
            </w:del>
          </w:p>
        </w:tc>
        <w:tc>
          <w:tcPr>
            <w:tcW w:w="1449" w:type="dxa"/>
          </w:tcPr>
          <w:p w14:paraId="6A194442" w14:textId="6375379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8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11FB3C7" w14:textId="07B77652">
        <w:trPr>
          <w:del w:id="368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3071F4" w14:textId="68B81212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3682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B903F10" w14:textId="789A255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83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37CFFCBD" w14:textId="4C983F0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8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CE62EB1" w14:textId="3A0790CC">
        <w:trPr>
          <w:del w:id="368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0C051" w14:textId="2442DBC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686" w:author="Wolfgang J. Toechterle" w:date="2013-06-08T19:24:00Z"/>
                <w:color w:val="0000FF"/>
                <w:rPrChange w:id="3687" w:author="Wolfgang J. Toechterle" w:date="2013-06-22T10:32:00Z">
                  <w:rPr>
                    <w:del w:id="368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689" w:author="Wolfgang J. Toechterle" w:date="2013-06-08T19:24:00Z">
              <w:r w:rsidRPr="00EA5133" w:rsidDel="00763EC0">
                <w:rPr>
                  <w:color w:val="0000FF"/>
                </w:rPr>
                <w:delText>F</w:delText>
              </w:r>
            </w:del>
          </w:p>
        </w:tc>
        <w:tc>
          <w:tcPr>
            <w:tcW w:w="7513" w:type="dxa"/>
          </w:tcPr>
          <w:p w14:paraId="671EDA43" w14:textId="33F6B07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90" w:author="Wolfgang J. Toechterle" w:date="2013-06-08T19:24:00Z"/>
                <w:b/>
                <w:color w:val="0000FF"/>
                <w:rPrChange w:id="3691" w:author="Wolfgang J. Toechterle" w:date="2013-06-22T10:32:00Z">
                  <w:rPr>
                    <w:del w:id="369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693" w:author="Wolfgang J. Toechterle" w:date="2013-06-08T19:24:00Z">
              <w:r w:rsidRPr="00EA5133" w:rsidDel="00763EC0">
                <w:rPr>
                  <w:b/>
                  <w:color w:val="0000FF"/>
                </w:rPr>
                <w:delText>Saving and file format</w:delText>
              </w:r>
            </w:del>
          </w:p>
        </w:tc>
        <w:tc>
          <w:tcPr>
            <w:tcW w:w="1449" w:type="dxa"/>
          </w:tcPr>
          <w:p w14:paraId="25A8197A" w14:textId="46EAD55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694" w:author="Wolfgang J. Toechterle" w:date="2013-06-08T19:24:00Z"/>
                <w:b/>
                <w:color w:val="0000FF"/>
              </w:rPr>
            </w:pPr>
            <w:del w:id="3695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/5</w:delText>
              </w:r>
            </w:del>
          </w:p>
        </w:tc>
      </w:tr>
      <w:tr w:rsidR="00CC5429" w:rsidRPr="00EA5133" w:rsidDel="00763EC0" w14:paraId="5D19C579" w14:textId="464652C7">
        <w:trPr>
          <w:del w:id="369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9A202E" w14:textId="4F4AB74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697" w:author="Wolfgang J. Toechterle" w:date="2013-06-08T19:24:00Z"/>
                <w:color w:val="0000FF"/>
                <w:rPrChange w:id="3698" w:author="Wolfgang J. Toechterle" w:date="2013-06-22T10:32:00Z">
                  <w:rPr>
                    <w:del w:id="369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700" w:author="Wolfgang J. Toechterle" w:date="2013-06-08T19:24:00Z">
              <w:r w:rsidRPr="00EA5133" w:rsidDel="00763EC0">
                <w:rPr>
                  <w:color w:val="0000FF"/>
                </w:rPr>
                <w:delText>F.1</w:delText>
              </w:r>
            </w:del>
          </w:p>
        </w:tc>
        <w:tc>
          <w:tcPr>
            <w:tcW w:w="7513" w:type="dxa"/>
          </w:tcPr>
          <w:p w14:paraId="64D1636B" w14:textId="0066F2F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01" w:author="Wolfgang J. Toechterle" w:date="2013-06-08T19:24:00Z"/>
                <w:color w:val="0000FF"/>
                <w:rPrChange w:id="3702" w:author="Wolfgang J. Toechterle" w:date="2013-06-22T10:32:00Z">
                  <w:rPr>
                    <w:del w:id="370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704" w:author="Wolfgang J. Toechterle" w:date="2013-06-08T19:24:00Z">
              <w:r w:rsidRPr="00EA5133" w:rsidDel="00763EC0">
                <w:rPr>
                  <w:color w:val="0000FF"/>
                </w:rPr>
                <w:delText>All files saved in the correct format specified in the task</w:delText>
              </w:r>
            </w:del>
          </w:p>
        </w:tc>
        <w:tc>
          <w:tcPr>
            <w:tcW w:w="1449" w:type="dxa"/>
          </w:tcPr>
          <w:p w14:paraId="4FDFF07D" w14:textId="0883E0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0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C9D9E0E" w14:textId="2691A8AC">
        <w:trPr>
          <w:del w:id="370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B99989" w14:textId="12E26A9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707" w:author="Wolfgang J. Toechterle" w:date="2013-06-08T19:24:00Z"/>
                <w:color w:val="0000FF"/>
                <w:rPrChange w:id="3708" w:author="Wolfgang J. Toechterle" w:date="2013-06-22T10:32:00Z">
                  <w:rPr>
                    <w:del w:id="370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710" w:author="Wolfgang J. Toechterle" w:date="2013-06-08T19:24:00Z">
              <w:r w:rsidRPr="00EA5133" w:rsidDel="00763EC0">
                <w:rPr>
                  <w:color w:val="0000FF"/>
                </w:rPr>
                <w:delText>F.2</w:delText>
              </w:r>
            </w:del>
          </w:p>
        </w:tc>
        <w:tc>
          <w:tcPr>
            <w:tcW w:w="7513" w:type="dxa"/>
          </w:tcPr>
          <w:p w14:paraId="2B43E9CC" w14:textId="5F2C26A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11" w:author="Wolfgang J. Toechterle" w:date="2013-06-08T19:24:00Z"/>
                <w:color w:val="0000FF"/>
                <w:rPrChange w:id="3712" w:author="Wolfgang J. Toechterle" w:date="2013-06-22T10:32:00Z">
                  <w:rPr>
                    <w:del w:id="371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714" w:author="Wolfgang J. Toechterle" w:date="2013-06-08T19:24:00Z">
              <w:r w:rsidRPr="00EA5133" w:rsidDel="00763EC0">
                <w:rPr>
                  <w:color w:val="0000FF"/>
                </w:rPr>
                <w:delText>ICC profile applied in images, PDF or layout file as specified in the task</w:delText>
              </w:r>
            </w:del>
          </w:p>
        </w:tc>
        <w:tc>
          <w:tcPr>
            <w:tcW w:w="1449" w:type="dxa"/>
          </w:tcPr>
          <w:p w14:paraId="676D0675" w14:textId="3BD2F1C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1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6048311" w14:textId="6C9BA208">
        <w:trPr>
          <w:del w:id="371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C559FA" w14:textId="3D00985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717" w:author="Wolfgang J. Toechterle" w:date="2013-06-08T19:24:00Z"/>
                <w:color w:val="0000FF"/>
                <w:rPrChange w:id="3718" w:author="Wolfgang J. Toechterle" w:date="2013-06-22T10:32:00Z">
                  <w:rPr>
                    <w:del w:id="371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720" w:author="Wolfgang J. Toechterle" w:date="2013-06-08T19:24:00Z">
              <w:r w:rsidRPr="00EA5133" w:rsidDel="00763EC0">
                <w:rPr>
                  <w:color w:val="0000FF"/>
                </w:rPr>
                <w:delText>F.3</w:delText>
              </w:r>
            </w:del>
          </w:p>
        </w:tc>
        <w:tc>
          <w:tcPr>
            <w:tcW w:w="7513" w:type="dxa"/>
          </w:tcPr>
          <w:p w14:paraId="1F198BF6" w14:textId="5AE2055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21" w:author="Wolfgang J. Toechterle" w:date="2013-06-08T19:24:00Z"/>
                <w:color w:val="0000FF"/>
                <w:rPrChange w:id="3722" w:author="Wolfgang J. Toechterle" w:date="2013-06-22T10:32:00Z">
                  <w:rPr>
                    <w:del w:id="372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724" w:author="Wolfgang J. Toechterle" w:date="2013-06-08T19:24:00Z">
              <w:r w:rsidRPr="00EA5133" w:rsidDel="00763EC0">
                <w:rPr>
                  <w:color w:val="0000FF"/>
                </w:rPr>
                <w:delText>Saving in a specified PDF format as required in the task</w:delText>
              </w:r>
            </w:del>
          </w:p>
        </w:tc>
        <w:tc>
          <w:tcPr>
            <w:tcW w:w="1449" w:type="dxa"/>
          </w:tcPr>
          <w:p w14:paraId="321B226D" w14:textId="2BF4E2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2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FED10C5" w14:textId="6BF18C5F">
        <w:trPr>
          <w:del w:id="372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250A5B" w14:textId="29A3EDD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727" w:author="Wolfgang J. Toechterle" w:date="2013-06-08T19:24:00Z"/>
                <w:color w:val="0000FF"/>
                <w:rPrChange w:id="3728" w:author="Wolfgang J. Toechterle" w:date="2013-06-22T10:32:00Z">
                  <w:rPr>
                    <w:del w:id="372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730" w:author="Wolfgang J. Toechterle" w:date="2013-06-08T19:24:00Z">
              <w:r w:rsidRPr="00EA5133" w:rsidDel="00763EC0">
                <w:rPr>
                  <w:color w:val="0000FF"/>
                </w:rPr>
                <w:delText>F.4</w:delText>
              </w:r>
            </w:del>
          </w:p>
        </w:tc>
        <w:tc>
          <w:tcPr>
            <w:tcW w:w="7513" w:type="dxa"/>
          </w:tcPr>
          <w:p w14:paraId="560AFD1B" w14:textId="10E912E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31" w:author="Wolfgang J. Toechterle" w:date="2013-06-08T19:24:00Z"/>
                <w:color w:val="0000FF"/>
                <w:rPrChange w:id="3732" w:author="Wolfgang J. Toechterle" w:date="2013-06-22T10:32:00Z">
                  <w:rPr>
                    <w:del w:id="373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734" w:author="Wolfgang J. Toechterle" w:date="2013-06-08T19:24:00Z">
              <w:r w:rsidRPr="00EA5133" w:rsidDel="00763EC0">
                <w:rPr>
                  <w:color w:val="0000FF"/>
                </w:rPr>
                <w:delText>Final production folder saved as required in the task</w:delText>
              </w:r>
            </w:del>
          </w:p>
        </w:tc>
        <w:tc>
          <w:tcPr>
            <w:tcW w:w="1449" w:type="dxa"/>
          </w:tcPr>
          <w:p w14:paraId="7E9CC98D" w14:textId="5887C731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35" w:author="Wolfgang J. Toechterle" w:date="2013-06-08T19:24:00Z"/>
                <w:color w:val="0000FF"/>
              </w:rPr>
            </w:pPr>
          </w:p>
        </w:tc>
      </w:tr>
    </w:tbl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14:paraId="0F2F027B" w14:textId="77777777" w:rsidTr="001E709A">
        <w:trPr>
          <w:trHeight w:val="300"/>
          <w:ins w:id="373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1E709A" w:rsidRDefault="001E709A">
            <w:pPr>
              <w:rPr>
                <w:ins w:id="373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38" w:author="Kinder" w:date="2013-06-29T15:06:00Z">
                  <w:rPr>
                    <w:ins w:id="3739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740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74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42" w:author="Kinder" w:date="2013-06-29T15:06:00Z">
                    <w:rPr>
                      <w:rFonts w:eastAsia="Times New Roman" w:cs="Times New Roman"/>
                    </w:rPr>
                  </w:rPrChange>
                </w:rPr>
                <w:t>A2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74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44" w:author="Kinder" w:date="2013-06-29T15:06:00Z">
                  <w:rPr>
                    <w:ins w:id="3745" w:author="Kinder" w:date="2013-06-29T15:05:00Z"/>
                    <w:rFonts w:ascii="Calibri" w:eastAsia="Times New Roman" w:hAnsi="Calibri" w:cs="Times New Roman"/>
                    <w:color w:val="000000"/>
                    <w:szCs w:val="16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1E709A" w:rsidRDefault="001E709A">
            <w:pPr>
              <w:rPr>
                <w:ins w:id="37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47" w:author="Kinder" w:date="2013-06-29T15:06:00Z">
                  <w:rPr>
                    <w:ins w:id="3748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749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75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5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1E709A" w:rsidRDefault="001E709A">
            <w:pPr>
              <w:rPr>
                <w:ins w:id="375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53" w:author="Kinder" w:date="2013-06-29T15:06:00Z">
                  <w:rPr>
                    <w:ins w:id="375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75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75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57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3382FCD8" w14:textId="77777777" w:rsidTr="001E709A">
        <w:trPr>
          <w:trHeight w:val="300"/>
          <w:ins w:id="375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1E709A" w:rsidRDefault="001E709A">
            <w:pPr>
              <w:rPr>
                <w:ins w:id="37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60" w:author="Kinder" w:date="2013-06-29T15:06:00Z">
                  <w:rPr>
                    <w:ins w:id="3761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762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76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1E709A" w:rsidRDefault="001E709A">
            <w:pPr>
              <w:rPr>
                <w:ins w:id="37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66" w:author="Kinder" w:date="2013-06-29T15:06:00Z">
                  <w:rPr>
                    <w:ins w:id="3767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768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7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70" w:author="Kinder" w:date="2013-06-29T15:06:00Z">
                    <w:rPr>
                      <w:rFonts w:eastAsia="Times New Roman" w:cs="Times New Roman"/>
                    </w:rPr>
                  </w:rPrChange>
                </w:rPr>
                <w:t>Ideas and originality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1E709A" w:rsidRDefault="001E709A">
            <w:pPr>
              <w:rPr>
                <w:ins w:id="377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72" w:author="Kinder" w:date="2013-06-29T15:06:00Z">
                  <w:rPr>
                    <w:ins w:id="3773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774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77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76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77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78" w:author="Kinder" w:date="2013-06-29T15:06:00Z">
                  <w:rPr>
                    <w:ins w:id="377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02315AB" w14:textId="77777777" w:rsidTr="001E709A">
        <w:trPr>
          <w:trHeight w:val="300"/>
          <w:ins w:id="378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1E709A" w:rsidRDefault="001E709A">
            <w:pPr>
              <w:rPr>
                <w:ins w:id="37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82" w:author="Kinder" w:date="2013-06-29T15:06:00Z">
                  <w:rPr>
                    <w:ins w:id="3783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784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78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8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1E709A" w:rsidRDefault="001E709A">
            <w:pPr>
              <w:rPr>
                <w:ins w:id="378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88" w:author="Kinder" w:date="2013-06-29T15:06:00Z">
                  <w:rPr>
                    <w:ins w:id="3789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790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79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92" w:author="Kinder" w:date="2013-06-29T15:06:00Z">
                    <w:rPr>
                      <w:rFonts w:eastAsia="Times New Roman" w:cs="Times New Roman"/>
                    </w:rPr>
                  </w:rPrChange>
                </w:rPr>
                <w:t>Understanding the target market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1E709A" w:rsidRDefault="001E709A">
            <w:pPr>
              <w:rPr>
                <w:ins w:id="379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94" w:author="Kinder" w:date="2013-06-29T15:06:00Z">
                  <w:rPr>
                    <w:ins w:id="379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79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79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98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79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00" w:author="Kinder" w:date="2013-06-29T15:06:00Z">
                  <w:rPr>
                    <w:ins w:id="380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C868F59" w14:textId="77777777" w:rsidTr="001E709A">
        <w:trPr>
          <w:trHeight w:val="300"/>
          <w:ins w:id="380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1E709A" w:rsidRDefault="001E709A">
            <w:pPr>
              <w:rPr>
                <w:ins w:id="38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04" w:author="Kinder" w:date="2013-06-29T15:06:00Z">
                  <w:rPr>
                    <w:ins w:id="3805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806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80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0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1E709A" w:rsidRDefault="001E709A">
            <w:pPr>
              <w:rPr>
                <w:ins w:id="380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10" w:author="Kinder" w:date="2013-06-29T15:06:00Z">
                  <w:rPr>
                    <w:ins w:id="3811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812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81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14" w:author="Kinder" w:date="2013-06-29T15:06:00Z">
                    <w:rPr>
                      <w:rFonts w:eastAsia="Times New Roman" w:cs="Times New Roman"/>
                    </w:rPr>
                  </w:rPrChange>
                </w:rPr>
                <w:t>Unity and relationship between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1E709A" w:rsidRDefault="001E709A">
            <w:pPr>
              <w:rPr>
                <w:ins w:id="381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16" w:author="Kinder" w:date="2013-06-29T15:06:00Z">
                  <w:rPr>
                    <w:ins w:id="3817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818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81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20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82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22" w:author="Kinder" w:date="2013-06-29T15:06:00Z">
                  <w:rPr>
                    <w:ins w:id="382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966711C" w14:textId="77777777" w:rsidTr="001E709A">
        <w:trPr>
          <w:trHeight w:val="300"/>
          <w:ins w:id="382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1E709A" w:rsidRDefault="001E709A">
            <w:pPr>
              <w:rPr>
                <w:ins w:id="382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26" w:author="Kinder" w:date="2013-06-29T15:06:00Z">
                  <w:rPr>
                    <w:ins w:id="3827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828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82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30" w:author="Kinder" w:date="2013-06-29T15:06:00Z">
                    <w:rPr>
                      <w:rFonts w:eastAsia="Times New Roman" w:cs="Times New Roman"/>
                    </w:rPr>
                  </w:rPrChange>
                </w:rPr>
                <w:t>B2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83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32" w:author="Kinder" w:date="2013-06-29T15:06:00Z">
                  <w:rPr>
                    <w:ins w:id="3833" w:author="Kinder" w:date="2013-06-29T15:05:00Z"/>
                    <w:rFonts w:ascii="Calibri" w:eastAsia="Times New Roman" w:hAnsi="Calibri" w:cs="Times New Roman"/>
                    <w:color w:val="000000"/>
                    <w:szCs w:val="16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1E709A" w:rsidRDefault="001E709A">
            <w:pPr>
              <w:rPr>
                <w:ins w:id="38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35" w:author="Kinder" w:date="2013-06-29T15:06:00Z">
                  <w:rPr>
                    <w:ins w:id="3836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837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83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3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1E709A" w:rsidRDefault="001E709A">
            <w:pPr>
              <w:rPr>
                <w:ins w:id="384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41" w:author="Kinder" w:date="2013-06-29T15:06:00Z">
                  <w:rPr>
                    <w:ins w:id="3842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  <w:sz w:val="24"/>
                    <w:szCs w:val="24"/>
                  </w:rPr>
                </w:rPrChange>
              </w:rPr>
              <w:pPrChange w:id="384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84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45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8,00</w:t>
              </w:r>
            </w:ins>
          </w:p>
        </w:tc>
      </w:tr>
      <w:tr w:rsidR="001E709A" w14:paraId="6C5B7FBD" w14:textId="77777777" w:rsidTr="001E709A">
        <w:trPr>
          <w:trHeight w:val="300"/>
          <w:ins w:id="384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1E709A" w:rsidRDefault="001E709A">
            <w:pPr>
              <w:rPr>
                <w:ins w:id="384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48" w:author="Kinder" w:date="2013-06-29T15:06:00Z">
                  <w:rPr>
                    <w:ins w:id="3849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850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85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5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1E709A" w:rsidRDefault="001E709A">
            <w:pPr>
              <w:rPr>
                <w:ins w:id="38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54" w:author="Kinder" w:date="2013-06-29T15:06:00Z">
                  <w:rPr>
                    <w:ins w:id="3855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856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85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5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Logo</w:t>
              </w:r>
            </w:ins>
            <w:ins w:id="3859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inline with clients brief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1E709A" w:rsidRDefault="001E709A">
            <w:pPr>
              <w:rPr>
                <w:ins w:id="386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61" w:author="Kinder" w:date="2013-06-29T15:06:00Z">
                  <w:rPr>
                    <w:ins w:id="3862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86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86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6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86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67" w:author="Kinder" w:date="2013-06-29T15:06:00Z">
                  <w:rPr>
                    <w:ins w:id="386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9F0A5E8" w14:textId="77777777" w:rsidTr="001E709A">
        <w:trPr>
          <w:trHeight w:val="560"/>
          <w:ins w:id="386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1E709A" w:rsidRDefault="001E709A">
            <w:pPr>
              <w:rPr>
                <w:ins w:id="387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71" w:author="Kinder" w:date="2013-06-29T15:06:00Z">
                  <w:rPr>
                    <w:ins w:id="3872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873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87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7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1E709A" w:rsidRDefault="001E709A">
            <w:pPr>
              <w:rPr>
                <w:ins w:id="387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77" w:author="Kinder" w:date="2013-06-29T15:06:00Z">
                  <w:rPr>
                    <w:ins w:id="3878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879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88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8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Quality of the visual composition of the Logo (aesthetic appeal and balance)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1E709A" w:rsidRDefault="001E709A">
            <w:pPr>
              <w:rPr>
                <w:ins w:id="388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83" w:author="Kinder" w:date="2013-06-29T15:06:00Z">
                  <w:rPr>
                    <w:ins w:id="3884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885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88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87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88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89" w:author="Kinder" w:date="2013-06-29T15:06:00Z">
                  <w:rPr>
                    <w:ins w:id="389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29B6926" w14:textId="77777777" w:rsidTr="001E709A">
        <w:trPr>
          <w:trHeight w:val="560"/>
          <w:ins w:id="389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1E709A" w:rsidRDefault="001E709A">
            <w:pPr>
              <w:rPr>
                <w:ins w:id="389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93" w:author="Kinder" w:date="2013-06-29T15:06:00Z">
                  <w:rPr>
                    <w:ins w:id="3894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895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89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9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1E709A" w:rsidRDefault="001E709A">
            <w:pPr>
              <w:rPr>
                <w:ins w:id="389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99" w:author="Kinder" w:date="2013-06-29T15:06:00Z">
                  <w:rPr>
                    <w:ins w:id="3900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901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90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0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Visual Impact &amp; Communication effectiveness (Letterhead and Business Card)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1E709A" w:rsidRDefault="001E709A">
            <w:pPr>
              <w:rPr>
                <w:ins w:id="390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05" w:author="Kinder" w:date="2013-06-29T15:06:00Z">
                  <w:rPr>
                    <w:ins w:id="3906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907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90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09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91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11" w:author="Kinder" w:date="2013-06-29T15:06:00Z">
                  <w:rPr>
                    <w:ins w:id="391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1893471" w14:textId="77777777" w:rsidTr="001E709A">
        <w:trPr>
          <w:trHeight w:val="300"/>
          <w:ins w:id="391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1E709A" w:rsidRDefault="001E709A">
            <w:pPr>
              <w:rPr>
                <w:ins w:id="391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15" w:author="Kinder" w:date="2013-06-29T15:06:00Z">
                  <w:rPr>
                    <w:ins w:id="3916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917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91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1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1E709A" w:rsidRDefault="001E709A">
            <w:pPr>
              <w:rPr>
                <w:ins w:id="392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21" w:author="Kinder" w:date="2013-06-29T15:06:00Z">
                  <w:rPr>
                    <w:ins w:id="3922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92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92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2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3926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392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2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 (Ticket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1E709A" w:rsidRDefault="001E709A">
            <w:pPr>
              <w:rPr>
                <w:ins w:id="392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30" w:author="Kinder" w:date="2013-06-29T15:06:00Z">
                  <w:rPr>
                    <w:ins w:id="3931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932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93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34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93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36" w:author="Kinder" w:date="2013-06-29T15:06:00Z">
                  <w:rPr>
                    <w:ins w:id="393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27A8793" w14:textId="77777777" w:rsidTr="001E709A">
        <w:trPr>
          <w:trHeight w:val="300"/>
          <w:ins w:id="393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1E709A" w:rsidRDefault="001E709A">
            <w:pPr>
              <w:rPr>
                <w:ins w:id="393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40" w:author="Kinder" w:date="2013-06-29T15:06:00Z">
                  <w:rPr>
                    <w:ins w:id="3941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942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94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4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1E709A" w:rsidRDefault="001E709A">
            <w:pPr>
              <w:rPr>
                <w:ins w:id="394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46" w:author="Kinder" w:date="2013-06-29T15:06:00Z">
                  <w:rPr>
                    <w:ins w:id="3947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948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94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5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3951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395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5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(Shopping Bag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1E709A" w:rsidRDefault="001E709A">
            <w:pPr>
              <w:rPr>
                <w:ins w:id="395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55" w:author="Kinder" w:date="2013-06-29T15:06:00Z">
                  <w:rPr>
                    <w:ins w:id="395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5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95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59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96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61" w:author="Kinder" w:date="2013-06-29T15:06:00Z">
                  <w:rPr>
                    <w:ins w:id="396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384CC92" w14:textId="77777777" w:rsidTr="001E709A">
        <w:trPr>
          <w:trHeight w:val="300"/>
          <w:ins w:id="396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1E709A" w:rsidRDefault="001E709A">
            <w:pPr>
              <w:rPr>
                <w:ins w:id="39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65" w:author="Kinder" w:date="2013-06-29T15:06:00Z">
                  <w:rPr>
                    <w:ins w:id="3966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967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96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6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1E709A" w:rsidRDefault="001E709A">
            <w:pPr>
              <w:rPr>
                <w:ins w:id="397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71" w:author="Kinder" w:date="2013-06-29T15:06:00Z">
                  <w:rPr>
                    <w:ins w:id="3972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97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97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7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typography for all task</w:t>
              </w:r>
            </w:ins>
            <w:ins w:id="3976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1E709A" w:rsidRDefault="001E709A">
            <w:pPr>
              <w:rPr>
                <w:ins w:id="397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78" w:author="Kinder" w:date="2013-06-29T15:06:00Z">
                  <w:rPr>
                    <w:ins w:id="3979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3980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98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82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398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84" w:author="Kinder" w:date="2013-06-29T15:06:00Z">
                  <w:rPr>
                    <w:ins w:id="398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D9F2C31" w14:textId="77777777" w:rsidTr="001E709A">
        <w:trPr>
          <w:trHeight w:val="300"/>
          <w:ins w:id="398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1E709A" w:rsidRDefault="001E709A">
            <w:pPr>
              <w:rPr>
                <w:ins w:id="398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88" w:author="Kinder" w:date="2013-06-29T15:06:00Z">
                  <w:rPr>
                    <w:ins w:id="3989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990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99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9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1E709A" w:rsidRDefault="001E709A">
            <w:pPr>
              <w:rPr>
                <w:ins w:id="399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94" w:author="Kinder" w:date="2013-06-29T15:06:00Z">
                  <w:rPr>
                    <w:ins w:id="3995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3996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99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9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colours for all task</w:t>
              </w:r>
            </w:ins>
            <w:ins w:id="3999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1E709A" w:rsidRDefault="001E709A">
            <w:pPr>
              <w:rPr>
                <w:ins w:id="400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01" w:author="Kinder" w:date="2013-06-29T15:06:00Z">
                  <w:rPr>
                    <w:ins w:id="4002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00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00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0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00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07" w:author="Kinder" w:date="2013-06-29T15:06:00Z">
                  <w:rPr>
                    <w:ins w:id="400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A032CCB" w14:textId="77777777" w:rsidTr="001E709A">
        <w:trPr>
          <w:trHeight w:val="300"/>
          <w:ins w:id="400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1E709A" w:rsidRDefault="001E709A">
            <w:pPr>
              <w:rPr>
                <w:ins w:id="401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11" w:author="Kinder" w:date="2013-06-29T15:06:00Z">
                  <w:rPr>
                    <w:ins w:id="4012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01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01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1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1E709A" w:rsidRDefault="001E709A">
            <w:pPr>
              <w:keepNext/>
              <w:keepLines/>
              <w:outlineLvl w:val="2"/>
              <w:rPr>
                <w:ins w:id="401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17" w:author="Kinder" w:date="2013-06-29T15:06:00Z">
                  <w:rPr>
                    <w:ins w:id="401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</w:pPr>
            <w:ins w:id="401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2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mounted presentation</w:t>
              </w:r>
            </w:ins>
            <w:ins w:id="4021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  <w:ins w:id="402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2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and the printout</w:t>
              </w:r>
            </w:ins>
            <w:ins w:id="4024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1E709A" w:rsidRDefault="001E709A">
            <w:pPr>
              <w:rPr>
                <w:ins w:id="402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26" w:author="Kinder" w:date="2013-06-29T15:06:00Z">
                  <w:rPr>
                    <w:ins w:id="4027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028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02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30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03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32" w:author="Kinder" w:date="2013-06-29T15:06:00Z">
                  <w:rPr>
                    <w:ins w:id="403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25B54A" w14:textId="77777777" w:rsidTr="001E709A">
        <w:trPr>
          <w:trHeight w:val="300"/>
          <w:ins w:id="403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1E709A" w:rsidRDefault="001E709A">
            <w:pPr>
              <w:rPr>
                <w:ins w:id="403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36" w:author="Kinder" w:date="2013-06-29T15:06:00Z">
                  <w:rPr>
                    <w:ins w:id="4037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038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03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40" w:author="Kinder" w:date="2013-06-29T15:06:00Z">
                    <w:rPr>
                      <w:rFonts w:eastAsia="Times New Roman" w:cs="Times New Roman"/>
                    </w:rPr>
                  </w:rPrChange>
                </w:rPr>
                <w:t>C2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04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42" w:author="Kinder" w:date="2013-06-29T15:06:00Z">
                  <w:rPr>
                    <w:ins w:id="4043" w:author="Kinder" w:date="2013-06-29T15:05:00Z"/>
                    <w:rFonts w:ascii="Calibri" w:eastAsia="Times New Roman" w:hAnsi="Calibri" w:cs="Times New Roman"/>
                    <w:color w:val="000000"/>
                    <w:szCs w:val="16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1E709A" w:rsidRDefault="001E709A">
            <w:pPr>
              <w:rPr>
                <w:ins w:id="404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45" w:author="Kinder" w:date="2013-06-29T15:06:00Z">
                  <w:rPr>
                    <w:ins w:id="4046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047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04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4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1E709A" w:rsidRDefault="001E709A">
            <w:pPr>
              <w:rPr>
                <w:ins w:id="405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51" w:author="Kinder" w:date="2013-06-29T15:06:00Z">
                  <w:rPr>
                    <w:ins w:id="4052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  <w:sz w:val="24"/>
                    <w:szCs w:val="24"/>
                  </w:rPr>
                </w:rPrChange>
              </w:rPr>
              <w:pPrChange w:id="405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05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55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6E19B592" w14:textId="77777777" w:rsidTr="001E709A">
        <w:trPr>
          <w:trHeight w:val="300"/>
          <w:ins w:id="405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1E709A" w:rsidRDefault="001E709A">
            <w:pPr>
              <w:rPr>
                <w:ins w:id="405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58" w:author="Kinder" w:date="2013-06-29T15:06:00Z">
                  <w:rPr>
                    <w:ins w:id="4059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060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06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6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1E709A" w:rsidRDefault="001151B7">
            <w:pPr>
              <w:rPr>
                <w:ins w:id="406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64" w:author="Kinder" w:date="2013-06-29T15:06:00Z">
                  <w:rPr>
                    <w:ins w:id="4065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066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067" w:author="Kinder" w:date="2013-06-29T15:05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Resolution of images in Layout</w:t>
              </w:r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6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as specified in T1, T2, T3, T4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1E709A" w:rsidRDefault="001E709A">
            <w:pPr>
              <w:rPr>
                <w:ins w:id="406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70" w:author="Kinder" w:date="2013-06-29T15:06:00Z">
                  <w:rPr>
                    <w:ins w:id="407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07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07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74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07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76" w:author="Kinder" w:date="2013-06-29T15:06:00Z">
                  <w:rPr>
                    <w:ins w:id="407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0B2C46B" w14:textId="77777777" w:rsidTr="001E709A">
        <w:trPr>
          <w:trHeight w:val="300"/>
          <w:ins w:id="407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1E709A" w:rsidRDefault="001E709A">
            <w:pPr>
              <w:rPr>
                <w:ins w:id="407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80" w:author="Kinder" w:date="2013-06-29T15:06:00Z">
                  <w:rPr>
                    <w:ins w:id="4081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082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08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8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1E709A" w:rsidRDefault="001E709A">
            <w:pPr>
              <w:rPr>
                <w:ins w:id="408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86" w:author="Kinder" w:date="2013-06-29T15:06:00Z">
                  <w:rPr>
                    <w:ins w:id="4087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088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08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9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Colour mode of the Logo as specified in all task</w:t>
              </w:r>
            </w:ins>
            <w:ins w:id="4091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1E709A" w:rsidRDefault="001E709A">
            <w:pPr>
              <w:rPr>
                <w:ins w:id="409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93" w:author="Kinder" w:date="2013-06-29T15:06:00Z">
                  <w:rPr>
                    <w:ins w:id="4094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095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09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97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09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99" w:author="Kinder" w:date="2013-06-29T15:06:00Z">
                  <w:rPr>
                    <w:ins w:id="410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CCD00E1" w14:textId="77777777" w:rsidTr="001E709A">
        <w:trPr>
          <w:trHeight w:val="300"/>
          <w:ins w:id="410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1E709A" w:rsidRDefault="001E709A">
            <w:pPr>
              <w:rPr>
                <w:ins w:id="410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03" w:author="Kinder" w:date="2013-06-29T15:06:00Z">
                  <w:rPr>
                    <w:ins w:id="4104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105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10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0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1E709A" w:rsidRDefault="001E709A">
            <w:pPr>
              <w:rPr>
                <w:ins w:id="410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09" w:author="Kinder" w:date="2013-06-29T15:06:00Z">
                  <w:rPr>
                    <w:ins w:id="4110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111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11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1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Image or element dimensions as specified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1E709A" w:rsidRDefault="001E709A">
            <w:pPr>
              <w:rPr>
                <w:ins w:id="411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15" w:author="Kinder" w:date="2013-06-29T15:06:00Z">
                  <w:rPr>
                    <w:ins w:id="4116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117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11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19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12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21" w:author="Kinder" w:date="2013-06-29T15:06:00Z">
                  <w:rPr>
                    <w:ins w:id="412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2FD3E20" w14:textId="77777777" w:rsidTr="001E709A">
        <w:trPr>
          <w:trHeight w:val="300"/>
          <w:ins w:id="412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1E709A" w:rsidRDefault="001E709A">
            <w:pPr>
              <w:rPr>
                <w:ins w:id="412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25" w:author="Kinder" w:date="2013-06-29T15:06:00Z">
                  <w:rPr>
                    <w:ins w:id="4126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127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12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2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1E709A" w:rsidRDefault="001E709A">
            <w:pPr>
              <w:rPr>
                <w:ins w:id="413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31" w:author="Kinder" w:date="2013-06-29T15:06:00Z">
                  <w:rPr>
                    <w:ins w:id="4132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13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13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3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dimension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s of layout as specified in 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3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task 2 and 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1E709A" w:rsidRDefault="001E709A">
            <w:pPr>
              <w:rPr>
                <w:ins w:id="413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38" w:author="Kinder" w:date="2013-06-29T15:06:00Z">
                  <w:rPr>
                    <w:ins w:id="4139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140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14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4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14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44" w:author="Kinder" w:date="2013-06-29T15:06:00Z">
                  <w:rPr>
                    <w:ins w:id="414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0174852" w14:textId="77777777" w:rsidTr="001E709A">
        <w:trPr>
          <w:trHeight w:val="300"/>
          <w:ins w:id="414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1E709A" w:rsidRDefault="001E709A">
            <w:pPr>
              <w:rPr>
                <w:ins w:id="414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48" w:author="Kinder" w:date="2013-06-29T15:06:00Z">
                  <w:rPr>
                    <w:ins w:id="4149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150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15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5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1E709A" w:rsidRDefault="001E709A">
            <w:pPr>
              <w:rPr>
                <w:ins w:id="41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54" w:author="Kinder" w:date="2013-06-29T15:06:00Z">
                  <w:rPr>
                    <w:ins w:id="4155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156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15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5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required text is present in all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1E709A" w:rsidRDefault="001E709A">
            <w:pPr>
              <w:rPr>
                <w:ins w:id="415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60" w:author="Kinder" w:date="2013-06-29T15:06:00Z">
                  <w:rPr>
                    <w:ins w:id="4161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162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16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64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16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66" w:author="Kinder" w:date="2013-06-29T15:06:00Z">
                  <w:rPr>
                    <w:ins w:id="416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D5E4BD8" w14:textId="77777777" w:rsidTr="001E709A">
        <w:trPr>
          <w:trHeight w:val="300"/>
          <w:ins w:id="416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1E709A" w:rsidRDefault="001E709A">
            <w:pPr>
              <w:rPr>
                <w:ins w:id="416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70" w:author="Kinder" w:date="2013-06-29T15:06:00Z">
                  <w:rPr>
                    <w:ins w:id="4171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172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17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7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1E709A" w:rsidRDefault="001E709A">
            <w:pPr>
              <w:rPr>
                <w:ins w:id="417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76" w:author="Kinder" w:date="2013-06-29T15:06:00Z">
                  <w:rPr>
                    <w:ins w:id="4177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178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17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8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ired elements are present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8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2, 3 and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1E709A" w:rsidRDefault="001E709A">
            <w:pPr>
              <w:rPr>
                <w:ins w:id="418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83" w:author="Kinder" w:date="2013-06-29T15:06:00Z">
                  <w:rPr>
                    <w:ins w:id="4184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185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18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87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18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89" w:author="Kinder" w:date="2013-06-29T15:06:00Z">
                  <w:rPr>
                    <w:ins w:id="419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E22276" w14:textId="77777777" w:rsidTr="001E709A">
        <w:trPr>
          <w:trHeight w:val="300"/>
          <w:ins w:id="419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1E709A" w:rsidRDefault="001E709A">
            <w:pPr>
              <w:rPr>
                <w:ins w:id="419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93" w:author="Kinder" w:date="2013-06-29T15:06:00Z">
                  <w:rPr>
                    <w:ins w:id="4194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195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19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97" w:author="Kinder" w:date="2013-06-29T15:06:00Z">
                    <w:rPr>
                      <w:rFonts w:eastAsia="Times New Roman" w:cs="Times New Roman"/>
                    </w:rPr>
                  </w:rPrChange>
                </w:rPr>
                <w:t>D2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19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99" w:author="Kinder" w:date="2013-06-29T15:06:00Z">
                  <w:rPr>
                    <w:ins w:id="4200" w:author="Kinder" w:date="2013-06-29T15:05:00Z"/>
                    <w:rFonts w:ascii="Calibri" w:eastAsia="Times New Roman" w:hAnsi="Calibri" w:cs="Times New Roman"/>
                    <w:color w:val="000000"/>
                    <w:szCs w:val="16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1E709A" w:rsidRDefault="001E709A">
            <w:pPr>
              <w:rPr>
                <w:ins w:id="420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02" w:author="Kinder" w:date="2013-06-29T15:06:00Z">
                  <w:rPr>
                    <w:ins w:id="4203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204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20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0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1E709A" w:rsidRDefault="001E709A">
            <w:pPr>
              <w:rPr>
                <w:ins w:id="420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08" w:author="Kinder" w:date="2013-06-29T15:06:00Z">
                  <w:rPr>
                    <w:ins w:id="4209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  <w:sz w:val="24"/>
                    <w:szCs w:val="24"/>
                  </w:rPr>
                </w:rPrChange>
              </w:rPr>
              <w:pPrChange w:id="4210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21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12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48FE2225" w14:textId="77777777" w:rsidTr="001E709A">
        <w:trPr>
          <w:trHeight w:val="300"/>
          <w:ins w:id="421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1E709A" w:rsidRDefault="001E709A">
            <w:pPr>
              <w:rPr>
                <w:ins w:id="421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15" w:author="Kinder" w:date="2013-06-29T15:06:00Z">
                  <w:rPr>
                    <w:ins w:id="4216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217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21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1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1E709A" w:rsidRDefault="001E709A">
            <w:pPr>
              <w:keepNext/>
              <w:keepLines/>
              <w:outlineLvl w:val="2"/>
              <w:rPr>
                <w:ins w:id="422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21" w:author="Kinder" w:date="2013-06-29T15:06:00Z">
                  <w:rPr>
                    <w:ins w:id="4222" w:author="Kinder" w:date="2013-06-29T15:05:00Z"/>
                    <w:rFonts w:eastAsia="Times New Roman" w:cs="Times New Roman"/>
                    <w:b/>
                    <w:bCs/>
                    <w:color w:val="000000"/>
                  </w:rPr>
                </w:rPrChange>
              </w:rPr>
            </w:pPr>
            <w:ins w:id="422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24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Mounting printouts on board for presentation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1E709A" w:rsidRDefault="001E709A">
            <w:pPr>
              <w:rPr>
                <w:ins w:id="42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26" w:author="Kinder" w:date="2013-06-29T15:06:00Z">
                  <w:rPr>
                    <w:ins w:id="4227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228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22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3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23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32" w:author="Kinder" w:date="2013-06-29T15:06:00Z">
                  <w:rPr>
                    <w:ins w:id="423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791880" w14:textId="77777777" w:rsidTr="001E709A">
        <w:trPr>
          <w:trHeight w:val="300"/>
          <w:ins w:id="423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1E709A" w:rsidRDefault="001E709A">
            <w:pPr>
              <w:rPr>
                <w:ins w:id="423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36" w:author="Kinder" w:date="2013-06-29T15:06:00Z">
                  <w:rPr>
                    <w:ins w:id="4237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238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23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4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1E709A" w:rsidRDefault="001E709A">
            <w:pPr>
              <w:rPr>
                <w:ins w:id="424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42" w:author="Kinder" w:date="2013-06-29T15:06:00Z">
                  <w:rPr>
                    <w:ins w:id="4243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244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24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46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Supply of printouts</w:t>
              </w:r>
            </w:ins>
            <w:ins w:id="4247" w:author="Kinder" w:date="2013-06-30T08:44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1E709A" w:rsidRDefault="001E709A">
            <w:pPr>
              <w:rPr>
                <w:ins w:id="424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49" w:author="Kinder" w:date="2013-06-29T15:06:00Z">
                  <w:rPr>
                    <w:ins w:id="425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25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25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5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25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55" w:author="Kinder" w:date="2013-06-29T15:06:00Z">
                  <w:rPr>
                    <w:ins w:id="425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4DB172" w14:textId="77777777" w:rsidTr="001E709A">
        <w:trPr>
          <w:trHeight w:val="300"/>
          <w:ins w:id="425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1E709A" w:rsidRDefault="001E709A">
            <w:pPr>
              <w:rPr>
                <w:ins w:id="425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59" w:author="Kinder" w:date="2013-06-29T15:06:00Z">
                  <w:rPr>
                    <w:ins w:id="4260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261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26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63" w:author="Kinder" w:date="2013-06-29T15:06:00Z">
                    <w:rPr>
                      <w:rFonts w:eastAsia="Times New Roman" w:cs="Times New Roman"/>
                    </w:rPr>
                  </w:rPrChange>
                </w:rPr>
                <w:t>E2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2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65" w:author="Kinder" w:date="2013-06-29T15:06:00Z">
                  <w:rPr>
                    <w:ins w:id="4266" w:author="Kinder" w:date="2013-06-29T15:05:00Z"/>
                    <w:rFonts w:ascii="Calibri" w:eastAsia="Times New Roman" w:hAnsi="Calibri" w:cs="Times New Roman"/>
                    <w:color w:val="000000"/>
                    <w:szCs w:val="16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1E709A" w:rsidRDefault="001E709A">
            <w:pPr>
              <w:rPr>
                <w:ins w:id="426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68" w:author="Kinder" w:date="2013-06-29T15:06:00Z">
                  <w:rPr>
                    <w:ins w:id="4269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270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27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7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1E709A" w:rsidRDefault="001E709A">
            <w:pPr>
              <w:rPr>
                <w:ins w:id="427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74" w:author="Kinder" w:date="2013-06-29T15:06:00Z">
                  <w:rPr>
                    <w:ins w:id="427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427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27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78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78FAB75C" w14:textId="77777777" w:rsidTr="001E709A">
        <w:trPr>
          <w:trHeight w:val="300"/>
          <w:ins w:id="427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1E709A" w:rsidRDefault="001E709A">
            <w:pPr>
              <w:rPr>
                <w:ins w:id="428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81" w:author="Kinder" w:date="2013-06-29T15:06:00Z">
                  <w:rPr>
                    <w:ins w:id="4282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283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28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8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1E709A" w:rsidRDefault="001E709A">
            <w:pPr>
              <w:keepNext/>
              <w:keepLines/>
              <w:outlineLvl w:val="2"/>
              <w:rPr>
                <w:ins w:id="428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87" w:author="Kinder" w:date="2013-06-29T15:06:00Z">
                  <w:rPr>
                    <w:ins w:id="428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</w:pPr>
            <w:ins w:id="428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9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Bleed value applied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1E709A" w:rsidRDefault="001E709A">
            <w:pPr>
              <w:rPr>
                <w:ins w:id="429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92" w:author="Kinder" w:date="2013-06-29T15:06:00Z">
                  <w:rPr>
                    <w:ins w:id="4293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294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29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96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29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98" w:author="Kinder" w:date="2013-06-29T15:06:00Z">
                  <w:rPr>
                    <w:ins w:id="429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4896E68" w14:textId="77777777" w:rsidTr="001E709A">
        <w:trPr>
          <w:trHeight w:val="300"/>
          <w:ins w:id="430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1E709A" w:rsidRDefault="001E709A">
            <w:pPr>
              <w:rPr>
                <w:ins w:id="430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302" w:author="Kinder" w:date="2013-06-29T15:06:00Z">
                  <w:rPr>
                    <w:ins w:id="4303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304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30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30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1E709A" w:rsidRDefault="001E709A">
            <w:pPr>
              <w:rPr>
                <w:ins w:id="430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08" w:author="Kinder" w:date="2013-06-29T15:06:00Z">
                  <w:rPr>
                    <w:ins w:id="4309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310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31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1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Trapping value applied in the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1E709A" w:rsidRDefault="001E709A">
            <w:pPr>
              <w:rPr>
                <w:ins w:id="431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314" w:author="Kinder" w:date="2013-06-29T15:06:00Z">
                  <w:rPr>
                    <w:ins w:id="431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31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31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318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31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20" w:author="Kinder" w:date="2013-06-29T15:06:00Z">
                  <w:rPr>
                    <w:ins w:id="432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8728A0D" w14:textId="77777777" w:rsidTr="001E709A">
        <w:trPr>
          <w:trHeight w:val="300"/>
          <w:ins w:id="432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1E709A" w:rsidRDefault="001E709A">
            <w:pPr>
              <w:rPr>
                <w:ins w:id="432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324" w:author="Kinder" w:date="2013-06-29T15:06:00Z">
                  <w:rPr>
                    <w:ins w:id="4325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326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32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32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1E709A" w:rsidRDefault="001E709A">
            <w:pPr>
              <w:rPr>
                <w:ins w:id="43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30" w:author="Kinder" w:date="2013-06-29T15:06:00Z">
                  <w:rPr>
                    <w:ins w:id="4331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332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33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3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Overprin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ting applied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3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1E709A" w:rsidRDefault="001E709A">
            <w:pPr>
              <w:rPr>
                <w:ins w:id="433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337" w:author="Kinder" w:date="2013-06-29T15:06:00Z">
                  <w:rPr>
                    <w:ins w:id="4338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339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34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341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34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43" w:author="Kinder" w:date="2013-06-29T15:06:00Z">
                  <w:rPr>
                    <w:ins w:id="434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601BA1" w14:textId="77777777" w:rsidTr="001E709A">
        <w:trPr>
          <w:trHeight w:val="300"/>
          <w:ins w:id="434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1E709A" w:rsidRDefault="001E709A">
            <w:pPr>
              <w:keepNext/>
              <w:keepLines/>
              <w:outlineLvl w:val="2"/>
              <w:rPr>
                <w:ins w:id="43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47" w:author="Kinder" w:date="2013-06-29T15:06:00Z">
                  <w:rPr>
                    <w:ins w:id="434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</w:pPr>
            <w:ins w:id="434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5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1E709A" w:rsidRDefault="001E709A">
            <w:pPr>
              <w:rPr>
                <w:ins w:id="435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52" w:author="Kinder" w:date="2013-06-29T15:06:00Z">
                  <w:rPr>
                    <w:ins w:id="4353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354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35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5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Spot and CMYK colours used in PDF file as specified in the T1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5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,T2,T3</w:t>
              </w:r>
              <w:proofErr w:type="gramEnd"/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1E709A" w:rsidRDefault="001E709A">
            <w:pPr>
              <w:rPr>
                <w:ins w:id="435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359" w:author="Kinder" w:date="2013-06-29T15:06:00Z">
                  <w:rPr>
                    <w:ins w:id="4360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361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36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36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3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65" w:author="Kinder" w:date="2013-06-29T15:06:00Z">
                  <w:rPr>
                    <w:ins w:id="436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003A3B7" w14:textId="77777777" w:rsidTr="001E709A">
        <w:trPr>
          <w:trHeight w:val="300"/>
          <w:ins w:id="436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1E709A" w:rsidRDefault="001E709A">
            <w:pPr>
              <w:rPr>
                <w:ins w:id="436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69" w:author="Kinder" w:date="2013-06-29T15:06:00Z">
                  <w:rPr>
                    <w:ins w:id="4370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371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37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7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1E709A" w:rsidRDefault="001E709A">
            <w:pPr>
              <w:rPr>
                <w:ins w:id="437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75" w:author="Kinder" w:date="2013-06-29T15:06:00Z">
                  <w:rPr>
                    <w:ins w:id="4376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377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proofErr w:type="spellStart"/>
            <w:ins w:id="437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7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Color</w:t>
              </w:r>
              <w:proofErr w:type="spellEnd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8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, varnish 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8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and  </w:t>
              </w:r>
              <w:proofErr w:type="spell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8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d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ieCut</w:t>
              </w:r>
              <w:proofErr w:type="spellEnd"/>
              <w:proofErr w:type="gramEnd"/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 PDF as specified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8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1E709A" w:rsidRDefault="001E709A">
            <w:pPr>
              <w:rPr>
                <w:ins w:id="438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385" w:author="Kinder" w:date="2013-06-29T15:06:00Z">
                  <w:rPr>
                    <w:ins w:id="4386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387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38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389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3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91" w:author="Kinder" w:date="2013-06-29T15:06:00Z">
                  <w:rPr>
                    <w:ins w:id="439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B575912" w14:textId="77777777" w:rsidTr="001E709A">
        <w:trPr>
          <w:trHeight w:val="300"/>
          <w:ins w:id="439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1E709A" w:rsidRDefault="001E709A">
            <w:pPr>
              <w:rPr>
                <w:ins w:id="439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395" w:author="Kinder" w:date="2013-06-29T15:06:00Z">
                  <w:rPr>
                    <w:ins w:id="4396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397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39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39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1E709A" w:rsidRDefault="00286C5F">
            <w:pPr>
              <w:rPr>
                <w:ins w:id="440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01" w:author="Kinder" w:date="2013-06-29T15:06:00Z">
                  <w:rPr>
                    <w:ins w:id="4402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40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404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N</w:t>
              </w:r>
            </w:ins>
            <w:ins w:id="4405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40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aming of spot colo</w:t>
              </w:r>
            </w:ins>
            <w:ins w:id="4407" w:author="Kinder" w:date="2013-06-30T09:08:00Z">
              <w:r w:rsidR="001151B7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u</w:t>
              </w:r>
            </w:ins>
            <w:ins w:id="4408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40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r</w:t>
              </w:r>
            </w:ins>
            <w:ins w:id="4410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PMS U in T1, T2 and</w:t>
              </w:r>
            </w:ins>
            <w:ins w:id="4411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41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"Varnish" in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1E709A" w:rsidRDefault="001E709A">
            <w:pPr>
              <w:rPr>
                <w:ins w:id="441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414" w:author="Kinder" w:date="2013-06-29T15:06:00Z">
                  <w:rPr>
                    <w:ins w:id="4415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416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41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418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41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20" w:author="Kinder" w:date="2013-06-29T15:06:00Z">
                  <w:rPr>
                    <w:ins w:id="442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3090BA" w14:textId="77777777" w:rsidTr="001E709A">
        <w:trPr>
          <w:trHeight w:val="300"/>
          <w:ins w:id="442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1E709A" w:rsidRDefault="001E709A">
            <w:pPr>
              <w:rPr>
                <w:ins w:id="442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424" w:author="Kinder" w:date="2013-06-29T15:06:00Z">
                  <w:rPr>
                    <w:ins w:id="4425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426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42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428" w:author="Kinder" w:date="2013-06-29T15:06:00Z">
                    <w:rPr>
                      <w:rFonts w:eastAsia="Times New Roman" w:cs="Times New Roman"/>
                    </w:rPr>
                  </w:rPrChange>
                </w:rPr>
                <w:t>F2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4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30" w:author="Kinder" w:date="2013-06-29T15:06:00Z">
                  <w:rPr>
                    <w:ins w:id="4431" w:author="Kinder" w:date="2013-06-29T15:05:00Z"/>
                    <w:rFonts w:ascii="Calibri" w:eastAsia="Times New Roman" w:hAnsi="Calibri" w:cs="Times New Roman"/>
                    <w:color w:val="000000"/>
                    <w:szCs w:val="16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1E709A" w:rsidRDefault="001E709A">
            <w:pPr>
              <w:rPr>
                <w:ins w:id="443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33" w:author="Kinder" w:date="2013-06-29T15:06:00Z">
                  <w:rPr>
                    <w:ins w:id="4434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435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43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43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1E709A" w:rsidRDefault="001E709A">
            <w:pPr>
              <w:rPr>
                <w:ins w:id="443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39" w:author="Kinder" w:date="2013-06-29T15:06:00Z">
                  <w:rPr>
                    <w:ins w:id="4440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  <w:sz w:val="24"/>
                    <w:szCs w:val="24"/>
                  </w:rPr>
                </w:rPrChange>
              </w:rPr>
              <w:pPrChange w:id="4441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44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443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5,00</w:t>
              </w:r>
            </w:ins>
          </w:p>
        </w:tc>
      </w:tr>
      <w:tr w:rsidR="001E709A" w14:paraId="7B678134" w14:textId="77777777" w:rsidTr="001E709A">
        <w:trPr>
          <w:trHeight w:val="560"/>
          <w:ins w:id="444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1E709A" w:rsidRDefault="001E709A">
            <w:pPr>
              <w:rPr>
                <w:ins w:id="444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446" w:author="Kinder" w:date="2013-06-29T15:06:00Z">
                  <w:rPr>
                    <w:ins w:id="4447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448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44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45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1E709A" w:rsidRDefault="001E709A">
            <w:pPr>
              <w:rPr>
                <w:ins w:id="445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52" w:author="Kinder" w:date="2013-06-29T15:06:00Z">
                  <w:rPr>
                    <w:ins w:id="4453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454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45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45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Correct naming and all files saved in the correct format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1E709A" w:rsidRDefault="001E709A">
            <w:pPr>
              <w:rPr>
                <w:ins w:id="445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458" w:author="Kinder" w:date="2013-06-29T15:06:00Z">
                  <w:rPr>
                    <w:ins w:id="445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46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46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462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46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64" w:author="Kinder" w:date="2013-06-29T15:06:00Z">
                  <w:rPr>
                    <w:ins w:id="446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758E775" w14:textId="77777777" w:rsidTr="001E709A">
        <w:trPr>
          <w:trHeight w:val="300"/>
          <w:ins w:id="446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1E709A" w:rsidRDefault="001E709A">
            <w:pPr>
              <w:rPr>
                <w:ins w:id="446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468" w:author="Kinder" w:date="2013-06-29T15:06:00Z">
                  <w:rPr>
                    <w:ins w:id="4469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470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47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47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1E709A" w:rsidRDefault="001E709A">
            <w:pPr>
              <w:rPr>
                <w:ins w:id="447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74" w:author="Kinder" w:date="2013-06-29T15:06:00Z">
                  <w:rPr>
                    <w:ins w:id="4475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476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47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47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ICC profile applied in PDF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1E709A" w:rsidRDefault="001E709A">
            <w:pPr>
              <w:rPr>
                <w:ins w:id="447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480" w:author="Kinder" w:date="2013-06-29T15:06:00Z">
                  <w:rPr>
                    <w:ins w:id="4481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482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48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484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48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86" w:author="Kinder" w:date="2013-06-29T15:06:00Z">
                  <w:rPr>
                    <w:ins w:id="448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7C7C220" w14:textId="77777777" w:rsidTr="001E709A">
        <w:trPr>
          <w:trHeight w:val="300"/>
          <w:ins w:id="448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1E709A" w:rsidRDefault="001E709A">
            <w:pPr>
              <w:rPr>
                <w:ins w:id="448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490" w:author="Kinder" w:date="2013-06-29T15:06:00Z">
                  <w:rPr>
                    <w:ins w:id="4491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492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49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49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1E709A" w:rsidRDefault="001E709A">
            <w:pPr>
              <w:rPr>
                <w:ins w:id="449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496" w:author="Kinder" w:date="2013-06-29T15:06:00Z">
                  <w:rPr>
                    <w:ins w:id="4497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498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49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50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Saving in a specified PDF format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1E709A" w:rsidRDefault="001E709A">
            <w:pPr>
              <w:rPr>
                <w:ins w:id="450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502" w:author="Kinder" w:date="2013-06-29T15:06:00Z">
                  <w:rPr>
                    <w:ins w:id="4503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504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50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506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50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508" w:author="Kinder" w:date="2013-06-29T15:06:00Z">
                  <w:rPr>
                    <w:ins w:id="450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E317B23" w14:textId="77777777" w:rsidTr="001E709A">
        <w:trPr>
          <w:trHeight w:val="300"/>
          <w:ins w:id="451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1E709A" w:rsidRDefault="001E709A">
            <w:pPr>
              <w:rPr>
                <w:ins w:id="451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512" w:author="Kinder" w:date="2013-06-29T15:06:00Z">
                  <w:rPr>
                    <w:ins w:id="4513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514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451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51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1E709A" w:rsidRDefault="001E709A">
            <w:pPr>
              <w:rPr>
                <w:ins w:id="451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518" w:author="Kinder" w:date="2013-06-29T15:06:00Z">
                  <w:rPr>
                    <w:ins w:id="4519" w:author="Kinder" w:date="2013-06-29T15:05:00Z"/>
                    <w:rFonts w:ascii="Calibri" w:eastAsia="Times New Roman" w:hAnsi="Calibri" w:cs="Times New Roman"/>
                    <w:b/>
                    <w:bCs/>
                    <w:i/>
                    <w:iCs/>
                    <w:color w:val="000000"/>
                  </w:rPr>
                </w:rPrChange>
              </w:rPr>
              <w:pPrChange w:id="4520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452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52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production folder saved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1E709A" w:rsidRDefault="001E709A">
            <w:pPr>
              <w:rPr>
                <w:ins w:id="452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524" w:author="Kinder" w:date="2013-06-29T15:06:00Z">
                  <w:rPr>
                    <w:ins w:id="4525" w:author="Kinder" w:date="2013-06-29T15:05:00Z"/>
                    <w:rFonts w:eastAsia="Times New Roman" w:cs="Times New Roman"/>
                    <w:b/>
                    <w:bCs/>
                    <w:i/>
                    <w:iCs/>
                    <w:color w:val="4F81BD" w:themeColor="accent1"/>
                  </w:rPr>
                </w:rPrChange>
              </w:rPr>
              <w:pPrChange w:id="4526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452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528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45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530" w:author="Kinder" w:date="2013-06-29T15:06:00Z">
                  <w:rPr>
                    <w:ins w:id="453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</w:tbl>
    <w:p w14:paraId="4B449F50" w14:textId="3B4DC24F" w:rsidR="004A086C" w:rsidRPr="00B04CCA" w:rsidDel="001E709A" w:rsidRDefault="001E709A">
      <w:pPr>
        <w:keepNext/>
        <w:keepLines/>
        <w:tabs>
          <w:tab w:val="left" w:pos="709"/>
          <w:tab w:val="left" w:pos="8789"/>
        </w:tabs>
        <w:outlineLvl w:val="3"/>
        <w:rPr>
          <w:ins w:id="4532" w:author="Wolfgang J. Toechterle" w:date="2013-06-22T11:15:00Z"/>
          <w:del w:id="4533" w:author="Kinder" w:date="2013-06-29T15:05:00Z"/>
          <w:rFonts w:eastAsia="Times New Roman" w:cs="Times New Roman"/>
          <w:color w:val="000000"/>
          <w:szCs w:val="20"/>
          <w:highlight w:val="lightGray"/>
          <w:rPrChange w:id="4534" w:author="Wolfgang J. Toechterle" w:date="2013-06-22T11:19:00Z">
            <w:rPr>
              <w:ins w:id="4535" w:author="Wolfgang J. Toechterle" w:date="2013-06-22T11:15:00Z"/>
              <w:del w:id="4536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53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38" w:author="Kinder" w:date="2013-06-29T15:05:00Z">
        <w:r w:rsidRPr="00B04CCA" w:rsidDel="001E709A">
          <w:rPr>
            <w:szCs w:val="20"/>
            <w:highlight w:val="lightGray"/>
          </w:rPr>
          <w:t xml:space="preserve"> </w:t>
        </w:r>
      </w:ins>
      <w:ins w:id="4539" w:author="Wolfgang J. Toechterle" w:date="2013-06-22T11:15:00Z">
        <w:del w:id="4540" w:author="Kinder" w:date="2013-06-29T15:05:00Z"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454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A2</w:delText>
          </w:r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454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="004A086C"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543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544" w:author="Wolfgang J. Toechterle" w:date="2013-06-22T11:55:00Z">
        <w:del w:id="4545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22A0A97D" w14:textId="37AAF2D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46" w:author="Wolfgang J. Toechterle" w:date="2013-06-22T11:15:00Z"/>
          <w:del w:id="4547" w:author="Kinder" w:date="2013-06-29T15:05:00Z"/>
          <w:rFonts w:eastAsia="Times New Roman" w:cs="Times New Roman"/>
          <w:szCs w:val="20"/>
        </w:rPr>
        <w:pPrChange w:id="454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49" w:author="Wolfgang J. Toechterle" w:date="2013-06-22T11:15:00Z">
        <w:del w:id="455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55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5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Ideas and originality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1</w:delText>
          </w:r>
        </w:del>
      </w:ins>
    </w:p>
    <w:p w14:paraId="0892E9B2" w14:textId="0C3B6A7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53" w:author="Wolfgang J. Toechterle" w:date="2013-06-22T11:15:00Z"/>
          <w:del w:id="4554" w:author="Kinder" w:date="2013-06-29T15:05:00Z"/>
          <w:rFonts w:eastAsia="Times New Roman" w:cs="Times New Roman"/>
          <w:szCs w:val="20"/>
        </w:rPr>
        <w:pPrChange w:id="455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56" w:author="Wolfgang J. Toechterle" w:date="2013-06-22T11:15:00Z">
        <w:del w:id="455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55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5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Understanding the target market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071BF782" w14:textId="19D0CCB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60" w:author="Wolfgang J. Toechterle" w:date="2013-06-22T11:15:00Z"/>
          <w:del w:id="4561" w:author="Kinder" w:date="2013-06-29T15:05:00Z"/>
          <w:rFonts w:eastAsia="Times New Roman" w:cs="Times New Roman"/>
          <w:szCs w:val="20"/>
        </w:rPr>
        <w:pPrChange w:id="456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63" w:author="Wolfgang J. Toechterle" w:date="2013-06-22T11:15:00Z">
        <w:del w:id="4564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56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6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Unity and relationship between all tasks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1CDC2629" w14:textId="7A4AC30C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67" w:author="Wolfgang J. Toechterle" w:date="2013-06-22T11:18:00Z"/>
          <w:del w:id="4568" w:author="Kinder" w:date="2013-06-29T15:05:00Z"/>
          <w:rFonts w:eastAsia="Times New Roman" w:cs="Times New Roman"/>
          <w:szCs w:val="20"/>
        </w:rPr>
        <w:pPrChange w:id="456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56F2DF49" w14:textId="634214E8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70" w:author="Wolfgang J. Toechterle" w:date="2013-06-22T11:15:00Z"/>
          <w:del w:id="4571" w:author="Kinder" w:date="2013-06-29T15:05:00Z"/>
          <w:rFonts w:eastAsia="Times New Roman" w:cs="Times New Roman"/>
          <w:color w:val="000000"/>
          <w:szCs w:val="20"/>
          <w:highlight w:val="lightGray"/>
          <w:rPrChange w:id="4572" w:author="Wolfgang J. Toechterle" w:date="2013-06-22T11:19:00Z">
            <w:rPr>
              <w:ins w:id="4573" w:author="Wolfgang J. Toechterle" w:date="2013-06-22T11:15:00Z"/>
              <w:del w:id="4574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5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76" w:author="Wolfgang J. Toechterle" w:date="2013-06-22T11:15:00Z">
        <w:del w:id="4577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578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B2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579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580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581" w:author="Wolfgang J. Toechterle" w:date="2013-06-22T11:55:00Z">
        <w:del w:id="4582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8</w:delText>
          </w:r>
        </w:del>
      </w:ins>
    </w:p>
    <w:p w14:paraId="3E6CE20A" w14:textId="71D4DAD6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83" w:author="Wolfgang J. Toechterle" w:date="2013-06-22T11:15:00Z"/>
          <w:del w:id="4584" w:author="Kinder" w:date="2013-06-29T15:05:00Z"/>
          <w:rFonts w:eastAsia="Times New Roman" w:cs="Times New Roman"/>
          <w:szCs w:val="20"/>
        </w:rPr>
        <w:pPrChange w:id="458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86" w:author="Wolfgang J. Toechterle" w:date="2013-06-22T11:15:00Z">
        <w:del w:id="458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8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Consistency between client briefing and realisation of the Logo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8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2287066" w14:textId="2D0C2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90" w:author="Wolfgang J. Toechterle" w:date="2013-06-22T11:15:00Z"/>
          <w:del w:id="4591" w:author="Kinder" w:date="2013-06-29T15:05:00Z"/>
          <w:rFonts w:eastAsia="Times New Roman" w:cs="Times New Roman"/>
          <w:szCs w:val="20"/>
        </w:rPr>
        <w:pPrChange w:id="459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93" w:author="Wolfgang J. Toechterle" w:date="2013-06-22T11:15:00Z">
        <w:del w:id="459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9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Quality of the visual composition of the Logo (aesthetic appeal and balance)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9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  <w:del w:id="4597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459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5</w:delText>
          </w:r>
        </w:del>
      </w:ins>
    </w:p>
    <w:p w14:paraId="146CDFEF" w14:textId="598954B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99" w:author="Wolfgang J. Toechterle" w:date="2013-06-22T11:15:00Z"/>
          <w:del w:id="4600" w:author="Kinder" w:date="2013-06-29T15:05:00Z"/>
          <w:rFonts w:eastAsia="Times New Roman" w:cs="Times New Roman"/>
          <w:szCs w:val="20"/>
        </w:rPr>
        <w:pPrChange w:id="460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02" w:author="Wolfgang J. Toechterle" w:date="2013-06-22T11:15:00Z">
        <w:del w:id="460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0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Communication effectiveness (Letterhead and Business Card)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0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FD79670" w14:textId="2E4EB91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06" w:author="Wolfgang J. Toechterle" w:date="2013-06-22T11:15:00Z"/>
          <w:del w:id="4607" w:author="Kinder" w:date="2013-06-29T15:05:00Z"/>
          <w:rFonts w:eastAsia="Times New Roman" w:cs="Times New Roman"/>
          <w:szCs w:val="20"/>
        </w:rPr>
        <w:pPrChange w:id="460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09" w:author="Wolfgang J. Toechterle" w:date="2013-06-22T11:15:00Z">
        <w:del w:id="461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1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quality  (Ticket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1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4613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0</w:delText>
          </w:r>
        </w:del>
        <w:del w:id="4614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4615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5</w:delText>
          </w:r>
        </w:del>
      </w:ins>
    </w:p>
    <w:p w14:paraId="7CB30C84" w14:textId="3190FD52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16" w:author="Wolfgang J. Toechterle" w:date="2013-06-22T11:15:00Z"/>
          <w:del w:id="4617" w:author="Kinder" w:date="2013-06-29T15:05:00Z"/>
          <w:rFonts w:eastAsia="Times New Roman" w:cs="Times New Roman"/>
          <w:szCs w:val="20"/>
        </w:rPr>
        <w:pPrChange w:id="461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19" w:author="Wolfgang J. Toechterle" w:date="2013-06-22T11:15:00Z">
        <w:del w:id="462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62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2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Visual Impact &amp; quality (Shopping Bag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2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BF42F3E" w14:textId="6389172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24" w:author="Wolfgang J. Toechterle" w:date="2013-06-22T11:15:00Z"/>
          <w:del w:id="4625" w:author="Kinder" w:date="2013-06-29T15:05:00Z"/>
          <w:rFonts w:eastAsia="Times New Roman" w:cs="Times New Roman"/>
          <w:szCs w:val="20"/>
        </w:rPr>
        <w:pPrChange w:id="462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27" w:author="Wolfgang J. Toechterle" w:date="2013-06-22T11:15:00Z">
        <w:del w:id="462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62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3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typography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3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1C55123" w14:textId="57ABB52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32" w:author="Wolfgang J. Toechterle" w:date="2013-06-22T11:15:00Z"/>
          <w:del w:id="4633" w:author="Kinder" w:date="2013-06-29T15:05:00Z"/>
          <w:rFonts w:eastAsia="Times New Roman" w:cs="Times New Roman"/>
          <w:szCs w:val="20"/>
        </w:rPr>
        <w:pPrChange w:id="463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35" w:author="Wolfgang J. Toechterle" w:date="2013-06-22T11:15:00Z">
        <w:del w:id="4636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63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3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colours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3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9C6900B" w14:textId="72BCC4FD" w:rsidR="004A086C" w:rsidRPr="004A086C" w:rsidDel="001E709A" w:rsidRDefault="004A086C">
      <w:pPr>
        <w:tabs>
          <w:tab w:val="left" w:pos="709"/>
          <w:tab w:val="left" w:pos="8789"/>
        </w:tabs>
        <w:rPr>
          <w:ins w:id="4640" w:author="Wolfgang J. Toechterle" w:date="2013-06-22T11:15:00Z"/>
          <w:del w:id="4641" w:author="Kinder" w:date="2013-06-29T15:05:00Z"/>
          <w:rFonts w:eastAsia="Times New Roman" w:cs="Times New Roman"/>
          <w:szCs w:val="20"/>
        </w:rPr>
        <w:pPrChange w:id="4642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4643" w:author="Wolfgang J. Toechterle" w:date="2013-06-22T11:15:00Z">
        <w:del w:id="4644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64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4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mounted presentation and the printout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4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4648" w:author="Kinder" w:date="2013-06-29T13:46:00Z">
          <w:r w:rsidRPr="004A086C" w:rsidDel="00757C7E">
            <w:rPr>
              <w:rFonts w:eastAsia="Times New Roman" w:cs="Times New Roman"/>
              <w:szCs w:val="20"/>
            </w:rPr>
            <w:delText>1</w:delText>
          </w:r>
        </w:del>
      </w:ins>
    </w:p>
    <w:p w14:paraId="7943107B" w14:textId="4EDDFFD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49" w:author="Wolfgang J. Toechterle" w:date="2013-06-22T11:18:00Z"/>
          <w:del w:id="4650" w:author="Kinder" w:date="2013-06-29T15:05:00Z"/>
          <w:rFonts w:eastAsia="Times New Roman" w:cs="Times New Roman"/>
          <w:szCs w:val="20"/>
        </w:rPr>
        <w:pPrChange w:id="465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0190D828" w14:textId="7960FE8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52" w:author="Wolfgang J. Toechterle" w:date="2013-06-22T11:15:00Z"/>
          <w:del w:id="4653" w:author="Kinder" w:date="2013-06-29T15:05:00Z"/>
          <w:rFonts w:eastAsia="Times New Roman" w:cs="Times New Roman"/>
          <w:color w:val="000000"/>
          <w:szCs w:val="20"/>
          <w:highlight w:val="lightGray"/>
          <w:rPrChange w:id="4654" w:author="Wolfgang J. Toechterle" w:date="2013-06-22T11:19:00Z">
            <w:rPr>
              <w:ins w:id="4655" w:author="Wolfgang J. Toechterle" w:date="2013-06-22T11:15:00Z"/>
              <w:del w:id="4656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65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58" w:author="Wolfgang J. Toechterle" w:date="2013-06-22T11:15:00Z">
        <w:del w:id="4659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660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C2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66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662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663" w:author="Wolfgang J. Toechterle" w:date="2013-06-22T11:55:00Z">
        <w:del w:id="4664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2CC1280F" w14:textId="75FF591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65" w:author="Wolfgang J. Toechterle" w:date="2013-06-22T11:15:00Z"/>
          <w:del w:id="4666" w:author="Kinder" w:date="2013-06-29T15:05:00Z"/>
          <w:rFonts w:eastAsia="Times New Roman" w:cs="Times New Roman"/>
          <w:szCs w:val="20"/>
        </w:rPr>
        <w:pPrChange w:id="466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68" w:author="Wolfgang J. Toechterle" w:date="2013-06-22T11:15:00Z">
        <w:del w:id="4669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70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Resolution of images in Layout </w:delText>
          </w:r>
        </w:del>
        <w:del w:id="4671" w:author="Kinder" w:date="2013-06-29T13:50:00Z">
          <w:r w:rsidRPr="004A086C" w:rsidDel="00757C7E">
            <w:rPr>
              <w:rFonts w:eastAsia="Times New Roman" w:cs="Times New Roman"/>
              <w:color w:val="000000"/>
              <w:szCs w:val="20"/>
              <w:rPrChange w:id="467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(InDesign) </w:delText>
          </w:r>
        </w:del>
        <w:del w:id="4673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674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as specified in T1, T2, T3,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7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092AA3C4" w14:textId="36252806" w:rsidR="004A086C" w:rsidRPr="004A086C" w:rsidDel="001E709A" w:rsidRDefault="004A086C">
      <w:pPr>
        <w:tabs>
          <w:tab w:val="left" w:pos="709"/>
          <w:tab w:val="left" w:pos="8789"/>
        </w:tabs>
        <w:rPr>
          <w:ins w:id="4676" w:author="Wolfgang J. Toechterle" w:date="2013-06-22T11:15:00Z"/>
          <w:del w:id="4677" w:author="Kinder" w:date="2013-06-29T15:05:00Z"/>
          <w:rFonts w:eastAsia="Times New Roman" w:cs="Times New Roman"/>
          <w:szCs w:val="20"/>
        </w:rPr>
        <w:pPrChange w:id="4678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4679" w:author="Wolfgang J. Toechterle" w:date="2013-06-22T11:15:00Z">
        <w:del w:id="468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81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Colour mode of the Logo as specified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8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43D94CCA" w14:textId="3465A26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83" w:author="Wolfgang J. Toechterle" w:date="2013-06-22T11:15:00Z"/>
          <w:del w:id="4684" w:author="Kinder" w:date="2013-06-29T15:05:00Z"/>
          <w:rFonts w:eastAsia="Times New Roman" w:cs="Times New Roman"/>
          <w:szCs w:val="20"/>
        </w:rPr>
        <w:pPrChange w:id="468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86" w:author="Wolfgang J. Toechterle" w:date="2013-06-22T11:15:00Z">
        <w:del w:id="468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8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Image or element dimensions as specified in the task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89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0263B485" w14:textId="7C4032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90" w:author="Wolfgang J. Toechterle" w:date="2013-06-22T11:15:00Z"/>
          <w:del w:id="4691" w:author="Kinder" w:date="2013-06-29T15:05:00Z"/>
          <w:rFonts w:eastAsia="Times New Roman" w:cs="Times New Roman"/>
          <w:szCs w:val="20"/>
        </w:rPr>
        <w:pPrChange w:id="469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93" w:author="Wolfgang J. Toechterle" w:date="2013-06-22T11:15:00Z">
        <w:del w:id="469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9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Final dimensions of layout as specified in the task 2 and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96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461106EB" w14:textId="592DEC5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97" w:author="Wolfgang J. Toechterle" w:date="2013-06-22T11:15:00Z"/>
          <w:del w:id="4698" w:author="Kinder" w:date="2013-06-29T15:05:00Z"/>
          <w:rFonts w:eastAsia="Times New Roman" w:cs="Times New Roman"/>
          <w:szCs w:val="20"/>
        </w:rPr>
        <w:pPrChange w:id="469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00" w:author="Wolfgang J. Toechterle" w:date="2013-06-22T11:15:00Z">
        <w:del w:id="470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0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text is present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0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6432C7C" w14:textId="0D83CD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04" w:author="Wolfgang J. Toechterle" w:date="2013-06-22T11:15:00Z"/>
          <w:del w:id="4705" w:author="Kinder" w:date="2013-06-29T15:05:00Z"/>
          <w:rFonts w:eastAsia="Times New Roman" w:cs="Times New Roman"/>
          <w:szCs w:val="20"/>
        </w:rPr>
        <w:pPrChange w:id="470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07" w:author="Wolfgang J. Toechterle" w:date="2013-06-22T11:15:00Z">
        <w:del w:id="470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0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elements are present in the task 2, 3 and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1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1DEBE9B" w14:textId="145D74F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11" w:author="Wolfgang J. Toechterle" w:date="2013-06-22T11:18:00Z"/>
          <w:del w:id="4712" w:author="Kinder" w:date="2013-06-29T15:05:00Z"/>
          <w:rFonts w:eastAsia="Times New Roman" w:cs="Times New Roman"/>
          <w:szCs w:val="20"/>
        </w:rPr>
        <w:pPrChange w:id="471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2A0E43A0" w14:textId="1421E5FB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14" w:author="Wolfgang J. Toechterle" w:date="2013-06-22T11:15:00Z"/>
          <w:del w:id="4715" w:author="Kinder" w:date="2013-06-29T15:05:00Z"/>
          <w:rFonts w:eastAsia="Times New Roman" w:cs="Times New Roman"/>
          <w:color w:val="000000"/>
          <w:szCs w:val="20"/>
          <w:highlight w:val="lightGray"/>
          <w:rPrChange w:id="4716" w:author="Wolfgang J. Toechterle" w:date="2013-06-22T11:19:00Z">
            <w:rPr>
              <w:ins w:id="4717" w:author="Wolfgang J. Toechterle" w:date="2013-06-22T11:15:00Z"/>
              <w:del w:id="471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71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20" w:author="Wolfgang J. Toechterle" w:date="2013-06-22T11:15:00Z">
        <w:del w:id="4721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72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D2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723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724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725" w:author="Wolfgang J. Toechterle" w:date="2013-06-22T11:55:00Z">
        <w:del w:id="4726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00451BE8" w14:textId="6722F52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27" w:author="Wolfgang J. Toechterle" w:date="2013-06-22T11:15:00Z"/>
          <w:del w:id="4728" w:author="Kinder" w:date="2013-06-29T15:05:00Z"/>
          <w:rFonts w:eastAsia="Times New Roman" w:cs="Times New Roman"/>
          <w:color w:val="000000"/>
          <w:szCs w:val="20"/>
          <w:rPrChange w:id="4729" w:author="Wolfgang J. Toechterle" w:date="2013-06-22T11:16:00Z">
            <w:rPr>
              <w:ins w:id="4730" w:author="Wolfgang J. Toechterle" w:date="2013-06-22T11:15:00Z"/>
              <w:del w:id="4731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73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33" w:author="Wolfgang J. Toechterle" w:date="2013-06-22T11:15:00Z">
        <w:del w:id="473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Mounting printouts on board for presentation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764C5165" w14:textId="6FF9FA0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35" w:author="Wolfgang J. Toechterle" w:date="2013-06-22T11:15:00Z"/>
          <w:del w:id="4736" w:author="Kinder" w:date="2013-06-29T15:05:00Z"/>
          <w:rFonts w:eastAsia="Times New Roman" w:cs="Times New Roman"/>
          <w:color w:val="000000"/>
          <w:szCs w:val="20"/>
          <w:rPrChange w:id="4737" w:author="Wolfgang J. Toechterle" w:date="2013-06-22T11:16:00Z">
            <w:rPr>
              <w:ins w:id="4738" w:author="Wolfgang J. Toechterle" w:date="2013-06-22T11:15:00Z"/>
              <w:del w:id="4739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74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41" w:author="Wolfgang J. Toechterle" w:date="2013-06-22T11:15:00Z">
        <w:del w:id="474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Supply of printouts only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165A50E9" w14:textId="63FAB08B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43" w:author="Wolfgang J. Toechterle" w:date="2013-06-22T11:18:00Z"/>
          <w:del w:id="4744" w:author="Kinder" w:date="2013-06-29T15:05:00Z"/>
          <w:rFonts w:eastAsia="Times New Roman" w:cs="Times New Roman"/>
          <w:szCs w:val="20"/>
        </w:rPr>
        <w:pPrChange w:id="474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68DB7FC9" w14:textId="69D1EB05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46" w:author="Wolfgang J. Toechterle" w:date="2013-06-22T11:15:00Z"/>
          <w:del w:id="4747" w:author="Kinder" w:date="2013-06-29T15:05:00Z"/>
          <w:rFonts w:eastAsia="Times New Roman" w:cs="Times New Roman"/>
          <w:color w:val="000000"/>
          <w:szCs w:val="20"/>
          <w:highlight w:val="lightGray"/>
          <w:rPrChange w:id="4748" w:author="Wolfgang J. Toechterle" w:date="2013-06-22T11:19:00Z">
            <w:rPr>
              <w:ins w:id="4749" w:author="Wolfgang J. Toechterle" w:date="2013-06-22T11:15:00Z"/>
              <w:del w:id="4750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75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52" w:author="Wolfgang J. Toechterle" w:date="2013-06-22T11:15:00Z">
        <w:del w:id="4753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75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E2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75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756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757" w:author="Wolfgang J. Toechterle" w:date="2013-06-22T11:55:00Z">
        <w:del w:id="475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47C2200E" w14:textId="16347CE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59" w:author="Wolfgang J. Toechterle" w:date="2013-06-22T11:15:00Z"/>
          <w:del w:id="4760" w:author="Kinder" w:date="2013-06-29T15:05:00Z"/>
          <w:rFonts w:eastAsia="Times New Roman" w:cs="Times New Roman"/>
          <w:szCs w:val="20"/>
        </w:rPr>
        <w:pPrChange w:id="476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62" w:author="Wolfgang J. Toechterle" w:date="2013-06-22T11:15:00Z">
        <w:del w:id="476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6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Bleed value applied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6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7D549159" w14:textId="3C7041E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66" w:author="Wolfgang J. Toechterle" w:date="2013-06-22T11:15:00Z"/>
          <w:del w:id="4767" w:author="Kinder" w:date="2013-06-29T15:05:00Z"/>
          <w:rFonts w:eastAsia="Times New Roman" w:cs="Times New Roman"/>
          <w:szCs w:val="20"/>
        </w:rPr>
        <w:pPrChange w:id="476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69" w:author="Wolfgang J. Toechterle" w:date="2013-06-22T11:15:00Z">
        <w:del w:id="477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7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Folding lines, trim and registration marks supplied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7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3059027D" w14:textId="1164ABD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73" w:author="Wolfgang J. Toechterle" w:date="2013-06-22T11:15:00Z"/>
          <w:del w:id="4774" w:author="Kinder" w:date="2013-06-29T15:05:00Z"/>
          <w:rFonts w:eastAsia="Times New Roman" w:cs="Times New Roman"/>
          <w:szCs w:val="20"/>
        </w:rPr>
        <w:pPrChange w:id="47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76" w:author="Wolfgang J. Toechterle" w:date="2013-06-22T11:15:00Z">
        <w:del w:id="477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7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Trapping value applied in</w:delText>
          </w:r>
          <w:r w:rsidR="00B04CCA" w:rsidDel="001E709A">
            <w:rPr>
              <w:rFonts w:eastAsia="Times New Roman" w:cs="Times New Roman"/>
              <w:color w:val="000000"/>
              <w:szCs w:val="20"/>
            </w:rPr>
            <w:delText xml:space="preserve"> the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7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8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61C13253" w14:textId="1887877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81" w:author="Wolfgang J. Toechterle" w:date="2013-06-22T11:15:00Z"/>
          <w:del w:id="4782" w:author="Kinder" w:date="2013-06-29T15:05:00Z"/>
          <w:rFonts w:eastAsia="Times New Roman" w:cs="Times New Roman"/>
          <w:szCs w:val="20"/>
        </w:rPr>
        <w:pPrChange w:id="478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84" w:author="Wolfgang J. Toechterle" w:date="2013-06-22T11:15:00Z">
        <w:del w:id="478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8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Overprinting applied in layout file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4BB48DD7" w14:textId="778BD05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88" w:author="Wolfgang J. Toechterle" w:date="2013-06-22T11:15:00Z"/>
          <w:del w:id="4789" w:author="Kinder" w:date="2013-06-29T15:05:00Z"/>
          <w:rFonts w:eastAsia="Times New Roman" w:cs="Times New Roman"/>
          <w:szCs w:val="20"/>
        </w:rPr>
        <w:pPrChange w:id="479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91" w:author="Wolfgang J. Toechterle" w:date="2013-06-22T11:15:00Z">
        <w:del w:id="4792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79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9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Spot and CMYK colours used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79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8B25C53" w14:textId="313664A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796" w:author="Wolfgang J. Toechterle" w:date="2013-06-22T11:15:00Z"/>
          <w:del w:id="4797" w:author="Kinder" w:date="2013-06-29T15:05:00Z"/>
          <w:rFonts w:eastAsia="Times New Roman" w:cs="Times New Roman"/>
          <w:szCs w:val="20"/>
        </w:rPr>
        <w:pPrChange w:id="479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799" w:author="Wolfgang J. Toechterle" w:date="2013-06-22T11:15:00Z">
        <w:del w:id="480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80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0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Die</w:delText>
          </w:r>
        </w:del>
        <w:del w:id="4803" w:author="Kinder" w:date="2013-06-29T12:17:00Z">
          <w:r w:rsidRPr="004A086C" w:rsidDel="00322373">
            <w:rPr>
              <w:rFonts w:eastAsia="Times New Roman" w:cs="Times New Roman"/>
              <w:color w:val="000000"/>
              <w:szCs w:val="20"/>
              <w:rPrChange w:id="480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line</w:delText>
          </w:r>
        </w:del>
        <w:del w:id="4805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80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supplied as specified in the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0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D8CD996" w14:textId="23347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808" w:author="Wolfgang J. Toechterle" w:date="2013-06-22T11:15:00Z"/>
          <w:del w:id="4809" w:author="Kinder" w:date="2013-06-29T15:05:00Z"/>
          <w:rFonts w:eastAsia="Times New Roman" w:cs="Times New Roman"/>
          <w:szCs w:val="20"/>
        </w:rPr>
        <w:pPrChange w:id="481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811" w:author="Wolfgang J. Toechterle" w:date="2013-06-22T11:15:00Z">
        <w:del w:id="481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1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Use of spot </w:delText>
          </w:r>
        </w:del>
      </w:ins>
      <w:ins w:id="4814" w:author="Wolfgang J. Toechterle" w:date="2013-06-22T11:52:00Z">
        <w:del w:id="4815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</w:rPr>
            <w:delText>colour</w:delText>
          </w:r>
        </w:del>
      </w:ins>
      <w:ins w:id="4816" w:author="Wolfgang J. Toechterle" w:date="2013-06-22T11:15:00Z">
        <w:del w:id="481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81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"varnish" in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1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3AC44365" w14:textId="2F62809D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820" w:author="Wolfgang J. Toechterle" w:date="2013-06-22T11:18:00Z"/>
          <w:del w:id="4821" w:author="Kinder" w:date="2013-06-29T15:05:00Z"/>
          <w:rFonts w:eastAsia="Times New Roman" w:cs="Times New Roman"/>
          <w:szCs w:val="20"/>
        </w:rPr>
        <w:pPrChange w:id="482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3F840584" w14:textId="1B36114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823" w:author="Wolfgang J. Toechterle" w:date="2013-06-22T11:15:00Z"/>
          <w:del w:id="4824" w:author="Kinder" w:date="2013-06-29T15:05:00Z"/>
          <w:rFonts w:eastAsia="Times New Roman" w:cs="Times New Roman"/>
          <w:color w:val="000000"/>
          <w:szCs w:val="20"/>
          <w:highlight w:val="lightGray"/>
          <w:rPrChange w:id="4825" w:author="Wolfgang J. Toechterle" w:date="2013-06-22T11:19:00Z">
            <w:rPr>
              <w:ins w:id="4826" w:author="Wolfgang J. Toechterle" w:date="2013-06-22T11:15:00Z"/>
              <w:del w:id="4827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82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829" w:author="Wolfgang J. Toechterle" w:date="2013-06-22T11:15:00Z">
        <w:del w:id="4830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83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F2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83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833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834" w:author="Wolfgang J. Toechterle" w:date="2013-06-22T11:56:00Z">
        <w:del w:id="4835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5</w:delText>
          </w:r>
        </w:del>
      </w:ins>
    </w:p>
    <w:p w14:paraId="46D4715E" w14:textId="269F0E6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836" w:author="Wolfgang J. Toechterle" w:date="2013-06-22T11:15:00Z"/>
          <w:del w:id="4837" w:author="Kinder" w:date="2013-06-29T15:05:00Z"/>
          <w:rFonts w:eastAsia="Times New Roman" w:cs="Times New Roman"/>
          <w:szCs w:val="20"/>
        </w:rPr>
        <w:pPrChange w:id="483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839" w:author="Wolfgang J. Toechterle" w:date="2013-06-22T11:15:00Z">
        <w:del w:id="484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4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Correct naming and all files saved in the correct format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4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5F0E09E0" w14:textId="7F4D353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843" w:author="Wolfgang J. Toechterle" w:date="2013-06-22T11:15:00Z"/>
          <w:del w:id="4844" w:author="Kinder" w:date="2013-06-29T15:05:00Z"/>
          <w:rFonts w:eastAsia="Times New Roman" w:cs="Times New Roman"/>
          <w:szCs w:val="20"/>
        </w:rPr>
        <w:pPrChange w:id="484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846" w:author="Wolfgang J. Toechterle" w:date="2013-06-22T11:15:00Z">
        <w:del w:id="484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4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ICC profile applied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4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389DB157" w14:textId="3BE453B5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850" w:author="Wolfgang J. Toechterle" w:date="2013-06-22T11:15:00Z"/>
          <w:del w:id="4851" w:author="Kinder" w:date="2013-06-29T15:05:00Z"/>
          <w:rFonts w:eastAsia="Times New Roman" w:cs="Times New Roman"/>
          <w:szCs w:val="20"/>
        </w:rPr>
        <w:pPrChange w:id="485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853" w:author="Wolfgang J. Toechterle" w:date="2013-06-22T11:15:00Z">
        <w:del w:id="485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5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Saving in a specified PDF format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5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1,5</w:delText>
          </w:r>
        </w:del>
      </w:ins>
    </w:p>
    <w:p w14:paraId="14A91DB7" w14:textId="5B6F7F2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857" w:author="Wolfgang J. Toechterle" w:date="2013-06-22T11:15:00Z"/>
          <w:del w:id="4858" w:author="Kinder" w:date="2013-06-29T15:05:00Z"/>
          <w:rFonts w:eastAsia="Times New Roman" w:cs="Times New Roman"/>
          <w:szCs w:val="20"/>
        </w:rPr>
        <w:pPrChange w:id="485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860" w:author="Wolfgang J. Toechterle" w:date="2013-06-22T11:15:00Z">
        <w:del w:id="486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6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Final production folder saved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86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4A93ACC" w14:textId="5F6ED3FD" w:rsidR="004632D2" w:rsidRPr="00EA5133" w:rsidDel="001E709A" w:rsidRDefault="004632D2" w:rsidP="004632D2">
      <w:pPr>
        <w:tabs>
          <w:tab w:val="left" w:pos="1800"/>
          <w:tab w:val="left" w:pos="1980"/>
        </w:tabs>
        <w:rPr>
          <w:del w:id="4864" w:author="Kinder" w:date="2013-06-29T15:05:00Z"/>
        </w:rPr>
      </w:pPr>
    </w:p>
    <w:p w14:paraId="2A953FFB" w14:textId="77777777" w:rsidR="004A086C" w:rsidRDefault="004A086C" w:rsidP="004632D2">
      <w:pPr>
        <w:pStyle w:val="Editabletext"/>
        <w:ind w:left="0"/>
        <w:rPr>
          <w:ins w:id="4865" w:author="Wolfgang J. Toechterle" w:date="2013-06-22T11:18:00Z"/>
          <w:color w:val="000000" w:themeColor="text1"/>
        </w:rPr>
      </w:pPr>
    </w:p>
    <w:p w14:paraId="0B4166CD" w14:textId="77777777" w:rsidR="004632D2" w:rsidRPr="004A086C" w:rsidRDefault="004632D2" w:rsidP="004632D2">
      <w:pPr>
        <w:pStyle w:val="Editabletext"/>
        <w:ind w:left="0"/>
        <w:rPr>
          <w:color w:val="000000" w:themeColor="text1"/>
          <w:rPrChange w:id="4866" w:author="Wolfgang J. Toechterle" w:date="2013-06-22T11:17:00Z">
            <w:rPr>
              <w:color w:val="auto"/>
            </w:rPr>
          </w:rPrChange>
        </w:rPr>
      </w:pPr>
      <w:r w:rsidRPr="004A086C">
        <w:rPr>
          <w:color w:val="000000" w:themeColor="text1"/>
          <w:rPrChange w:id="4867" w:author="Wolfgang J. Toechterle" w:date="2013-06-22T11:17:00Z">
            <w:rPr/>
          </w:rPrChange>
        </w:rPr>
        <w:t>Total = 25 marks per module (Objective 15 + Subjective 10)</w:t>
      </w:r>
    </w:p>
    <w:p w14:paraId="67116CE9" w14:textId="77777777" w:rsidR="00CE6B36" w:rsidRPr="00EA5133" w:rsidRDefault="00CE6B36" w:rsidP="00CE6B36"/>
    <w:p w14:paraId="629F9435" w14:textId="77777777" w:rsidR="004921DA" w:rsidRPr="00EA5133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7106BAB0" w14:textId="4BB3DD06" w:rsidR="00CE6B36" w:rsidRDefault="004921DA" w:rsidP="004921DA">
      <w:pPr>
        <w:pStyle w:val="berschrift1"/>
        <w:rPr>
          <w:ins w:id="4868" w:author="Wolfgang J. Toechterle" w:date="2013-06-22T12:03:00Z"/>
          <w:u w:val="none"/>
        </w:rPr>
      </w:pPr>
      <w:r w:rsidRPr="00EA5133">
        <w:rPr>
          <w:u w:val="none"/>
        </w:rPr>
        <w:lastRenderedPageBreak/>
        <w:t>APPENDICES</w:t>
      </w:r>
    </w:p>
    <w:p w14:paraId="072204A3" w14:textId="3F188BD9" w:rsidR="00051F50" w:rsidRPr="00E1640C" w:rsidRDefault="00051F50">
      <w:pPr>
        <w:rPr>
          <w:ins w:id="4869" w:author="Wolfgang J. Toechterle" w:date="2013-06-22T12:03:00Z"/>
          <w:color w:val="008000"/>
          <w:rPrChange w:id="4870" w:author="Wolfgang J. Toechterle" w:date="2013-06-22T12:08:00Z">
            <w:rPr>
              <w:ins w:id="4871" w:author="Wolfgang J. Toechterle" w:date="2013-06-22T12:03:00Z"/>
            </w:rPr>
          </w:rPrChange>
        </w:rPr>
        <w:pPrChange w:id="4872" w:author="Wolfgang J. Toechterle" w:date="2013-06-22T12:03:00Z">
          <w:pPr>
            <w:pStyle w:val="berschrift1"/>
          </w:pPr>
        </w:pPrChange>
      </w:pPr>
      <w:ins w:id="4873" w:author="Wolfgang J. Toechterle" w:date="2013-06-22T12:03:00Z">
        <w:r w:rsidRPr="00E1640C">
          <w:rPr>
            <w:color w:val="008000"/>
            <w:rPrChange w:id="4874" w:author="Wolfgang J. Toechterle" w:date="2013-06-22T12:08:00Z">
              <w:rPr/>
            </w:rPrChange>
          </w:rPr>
          <w:t>Text</w:t>
        </w:r>
      </w:ins>
    </w:p>
    <w:p w14:paraId="5035C8A6" w14:textId="7814194F" w:rsidR="00051F50" w:rsidRPr="00E1640C" w:rsidRDefault="00051F50">
      <w:pPr>
        <w:rPr>
          <w:ins w:id="4875" w:author="Wolfgang J. Toechterle" w:date="2013-06-22T12:03:00Z"/>
          <w:color w:val="008000"/>
          <w:rPrChange w:id="4876" w:author="Wolfgang J. Toechterle" w:date="2013-06-22T12:08:00Z">
            <w:rPr>
              <w:ins w:id="4877" w:author="Wolfgang J. Toechterle" w:date="2013-06-22T12:03:00Z"/>
            </w:rPr>
          </w:rPrChange>
        </w:rPr>
        <w:pPrChange w:id="4878" w:author="Wolfgang J. Toechterle" w:date="2013-06-22T12:03:00Z">
          <w:pPr>
            <w:pStyle w:val="berschrift1"/>
          </w:pPr>
        </w:pPrChange>
      </w:pPr>
      <w:ins w:id="4879" w:author="Wolfgang J. Toechterle" w:date="2013-06-22T12:03:00Z">
        <w:r w:rsidRPr="00E1640C">
          <w:rPr>
            <w:color w:val="008000"/>
            <w:rPrChange w:id="4880" w:author="Wolfgang J. Toechterle" w:date="2013-06-22T12:08:00Z">
              <w:rPr/>
            </w:rPrChange>
          </w:rPr>
          <w:t>Images</w:t>
        </w:r>
      </w:ins>
    </w:p>
    <w:p w14:paraId="3A5F60DF" w14:textId="6724BAE0" w:rsidR="00051F50" w:rsidRPr="00E1640C" w:rsidRDefault="00051F50">
      <w:pPr>
        <w:rPr>
          <w:ins w:id="4881" w:author="Wolfgang J. Toechterle" w:date="2013-06-22T12:04:00Z"/>
          <w:color w:val="008000"/>
          <w:rPrChange w:id="4882" w:author="Wolfgang J. Toechterle" w:date="2013-06-22T12:08:00Z">
            <w:rPr>
              <w:ins w:id="4883" w:author="Wolfgang J. Toechterle" w:date="2013-06-22T12:04:00Z"/>
            </w:rPr>
          </w:rPrChange>
        </w:rPr>
        <w:pPrChange w:id="4884" w:author="Wolfgang J. Toechterle" w:date="2013-06-22T12:03:00Z">
          <w:pPr>
            <w:pStyle w:val="berschrift1"/>
          </w:pPr>
        </w:pPrChange>
      </w:pPr>
      <w:ins w:id="4885" w:author="Wolfgang J. Toechterle" w:date="2013-06-22T12:03:00Z">
        <w:r w:rsidRPr="00E1640C">
          <w:rPr>
            <w:color w:val="008000"/>
            <w:rPrChange w:id="4886" w:author="Wolfgang J. Toechterle" w:date="2013-06-22T12:08:00Z">
              <w:rPr/>
            </w:rPrChange>
          </w:rPr>
          <w:t>QR-Code</w:t>
        </w:r>
      </w:ins>
    </w:p>
    <w:p w14:paraId="48ACCE58" w14:textId="2874D59F" w:rsidR="007D0F28" w:rsidRPr="00E1640C" w:rsidRDefault="007D0F28">
      <w:pPr>
        <w:rPr>
          <w:ins w:id="4887" w:author="Wolfgang J. Toechterle" w:date="2013-06-22T12:03:00Z"/>
          <w:color w:val="008000"/>
          <w:rPrChange w:id="4888" w:author="Wolfgang J. Toechterle" w:date="2013-06-22T12:08:00Z">
            <w:rPr>
              <w:ins w:id="4889" w:author="Wolfgang J. Toechterle" w:date="2013-06-22T12:03:00Z"/>
            </w:rPr>
          </w:rPrChange>
        </w:rPr>
        <w:pPrChange w:id="4890" w:author="Wolfgang J. Toechterle" w:date="2013-06-22T12:03:00Z">
          <w:pPr>
            <w:pStyle w:val="berschrift1"/>
          </w:pPr>
        </w:pPrChange>
      </w:pPr>
      <w:ins w:id="4891" w:author="Wolfgang J. Toechterle" w:date="2013-06-22T12:04:00Z">
        <w:r w:rsidRPr="00E1640C">
          <w:rPr>
            <w:color w:val="008000"/>
            <w:rPrChange w:id="4892" w:author="Wolfgang J. Toechterle" w:date="2013-06-22T12:08:00Z">
              <w:rPr/>
            </w:rPrChange>
          </w:rPr>
          <w:t>Preview Shopper model</w:t>
        </w:r>
      </w:ins>
    </w:p>
    <w:p w14:paraId="6C897C0E" w14:textId="71690B23" w:rsidR="002B6058" w:rsidRDefault="002B6058">
      <w:pPr>
        <w:rPr>
          <w:ins w:id="4893" w:author="Wolfgang J. Toechterle" w:date="2013-06-22T12:07:00Z"/>
        </w:rPr>
        <w:pPrChange w:id="4894" w:author="Wolfgang J. Toechterle" w:date="2013-06-22T12:03:00Z">
          <w:pPr>
            <w:pStyle w:val="berschrift1"/>
          </w:pPr>
        </w:pPrChange>
      </w:pPr>
      <w:proofErr w:type="spellStart"/>
      <w:ins w:id="4895" w:author="Wolfgang J. Toechterle" w:date="2013-06-22T20:53:00Z">
        <w:r>
          <w:rPr>
            <w:color w:val="008000"/>
          </w:rPr>
          <w:t>DieCut</w:t>
        </w:r>
      </w:ins>
      <w:proofErr w:type="spellEnd"/>
    </w:p>
    <w:p w14:paraId="3F18673F" w14:textId="77777777" w:rsidR="00E1640C" w:rsidRDefault="00E1640C">
      <w:pPr>
        <w:rPr>
          <w:ins w:id="4896" w:author="Wolfgang J. Toechterle" w:date="2013-06-22T12:07:00Z"/>
        </w:rPr>
        <w:pPrChange w:id="4897" w:author="Wolfgang J. Toechterle" w:date="2013-06-22T12:03:00Z">
          <w:pPr>
            <w:pStyle w:val="berschrift1"/>
          </w:pPr>
        </w:pPrChange>
      </w:pPr>
    </w:p>
    <w:p w14:paraId="091D7E3E" w14:textId="77777777" w:rsidR="00E1640C" w:rsidRDefault="00E1640C">
      <w:pPr>
        <w:rPr>
          <w:ins w:id="4898" w:author="Wolfgang J. Toechterle" w:date="2013-06-22T12:07:00Z"/>
        </w:rPr>
        <w:pPrChange w:id="4899" w:author="Wolfgang J. Toechterle" w:date="2013-06-22T12:03:00Z">
          <w:pPr>
            <w:pStyle w:val="berschrift1"/>
          </w:pPr>
        </w:pPrChange>
      </w:pPr>
    </w:p>
    <w:p w14:paraId="5DE9478D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00" w:author="Wolfgang J. Toechterle" w:date="2013-06-22T12:07:00Z"/>
          <w:rFonts w:cs="Arial"/>
          <w:szCs w:val="20"/>
          <w:lang w:val="en-US"/>
        </w:rPr>
      </w:pPr>
      <w:ins w:id="4901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1: logo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596AE60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02" w:author="Wolfgang J. Toechterle" w:date="2013-06-22T12:07:00Z"/>
          <w:rFonts w:cs="Arial"/>
          <w:szCs w:val="20"/>
          <w:lang w:val="en-US"/>
        </w:rPr>
      </w:pPr>
    </w:p>
    <w:p w14:paraId="75088E4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0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0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Museum of Printing Arts Leipzig</w:t>
        </w:r>
      </w:ins>
    </w:p>
    <w:p w14:paraId="64467EB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0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0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 Leipzig</w:t>
        </w:r>
      </w:ins>
    </w:p>
    <w:p w14:paraId="7F79607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07" w:author="Wolfgang J. Toechterle" w:date="2013-06-22T12:07:00Z"/>
          <w:rFonts w:cs="Arial"/>
          <w:szCs w:val="20"/>
          <w:lang w:val="en-US"/>
        </w:rPr>
      </w:pPr>
    </w:p>
    <w:p w14:paraId="6E77AC5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08" w:author="Wolfgang J. Toechterle" w:date="2013-06-22T12:07:00Z"/>
          <w:rFonts w:cs="Arial"/>
          <w:szCs w:val="20"/>
          <w:lang w:val="en-US"/>
        </w:rPr>
      </w:pPr>
    </w:p>
    <w:p w14:paraId="001AAB0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09" w:author="Wolfgang J. Toechterle" w:date="2013-06-22T12:07:00Z"/>
          <w:rFonts w:cs="Arial"/>
          <w:szCs w:val="20"/>
          <w:lang w:val="en-US"/>
        </w:rPr>
      </w:pPr>
    </w:p>
    <w:p w14:paraId="1A1FA19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10" w:author="Wolfgang J. Toechterle" w:date="2013-06-22T12:07:00Z"/>
          <w:rFonts w:cs="Arial"/>
          <w:szCs w:val="20"/>
          <w:lang w:val="en-US"/>
        </w:rPr>
      </w:pPr>
      <w:ins w:id="4911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2: Letterhead and Business Card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4A867E89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12" w:author="Wolfgang J. Toechterle" w:date="2013-06-22T12:07:00Z"/>
          <w:rFonts w:cs="Arial"/>
          <w:szCs w:val="20"/>
          <w:lang w:val="en-US"/>
        </w:rPr>
      </w:pPr>
    </w:p>
    <w:p w14:paraId="24B138D3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1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1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Stiftung Werkstattmuseum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</w:t>
        </w:r>
      </w:ins>
    </w:p>
    <w:p w14:paraId="3DDDC7A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1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1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Nonnenstraße 38</w:t>
        </w:r>
      </w:ins>
    </w:p>
    <w:p w14:paraId="004112B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1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1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D-04229 Leipzig</w:t>
        </w:r>
      </w:ins>
    </w:p>
    <w:p w14:paraId="5B7776B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1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2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Tel. +49 341 / 231 62-0</w:t>
        </w:r>
      </w:ins>
    </w:p>
    <w:p w14:paraId="1111C62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21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22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Fax +49 341 / 231 62-10</w:t>
        </w:r>
      </w:ins>
    </w:p>
    <w:p w14:paraId="71EB006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2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2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info@druckkunst-museum.de</w:t>
        </w:r>
      </w:ins>
    </w:p>
    <w:p w14:paraId="5F7B91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2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2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2979D5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27" w:author="Wolfgang J. Toechterle" w:date="2013-06-22T12:07:00Z"/>
          <w:rFonts w:cs="Arial"/>
          <w:szCs w:val="20"/>
          <w:lang w:val="en-US"/>
        </w:rPr>
      </w:pPr>
    </w:p>
    <w:p w14:paraId="2D7B9BC0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28" w:author="Wolfgang J. Toechterle" w:date="2013-06-22T12:07:00Z"/>
          <w:rFonts w:cs="Arial"/>
          <w:szCs w:val="20"/>
          <w:lang w:val="en-US"/>
        </w:rPr>
      </w:pPr>
    </w:p>
    <w:p w14:paraId="7A12CE5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29" w:author="Wolfgang J. Toechterle" w:date="2013-06-22T12:07:00Z"/>
          <w:rFonts w:cs="Arial"/>
          <w:szCs w:val="20"/>
          <w:lang w:val="en-US"/>
        </w:rPr>
      </w:pPr>
    </w:p>
    <w:p w14:paraId="3E83E0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30" w:author="Wolfgang J. Toechterle" w:date="2013-06-22T12:07:00Z"/>
          <w:rFonts w:cs="Arial"/>
          <w:szCs w:val="20"/>
          <w:lang w:val="en-US"/>
        </w:rPr>
      </w:pPr>
    </w:p>
    <w:p w14:paraId="643A7F7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31" w:author="Wolfgang J. Toechterle" w:date="2013-06-22T12:07:00Z"/>
          <w:rFonts w:cs="Arial"/>
          <w:szCs w:val="20"/>
          <w:lang w:val="en-US"/>
        </w:rPr>
      </w:pPr>
      <w:ins w:id="4932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3: Entry Ticket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3338255C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33" w:author="Wolfgang J. Toechterle" w:date="2013-06-22T12:07:00Z"/>
          <w:rFonts w:cs="Arial"/>
          <w:szCs w:val="20"/>
          <w:lang w:val="en-US"/>
        </w:rPr>
      </w:pPr>
    </w:p>
    <w:p w14:paraId="0BFE184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3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3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2DF7590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3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3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Experience type casting, type setting</w:t>
        </w:r>
      </w:ins>
    </w:p>
    <w:p w14:paraId="051F429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3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proofErr w:type="gramStart"/>
      <w:ins w:id="4939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and</w:t>
        </w:r>
        <w:proofErr w:type="gram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printing processes in a working museum</w:t>
        </w:r>
      </w:ins>
    </w:p>
    <w:p w14:paraId="1B49E3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40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41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Nonnenstrasse 38, D- 04229 Leipzig</w:t>
        </w:r>
      </w:ins>
    </w:p>
    <w:p w14:paraId="7CB73C5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42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43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Phone +49 (0) 341-231 62 0</w:t>
        </w:r>
      </w:ins>
    </w:p>
    <w:p w14:paraId="1C9207FB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4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4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948FB2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4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4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Mon - Fri 10 -17, Sun 11 -17, closed Saturday</w:t>
        </w:r>
      </w:ins>
    </w:p>
    <w:p w14:paraId="6FD6FDBF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48" w:author="Wolfgang J. Toechterle" w:date="2013-06-22T12:07:00Z"/>
          <w:rFonts w:cs="Arial"/>
          <w:szCs w:val="20"/>
          <w:lang w:val="en-US"/>
        </w:rPr>
      </w:pPr>
    </w:p>
    <w:p w14:paraId="25D183A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49" w:author="Wolfgang J. Toechterle" w:date="2013-06-22T12:07:00Z"/>
          <w:rFonts w:cs="Arial"/>
          <w:szCs w:val="20"/>
          <w:lang w:val="en-US"/>
        </w:rPr>
      </w:pPr>
    </w:p>
    <w:p w14:paraId="71B423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50" w:author="Wolfgang J. Toechterle" w:date="2013-06-22T12:07:00Z"/>
          <w:rFonts w:cs="Arial"/>
          <w:szCs w:val="20"/>
          <w:lang w:val="en-US"/>
        </w:rPr>
      </w:pPr>
    </w:p>
    <w:p w14:paraId="26B4D98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51" w:author="Wolfgang J. Toechterle" w:date="2013-06-22T12:07:00Z"/>
          <w:rFonts w:cs="Arial"/>
          <w:szCs w:val="20"/>
          <w:lang w:val="en-US"/>
        </w:rPr>
      </w:pPr>
    </w:p>
    <w:p w14:paraId="03099B10" w14:textId="77777777" w:rsidR="00E1640C" w:rsidRDefault="00E1640C" w:rsidP="00E1640C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ins w:id="4952" w:author="Wolfgang J. Toechterle" w:date="2013-06-22T12:07:00Z"/>
          <w:rFonts w:cs="Arial"/>
          <w:szCs w:val="20"/>
          <w:lang w:val="en-US"/>
        </w:rPr>
      </w:pPr>
      <w:ins w:id="4953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4: Shopping Bag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228E5CD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5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95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4A8BE45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956" w:author="Wolfgang J. Toechterle" w:date="2013-06-22T12:07:00Z"/>
          <w:rFonts w:cs="Arial"/>
          <w:b/>
          <w:bCs/>
          <w:sz w:val="28"/>
          <w:szCs w:val="28"/>
          <w:lang w:val="en-US"/>
        </w:rPr>
      </w:pPr>
      <w:ins w:id="495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73C3DEB4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958" w:author="Wolfgang J. Toechterle" w:date="2013-06-22T12:07:00Z"/>
          <w:rFonts w:cs="Arial"/>
          <w:szCs w:val="20"/>
          <w:lang w:val="en-US"/>
        </w:rPr>
      </w:pPr>
    </w:p>
    <w:p w14:paraId="7130FA47" w14:textId="77777777" w:rsidR="00E1640C" w:rsidRPr="00F8618F" w:rsidRDefault="00E1640C">
      <w:pPr>
        <w:rPr>
          <w:ins w:id="4959" w:author="Wolfgang J. Toechterle" w:date="2013-06-22T12:01:00Z"/>
        </w:rPr>
        <w:pPrChange w:id="4960" w:author="Wolfgang J. Toechterle" w:date="2013-06-22T12:03:00Z">
          <w:pPr>
            <w:pStyle w:val="berschrift1"/>
          </w:pPr>
        </w:pPrChange>
      </w:pPr>
    </w:p>
    <w:p w14:paraId="07532C5C" w14:textId="5F057575" w:rsidR="00051F50" w:rsidRDefault="00051F50">
      <w:pPr>
        <w:rPr>
          <w:ins w:id="4961" w:author="Wolfgang J. Toechterle" w:date="2013-06-22T12:02:00Z"/>
        </w:rPr>
        <w:pPrChange w:id="4962" w:author="Wolfgang J. Toechterle" w:date="2013-06-22T12:01:00Z">
          <w:pPr>
            <w:pStyle w:val="berschrift1"/>
          </w:pPr>
        </w:pPrChange>
      </w:pPr>
      <w:ins w:id="4963" w:author="Wolfgang J. Toechterle" w:date="2013-06-22T12:02:00Z">
        <w:r w:rsidRPr="00C205EB">
          <w:rPr>
            <w:noProof/>
            <w:lang w:val="de-DE" w:eastAsia="de-DE"/>
          </w:rPr>
          <w:lastRenderedPageBreak/>
          <w:drawing>
            <wp:inline distT="0" distB="0" distL="0" distR="0" wp14:anchorId="6F77EB82" wp14:editId="162A724B">
              <wp:extent cx="6039485" cy="8531860"/>
              <wp:effectExtent l="0" t="0" r="5715" b="254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F6EA6" w14:textId="226E640C" w:rsidR="00051F50" w:rsidRDefault="00051F50">
      <w:pPr>
        <w:rPr>
          <w:ins w:id="4964" w:author="Wolfgang J. Toechterle" w:date="2013-06-22T12:02:00Z"/>
        </w:rPr>
        <w:pPrChange w:id="4965" w:author="Wolfgang J. Toechterle" w:date="2013-06-22T12:01:00Z">
          <w:pPr>
            <w:pStyle w:val="berschrift1"/>
          </w:pPr>
        </w:pPrChange>
      </w:pPr>
      <w:ins w:id="4966" w:author="Wolfgang J. Toechterle" w:date="2013-06-22T12:02:00Z">
        <w:r w:rsidRPr="00C205EB">
          <w:rPr>
            <w:noProof/>
            <w:lang w:val="de-DE" w:eastAsia="de-DE"/>
          </w:rPr>
          <w:lastRenderedPageBreak/>
          <w:drawing>
            <wp:inline distT="0" distB="0" distL="0" distR="0" wp14:anchorId="0000DF27" wp14:editId="0F15EB30">
              <wp:extent cx="6039485" cy="8531860"/>
              <wp:effectExtent l="0" t="0" r="5715" b="254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EC4B54" w14:textId="664A94C6" w:rsidR="00051F50" w:rsidRPr="00F8618F" w:rsidRDefault="00051F50">
      <w:pPr>
        <w:pPrChange w:id="4967" w:author="Wolfgang J. Toechterle" w:date="2013-06-22T12:01:00Z">
          <w:pPr>
            <w:pStyle w:val="berschrift1"/>
          </w:pPr>
        </w:pPrChange>
      </w:pPr>
      <w:ins w:id="4968" w:author="Wolfgang J. Toechterle" w:date="2013-06-22T12:02:00Z">
        <w:r w:rsidRPr="00C205EB">
          <w:rPr>
            <w:noProof/>
            <w:lang w:val="de-DE" w:eastAsia="de-DE"/>
          </w:rPr>
          <w:lastRenderedPageBreak/>
          <w:drawing>
            <wp:inline distT="0" distB="0" distL="0" distR="0" wp14:anchorId="563A633E" wp14:editId="79AC1963">
              <wp:extent cx="6039485" cy="8531860"/>
              <wp:effectExtent l="0" t="0" r="5715" b="254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3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4F642E" w14:textId="474F7FE0" w:rsidR="004921DA" w:rsidRPr="00EA5133" w:rsidRDefault="004921DA" w:rsidP="004921DA">
      <w:del w:id="4969" w:author="Wolfgang J. Toechterle" w:date="2013-06-22T11:14:00Z">
        <w:r w:rsidRPr="00263883" w:rsidDel="004A086C">
          <w:rPr>
            <w:noProof/>
            <w:lang w:val="de-DE" w:eastAsia="de-DE"/>
          </w:rPr>
          <w:drawing>
            <wp:inline distT="0" distB="0" distL="0" distR="0" wp14:anchorId="1CD5F5F9" wp14:editId="4FE991A9">
              <wp:extent cx="5714399" cy="8072617"/>
              <wp:effectExtent l="0" t="0" r="635" b="508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4399" cy="807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E330798" w14:textId="4E85DFB4" w:rsidR="004921DA" w:rsidRPr="00EA5133" w:rsidRDefault="004921DA" w:rsidP="004921DA">
      <w:del w:id="4970" w:author="Wolfgang J. Toechterle" w:date="2013-06-22T11:14:00Z">
        <w:r w:rsidRPr="00263883" w:rsidDel="004A086C">
          <w:rPr>
            <w:noProof/>
            <w:lang w:val="de-DE" w:eastAsia="de-DE"/>
          </w:rPr>
          <w:lastRenderedPageBreak/>
          <w:drawing>
            <wp:inline distT="0" distB="0" distL="0" distR="0" wp14:anchorId="706A9F00" wp14:editId="00E3D808">
              <wp:extent cx="5584239" cy="7888743"/>
              <wp:effectExtent l="0" t="0" r="3810" b="1079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4239" cy="7888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BED878" w14:textId="77777777" w:rsidR="00F768E2" w:rsidRPr="00EA5133" w:rsidRDefault="00C51A27" w:rsidP="00CE6B36">
      <w:pPr>
        <w:rPr>
          <w:ins w:id="4971" w:author="Wolfgang J. Toechterle" w:date="2013-05-20T20:49:00Z"/>
          <w:rPrChange w:id="4972" w:author="Wolfgang J. Toechterle" w:date="2013-06-22T10:32:00Z">
            <w:rPr>
              <w:ins w:id="4973" w:author="Wolfgang J. Toechterle" w:date="2013-05-20T20:49:00Z"/>
              <w:lang w:val="en-US"/>
            </w:rPr>
          </w:rPrChange>
        </w:rPr>
      </w:pPr>
      <w:r w:rsidRPr="00263883">
        <w:rPr>
          <w:noProof/>
          <w:lang w:val="de-DE" w:eastAsia="de-DE"/>
        </w:rPr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133">
        <w:rPr>
          <w:rPrChange w:id="4974" w:author="Wolfgang J. Toechterle" w:date="2013-06-22T10:32:00Z">
            <w:rPr>
              <w:lang w:val="en-US"/>
            </w:rPr>
          </w:rPrChange>
        </w:rPr>
        <w:t xml:space="preserve"> </w:t>
      </w:r>
    </w:p>
    <w:p w14:paraId="20A9A1C3" w14:textId="77777777" w:rsidR="00F768E2" w:rsidRPr="00EA5133" w:rsidRDefault="00F768E2" w:rsidP="00CE6B36">
      <w:pPr>
        <w:rPr>
          <w:ins w:id="4975" w:author="Wolfgang J. Toechterle" w:date="2013-05-20T20:49:00Z"/>
          <w:rPrChange w:id="4976" w:author="Wolfgang J. Toechterle" w:date="2013-06-22T10:32:00Z">
            <w:rPr>
              <w:ins w:id="4977" w:author="Wolfgang J. Toechterle" w:date="2013-05-20T20:49:00Z"/>
              <w:lang w:val="en-US"/>
            </w:rPr>
          </w:rPrChange>
        </w:rPr>
      </w:pPr>
    </w:p>
    <w:p w14:paraId="2A34F211" w14:textId="3719AF8B" w:rsidR="00CE6B36" w:rsidRPr="00EA5133" w:rsidRDefault="00C51A27" w:rsidP="00CE6B36">
      <w:pPr>
        <w:rPr>
          <w:ins w:id="4978" w:author="Wolfgang J. Toechterle" w:date="2013-05-20T20:48:00Z"/>
          <w:rPrChange w:id="4979" w:author="Wolfgang J. Toechterle" w:date="2013-06-22T10:32:00Z">
            <w:rPr>
              <w:ins w:id="4980" w:author="Wolfgang J. Toechterle" w:date="2013-05-20T20:48:00Z"/>
              <w:lang w:val="en-US"/>
            </w:rPr>
          </w:rPrChange>
        </w:rPr>
      </w:pPr>
      <w:r w:rsidRPr="00EA5133">
        <w:rPr>
          <w:rPrChange w:id="4981" w:author="Wolfgang J. Toechterle" w:date="2013-06-22T10:32:00Z">
            <w:rPr>
              <w:lang w:val="en-US"/>
            </w:rPr>
          </w:rPrChange>
        </w:rPr>
        <w:t>QR-Code: minimum size: 20 x 20 mm</w:t>
      </w:r>
    </w:p>
    <w:p w14:paraId="726C8CAE" w14:textId="1333EEF0" w:rsidR="00F768E2" w:rsidRDefault="004A086C" w:rsidP="00CE6B36">
      <w:pPr>
        <w:rPr>
          <w:ins w:id="4982" w:author="Wolfgang J. Toechterle" w:date="2013-06-22T12:03:00Z"/>
        </w:rPr>
      </w:pPr>
      <w:ins w:id="4983" w:author="Wolfgang J. Toechterle" w:date="2013-06-22T11:14:00Z">
        <w:r>
          <w:t xml:space="preserve">File: </w:t>
        </w:r>
      </w:ins>
      <w:ins w:id="4984" w:author="Wolfgang J. Toechterle" w:date="2013-05-20T20:48:00Z">
        <w:r>
          <w:t>druckkunst.png</w:t>
        </w:r>
      </w:ins>
    </w:p>
    <w:p w14:paraId="2BB9EB3C" w14:textId="77777777" w:rsidR="00051F50" w:rsidRDefault="00051F50" w:rsidP="00CE6B36">
      <w:pPr>
        <w:rPr>
          <w:ins w:id="4985" w:author="Wolfgang J. Toechterle" w:date="2013-06-22T12:03:00Z"/>
        </w:rPr>
      </w:pPr>
    </w:p>
    <w:p w14:paraId="168229C0" w14:textId="3ADA5D5B" w:rsidR="00051F50" w:rsidRDefault="007D0F28" w:rsidP="00CE6B36">
      <w:pPr>
        <w:rPr>
          <w:ins w:id="4986" w:author="Wolfgang J. Toechterle" w:date="2013-06-22T12:08:00Z"/>
        </w:rPr>
      </w:pPr>
      <w:ins w:id="4987" w:author="Wolfgang J. Toechterle" w:date="2013-06-22T12:03:00Z">
        <w:r>
          <w:rPr>
            <w:noProof/>
            <w:lang w:val="de-DE" w:eastAsia="de-DE"/>
          </w:rPr>
          <w:drawing>
            <wp:inline distT="0" distB="0" distL="0" distR="0" wp14:anchorId="663C315E" wp14:editId="7CC91162">
              <wp:extent cx="6098540" cy="5923284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review_Shopper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8540" cy="5923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E205543" w14:textId="6CB9807B" w:rsidR="00D161EB" w:rsidRDefault="00D161EB" w:rsidP="00CE6B36">
      <w:pPr>
        <w:rPr>
          <w:ins w:id="4988" w:author="Wolfgang J. Toechterle" w:date="2013-06-22T12:09:00Z"/>
        </w:rPr>
      </w:pPr>
    </w:p>
    <w:p w14:paraId="6C3838D5" w14:textId="0E84B242" w:rsidR="00737CDD" w:rsidRDefault="00F8618F" w:rsidP="00CE6B36">
      <w:pPr>
        <w:rPr>
          <w:ins w:id="4989" w:author="Wolfgang J. Toechterle" w:date="2013-06-22T20:53:00Z"/>
        </w:rPr>
      </w:pPr>
      <w:ins w:id="4990" w:author="Wolfgang J. Toechterle" w:date="2013-06-22T20:52:00Z">
        <w:r>
          <w:t xml:space="preserve">Example of a shopping bag with the given </w:t>
        </w:r>
        <w:proofErr w:type="spellStart"/>
        <w:r>
          <w:t>DieCut</w:t>
        </w:r>
      </w:ins>
      <w:proofErr w:type="spellEnd"/>
    </w:p>
    <w:p w14:paraId="65DD26D6" w14:textId="1E567C1B" w:rsidR="002B6058" w:rsidRDefault="002B6058" w:rsidP="00CE6B36">
      <w:pPr>
        <w:rPr>
          <w:ins w:id="4991" w:author="Wolfgang J. Toechterle" w:date="2013-06-22T20:54:00Z"/>
        </w:rPr>
      </w:pPr>
      <w:ins w:id="4992" w:author="Wolfgang J. Toechterle" w:date="2013-06-22T20:53:00Z">
        <w:r>
          <w:rPr>
            <w:noProof/>
            <w:lang w:val="de-DE" w:eastAsia="de-DE"/>
          </w:rPr>
          <w:lastRenderedPageBreak/>
          <w:drawing>
            <wp:inline distT="0" distB="0" distL="0" distR="0" wp14:anchorId="43E122EF" wp14:editId="3237B639">
              <wp:extent cx="6121400" cy="3067050"/>
              <wp:effectExtent l="0" t="0" r="0" b="6350"/>
              <wp:docPr id="3" name="Picture 3" descr="Daten:wolfi:daten:MM Projekte:BG Grafiker:2013:Worldskills 2013:Test Module:Mod CD:Mod Corporate Design:Documentation Module 2:BAG_dieCAT.a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aten:wolfi:daten:MM Projekte:BG Grafiker:2013:Worldskills 2013:Test Module:Mod CD:Mod Corporate Design:Documentation Module 2:BAG_dieCAT.ai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1400" cy="306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674AD5" w14:textId="77777777" w:rsidR="002B6058" w:rsidRDefault="002B6058" w:rsidP="00CE6B36">
      <w:pPr>
        <w:rPr>
          <w:ins w:id="4993" w:author="Wolfgang J. Toechterle" w:date="2013-06-22T20:54:00Z"/>
        </w:rPr>
      </w:pPr>
    </w:p>
    <w:p w14:paraId="30F5BD22" w14:textId="5E65908D" w:rsidR="002B6058" w:rsidRPr="00EA5133" w:rsidRDefault="002B6058" w:rsidP="00CE6B36">
      <w:proofErr w:type="gramStart"/>
      <w:ins w:id="4994" w:author="Wolfgang J. Toechterle" w:date="2013-06-22T20:54:00Z">
        <w:r>
          <w:t>given</w:t>
        </w:r>
        <w:proofErr w:type="gramEnd"/>
        <w:r>
          <w:t xml:space="preserve"> </w:t>
        </w:r>
        <w:proofErr w:type="spellStart"/>
        <w:r>
          <w:t>DieCut</w:t>
        </w:r>
      </w:ins>
      <w:proofErr w:type="spellEnd"/>
    </w:p>
    <w:sectPr w:rsidR="002B6058" w:rsidRPr="00EA5133" w:rsidSect="00286C5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0" w:h="16840" w:code="9"/>
      <w:pgMar w:top="1440" w:right="1134" w:bottom="1361" w:left="1440" w:header="567" w:footer="284" w:gutter="0"/>
      <w:cols w:space="708"/>
      <w:docGrid w:linePitch="360"/>
      <w:sectPrChange w:id="5050" w:author="Kinder" w:date="2013-06-30T08:38:00Z">
        <w:sectPr w:rsidR="002B6058" w:rsidRPr="00EA5133" w:rsidSect="00286C5F">
          <w:pgSz w:w="11907" w:h="16839"/>
          <w:pgMar w:top="1985" w:right="1134" w:bottom="1418" w:left="1134" w:header="567" w:footer="284" w:gutter="0"/>
        </w:sectPr>
      </w:sectPrChange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88DC09" w14:textId="77777777" w:rsidR="00465521" w:rsidRDefault="00465521" w:rsidP="00A11118">
      <w:r>
        <w:separator/>
      </w:r>
    </w:p>
  </w:endnote>
  <w:endnote w:type="continuationSeparator" w:id="0">
    <w:p w14:paraId="2B6749F3" w14:textId="77777777" w:rsidR="00465521" w:rsidRDefault="00465521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Square721 BT">
    <w:charset w:val="80"/>
    <w:family w:val="roman"/>
    <w:pitch w:val="variable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716"/>
      <w:gridCol w:w="5617"/>
      <w:gridCol w:w="1521"/>
    </w:tblGrid>
    <w:tr w:rsidR="00465521" w14:paraId="6DDE62FA" w14:textId="77777777">
      <w:trPr>
        <w:cantSplit/>
      </w:trPr>
      <w:tc>
        <w:tcPr>
          <w:tcW w:w="2088" w:type="dxa"/>
        </w:tcPr>
        <w:p w14:paraId="29990C2C" w14:textId="77777777" w:rsidR="00465521" w:rsidRDefault="00465521" w:rsidP="004632D2">
          <w:pPr>
            <w:pStyle w:val="Fuzeile"/>
            <w:rPr>
              <w:sz w:val="16"/>
            </w:rPr>
          </w:pPr>
        </w:p>
        <w:p w14:paraId="6F74CE45" w14:textId="77777777" w:rsidR="00465521" w:rsidRDefault="00465521" w:rsidP="004632D2">
          <w:pPr>
            <w:pStyle w:val="Fuzeile"/>
            <w:rPr>
              <w:sz w:val="16"/>
            </w:rPr>
          </w:pPr>
        </w:p>
        <w:p w14:paraId="6F1A288C" w14:textId="77777777" w:rsidR="00465521" w:rsidRDefault="00465521" w:rsidP="00085939">
          <w:pPr>
            <w:pStyle w:val="Fuzeile"/>
            <w:rPr>
              <w:sz w:val="16"/>
            </w:rPr>
          </w:pPr>
          <w:r>
            <w:rPr>
              <w:sz w:val="16"/>
            </w:rPr>
            <w:t>WSC2013_TP40_MODX_PRE_EN</w:t>
          </w:r>
        </w:p>
      </w:tc>
      <w:tc>
        <w:tcPr>
          <w:tcW w:w="6120" w:type="dxa"/>
        </w:tcPr>
        <w:p w14:paraId="599269E2" w14:textId="77777777" w:rsidR="00465521" w:rsidRPr="00AF5A9A" w:rsidRDefault="00465521" w:rsidP="004632D2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 xml:space="preserve">©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1646" w:type="dxa"/>
        </w:tcPr>
        <w:p w14:paraId="60F4FA03" w14:textId="77777777" w:rsidR="00465521" w:rsidRDefault="00465521" w:rsidP="004632D2">
          <w:pPr>
            <w:pStyle w:val="Fuzeile"/>
            <w:rPr>
              <w:rStyle w:val="Seitenzahl"/>
            </w:rPr>
          </w:pPr>
        </w:p>
        <w:p w14:paraId="3128290C" w14:textId="77777777" w:rsidR="00465521" w:rsidRDefault="00465521" w:rsidP="004632D2">
          <w:pPr>
            <w:pStyle w:val="Fuzeile"/>
            <w:jc w:val="right"/>
            <w:rPr>
              <w:rStyle w:val="Seitenzahl"/>
            </w:rPr>
          </w:pPr>
        </w:p>
        <w:p w14:paraId="6CBB70AC" w14:textId="77777777" w:rsidR="00465521" w:rsidRDefault="00465521" w:rsidP="004632D2">
          <w:pPr>
            <w:pStyle w:val="Fuzeile"/>
            <w:jc w:val="right"/>
            <w:rPr>
              <w:rStyle w:val="Seitenzahl"/>
            </w:rPr>
          </w:pP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PAGE </w:instrText>
          </w:r>
          <w:r>
            <w:rPr>
              <w:rStyle w:val="Seitenzahl"/>
            </w:rPr>
            <w:fldChar w:fldCharType="separate"/>
          </w:r>
          <w:r>
            <w:rPr>
              <w:rStyle w:val="Seitenzahl"/>
              <w:noProof/>
            </w:rPr>
            <w:t>1</w:t>
          </w:r>
          <w:r>
            <w:rPr>
              <w:rStyle w:val="Seitenzahl"/>
            </w:rPr>
            <w:fldChar w:fldCharType="end"/>
          </w:r>
          <w:r>
            <w:rPr>
              <w:rStyle w:val="Seitenzahl"/>
            </w:rPr>
            <w:t xml:space="preserve"> of </w:t>
          </w: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NUMPAGES </w:instrText>
          </w:r>
          <w:r>
            <w:rPr>
              <w:rStyle w:val="Seitenzahl"/>
            </w:rPr>
            <w:fldChar w:fldCharType="separate"/>
          </w:r>
          <w:r>
            <w:rPr>
              <w:rStyle w:val="Seitenzahl"/>
              <w:noProof/>
            </w:rPr>
            <w:t>14</w:t>
          </w:r>
          <w:r>
            <w:rPr>
              <w:rStyle w:val="Seitenzahl"/>
            </w:rPr>
            <w:fldChar w:fldCharType="end"/>
          </w:r>
        </w:p>
      </w:tc>
    </w:tr>
  </w:tbl>
  <w:p w14:paraId="078811A0" w14:textId="77777777" w:rsidR="00465521" w:rsidRDefault="00465521" w:rsidP="00A11118">
    <w:pPr>
      <w:pStyle w:val="footerlef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D39580" w14:textId="77777777" w:rsidR="00465521" w:rsidRDefault="00465521">
    <w:pPr>
      <w:pStyle w:val="Fuzeile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page" w:tblpX="1449" w:tblpY="-330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  <w:tblPrChange w:id="4995" w:author="Kinder" w:date="2013-06-30T09:15:00Z">
        <w:tblPr>
          <w:tblW w:w="0" w:type="auto"/>
          <w:tblBorders>
            <w:top w:val="single" w:sz="4" w:space="0" w:color="auto"/>
          </w:tblBorders>
          <w:tblLook w:val="0000" w:firstRow="0" w:lastRow="0" w:firstColumn="0" w:lastColumn="0" w:noHBand="0" w:noVBand="0"/>
        </w:tblPr>
      </w:tblPrChange>
    </w:tblPr>
    <w:tblGrid>
      <w:gridCol w:w="4243"/>
      <w:gridCol w:w="2752"/>
      <w:gridCol w:w="2241"/>
      <w:tblGridChange w:id="4996">
        <w:tblGrid>
          <w:gridCol w:w="4243"/>
          <w:gridCol w:w="2752"/>
          <w:gridCol w:w="2241"/>
        </w:tblGrid>
      </w:tblGridChange>
    </w:tblGrid>
    <w:tr w:rsidR="00465521" w:rsidDel="000161F3" w14:paraId="4538E4A4" w14:textId="7822B06E" w:rsidTr="000161F3">
      <w:trPr>
        <w:cantSplit/>
        <w:del w:id="4997" w:author="Kinder" w:date="2013-06-30T09:15:00Z"/>
        <w:trPrChange w:id="4998" w:author="Kinder" w:date="2013-06-30T09:15:00Z">
          <w:trPr>
            <w:cantSplit/>
          </w:trPr>
        </w:trPrChange>
      </w:trPr>
      <w:tc>
        <w:tcPr>
          <w:tcW w:w="4243" w:type="dxa"/>
          <w:tcPrChange w:id="4999" w:author="Kinder" w:date="2013-06-30T09:15:00Z">
            <w:tcPr>
              <w:tcW w:w="4428" w:type="dxa"/>
            </w:tcPr>
          </w:tcPrChange>
        </w:tcPr>
        <w:p w14:paraId="7156A9D3" w14:textId="118A9A32" w:rsidR="00465521" w:rsidDel="000161F3" w:rsidRDefault="00465521" w:rsidP="000161F3">
          <w:pPr>
            <w:pStyle w:val="Fuzeile"/>
            <w:rPr>
              <w:del w:id="5000" w:author="Kinder" w:date="2013-06-30T09:15:00Z"/>
              <w:sz w:val="16"/>
            </w:rPr>
          </w:pPr>
        </w:p>
      </w:tc>
      <w:tc>
        <w:tcPr>
          <w:tcW w:w="2752" w:type="dxa"/>
          <w:tcPrChange w:id="5001" w:author="Kinder" w:date="2013-06-30T09:15:00Z">
            <w:tcPr>
              <w:tcW w:w="2962" w:type="dxa"/>
            </w:tcPr>
          </w:tcPrChange>
        </w:tcPr>
        <w:p w14:paraId="24BDEE0D" w14:textId="0D4A1FAC" w:rsidR="00465521" w:rsidDel="000161F3" w:rsidRDefault="00465521" w:rsidP="000161F3">
          <w:pPr>
            <w:pStyle w:val="Fuzeile"/>
            <w:rPr>
              <w:del w:id="5002" w:author="Kinder" w:date="2013-06-30T09:15:00Z"/>
              <w:sz w:val="16"/>
            </w:rPr>
          </w:pPr>
        </w:p>
      </w:tc>
      <w:tc>
        <w:tcPr>
          <w:tcW w:w="2241" w:type="dxa"/>
          <w:tcPrChange w:id="5003" w:author="Kinder" w:date="2013-06-30T09:15:00Z">
            <w:tcPr>
              <w:tcW w:w="2464" w:type="dxa"/>
            </w:tcPr>
          </w:tcPrChange>
        </w:tcPr>
        <w:p w14:paraId="25623FDE" w14:textId="6FADC31A" w:rsidR="00465521" w:rsidDel="000161F3" w:rsidRDefault="00465521" w:rsidP="000161F3">
          <w:pPr>
            <w:pStyle w:val="Fuzeile"/>
            <w:rPr>
              <w:del w:id="5004" w:author="Kinder" w:date="2013-06-30T09:15:00Z"/>
              <w:sz w:val="16"/>
            </w:rPr>
          </w:pPr>
        </w:p>
      </w:tc>
    </w:tr>
    <w:tr w:rsidR="00465521" w:rsidDel="000161F3" w14:paraId="034C2079" w14:textId="22733D4D" w:rsidTr="000161F3">
      <w:trPr>
        <w:cantSplit/>
        <w:del w:id="5005" w:author="Kinder" w:date="2013-06-30T09:15:00Z"/>
        <w:trPrChange w:id="5006" w:author="Kinder" w:date="2013-06-30T09:15:00Z">
          <w:trPr>
            <w:cantSplit/>
          </w:trPr>
        </w:trPrChange>
      </w:trPr>
      <w:tc>
        <w:tcPr>
          <w:tcW w:w="4243" w:type="dxa"/>
          <w:tcPrChange w:id="5007" w:author="Kinder" w:date="2013-06-30T09:15:00Z">
            <w:tcPr>
              <w:tcW w:w="4428" w:type="dxa"/>
            </w:tcPr>
          </w:tcPrChange>
        </w:tcPr>
        <w:p w14:paraId="32A83BE0" w14:textId="7D7A69A9" w:rsidR="00465521" w:rsidRPr="00591785" w:rsidDel="000161F3" w:rsidRDefault="00465521" w:rsidP="000161F3">
          <w:pPr>
            <w:pStyle w:val="Fuzeile"/>
            <w:rPr>
              <w:del w:id="5008" w:author="Kinder" w:date="2013-06-30T09:15:00Z"/>
              <w:sz w:val="16"/>
              <w:lang w:val="en-US"/>
            </w:rPr>
          </w:pPr>
          <w:del w:id="5009" w:author="Kinder" w:date="2013-06-30T09:15:00Z">
            <w:r w:rsidRPr="00591785" w:rsidDel="000161F3">
              <w:rPr>
                <w:sz w:val="16"/>
                <w:lang w:val="en-US"/>
              </w:rPr>
              <w:delText xml:space="preserve">Test Project proposal for skill </w:delText>
            </w:r>
            <w:r w:rsidDel="000161F3">
              <w:rPr>
                <w:sz w:val="16"/>
                <w:lang w:val="en-US"/>
              </w:rPr>
              <w:delText>40</w:delText>
            </w:r>
          </w:del>
        </w:p>
        <w:p w14:paraId="7B0DC11C" w14:textId="01765489" w:rsidR="00465521" w:rsidRPr="00591785" w:rsidDel="000161F3" w:rsidRDefault="00465521" w:rsidP="000161F3">
          <w:pPr>
            <w:pStyle w:val="Fuzeile"/>
            <w:rPr>
              <w:del w:id="5010" w:author="Kinder" w:date="2013-06-30T09:15:00Z"/>
              <w:sz w:val="16"/>
              <w:lang w:val="de-DE"/>
            </w:rPr>
          </w:pPr>
          <w:del w:id="5011" w:author="Kinder" w:date="2013-06-30T09:15:00Z">
            <w:r w:rsidDel="000161F3">
              <w:rPr>
                <w:sz w:val="16"/>
                <w:lang w:val="de-DE"/>
              </w:rPr>
              <w:delText>WSC2013_TP</w:delText>
            </w:r>
          </w:del>
          <w:ins w:id="5012" w:author="Wolfgang J. Toechterle" w:date="2013-06-10T08:29:00Z">
            <w:del w:id="5013" w:author="Kinder" w:date="2013-06-30T09:15:00Z">
              <w:r w:rsidDel="000161F3">
                <w:rPr>
                  <w:sz w:val="16"/>
                  <w:lang w:val="de-DE"/>
                </w:rPr>
                <w:delText>40</w:delText>
              </w:r>
            </w:del>
          </w:ins>
          <w:del w:id="5014" w:author="Kinder" w:date="2013-06-30T09:15:00Z">
            <w:r w:rsidRPr="00591785" w:rsidDel="000161F3">
              <w:rPr>
                <w:sz w:val="16"/>
                <w:lang w:val="de-DE"/>
              </w:rPr>
              <w:delText>_</w:delText>
            </w:r>
            <w:r w:rsidDel="000161F3">
              <w:rPr>
                <w:sz w:val="16"/>
                <w:lang w:val="de-DE"/>
              </w:rPr>
              <w:delText>MODX_PRE</w:delText>
            </w:r>
            <w:r w:rsidRPr="00591785" w:rsidDel="000161F3">
              <w:rPr>
                <w:sz w:val="16"/>
                <w:lang w:val="de-DE"/>
              </w:rPr>
              <w:delText>_EN</w:delText>
            </w:r>
          </w:del>
        </w:p>
      </w:tc>
      <w:tc>
        <w:tcPr>
          <w:tcW w:w="2752" w:type="dxa"/>
          <w:tcPrChange w:id="5015" w:author="Kinder" w:date="2013-06-30T09:15:00Z">
            <w:tcPr>
              <w:tcW w:w="2962" w:type="dxa"/>
            </w:tcPr>
          </w:tcPrChange>
        </w:tcPr>
        <w:p w14:paraId="59B64CFA" w14:textId="6F3FA7EE" w:rsidR="00465521" w:rsidRPr="00127BA6" w:rsidDel="000161F3" w:rsidRDefault="00465521" w:rsidP="000161F3">
          <w:pPr>
            <w:pStyle w:val="Fuzeile"/>
            <w:rPr>
              <w:del w:id="5016" w:author="Kinder" w:date="2013-06-30T09:15:00Z"/>
              <w:sz w:val="16"/>
              <w:lang w:val="fr-FR"/>
            </w:rPr>
          </w:pPr>
          <w:del w:id="5017" w:author="Kinder" w:date="2013-06-30T09:15:00Z">
            <w:r w:rsidDel="000161F3">
              <w:rPr>
                <w:sz w:val="16"/>
                <w:lang w:val="fr-FR"/>
              </w:rPr>
              <w:delText xml:space="preserve">Version: </w:delText>
            </w:r>
          </w:del>
          <w:ins w:id="5018" w:author="Wolfgang J. Toechterle" w:date="2013-06-08T19:35:00Z">
            <w:del w:id="5019" w:author="Kinder" w:date="2013-06-30T09:15:00Z">
              <w:r w:rsidDel="000161F3">
                <w:rPr>
                  <w:sz w:val="16"/>
                  <w:lang w:val="fr-FR"/>
                </w:rPr>
                <w:delText>2.5</w:delText>
              </w:r>
            </w:del>
          </w:ins>
        </w:p>
        <w:p w14:paraId="41B3EBC3" w14:textId="0CCC3B2D" w:rsidR="00465521" w:rsidRPr="00127BA6" w:rsidDel="000161F3" w:rsidRDefault="00465521" w:rsidP="000161F3">
          <w:pPr>
            <w:pStyle w:val="Fuzeile"/>
            <w:rPr>
              <w:del w:id="5020" w:author="Kinder" w:date="2013-06-30T09:15:00Z"/>
              <w:sz w:val="16"/>
              <w:lang w:val="fr-FR"/>
            </w:rPr>
          </w:pPr>
          <w:del w:id="5021" w:author="Kinder" w:date="2013-06-30T09:15:00Z">
            <w:r w:rsidRPr="00127BA6" w:rsidDel="000161F3">
              <w:rPr>
                <w:sz w:val="16"/>
                <w:lang w:val="fr-FR"/>
              </w:rPr>
              <w:delText xml:space="preserve">Date: </w:delText>
            </w:r>
          </w:del>
          <w:ins w:id="5022" w:author="Wolfgang J. Toechterle" w:date="2013-06-22T20:55:00Z">
            <w:del w:id="5023" w:author="Kinder" w:date="2013-06-30T09:15:00Z">
              <w:r w:rsidDel="000161F3">
                <w:rPr>
                  <w:sz w:val="16"/>
                  <w:lang w:val="fr-FR"/>
                </w:rPr>
                <w:delText>22</w:delText>
              </w:r>
            </w:del>
          </w:ins>
          <w:del w:id="5024" w:author="Kinder" w:date="2013-06-30T09:15:00Z">
            <w:r w:rsidDel="000161F3">
              <w:rPr>
                <w:sz w:val="16"/>
                <w:lang w:val="fr-FR"/>
              </w:rPr>
              <w:delText>/0</w:delText>
            </w:r>
          </w:del>
          <w:ins w:id="5025" w:author="Wolfgang J. Toechterle" w:date="2013-06-08T19:35:00Z">
            <w:del w:id="5026" w:author="Kinder" w:date="2013-06-30T09:15:00Z">
              <w:r w:rsidDel="000161F3">
                <w:rPr>
                  <w:sz w:val="16"/>
                  <w:lang w:val="fr-FR"/>
                </w:rPr>
                <w:delText>6</w:delText>
              </w:r>
            </w:del>
          </w:ins>
          <w:del w:id="5027" w:author="Kinder" w:date="2013-06-30T09:15:00Z">
            <w:r w:rsidDel="000161F3">
              <w:rPr>
                <w:sz w:val="16"/>
                <w:lang w:val="fr-FR"/>
              </w:rPr>
              <w:delText>/</w:delText>
            </w:r>
          </w:del>
          <w:ins w:id="5028" w:author="Wolfgang J. Toechterle" w:date="2013-06-08T19:35:00Z">
            <w:del w:id="5029" w:author="Kinder" w:date="2013-06-30T09:15:00Z">
              <w:r w:rsidDel="000161F3">
                <w:rPr>
                  <w:sz w:val="16"/>
                  <w:lang w:val="fr-FR"/>
                </w:rPr>
                <w:delText>20</w:delText>
              </w:r>
            </w:del>
          </w:ins>
          <w:del w:id="5030" w:author="Kinder" w:date="2013-06-30T09:15:00Z">
            <w:r w:rsidDel="000161F3">
              <w:rPr>
                <w:sz w:val="16"/>
                <w:lang w:val="fr-FR"/>
              </w:rPr>
              <w:delText>13</w:delText>
            </w:r>
          </w:del>
        </w:p>
      </w:tc>
      <w:tc>
        <w:tcPr>
          <w:tcW w:w="2241" w:type="dxa"/>
          <w:tcPrChange w:id="5031" w:author="Kinder" w:date="2013-06-30T09:15:00Z">
            <w:tcPr>
              <w:tcW w:w="2464" w:type="dxa"/>
            </w:tcPr>
          </w:tcPrChange>
        </w:tcPr>
        <w:p w14:paraId="2E68629F" w14:textId="1206E493" w:rsidR="00465521" w:rsidRPr="00127BA6" w:rsidDel="000161F3" w:rsidRDefault="00465521" w:rsidP="000161F3">
          <w:pPr>
            <w:pStyle w:val="Fuzeile"/>
            <w:jc w:val="right"/>
            <w:rPr>
              <w:del w:id="5032" w:author="Kinder" w:date="2013-06-30T09:15:00Z"/>
              <w:rStyle w:val="Seitenzahl"/>
            </w:rPr>
          </w:pPr>
        </w:p>
        <w:p w14:paraId="759C2BE0" w14:textId="6631E035" w:rsidR="00465521" w:rsidDel="000161F3" w:rsidRDefault="00465521" w:rsidP="000161F3">
          <w:pPr>
            <w:pStyle w:val="Fuzeile"/>
            <w:jc w:val="right"/>
            <w:rPr>
              <w:del w:id="5033" w:author="Kinder" w:date="2013-06-30T09:15:00Z"/>
              <w:sz w:val="16"/>
            </w:rPr>
          </w:pPr>
          <w:del w:id="5034" w:author="Kinder" w:date="2013-06-30T09:15:00Z">
            <w:r w:rsidDel="000161F3">
              <w:rPr>
                <w:rStyle w:val="Seitenzahl"/>
              </w:rPr>
              <w:fldChar w:fldCharType="begin"/>
            </w:r>
            <w:r w:rsidDel="000161F3">
              <w:rPr>
                <w:rStyle w:val="Seitenzahl"/>
              </w:rPr>
              <w:delInstrText xml:space="preserve"> PAGE </w:delInstrText>
            </w:r>
            <w:r w:rsidDel="000161F3">
              <w:rPr>
                <w:rStyle w:val="Seitenzahl"/>
              </w:rPr>
              <w:fldChar w:fldCharType="separate"/>
            </w:r>
            <w:r w:rsidDel="000161F3">
              <w:rPr>
                <w:rStyle w:val="Seitenzahl"/>
                <w:noProof/>
              </w:rPr>
              <w:delText>2</w:delText>
            </w:r>
            <w:r w:rsidDel="000161F3">
              <w:rPr>
                <w:rStyle w:val="Seitenzahl"/>
              </w:rPr>
              <w:fldChar w:fldCharType="end"/>
            </w:r>
            <w:r w:rsidDel="000161F3">
              <w:rPr>
                <w:rStyle w:val="Seitenzahl"/>
              </w:rPr>
              <w:delText xml:space="preserve"> of </w:delText>
            </w:r>
            <w:r w:rsidDel="000161F3">
              <w:rPr>
                <w:rStyle w:val="Seitenzahl"/>
              </w:rPr>
              <w:fldChar w:fldCharType="begin"/>
            </w:r>
            <w:r w:rsidDel="000161F3">
              <w:rPr>
                <w:rStyle w:val="Seitenzahl"/>
              </w:rPr>
              <w:delInstrText xml:space="preserve"> NUMPAGES </w:delInstrText>
            </w:r>
            <w:r w:rsidDel="000161F3">
              <w:rPr>
                <w:rStyle w:val="Seitenzahl"/>
              </w:rPr>
              <w:fldChar w:fldCharType="separate"/>
            </w:r>
            <w:r w:rsidDel="000161F3">
              <w:rPr>
                <w:rStyle w:val="Seitenzahl"/>
                <w:noProof/>
              </w:rPr>
              <w:delText>14</w:delText>
            </w:r>
            <w:r w:rsidDel="000161F3">
              <w:rPr>
                <w:rStyle w:val="Seitenzahl"/>
              </w:rPr>
              <w:fldChar w:fldCharType="end"/>
            </w:r>
          </w:del>
        </w:p>
      </w:tc>
    </w:tr>
  </w:tbl>
  <w:tbl>
    <w:tblPr>
      <w:tblpPr w:leftFromText="141" w:rightFromText="141" w:vertAnchor="page" w:horzAnchor="page" w:tblpX="1449" w:tblpY="15481"/>
      <w:tblW w:w="11988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3320"/>
      <w:gridCol w:w="3675"/>
      <w:gridCol w:w="2752"/>
      <w:gridCol w:w="2241"/>
    </w:tblGrid>
    <w:tr w:rsidR="00465521" w14:paraId="2FC5809C" w14:textId="77777777" w:rsidTr="008E1EE1">
      <w:trPr>
        <w:cantSplit/>
      </w:trPr>
      <w:tc>
        <w:tcPr>
          <w:tcW w:w="3320" w:type="dxa"/>
        </w:tcPr>
        <w:p w14:paraId="7480BA1B" w14:textId="77777777" w:rsidR="00465521" w:rsidRPr="00591785" w:rsidRDefault="00465521" w:rsidP="000161F3">
          <w:pPr>
            <w:pStyle w:val="Fuzeile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67E9E6C4" w:rsidR="00465521" w:rsidRPr="00591785" w:rsidRDefault="00465521" w:rsidP="000161F3">
          <w:pPr>
            <w:pStyle w:val="Fuzeile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WSC2013_TP40</w:t>
          </w:r>
          <w:r w:rsidRPr="00591785">
            <w:rPr>
              <w:sz w:val="16"/>
              <w:lang w:val="de-DE"/>
            </w:rPr>
            <w:t>_</w:t>
          </w:r>
          <w:r>
            <w:rPr>
              <w:sz w:val="16"/>
              <w:lang w:val="de-DE"/>
            </w:rPr>
            <w:t>MOD</w:t>
          </w:r>
          <w:ins w:id="5035" w:author="Kinder" w:date="2013-06-30T09:16:00Z">
            <w:r>
              <w:rPr>
                <w:sz w:val="16"/>
                <w:lang w:val="de-DE"/>
              </w:rPr>
              <w:t>1_actual</w:t>
            </w:r>
          </w:ins>
          <w:del w:id="5036" w:author="Kinder" w:date="2013-06-30T09:16:00Z">
            <w:r w:rsidDel="000161F3">
              <w:rPr>
                <w:sz w:val="16"/>
                <w:lang w:val="de-DE"/>
              </w:rPr>
              <w:delText>X_</w:delText>
            </w:r>
          </w:del>
          <w:del w:id="5037" w:author="Kinder" w:date="2013-06-30T09:15:00Z">
            <w:r w:rsidDel="000161F3">
              <w:rPr>
                <w:sz w:val="16"/>
                <w:lang w:val="de-DE"/>
              </w:rPr>
              <w:delText>PRE</w:delText>
            </w:r>
          </w:del>
          <w:r w:rsidRPr="00591785">
            <w:rPr>
              <w:sz w:val="16"/>
              <w:lang w:val="de-DE"/>
            </w:rPr>
            <w:t>_EN</w:t>
          </w:r>
        </w:p>
      </w:tc>
      <w:tc>
        <w:tcPr>
          <w:tcW w:w="3675" w:type="dxa"/>
        </w:tcPr>
        <w:p w14:paraId="683C529D" w14:textId="00462777" w:rsidR="00465521" w:rsidRPr="00D547E5" w:rsidRDefault="00465521">
          <w:pPr>
            <w:pStyle w:val="Fuzeile"/>
            <w:jc w:val="center"/>
            <w:rPr>
              <w:ins w:id="5038" w:author="Zoo-Sun" w:date="2013-06-30T17:02:00Z"/>
              <w:sz w:val="12"/>
              <w:lang w:val="fr-FR"/>
              <w:rPrChange w:id="5039" w:author="Zoo-Sun" w:date="2013-06-30T17:03:00Z">
                <w:rPr>
                  <w:ins w:id="5040" w:author="Zoo-Sun" w:date="2013-06-30T17:02:00Z"/>
                  <w:sz w:val="16"/>
                  <w:lang w:val="fr-FR"/>
                </w:rPr>
              </w:rPrChange>
            </w:rPr>
            <w:pPrChange w:id="5041" w:author="Zoo-Sun" w:date="2013-06-30T17:03:00Z">
              <w:pPr>
                <w:pStyle w:val="Fuzeile"/>
                <w:framePr w:hSpace="141" w:wrap="around" w:vAnchor="page" w:hAnchor="page" w:x="1449" w:y="15481"/>
              </w:pPr>
            </w:pPrChange>
          </w:pPr>
          <w:ins w:id="5042" w:author="Zoo-Sun" w:date="2013-06-30T17:02:00Z">
            <w:r w:rsidRPr="00D547E5">
              <w:rPr>
                <w:sz w:val="12"/>
                <w:szCs w:val="16"/>
                <w:lang w:val="en-US"/>
                <w:rPrChange w:id="5043" w:author="Zoo-Sun" w:date="2013-06-30T17:03:00Z">
                  <w:rPr>
                    <w:sz w:val="16"/>
                    <w:szCs w:val="16"/>
                    <w:lang w:val="en-US"/>
                  </w:rPr>
                </w:rPrChange>
              </w:rPr>
              <w:t xml:space="preserve">© </w:t>
            </w:r>
            <w:proofErr w:type="spellStart"/>
            <w:r w:rsidRPr="00D547E5">
              <w:rPr>
                <w:sz w:val="12"/>
                <w:szCs w:val="16"/>
                <w:lang w:val="en-US"/>
                <w:rPrChange w:id="5044" w:author="Zoo-Sun" w:date="2013-06-30T17:03:00Z">
                  <w:rPr>
                    <w:sz w:val="16"/>
                    <w:szCs w:val="16"/>
                    <w:lang w:val="en-US"/>
                  </w:rPr>
                </w:rPrChange>
              </w:rPr>
              <w:t>WorldSkills</w:t>
            </w:r>
            <w:proofErr w:type="spellEnd"/>
            <w:r w:rsidRPr="00D547E5">
              <w:rPr>
                <w:sz w:val="12"/>
                <w:szCs w:val="16"/>
                <w:lang w:val="en-US"/>
                <w:rPrChange w:id="5045" w:author="Zoo-Sun" w:date="2013-06-30T17:03:00Z">
                  <w:rPr>
                    <w:sz w:val="16"/>
                    <w:szCs w:val="16"/>
                    <w:lang w:val="en-US"/>
                  </w:rPr>
                </w:rPrChange>
              </w:rPr>
  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  </w:r>
            <w:proofErr w:type="spellStart"/>
            <w:r w:rsidRPr="00D547E5">
              <w:rPr>
                <w:sz w:val="12"/>
                <w:szCs w:val="16"/>
                <w:lang w:val="en-US"/>
                <w:rPrChange w:id="5046" w:author="Zoo-Sun" w:date="2013-06-30T17:03:00Z">
                  <w:rPr>
                    <w:sz w:val="16"/>
                    <w:szCs w:val="16"/>
                    <w:lang w:val="en-US"/>
                  </w:rPr>
                </w:rPrChange>
              </w:rPr>
              <w:t>WorldSkills</w:t>
            </w:r>
            <w:proofErr w:type="spellEnd"/>
            <w:r w:rsidRPr="00D547E5">
              <w:rPr>
                <w:sz w:val="12"/>
                <w:szCs w:val="16"/>
                <w:lang w:val="en-US"/>
                <w:rPrChange w:id="5047" w:author="Zoo-Sun" w:date="2013-06-30T17:03:00Z">
                  <w:rPr>
                    <w:sz w:val="16"/>
                    <w:szCs w:val="16"/>
                    <w:lang w:val="en-US"/>
                  </w:rPr>
                </w:rPrChange>
              </w:rPr>
              <w:t xml:space="preserve"> International logo and copyright notice are left in place.</w:t>
            </w:r>
          </w:ins>
        </w:p>
      </w:tc>
      <w:tc>
        <w:tcPr>
          <w:tcW w:w="2752" w:type="dxa"/>
        </w:tcPr>
        <w:p w14:paraId="400BCF2E" w14:textId="6F74A073" w:rsidR="00465521" w:rsidRPr="00127BA6" w:rsidRDefault="00465521" w:rsidP="000161F3">
          <w:pPr>
            <w:pStyle w:val="Fuzeile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1346E877" w:rsidR="00465521" w:rsidRPr="00127BA6" w:rsidRDefault="00465521" w:rsidP="000161F3">
          <w:pPr>
            <w:pStyle w:val="Fuzeile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ins w:id="5048" w:author="Kinder" w:date="2013-06-30T09:16:00Z">
            <w:r>
              <w:rPr>
                <w:sz w:val="16"/>
                <w:lang w:val="fr-FR"/>
              </w:rPr>
              <w:t>30</w:t>
            </w:r>
          </w:ins>
          <w:del w:id="5049" w:author="Kinder" w:date="2013-06-30T09:16:00Z">
            <w:r w:rsidDel="000161F3">
              <w:rPr>
                <w:sz w:val="16"/>
                <w:lang w:val="fr-FR"/>
              </w:rPr>
              <w:delText>22</w:delText>
            </w:r>
          </w:del>
          <w:r>
            <w:rPr>
              <w:sz w:val="16"/>
              <w:lang w:val="fr-FR"/>
            </w:rPr>
            <w:t>/06/2013</w:t>
          </w:r>
        </w:p>
      </w:tc>
      <w:tc>
        <w:tcPr>
          <w:tcW w:w="2241" w:type="dxa"/>
        </w:tcPr>
        <w:p w14:paraId="510226C0" w14:textId="77777777" w:rsidR="00465521" w:rsidRPr="00127BA6" w:rsidRDefault="00465521" w:rsidP="000161F3">
          <w:pPr>
            <w:pStyle w:val="Fuzeile"/>
            <w:jc w:val="right"/>
            <w:rPr>
              <w:rStyle w:val="Seitenzahl"/>
            </w:rPr>
          </w:pPr>
        </w:p>
        <w:p w14:paraId="5A956160" w14:textId="77777777" w:rsidR="00465521" w:rsidRDefault="00465521" w:rsidP="000161F3">
          <w:pPr>
            <w:pStyle w:val="Fuzeile"/>
            <w:jc w:val="right"/>
            <w:rPr>
              <w:sz w:val="16"/>
            </w:rPr>
          </w:pP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PAGE </w:instrText>
          </w:r>
          <w:r>
            <w:rPr>
              <w:rStyle w:val="Seitenzahl"/>
            </w:rPr>
            <w:fldChar w:fldCharType="separate"/>
          </w:r>
          <w:r w:rsidR="00AE65C8">
            <w:rPr>
              <w:rStyle w:val="Seitenzahl"/>
              <w:noProof/>
            </w:rPr>
            <w:t>1</w:t>
          </w:r>
          <w:r>
            <w:rPr>
              <w:rStyle w:val="Seitenzahl"/>
            </w:rPr>
            <w:fldChar w:fldCharType="end"/>
          </w:r>
          <w:r>
            <w:rPr>
              <w:rStyle w:val="Seitenzahl"/>
            </w:rPr>
            <w:t xml:space="preserve"> of </w:t>
          </w: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NUMPAGES </w:instrText>
          </w:r>
          <w:r>
            <w:rPr>
              <w:rStyle w:val="Seitenzahl"/>
            </w:rPr>
            <w:fldChar w:fldCharType="separate"/>
          </w:r>
          <w:r w:rsidR="00AE65C8">
            <w:rPr>
              <w:rStyle w:val="Seitenzahl"/>
              <w:noProof/>
            </w:rPr>
            <w:t>18</w:t>
          </w:r>
          <w:r>
            <w:rPr>
              <w:rStyle w:val="Seitenzahl"/>
            </w:rPr>
            <w:fldChar w:fldCharType="end"/>
          </w:r>
        </w:p>
      </w:tc>
    </w:tr>
  </w:tbl>
  <w:p w14:paraId="1A866B3F" w14:textId="77777777" w:rsidR="00465521" w:rsidRPr="000A556C" w:rsidRDefault="00465521" w:rsidP="00A11118">
    <w:pPr>
      <w:pStyle w:val="footerleft"/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EA61D2" w14:textId="77777777" w:rsidR="00465521" w:rsidRDefault="00465521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374107" w14:textId="77777777" w:rsidR="00465521" w:rsidRDefault="00465521" w:rsidP="00A11118">
      <w:r>
        <w:separator/>
      </w:r>
    </w:p>
  </w:footnote>
  <w:footnote w:type="continuationSeparator" w:id="0">
    <w:p w14:paraId="234E99E2" w14:textId="77777777" w:rsidR="00465521" w:rsidRDefault="00465521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3249" w14:textId="77777777" w:rsidR="00465521" w:rsidRDefault="00465521" w:rsidP="00A11118">
    <w:pPr>
      <w:pStyle w:val="Kopfzeile"/>
      <w:jc w:val="right"/>
    </w:pPr>
    <w:r>
      <w:rPr>
        <w:noProof/>
        <w:lang w:val="de-DE" w:eastAsia="de-DE"/>
      </w:rPr>
      <w:drawing>
        <wp:inline distT="0" distB="0" distL="0" distR="0" wp14:anchorId="27F11B7E" wp14:editId="67B86991">
          <wp:extent cx="1280160" cy="1097280"/>
          <wp:effectExtent l="19050" t="0" r="0" b="0"/>
          <wp:docPr id="6" name="Picture 2" descr="WSI_logo_r200_3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3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5B8157" w14:textId="77777777" w:rsidR="00465521" w:rsidRDefault="00465521">
    <w:pPr>
      <w:pStyle w:val="Kopfzeile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465521" w:rsidRDefault="00465521" w:rsidP="00A11118">
    <w:pPr>
      <w:pStyle w:val="Kopfzeile"/>
      <w:jc w:val="right"/>
    </w:pPr>
    <w:r>
      <w:rPr>
        <w:noProof/>
        <w:lang w:val="de-DE" w:eastAsia="de-DE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BA968" w14:textId="77777777" w:rsidR="00465521" w:rsidRDefault="00465521">
    <w:pPr>
      <w:pStyle w:val="Kopfzeile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968CB88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8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4"/>
  </w:num>
  <w:num w:numId="5">
    <w:abstractNumId w:val="6"/>
  </w:num>
  <w:num w:numId="6">
    <w:abstractNumId w:val="5"/>
  </w:num>
  <w:num w:numId="7">
    <w:abstractNumId w:val="7"/>
  </w:num>
  <w:num w:numId="8">
    <w:abstractNumId w:val="13"/>
  </w:num>
  <w:num w:numId="9">
    <w:abstractNumId w:val="1"/>
  </w:num>
  <w:num w:numId="10">
    <w:abstractNumId w:val="3"/>
  </w:num>
  <w:num w:numId="11">
    <w:abstractNumId w:val="10"/>
  </w:num>
  <w:num w:numId="12">
    <w:abstractNumId w:val="8"/>
  </w:num>
  <w:num w:numId="13">
    <w:abstractNumId w:val="2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attachedTemplate r:id="rId1"/>
  <w:revisionView w:markup="0"/>
  <w:trackRevision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099F"/>
    <w:rsid w:val="0008577D"/>
    <w:rsid w:val="00085939"/>
    <w:rsid w:val="0008779D"/>
    <w:rsid w:val="00091A9F"/>
    <w:rsid w:val="00092C27"/>
    <w:rsid w:val="000A1083"/>
    <w:rsid w:val="000B6674"/>
    <w:rsid w:val="000E276C"/>
    <w:rsid w:val="000E5425"/>
    <w:rsid w:val="000E643F"/>
    <w:rsid w:val="000F7D4F"/>
    <w:rsid w:val="00102B53"/>
    <w:rsid w:val="00107523"/>
    <w:rsid w:val="00110754"/>
    <w:rsid w:val="00112002"/>
    <w:rsid w:val="0011241F"/>
    <w:rsid w:val="00113080"/>
    <w:rsid w:val="001151B7"/>
    <w:rsid w:val="00121C3A"/>
    <w:rsid w:val="00123927"/>
    <w:rsid w:val="00123A66"/>
    <w:rsid w:val="00124C60"/>
    <w:rsid w:val="00133997"/>
    <w:rsid w:val="00142C5A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03AE"/>
    <w:rsid w:val="001D5EA7"/>
    <w:rsid w:val="001D7D3F"/>
    <w:rsid w:val="001E261D"/>
    <w:rsid w:val="001E6D78"/>
    <w:rsid w:val="001E709A"/>
    <w:rsid w:val="00206EAC"/>
    <w:rsid w:val="0021063C"/>
    <w:rsid w:val="002227AA"/>
    <w:rsid w:val="0022481E"/>
    <w:rsid w:val="002254E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4763"/>
    <w:rsid w:val="002B6058"/>
    <w:rsid w:val="002D45C5"/>
    <w:rsid w:val="002F3239"/>
    <w:rsid w:val="00301173"/>
    <w:rsid w:val="003043C9"/>
    <w:rsid w:val="00306215"/>
    <w:rsid w:val="003122CB"/>
    <w:rsid w:val="00316C4B"/>
    <w:rsid w:val="00322373"/>
    <w:rsid w:val="00327031"/>
    <w:rsid w:val="00331DE2"/>
    <w:rsid w:val="003371B5"/>
    <w:rsid w:val="00341765"/>
    <w:rsid w:val="0034328E"/>
    <w:rsid w:val="003577CE"/>
    <w:rsid w:val="00362398"/>
    <w:rsid w:val="00363CFC"/>
    <w:rsid w:val="00364CAC"/>
    <w:rsid w:val="00390223"/>
    <w:rsid w:val="003A6952"/>
    <w:rsid w:val="003E6451"/>
    <w:rsid w:val="003E7395"/>
    <w:rsid w:val="003F1B71"/>
    <w:rsid w:val="003F24C3"/>
    <w:rsid w:val="003F39E8"/>
    <w:rsid w:val="00413B08"/>
    <w:rsid w:val="00426C75"/>
    <w:rsid w:val="00436665"/>
    <w:rsid w:val="00442D74"/>
    <w:rsid w:val="00447A93"/>
    <w:rsid w:val="00456E07"/>
    <w:rsid w:val="004632D2"/>
    <w:rsid w:val="00465521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504D88"/>
    <w:rsid w:val="00507333"/>
    <w:rsid w:val="00510F1B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2A3D"/>
    <w:rsid w:val="005A7230"/>
    <w:rsid w:val="005B138D"/>
    <w:rsid w:val="005F4436"/>
    <w:rsid w:val="00614930"/>
    <w:rsid w:val="00626A92"/>
    <w:rsid w:val="0063530C"/>
    <w:rsid w:val="006402F1"/>
    <w:rsid w:val="00676DFE"/>
    <w:rsid w:val="00680D08"/>
    <w:rsid w:val="00695128"/>
    <w:rsid w:val="00695E57"/>
    <w:rsid w:val="006A1E87"/>
    <w:rsid w:val="006A59B7"/>
    <w:rsid w:val="006B03C3"/>
    <w:rsid w:val="006B584B"/>
    <w:rsid w:val="006B7209"/>
    <w:rsid w:val="006C6DA0"/>
    <w:rsid w:val="006D3605"/>
    <w:rsid w:val="006D44E2"/>
    <w:rsid w:val="006D5051"/>
    <w:rsid w:val="006E233C"/>
    <w:rsid w:val="006F01C5"/>
    <w:rsid w:val="006F54AE"/>
    <w:rsid w:val="00700A10"/>
    <w:rsid w:val="007019CD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A16A8"/>
    <w:rsid w:val="007A372D"/>
    <w:rsid w:val="007B156C"/>
    <w:rsid w:val="007B1825"/>
    <w:rsid w:val="007B47BC"/>
    <w:rsid w:val="007B546D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32869"/>
    <w:rsid w:val="00837264"/>
    <w:rsid w:val="00850C9F"/>
    <w:rsid w:val="00855C48"/>
    <w:rsid w:val="008A6352"/>
    <w:rsid w:val="008E1EE1"/>
    <w:rsid w:val="008E30B0"/>
    <w:rsid w:val="008E46E0"/>
    <w:rsid w:val="008E6902"/>
    <w:rsid w:val="00912677"/>
    <w:rsid w:val="009179DE"/>
    <w:rsid w:val="0092197E"/>
    <w:rsid w:val="00950D88"/>
    <w:rsid w:val="00950F5C"/>
    <w:rsid w:val="00954B93"/>
    <w:rsid w:val="00963118"/>
    <w:rsid w:val="00963161"/>
    <w:rsid w:val="009670A7"/>
    <w:rsid w:val="0096799B"/>
    <w:rsid w:val="009A2393"/>
    <w:rsid w:val="009B1401"/>
    <w:rsid w:val="009E504A"/>
    <w:rsid w:val="009F3A44"/>
    <w:rsid w:val="009F3FF5"/>
    <w:rsid w:val="00A02EED"/>
    <w:rsid w:val="00A11118"/>
    <w:rsid w:val="00A154EE"/>
    <w:rsid w:val="00A16644"/>
    <w:rsid w:val="00A22991"/>
    <w:rsid w:val="00A23884"/>
    <w:rsid w:val="00A26D01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4863"/>
    <w:rsid w:val="00A963AB"/>
    <w:rsid w:val="00A97A27"/>
    <w:rsid w:val="00AA1BDD"/>
    <w:rsid w:val="00AB1806"/>
    <w:rsid w:val="00AE188E"/>
    <w:rsid w:val="00AE65C8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8096E"/>
    <w:rsid w:val="00B82E92"/>
    <w:rsid w:val="00B837E8"/>
    <w:rsid w:val="00B90009"/>
    <w:rsid w:val="00B92967"/>
    <w:rsid w:val="00BA174B"/>
    <w:rsid w:val="00BA6B2D"/>
    <w:rsid w:val="00BB5003"/>
    <w:rsid w:val="00BC3DD0"/>
    <w:rsid w:val="00BE601D"/>
    <w:rsid w:val="00C015C8"/>
    <w:rsid w:val="00C11B41"/>
    <w:rsid w:val="00C11F70"/>
    <w:rsid w:val="00C1285F"/>
    <w:rsid w:val="00C173B7"/>
    <w:rsid w:val="00C205EB"/>
    <w:rsid w:val="00C21D0B"/>
    <w:rsid w:val="00C27E59"/>
    <w:rsid w:val="00C3214B"/>
    <w:rsid w:val="00C51297"/>
    <w:rsid w:val="00C51A27"/>
    <w:rsid w:val="00C52EAA"/>
    <w:rsid w:val="00C93998"/>
    <w:rsid w:val="00CA05B5"/>
    <w:rsid w:val="00CA4381"/>
    <w:rsid w:val="00CA5A98"/>
    <w:rsid w:val="00CC5429"/>
    <w:rsid w:val="00CD0E39"/>
    <w:rsid w:val="00CE2E7C"/>
    <w:rsid w:val="00CE6B36"/>
    <w:rsid w:val="00CF293E"/>
    <w:rsid w:val="00CF71B7"/>
    <w:rsid w:val="00D03706"/>
    <w:rsid w:val="00D03DE3"/>
    <w:rsid w:val="00D161EB"/>
    <w:rsid w:val="00D234B0"/>
    <w:rsid w:val="00D23C9A"/>
    <w:rsid w:val="00D547E5"/>
    <w:rsid w:val="00D65436"/>
    <w:rsid w:val="00D80C51"/>
    <w:rsid w:val="00D83174"/>
    <w:rsid w:val="00D875E2"/>
    <w:rsid w:val="00D87DCE"/>
    <w:rsid w:val="00DB0BB5"/>
    <w:rsid w:val="00DB44DF"/>
    <w:rsid w:val="00DD3A00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4461D"/>
    <w:rsid w:val="00E82432"/>
    <w:rsid w:val="00E90506"/>
    <w:rsid w:val="00E95EBC"/>
    <w:rsid w:val="00EA5133"/>
    <w:rsid w:val="00EC452A"/>
    <w:rsid w:val="00EC7B1E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45BC1"/>
    <w:rsid w:val="00F5386C"/>
    <w:rsid w:val="00F56128"/>
    <w:rsid w:val="00F63952"/>
    <w:rsid w:val="00F768E2"/>
    <w:rsid w:val="00F8618F"/>
    <w:rsid w:val="00F91A57"/>
    <w:rsid w:val="00F92B61"/>
    <w:rsid w:val="00FA5E08"/>
    <w:rsid w:val="00FA6E82"/>
    <w:rsid w:val="00FB3ABA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berschrift1">
    <w:name w:val="heading 1"/>
    <w:basedOn w:val="Standard"/>
    <w:next w:val="Standard"/>
    <w:link w:val="berschrift1Zeichen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berschrift2">
    <w:name w:val="heading 2"/>
    <w:basedOn w:val="Standard"/>
    <w:next w:val="Standard"/>
    <w:link w:val="berschrift2Zeichen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berschrift3">
    <w:name w:val="heading 3"/>
    <w:basedOn w:val="Standard"/>
    <w:next w:val="Standard"/>
    <w:link w:val="berschrift3Zeichen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eichen">
    <w:name w:val="Überschrift 1 Zeichen"/>
    <w:basedOn w:val="Absatzstandardschriftart"/>
    <w:link w:val="berschrift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berschrift2Zeichen">
    <w:name w:val="Überschrift 2 Zeichen"/>
    <w:basedOn w:val="Absatzstandardschriftart"/>
    <w:link w:val="berschrift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berschrift3Zeichen">
    <w:name w:val="Überschrift 3 Zeichen"/>
    <w:basedOn w:val="Absatzstandardschriftart"/>
    <w:link w:val="berschrift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Herausstellen">
    <w:name w:val="Emphasis"/>
    <w:basedOn w:val="Absatzstandardschriftart"/>
    <w:uiPriority w:val="20"/>
    <w:rsid w:val="00113080"/>
    <w:rPr>
      <w:i/>
      <w:iCs/>
    </w:rPr>
  </w:style>
  <w:style w:type="paragraph" w:styleId="Kopfzeile">
    <w:name w:val="header"/>
    <w:basedOn w:val="Standard"/>
    <w:link w:val="KopfzeileZeichen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F56128"/>
    <w:rPr>
      <w:rFonts w:ascii="Square721 BT" w:hAnsi="Square721 BT"/>
      <w:sz w:val="20"/>
    </w:rPr>
  </w:style>
  <w:style w:type="paragraph" w:styleId="Fuzeile">
    <w:name w:val="footer"/>
    <w:basedOn w:val="Standard"/>
    <w:link w:val="FuzeileZeichen"/>
    <w:unhideWhenUsed/>
    <w:rsid w:val="00F56128"/>
    <w:pPr>
      <w:tabs>
        <w:tab w:val="center" w:pos="4680"/>
        <w:tab w:val="right" w:pos="9360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F56128"/>
    <w:rPr>
      <w:rFonts w:ascii="Square721 BT" w:hAnsi="Square721 BT"/>
      <w:sz w:val="20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Kopfzeile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Kopfzeile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KopfzeileZeichen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uzeile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KopfzeileZeichen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Standard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uzeileZeichen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Standard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Standard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Absatzstandardschriftar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Standard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Absatzstandardschriftar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Absatzstandardschriftar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Absatzstandardschriftar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enabsatz">
    <w:name w:val="List Paragraph"/>
    <w:basedOn w:val="Standard"/>
    <w:link w:val="ListenabsatzZeichen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Standard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enabsatz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enabsatzZeichen">
    <w:name w:val="Listenabsatz Zeichen"/>
    <w:basedOn w:val="Absatzstandardschriftart"/>
    <w:link w:val="Listenabsatz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enabsatzZeichen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Standard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enabsatzZeichen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Standard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Absatzstandardschriftar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Absatzstandardschriftar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Standard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Standard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Absatzstandardschriftar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Standard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Absatzstandardschriftart"/>
    <w:link w:val="Docsubtitle1"/>
    <w:rsid w:val="006B7209"/>
    <w:rPr>
      <w:rFonts w:ascii="Arial" w:hAnsi="Arial"/>
      <w:b/>
      <w:sz w:val="28"/>
      <w:szCs w:val="28"/>
    </w:rPr>
  </w:style>
  <w:style w:type="paragraph" w:styleId="Verzeichnis2">
    <w:name w:val="toc 2"/>
    <w:basedOn w:val="Standard"/>
    <w:next w:val="Standard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Absatzstandardschriftart"/>
    <w:link w:val="Docsubtitle2"/>
    <w:rsid w:val="006B7209"/>
    <w:rPr>
      <w:rFonts w:ascii="Arial" w:hAnsi="Arial"/>
      <w:sz w:val="28"/>
      <w:szCs w:val="28"/>
    </w:rPr>
  </w:style>
  <w:style w:type="character" w:styleId="Link">
    <w:name w:val="Hyperlink"/>
    <w:basedOn w:val="Absatzstandardschriftart"/>
    <w:rsid w:val="005A2A3D"/>
    <w:rPr>
      <w:color w:val="0000FF"/>
      <w:u w:val="single"/>
    </w:rPr>
  </w:style>
  <w:style w:type="table" w:customStyle="1" w:styleId="WSITable">
    <w:name w:val="WSI Table"/>
    <w:basedOn w:val="NormaleTabelle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NormaleTabelle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enabsatz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enabsatzZeichen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Verzeichnis1">
    <w:name w:val="toc 1"/>
    <w:basedOn w:val="Standard"/>
    <w:next w:val="Standard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Standard"/>
    <w:rsid w:val="00CE6B36"/>
    <w:rPr>
      <w:rFonts w:eastAsia="Times New Roman" w:cs="Times New Roman"/>
      <w:b/>
      <w:sz w:val="40"/>
      <w:szCs w:val="24"/>
    </w:rPr>
  </w:style>
  <w:style w:type="character" w:styleId="Seitenzahl">
    <w:name w:val="page number"/>
    <w:basedOn w:val="Absatzstandardschriftart"/>
    <w:rsid w:val="00CE6B36"/>
    <w:rPr>
      <w:rFonts w:ascii="Arial" w:hAnsi="Arial"/>
      <w:sz w:val="16"/>
    </w:rPr>
  </w:style>
  <w:style w:type="paragraph" w:customStyle="1" w:styleId="fixedtext">
    <w:name w:val="fixed text"/>
    <w:basedOn w:val="Standard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Standard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Absatzstandardschriftar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Absatzstandardschriftar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HelleSchattierung-Akzent1">
    <w:name w:val="Light Shading Accent 1"/>
    <w:basedOn w:val="NormaleTabelle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Absatzstandardschriftart"/>
    <w:rsid w:val="0008577D"/>
  </w:style>
  <w:style w:type="paragraph" w:customStyle="1" w:styleId="Heading3AA">
    <w:name w:val="Heading 3 A A"/>
    <w:next w:val="Standard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Absatzstandardschriftart"/>
    <w:rsid w:val="00456E07"/>
  </w:style>
  <w:style w:type="character" w:styleId="GesichteterLink">
    <w:name w:val="FollowedHyperlink"/>
    <w:basedOn w:val="Absatzstandardschriftar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berschrift1">
    <w:name w:val="heading 1"/>
    <w:basedOn w:val="Standard"/>
    <w:next w:val="Standard"/>
    <w:link w:val="berschrift1Zeichen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berschrift2">
    <w:name w:val="heading 2"/>
    <w:basedOn w:val="Standard"/>
    <w:next w:val="Standard"/>
    <w:link w:val="berschrift2Zeichen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berschrift3">
    <w:name w:val="heading 3"/>
    <w:basedOn w:val="Standard"/>
    <w:next w:val="Standard"/>
    <w:link w:val="berschrift3Zeichen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eichen">
    <w:name w:val="Überschrift 1 Zeichen"/>
    <w:basedOn w:val="Absatzstandardschriftart"/>
    <w:link w:val="berschrift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berschrift2Zeichen">
    <w:name w:val="Überschrift 2 Zeichen"/>
    <w:basedOn w:val="Absatzstandardschriftart"/>
    <w:link w:val="berschrift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berschrift3Zeichen">
    <w:name w:val="Überschrift 3 Zeichen"/>
    <w:basedOn w:val="Absatzstandardschriftart"/>
    <w:link w:val="berschrift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Herausstellen">
    <w:name w:val="Emphasis"/>
    <w:basedOn w:val="Absatzstandardschriftart"/>
    <w:uiPriority w:val="20"/>
    <w:rsid w:val="00113080"/>
    <w:rPr>
      <w:i/>
      <w:iCs/>
    </w:rPr>
  </w:style>
  <w:style w:type="paragraph" w:styleId="Kopfzeile">
    <w:name w:val="header"/>
    <w:basedOn w:val="Standard"/>
    <w:link w:val="KopfzeileZeichen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F56128"/>
    <w:rPr>
      <w:rFonts w:ascii="Square721 BT" w:hAnsi="Square721 BT"/>
      <w:sz w:val="20"/>
    </w:rPr>
  </w:style>
  <w:style w:type="paragraph" w:styleId="Fuzeile">
    <w:name w:val="footer"/>
    <w:basedOn w:val="Standard"/>
    <w:link w:val="FuzeileZeichen"/>
    <w:unhideWhenUsed/>
    <w:rsid w:val="00F56128"/>
    <w:pPr>
      <w:tabs>
        <w:tab w:val="center" w:pos="4680"/>
        <w:tab w:val="right" w:pos="9360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F56128"/>
    <w:rPr>
      <w:rFonts w:ascii="Square721 BT" w:hAnsi="Square721 BT"/>
      <w:sz w:val="20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Kopfzeile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Kopfzeile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KopfzeileZeichen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uzeile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KopfzeileZeichen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Standard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uzeileZeichen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Standard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Standard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Absatzstandardschriftar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Standard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Absatzstandardschriftar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Absatzstandardschriftar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Absatzstandardschriftar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enabsatz">
    <w:name w:val="List Paragraph"/>
    <w:basedOn w:val="Standard"/>
    <w:link w:val="ListenabsatzZeichen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Standard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enabsatz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enabsatzZeichen">
    <w:name w:val="Listenabsatz Zeichen"/>
    <w:basedOn w:val="Absatzstandardschriftart"/>
    <w:link w:val="Listenabsatz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enabsatzZeichen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Standard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enabsatzZeichen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Standard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Absatzstandardschriftar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Absatzstandardschriftar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Standard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Standard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Absatzstandardschriftar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Standard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Absatzstandardschriftart"/>
    <w:link w:val="Docsubtitle1"/>
    <w:rsid w:val="006B7209"/>
    <w:rPr>
      <w:rFonts w:ascii="Arial" w:hAnsi="Arial"/>
      <w:b/>
      <w:sz w:val="28"/>
      <w:szCs w:val="28"/>
    </w:rPr>
  </w:style>
  <w:style w:type="paragraph" w:styleId="Verzeichnis2">
    <w:name w:val="toc 2"/>
    <w:basedOn w:val="Standard"/>
    <w:next w:val="Standard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Absatzstandardschriftart"/>
    <w:link w:val="Docsubtitle2"/>
    <w:rsid w:val="006B7209"/>
    <w:rPr>
      <w:rFonts w:ascii="Arial" w:hAnsi="Arial"/>
      <w:sz w:val="28"/>
      <w:szCs w:val="28"/>
    </w:rPr>
  </w:style>
  <w:style w:type="character" w:styleId="Link">
    <w:name w:val="Hyperlink"/>
    <w:basedOn w:val="Absatzstandardschriftart"/>
    <w:rsid w:val="005A2A3D"/>
    <w:rPr>
      <w:color w:val="0000FF"/>
      <w:u w:val="single"/>
    </w:rPr>
  </w:style>
  <w:style w:type="table" w:customStyle="1" w:styleId="WSITable">
    <w:name w:val="WSI Table"/>
    <w:basedOn w:val="NormaleTabelle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NormaleTabelle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enabsatz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enabsatzZeichen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Verzeichnis1">
    <w:name w:val="toc 1"/>
    <w:basedOn w:val="Standard"/>
    <w:next w:val="Standard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Standard"/>
    <w:rsid w:val="00CE6B36"/>
    <w:rPr>
      <w:rFonts w:eastAsia="Times New Roman" w:cs="Times New Roman"/>
      <w:b/>
      <w:sz w:val="40"/>
      <w:szCs w:val="24"/>
    </w:rPr>
  </w:style>
  <w:style w:type="character" w:styleId="Seitenzahl">
    <w:name w:val="page number"/>
    <w:basedOn w:val="Absatzstandardschriftart"/>
    <w:rsid w:val="00CE6B36"/>
    <w:rPr>
      <w:rFonts w:ascii="Arial" w:hAnsi="Arial"/>
      <w:sz w:val="16"/>
    </w:rPr>
  </w:style>
  <w:style w:type="paragraph" w:customStyle="1" w:styleId="fixedtext">
    <w:name w:val="fixed text"/>
    <w:basedOn w:val="Standard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Standard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Absatzstandardschriftar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Absatzstandardschriftar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HelleSchattierung-Akzent1">
    <w:name w:val="Light Shading Accent 1"/>
    <w:basedOn w:val="NormaleTabelle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Absatzstandardschriftart"/>
    <w:rsid w:val="0008577D"/>
  </w:style>
  <w:style w:type="paragraph" w:customStyle="1" w:styleId="Heading3AA">
    <w:name w:val="Heading 3 A A"/>
    <w:next w:val="Standard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Absatzstandardschriftart"/>
    <w:rsid w:val="00456E07"/>
  </w:style>
  <w:style w:type="character" w:styleId="GesichteterLink">
    <w:name w:val="FollowedHyperlink"/>
    <w:basedOn w:val="Absatzstandardschriftar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20" Type="http://schemas.openxmlformats.org/officeDocument/2006/relationships/header" Target="header3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header" Target="header4.xml"/><Relationship Id="rId24" Type="http://schemas.openxmlformats.org/officeDocument/2006/relationships/footer" Target="footer4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emf"/><Relationship Id="rId19" Type="http://schemas.openxmlformats.org/officeDocument/2006/relationships/header" Target="head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7F3A74-6AEA-6149-B544-BACB59F88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\Users\Jane\Documents\WSI_A\13_Visual_Identity\WSI_templates_2010\WSI_doc_wcover_wonum_v1.2.dotx</Template>
  <TotalTime>0</TotalTime>
  <Pages>18</Pages>
  <Words>4033</Words>
  <Characters>25408</Characters>
  <Application>Microsoft Macintosh Word</Application>
  <DocSecurity>0</DocSecurity>
  <Lines>211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29383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Kinder</cp:lastModifiedBy>
  <cp:revision>2</cp:revision>
  <cp:lastPrinted>2013-07-01T10:17:00Z</cp:lastPrinted>
  <dcterms:created xsi:type="dcterms:W3CDTF">2013-07-01T15:23:00Z</dcterms:created>
  <dcterms:modified xsi:type="dcterms:W3CDTF">2013-07-01T15:23:00Z</dcterms:modified>
</cp:coreProperties>
</file>