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jpg" ContentType="image/jpeg"/>
  <Default Extension="emf" ContentType="image/x-emf"/>
  <Default Extension="rels" ContentType="application/vnd.openxmlformats-package.relationship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7EA8A1BA" w14:textId="77777777" w:rsidR="0034328E" w:rsidRPr="0089049F" w:rsidRDefault="0034328E" w:rsidP="00A11118"/>
    <w:p w14:paraId="265156B5" w14:textId="77777777" w:rsidR="0034328E" w:rsidRPr="0089049F" w:rsidRDefault="0034328E" w:rsidP="00A11118">
      <w:pPr>
        <w:rPr>
          <w:rPrChange w:id="0" w:author="Teera Piyakunakorn" w:date="2013-06-30T20:08:00Z">
            <w:rPr/>
          </w:rPrChange>
        </w:rPr>
      </w:pPr>
    </w:p>
    <w:p w14:paraId="1978143B" w14:textId="77777777" w:rsidR="0034328E" w:rsidRPr="0089049F" w:rsidRDefault="0034328E" w:rsidP="00A11118">
      <w:pPr>
        <w:rPr>
          <w:rPrChange w:id="1" w:author="Teera Piyakunakorn" w:date="2013-06-30T20:08:00Z">
            <w:rPr/>
          </w:rPrChange>
        </w:rPr>
      </w:pPr>
    </w:p>
    <w:p w14:paraId="2EACD0EF" w14:textId="77777777" w:rsidR="0034328E" w:rsidRPr="0089049F" w:rsidRDefault="0034328E" w:rsidP="00A11118">
      <w:pPr>
        <w:rPr>
          <w:rPrChange w:id="2" w:author="Teera Piyakunakorn" w:date="2013-06-30T20:08:00Z">
            <w:rPr/>
          </w:rPrChange>
        </w:rPr>
      </w:pPr>
    </w:p>
    <w:p w14:paraId="36D82ED3" w14:textId="77777777" w:rsidR="0034328E" w:rsidRPr="0089049F" w:rsidRDefault="0034328E" w:rsidP="00A11118">
      <w:pPr>
        <w:rPr>
          <w:rPrChange w:id="3" w:author="Teera Piyakunakorn" w:date="2013-06-30T20:08:00Z">
            <w:rPr/>
          </w:rPrChange>
        </w:rPr>
      </w:pPr>
    </w:p>
    <w:p w14:paraId="1E8931DE" w14:textId="77777777" w:rsidR="0034328E" w:rsidRPr="0089049F" w:rsidRDefault="0034328E" w:rsidP="00A11118">
      <w:pPr>
        <w:rPr>
          <w:rPrChange w:id="4" w:author="Teera Piyakunakorn" w:date="2013-06-30T20:08:00Z">
            <w:rPr/>
          </w:rPrChange>
        </w:rPr>
      </w:pPr>
    </w:p>
    <w:p w14:paraId="104AC3A1" w14:textId="77777777" w:rsidR="0034328E" w:rsidRPr="0089049F" w:rsidRDefault="0034328E" w:rsidP="00A11118">
      <w:pPr>
        <w:rPr>
          <w:rPrChange w:id="5" w:author="Teera Piyakunakorn" w:date="2013-06-30T20:08:00Z">
            <w:rPr/>
          </w:rPrChange>
        </w:rPr>
      </w:pPr>
    </w:p>
    <w:p w14:paraId="1F3FB0E3" w14:textId="77777777" w:rsidR="0034328E" w:rsidRPr="0089049F" w:rsidRDefault="0034328E" w:rsidP="00A11118">
      <w:pPr>
        <w:rPr>
          <w:rPrChange w:id="6" w:author="Teera Piyakunakorn" w:date="2013-06-30T20:08:00Z">
            <w:rPr/>
          </w:rPrChange>
        </w:rPr>
      </w:pPr>
    </w:p>
    <w:p w14:paraId="6971AD2F" w14:textId="77777777" w:rsidR="0034328E" w:rsidRPr="0089049F" w:rsidRDefault="0034328E" w:rsidP="00A11118">
      <w:pPr>
        <w:rPr>
          <w:rPrChange w:id="7" w:author="Teera Piyakunakorn" w:date="2013-06-30T20:08:00Z">
            <w:rPr/>
          </w:rPrChange>
        </w:rPr>
      </w:pPr>
    </w:p>
    <w:p w14:paraId="490DD12B" w14:textId="77777777" w:rsidR="0034328E" w:rsidRPr="0089049F" w:rsidRDefault="0034328E" w:rsidP="00A11118">
      <w:pPr>
        <w:rPr>
          <w:rPrChange w:id="8" w:author="Teera Piyakunakorn" w:date="2013-06-30T20:08:00Z">
            <w:rPr/>
          </w:rPrChange>
        </w:rPr>
      </w:pPr>
    </w:p>
    <w:p w14:paraId="321E4A72" w14:textId="77777777" w:rsidR="0034328E" w:rsidRPr="0089049F" w:rsidRDefault="0034328E" w:rsidP="00A11118">
      <w:pPr>
        <w:rPr>
          <w:rPrChange w:id="9" w:author="Teera Piyakunakorn" w:date="2013-06-30T20:08:00Z">
            <w:rPr/>
          </w:rPrChange>
        </w:rPr>
      </w:pPr>
    </w:p>
    <w:p w14:paraId="4F1AB980" w14:textId="77777777" w:rsidR="0034328E" w:rsidRPr="0089049F" w:rsidRDefault="0034328E" w:rsidP="00A11118">
      <w:pPr>
        <w:rPr>
          <w:rPrChange w:id="10" w:author="Teera Piyakunakorn" w:date="2013-06-30T20:08:00Z">
            <w:rPr/>
          </w:rPrChange>
        </w:rPr>
      </w:pPr>
    </w:p>
    <w:p w14:paraId="4F4B4548" w14:textId="77777777" w:rsidR="0034328E" w:rsidRPr="0089049F" w:rsidRDefault="0034328E" w:rsidP="00A11118">
      <w:pPr>
        <w:rPr>
          <w:rPrChange w:id="11" w:author="Teera Piyakunakorn" w:date="2013-06-30T20:08:00Z">
            <w:rPr/>
          </w:rPrChange>
        </w:rPr>
      </w:pPr>
    </w:p>
    <w:p w14:paraId="0E7A10CD" w14:textId="77777777" w:rsidR="006402F1" w:rsidRPr="0089049F" w:rsidRDefault="00CE6B36" w:rsidP="00CE6B36">
      <w:pPr>
        <w:pStyle w:val="Doctitle0"/>
        <w:rPr>
          <w:ins w:id="12" w:author="Kinder" w:date="2013-06-30T08:23:00Z"/>
          <w:rPrChange w:id="13" w:author="Teera Piyakunakorn" w:date="2013-06-30T20:08:00Z">
            <w:rPr>
              <w:ins w:id="14" w:author="Kinder" w:date="2013-06-30T08:23:00Z"/>
            </w:rPr>
          </w:rPrChange>
        </w:rPr>
      </w:pPr>
      <w:r w:rsidRPr="0089049F">
        <w:rPr>
          <w:rPrChange w:id="15" w:author="Teera Piyakunakorn" w:date="2013-06-30T20:08:00Z">
            <w:rPr>
              <w:rFonts w:eastAsiaTheme="minorHAnsi" w:cstheme="minorBidi"/>
              <w:b w:val="0"/>
              <w:sz w:val="20"/>
              <w:szCs w:val="22"/>
              <w:lang w:val="fr-FR"/>
            </w:rPr>
          </w:rPrChange>
        </w:rPr>
        <w:t xml:space="preserve">Test Project </w:t>
      </w:r>
      <w:del w:id="16" w:author="Kinder" w:date="2013-06-30T08:18:00Z">
        <w:r w:rsidRPr="0089049F" w:rsidDel="006402F1">
          <w:rPr>
            <w:rPrChange w:id="17" w:author="Teera Piyakunakorn" w:date="2013-06-30T20:08:00Z">
              <w:rPr>
                <w:rFonts w:eastAsiaTheme="minorHAnsi" w:cstheme="minorBidi"/>
                <w:b w:val="0"/>
                <w:sz w:val="20"/>
                <w:szCs w:val="22"/>
                <w:lang w:val="fr-FR"/>
              </w:rPr>
            </w:rPrChange>
          </w:rPr>
          <w:delText>document template</w:delText>
        </w:r>
      </w:del>
      <w:ins w:id="18" w:author="Kinder" w:date="2013-06-30T08:18:00Z">
        <w:r w:rsidR="006402F1" w:rsidRPr="0089049F">
          <w:rPr>
            <w:rPrChange w:id="19" w:author="Teera Piyakunakorn" w:date="2013-06-30T20:08:00Z">
              <w:rPr/>
            </w:rPrChange>
          </w:rPr>
          <w:t xml:space="preserve">Module 1 </w:t>
        </w:r>
      </w:ins>
    </w:p>
    <w:p w14:paraId="15ADB692" w14:textId="7BE352F3" w:rsidR="00CE6B36" w:rsidRPr="0089049F" w:rsidRDefault="006402F1" w:rsidP="00CE6B36">
      <w:pPr>
        <w:pStyle w:val="Doctitle0"/>
        <w:rPr>
          <w:rPrChange w:id="20" w:author="Teera Piyakunakorn" w:date="2013-06-30T20:08:00Z">
            <w:rPr>
              <w:lang w:val="fr-FR"/>
            </w:rPr>
          </w:rPrChange>
        </w:rPr>
      </w:pPr>
      <w:ins w:id="21" w:author="Kinder" w:date="2013-06-30T08:18:00Z">
        <w:r w:rsidRPr="0089049F">
          <w:rPr>
            <w:rPrChange w:id="22" w:author="Teera Piyakunakorn" w:date="2013-06-30T20:08:00Z">
              <w:rPr/>
            </w:rPrChange>
          </w:rPr>
          <w:t>(Corporate Design)</w:t>
        </w:r>
      </w:ins>
    </w:p>
    <w:p w14:paraId="4441C998" w14:textId="424873E9" w:rsidR="00CE6B36" w:rsidRPr="0089049F" w:rsidRDefault="00FD5A9A">
      <w:pPr>
        <w:pStyle w:val="Docsubtitle2"/>
        <w:rPr>
          <w:rPrChange w:id="23" w:author="Teera Piyakunakorn" w:date="2013-06-30T20:08:00Z">
            <w:rPr>
              <w:lang w:val="fr-FR"/>
            </w:rPr>
          </w:rPrChange>
        </w:rPr>
        <w:pPrChange w:id="24" w:author="Kinder" w:date="2013-06-30T08:24:00Z">
          <w:pPr>
            <w:pStyle w:val="Docsubtitle1"/>
          </w:pPr>
        </w:pPrChange>
      </w:pPr>
      <w:r w:rsidRPr="0089049F">
        <w:rPr>
          <w:rPrChange w:id="25" w:author="Teera Piyakunakorn" w:date="2013-06-30T20:08:00Z">
            <w:rPr>
              <w:b w:val="0"/>
              <w:lang w:val="fr-FR"/>
            </w:rPr>
          </w:rPrChange>
        </w:rPr>
        <w:t>WSC2013</w:t>
      </w:r>
      <w:r w:rsidR="004632D2" w:rsidRPr="0089049F">
        <w:rPr>
          <w:rPrChange w:id="26" w:author="Teera Piyakunakorn" w:date="2013-06-30T20:08:00Z">
            <w:rPr>
              <w:b w:val="0"/>
              <w:lang w:val="fr-FR"/>
            </w:rPr>
          </w:rPrChange>
        </w:rPr>
        <w:t>_TP40</w:t>
      </w:r>
      <w:r w:rsidR="00CE6B36" w:rsidRPr="0089049F">
        <w:rPr>
          <w:rPrChange w:id="27" w:author="Teera Piyakunakorn" w:date="2013-06-30T20:08:00Z">
            <w:rPr>
              <w:b w:val="0"/>
              <w:lang w:val="fr-FR"/>
            </w:rPr>
          </w:rPrChange>
        </w:rPr>
        <w:t>_</w:t>
      </w:r>
      <w:r w:rsidR="004632D2" w:rsidRPr="0089049F">
        <w:rPr>
          <w:rPrChange w:id="28" w:author="Teera Piyakunakorn" w:date="2013-06-30T20:08:00Z">
            <w:rPr>
              <w:b w:val="0"/>
              <w:lang w:val="fr-FR"/>
            </w:rPr>
          </w:rPrChange>
        </w:rPr>
        <w:t>MO</w:t>
      </w:r>
      <w:ins w:id="29" w:author="Kinder" w:date="2013-06-30T08:20:00Z">
        <w:r w:rsidR="006402F1" w:rsidRPr="0089049F">
          <w:rPr>
            <w:rPrChange w:id="30" w:author="Teera Piyakunakorn" w:date="2013-06-30T20:08:00Z">
              <w:rPr/>
            </w:rPrChange>
          </w:rPr>
          <w:t>1</w:t>
        </w:r>
      </w:ins>
      <w:del w:id="31" w:author="Kinder" w:date="2013-06-30T08:20:00Z">
        <w:r w:rsidR="004632D2" w:rsidRPr="0089049F" w:rsidDel="006402F1">
          <w:rPr>
            <w:rPrChange w:id="32" w:author="Teera Piyakunakorn" w:date="2013-06-30T20:08:00Z">
              <w:rPr>
                <w:b w:val="0"/>
                <w:lang w:val="fr-FR"/>
              </w:rPr>
            </w:rPrChange>
          </w:rPr>
          <w:delText>D</w:delText>
        </w:r>
        <w:r w:rsidR="005F4436" w:rsidRPr="0089049F" w:rsidDel="006402F1">
          <w:rPr>
            <w:rPrChange w:id="33" w:author="Teera Piyakunakorn" w:date="2013-06-30T20:08:00Z">
              <w:rPr>
                <w:b w:val="0"/>
                <w:lang w:val="fr-FR"/>
              </w:rPr>
            </w:rPrChange>
          </w:rPr>
          <w:delText>_CD</w:delText>
        </w:r>
      </w:del>
      <w:r w:rsidR="004632D2" w:rsidRPr="0089049F">
        <w:rPr>
          <w:rPrChange w:id="34" w:author="Teera Piyakunakorn" w:date="2013-06-30T20:08:00Z">
            <w:rPr>
              <w:b w:val="0"/>
              <w:lang w:val="fr-FR"/>
            </w:rPr>
          </w:rPrChange>
        </w:rPr>
        <w:t>_</w:t>
      </w:r>
      <w:del w:id="35" w:author="Kinder" w:date="2013-06-30T08:20:00Z">
        <w:r w:rsidR="004632D2" w:rsidRPr="0089049F" w:rsidDel="006402F1">
          <w:rPr>
            <w:rPrChange w:id="36" w:author="Teera Piyakunakorn" w:date="2013-06-30T20:08:00Z">
              <w:rPr>
                <w:b w:val="0"/>
                <w:lang w:val="fr-FR"/>
              </w:rPr>
            </w:rPrChange>
          </w:rPr>
          <w:delText>PRE</w:delText>
        </w:r>
      </w:del>
      <w:ins w:id="37" w:author="Kinder" w:date="2013-06-30T08:20:00Z">
        <w:r w:rsidR="006402F1" w:rsidRPr="0089049F">
          <w:rPr>
            <w:rPrChange w:id="38" w:author="Teera Piyakunakorn" w:date="2013-06-30T20:08:00Z">
              <w:rPr/>
            </w:rPrChange>
          </w:rPr>
          <w:t>actual</w:t>
        </w:r>
      </w:ins>
      <w:r w:rsidR="00CE6B36" w:rsidRPr="0089049F">
        <w:rPr>
          <w:rPrChange w:id="39" w:author="Teera Piyakunakorn" w:date="2013-06-30T20:08:00Z">
            <w:rPr>
              <w:b w:val="0"/>
              <w:lang w:val="fr-FR"/>
            </w:rPr>
          </w:rPrChange>
        </w:rPr>
        <w:t>_EN</w:t>
      </w:r>
    </w:p>
    <w:p w14:paraId="2ADF9BCB" w14:textId="77777777" w:rsidR="00CE6B36" w:rsidRPr="0089049F" w:rsidRDefault="00CE6B36" w:rsidP="00CE6B36">
      <w:pPr>
        <w:pStyle w:val="Docsubtitle2"/>
        <w:rPr>
          <w:rPrChange w:id="40" w:author="Teera Piyakunakorn" w:date="2013-06-30T20:08:00Z">
            <w:rPr>
              <w:lang w:val="fr-FR"/>
            </w:rPr>
          </w:rPrChange>
        </w:rPr>
      </w:pPr>
    </w:p>
    <w:p w14:paraId="53C6B7A3" w14:textId="77777777" w:rsidR="006402F1" w:rsidRPr="0089049F" w:rsidRDefault="00CE6B36" w:rsidP="00CE6B36">
      <w:pPr>
        <w:pStyle w:val="Docsubtitle2"/>
        <w:rPr>
          <w:ins w:id="41" w:author="Kinder" w:date="2013-06-30T08:24:00Z"/>
          <w:rPrChange w:id="42" w:author="Teera Piyakunakorn" w:date="2013-06-30T20:08:00Z">
            <w:rPr>
              <w:ins w:id="43" w:author="Kinder" w:date="2013-06-30T08:24:00Z"/>
            </w:rPr>
          </w:rPrChange>
        </w:rPr>
      </w:pPr>
      <w:r w:rsidRPr="0089049F">
        <w:rPr>
          <w:rPrChange w:id="44" w:author="Teera Piyakunakorn" w:date="2013-06-30T20:08:00Z">
            <w:rPr/>
          </w:rPrChange>
        </w:rPr>
        <w:t>Submitted by:</w:t>
      </w:r>
      <w:ins w:id="45" w:author="Wolfgang J. Toechterle" w:date="2013-06-07T08:23:00Z">
        <w:r w:rsidR="00DB44DF" w:rsidRPr="0089049F">
          <w:rPr>
            <w:rPrChange w:id="46" w:author="Teera Piyakunakorn" w:date="2013-06-30T20:08:00Z">
              <w:rPr/>
            </w:rPrChange>
          </w:rPr>
          <w:t xml:space="preserve"> </w:t>
        </w:r>
      </w:ins>
    </w:p>
    <w:p w14:paraId="32C2A42A" w14:textId="1973DDAF" w:rsidR="006402F1" w:rsidRPr="0089049F" w:rsidRDefault="00A16644" w:rsidP="00CE6B36">
      <w:pPr>
        <w:pStyle w:val="Docsubtitle2"/>
        <w:rPr>
          <w:ins w:id="47" w:author="Kinder" w:date="2013-06-30T08:24:00Z"/>
          <w:rPrChange w:id="48" w:author="Teera Piyakunakorn" w:date="2013-06-30T20:08:00Z">
            <w:rPr>
              <w:ins w:id="49" w:author="Kinder" w:date="2013-06-30T08:24:00Z"/>
            </w:rPr>
          </w:rPrChange>
        </w:rPr>
      </w:pPr>
      <w:ins w:id="50" w:author="Wolfgang J. Toechterle" w:date="2013-06-22T09:47:00Z">
        <w:del w:id="51" w:author="Kinder" w:date="2013-06-30T09:11:00Z">
          <w:r w:rsidRPr="0089049F" w:rsidDel="0074449E">
            <w:rPr>
              <w:rPrChange w:id="52" w:author="Teera Piyakunakorn" w:date="2013-06-30T20:08:00Z">
                <w:rPr/>
              </w:rPrChange>
            </w:rPr>
            <w:delText>Adel Alsalem</w:delText>
          </w:r>
        </w:del>
        <w:del w:id="53" w:author="Kinder" w:date="2013-06-30T08:24:00Z">
          <w:r w:rsidRPr="0089049F" w:rsidDel="006402F1">
            <w:rPr>
              <w:rPrChange w:id="54" w:author="Teera Piyakunakorn" w:date="2013-06-30T20:08:00Z">
                <w:rPr/>
              </w:rPrChange>
            </w:rPr>
            <w:delText xml:space="preserve">, </w:delText>
          </w:r>
        </w:del>
      </w:ins>
      <w:ins w:id="55" w:author="Wolfgang J. Toechterle" w:date="2013-06-07T08:36:00Z">
        <w:r w:rsidR="003043C9" w:rsidRPr="0089049F">
          <w:rPr>
            <w:rPrChange w:id="56" w:author="Teera Piyakunakorn" w:date="2013-06-30T20:08:00Z">
              <w:rPr/>
            </w:rPrChange>
          </w:rPr>
          <w:t>Thierry Herman</w:t>
        </w:r>
      </w:ins>
      <w:ins w:id="57" w:author="Kinder" w:date="2013-06-30T08:24:00Z">
        <w:r w:rsidR="006402F1" w:rsidRPr="0089049F">
          <w:rPr>
            <w:rPrChange w:id="58" w:author="Teera Piyakunakorn" w:date="2013-06-30T20:08:00Z">
              <w:rPr/>
            </w:rPrChange>
          </w:rPr>
          <w:t xml:space="preserve"> BE</w:t>
        </w:r>
      </w:ins>
    </w:p>
    <w:p w14:paraId="5E3E3BDD" w14:textId="77777777" w:rsidR="006402F1" w:rsidRPr="0089049F" w:rsidRDefault="003043C9" w:rsidP="00CE6B36">
      <w:pPr>
        <w:pStyle w:val="Docsubtitle2"/>
        <w:rPr>
          <w:ins w:id="59" w:author="Kinder" w:date="2013-06-30T08:25:00Z"/>
          <w:rPrChange w:id="60" w:author="Teera Piyakunakorn" w:date="2013-06-30T20:08:00Z">
            <w:rPr>
              <w:ins w:id="61" w:author="Kinder" w:date="2013-06-30T08:25:00Z"/>
            </w:rPr>
          </w:rPrChange>
        </w:rPr>
      </w:pPr>
      <w:ins w:id="62" w:author="Wolfgang J. Toechterle" w:date="2013-06-07T08:36:00Z">
        <w:del w:id="63" w:author="Kinder" w:date="2013-06-30T08:24:00Z">
          <w:r w:rsidRPr="0089049F" w:rsidDel="006402F1">
            <w:rPr>
              <w:rPrChange w:id="64" w:author="Teera Piyakunakorn" w:date="2013-06-30T20:08:00Z">
                <w:rPr/>
              </w:rPrChange>
            </w:rPr>
            <w:delText xml:space="preserve">, </w:delText>
          </w:r>
        </w:del>
      </w:ins>
      <w:ins w:id="65" w:author="Wolfgang J. Toechterle" w:date="2013-06-07T08:23:00Z">
        <w:r w:rsidR="00DB44DF" w:rsidRPr="0089049F">
          <w:rPr>
            <w:rPrChange w:id="66" w:author="Teera Piyakunakorn" w:date="2013-06-30T20:08:00Z">
              <w:rPr>
                <w:b/>
                <w:lang w:val="en-US"/>
              </w:rPr>
            </w:rPrChange>
          </w:rPr>
          <w:t xml:space="preserve">Susanne </w:t>
        </w:r>
        <w:proofErr w:type="spellStart"/>
        <w:r w:rsidR="00DB44DF" w:rsidRPr="0089049F">
          <w:rPr>
            <w:rPrChange w:id="67" w:author="Teera Piyakunakorn" w:date="2013-06-30T20:08:00Z">
              <w:rPr>
                <w:b/>
                <w:lang w:val="en-US"/>
              </w:rPr>
            </w:rPrChange>
          </w:rPr>
          <w:t>Moustgaard</w:t>
        </w:r>
      </w:ins>
      <w:proofErr w:type="spellEnd"/>
      <w:ins w:id="68" w:author="Kinder" w:date="2013-06-30T08:25:00Z">
        <w:r w:rsidR="006402F1" w:rsidRPr="0089049F">
          <w:rPr>
            <w:rPrChange w:id="69" w:author="Teera Piyakunakorn" w:date="2013-06-30T20:08:00Z">
              <w:rPr/>
            </w:rPrChange>
          </w:rPr>
          <w:t xml:space="preserve"> DN</w:t>
        </w:r>
      </w:ins>
    </w:p>
    <w:p w14:paraId="079975BF" w14:textId="77777777" w:rsidR="006402F1" w:rsidRPr="0089049F" w:rsidRDefault="00DB44DF" w:rsidP="00CE6B36">
      <w:pPr>
        <w:pStyle w:val="Docsubtitle2"/>
        <w:rPr>
          <w:ins w:id="70" w:author="Kinder" w:date="2013-06-30T08:25:00Z"/>
          <w:rPrChange w:id="71" w:author="Teera Piyakunakorn" w:date="2013-06-30T20:08:00Z">
            <w:rPr>
              <w:ins w:id="72" w:author="Kinder" w:date="2013-06-30T08:25:00Z"/>
            </w:rPr>
          </w:rPrChange>
        </w:rPr>
      </w:pPr>
      <w:ins w:id="73" w:author="Wolfgang J. Toechterle" w:date="2013-06-07T08:23:00Z">
        <w:del w:id="74" w:author="Kinder" w:date="2013-06-30T08:25:00Z">
          <w:r w:rsidRPr="0089049F" w:rsidDel="006402F1">
            <w:rPr>
              <w:rPrChange w:id="75" w:author="Teera Piyakunakorn" w:date="2013-06-30T20:08:00Z">
                <w:rPr>
                  <w:b/>
                  <w:lang w:val="en-US"/>
                </w:rPr>
              </w:rPrChange>
            </w:rPr>
            <w:delText xml:space="preserve">, </w:delText>
          </w:r>
        </w:del>
      </w:ins>
      <w:proofErr w:type="spellStart"/>
      <w:ins w:id="76" w:author="Wolfgang J. Toechterle" w:date="2013-06-07T08:24:00Z">
        <w:r w:rsidRPr="0089049F">
          <w:rPr>
            <w:rPrChange w:id="77" w:author="Teera Piyakunakorn" w:date="2013-06-30T20:08:00Z">
              <w:rPr>
                <w:b/>
                <w:lang w:val="en-US"/>
              </w:rPr>
            </w:rPrChange>
          </w:rPr>
          <w:t>Terkko</w:t>
        </w:r>
        <w:proofErr w:type="spellEnd"/>
        <w:r w:rsidRPr="0089049F">
          <w:rPr>
            <w:rPrChange w:id="78" w:author="Teera Piyakunakorn" w:date="2013-06-30T20:08:00Z">
              <w:rPr>
                <w:b/>
                <w:lang w:val="en-US"/>
              </w:rPr>
            </w:rPrChange>
          </w:rPr>
          <w:t xml:space="preserve"> </w:t>
        </w:r>
        <w:proofErr w:type="spellStart"/>
        <w:r w:rsidRPr="0089049F">
          <w:rPr>
            <w:rPrChange w:id="79" w:author="Teera Piyakunakorn" w:date="2013-06-30T20:08:00Z">
              <w:rPr>
                <w:b/>
                <w:lang w:val="en-US"/>
              </w:rPr>
            </w:rPrChange>
          </w:rPr>
          <w:t>Malm</w:t>
        </w:r>
      </w:ins>
      <w:proofErr w:type="spellEnd"/>
      <w:ins w:id="80" w:author="Kinder" w:date="2013-06-30T08:25:00Z">
        <w:r w:rsidR="006402F1" w:rsidRPr="0089049F">
          <w:rPr>
            <w:rPrChange w:id="81" w:author="Teera Piyakunakorn" w:date="2013-06-30T20:08:00Z">
              <w:rPr/>
            </w:rPrChange>
          </w:rPr>
          <w:t xml:space="preserve"> FI</w:t>
        </w:r>
      </w:ins>
      <w:ins w:id="82" w:author="Wolfgang J. Toechterle" w:date="2013-06-07T08:24:00Z">
        <w:del w:id="83" w:author="Kinder" w:date="2013-06-30T08:25:00Z">
          <w:r w:rsidRPr="0089049F" w:rsidDel="006402F1">
            <w:rPr>
              <w:rPrChange w:id="84" w:author="Teera Piyakunakorn" w:date="2013-06-30T20:08:00Z">
                <w:rPr>
                  <w:b/>
                  <w:lang w:val="en-US"/>
                </w:rPr>
              </w:rPrChange>
            </w:rPr>
            <w:delText>,</w:delText>
          </w:r>
        </w:del>
      </w:ins>
    </w:p>
    <w:p w14:paraId="1F44C2DD" w14:textId="1800035C" w:rsidR="006402F1" w:rsidRPr="0089049F" w:rsidRDefault="00DB44DF" w:rsidP="00CE6B36">
      <w:pPr>
        <w:pStyle w:val="Docsubtitle2"/>
        <w:rPr>
          <w:ins w:id="85" w:author="Kinder" w:date="2013-06-30T09:10:00Z"/>
          <w:rPrChange w:id="86" w:author="Teera Piyakunakorn" w:date="2013-06-30T20:08:00Z">
            <w:rPr>
              <w:ins w:id="87" w:author="Kinder" w:date="2013-06-30T09:10:00Z"/>
            </w:rPr>
          </w:rPrChange>
        </w:rPr>
      </w:pPr>
      <w:ins w:id="88" w:author="Wolfgang J. Toechterle" w:date="2013-06-07T08:24:00Z">
        <w:del w:id="89" w:author="Kinder" w:date="2013-06-30T08:25:00Z">
          <w:r w:rsidRPr="0089049F" w:rsidDel="006402F1">
            <w:rPr>
              <w:rPrChange w:id="90" w:author="Teera Piyakunakorn" w:date="2013-06-30T20:08:00Z">
                <w:rPr>
                  <w:b/>
                  <w:lang w:val="en-US"/>
                </w:rPr>
              </w:rPrChange>
            </w:rPr>
            <w:delText xml:space="preserve"> </w:delText>
          </w:r>
        </w:del>
      </w:ins>
      <w:proofErr w:type="spellStart"/>
      <w:ins w:id="91" w:author="Wolfgang J. Toechterle" w:date="2013-06-22T09:48:00Z">
        <w:r w:rsidR="00626A92" w:rsidRPr="0089049F">
          <w:rPr>
            <w:rPrChange w:id="92" w:author="Teera Piyakunakorn" w:date="2013-06-30T20:08:00Z">
              <w:rPr/>
            </w:rPrChange>
          </w:rPr>
          <w:t>Sathish</w:t>
        </w:r>
        <w:proofErr w:type="spellEnd"/>
        <w:r w:rsidR="00626A92" w:rsidRPr="0089049F">
          <w:rPr>
            <w:rPrChange w:id="93" w:author="Teera Piyakunakorn" w:date="2013-06-30T20:08:00Z">
              <w:rPr/>
            </w:rPrChange>
          </w:rPr>
          <w:t xml:space="preserve"> Narayanan</w:t>
        </w:r>
        <w:del w:id="94" w:author="Kinder" w:date="2013-06-30T08:25:00Z">
          <w:r w:rsidR="00626A92" w:rsidRPr="0089049F" w:rsidDel="006402F1">
            <w:rPr>
              <w:rPrChange w:id="95" w:author="Teera Piyakunakorn" w:date="2013-06-30T20:08:00Z">
                <w:rPr/>
              </w:rPrChange>
            </w:rPr>
            <w:delText>,</w:delText>
          </w:r>
        </w:del>
      </w:ins>
      <w:ins w:id="96" w:author="Kinder" w:date="2013-06-30T08:25:00Z">
        <w:r w:rsidR="00123A66" w:rsidRPr="0089049F">
          <w:rPr>
            <w:rPrChange w:id="97" w:author="Teera Piyakunakorn" w:date="2013-06-30T20:08:00Z">
              <w:rPr/>
            </w:rPrChange>
          </w:rPr>
          <w:t xml:space="preserve"> IN</w:t>
        </w:r>
      </w:ins>
    </w:p>
    <w:p w14:paraId="0D741168" w14:textId="77777777" w:rsidR="001151B7" w:rsidRPr="0089049F" w:rsidRDefault="001151B7" w:rsidP="001151B7">
      <w:pPr>
        <w:pStyle w:val="Docsubtitle2"/>
        <w:rPr>
          <w:ins w:id="98" w:author="Kinder" w:date="2013-06-30T09:10:00Z"/>
          <w:rPrChange w:id="99" w:author="Teera Piyakunakorn" w:date="2013-06-30T20:08:00Z">
            <w:rPr>
              <w:ins w:id="100" w:author="Kinder" w:date="2013-06-30T09:10:00Z"/>
            </w:rPr>
          </w:rPrChange>
        </w:rPr>
      </w:pPr>
      <w:ins w:id="101" w:author="Kinder" w:date="2013-06-30T09:10:00Z">
        <w:r w:rsidRPr="0089049F">
          <w:rPr>
            <w:rPrChange w:id="102" w:author="Teera Piyakunakorn" w:date="2013-06-30T20:08:00Z">
              <w:rPr/>
            </w:rPrChange>
          </w:rPr>
          <w:t>Amy Soon SG</w:t>
        </w:r>
      </w:ins>
    </w:p>
    <w:p w14:paraId="5F6890D6" w14:textId="64F2598B" w:rsidR="00CE6B36" w:rsidRPr="0089049F" w:rsidDel="001151B7" w:rsidRDefault="00626A92">
      <w:pPr>
        <w:pStyle w:val="Docsubtitle2"/>
        <w:rPr>
          <w:del w:id="103" w:author="Kinder" w:date="2013-06-30T09:09:00Z"/>
          <w:rPrChange w:id="104" w:author="Teera Piyakunakorn" w:date="2013-06-30T20:08:00Z">
            <w:rPr>
              <w:del w:id="105" w:author="Kinder" w:date="2013-06-30T09:09:00Z"/>
            </w:rPr>
          </w:rPrChange>
        </w:rPr>
      </w:pPr>
      <w:ins w:id="106" w:author="Wolfgang J. Toechterle" w:date="2013-06-22T09:48:00Z">
        <w:del w:id="107" w:author="Kinder" w:date="2013-06-30T08:25:00Z">
          <w:r w:rsidRPr="0089049F" w:rsidDel="006402F1">
            <w:rPr>
              <w:rPrChange w:id="108" w:author="Teera Piyakunakorn" w:date="2013-06-30T20:08:00Z">
                <w:rPr/>
              </w:rPrChange>
            </w:rPr>
            <w:delText xml:space="preserve"> </w:delText>
          </w:r>
        </w:del>
      </w:ins>
      <w:ins w:id="109" w:author="Wolfgang J. Toechterle" w:date="2013-06-07T08:23:00Z">
        <w:r w:rsidR="00DB44DF" w:rsidRPr="0089049F">
          <w:rPr>
            <w:rPrChange w:id="110" w:author="Teera Piyakunakorn" w:date="2013-06-30T20:08:00Z">
              <w:rPr>
                <w:lang w:val="en-US"/>
              </w:rPr>
            </w:rPrChange>
          </w:rPr>
          <w:t xml:space="preserve">Wolfgang </w:t>
        </w:r>
        <w:proofErr w:type="spellStart"/>
        <w:r w:rsidR="00DB44DF" w:rsidRPr="0089049F">
          <w:rPr>
            <w:rPrChange w:id="111" w:author="Teera Piyakunakorn" w:date="2013-06-30T20:08:00Z">
              <w:rPr>
                <w:lang w:val="en-US"/>
              </w:rPr>
            </w:rPrChange>
          </w:rPr>
          <w:t>Toechterle</w:t>
        </w:r>
      </w:ins>
      <w:proofErr w:type="spellEnd"/>
      <w:ins w:id="112" w:author="Kinder" w:date="2013-06-30T08:25:00Z">
        <w:r w:rsidR="00123A66" w:rsidRPr="0089049F">
          <w:rPr>
            <w:rPrChange w:id="113" w:author="Teera Piyakunakorn" w:date="2013-06-30T20:08:00Z">
              <w:rPr/>
            </w:rPrChange>
          </w:rPr>
          <w:t xml:space="preserve"> IT</w:t>
        </w:r>
      </w:ins>
      <w:ins w:id="114" w:author="Wolfgang J. Toechterle" w:date="2013-06-07T08:24:00Z">
        <w:del w:id="115" w:author="Kinder" w:date="2013-06-30T08:25:00Z">
          <w:r w:rsidR="00DB44DF" w:rsidRPr="0089049F" w:rsidDel="00123A66">
            <w:rPr>
              <w:rPrChange w:id="116" w:author="Teera Piyakunakorn" w:date="2013-06-30T20:08:00Z">
                <w:rPr>
                  <w:lang w:val="en-US"/>
                </w:rPr>
              </w:rPrChange>
            </w:rPr>
            <w:delText xml:space="preserve">, </w:delText>
          </w:r>
        </w:del>
        <w:del w:id="117" w:author="Kinder" w:date="2013-06-30T09:09:00Z">
          <w:r w:rsidR="00DB44DF" w:rsidRPr="0089049F" w:rsidDel="001151B7">
            <w:rPr>
              <w:rPrChange w:id="118" w:author="Teera Piyakunakorn" w:date="2013-06-30T20:08:00Z">
                <w:rPr>
                  <w:lang w:val="en-US"/>
                </w:rPr>
              </w:rPrChange>
            </w:rPr>
            <w:delText>Amy Soon</w:delText>
          </w:r>
        </w:del>
      </w:ins>
    </w:p>
    <w:p w14:paraId="498956A1" w14:textId="1C2E8025" w:rsidR="00CE6B36" w:rsidRPr="0089049F" w:rsidDel="00123A66" w:rsidRDefault="00CE6B36">
      <w:pPr>
        <w:pStyle w:val="Docsubtitle2"/>
        <w:rPr>
          <w:del w:id="119" w:author="Kinder" w:date="2013-06-30T08:25:00Z"/>
          <w:rPrChange w:id="120" w:author="Teera Piyakunakorn" w:date="2013-06-30T20:08:00Z">
            <w:rPr>
              <w:del w:id="121" w:author="Kinder" w:date="2013-06-30T08:25:00Z"/>
            </w:rPr>
          </w:rPrChange>
        </w:rPr>
      </w:pPr>
      <w:del w:id="122" w:author="Kinder" w:date="2013-06-30T08:25:00Z">
        <w:r w:rsidRPr="0089049F" w:rsidDel="00123A66">
          <w:rPr>
            <w:rPrChange w:id="123" w:author="Teera Piyakunakorn" w:date="2013-06-30T20:08:00Z">
              <w:rPr/>
            </w:rPrChange>
          </w:rPr>
          <w:delText xml:space="preserve">Name: </w:delText>
        </w:r>
        <w:r w:rsidR="00F5386C" w:rsidRPr="0089049F" w:rsidDel="00123A66">
          <w:rPr>
            <w:rFonts w:cs="Arial"/>
            <w:rPrChange w:id="124" w:author="Teera Piyakunakorn" w:date="2013-06-30T20:08:00Z">
              <w:rPr>
                <w:rFonts w:cs="Arial"/>
                <w:lang w:val="en-US"/>
              </w:rPr>
            </w:rPrChange>
          </w:rPr>
          <w:delText>Corporate Group</w:delText>
        </w:r>
      </w:del>
    </w:p>
    <w:p w14:paraId="3AD3E6B6" w14:textId="284C4A65" w:rsidR="00CE6B36" w:rsidRPr="0089049F" w:rsidDel="00123A66" w:rsidRDefault="00CE6B36">
      <w:pPr>
        <w:pStyle w:val="Docsubtitle2"/>
        <w:rPr>
          <w:del w:id="125" w:author="Kinder" w:date="2013-06-30T08:25:00Z"/>
          <w:rPrChange w:id="126" w:author="Teera Piyakunakorn" w:date="2013-06-30T20:08:00Z">
            <w:rPr>
              <w:del w:id="127" w:author="Kinder" w:date="2013-06-30T08:25:00Z"/>
            </w:rPr>
          </w:rPrChange>
        </w:rPr>
        <w:pPrChange w:id="128" w:author="Kinder" w:date="2013-06-30T09:10:00Z">
          <w:pPr>
            <w:pStyle w:val="TOC1"/>
          </w:pPr>
        </w:pPrChange>
      </w:pPr>
      <w:del w:id="129" w:author="Kinder" w:date="2013-06-30T08:25:00Z">
        <w:r w:rsidRPr="0089049F" w:rsidDel="00123A66">
          <w:rPr>
            <w:rPrChange w:id="130" w:author="Teera Piyakunakorn" w:date="2013-06-30T20:08:00Z">
              <w:rPr/>
            </w:rPrChange>
          </w:rPr>
          <w:delText xml:space="preserve">Member Country: </w:delText>
        </w:r>
      </w:del>
      <w:ins w:id="131" w:author="Wolfgang J. Toechterle" w:date="2013-06-07T08:34:00Z">
        <w:del w:id="132" w:author="Kinder" w:date="2013-06-29T15:09:00Z">
          <w:r w:rsidR="003043C9" w:rsidRPr="0089049F" w:rsidDel="001E709A">
            <w:rPr>
              <w:rPrChange w:id="133" w:author="Teera Piyakunakorn" w:date="2013-06-30T20:08:00Z">
                <w:rPr/>
              </w:rPrChange>
            </w:rPr>
            <w:delText xml:space="preserve">Belgium, </w:delText>
          </w:r>
        </w:del>
      </w:ins>
      <w:ins w:id="134" w:author="Wolfgang J. Toechterle" w:date="2013-06-07T08:23:00Z">
        <w:del w:id="135" w:author="Kinder" w:date="2013-06-30T08:25:00Z">
          <w:r w:rsidR="003043C9" w:rsidRPr="0089049F" w:rsidDel="00123A66">
            <w:rPr>
              <w:rPrChange w:id="136" w:author="Teera Piyakunakorn" w:date="2013-06-30T20:08:00Z">
                <w:rPr/>
              </w:rPrChange>
            </w:rPr>
            <w:delText>D</w:delText>
          </w:r>
        </w:del>
        <w:del w:id="137" w:author="Kinder" w:date="2013-06-29T15:09:00Z">
          <w:r w:rsidR="003043C9" w:rsidRPr="0089049F" w:rsidDel="001E709A">
            <w:rPr>
              <w:rPrChange w:id="138" w:author="Teera Piyakunakorn" w:date="2013-06-30T20:08:00Z">
                <w:rPr/>
              </w:rPrChange>
            </w:rPr>
            <w:delText>enmark</w:delText>
          </w:r>
        </w:del>
        <w:del w:id="139" w:author="Kinder" w:date="2013-06-30T08:25:00Z">
          <w:r w:rsidR="003043C9" w:rsidRPr="0089049F" w:rsidDel="00123A66">
            <w:rPr>
              <w:rPrChange w:id="140" w:author="Teera Piyakunakorn" w:date="2013-06-30T20:08:00Z">
                <w:rPr/>
              </w:rPrChange>
            </w:rPr>
            <w:delText>, F</w:delText>
          </w:r>
        </w:del>
        <w:del w:id="141" w:author="Kinder" w:date="2013-06-29T15:09:00Z">
          <w:r w:rsidR="003043C9" w:rsidRPr="0089049F" w:rsidDel="001E709A">
            <w:rPr>
              <w:rPrChange w:id="142" w:author="Teera Piyakunakorn" w:date="2013-06-30T20:08:00Z">
                <w:rPr/>
              </w:rPrChange>
            </w:rPr>
            <w:delText>inland</w:delText>
          </w:r>
        </w:del>
        <w:del w:id="143" w:author="Kinder" w:date="2013-06-30T08:25:00Z">
          <w:r w:rsidR="003043C9" w:rsidRPr="0089049F" w:rsidDel="00123A66">
            <w:rPr>
              <w:rPrChange w:id="144" w:author="Teera Piyakunakorn" w:date="2013-06-30T20:08:00Z">
                <w:rPr/>
              </w:rPrChange>
            </w:rPr>
            <w:delText>,</w:delText>
          </w:r>
        </w:del>
      </w:ins>
      <w:ins w:id="145" w:author="Wolfgang J. Toechterle" w:date="2013-06-22T09:48:00Z">
        <w:del w:id="146" w:author="Kinder" w:date="2013-06-30T08:25:00Z">
          <w:r w:rsidR="00626A92" w:rsidRPr="0089049F" w:rsidDel="00123A66">
            <w:rPr>
              <w:rPrChange w:id="147" w:author="Teera Piyakunakorn" w:date="2013-06-30T20:08:00Z">
                <w:rPr/>
              </w:rPrChange>
            </w:rPr>
            <w:delText xml:space="preserve"> I</w:delText>
          </w:r>
        </w:del>
        <w:del w:id="148" w:author="Kinder" w:date="2013-06-29T15:09:00Z">
          <w:r w:rsidR="00626A92" w:rsidRPr="0089049F" w:rsidDel="001E709A">
            <w:rPr>
              <w:rPrChange w:id="149" w:author="Teera Piyakunakorn" w:date="2013-06-30T20:08:00Z">
                <w:rPr/>
              </w:rPrChange>
            </w:rPr>
            <w:delText>ndia</w:delText>
          </w:r>
        </w:del>
        <w:del w:id="150" w:author="Kinder" w:date="2013-06-30T08:25:00Z">
          <w:r w:rsidR="00626A92" w:rsidRPr="0089049F" w:rsidDel="00123A66">
            <w:rPr>
              <w:rPrChange w:id="151" w:author="Teera Piyakunakorn" w:date="2013-06-30T20:08:00Z">
                <w:rPr/>
              </w:rPrChange>
            </w:rPr>
            <w:delText>,</w:delText>
          </w:r>
        </w:del>
      </w:ins>
      <w:ins w:id="152" w:author="Wolfgang J. Toechterle" w:date="2013-06-07T08:23:00Z">
        <w:del w:id="153" w:author="Kinder" w:date="2013-06-30T08:25:00Z">
          <w:r w:rsidR="003043C9" w:rsidRPr="0089049F" w:rsidDel="00123A66">
            <w:rPr>
              <w:rPrChange w:id="154" w:author="Teera Piyakunakorn" w:date="2013-06-30T20:08:00Z">
                <w:rPr/>
              </w:rPrChange>
            </w:rPr>
            <w:delText xml:space="preserve"> I</w:delText>
          </w:r>
        </w:del>
        <w:del w:id="155" w:author="Kinder" w:date="2013-06-29T15:09:00Z">
          <w:r w:rsidR="003043C9" w:rsidRPr="0089049F" w:rsidDel="001E709A">
            <w:rPr>
              <w:rPrChange w:id="156" w:author="Teera Piyakunakorn" w:date="2013-06-30T20:08:00Z">
                <w:rPr/>
              </w:rPrChange>
            </w:rPr>
            <w:delText>taly</w:delText>
          </w:r>
        </w:del>
        <w:del w:id="157" w:author="Kinder" w:date="2013-06-30T08:25:00Z">
          <w:r w:rsidR="003043C9" w:rsidRPr="0089049F" w:rsidDel="00123A66">
            <w:rPr>
              <w:rPrChange w:id="158" w:author="Teera Piyakunakorn" w:date="2013-06-30T20:08:00Z">
                <w:rPr/>
              </w:rPrChange>
            </w:rPr>
            <w:delText>,</w:delText>
          </w:r>
        </w:del>
        <w:del w:id="159" w:author="Kinder" w:date="2013-06-30T08:19:00Z">
          <w:r w:rsidR="003043C9" w:rsidRPr="0089049F" w:rsidDel="006402F1">
            <w:rPr>
              <w:rPrChange w:id="160" w:author="Teera Piyakunakorn" w:date="2013-06-30T20:08:00Z">
                <w:rPr/>
              </w:rPrChange>
            </w:rPr>
            <w:delText xml:space="preserve"> </w:delText>
          </w:r>
        </w:del>
      </w:ins>
      <w:ins w:id="161" w:author="Wolfgang J. Toechterle" w:date="2013-06-22T09:48:00Z">
        <w:del w:id="162" w:author="Kinder" w:date="2013-06-30T08:19:00Z">
          <w:r w:rsidR="00626A92" w:rsidRPr="0089049F" w:rsidDel="006402F1">
            <w:rPr>
              <w:rPrChange w:id="163" w:author="Teera Piyakunakorn" w:date="2013-06-30T20:08:00Z">
                <w:rPr/>
              </w:rPrChange>
            </w:rPr>
            <w:delText>S</w:delText>
          </w:r>
        </w:del>
        <w:del w:id="164" w:author="Kinder" w:date="2013-06-29T15:09:00Z">
          <w:r w:rsidR="00626A92" w:rsidRPr="0089049F" w:rsidDel="001E709A">
            <w:rPr>
              <w:rPrChange w:id="165" w:author="Teera Piyakunakorn" w:date="2013-06-30T20:08:00Z">
                <w:rPr/>
              </w:rPrChange>
            </w:rPr>
            <w:delText>audi Arabia</w:delText>
          </w:r>
        </w:del>
        <w:del w:id="166" w:author="Kinder" w:date="2013-06-30T08:19:00Z">
          <w:r w:rsidR="00626A92" w:rsidRPr="0089049F" w:rsidDel="006402F1">
            <w:rPr>
              <w:rPrChange w:id="167" w:author="Teera Piyakunakorn" w:date="2013-06-30T20:08:00Z">
                <w:rPr/>
              </w:rPrChange>
            </w:rPr>
            <w:delText>,</w:delText>
          </w:r>
        </w:del>
        <w:del w:id="168" w:author="Kinder" w:date="2013-06-30T08:25:00Z">
          <w:r w:rsidR="00626A92" w:rsidRPr="0089049F" w:rsidDel="00123A66">
            <w:rPr>
              <w:rPrChange w:id="169" w:author="Teera Piyakunakorn" w:date="2013-06-30T20:08:00Z">
                <w:rPr/>
              </w:rPrChange>
            </w:rPr>
            <w:delText xml:space="preserve"> </w:delText>
          </w:r>
        </w:del>
      </w:ins>
      <w:ins w:id="170" w:author="Wolfgang J. Toechterle" w:date="2013-06-07T08:23:00Z">
        <w:del w:id="171" w:author="Kinder" w:date="2013-06-30T08:25:00Z">
          <w:r w:rsidR="003043C9" w:rsidRPr="0089049F" w:rsidDel="00123A66">
            <w:rPr>
              <w:rPrChange w:id="172" w:author="Teera Piyakunakorn" w:date="2013-06-30T20:08:00Z">
                <w:rPr/>
              </w:rPrChange>
            </w:rPr>
            <w:delText>S</w:delText>
          </w:r>
        </w:del>
        <w:del w:id="173" w:author="Kinder" w:date="2013-06-29T15:09:00Z">
          <w:r w:rsidR="003043C9" w:rsidRPr="0089049F" w:rsidDel="001E709A">
            <w:rPr>
              <w:rPrChange w:id="174" w:author="Teera Piyakunakorn" w:date="2013-06-30T20:08:00Z">
                <w:rPr/>
              </w:rPrChange>
            </w:rPr>
            <w:delText>ingapo</w:delText>
          </w:r>
          <w:r w:rsidR="00DB44DF" w:rsidRPr="0089049F" w:rsidDel="001E709A">
            <w:rPr>
              <w:rPrChange w:id="175" w:author="Teera Piyakunakorn" w:date="2013-06-30T20:08:00Z">
                <w:rPr/>
              </w:rPrChange>
            </w:rPr>
            <w:delText>r</w:delText>
          </w:r>
        </w:del>
      </w:ins>
      <w:ins w:id="176" w:author="Wolfgang J. Toechterle" w:date="2013-06-07T08:35:00Z">
        <w:del w:id="177" w:author="Kinder" w:date="2013-06-29T15:09:00Z">
          <w:r w:rsidR="003043C9" w:rsidRPr="0089049F" w:rsidDel="001E709A">
            <w:rPr>
              <w:rPrChange w:id="178" w:author="Teera Piyakunakorn" w:date="2013-06-30T20:08:00Z">
                <w:rPr/>
              </w:rPrChange>
            </w:rPr>
            <w:delText>e</w:delText>
          </w:r>
        </w:del>
      </w:ins>
      <w:ins w:id="179" w:author="Wolfgang J. Toechterle" w:date="2013-06-07T08:23:00Z">
        <w:del w:id="180" w:author="Kinder" w:date="2013-06-30T08:25:00Z">
          <w:r w:rsidR="00DB44DF" w:rsidRPr="0089049F" w:rsidDel="00123A66">
            <w:rPr>
              <w:rPrChange w:id="181" w:author="Teera Piyakunakorn" w:date="2013-06-30T20:08:00Z">
                <w:rPr/>
              </w:rPrChange>
            </w:rPr>
            <w:delText xml:space="preserve">, </w:delText>
          </w:r>
        </w:del>
      </w:ins>
    </w:p>
    <w:p w14:paraId="1DE523FE" w14:textId="77777777" w:rsidR="00DB44DF" w:rsidRPr="0089049F" w:rsidRDefault="00DB44DF">
      <w:pPr>
        <w:pStyle w:val="Docsubtitle2"/>
        <w:rPr>
          <w:ins w:id="182" w:author="Wolfgang J. Toechterle" w:date="2013-06-07T08:24:00Z"/>
          <w:rFonts w:eastAsiaTheme="majorEastAsia" w:cstheme="majorBidi"/>
          <w:b/>
          <w:bCs/>
          <w:caps/>
          <w:sz w:val="24"/>
          <w:u w:val="single"/>
          <w:rPrChange w:id="183" w:author="Teera Piyakunakorn" w:date="2013-06-30T20:08:00Z">
            <w:rPr>
              <w:ins w:id="184" w:author="Wolfgang J. Toechterle" w:date="2013-06-07T08:24:00Z"/>
              <w:rFonts w:eastAsiaTheme="majorEastAsia" w:cstheme="majorBidi"/>
              <w:b/>
              <w:bCs/>
              <w:caps/>
              <w:sz w:val="24"/>
              <w:u w:val="single"/>
            </w:rPr>
          </w:rPrChange>
        </w:rPr>
        <w:pPrChange w:id="185" w:author="Kinder" w:date="2013-06-30T09:10:00Z">
          <w:pPr>
            <w:spacing w:after="200" w:line="276" w:lineRule="auto"/>
          </w:pPr>
        </w:pPrChange>
      </w:pPr>
      <w:ins w:id="186" w:author="Wolfgang J. Toechterle" w:date="2013-06-07T08:24:00Z">
        <w:r w:rsidRPr="0089049F">
          <w:rPr>
            <w:rPrChange w:id="187" w:author="Teera Piyakunakorn" w:date="2013-06-30T20:08:00Z">
              <w:rPr/>
            </w:rPrChange>
          </w:rPr>
          <w:br w:type="page"/>
        </w:r>
      </w:ins>
    </w:p>
    <w:p w14:paraId="6E469A8C" w14:textId="5A55853C" w:rsidR="00CE6B36" w:rsidRPr="0089049F" w:rsidDel="00DB44DF" w:rsidRDefault="00CE6B36" w:rsidP="00CE6B36">
      <w:pPr>
        <w:pStyle w:val="TOC1"/>
        <w:rPr>
          <w:del w:id="188" w:author="Wolfgang J. Toechterle" w:date="2013-06-07T08:24:00Z"/>
          <w:rPrChange w:id="189" w:author="Teera Piyakunakorn" w:date="2013-06-30T20:08:00Z">
            <w:rPr>
              <w:del w:id="190" w:author="Wolfgang J. Toechterle" w:date="2013-06-07T08:24:00Z"/>
            </w:rPr>
          </w:rPrChange>
        </w:rPr>
      </w:pPr>
      <w:del w:id="191" w:author="Wolfgang J. Toechterle" w:date="2013-06-07T08:24:00Z">
        <w:r w:rsidRPr="0089049F" w:rsidDel="00DB44DF">
          <w:rPr>
            <w:rPrChange w:id="192" w:author="Teera Piyakunakorn" w:date="2013-06-30T20:08:00Z">
              <w:rPr/>
            </w:rPrChange>
          </w:rPr>
          <w:delText xml:space="preserve">Notes: </w:delText>
        </w:r>
      </w:del>
    </w:p>
    <w:p w14:paraId="25A3E32C" w14:textId="5096AC7E" w:rsidR="00CE6B36" w:rsidRPr="0089049F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93" w:author="Wolfgang J. Toechterle" w:date="2013-06-07T08:24:00Z"/>
          <w:rPrChange w:id="194" w:author="Teera Piyakunakorn" w:date="2013-06-30T20:08:00Z">
            <w:rPr>
              <w:del w:id="195" w:author="Wolfgang J. Toechterle" w:date="2013-06-07T08:24:00Z"/>
            </w:rPr>
          </w:rPrChange>
        </w:rPr>
      </w:pPr>
      <w:del w:id="196" w:author="Wolfgang J. Toechterle" w:date="2013-06-07T08:24:00Z">
        <w:r w:rsidRPr="0089049F" w:rsidDel="00DB44DF">
          <w:rPr>
            <w:rPrChange w:id="197" w:author="Teera Piyakunakorn" w:date="2013-06-30T20:08:00Z">
              <w:rPr/>
            </w:rPrChange>
          </w:rPr>
          <w:delText>The blue text in the following pages is provided as a guide or tip to help complete the Test Project submission according to WorldSkills requirements.</w:delText>
        </w:r>
      </w:del>
    </w:p>
    <w:p w14:paraId="1B4EE1A2" w14:textId="1F6C9770" w:rsidR="0034328E" w:rsidRPr="0089049F" w:rsidDel="00DB44DF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198" w:author="Wolfgang J. Toechterle" w:date="2013-06-07T08:24:00Z"/>
          <w:rPrChange w:id="199" w:author="Teera Piyakunakorn" w:date="2013-06-30T20:08:00Z">
            <w:rPr>
              <w:del w:id="200" w:author="Wolfgang J. Toechterle" w:date="2013-06-07T08:24:00Z"/>
            </w:rPr>
          </w:rPrChange>
        </w:rPr>
        <w:sectPr w:rsidR="0034328E" w:rsidRPr="0089049F" w:rsidDel="00DB44DF" w:rsidSect="006402F1">
          <w:headerReference w:type="default" r:id="rId9"/>
          <w:footerReference w:type="default" r:id="rId10"/>
          <w:pgSz w:w="11900" w:h="16840" w:code="9"/>
          <w:pgMar w:top="1440" w:right="1440" w:bottom="1440" w:left="1440" w:header="567" w:footer="284" w:gutter="0"/>
          <w:cols w:space="708"/>
          <w:docGrid w:linePitch="360"/>
          <w:sectPrChange w:id="201" w:author="Kinder" w:date="2013-06-30T08:23:00Z">
            <w:sectPr w:rsidR="0034328E" w:rsidRPr="0089049F" w:rsidDel="00DB44DF" w:rsidSect="006402F1">
              <w:pgSz w:w="11907" w:h="16839"/>
              <w:pgMar w:top="1985" w:right="1134" w:bottom="1418" w:left="1134" w:header="567" w:footer="284" w:gutter="0"/>
            </w:sectPr>
          </w:sectPrChange>
        </w:sectPr>
      </w:pPr>
      <w:del w:id="202" w:author="Wolfgang J. Toechterle" w:date="2013-06-07T08:24:00Z">
        <w:r w:rsidRPr="0089049F" w:rsidDel="00DB44DF">
          <w:rPr>
            <w:rPrChange w:id="203" w:author="Teera Piyakunakorn" w:date="2013-06-30T20:08:00Z">
              <w:rPr/>
            </w:rPrChange>
          </w:rPr>
          <w:delText>Please refer to WorldSkills document WSC</w:delText>
        </w:r>
        <w:r w:rsidR="00FD5A9A" w:rsidRPr="0089049F" w:rsidDel="00DB44DF">
          <w:rPr>
            <w:rPrChange w:id="204" w:author="Teera Piyakunakorn" w:date="2013-06-30T20:08:00Z">
              <w:rPr/>
            </w:rPrChange>
          </w:rPr>
          <w:delText>2013</w:delText>
        </w:r>
        <w:r w:rsidRPr="0089049F" w:rsidDel="00DB44DF">
          <w:rPr>
            <w:rPrChange w:id="205" w:author="Teera Piyakunakorn" w:date="2013-06-30T20:08:00Z">
              <w:rPr/>
            </w:rPrChange>
          </w:rPr>
          <w:delText>_</w:delText>
        </w:r>
        <w:r w:rsidR="005630DE" w:rsidRPr="0089049F" w:rsidDel="00DB44DF">
          <w:rPr>
            <w:rPrChange w:id="206" w:author="Teera Piyakunakorn" w:date="2013-06-30T20:08:00Z">
              <w:rPr/>
            </w:rPrChange>
          </w:rPr>
          <w:delText>09</w:delText>
        </w:r>
        <w:r w:rsidRPr="0089049F" w:rsidDel="00DB44DF">
          <w:rPr>
            <w:rPrChange w:id="207" w:author="Teera Piyakunakorn" w:date="2013-06-30T20:08:00Z">
              <w:rPr/>
            </w:rPrChange>
          </w:rPr>
          <w:delText>_</w:delText>
        </w:r>
        <w:r w:rsidR="005630DE" w:rsidRPr="0089049F" w:rsidDel="00DB44DF">
          <w:rPr>
            <w:rPrChange w:id="208" w:author="Teera Piyakunakorn" w:date="2013-06-30T20:08:00Z">
              <w:rPr/>
            </w:rPrChange>
          </w:rPr>
          <w:delText>Test_Project_prep_pres</w:delText>
        </w:r>
        <w:r w:rsidR="00FD5A9A" w:rsidRPr="0089049F" w:rsidDel="00DB44DF">
          <w:rPr>
            <w:rPrChange w:id="209" w:author="Teera Piyakunakorn" w:date="2013-06-30T20:08:00Z">
              <w:rPr/>
            </w:rPrChange>
          </w:rPr>
          <w:delText>_EN.pdf</w:delText>
        </w:r>
        <w:r w:rsidRPr="0089049F" w:rsidDel="00DB44DF">
          <w:rPr>
            <w:rPrChange w:id="210" w:author="Teera Piyakunakorn" w:date="2013-06-30T20:08:00Z">
              <w:rPr/>
            </w:rPrChange>
          </w:rPr>
          <w:delText xml:space="preserve"> “Test Projects for the 41</w:delText>
        </w:r>
        <w:r w:rsidRPr="0089049F" w:rsidDel="00DB44DF">
          <w:rPr>
            <w:vertAlign w:val="superscript"/>
            <w:rPrChange w:id="211" w:author="Teera Piyakunakorn" w:date="2013-06-30T20:08:00Z">
              <w:rPr>
                <w:vertAlign w:val="superscript"/>
              </w:rPr>
            </w:rPrChange>
          </w:rPr>
          <w:delText>st</w:delText>
        </w:r>
        <w:r w:rsidRPr="0089049F" w:rsidDel="00DB44DF">
          <w:rPr>
            <w:rPrChange w:id="212" w:author="Teera Piyakunakorn" w:date="2013-06-30T20:08:00Z">
              <w:rPr/>
            </w:rPrChange>
          </w:rPr>
          <w:delText xml:space="preserve"> WorldSkills Competition – preparation and presentation of Test Projects”.</w:delText>
        </w:r>
        <w:r w:rsidR="00FD5A9A" w:rsidRPr="0089049F" w:rsidDel="00DB44DF">
          <w:rPr>
            <w:rPrChange w:id="213" w:author="Teera Piyakunakorn" w:date="2013-06-30T20:08:00Z">
              <w:rPr/>
            </w:rPrChange>
          </w:rPr>
          <w:delText xml:space="preserve"> </w:delText>
        </w:r>
        <w:r w:rsidRPr="0089049F" w:rsidDel="00DB44DF">
          <w:rPr>
            <w:rPrChange w:id="214" w:author="Teera Piyakunakorn" w:date="2013-06-30T20:08:00Z">
              <w:rPr/>
            </w:rPrChange>
          </w:rPr>
          <w:delText xml:space="preserve">This document is available in </w:delText>
        </w:r>
        <w:r w:rsidR="00FD5A9A" w:rsidRPr="0089049F" w:rsidDel="00DB44DF">
          <w:rPr>
            <w:rPrChange w:id="215" w:author="Teera Piyakunakorn" w:date="2013-06-30T20:08:00Z">
              <w:rPr/>
            </w:rPrChange>
          </w:rPr>
          <w:delText>EN, DE and FR (WSC2013</w:delText>
        </w:r>
        <w:r w:rsidRPr="0089049F" w:rsidDel="00DB44DF">
          <w:rPr>
            <w:rPrChange w:id="216" w:author="Teera Piyakunakorn" w:date="2013-06-30T20:08:00Z">
              <w:rPr/>
            </w:rPrChange>
          </w:rPr>
          <w:delText>_TPXX_AA_EN.doc)</w:delText>
        </w:r>
      </w:del>
    </w:p>
    <w:p w14:paraId="3C32C4BD" w14:textId="627D2A01" w:rsidR="00CE6B36" w:rsidRPr="0089049F" w:rsidDel="00B26476" w:rsidRDefault="00CE6B36" w:rsidP="00CE6B36">
      <w:pPr>
        <w:pStyle w:val="Heading1"/>
        <w:rPr>
          <w:del w:id="217" w:author="Wolfgang J. Toechterle" w:date="2013-06-08T18:46:00Z"/>
          <w:rPrChange w:id="218" w:author="Teera Piyakunakorn" w:date="2013-06-30T20:08:00Z">
            <w:rPr>
              <w:del w:id="219" w:author="Wolfgang J. Toechterle" w:date="2013-06-08T18:46:00Z"/>
              <w:color w:val="0000FF"/>
            </w:rPr>
          </w:rPrChange>
        </w:rPr>
      </w:pPr>
      <w:bookmarkStart w:id="220" w:name="_Toc60882168"/>
      <w:bookmarkStart w:id="221" w:name="_Toc60887854"/>
      <w:del w:id="222" w:author="Wolfgang J. Toechterle" w:date="2013-06-08T18:46:00Z">
        <w:r w:rsidRPr="0089049F" w:rsidDel="00B26476">
          <w:rPr>
            <w:b w:val="0"/>
            <w:bCs w:val="0"/>
            <w:caps w:val="0"/>
            <w:rPrChange w:id="223" w:author="Teera Piyakunakorn" w:date="2013-06-30T20:08:00Z">
              <w:rPr>
                <w:b w:val="0"/>
                <w:bCs w:val="0"/>
                <w:caps w:val="0"/>
                <w:color w:val="0000FF"/>
              </w:rPr>
            </w:rPrChange>
          </w:rPr>
          <w:delText>Introduction to test project documentation</w:delText>
        </w:r>
        <w:bookmarkEnd w:id="220"/>
        <w:bookmarkEnd w:id="221"/>
      </w:del>
    </w:p>
    <w:p w14:paraId="11E78C42" w14:textId="76C14B91" w:rsidR="00CE6B36" w:rsidRPr="0089049F" w:rsidDel="00B26476" w:rsidRDefault="00CE6B36" w:rsidP="004921DA">
      <w:pPr>
        <w:ind w:firstLine="720"/>
        <w:rPr>
          <w:del w:id="224" w:author="Wolfgang J. Toechterle" w:date="2013-06-08T18:46:00Z"/>
          <w:rPrChange w:id="225" w:author="Teera Piyakunakorn" w:date="2013-06-30T20:08:00Z">
            <w:rPr>
              <w:del w:id="226" w:author="Wolfgang J. Toechterle" w:date="2013-06-08T18:46:00Z"/>
              <w:color w:val="0000FF"/>
            </w:rPr>
          </w:rPrChange>
        </w:rPr>
      </w:pPr>
    </w:p>
    <w:p w14:paraId="7AFC8489" w14:textId="029FA01D" w:rsidR="00CE6B36" w:rsidRPr="0089049F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227" w:author="Wolfgang J. Toechterle" w:date="2013-06-08T18:46:00Z"/>
          <w:rPrChange w:id="228" w:author="Teera Piyakunakorn" w:date="2013-06-30T20:08:00Z">
            <w:rPr>
              <w:del w:id="229" w:author="Wolfgang J. Toechterle" w:date="2013-06-08T18:46:00Z"/>
              <w:color w:val="0000FF"/>
            </w:rPr>
          </w:rPrChange>
        </w:rPr>
      </w:pPr>
      <w:del w:id="230" w:author="Wolfgang J. Toechterle" w:date="2013-06-08T18:46:00Z">
        <w:r w:rsidRPr="0089049F" w:rsidDel="00B26476">
          <w:rPr>
            <w:rPrChange w:id="231" w:author="Teera Piyakunakorn" w:date="2013-06-30T20:08:00Z">
              <w:rPr>
                <w:color w:val="0000FF"/>
              </w:rPr>
            </w:rPrChange>
          </w:rPr>
          <w:delText>Contents including list of all documents, drawings and photographs that make up the Test Project</w:delText>
        </w:r>
      </w:del>
    </w:p>
    <w:p w14:paraId="44757454" w14:textId="40CE2FE8" w:rsidR="00CE6B36" w:rsidRPr="0089049F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232" w:author="Wolfgang J. Toechterle" w:date="2013-06-08T18:46:00Z"/>
          <w:rPrChange w:id="233" w:author="Teera Piyakunakorn" w:date="2013-06-30T20:08:00Z">
            <w:rPr>
              <w:del w:id="234" w:author="Wolfgang J. Toechterle" w:date="2013-06-08T18:46:00Z"/>
              <w:color w:val="0000FF"/>
            </w:rPr>
          </w:rPrChange>
        </w:rPr>
      </w:pPr>
      <w:del w:id="235" w:author="Wolfgang J. Toechterle" w:date="2013-06-08T18:46:00Z">
        <w:r w:rsidRPr="0089049F" w:rsidDel="00B26476">
          <w:rPr>
            <w:rPrChange w:id="236" w:author="Teera Piyakunakorn" w:date="2013-06-30T20:08:00Z">
              <w:rPr>
                <w:color w:val="0000FF"/>
              </w:rPr>
            </w:rPrChange>
          </w:rPr>
          <w:delText>Introduction/overview</w:delText>
        </w:r>
      </w:del>
    </w:p>
    <w:p w14:paraId="68FC9E65" w14:textId="4110BA0A" w:rsidR="00CE6B36" w:rsidRPr="0089049F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237" w:author="Wolfgang J. Toechterle" w:date="2013-06-08T18:46:00Z"/>
          <w:rPrChange w:id="238" w:author="Teera Piyakunakorn" w:date="2013-06-30T20:08:00Z">
            <w:rPr>
              <w:del w:id="239" w:author="Wolfgang J. Toechterle" w:date="2013-06-08T18:46:00Z"/>
              <w:color w:val="0000FF"/>
            </w:rPr>
          </w:rPrChange>
        </w:rPr>
      </w:pPr>
      <w:del w:id="240" w:author="Wolfgang J. Toechterle" w:date="2013-06-08T18:46:00Z">
        <w:r w:rsidRPr="0089049F" w:rsidDel="00B26476">
          <w:rPr>
            <w:rPrChange w:id="241" w:author="Teera Piyakunakorn" w:date="2013-06-30T20:08:00Z">
              <w:rPr>
                <w:color w:val="0000FF"/>
              </w:rPr>
            </w:rPrChange>
          </w:rPr>
          <w:delText>Short description of project and tasks</w:delText>
        </w:r>
      </w:del>
    </w:p>
    <w:p w14:paraId="3E556767" w14:textId="39BDEB8C" w:rsidR="00CE6B36" w:rsidRPr="0089049F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242" w:author="Wolfgang J. Toechterle" w:date="2013-06-08T18:46:00Z"/>
          <w:rPrChange w:id="243" w:author="Teera Piyakunakorn" w:date="2013-06-30T20:08:00Z">
            <w:rPr>
              <w:del w:id="244" w:author="Wolfgang J. Toechterle" w:date="2013-06-08T18:46:00Z"/>
              <w:color w:val="0000FF"/>
            </w:rPr>
          </w:rPrChange>
        </w:rPr>
      </w:pPr>
      <w:del w:id="245" w:author="Wolfgang J. Toechterle" w:date="2013-06-08T18:46:00Z">
        <w:r w:rsidRPr="0089049F" w:rsidDel="00B26476">
          <w:rPr>
            <w:rPrChange w:id="246" w:author="Teera Piyakunakorn" w:date="2013-06-30T20:08:00Z">
              <w:rPr>
                <w:color w:val="0000FF"/>
              </w:rPr>
            </w:rPrChange>
          </w:rPr>
          <w:delText>Instructions to the competitor</w:delText>
        </w:r>
      </w:del>
    </w:p>
    <w:p w14:paraId="6D6CA4AB" w14:textId="46023280" w:rsidR="00CE6B36" w:rsidRPr="0089049F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247" w:author="Wolfgang J. Toechterle" w:date="2013-06-08T18:46:00Z"/>
          <w:rPrChange w:id="248" w:author="Teera Piyakunakorn" w:date="2013-06-30T20:08:00Z">
            <w:rPr>
              <w:del w:id="249" w:author="Wolfgang J. Toechterle" w:date="2013-06-08T18:46:00Z"/>
              <w:color w:val="0000FF"/>
            </w:rPr>
          </w:rPrChange>
        </w:rPr>
      </w:pPr>
      <w:del w:id="250" w:author="Wolfgang J. Toechterle" w:date="2013-06-08T18:46:00Z">
        <w:r w:rsidRPr="0089049F" w:rsidDel="00B26476">
          <w:rPr>
            <w:rPrChange w:id="251" w:author="Teera Piyakunakorn" w:date="2013-06-30T20:08:00Z">
              <w:rPr>
                <w:color w:val="0000FF"/>
              </w:rPr>
            </w:rPrChange>
          </w:rPr>
          <w:delText>Equipment, machinery, installations and materials required to complete the Test Project</w:delText>
        </w:r>
      </w:del>
    </w:p>
    <w:p w14:paraId="7BF6348B" w14:textId="5BA31737" w:rsidR="00CE6B36" w:rsidRPr="0089049F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252" w:author="Wolfgang J. Toechterle" w:date="2013-06-08T18:46:00Z"/>
          <w:rPrChange w:id="253" w:author="Teera Piyakunakorn" w:date="2013-06-30T20:08:00Z">
            <w:rPr>
              <w:del w:id="254" w:author="Wolfgang J. Toechterle" w:date="2013-06-08T18:46:00Z"/>
              <w:color w:val="0000FF"/>
            </w:rPr>
          </w:rPrChange>
        </w:rPr>
      </w:pPr>
      <w:del w:id="255" w:author="Wolfgang J. Toechterle" w:date="2013-06-08T18:46:00Z">
        <w:r w:rsidRPr="0089049F" w:rsidDel="00B26476">
          <w:rPr>
            <w:rPrChange w:id="256" w:author="Teera Piyakunakorn" w:date="2013-06-30T20:08:00Z">
              <w:rPr>
                <w:color w:val="0000FF"/>
              </w:rPr>
            </w:rPrChange>
          </w:rPr>
          <w:delText>Marking scheme (incl. assessment criteria)</w:delText>
        </w:r>
      </w:del>
    </w:p>
    <w:p w14:paraId="2F4AC596" w14:textId="1ABE8242" w:rsidR="00CE6B36" w:rsidRPr="0089049F" w:rsidDel="00B26476" w:rsidRDefault="00CE6B36" w:rsidP="00CE6B36">
      <w:pPr>
        <w:pStyle w:val="bullet"/>
        <w:tabs>
          <w:tab w:val="num" w:pos="360"/>
        </w:tabs>
        <w:spacing w:after="0"/>
        <w:ind w:left="360" w:hanging="360"/>
        <w:contextualSpacing w:val="0"/>
        <w:rPr>
          <w:del w:id="257" w:author="Wolfgang J. Toechterle" w:date="2013-06-08T18:46:00Z"/>
          <w:rPrChange w:id="258" w:author="Teera Piyakunakorn" w:date="2013-06-30T20:08:00Z">
            <w:rPr>
              <w:del w:id="259" w:author="Wolfgang J. Toechterle" w:date="2013-06-08T18:46:00Z"/>
              <w:color w:val="0000FF"/>
            </w:rPr>
          </w:rPrChange>
        </w:rPr>
      </w:pPr>
      <w:del w:id="260" w:author="Wolfgang J. Toechterle" w:date="2013-06-08T18:46:00Z">
        <w:r w:rsidRPr="0089049F" w:rsidDel="00B26476">
          <w:rPr>
            <w:rPrChange w:id="261" w:author="Teera Piyakunakorn" w:date="2013-06-30T20:08:00Z">
              <w:rPr>
                <w:color w:val="0000FF"/>
              </w:rPr>
            </w:rPrChange>
          </w:rPr>
          <w:delText>Other</w:delText>
        </w:r>
      </w:del>
    </w:p>
    <w:p w14:paraId="628AE687" w14:textId="77777777" w:rsidR="00CE6B36" w:rsidRPr="0089049F" w:rsidDel="00B26476" w:rsidRDefault="00CE6B36" w:rsidP="00CE6B36">
      <w:pPr>
        <w:rPr>
          <w:del w:id="262" w:author="Wolfgang J. Toechterle" w:date="2013-06-08T18:46:00Z"/>
          <w:rPrChange w:id="263" w:author="Teera Piyakunakorn" w:date="2013-06-30T20:08:00Z">
            <w:rPr>
              <w:del w:id="264" w:author="Wolfgang J. Toechterle" w:date="2013-06-08T18:46:00Z"/>
            </w:rPr>
          </w:rPrChange>
        </w:rPr>
      </w:pPr>
    </w:p>
    <w:p w14:paraId="05BABD7C" w14:textId="77777777" w:rsidR="00CE6B36" w:rsidRPr="0089049F" w:rsidDel="00B26476" w:rsidRDefault="00CE6B36" w:rsidP="00CE6B36">
      <w:pPr>
        <w:rPr>
          <w:del w:id="265" w:author="Wolfgang J. Toechterle" w:date="2013-06-08T18:46:00Z"/>
          <w:rPrChange w:id="266" w:author="Teera Piyakunakorn" w:date="2013-06-30T20:08:00Z">
            <w:rPr>
              <w:del w:id="267" w:author="Wolfgang J. Toechterle" w:date="2013-06-08T18:46:00Z"/>
            </w:rPr>
          </w:rPrChange>
        </w:rPr>
      </w:pPr>
    </w:p>
    <w:p w14:paraId="6803FBDC" w14:textId="77777777" w:rsidR="00CE6B36" w:rsidRPr="0089049F" w:rsidRDefault="00CE6B36" w:rsidP="004632D2">
      <w:pPr>
        <w:pStyle w:val="Heading1"/>
        <w:rPr>
          <w:rPrChange w:id="268" w:author="Teera Piyakunakorn" w:date="2013-06-30T20:08:00Z">
            <w:rPr/>
          </w:rPrChange>
        </w:rPr>
      </w:pPr>
      <w:bookmarkStart w:id="269" w:name="_Toc60882171"/>
      <w:bookmarkStart w:id="270" w:name="_Toc60887857"/>
      <w:r w:rsidRPr="0089049F">
        <w:rPr>
          <w:rPrChange w:id="271" w:author="Teera Piyakunakorn" w:date="2013-06-30T20:08:00Z">
            <w:rPr/>
          </w:rPrChange>
        </w:rPr>
        <w:t>Contents</w:t>
      </w:r>
      <w:bookmarkEnd w:id="269"/>
      <w:bookmarkEnd w:id="270"/>
    </w:p>
    <w:p w14:paraId="7BE22180" w14:textId="77777777" w:rsidR="00CE6B36" w:rsidRPr="0089049F" w:rsidRDefault="00CE6B36" w:rsidP="00CE6B36">
      <w:pPr>
        <w:rPr>
          <w:rPrChange w:id="272" w:author="Teera Piyakunakorn" w:date="2013-06-30T20:08:00Z">
            <w:rPr/>
          </w:rPrChange>
        </w:rPr>
      </w:pPr>
      <w:r w:rsidRPr="0089049F">
        <w:rPr>
          <w:rPrChange w:id="273" w:author="Teera Piyakunakorn" w:date="2013-06-30T20:08:00Z">
            <w:rPr/>
          </w:rPrChange>
        </w:rPr>
        <w:t>This Test Project proposal consists of the following documentation/files:</w:t>
      </w:r>
    </w:p>
    <w:p w14:paraId="3F5B4B31" w14:textId="3F5A3B0B" w:rsidR="00456E07" w:rsidRPr="0089049F" w:rsidRDefault="00456E07" w:rsidP="004632D2">
      <w:pPr>
        <w:pStyle w:val="numberedlist"/>
        <w:ind w:left="360" w:hanging="360"/>
        <w:contextualSpacing w:val="0"/>
        <w:rPr>
          <w:rPrChange w:id="274" w:author="Teera Piyakunakorn" w:date="2013-06-30T20:08:00Z">
            <w:rPr/>
          </w:rPrChange>
        </w:rPr>
      </w:pPr>
      <w:r w:rsidRPr="0089049F">
        <w:rPr>
          <w:rPrChange w:id="275" w:author="Teera Piyakunakorn" w:date="2013-06-30T20:08:00Z">
            <w:rPr/>
          </w:rPrChange>
        </w:rPr>
        <w:t>Text Doc:</w:t>
      </w:r>
      <w:r w:rsidR="00CE6B36" w:rsidRPr="0089049F">
        <w:rPr>
          <w:rPrChange w:id="276" w:author="Teera Piyakunakorn" w:date="2013-06-30T20:08:00Z">
            <w:rPr/>
          </w:rPrChange>
        </w:rPr>
        <w:tab/>
      </w:r>
      <w:r w:rsidRPr="0089049F">
        <w:rPr>
          <w:rPrChange w:id="277" w:author="Teera Piyakunakorn" w:date="2013-06-30T20:08:00Z">
            <w:rPr/>
          </w:rPrChange>
        </w:rPr>
        <w:t>WSC2013_TP40_MOD</w:t>
      </w:r>
      <w:ins w:id="278" w:author="Kinder" w:date="2013-06-30T09:20:00Z">
        <w:r w:rsidR="006D44E2" w:rsidRPr="0089049F">
          <w:rPr>
            <w:rPrChange w:id="279" w:author="Teera Piyakunakorn" w:date="2013-06-30T20:08:00Z">
              <w:rPr/>
            </w:rPrChange>
          </w:rPr>
          <w:t>1_</w:t>
        </w:r>
      </w:ins>
      <w:del w:id="280" w:author="Kinder" w:date="2013-06-30T09:20:00Z">
        <w:r w:rsidRPr="0089049F" w:rsidDel="006D44E2">
          <w:rPr>
            <w:rPrChange w:id="281" w:author="Teera Piyakunakorn" w:date="2013-06-30T20:08:00Z">
              <w:rPr/>
            </w:rPrChange>
          </w:rPr>
          <w:delText>_CD_PRE</w:delText>
        </w:r>
      </w:del>
      <w:ins w:id="282" w:author="Kinder" w:date="2013-06-30T09:20:00Z">
        <w:r w:rsidR="006D44E2" w:rsidRPr="0089049F">
          <w:rPr>
            <w:rPrChange w:id="283" w:author="Teera Piyakunakorn" w:date="2013-06-30T20:08:00Z">
              <w:rPr/>
            </w:rPrChange>
          </w:rPr>
          <w:t>actual</w:t>
        </w:r>
      </w:ins>
      <w:r w:rsidRPr="0089049F">
        <w:rPr>
          <w:rPrChange w:id="284" w:author="Teera Piyakunakorn" w:date="2013-06-30T20:08:00Z">
            <w:rPr/>
          </w:rPrChange>
        </w:rPr>
        <w:t xml:space="preserve">_EN </w:t>
      </w:r>
    </w:p>
    <w:p w14:paraId="46FB54E9" w14:textId="02005B55" w:rsidR="006D44E2" w:rsidRPr="0089049F" w:rsidRDefault="002647FD" w:rsidP="004632D2">
      <w:pPr>
        <w:pStyle w:val="numberedlist"/>
        <w:ind w:left="360" w:hanging="360"/>
        <w:contextualSpacing w:val="0"/>
        <w:rPr>
          <w:ins w:id="285" w:author="Kinder" w:date="2013-06-30T09:19:00Z"/>
          <w:rPrChange w:id="286" w:author="Teera Piyakunakorn" w:date="2013-06-30T20:08:00Z">
            <w:rPr>
              <w:ins w:id="287" w:author="Kinder" w:date="2013-06-30T09:19:00Z"/>
            </w:rPr>
          </w:rPrChange>
        </w:rPr>
      </w:pPr>
      <w:ins w:id="288" w:author="Kinder" w:date="2013-06-30T09:21:00Z">
        <w:r w:rsidRPr="0089049F">
          <w:rPr>
            <w:rPrChange w:id="289" w:author="Teera Piyakunakorn" w:date="2013-06-30T20:08:00Z">
              <w:rPr/>
            </w:rPrChange>
          </w:rPr>
          <w:t>WSC2013_TP40_MOD1_</w:t>
        </w:r>
      </w:ins>
      <w:r w:rsidR="00456E07" w:rsidRPr="0089049F">
        <w:rPr>
          <w:rPrChange w:id="290" w:author="Teera Piyakunakorn" w:date="2013-06-30T20:08:00Z">
            <w:rPr/>
          </w:rPrChange>
        </w:rPr>
        <w:t>Folder</w:t>
      </w:r>
      <w:ins w:id="291" w:author="Kinder" w:date="2013-06-30T09:21:00Z">
        <w:r w:rsidRPr="0089049F">
          <w:rPr>
            <w:rPrChange w:id="292" w:author="Teera Piyakunakorn" w:date="2013-06-30T20:08:00Z">
              <w:rPr/>
            </w:rPrChange>
          </w:rPr>
          <w:t xml:space="preserve"> containing:</w:t>
        </w:r>
      </w:ins>
      <w:r w:rsidR="00456E07" w:rsidRPr="0089049F">
        <w:rPr>
          <w:rPrChange w:id="293" w:author="Teera Piyakunakorn" w:date="2013-06-30T20:08:00Z">
            <w:rPr/>
          </w:rPrChange>
        </w:rPr>
        <w:t xml:space="preserve"> </w:t>
      </w:r>
      <w:del w:id="294" w:author="Kinder" w:date="2013-06-30T09:21:00Z">
        <w:r w:rsidR="00456E07" w:rsidRPr="0089049F" w:rsidDel="002647FD">
          <w:rPr>
            <w:rPrChange w:id="295" w:author="Teera Piyakunakorn" w:date="2013-06-30T20:08:00Z">
              <w:rPr/>
            </w:rPrChange>
          </w:rPr>
          <w:delText>containing</w:delText>
        </w:r>
      </w:del>
    </w:p>
    <w:p w14:paraId="0B74CDC1" w14:textId="32F5426A" w:rsidR="00456E07" w:rsidRPr="0089049F" w:rsidRDefault="00456E07">
      <w:pPr>
        <w:pStyle w:val="numberedlist"/>
        <w:numPr>
          <w:ilvl w:val="1"/>
          <w:numId w:val="4"/>
        </w:numPr>
        <w:contextualSpacing w:val="0"/>
        <w:rPr>
          <w:rPrChange w:id="296" w:author="Teera Piyakunakorn" w:date="2013-06-30T20:08:00Z">
            <w:rPr/>
          </w:rPrChange>
        </w:rPr>
        <w:pPrChange w:id="297" w:author="Kinder" w:date="2013-06-30T09:20:00Z">
          <w:pPr>
            <w:pStyle w:val="numberedlist"/>
            <w:ind w:left="360" w:hanging="360"/>
            <w:contextualSpacing w:val="0"/>
          </w:pPr>
        </w:pPrChange>
      </w:pPr>
      <w:del w:id="298" w:author="Kinder" w:date="2013-06-30T09:20:00Z">
        <w:r w:rsidRPr="0089049F" w:rsidDel="002647FD">
          <w:rPr>
            <w:rPrChange w:id="299" w:author="Teera Piyakunakorn" w:date="2013-06-30T20:08:00Z">
              <w:rPr/>
            </w:rPrChange>
          </w:rPr>
          <w:delText xml:space="preserve"> </w:delText>
        </w:r>
      </w:del>
      <w:proofErr w:type="gramStart"/>
      <w:r w:rsidRPr="0089049F">
        <w:rPr>
          <w:rPrChange w:id="300" w:author="Teera Piyakunakorn" w:date="2013-06-30T20:08:00Z">
            <w:rPr/>
          </w:rPrChange>
        </w:rPr>
        <w:t>image</w:t>
      </w:r>
      <w:proofErr w:type="gramEnd"/>
      <w:r w:rsidRPr="0089049F">
        <w:rPr>
          <w:rPrChange w:id="301" w:author="Teera Piyakunakorn" w:date="2013-06-30T20:08:00Z">
            <w:rPr/>
          </w:rPrChange>
        </w:rPr>
        <w:t xml:space="preserve"> files:</w:t>
      </w:r>
      <w:ins w:id="302" w:author="Wolfgang J. Toechterle" w:date="2013-06-22T10:40:00Z">
        <w:r w:rsidR="00680D08" w:rsidRPr="0089049F">
          <w:rPr>
            <w:rPrChange w:id="303" w:author="Teera Piyakunakorn" w:date="2013-06-30T20:08:00Z">
              <w:rPr/>
            </w:rPrChange>
          </w:rPr>
          <w:t xml:space="preserve"> images</w:t>
        </w:r>
      </w:ins>
      <w:r w:rsidRPr="0089049F">
        <w:rPr>
          <w:rPrChange w:id="304" w:author="Teera Piyakunakorn" w:date="2013-06-30T20:08:00Z">
            <w:rPr/>
          </w:rPrChange>
        </w:rPr>
        <w:tab/>
      </w:r>
    </w:p>
    <w:p w14:paraId="1B060F4D" w14:textId="723E10F3" w:rsidR="00456E07" w:rsidRPr="0089049F" w:rsidRDefault="00456E07">
      <w:pPr>
        <w:pStyle w:val="numberedlist"/>
        <w:numPr>
          <w:ilvl w:val="1"/>
          <w:numId w:val="4"/>
        </w:numPr>
        <w:contextualSpacing w:val="0"/>
        <w:rPr>
          <w:ins w:id="305" w:author="Wolfgang J. Toechterle" w:date="2013-05-20T20:50:00Z"/>
          <w:rPrChange w:id="306" w:author="Teera Piyakunakorn" w:date="2013-06-30T20:08:00Z">
            <w:rPr>
              <w:ins w:id="307" w:author="Wolfgang J. Toechterle" w:date="2013-05-20T20:50:00Z"/>
            </w:rPr>
          </w:rPrChange>
        </w:rPr>
        <w:pPrChange w:id="308" w:author="Kinder" w:date="2013-06-30T09:22:00Z">
          <w:pPr>
            <w:pStyle w:val="numberedlist"/>
            <w:ind w:left="360" w:hanging="360"/>
            <w:contextualSpacing w:val="0"/>
          </w:pPr>
        </w:pPrChange>
      </w:pPr>
      <w:r w:rsidRPr="0089049F">
        <w:rPr>
          <w:rPrChange w:id="309" w:author="Teera Piyakunakorn" w:date="2013-06-30T20:08:00Z">
            <w:rPr/>
          </w:rPrChange>
        </w:rPr>
        <w:t xml:space="preserve">Font folder: </w:t>
      </w:r>
      <w:ins w:id="310" w:author="Wolfgang J. Toechterle" w:date="2013-06-22T10:39:00Z">
        <w:r w:rsidR="00680D08" w:rsidRPr="0089049F">
          <w:rPr>
            <w:rPrChange w:id="311" w:author="Teera Piyakunakorn" w:date="2013-06-30T20:08:00Z">
              <w:rPr/>
            </w:rPrChange>
          </w:rPr>
          <w:t xml:space="preserve"> </w:t>
        </w:r>
      </w:ins>
      <w:ins w:id="312" w:author="Wolfgang J. Toechterle" w:date="2013-06-22T10:40:00Z">
        <w:r w:rsidR="00680D08" w:rsidRPr="0089049F">
          <w:rPr>
            <w:rPrChange w:id="313" w:author="Teera Piyakunakorn" w:date="2013-06-30T20:08:00Z">
              <w:rPr/>
            </w:rPrChange>
          </w:rPr>
          <w:t>Kristall Now Pro</w:t>
        </w:r>
      </w:ins>
    </w:p>
    <w:p w14:paraId="54A29704" w14:textId="4DC6AB90" w:rsidR="00292AA9" w:rsidRPr="0089049F" w:rsidRDefault="00680D08">
      <w:pPr>
        <w:pStyle w:val="numberedlist"/>
        <w:numPr>
          <w:ilvl w:val="1"/>
          <w:numId w:val="4"/>
        </w:numPr>
        <w:contextualSpacing w:val="0"/>
        <w:rPr>
          <w:ins w:id="314" w:author="Wolfgang J. Toechterle" w:date="2013-05-20T20:52:00Z"/>
          <w:rPrChange w:id="315" w:author="Teera Piyakunakorn" w:date="2013-06-30T20:08:00Z">
            <w:rPr>
              <w:ins w:id="316" w:author="Wolfgang J. Toechterle" w:date="2013-05-20T20:52:00Z"/>
            </w:rPr>
          </w:rPrChange>
        </w:rPr>
        <w:pPrChange w:id="317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318" w:author="Wolfgang J. Toechterle" w:date="2013-05-20T20:50:00Z">
        <w:r w:rsidRPr="0089049F">
          <w:rPr>
            <w:rPrChange w:id="319" w:author="Teera Piyakunakorn" w:date="2013-06-30T20:08:00Z">
              <w:rPr/>
            </w:rPrChange>
          </w:rPr>
          <w:t>Given text in file</w:t>
        </w:r>
      </w:ins>
      <w:ins w:id="320" w:author="Wolfgang J. Toechterle" w:date="2013-06-22T10:38:00Z">
        <w:r w:rsidR="00EA5133" w:rsidRPr="0089049F">
          <w:rPr>
            <w:rPrChange w:id="321" w:author="Teera Piyakunakorn" w:date="2013-06-30T20:08:00Z">
              <w:rPr/>
            </w:rPrChange>
          </w:rPr>
          <w:t>:</w:t>
        </w:r>
      </w:ins>
      <w:ins w:id="322" w:author="Wolfgang J. Toechterle" w:date="2013-06-22T10:37:00Z">
        <w:r w:rsidR="00EA5133" w:rsidRPr="0089049F">
          <w:rPr>
            <w:rPrChange w:id="323" w:author="Teera Piyakunakorn" w:date="2013-06-30T20:08:00Z">
              <w:rPr/>
            </w:rPrChange>
          </w:rPr>
          <w:t xml:space="preserve"> TEXT_Module_Corporate_Design</w:t>
        </w:r>
      </w:ins>
      <w:ins w:id="324" w:author="Wolfgang J. Toechterle" w:date="2013-06-22T10:38:00Z">
        <w:r w:rsidR="00EA5133" w:rsidRPr="0089049F">
          <w:rPr>
            <w:rPrChange w:id="325" w:author="Teera Piyakunakorn" w:date="2013-06-30T20:08:00Z">
              <w:rPr/>
            </w:rPrChange>
          </w:rPr>
          <w:t>.rtf</w:t>
        </w:r>
      </w:ins>
    </w:p>
    <w:p w14:paraId="3B65733B" w14:textId="0B550073" w:rsidR="00292AA9" w:rsidRPr="0089049F" w:rsidRDefault="00292AA9">
      <w:pPr>
        <w:pStyle w:val="numberedlist"/>
        <w:numPr>
          <w:ilvl w:val="1"/>
          <w:numId w:val="4"/>
        </w:numPr>
        <w:contextualSpacing w:val="0"/>
        <w:rPr>
          <w:ins w:id="326" w:author="Wolfgang J. Toechterle" w:date="2013-05-20T21:08:00Z"/>
          <w:rPrChange w:id="327" w:author="Teera Piyakunakorn" w:date="2013-06-30T20:08:00Z">
            <w:rPr>
              <w:ins w:id="328" w:author="Wolfgang J. Toechterle" w:date="2013-05-20T21:08:00Z"/>
            </w:rPr>
          </w:rPrChange>
        </w:rPr>
        <w:pPrChange w:id="32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330" w:author="Wolfgang J. Toechterle" w:date="2013-05-20T20:52:00Z">
        <w:r w:rsidRPr="0089049F">
          <w:rPr>
            <w:rPrChange w:id="331" w:author="Teera Piyakunakorn" w:date="2013-06-30T20:08:00Z">
              <w:rPr/>
            </w:rPrChange>
          </w:rPr>
          <w:t>QR Code</w:t>
        </w:r>
      </w:ins>
      <w:ins w:id="332" w:author="Wolfgang J. Toechterle" w:date="2013-06-22T10:38:00Z">
        <w:r w:rsidR="00680D08" w:rsidRPr="0089049F">
          <w:rPr>
            <w:rPrChange w:id="333" w:author="Teera Piyakunakorn" w:date="2013-06-30T20:08:00Z">
              <w:rPr/>
            </w:rPrChange>
          </w:rPr>
          <w:t xml:space="preserve"> in file</w:t>
        </w:r>
      </w:ins>
      <w:ins w:id="334" w:author="Wolfgang J. Toechterle" w:date="2013-05-20T20:52:00Z">
        <w:r w:rsidR="00680D08" w:rsidRPr="0089049F">
          <w:rPr>
            <w:rPrChange w:id="335" w:author="Teera Piyakunakorn" w:date="2013-06-30T20:08:00Z">
              <w:rPr/>
            </w:rPrChange>
          </w:rPr>
          <w:t>: druckkunst.png</w:t>
        </w:r>
      </w:ins>
    </w:p>
    <w:p w14:paraId="39D4175F" w14:textId="7056276A" w:rsidR="00041FC5" w:rsidRPr="0089049F" w:rsidRDefault="00041FC5">
      <w:pPr>
        <w:pStyle w:val="numberedlist"/>
        <w:numPr>
          <w:ilvl w:val="1"/>
          <w:numId w:val="4"/>
        </w:numPr>
        <w:contextualSpacing w:val="0"/>
        <w:rPr>
          <w:ins w:id="336" w:author="Wolfgang J. Toechterle" w:date="2013-06-22T10:42:00Z"/>
          <w:rPrChange w:id="337" w:author="Teera Piyakunakorn" w:date="2013-06-30T20:08:00Z">
            <w:rPr>
              <w:ins w:id="338" w:author="Wolfgang J. Toechterle" w:date="2013-06-22T10:42:00Z"/>
              <w:color w:val="008000"/>
            </w:rPr>
          </w:rPrChange>
        </w:rPr>
        <w:pPrChange w:id="339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340" w:author="Wolfgang J. Toechterle" w:date="2013-05-20T21:08:00Z">
        <w:r w:rsidRPr="0089049F">
          <w:rPr>
            <w:rPrChange w:id="341" w:author="Teera Piyakunakorn" w:date="2013-06-30T20:08:00Z">
              <w:rPr/>
            </w:rPrChange>
          </w:rPr>
          <w:t xml:space="preserve">Bag </w:t>
        </w:r>
        <w:proofErr w:type="spellStart"/>
        <w:r w:rsidRPr="0089049F">
          <w:rPr>
            <w:rPrChange w:id="342" w:author="Teera Piyakunakorn" w:date="2013-06-30T20:08:00Z">
              <w:rPr/>
            </w:rPrChange>
          </w:rPr>
          <w:t>DieCut</w:t>
        </w:r>
      </w:ins>
      <w:proofErr w:type="spellEnd"/>
      <w:ins w:id="343" w:author="Wolfgang J. Toechterle" w:date="2013-06-22T10:39:00Z">
        <w:r w:rsidR="00680D08" w:rsidRPr="0089049F">
          <w:rPr>
            <w:rPrChange w:id="344" w:author="Teera Piyakunakorn" w:date="2013-06-30T20:08:00Z">
              <w:rPr/>
            </w:rPrChange>
          </w:rPr>
          <w:t xml:space="preserve"> in file</w:t>
        </w:r>
      </w:ins>
      <w:ins w:id="345" w:author="Wolfgang J. Toechterle" w:date="2013-05-20T21:08:00Z">
        <w:r w:rsidRPr="0089049F">
          <w:rPr>
            <w:rPrChange w:id="346" w:author="Teera Piyakunakorn" w:date="2013-06-30T20:08:00Z">
              <w:rPr/>
            </w:rPrChange>
          </w:rPr>
          <w:t>: BAG_dieC</w:t>
        </w:r>
      </w:ins>
      <w:ins w:id="347" w:author="Kinder" w:date="2013-06-29T12:14:00Z">
        <w:r w:rsidR="00C27E59" w:rsidRPr="0089049F">
          <w:rPr>
            <w:rPrChange w:id="348" w:author="Teera Piyakunakorn" w:date="2013-06-30T20:08:00Z">
              <w:rPr>
                <w:color w:val="008000"/>
              </w:rPr>
            </w:rPrChange>
          </w:rPr>
          <w:t>U</w:t>
        </w:r>
      </w:ins>
      <w:ins w:id="349" w:author="Wolfgang J. Toechterle" w:date="2013-05-20T21:08:00Z">
        <w:del w:id="350" w:author="Kinder" w:date="2013-06-29T12:14:00Z">
          <w:r w:rsidRPr="0089049F" w:rsidDel="00C27E59">
            <w:rPr>
              <w:rPrChange w:id="351" w:author="Teera Piyakunakorn" w:date="2013-06-30T20:08:00Z">
                <w:rPr/>
              </w:rPrChange>
            </w:rPr>
            <w:delText>A</w:delText>
          </w:r>
        </w:del>
        <w:r w:rsidRPr="0089049F">
          <w:rPr>
            <w:rPrChange w:id="352" w:author="Teera Piyakunakorn" w:date="2013-06-30T20:08:00Z">
              <w:rPr/>
            </w:rPrChange>
          </w:rPr>
          <w:t>T.ai</w:t>
        </w:r>
      </w:ins>
    </w:p>
    <w:p w14:paraId="6E1D197F" w14:textId="794C7593" w:rsidR="00263883" w:rsidRPr="0089049F" w:rsidRDefault="00510F1B">
      <w:pPr>
        <w:pStyle w:val="numberedlist"/>
        <w:numPr>
          <w:ilvl w:val="1"/>
          <w:numId w:val="4"/>
        </w:numPr>
        <w:contextualSpacing w:val="0"/>
        <w:rPr>
          <w:rPrChange w:id="353" w:author="Teera Piyakunakorn" w:date="2013-06-30T20:08:00Z">
            <w:rPr/>
          </w:rPrChange>
        </w:rPr>
        <w:pPrChange w:id="354" w:author="Kinder" w:date="2013-06-30T09:22:00Z">
          <w:pPr>
            <w:pStyle w:val="numberedlist"/>
            <w:ind w:left="360" w:hanging="360"/>
            <w:contextualSpacing w:val="0"/>
          </w:pPr>
        </w:pPrChange>
      </w:pPr>
      <w:ins w:id="355" w:author="Wolfgang J. Toechterle" w:date="2013-06-22T11:52:00Z">
        <w:r w:rsidRPr="0089049F">
          <w:rPr>
            <w:rPrChange w:id="356" w:author="Teera Piyakunakorn" w:date="2013-06-30T20:08:00Z">
              <w:rPr>
                <w:color w:val="000000" w:themeColor="text1"/>
              </w:rPr>
            </w:rPrChange>
          </w:rPr>
          <w:t>Colour</w:t>
        </w:r>
      </w:ins>
      <w:ins w:id="357" w:author="Wolfgang J. Toechterle" w:date="2013-06-22T10:42:00Z">
        <w:r w:rsidR="00263883" w:rsidRPr="0089049F">
          <w:rPr>
            <w:rPrChange w:id="358" w:author="Teera Piyakunakorn" w:date="2013-06-30T20:08:00Z">
              <w:rPr>
                <w:color w:val="008000"/>
              </w:rPr>
            </w:rPrChange>
          </w:rPr>
          <w:t xml:space="preserve"> profile file: </w:t>
        </w:r>
      </w:ins>
      <w:ins w:id="359" w:author="Wolfgang J. Toechterle" w:date="2013-06-22T10:43:00Z">
        <w:r w:rsidR="00263883" w:rsidRPr="0089049F">
          <w:rPr>
            <w:rPrChange w:id="360" w:author="Teera Piyakunakorn" w:date="2013-06-30T20:08:00Z">
              <w:rPr>
                <w:color w:val="008000"/>
              </w:rPr>
            </w:rPrChange>
          </w:rPr>
          <w:t>ISOcoated_v2_300_eci.icc, ISOcoated_v2_300_eci.icc</w:t>
        </w:r>
      </w:ins>
    </w:p>
    <w:p w14:paraId="76AC283D" w14:textId="77777777" w:rsidR="00456E07" w:rsidRPr="0089049F" w:rsidRDefault="00456E07" w:rsidP="003F24C3">
      <w:pPr>
        <w:pStyle w:val="Heading1"/>
        <w:rPr>
          <w:rPrChange w:id="361" w:author="Teera Piyakunakorn" w:date="2013-06-30T20:08:00Z">
            <w:rPr/>
          </w:rPrChange>
        </w:rPr>
      </w:pPr>
    </w:p>
    <w:p w14:paraId="4FDF6628" w14:textId="312FCF29" w:rsidR="00CE6B36" w:rsidRPr="0089049F" w:rsidRDefault="00CE6B36" w:rsidP="003F24C3">
      <w:pPr>
        <w:pStyle w:val="Heading1"/>
        <w:rPr>
          <w:rPrChange w:id="362" w:author="Teera Piyakunakorn" w:date="2013-06-30T20:08:00Z">
            <w:rPr/>
          </w:rPrChange>
        </w:rPr>
      </w:pPr>
      <w:r w:rsidRPr="0089049F">
        <w:rPr>
          <w:rPrChange w:id="363" w:author="Teera Piyakunakorn" w:date="2013-06-30T20:08:00Z">
            <w:rPr/>
          </w:rPrChange>
        </w:rPr>
        <w:t>Introduction</w:t>
      </w:r>
    </w:p>
    <w:p w14:paraId="515F88A0" w14:textId="77777777" w:rsidR="00A85014" w:rsidRPr="0089049F" w:rsidRDefault="00306215" w:rsidP="00306215">
      <w:pPr>
        <w:rPr>
          <w:b/>
          <w:sz w:val="24"/>
          <w:szCs w:val="24"/>
          <w:rPrChange w:id="364" w:author="Teera Piyakunakorn" w:date="2013-06-30T20:08:00Z">
            <w:rPr>
              <w:b/>
              <w:sz w:val="24"/>
              <w:szCs w:val="24"/>
              <w:lang w:val="en-US"/>
            </w:rPr>
          </w:rPrChange>
        </w:rPr>
      </w:pPr>
      <w:r w:rsidRPr="0089049F">
        <w:rPr>
          <w:b/>
          <w:sz w:val="24"/>
          <w:szCs w:val="24"/>
          <w:rPrChange w:id="365" w:author="Teera Piyakunakorn" w:date="2013-06-30T20:08:00Z">
            <w:rPr>
              <w:b/>
              <w:sz w:val="24"/>
              <w:szCs w:val="24"/>
              <w:lang w:val="en-US"/>
            </w:rPr>
          </w:rPrChange>
        </w:rPr>
        <w:t xml:space="preserve">From the lead typeface to the Apple Mac: </w:t>
      </w:r>
    </w:p>
    <w:p w14:paraId="485EDCB4" w14:textId="2DE4E9F3" w:rsidR="00306215" w:rsidRPr="0089049F" w:rsidRDefault="00306215" w:rsidP="00306215">
      <w:pPr>
        <w:rPr>
          <w:b/>
          <w:sz w:val="24"/>
          <w:szCs w:val="24"/>
          <w:rPrChange w:id="366" w:author="Teera Piyakunakorn" w:date="2013-06-30T20:08:00Z">
            <w:rPr>
              <w:b/>
              <w:sz w:val="24"/>
              <w:szCs w:val="24"/>
              <w:lang w:val="en-US"/>
            </w:rPr>
          </w:rPrChange>
        </w:rPr>
      </w:pPr>
      <w:r w:rsidRPr="0089049F">
        <w:rPr>
          <w:b/>
          <w:sz w:val="24"/>
          <w:szCs w:val="24"/>
          <w:rPrChange w:id="367" w:author="Teera Piyakunakorn" w:date="2013-06-30T20:08:00Z">
            <w:rPr>
              <w:b/>
              <w:sz w:val="24"/>
              <w:szCs w:val="24"/>
              <w:lang w:val="en-US"/>
            </w:rPr>
          </w:rPrChange>
        </w:rPr>
        <w:t xml:space="preserve">550 years of printing history at the </w:t>
      </w:r>
      <w:del w:id="368" w:author="Kinder" w:date="2013-06-30T08:15:00Z">
        <w:r w:rsidRPr="0089049F" w:rsidDel="006402F1">
          <w:rPr>
            <w:b/>
            <w:sz w:val="24"/>
            <w:szCs w:val="24"/>
            <w:rPrChange w:id="369" w:author="Teera Piyakunakorn" w:date="2013-06-30T20:08:00Z">
              <w:rPr>
                <w:b/>
                <w:sz w:val="24"/>
                <w:szCs w:val="24"/>
                <w:lang w:val="en-US"/>
              </w:rPr>
            </w:rPrChange>
          </w:rPr>
          <w:delText xml:space="preserve">Leipzig </w:delText>
        </w:r>
      </w:del>
      <w:r w:rsidRPr="0089049F">
        <w:rPr>
          <w:b/>
          <w:sz w:val="24"/>
          <w:szCs w:val="24"/>
          <w:rPrChange w:id="370" w:author="Teera Piyakunakorn" w:date="2013-06-30T20:08:00Z">
            <w:rPr>
              <w:b/>
              <w:sz w:val="24"/>
              <w:szCs w:val="24"/>
              <w:lang w:val="en-US"/>
            </w:rPr>
          </w:rPrChange>
        </w:rPr>
        <w:t>Museum of</w:t>
      </w:r>
      <w:del w:id="371" w:author="Kinder" w:date="2013-06-30T08:15:00Z">
        <w:r w:rsidRPr="0089049F" w:rsidDel="006402F1">
          <w:rPr>
            <w:b/>
            <w:sz w:val="24"/>
            <w:szCs w:val="24"/>
            <w:rPrChange w:id="372" w:author="Teera Piyakunakorn" w:date="2013-06-30T20:08:00Z">
              <w:rPr>
                <w:b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89049F">
        <w:rPr>
          <w:b/>
          <w:sz w:val="24"/>
          <w:szCs w:val="24"/>
          <w:rPrChange w:id="373" w:author="Teera Piyakunakorn" w:date="2013-06-30T20:08:00Z">
            <w:rPr>
              <w:b/>
              <w:sz w:val="24"/>
              <w:szCs w:val="24"/>
              <w:lang w:val="en-US"/>
            </w:rPr>
          </w:rPrChange>
        </w:rPr>
        <w:t xml:space="preserve"> Printing Arts</w:t>
      </w:r>
      <w:ins w:id="374" w:author="Kinder" w:date="2013-06-30T08:15:00Z">
        <w:r w:rsidR="006402F1" w:rsidRPr="0089049F">
          <w:rPr>
            <w:b/>
            <w:sz w:val="24"/>
            <w:szCs w:val="24"/>
            <w:rPrChange w:id="375" w:author="Teera Piyakunakorn" w:date="2013-06-30T20:08:00Z">
              <w:rPr>
                <w:b/>
                <w:sz w:val="24"/>
                <w:szCs w:val="24"/>
              </w:rPr>
            </w:rPrChange>
          </w:rPr>
          <w:t xml:space="preserve"> Leipzig</w:t>
        </w:r>
      </w:ins>
    </w:p>
    <w:p w14:paraId="7A45CCDD" w14:textId="77777777" w:rsidR="00D03DE3" w:rsidRPr="0089049F" w:rsidRDefault="00D03DE3" w:rsidP="00306215">
      <w:pPr>
        <w:rPr>
          <w:rPrChange w:id="376" w:author="Teera Piyakunakorn" w:date="2013-06-30T20:08:00Z">
            <w:rPr>
              <w:lang w:val="en-US"/>
            </w:rPr>
          </w:rPrChange>
        </w:rPr>
      </w:pPr>
    </w:p>
    <w:p w14:paraId="62D13491" w14:textId="77777777" w:rsidR="00D03DE3" w:rsidRPr="0089049F" w:rsidRDefault="00D03DE3" w:rsidP="00D03DE3">
      <w:pPr>
        <w:rPr>
          <w:rPrChange w:id="377" w:author="Teera Piyakunakorn" w:date="2013-06-30T20:08:00Z">
            <w:rPr>
              <w:lang w:val="en-US"/>
            </w:rPr>
          </w:rPrChange>
        </w:rPr>
      </w:pPr>
      <w:r w:rsidRPr="0089049F">
        <w:rPr>
          <w:b/>
          <w:rPrChange w:id="378" w:author="Teera Piyakunakorn" w:date="2013-06-30T20:08:00Z">
            <w:rPr>
              <w:b/>
              <w:lang w:val="en-US"/>
            </w:rPr>
          </w:rPrChange>
        </w:rPr>
        <w:t>The history of the “black art”</w:t>
      </w:r>
      <w:r w:rsidRPr="0089049F">
        <w:rPr>
          <w:rPrChange w:id="379" w:author="Teera Piyakunakorn" w:date="2013-06-30T20:08:00Z">
            <w:rPr>
              <w:lang w:val="en-US"/>
            </w:rPr>
          </w:rPrChange>
        </w:rPr>
        <w:t xml:space="preserve"> is one of brilliant inventions, innovations rejected or developed and sudden radical change on a </w:t>
      </w:r>
      <w:proofErr w:type="spellStart"/>
      <w:r w:rsidRPr="0089049F">
        <w:rPr>
          <w:rPrChange w:id="380" w:author="Teera Piyakunakorn" w:date="2013-06-30T20:08:00Z">
            <w:rPr>
              <w:lang w:val="en-US"/>
            </w:rPr>
          </w:rPrChange>
        </w:rPr>
        <w:t>breathtaking</w:t>
      </w:r>
      <w:proofErr w:type="spellEnd"/>
      <w:r w:rsidRPr="0089049F">
        <w:rPr>
          <w:rPrChange w:id="381" w:author="Teera Piyakunakorn" w:date="2013-06-30T20:08:00Z">
            <w:rPr>
              <w:lang w:val="en-US"/>
            </w:rPr>
          </w:rPrChange>
        </w:rPr>
        <w:t xml:space="preserve"> scale. And yet it always remains a story about people. At the Leipzig Museum of</w:t>
      </w:r>
      <w:del w:id="382" w:author="Kinder" w:date="2013-06-30T08:16:00Z">
        <w:r w:rsidRPr="0089049F" w:rsidDel="006402F1">
          <w:rPr>
            <w:rPrChange w:id="383" w:author="Teera Piyakunakorn" w:date="2013-06-30T20:08:00Z">
              <w:rPr>
                <w:lang w:val="en-US"/>
              </w:rPr>
            </w:rPrChange>
          </w:rPr>
          <w:delText xml:space="preserve"> the</w:delText>
        </w:r>
      </w:del>
      <w:r w:rsidRPr="0089049F">
        <w:rPr>
          <w:rPrChange w:id="384" w:author="Teera Piyakunakorn" w:date="2013-06-30T20:08:00Z">
            <w:rPr>
              <w:lang w:val="en-US"/>
            </w:rPr>
          </w:rPrChange>
        </w:rPr>
        <w:t xml:space="preserve"> Printing Arts, the human touch makes printing history come alive again: rare historical machines and printing presses are shown in action, enabling visitors to experience the art of printing with </w:t>
      </w:r>
      <w:proofErr w:type="gramStart"/>
      <w:r w:rsidRPr="0089049F">
        <w:rPr>
          <w:rPrChange w:id="385" w:author="Teera Piyakunakorn" w:date="2013-06-30T20:08:00Z">
            <w:rPr>
              <w:lang w:val="en-US"/>
            </w:rPr>
          </w:rPrChange>
        </w:rPr>
        <w:t>all</w:t>
      </w:r>
      <w:proofErr w:type="gramEnd"/>
      <w:r w:rsidRPr="0089049F">
        <w:rPr>
          <w:rPrChange w:id="386" w:author="Teera Piyakunakorn" w:date="2013-06-30T20:08:00Z">
            <w:rPr>
              <w:lang w:val="en-US"/>
            </w:rPr>
          </w:rPrChange>
        </w:rPr>
        <w:t xml:space="preserve"> their senses.</w:t>
      </w:r>
    </w:p>
    <w:p w14:paraId="0EDA894D" w14:textId="0E07DEF3" w:rsidR="00D03DE3" w:rsidRDefault="002F4DE0" w:rsidP="00D03DE3">
      <w:pPr>
        <w:rPr>
          <w:ins w:id="387" w:author="Teera Piyakunakorn" w:date="2013-06-30T20:32:00Z"/>
        </w:rPr>
      </w:pPr>
      <w:proofErr w:type="spellStart"/>
      <w:ins w:id="388" w:author="Teera Piyakunakorn" w:date="2013-06-30T20:33:00Z">
        <w:r>
          <w:rPr>
            <w:rFonts w:ascii="TH SarabunPSK" w:hAnsi="TH SarabunPSK" w:cs="TH SarabunPSK"/>
            <w:sz w:val="32"/>
            <w:szCs w:val="32"/>
            <w:lang w:val="en-US"/>
          </w:rPr>
          <w:t>ประวัติศาสตร์ของ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“black art”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นับเป็นหนึ่งในประดิษฐกรรมอันบรรเจิด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นวัตกรรมขจัดหรือไม่ก็พัฒนา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proofErr w:type="gramStart"/>
        <w:r>
          <w:rPr>
            <w:rFonts w:ascii="TH SarabunPSK" w:hAnsi="TH SarabunPSK" w:cs="TH SarabunPSK"/>
            <w:sz w:val="32"/>
            <w:szCs w:val="32"/>
            <w:lang w:val="en-US"/>
          </w:rPr>
          <w:t>และยังความเปลี่ยนแปลงแบบถอนรากถอนโคนเฉียบพลันได้ในชั่วอึดใจ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แน่นอนที่สุดมันยังคงเป็นเรื่องราว</w:t>
        </w:r>
        <w:proofErr w:type="spellEnd"/>
        <w:proofErr w:type="gram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ของมนุษย์</w:t>
        </w:r>
      </w:ins>
      <w:ins w:id="389" w:author="Teera Piyakunakorn" w:date="2013-06-30T20:34:00Z">
        <w:r>
          <w:rPr>
            <w:rFonts w:ascii="TH SarabunPSK" w:hAnsi="TH SarabunPSK" w:cs="TH SarabunPSK"/>
            <w:sz w:val="32"/>
            <w:szCs w:val="32"/>
            <w:lang w:val="en-US"/>
          </w:rPr>
          <w:t>อยู่เสมอ</w:t>
        </w:r>
      </w:ins>
      <w:proofErr w:type="spellEnd"/>
      <w:ins w:id="390" w:author="Teera Piyakunakorn" w:date="2013-06-30T20:33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 ณ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พิพิธภัณฑ์ศิลปการพิมพ์ไลป์ซิก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ด้วยน้ำมือของมนุษย์ช่วยปลุกฟื้นประวัติศาสตร์การพิมพ์</w:t>
        </w:r>
      </w:ins>
      <w:proofErr w:type="spellEnd"/>
      <w:ins w:id="391" w:author="Teera Piyakunakorn" w:date="2013-06-30T20:34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proofErr w:type="spellStart"/>
      <w:ins w:id="392" w:author="Teera Piyakunakorn" w:date="2013-06-30T20:33:00Z">
        <w:r>
          <w:rPr>
            <w:rFonts w:ascii="TH SarabunPSK" w:hAnsi="TH SarabunPSK" w:cs="TH SarabunPSK"/>
            <w:sz w:val="32"/>
            <w:szCs w:val="32"/>
            <w:lang w:val="en-US"/>
          </w:rPr>
          <w:t>ให้คืนชีพมาอีกครั้ง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เครื่องจักรกลและแท่นพิมพ์แห่งประวัติศาสตร์ที่หายาก</w:t>
        </w:r>
      </w:ins>
      <w:ins w:id="393" w:author="Teera Piyakunakorn" w:date="2013-06-30T20:34:00Z">
        <w:r>
          <w:rPr>
            <w:rFonts w:ascii="TH SarabunPSK" w:hAnsi="TH SarabunPSK" w:cs="TH SarabunPSK"/>
            <w:sz w:val="32"/>
            <w:szCs w:val="32"/>
            <w:lang w:val="en-US"/>
          </w:rPr>
          <w:t>ได้รับการ</w:t>
        </w:r>
      </w:ins>
      <w:ins w:id="394" w:author="Teera Piyakunakorn" w:date="2013-06-30T20:33:00Z">
        <w:r>
          <w:rPr>
            <w:rFonts w:ascii="TH SarabunPSK" w:hAnsi="TH SarabunPSK" w:cs="TH SarabunPSK"/>
            <w:sz w:val="32"/>
            <w:szCs w:val="32"/>
            <w:lang w:val="en-US"/>
          </w:rPr>
          <w:t>นำมาจัดแสดงให้เห็น</w:t>
        </w:r>
      </w:ins>
      <w:ins w:id="395" w:author="Teera Piyakunakorn" w:date="2013-06-30T20:34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proofErr w:type="spellStart"/>
      <w:ins w:id="396" w:author="Teera Piyakunakorn" w:date="2013-06-30T20:33:00Z">
        <w:r>
          <w:rPr>
            <w:rFonts w:ascii="TH SarabunPSK" w:hAnsi="TH SarabunPSK" w:cs="TH SarabunPSK"/>
            <w:sz w:val="32"/>
            <w:szCs w:val="32"/>
            <w:lang w:val="en-US"/>
          </w:rPr>
          <w:t>การทำงาน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ins w:id="397" w:author="Teera Piyakunakorn" w:date="2013-06-30T20:35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ins w:id="398" w:author="Teera Piyakunakorn" w:date="2013-06-30T20:33:00Z">
        <w:r>
          <w:rPr>
            <w:rFonts w:ascii="TH SarabunPSK" w:hAnsi="TH SarabunPSK" w:cs="TH SarabunPSK"/>
            <w:sz w:val="32"/>
            <w:szCs w:val="32"/>
            <w:lang w:val="en-US"/>
          </w:rPr>
          <w:t>ผู้เข้าเยี่ยมชม</w:t>
        </w:r>
      </w:ins>
      <w:ins w:id="399" w:author="Teera Piyakunakorn" w:date="2013-06-30T20:35:00Z">
        <w:r>
          <w:rPr>
            <w:rFonts w:ascii="TH SarabunPSK" w:hAnsi="TH SarabunPSK" w:cs="TH SarabunPSK"/>
            <w:sz w:val="32"/>
            <w:szCs w:val="32"/>
            <w:lang w:val="en-US"/>
          </w:rPr>
          <w:t>จะ</w:t>
        </w:r>
      </w:ins>
      <w:ins w:id="400" w:author="Teera Piyakunakorn" w:date="2013-06-30T20:33:00Z">
        <w:r>
          <w:rPr>
            <w:rFonts w:ascii="TH SarabunPSK" w:hAnsi="TH SarabunPSK" w:cs="TH SarabunPSK"/>
            <w:sz w:val="32"/>
            <w:szCs w:val="32"/>
            <w:lang w:val="en-US"/>
          </w:rPr>
          <w:t>ได้รับประสบการณ์ในศิลปะการพิมพ์จากการได้สัมผัสด้วยตัวเอง</w:t>
        </w:r>
      </w:ins>
    </w:p>
    <w:p w14:paraId="460F68E9" w14:textId="77777777" w:rsidR="002F4DE0" w:rsidRPr="0089049F" w:rsidRDefault="002F4DE0" w:rsidP="00D03DE3">
      <w:pPr>
        <w:rPr>
          <w:rPrChange w:id="401" w:author="Teera Piyakunakorn" w:date="2013-06-30T20:08:00Z">
            <w:rPr>
              <w:lang w:val="en-US"/>
            </w:rPr>
          </w:rPrChange>
        </w:rPr>
      </w:pPr>
    </w:p>
    <w:p w14:paraId="70D214A7" w14:textId="450E74AE" w:rsidR="00CE6B36" w:rsidRPr="0089049F" w:rsidRDefault="006A59B7" w:rsidP="006A59B7">
      <w:pPr>
        <w:rPr>
          <w:rPrChange w:id="402" w:author="Teera Piyakunakorn" w:date="2013-06-30T20:08:00Z">
            <w:rPr>
              <w:lang w:val="en-US"/>
            </w:rPr>
          </w:rPrChange>
        </w:rPr>
      </w:pPr>
      <w:r w:rsidRPr="0089049F">
        <w:rPr>
          <w:b/>
          <w:rPrChange w:id="403" w:author="Teera Piyakunakorn" w:date="2013-06-30T20:08:00Z">
            <w:rPr>
              <w:b/>
              <w:lang w:val="en-US"/>
            </w:rPr>
          </w:rPrChange>
        </w:rPr>
        <w:t>The museum’s collection</w:t>
      </w:r>
      <w:r w:rsidRPr="0089049F">
        <w:rPr>
          <w:rPrChange w:id="404" w:author="Teera Piyakunakorn" w:date="2013-06-30T20:08:00Z">
            <w:rPr>
              <w:lang w:val="en-US"/>
            </w:rPr>
          </w:rPrChange>
        </w:rPr>
        <w:t xml:space="preserve"> of around 100 working machines and press</w:t>
      </w:r>
      <w:del w:id="405" w:author="Kinder" w:date="2013-06-29T10:51:00Z">
        <w:r w:rsidRPr="0089049F" w:rsidDel="00597D72">
          <w:rPr>
            <w:rPrChange w:id="406" w:author="Teera Piyakunakorn" w:date="2013-06-30T20:08:00Z">
              <w:rPr>
                <w:lang w:val="en-US"/>
              </w:rPr>
            </w:rPrChange>
          </w:rPr>
          <w:delText>es</w:delText>
        </w:r>
      </w:del>
      <w:r w:rsidRPr="0089049F">
        <w:rPr>
          <w:rPrChange w:id="407" w:author="Teera Piyakunakorn" w:date="2013-06-30T20:08:00Z">
            <w:rPr>
              <w:lang w:val="en-US"/>
            </w:rPr>
          </w:rPrChange>
        </w:rPr>
        <w:t xml:space="preserve"> for historical casting, composing and printing techniques really brings the history of printing alive</w:t>
      </w:r>
      <w:del w:id="408" w:author="Kinder" w:date="2013-06-30T08:17:00Z">
        <w:r w:rsidRPr="0089049F" w:rsidDel="006402F1">
          <w:rPr>
            <w:rPrChange w:id="409" w:author="Teera Piyakunakorn" w:date="2013-06-30T20:08:00Z">
              <w:rPr>
                <w:lang w:val="en-US"/>
              </w:rPr>
            </w:rPrChange>
          </w:rPr>
          <w:delText>. With</w:delText>
        </w:r>
      </w:del>
      <w:r w:rsidRPr="0089049F">
        <w:rPr>
          <w:rPrChange w:id="410" w:author="Teera Piyakunakorn" w:date="2013-06-30T20:08:00Z">
            <w:rPr>
              <w:lang w:val="en-US"/>
            </w:rPr>
          </w:rPrChange>
        </w:rPr>
        <w:t xml:space="preserve"> combining a museum and an active workshop, visitors still can experience printing process</w:t>
      </w:r>
      <w:del w:id="411" w:author="Kinder" w:date="2013-06-30T08:27:00Z">
        <w:r w:rsidRPr="0089049F" w:rsidDel="00123A66">
          <w:rPr>
            <w:rPrChange w:id="412" w:author="Teera Piyakunakorn" w:date="2013-06-30T20:08:00Z">
              <w:rPr>
                <w:lang w:val="en-US"/>
              </w:rPr>
            </w:rPrChange>
          </w:rPr>
          <w:delText>es</w:delText>
        </w:r>
      </w:del>
      <w:del w:id="413" w:author="Kinder" w:date="2013-06-30T08:17:00Z">
        <w:r w:rsidRPr="0089049F" w:rsidDel="006402F1">
          <w:rPr>
            <w:rPrChange w:id="414" w:author="Teera Piyakunakorn" w:date="2013-06-30T20:08:00Z">
              <w:rPr>
                <w:lang w:val="en-US"/>
              </w:rPr>
            </w:rPrChange>
          </w:rPr>
          <w:delText xml:space="preserve"> at</w:delText>
        </w:r>
      </w:del>
      <w:r w:rsidRPr="0089049F">
        <w:rPr>
          <w:rPrChange w:id="415" w:author="Teera Piyakunakorn" w:date="2013-06-30T20:08:00Z">
            <w:rPr>
              <w:lang w:val="en-US"/>
            </w:rPr>
          </w:rPrChange>
        </w:rPr>
        <w:t xml:space="preserve"> first hand.</w:t>
      </w:r>
      <w:r w:rsidR="00306215" w:rsidRPr="0089049F">
        <w:rPr>
          <w:rPrChange w:id="416" w:author="Teera Piyakunakorn" w:date="2013-06-30T20:08:00Z">
            <w:rPr>
              <w:lang w:val="en-US"/>
            </w:rPr>
          </w:rPrChange>
        </w:rPr>
        <w:t xml:space="preserve"> </w:t>
      </w:r>
      <w:r w:rsidRPr="0089049F">
        <w:rPr>
          <w:rPrChange w:id="417" w:author="Teera Piyakunakorn" w:date="2013-06-30T20:08:00Z">
            <w:rPr>
              <w:lang w:val="en-US"/>
            </w:rPr>
          </w:rPrChange>
        </w:rPr>
        <w:t xml:space="preserve">The Museum of </w:t>
      </w:r>
      <w:del w:id="418" w:author="Kinder" w:date="2013-06-30T08:26:00Z">
        <w:r w:rsidRPr="0089049F" w:rsidDel="00123A66">
          <w:rPr>
            <w:rPrChange w:id="419" w:author="Teera Piyakunakorn" w:date="2013-06-30T20:08:00Z">
              <w:rPr>
                <w:lang w:val="en-US"/>
              </w:rPr>
            </w:rPrChange>
          </w:rPr>
          <w:delText xml:space="preserve">the </w:delText>
        </w:r>
      </w:del>
      <w:r w:rsidRPr="0089049F">
        <w:rPr>
          <w:rPrChange w:id="420" w:author="Teera Piyakunakorn" w:date="2013-06-30T20:08:00Z">
            <w:rPr>
              <w:lang w:val="en-US"/>
            </w:rPr>
          </w:rPrChange>
        </w:rPr>
        <w:t>Printing Arts also houses a handcraft book</w:t>
      </w:r>
      <w:ins w:id="421" w:author="Kinder" w:date="2013-06-29T10:52:00Z">
        <w:r w:rsidR="00597D72" w:rsidRPr="0089049F">
          <w:rPr>
            <w:rPrChange w:id="422" w:author="Teera Piyakunakorn" w:date="2013-06-30T20:08:00Z">
              <w:rPr/>
            </w:rPrChange>
          </w:rPr>
          <w:t xml:space="preserve"> </w:t>
        </w:r>
      </w:ins>
      <w:r w:rsidRPr="0089049F">
        <w:rPr>
          <w:rPrChange w:id="423" w:author="Teera Piyakunakorn" w:date="2013-06-30T20:08:00Z">
            <w:rPr>
              <w:lang w:val="en-US"/>
            </w:rPr>
          </w:rPrChange>
        </w:rPr>
        <w:t>bindery, a workshop of a wood engrav</w:t>
      </w:r>
      <w:ins w:id="424" w:author="Kinder" w:date="2013-06-30T08:26:00Z">
        <w:r w:rsidR="00123A66" w:rsidRPr="0089049F">
          <w:rPr>
            <w:rPrChange w:id="425" w:author="Teera Piyakunakorn" w:date="2013-06-30T20:08:00Z">
              <w:rPr/>
            </w:rPrChange>
          </w:rPr>
          <w:t>ing</w:t>
        </w:r>
      </w:ins>
      <w:del w:id="426" w:author="Kinder" w:date="2013-06-30T08:26:00Z">
        <w:r w:rsidRPr="0089049F" w:rsidDel="00123A66">
          <w:rPr>
            <w:rPrChange w:id="427" w:author="Teera Piyakunakorn" w:date="2013-06-30T20:08:00Z">
              <w:rPr>
                <w:lang w:val="en-US"/>
              </w:rPr>
            </w:rPrChange>
          </w:rPr>
          <w:delText>er</w:delText>
        </w:r>
      </w:del>
      <w:r w:rsidRPr="0089049F">
        <w:rPr>
          <w:rPrChange w:id="428" w:author="Teera Piyakunakorn" w:date="2013-06-30T20:08:00Z">
            <w:rPr>
              <w:lang w:val="en-US"/>
            </w:rPr>
          </w:rPrChange>
        </w:rPr>
        <w:t xml:space="preserve"> and a</w:t>
      </w:r>
      <w:del w:id="429" w:author="Kinder" w:date="2013-06-30T08:26:00Z">
        <w:r w:rsidRPr="0089049F" w:rsidDel="00123A66">
          <w:rPr>
            <w:rPrChange w:id="430" w:author="Teera Piyakunakorn" w:date="2013-06-30T20:08:00Z">
              <w:rPr>
                <w:lang w:val="en-US"/>
              </w:rPr>
            </w:rPrChange>
          </w:rPr>
          <w:delText>n</w:delText>
        </w:r>
      </w:del>
      <w:r w:rsidRPr="0089049F">
        <w:rPr>
          <w:rPrChange w:id="431" w:author="Teera Piyakunakorn" w:date="2013-06-30T20:08:00Z">
            <w:rPr>
              <w:lang w:val="en-US"/>
            </w:rPr>
          </w:rPrChange>
        </w:rPr>
        <w:t xml:space="preserve"> unique collection of more than 4,000 different typefaces from European and oriental provenance. The Museum of</w:t>
      </w:r>
      <w:del w:id="432" w:author="Kinder" w:date="2013-06-30T08:26:00Z">
        <w:r w:rsidRPr="0089049F" w:rsidDel="00123A66">
          <w:rPr>
            <w:rPrChange w:id="433" w:author="Teera Piyakunakorn" w:date="2013-06-30T20:08:00Z">
              <w:rPr>
                <w:lang w:val="en-US"/>
              </w:rPr>
            </w:rPrChange>
          </w:rPr>
          <w:delText xml:space="preserve"> the</w:delText>
        </w:r>
      </w:del>
      <w:r w:rsidRPr="0089049F">
        <w:rPr>
          <w:rPrChange w:id="434" w:author="Teera Piyakunakorn" w:date="2013-06-30T20:08:00Z">
            <w:rPr>
              <w:lang w:val="en-US"/>
            </w:rPr>
          </w:rPrChange>
        </w:rPr>
        <w:t xml:space="preserve"> Printing Arts is based in the former industrial quarter </w:t>
      </w:r>
      <w:proofErr w:type="spellStart"/>
      <w:r w:rsidRPr="0089049F">
        <w:rPr>
          <w:rPrChange w:id="435" w:author="Teera Piyakunakorn" w:date="2013-06-30T20:08:00Z">
            <w:rPr>
              <w:lang w:val="en-US"/>
            </w:rPr>
          </w:rPrChange>
        </w:rPr>
        <w:t>Plagwitz</w:t>
      </w:r>
      <w:proofErr w:type="spellEnd"/>
      <w:r w:rsidRPr="0089049F">
        <w:rPr>
          <w:rPrChange w:id="436" w:author="Teera Piyakunakorn" w:date="2013-06-30T20:08:00Z">
            <w:rPr>
              <w:lang w:val="en-US"/>
            </w:rPr>
          </w:rPrChange>
        </w:rPr>
        <w:t xml:space="preserve"> in a listed industrial building that has been in continuous use as a printing house si</w:t>
      </w:r>
      <w:r w:rsidR="007B47BC" w:rsidRPr="0089049F">
        <w:rPr>
          <w:rPrChange w:id="437" w:author="Teera Piyakunakorn" w:date="2013-06-30T20:08:00Z">
            <w:rPr>
              <w:lang w:val="en-US"/>
            </w:rPr>
          </w:rPrChange>
        </w:rPr>
        <w:t>nce the early 20th</w:t>
      </w:r>
      <w:r w:rsidRPr="0089049F">
        <w:rPr>
          <w:rPrChange w:id="438" w:author="Teera Piyakunakorn" w:date="2013-06-30T20:08:00Z">
            <w:rPr>
              <w:lang w:val="en-US"/>
            </w:rPr>
          </w:rPrChange>
        </w:rPr>
        <w:t xml:space="preserve"> century.</w:t>
      </w:r>
    </w:p>
    <w:p w14:paraId="466F4806" w14:textId="097BD93D" w:rsidR="00D03DE3" w:rsidRDefault="005626D8" w:rsidP="006A59B7">
      <w:pPr>
        <w:rPr>
          <w:ins w:id="439" w:author="Teera Piyakunakorn" w:date="2013-06-30T20:57:00Z"/>
        </w:rPr>
      </w:pPr>
      <w:ins w:id="440" w:author="Teera Piyakunakorn" w:date="2013-06-30T20:57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ของสะสมในพิพิธภัณฑ์อันประกอบด้วยเครื่องจักรกลและแท่นพิมพ์สำหรับการหล่อโลหะ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การจัดองค์ประกอบ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และเทคนิคการพิมพ์ในอดีตราว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100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เครื่อง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ที่ปลุกชีวิตประวัติศาสตร์การพิมพ์ขึ้นมาอีกคำรบหนึ่งนี้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ประกอบด้วย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พิพิธภัณฑ์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และโรงงานที่ยังใช้งานได้อยู่จริง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ผู้เข้าเยี่ยมชมยังคงสัมผัสประสบการณ์กับกระบวนการพิมพ์ด้วยมือ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proofErr w:type="gramStart"/>
        <w:r>
          <w:rPr>
            <w:rFonts w:ascii="TH SarabunPSK" w:hAnsi="TH SarabunPSK" w:cs="TH SarabunPSK"/>
            <w:sz w:val="32"/>
            <w:szCs w:val="32"/>
            <w:lang w:val="en-US"/>
          </w:rPr>
          <w:t>ของตนเองได้อีกด้วย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พิพิธภัณฑ์ศิลปะการพิมพ์ยังเป็นสถานที่เข้าปกหนังสือด้วยมือ</w:t>
        </w:r>
        <w:proofErr w:type="spellEnd"/>
        <w:proofErr w:type="gram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โรงงานแกะสลักไม้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และเป็น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แหล่งสะสมแบบตัวพิมพ์ต่างๆ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กว่า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4,000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แบบที่รวบรวมมาจากยุโรปรวมทั้งจากแหล่งกำเนิดในโลกตะวันออก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พิพิธภัณฑ์ศิลปะการพิมพ์ตั้งอยู่ในนิคมอุตสาหกรรมเก่า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Plagwitz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ซึ่งเป็นหนึ่งในอาคารที่ขึ้นทำเนียบว่าถูกใช้เป็น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โรงพิมพ์มาอย่างต่อเนื่องตั้งแต่ต้นศตวรรษที่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20</w:t>
        </w:r>
      </w:ins>
    </w:p>
    <w:p w14:paraId="3A2D6A0A" w14:textId="77777777" w:rsidR="005626D8" w:rsidRPr="0089049F" w:rsidRDefault="005626D8" w:rsidP="006A59B7">
      <w:pPr>
        <w:rPr>
          <w:rPrChange w:id="441" w:author="Teera Piyakunakorn" w:date="2013-06-30T20:08:00Z">
            <w:rPr>
              <w:lang w:val="en-US"/>
            </w:rPr>
          </w:rPrChange>
        </w:rPr>
      </w:pPr>
    </w:p>
    <w:p w14:paraId="362AE3AC" w14:textId="445650AD" w:rsidR="00D03DE3" w:rsidRPr="0089049F" w:rsidRDefault="00D03DE3" w:rsidP="00D03DE3">
      <w:pPr>
        <w:rPr>
          <w:rPrChange w:id="442" w:author="Teera Piyakunakorn" w:date="2013-06-30T20:08:00Z">
            <w:rPr>
              <w:lang w:val="en-US"/>
            </w:rPr>
          </w:rPrChange>
        </w:rPr>
      </w:pPr>
      <w:del w:id="443" w:author="Kinder" w:date="2013-06-29T10:53:00Z">
        <w:r w:rsidRPr="0089049F" w:rsidDel="00597D72">
          <w:rPr>
            <w:rPrChange w:id="444" w:author="Teera Piyakunakorn" w:date="2013-06-30T20:08:00Z">
              <w:rPr>
                <w:lang w:val="en-US"/>
              </w:rPr>
            </w:rPrChange>
          </w:rPr>
          <w:delText xml:space="preserve">Some </w:delText>
        </w:r>
      </w:del>
      <w:ins w:id="445" w:author="Kinder" w:date="2013-06-29T10:53:00Z">
        <w:r w:rsidR="00597D72" w:rsidRPr="0089049F">
          <w:rPr>
            <w:rPrChange w:id="446" w:author="Teera Piyakunakorn" w:date="2013-06-30T20:08:00Z">
              <w:rPr/>
            </w:rPrChange>
          </w:rPr>
          <w:t>T</w:t>
        </w:r>
      </w:ins>
      <w:del w:id="447" w:author="Kinder" w:date="2013-06-29T10:53:00Z">
        <w:r w:rsidRPr="0089049F" w:rsidDel="00597D72">
          <w:rPr>
            <w:rPrChange w:id="448" w:author="Teera Piyakunakorn" w:date="2013-06-30T20:08:00Z">
              <w:rPr>
                <w:lang w:val="en-US"/>
              </w:rPr>
            </w:rPrChange>
          </w:rPr>
          <w:delText>t</w:delText>
        </w:r>
      </w:del>
      <w:r w:rsidRPr="0089049F">
        <w:rPr>
          <w:rPrChange w:id="449" w:author="Teera Piyakunakorn" w:date="2013-06-30T20:08:00Z">
            <w:rPr>
              <w:lang w:val="en-US"/>
            </w:rPr>
          </w:rPrChange>
        </w:rPr>
        <w:t xml:space="preserve">hree </w:t>
      </w:r>
      <w:r w:rsidRPr="0089049F">
        <w:rPr>
          <w:b/>
          <w:rPrChange w:id="450" w:author="Teera Piyakunakorn" w:date="2013-06-30T20:08:00Z">
            <w:rPr>
              <w:b/>
              <w:lang w:val="en-US"/>
            </w:rPr>
          </w:rPrChange>
        </w:rPr>
        <w:t>special exhibitions per year</w:t>
      </w:r>
      <w:r w:rsidRPr="0089049F">
        <w:rPr>
          <w:rPrChange w:id="451" w:author="Teera Piyakunakorn" w:date="2013-06-30T20:08:00Z">
            <w:rPr>
              <w:lang w:val="en-US"/>
            </w:rPr>
          </w:rPrChange>
        </w:rPr>
        <w:t xml:space="preserve"> focus on individual theme</w:t>
      </w:r>
      <w:del w:id="452" w:author="Kinder" w:date="2013-06-29T10:53:00Z">
        <w:r w:rsidRPr="0089049F" w:rsidDel="00597D72">
          <w:rPr>
            <w:rPrChange w:id="453" w:author="Teera Piyakunakorn" w:date="2013-06-30T20:08:00Z">
              <w:rPr>
                <w:lang w:val="en-US"/>
              </w:rPr>
            </w:rPrChange>
          </w:rPr>
          <w:delText>s</w:delText>
        </w:r>
      </w:del>
      <w:r w:rsidRPr="0089049F">
        <w:rPr>
          <w:rPrChange w:id="454" w:author="Teera Piyakunakorn" w:date="2013-06-30T20:08:00Z">
            <w:rPr>
              <w:lang w:val="en-US"/>
            </w:rPr>
          </w:rPrChange>
        </w:rPr>
        <w:t xml:space="preserve"> related to printing and all its various facets. </w:t>
      </w:r>
      <w:proofErr w:type="gramStart"/>
      <w:r w:rsidRPr="0089049F">
        <w:rPr>
          <w:rPrChange w:id="455" w:author="Teera Piyakunakorn" w:date="2013-06-30T20:08:00Z">
            <w:rPr>
              <w:lang w:val="en-US"/>
            </w:rPr>
          </w:rPrChange>
        </w:rPr>
        <w:t>The current exhibition, which runs until mid-May 2012 is entitled “From lithography to offset printing</w:t>
      </w:r>
      <w:ins w:id="456" w:author="Kinder" w:date="2013-06-29T10:53:00Z">
        <w:r w:rsidR="00597D72" w:rsidRPr="0089049F">
          <w:rPr>
            <w:rPrChange w:id="457" w:author="Teera Piyakunakorn" w:date="2013-06-30T20:08:00Z">
              <w:rPr/>
            </w:rPrChange>
          </w:rPr>
          <w:t>,</w:t>
        </w:r>
      </w:ins>
      <w:del w:id="458" w:author="Kinder" w:date="2013-06-29T10:53:00Z">
        <w:r w:rsidRPr="0089049F" w:rsidDel="00597D72">
          <w:rPr>
            <w:rPrChange w:id="459" w:author="Teera Piyakunakorn" w:date="2013-06-30T20:08:00Z">
              <w:rPr>
                <w:lang w:val="en-US"/>
              </w:rPr>
            </w:rPrChange>
          </w:rPr>
          <w:delText>.</w:delText>
        </w:r>
      </w:del>
      <w:r w:rsidRPr="0089049F">
        <w:rPr>
          <w:rPrChange w:id="460" w:author="Teera Piyakunakorn" w:date="2013-06-30T20:08:00Z">
            <w:rPr>
              <w:lang w:val="en-US"/>
            </w:rPr>
          </w:rPrChange>
        </w:rPr>
        <w:t xml:space="preserve"> </w:t>
      </w:r>
      <w:ins w:id="461" w:author="Kinder" w:date="2013-06-29T10:53:00Z">
        <w:r w:rsidR="00597D72" w:rsidRPr="0089049F">
          <w:rPr>
            <w:rPrChange w:id="462" w:author="Teera Piyakunakorn" w:date="2013-06-30T20:08:00Z">
              <w:rPr/>
            </w:rPrChange>
          </w:rPr>
          <w:t>t</w:t>
        </w:r>
      </w:ins>
      <w:del w:id="463" w:author="Kinder" w:date="2013-06-29T10:53:00Z">
        <w:r w:rsidRPr="0089049F" w:rsidDel="00597D72">
          <w:rPr>
            <w:rPrChange w:id="464" w:author="Teera Piyakunakorn" w:date="2013-06-30T20:08:00Z">
              <w:rPr>
                <w:lang w:val="en-US"/>
              </w:rPr>
            </w:rPrChange>
          </w:rPr>
          <w:delText>T</w:delText>
        </w:r>
      </w:del>
      <w:r w:rsidRPr="0089049F">
        <w:rPr>
          <w:rPrChange w:id="465" w:author="Teera Piyakunakorn" w:date="2013-06-30T20:08:00Z">
            <w:rPr>
              <w:lang w:val="en-US"/>
            </w:rPr>
          </w:rPrChange>
        </w:rPr>
        <w:t xml:space="preserve">he </w:t>
      </w:r>
      <w:proofErr w:type="spellStart"/>
      <w:r w:rsidRPr="0089049F">
        <w:rPr>
          <w:rPrChange w:id="466" w:author="Teera Piyakunakorn" w:date="2013-06-30T20:08:00Z">
            <w:rPr>
              <w:lang w:val="en-US"/>
            </w:rPr>
          </w:rPrChange>
        </w:rPr>
        <w:t>Kunstanstalt</w:t>
      </w:r>
      <w:proofErr w:type="spellEnd"/>
      <w:r w:rsidRPr="0089049F">
        <w:rPr>
          <w:rPrChange w:id="467" w:author="Teera Piyakunakorn" w:date="2013-06-30T20:08:00Z">
            <w:rPr>
              <w:lang w:val="en-US"/>
            </w:rPr>
          </w:rPrChange>
        </w:rPr>
        <w:t xml:space="preserve"> Carl </w:t>
      </w:r>
      <w:proofErr w:type="spellStart"/>
      <w:r w:rsidRPr="0089049F">
        <w:rPr>
          <w:rPrChange w:id="468" w:author="Teera Piyakunakorn" w:date="2013-06-30T20:08:00Z">
            <w:rPr>
              <w:lang w:val="en-US"/>
            </w:rPr>
          </w:rPrChange>
        </w:rPr>
        <w:t>Garte</w:t>
      </w:r>
      <w:proofErr w:type="spellEnd"/>
      <w:r w:rsidRPr="0089049F">
        <w:rPr>
          <w:rPrChange w:id="469" w:author="Teera Piyakunakorn" w:date="2013-06-30T20:08:00Z">
            <w:rPr>
              <w:lang w:val="en-US"/>
            </w:rPr>
          </w:rPrChange>
        </w:rPr>
        <w:t xml:space="preserve"> Leipzig and the collection of Hans </w:t>
      </w:r>
      <w:proofErr w:type="spellStart"/>
      <w:r w:rsidRPr="0089049F">
        <w:rPr>
          <w:rPrChange w:id="470" w:author="Teera Piyakunakorn" w:date="2013-06-30T20:08:00Z">
            <w:rPr>
              <w:lang w:val="en-US"/>
            </w:rPr>
          </w:rPrChange>
        </w:rPr>
        <w:t>Garte</w:t>
      </w:r>
      <w:proofErr w:type="spellEnd"/>
      <w:r w:rsidRPr="0089049F">
        <w:rPr>
          <w:rPrChange w:id="471" w:author="Teera Piyakunakorn" w:date="2013-06-30T20:08:00Z">
            <w:rPr>
              <w:lang w:val="en-US"/>
            </w:rPr>
          </w:rPrChange>
        </w:rPr>
        <w:t>”.</w:t>
      </w:r>
      <w:proofErr w:type="gramEnd"/>
      <w:r w:rsidRPr="0089049F">
        <w:rPr>
          <w:rPrChange w:id="472" w:author="Teera Piyakunakorn" w:date="2013-06-30T20:08:00Z">
            <w:rPr>
              <w:lang w:val="en-US"/>
            </w:rPr>
          </w:rPrChange>
        </w:rPr>
        <w:t xml:space="preserve"> It shows extraordinary examples </w:t>
      </w:r>
      <w:r w:rsidR="007B47BC" w:rsidRPr="0089049F">
        <w:rPr>
          <w:rPrChange w:id="473" w:author="Teera Piyakunakorn" w:date="2013-06-30T20:08:00Z">
            <w:rPr>
              <w:lang w:val="en-US"/>
            </w:rPr>
          </w:rPrChange>
        </w:rPr>
        <w:t>of multi-</w:t>
      </w:r>
      <w:del w:id="474" w:author="Wolfgang J. Toechterle" w:date="2013-06-22T11:52:00Z">
        <w:r w:rsidR="007B47BC" w:rsidRPr="0089049F" w:rsidDel="00510F1B">
          <w:rPr>
            <w:rPrChange w:id="475" w:author="Teera Piyakunakorn" w:date="2013-06-30T20:08:00Z">
              <w:rPr>
                <w:lang w:val="en-US"/>
              </w:rPr>
            </w:rPrChange>
          </w:rPr>
          <w:delText>colo</w:delText>
        </w:r>
        <w:r w:rsidRPr="0089049F" w:rsidDel="00510F1B">
          <w:rPr>
            <w:rPrChange w:id="476" w:author="Teera Piyakunakorn" w:date="2013-06-30T20:08:00Z">
              <w:rPr>
                <w:lang w:val="en-US"/>
              </w:rPr>
            </w:rPrChange>
          </w:rPr>
          <w:delText>r</w:delText>
        </w:r>
      </w:del>
      <w:ins w:id="477" w:author="Wolfgang J. Toechterle" w:date="2013-06-22T11:52:00Z">
        <w:r w:rsidR="00510F1B" w:rsidRPr="0089049F">
          <w:rPr>
            <w:rPrChange w:id="478" w:author="Teera Piyakunakorn" w:date="2013-06-30T20:08:00Z">
              <w:rPr/>
            </w:rPrChange>
          </w:rPr>
          <w:t>colour</w:t>
        </w:r>
      </w:ins>
      <w:r w:rsidRPr="0089049F">
        <w:rPr>
          <w:rPrChange w:id="479" w:author="Teera Piyakunakorn" w:date="2013-06-30T20:08:00Z">
            <w:rPr>
              <w:lang w:val="en-US"/>
            </w:rPr>
          </w:rPrChange>
        </w:rPr>
        <w:t xml:space="preserve"> lithography and early examples of offset printing from the beginning of the twentieth century.</w:t>
      </w:r>
    </w:p>
    <w:p w14:paraId="5AD12157" w14:textId="77777777" w:rsidR="00F02B17" w:rsidRPr="0089049F" w:rsidRDefault="00F02B17" w:rsidP="00D03DE3">
      <w:pPr>
        <w:rPr>
          <w:rPrChange w:id="480" w:author="Teera Piyakunakorn" w:date="2013-06-30T20:08:00Z">
            <w:rPr>
              <w:lang w:val="en-US"/>
            </w:rPr>
          </w:rPrChange>
        </w:rPr>
      </w:pPr>
    </w:p>
    <w:p w14:paraId="47C041D5" w14:textId="5C3EE49E" w:rsidR="002F7F42" w:rsidRDefault="002F7F42" w:rsidP="00F02B17">
      <w:pPr>
        <w:rPr>
          <w:ins w:id="481" w:author="Teera Piyakunakorn" w:date="2013-06-30T21:16:00Z"/>
          <w:rFonts w:ascii="TH SarabunPSK" w:hAnsi="TH SarabunPSK" w:cs="TH SarabunPSK"/>
          <w:sz w:val="32"/>
          <w:szCs w:val="32"/>
          <w:lang w:val="en-US"/>
        </w:rPr>
      </w:pPr>
      <w:proofErr w:type="spellStart"/>
      <w:ins w:id="482" w:author="Teera Piyakunakorn" w:date="2013-06-30T21:16:00Z">
        <w:r>
          <w:rPr>
            <w:rFonts w:ascii="TH SarabunPSK" w:hAnsi="TH SarabunPSK" w:cs="TH SarabunPSK"/>
            <w:sz w:val="32"/>
            <w:szCs w:val="32"/>
            <w:lang w:val="en-US"/>
          </w:rPr>
          <w:t>จะมีการจัดนิทรรศการพิเศษสามครั้งในแต่ละปี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มุ่งเน้นไปหาแนวคิดหลักเป็นเรื่องๆ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ไปที่เกี่ยวข้องกับการพิมพ์</w:t>
        </w:r>
      </w:ins>
      <w:proofErr w:type="spellEnd"/>
      <w:ins w:id="483" w:author="Teera Piyakunakorn" w:date="2013-06-30T21:17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proofErr w:type="spellStart"/>
      <w:proofErr w:type="gramStart"/>
      <w:ins w:id="484" w:author="Teera Piyakunakorn" w:date="2013-06-30T21:16:00Z">
        <w:r>
          <w:rPr>
            <w:rFonts w:ascii="TH SarabunPSK" w:hAnsi="TH SarabunPSK" w:cs="TH SarabunPSK"/>
            <w:sz w:val="32"/>
            <w:szCs w:val="32"/>
            <w:lang w:val="en-US"/>
          </w:rPr>
          <w:t>ในแง่มุมต่างๆ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นิทรศการที่กำลังจัดอยู่ขณะนี้จะดำเนินไปจนถึงกลางเดือนพฤษภาคม</w:t>
        </w:r>
        <w:proofErr w:type="spellEnd"/>
        <w:proofErr w:type="gram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ปี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2012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ภายใต้ชื่องาน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“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จากลิโทกราฟีสู่การพิมพ์ออฟเซต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Kunstanstalt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Carl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Garte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Leipzig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และ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ผลงานของ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Hans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Garte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” ซึ่งเป็นงานแสดงตัวอย่างชิ้นงานลิโทกราฟีสอดสีที่ไม่ค่อยได้พบเห็นกัน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และตัวอย่างชิ้นงานพิมพ์ออฟเซตยุคต้นๆ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ศตวรรษที่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20</w:t>
        </w:r>
      </w:ins>
    </w:p>
    <w:p w14:paraId="631CA04F" w14:textId="77777777" w:rsidR="002F7F42" w:rsidRDefault="002F7F42" w:rsidP="00F02B17">
      <w:pPr>
        <w:rPr>
          <w:ins w:id="485" w:author="Teera Piyakunakorn" w:date="2013-06-30T21:16:00Z"/>
          <w:b/>
        </w:rPr>
      </w:pPr>
    </w:p>
    <w:p w14:paraId="23F8F67A" w14:textId="5B76CC8D" w:rsidR="00F02B17" w:rsidRDefault="00F02B17" w:rsidP="00F02B17">
      <w:pPr>
        <w:rPr>
          <w:ins w:id="486" w:author="Teera Piyakunakorn" w:date="2013-06-30T21:32:00Z"/>
        </w:rPr>
      </w:pPr>
      <w:r w:rsidRPr="0089049F">
        <w:rPr>
          <w:b/>
          <w:rPrChange w:id="487" w:author="Teera Piyakunakorn" w:date="2013-06-30T20:08:00Z">
            <w:rPr>
              <w:b/>
              <w:lang w:val="en-US"/>
            </w:rPr>
          </w:rPrChange>
        </w:rPr>
        <w:t>The Museum sees the future</w:t>
      </w:r>
      <w:r w:rsidRPr="0089049F">
        <w:rPr>
          <w:rPrChange w:id="488" w:author="Teera Piyakunakorn" w:date="2013-06-30T20:08:00Z">
            <w:rPr>
              <w:lang w:val="en-US"/>
            </w:rPr>
          </w:rPrChange>
        </w:rPr>
        <w:t xml:space="preserve"> as lying in intelligent networking of print and Internet along the lines of “Augmented Reality” – with the difference that all the senses are addressed simultaneously at</w:t>
      </w:r>
      <w:del w:id="489" w:author="Kinder" w:date="2013-06-30T08:27:00Z">
        <w:r w:rsidRPr="0089049F" w:rsidDel="00123A66">
          <w:rPr>
            <w:rPrChange w:id="490" w:author="Teera Piyakunakorn" w:date="2013-06-30T20:08:00Z">
              <w:rPr>
                <w:lang w:val="en-US"/>
              </w:rPr>
            </w:rPrChange>
          </w:rPr>
          <w:delText xml:space="preserve"> the</w:delText>
        </w:r>
      </w:del>
      <w:r w:rsidRPr="0089049F">
        <w:rPr>
          <w:rPrChange w:id="491" w:author="Teera Piyakunakorn" w:date="2013-06-30T20:08:00Z">
            <w:rPr>
              <w:lang w:val="en-US"/>
            </w:rPr>
          </w:rPrChange>
        </w:rPr>
        <w:t xml:space="preserve"> </w:t>
      </w:r>
      <w:ins w:id="492" w:author="Kinder" w:date="2013-06-30T08:27:00Z">
        <w:r w:rsidR="00123A66" w:rsidRPr="0089049F">
          <w:rPr>
            <w:rPrChange w:id="493" w:author="Teera Piyakunakorn" w:date="2013-06-30T20:08:00Z">
              <w:rPr/>
            </w:rPrChange>
          </w:rPr>
          <w:t xml:space="preserve">the </w:t>
        </w:r>
      </w:ins>
      <w:r w:rsidRPr="0089049F">
        <w:rPr>
          <w:rPrChange w:id="494" w:author="Teera Piyakunakorn" w:date="2013-06-30T20:08:00Z">
            <w:rPr>
              <w:lang w:val="en-US"/>
            </w:rPr>
          </w:rPrChange>
        </w:rPr>
        <w:t xml:space="preserve">Museum. </w:t>
      </w:r>
      <w:del w:id="495" w:author="Kinder" w:date="2013-06-30T08:27:00Z">
        <w:r w:rsidRPr="0089049F" w:rsidDel="00123A66">
          <w:rPr>
            <w:rPrChange w:id="496" w:author="Teera Piyakunakorn" w:date="2013-06-30T20:08:00Z">
              <w:rPr>
                <w:lang w:val="en-US"/>
              </w:rPr>
            </w:rPrChange>
          </w:rPr>
          <w:delText>And w</w:delText>
        </w:r>
      </w:del>
      <w:ins w:id="497" w:author="Kinder" w:date="2013-06-30T08:27:00Z">
        <w:r w:rsidR="00123A66" w:rsidRPr="0089049F">
          <w:rPr>
            <w:rPrChange w:id="498" w:author="Teera Piyakunakorn" w:date="2013-06-30T20:08:00Z">
              <w:rPr/>
            </w:rPrChange>
          </w:rPr>
          <w:t>W</w:t>
        </w:r>
      </w:ins>
      <w:r w:rsidRPr="0089049F">
        <w:rPr>
          <w:rPrChange w:id="499" w:author="Teera Piyakunakorn" w:date="2013-06-30T20:08:00Z">
            <w:rPr>
              <w:lang w:val="en-US"/>
            </w:rPr>
          </w:rPrChange>
        </w:rPr>
        <w:t>hen it comes to the media mix of the future, the Museum recommends occasionally taking a look back at the history of printing technology so as to understand the here and now better and actively use expertise from the past as a source of inspiration for the future.</w:t>
      </w:r>
    </w:p>
    <w:p w14:paraId="7E9CD04B" w14:textId="0F0555D3" w:rsidR="00AB4D97" w:rsidRPr="0089049F" w:rsidDel="00AB4D97" w:rsidRDefault="00AB4D97" w:rsidP="00F02B17">
      <w:pPr>
        <w:rPr>
          <w:del w:id="500" w:author="Teera Piyakunakorn" w:date="2013-06-30T21:33:00Z"/>
          <w:rPrChange w:id="501" w:author="Teera Piyakunakorn" w:date="2013-06-30T20:08:00Z">
            <w:rPr>
              <w:del w:id="502" w:author="Teera Piyakunakorn" w:date="2013-06-30T21:33:00Z"/>
              <w:lang w:val="en-US"/>
            </w:rPr>
          </w:rPrChange>
        </w:rPr>
      </w:pPr>
      <w:ins w:id="503" w:author="Teera Piyakunakorn" w:date="2013-06-30T21:32:00Z">
        <w:r>
          <w:rPr>
            <w:rFonts w:ascii="TH SarabunPSK" w:hAnsi="TH SarabunPSK" w:cs="TH SarabunPSK"/>
            <w:sz w:val="32"/>
            <w:szCs w:val="32"/>
            <w:lang w:val="en-US"/>
          </w:rPr>
          <w:t>พิพิธภัณฑ์มองเห็นอนาคตที่ทอดยาวอยู่ในเครือข่ายอัจฉริยะของการพิมพ์กับอินเทอร์เน็ตไปบนเส้นทางของ “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ความจริงที่พอกพูน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” </w:t>
        </w:r>
        <w:proofErr w:type="gramStart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ผ่านทางความแตกต่างที่ทุกความรู้สึกได้รับการประกาศพร้อมกันมาที่พิพิธภัณฑ์นี้ 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ครั้น</w:t>
        </w:r>
        <w:proofErr w:type="spellEnd"/>
        <w:proofErr w:type="gram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มาถึงการผสมผสานสื่อของอนาคต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ins w:id="504" w:author="Teera Piyakunakorn" w:date="2013-06-30T21:33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ins w:id="505" w:author="Teera Piyakunakorn" w:date="2013-06-30T21:32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พิพิธภัณฑ์ให้คำแนะนำอยู่บ่อยครั้งให้มองย้อนกลับไปยังประวัติศาสตร์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เทคโนโลยีการพิมพ์บ้าง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จะได้เข้าใจปัจจุบันได้ดีขึ้น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รวมทั้งการใช้ความรู้ความชำนาญจากอดีตมาเป็นแหล่งสร้าง</w:t>
        </w:r>
      </w:ins>
      <w:proofErr w:type="spellEnd"/>
      <w:ins w:id="506" w:author="Teera Piyakunakorn" w:date="2013-06-30T21:33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proofErr w:type="spellStart"/>
      <w:ins w:id="507" w:author="Teera Piyakunakorn" w:date="2013-06-30T21:32:00Z">
        <w:r>
          <w:rPr>
            <w:rFonts w:ascii="TH SarabunPSK" w:hAnsi="TH SarabunPSK" w:cs="TH SarabunPSK"/>
            <w:sz w:val="32"/>
            <w:szCs w:val="32"/>
            <w:lang w:val="en-US"/>
          </w:rPr>
          <w:t>แรงบันดาลใจสำหรับอนาคตด้วย</w:t>
        </w:r>
      </w:ins>
      <w:proofErr w:type="spellEnd"/>
    </w:p>
    <w:p w14:paraId="266D20FE" w14:textId="77777777" w:rsidR="00CE6B36" w:rsidRPr="0089049F" w:rsidRDefault="00CE6B36" w:rsidP="00CE6B36">
      <w:pPr>
        <w:rPr>
          <w:rPrChange w:id="508" w:author="Teera Piyakunakorn" w:date="2013-06-30T20:08:00Z">
            <w:rPr/>
          </w:rPrChange>
        </w:rPr>
      </w:pPr>
    </w:p>
    <w:p w14:paraId="1C344116" w14:textId="77777777" w:rsidR="003F24C3" w:rsidRPr="0089049F" w:rsidRDefault="003F24C3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  <w:rPrChange w:id="509" w:author="Teera Piyakunakorn" w:date="2013-06-30T20:08:00Z">
            <w:rPr>
              <w:rFonts w:eastAsiaTheme="majorEastAsia" w:cstheme="majorBidi"/>
              <w:b/>
              <w:bCs/>
              <w:caps/>
              <w:sz w:val="24"/>
              <w:szCs w:val="28"/>
              <w:u w:val="single"/>
            </w:rPr>
          </w:rPrChange>
        </w:rPr>
      </w:pPr>
      <w:bookmarkStart w:id="510" w:name="_Toc60882173"/>
      <w:bookmarkStart w:id="511" w:name="_Toc60887859"/>
      <w:r w:rsidRPr="0089049F">
        <w:rPr>
          <w:rPrChange w:id="512" w:author="Teera Piyakunakorn" w:date="2013-06-30T20:08:00Z">
            <w:rPr/>
          </w:rPrChange>
        </w:rPr>
        <w:br w:type="page"/>
      </w:r>
    </w:p>
    <w:p w14:paraId="43976C24" w14:textId="122B24ED" w:rsidR="00CE6B36" w:rsidRPr="0089049F" w:rsidRDefault="00CE6B36" w:rsidP="00CE6B36">
      <w:pPr>
        <w:pStyle w:val="Heading1"/>
        <w:rPr>
          <w:rPrChange w:id="513" w:author="Teera Piyakunakorn" w:date="2013-06-30T20:08:00Z">
            <w:rPr/>
          </w:rPrChange>
        </w:rPr>
      </w:pPr>
      <w:r w:rsidRPr="0089049F">
        <w:rPr>
          <w:rPrChange w:id="514" w:author="Teera Piyakunakorn" w:date="2013-06-30T20:08:00Z">
            <w:rPr/>
          </w:rPrChange>
        </w:rPr>
        <w:t>Description of project and tasks</w:t>
      </w:r>
      <w:bookmarkEnd w:id="510"/>
      <w:bookmarkEnd w:id="511"/>
    </w:p>
    <w:p w14:paraId="1B2474DC" w14:textId="779228AB" w:rsidR="00F5386C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15" w:author="Teera Piyakunakorn" w:date="2013-06-30T21:38:00Z"/>
          <w:rFonts w:cs="Arial"/>
          <w:szCs w:val="20"/>
        </w:rPr>
      </w:pPr>
      <w:r w:rsidRPr="0089049F">
        <w:rPr>
          <w:rFonts w:cs="Arial"/>
          <w:szCs w:val="20"/>
          <w:rPrChange w:id="516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The </w:t>
      </w:r>
      <w:r w:rsidRPr="0089049F">
        <w:rPr>
          <w:rFonts w:cs="Arial"/>
          <w:b/>
          <w:szCs w:val="20"/>
          <w:rPrChange w:id="517" w:author="Teera Piyakunakorn" w:date="2013-06-30T20:08:00Z">
            <w:rPr>
              <w:rFonts w:cs="Arial"/>
              <w:b/>
              <w:szCs w:val="20"/>
              <w:lang w:val="en-US"/>
            </w:rPr>
          </w:rPrChange>
        </w:rPr>
        <w:t>Museum o</w:t>
      </w:r>
      <w:ins w:id="518" w:author="Kinder" w:date="2013-06-30T08:28:00Z">
        <w:r w:rsidR="00123A66" w:rsidRPr="0089049F">
          <w:rPr>
            <w:rFonts w:cs="Arial"/>
            <w:b/>
            <w:szCs w:val="20"/>
            <w:rPrChange w:id="519" w:author="Teera Piyakunakorn" w:date="2013-06-30T20:08:00Z">
              <w:rPr>
                <w:rFonts w:cs="Arial"/>
                <w:b/>
                <w:szCs w:val="20"/>
              </w:rPr>
            </w:rPrChange>
          </w:rPr>
          <w:t>f</w:t>
        </w:r>
      </w:ins>
      <w:del w:id="520" w:author="Kinder" w:date="2013-06-30T08:28:00Z">
        <w:r w:rsidRPr="0089049F" w:rsidDel="00123A66">
          <w:rPr>
            <w:rFonts w:cs="Arial"/>
            <w:b/>
            <w:szCs w:val="20"/>
            <w:rPrChange w:id="521" w:author="Teera Piyakunakorn" w:date="2013-06-30T20:08:00Z">
              <w:rPr>
                <w:rFonts w:cs="Arial"/>
                <w:b/>
                <w:szCs w:val="20"/>
                <w:lang w:val="en-US"/>
              </w:rPr>
            </w:rPrChange>
          </w:rPr>
          <w:delText>f the</w:delText>
        </w:r>
      </w:del>
      <w:r w:rsidRPr="0089049F">
        <w:rPr>
          <w:rFonts w:cs="Arial"/>
          <w:b/>
          <w:szCs w:val="20"/>
          <w:rPrChange w:id="522" w:author="Teera Piyakunakorn" w:date="2013-06-30T20:08:00Z">
            <w:rPr>
              <w:rFonts w:cs="Arial"/>
              <w:b/>
              <w:szCs w:val="20"/>
              <w:lang w:val="en-US"/>
            </w:rPr>
          </w:rPrChange>
        </w:rPr>
        <w:t xml:space="preserve"> Printing Arts</w:t>
      </w:r>
      <w:r w:rsidRPr="0089049F">
        <w:rPr>
          <w:rFonts w:cs="Arial"/>
          <w:szCs w:val="20"/>
          <w:rPrChange w:id="52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needs to build an identity that will be used consistently through all its documents. Your job is to create this corporate identity</w:t>
      </w:r>
      <w:proofErr w:type="gramStart"/>
      <w:r w:rsidRPr="0089049F">
        <w:rPr>
          <w:rFonts w:cs="Arial"/>
          <w:szCs w:val="20"/>
          <w:rPrChange w:id="524" w:author="Teera Piyakunakorn" w:date="2013-06-30T20:08:00Z">
            <w:rPr>
              <w:rFonts w:cs="Arial"/>
              <w:szCs w:val="20"/>
              <w:lang w:val="en-US"/>
            </w:rPr>
          </w:rPrChange>
        </w:rPr>
        <w:t>;</w:t>
      </w:r>
      <w:proofErr w:type="gramEnd"/>
      <w:r w:rsidRPr="0089049F">
        <w:rPr>
          <w:rFonts w:cs="Arial"/>
          <w:szCs w:val="20"/>
          <w:rPrChange w:id="525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with </w:t>
      </w:r>
      <w:del w:id="526" w:author="Wolfgang J. Toechterle" w:date="2013-06-22T11:52:00Z">
        <w:r w:rsidRPr="0089049F" w:rsidDel="00510F1B">
          <w:rPr>
            <w:rFonts w:cs="Arial"/>
            <w:szCs w:val="20"/>
            <w:rPrChange w:id="527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528" w:author="Wolfgang J. Toechterle" w:date="2013-06-22T11:52:00Z">
        <w:r w:rsidR="00510F1B" w:rsidRPr="0089049F">
          <w:rPr>
            <w:rFonts w:cs="Arial"/>
            <w:szCs w:val="20"/>
            <w:rPrChange w:id="529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Pr="0089049F">
        <w:rPr>
          <w:rFonts w:cs="Arial"/>
          <w:szCs w:val="20"/>
          <w:rPrChange w:id="530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s, photos and illustrations, typefaces, etc. This will be applied to several promotional items including a Letterhead and Business Card, Entry Ticket and Shopping Bag. </w:t>
      </w:r>
    </w:p>
    <w:p w14:paraId="48DC166C" w14:textId="0365EE8D" w:rsidR="004C7246" w:rsidRPr="0089049F" w:rsidRDefault="004C7246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531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ins w:id="532" w:author="Teera Piyakunakorn" w:date="2013-06-30T21:38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พิพิธภัณฑ์ศิลปะการพิมพ์ต้องการสร้างอัตลักษณ์ที่จะนำไปใช้อย่างเป็นเอกภาพในบรรดาเอกสารต่างๆ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ของ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พิพิธภัณฑ์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ภารกิจของคุณคือสร้างอัตลัษณ์ขององค์กรนี้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โดยใช้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สี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ภาพถ่าย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ภาพประกอบ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แบบตัวพิมพ์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proofErr w:type="gramStart"/>
        <w:r>
          <w:rPr>
            <w:rFonts w:ascii="TH SarabunPSK" w:hAnsi="TH SarabunPSK" w:cs="TH SarabunPSK"/>
            <w:sz w:val="32"/>
            <w:szCs w:val="32"/>
            <w:lang w:val="en-US"/>
          </w:rPr>
          <w:t>เป็นต้น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ผลงานนี้จะนำไปปรับใช้กับงานส่งเสริมภาพลักษณ์ต่างๆ</w:t>
        </w:r>
        <w:proofErr w:type="spellEnd"/>
        <w:proofErr w:type="gram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ได้แก่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หัวจดหมาย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นามบัตร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ตั๋วเข้าชม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และถุงใส่ของ</w:t>
        </w:r>
      </w:ins>
      <w:proofErr w:type="spellEnd"/>
    </w:p>
    <w:p w14:paraId="60A3DD68" w14:textId="77777777" w:rsidR="00F5386C" w:rsidRPr="0089049F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533" w:author="Teera Piyakunakorn" w:date="2013-06-30T20:08:00Z">
            <w:rPr>
              <w:rFonts w:cs="Arial"/>
              <w:szCs w:val="20"/>
              <w:lang w:val="en-US"/>
            </w:rPr>
          </w:rPrChange>
        </w:rPr>
      </w:pPr>
    </w:p>
    <w:p w14:paraId="6FD1E2C2" w14:textId="7C614F6A" w:rsidR="00F5386C" w:rsidRPr="0089049F" w:rsidRDefault="00F5386C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eastAsia="Times New Roman" w:cs="Times New Roman"/>
          <w:rPrChange w:id="534" w:author="Teera Piyakunakorn" w:date="2013-06-30T20:08:00Z">
            <w:rPr>
              <w:rFonts w:eastAsia="Times New Roman" w:cs="Times New Roman"/>
            </w:rPr>
          </w:rPrChange>
        </w:rPr>
      </w:pPr>
      <w:r w:rsidRPr="0089049F">
        <w:rPr>
          <w:rFonts w:cs="Arial"/>
          <w:szCs w:val="20"/>
          <w:rPrChange w:id="535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Throughout the whole project </w:t>
      </w:r>
      <w:r w:rsidR="00EC452A" w:rsidRPr="0089049F">
        <w:rPr>
          <w:rFonts w:cs="Arial"/>
          <w:szCs w:val="20"/>
          <w:rPrChange w:id="536" w:author="Teera Piyakunakorn" w:date="2013-06-30T20:08:00Z">
            <w:rPr>
              <w:rFonts w:cs="Arial"/>
              <w:szCs w:val="20"/>
              <w:lang w:val="en-US"/>
            </w:rPr>
          </w:rPrChange>
        </w:rPr>
        <w:t>you</w:t>
      </w:r>
      <w:r w:rsidRPr="0089049F">
        <w:rPr>
          <w:rFonts w:cs="Arial"/>
          <w:szCs w:val="20"/>
          <w:rPrChange w:id="53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should </w:t>
      </w:r>
      <w:ins w:id="538" w:author="Kinder" w:date="2013-06-29T10:55:00Z">
        <w:r w:rsidR="00614930" w:rsidRPr="0089049F">
          <w:rPr>
            <w:rFonts w:cs="Arial"/>
            <w:szCs w:val="20"/>
            <w:rPrChange w:id="539" w:author="Teera Piyakunakorn" w:date="2013-06-30T20:08:00Z">
              <w:rPr>
                <w:rFonts w:cs="Arial"/>
                <w:szCs w:val="20"/>
              </w:rPr>
            </w:rPrChange>
          </w:rPr>
          <w:t>consider</w:t>
        </w:r>
      </w:ins>
      <w:del w:id="540" w:author="Kinder" w:date="2013-06-29T10:55:00Z">
        <w:r w:rsidRPr="0089049F" w:rsidDel="00614930">
          <w:rPr>
            <w:rFonts w:cs="Arial"/>
            <w:szCs w:val="20"/>
            <w:rPrChange w:id="54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take in mind</w:delText>
        </w:r>
      </w:del>
      <w:del w:id="542" w:author="Kinder" w:date="2013-06-30T08:28:00Z">
        <w:r w:rsidRPr="0089049F" w:rsidDel="00123A66">
          <w:rPr>
            <w:rFonts w:cs="Arial"/>
            <w:szCs w:val="20"/>
            <w:rPrChange w:id="54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89049F">
        <w:rPr>
          <w:rFonts w:cs="Arial"/>
          <w:szCs w:val="20"/>
          <w:rPrChange w:id="54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that the museum </w:t>
      </w:r>
      <w:r w:rsidR="00EC452A" w:rsidRPr="0089049F">
        <w:rPr>
          <w:rFonts w:cs="Arial"/>
          <w:szCs w:val="20"/>
          <w:rPrChange w:id="545" w:author="Teera Piyakunakorn" w:date="2013-06-30T20:08:00Z">
            <w:rPr>
              <w:rFonts w:cs="Arial"/>
              <w:szCs w:val="20"/>
              <w:lang w:val="en-US"/>
            </w:rPr>
          </w:rPrChange>
        </w:rPr>
        <w:t>represents</w:t>
      </w:r>
      <w:r w:rsidRPr="0089049F">
        <w:rPr>
          <w:rFonts w:cs="Arial"/>
          <w:szCs w:val="20"/>
          <w:rPrChange w:id="546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C452A" w:rsidRPr="0089049F">
        <w:rPr>
          <w:rFonts w:cs="Arial"/>
          <w:szCs w:val="20"/>
          <w:rPrChange w:id="547" w:author="Teera Piyakunakorn" w:date="2013-06-30T20:08:00Z">
            <w:rPr>
              <w:rFonts w:cs="Arial"/>
              <w:szCs w:val="20"/>
              <w:lang w:val="en-US"/>
            </w:rPr>
          </w:rPrChange>
        </w:rPr>
        <w:t>the art of</w:t>
      </w:r>
      <w:r w:rsidRPr="0089049F">
        <w:rPr>
          <w:rFonts w:cs="Arial"/>
          <w:szCs w:val="20"/>
          <w:rPrChange w:id="548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letterpress printing.</w:t>
      </w:r>
      <w:r w:rsidR="00EC452A" w:rsidRPr="0089049F">
        <w:rPr>
          <w:rFonts w:cs="Arial"/>
          <w:szCs w:val="20"/>
          <w:rPrChange w:id="54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  <w:r w:rsidR="00D23C9A" w:rsidRPr="0089049F">
        <w:rPr>
          <w:rFonts w:cs="Arial"/>
          <w:szCs w:val="20"/>
          <w:rPrChange w:id="550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Due to this, some documents will be produced with this printing method. When you design remember some of the limitations of letterpress printing. Such as </w:t>
      </w:r>
      <w:r w:rsidR="00D23C9A" w:rsidRPr="0089049F">
        <w:rPr>
          <w:rFonts w:eastAsia="Times New Roman" w:cs="Times New Roman"/>
          <w:rPrChange w:id="551" w:author="Teera Piyakunakorn" w:date="2013-06-30T20:08:00Z">
            <w:rPr>
              <w:rFonts w:eastAsia="Times New Roman" w:cs="Times New Roman"/>
            </w:rPr>
          </w:rPrChange>
        </w:rPr>
        <w:t xml:space="preserve">fine lines, large solids and halftone screens </w:t>
      </w:r>
      <w:r w:rsidR="008E30B0" w:rsidRPr="0089049F">
        <w:rPr>
          <w:rFonts w:eastAsia="Times New Roman" w:cs="Times New Roman"/>
          <w:rPrChange w:id="552" w:author="Teera Piyakunakorn" w:date="2013-06-30T20:08:00Z">
            <w:rPr>
              <w:rFonts w:eastAsia="Times New Roman" w:cs="Times New Roman"/>
            </w:rPr>
          </w:rPrChange>
        </w:rPr>
        <w:t>or the transparent quality of letterpress Ink.</w:t>
      </w:r>
    </w:p>
    <w:p w14:paraId="6F1A0B83" w14:textId="6302E753" w:rsidR="00F5386C" w:rsidRDefault="007C7C0A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553" w:author="Teera Piyakunakorn" w:date="2013-06-30T21:45:00Z"/>
          <w:rFonts w:cs="Arial"/>
          <w:szCs w:val="20"/>
        </w:rPr>
      </w:pPr>
      <w:proofErr w:type="gramStart"/>
      <w:ins w:id="554" w:author="Teera Piyakunakorn" w:date="2013-06-30T21:45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โครงการทั้งหมดนี้คุณพึงตระหนักว่าพิพิธภัณฑ์เป็นตัวแทนของศิลปะการพิมพ์แบบเลตเตอร์เพรส 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ด้วยเหตุนี้</w:t>
        </w:r>
      </w:ins>
      <w:proofErr w:type="spellEnd"/>
      <w:proofErr w:type="gramEnd"/>
      <w:ins w:id="555" w:author="Teera Piyakunakorn" w:date="2013-06-30T21:46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proofErr w:type="spellStart"/>
      <w:ins w:id="556" w:author="Teera Piyakunakorn" w:date="2013-06-30T21:45:00Z">
        <w:r>
          <w:rPr>
            <w:rFonts w:ascii="TH SarabunPSK" w:hAnsi="TH SarabunPSK" w:cs="TH SarabunPSK"/>
            <w:sz w:val="32"/>
            <w:szCs w:val="32"/>
            <w:lang w:val="en-US"/>
          </w:rPr>
          <w:t>เอกสารบางชิ้นจะจัดพิมพ์ด้วยเทคโนโลยีดังกล่าว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ดังนั้น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ขณะออกแบบต้องไม่ลืมข้อจำกัดของการพิมพ์แบบ</w:t>
        </w:r>
      </w:ins>
      <w:proofErr w:type="spellEnd"/>
      <w:ins w:id="557" w:author="Teera Piyakunakorn" w:date="2013-06-30T21:46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proofErr w:type="spellStart"/>
      <w:ins w:id="558" w:author="Teera Piyakunakorn" w:date="2013-06-30T21:45:00Z">
        <w:r>
          <w:rPr>
            <w:rFonts w:ascii="TH SarabunPSK" w:hAnsi="TH SarabunPSK" w:cs="TH SarabunPSK"/>
            <w:sz w:val="32"/>
            <w:szCs w:val="32"/>
            <w:lang w:val="en-US"/>
          </w:rPr>
          <w:t>เลตเตอร์เพรส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เช่น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เส้นบางๆ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บริเวณพื้นทึบขนาดใหญ่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รวมทั้งสกรีนฮาล์ฟโทนหรือสมบัติด้านความโปร่งใส</w:t>
        </w:r>
      </w:ins>
      <w:proofErr w:type="spellEnd"/>
      <w:ins w:id="559" w:author="Teera Piyakunakorn" w:date="2013-06-30T21:46:00Z"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</w:ins>
      <w:proofErr w:type="spellStart"/>
      <w:ins w:id="560" w:author="Teera Piyakunakorn" w:date="2013-06-30T21:45:00Z">
        <w:r>
          <w:rPr>
            <w:rFonts w:ascii="TH SarabunPSK" w:hAnsi="TH SarabunPSK" w:cs="TH SarabunPSK"/>
            <w:sz w:val="32"/>
            <w:szCs w:val="32"/>
            <w:lang w:val="en-US"/>
          </w:rPr>
          <w:t>ของหมึกพิมพ์เลตเตอร์เพรส</w:t>
        </w:r>
        <w:proofErr w:type="spellEnd"/>
      </w:ins>
    </w:p>
    <w:p w14:paraId="4706243B" w14:textId="77777777" w:rsidR="007C7C0A" w:rsidRPr="0089049F" w:rsidRDefault="007C7C0A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561" w:author="Teera Piyakunakorn" w:date="2013-06-30T20:08:00Z">
            <w:rPr>
              <w:rFonts w:cs="Arial"/>
              <w:szCs w:val="20"/>
              <w:lang w:val="en-US"/>
            </w:rPr>
          </w:rPrChange>
        </w:rPr>
      </w:pPr>
    </w:p>
    <w:p w14:paraId="519F327B" w14:textId="3C308620" w:rsidR="008E30B0" w:rsidRPr="0089049F" w:rsidRDefault="008E30B0" w:rsidP="00F5386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56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56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Therefore the client asked for a clean and </w:t>
      </w:r>
      <w:proofErr w:type="gramStart"/>
      <w:r w:rsidR="0008577D" w:rsidRPr="0089049F">
        <w:rPr>
          <w:rStyle w:val="hps"/>
          <w:rFonts w:eastAsia="Times New Roman" w:cs="Times New Roman"/>
          <w:rPrChange w:id="564" w:author="Teera Piyakunakorn" w:date="2013-06-30T20:08:00Z">
            <w:rPr>
              <w:rStyle w:val="hps"/>
              <w:rFonts w:eastAsia="Times New Roman" w:cs="Times New Roman"/>
              <w:lang w:val="en"/>
            </w:rPr>
          </w:rPrChange>
        </w:rPr>
        <w:t>straight</w:t>
      </w:r>
      <w:ins w:id="565" w:author="Kinder" w:date="2013-06-29T10:56:00Z">
        <w:r w:rsidR="00614930" w:rsidRPr="0089049F">
          <w:rPr>
            <w:rStyle w:val="hps"/>
            <w:rFonts w:eastAsia="Times New Roman" w:cs="Times New Roman"/>
            <w:rPrChange w:id="566" w:author="Teera Piyakunakorn" w:date="2013-06-30T20:08:00Z">
              <w:rPr>
                <w:rStyle w:val="hps"/>
                <w:rFonts w:eastAsia="Times New Roman" w:cs="Times New Roman"/>
              </w:rPr>
            </w:rPrChange>
          </w:rPr>
          <w:t xml:space="preserve"> </w:t>
        </w:r>
      </w:ins>
      <w:r w:rsidR="0008577D" w:rsidRPr="0089049F">
        <w:rPr>
          <w:rStyle w:val="hps"/>
          <w:rFonts w:eastAsia="Times New Roman" w:cs="Times New Roman"/>
          <w:rPrChange w:id="567" w:author="Teera Piyakunakorn" w:date="2013-06-30T20:08:00Z">
            <w:rPr>
              <w:rStyle w:val="hps"/>
              <w:rFonts w:eastAsia="Times New Roman" w:cs="Times New Roman"/>
              <w:lang w:val="en"/>
            </w:rPr>
          </w:rPrChange>
        </w:rPr>
        <w:t>forward</w:t>
      </w:r>
      <w:proofErr w:type="gramEnd"/>
      <w:r w:rsidRPr="0089049F">
        <w:rPr>
          <w:rFonts w:cs="Arial"/>
          <w:szCs w:val="20"/>
          <w:rPrChange w:id="568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approach. The Design must be forward-looking and modern. Must explicitly be "not conservative." </w:t>
      </w:r>
    </w:p>
    <w:p w14:paraId="118A4136" w14:textId="3D315BA0" w:rsidR="00F5386C" w:rsidRPr="0089049F" w:rsidRDefault="00864D87" w:rsidP="00F5386C">
      <w:pPr>
        <w:rPr>
          <w:rPrChange w:id="569" w:author="Teera Piyakunakorn" w:date="2013-06-30T20:08:00Z">
            <w:rPr/>
          </w:rPrChange>
        </w:rPr>
      </w:pPr>
      <w:proofErr w:type="spellStart"/>
      <w:ins w:id="570" w:author="Teera Piyakunakorn" w:date="2013-06-30T21:52:00Z">
        <w:r>
          <w:rPr>
            <w:rFonts w:ascii="TH SarabunPSK" w:hAnsi="TH SarabunPSK" w:cs="TH SarabunPSK"/>
            <w:sz w:val="32"/>
            <w:szCs w:val="32"/>
            <w:lang w:val="en-US"/>
          </w:rPr>
          <w:t>ดังนั้น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ลูกค้าจึงขอร้องให้คุณออกแบบที่ดูสะอาด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เข้าถึงเป้าประสงค์แบบตรงไปตรงมา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งานออกแบบต้องแสดง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bookmarkStart w:id="571" w:name="_GoBack"/>
        <w:bookmarkEnd w:id="571"/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การมุ่งไปข้างหน้าและดูทันยุคทันสมัย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และต้อง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 “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ไม่ออกแนวอนุรักษ์</w:t>
        </w:r>
        <w:proofErr w:type="spellEnd"/>
        <w:r>
          <w:rPr>
            <w:rFonts w:ascii="TH SarabunPSK" w:hAnsi="TH SarabunPSK" w:cs="TH SarabunPSK"/>
            <w:sz w:val="32"/>
            <w:szCs w:val="32"/>
            <w:lang w:val="en-US"/>
          </w:rPr>
          <w:t xml:space="preserve">” </w:t>
        </w:r>
        <w:proofErr w:type="spellStart"/>
        <w:r>
          <w:rPr>
            <w:rFonts w:ascii="TH SarabunPSK" w:hAnsi="TH SarabunPSK" w:cs="TH SarabunPSK"/>
            <w:sz w:val="32"/>
            <w:szCs w:val="32"/>
            <w:lang w:val="en-US"/>
          </w:rPr>
          <w:t>อย่างชัดเจน</w:t>
        </w:r>
      </w:ins>
      <w:proofErr w:type="spellEnd"/>
    </w:p>
    <w:p w14:paraId="3B2040D4" w14:textId="77777777" w:rsidR="007B47BC" w:rsidRPr="0089049F" w:rsidRDefault="007B47BC" w:rsidP="00F5386C">
      <w:pPr>
        <w:rPr>
          <w:rPrChange w:id="572" w:author="Teera Piyakunakorn" w:date="2013-06-30T20:08:00Z">
            <w:rPr/>
          </w:rPrChange>
        </w:rPr>
      </w:pPr>
    </w:p>
    <w:p w14:paraId="416A0A50" w14:textId="77777777" w:rsidR="0008577D" w:rsidRPr="0089049F" w:rsidRDefault="0008577D" w:rsidP="0008577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 w:val="28"/>
          <w:szCs w:val="28"/>
          <w:rPrChange w:id="573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89049F">
        <w:rPr>
          <w:rFonts w:cs="Arial"/>
          <w:b/>
          <w:bCs/>
          <w:sz w:val="28"/>
          <w:szCs w:val="28"/>
          <w:rPrChange w:id="574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Target audience</w:t>
      </w:r>
    </w:p>
    <w:p w14:paraId="3CD01640" w14:textId="4D6FDC56" w:rsidR="0008577D" w:rsidRPr="0089049F" w:rsidRDefault="0008577D" w:rsidP="0008577D">
      <w:pPr>
        <w:rPr>
          <w:rFonts w:cs="Arial"/>
          <w:b/>
          <w:bCs/>
          <w:sz w:val="28"/>
          <w:szCs w:val="28"/>
          <w:rPrChange w:id="575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proofErr w:type="gramStart"/>
      <w:r w:rsidRPr="0089049F">
        <w:rPr>
          <w:rFonts w:cs="Arial"/>
          <w:szCs w:val="20"/>
          <w:rPrChange w:id="576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Individuals and </w:t>
      </w:r>
      <w:r w:rsidR="007B47BC" w:rsidRPr="0089049F">
        <w:rPr>
          <w:rFonts w:cs="Arial"/>
          <w:szCs w:val="20"/>
          <w:rPrChange w:id="577" w:author="Teera Piyakunakorn" w:date="2013-06-30T20:08:00Z">
            <w:rPr>
              <w:rFonts w:cs="Arial"/>
              <w:szCs w:val="20"/>
              <w:lang w:val="en-US"/>
            </w:rPr>
          </w:rPrChange>
        </w:rPr>
        <w:t>f</w:t>
      </w:r>
      <w:r w:rsidRPr="0089049F">
        <w:rPr>
          <w:rFonts w:cs="Arial"/>
          <w:szCs w:val="20"/>
          <w:rPrChange w:id="578" w:author="Teera Piyakunakorn" w:date="2013-06-30T20:08:00Z">
            <w:rPr>
              <w:rFonts w:cs="Arial"/>
              <w:szCs w:val="20"/>
              <w:lang w:val="en-US"/>
            </w:rPr>
          </w:rPrChange>
        </w:rPr>
        <w:t>amilies</w:t>
      </w:r>
      <w:del w:id="579" w:author="Kinder" w:date="2013-06-30T08:28:00Z">
        <w:r w:rsidR="007B47BC" w:rsidRPr="0089049F" w:rsidDel="00123A66">
          <w:rPr>
            <w:rFonts w:cs="Arial"/>
            <w:szCs w:val="20"/>
            <w:rPrChange w:id="58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,</w:delText>
        </w:r>
      </w:del>
      <w:r w:rsidRPr="0089049F">
        <w:rPr>
          <w:rFonts w:cs="Arial"/>
          <w:szCs w:val="20"/>
          <w:rPrChange w:id="581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who are interested in </w:t>
      </w:r>
      <w:r w:rsidRPr="0089049F">
        <w:rPr>
          <w:rPrChange w:id="582" w:author="Teera Piyakunakorn" w:date="2013-06-30T20:08:00Z">
            <w:rPr/>
          </w:rPrChange>
        </w:rPr>
        <w:t>hi</w:t>
      </w:r>
      <w:r w:rsidR="007B47BC" w:rsidRPr="0089049F">
        <w:rPr>
          <w:rPrChange w:id="583" w:author="Teera Piyakunakorn" w:date="2013-06-30T20:08:00Z">
            <w:rPr/>
          </w:rPrChange>
        </w:rPr>
        <w:t>story of the “black art” and related</w:t>
      </w:r>
      <w:r w:rsidRPr="0089049F">
        <w:rPr>
          <w:rPrChange w:id="584" w:author="Teera Piyakunakorn" w:date="2013-06-30T20:08:00Z">
            <w:rPr/>
          </w:rPrChange>
        </w:rPr>
        <w:t xml:space="preserve"> brilliant inventions.</w:t>
      </w:r>
      <w:proofErr w:type="gramEnd"/>
    </w:p>
    <w:p w14:paraId="35619CD7" w14:textId="77777777" w:rsidR="0092197E" w:rsidRPr="0089049F" w:rsidRDefault="0092197E" w:rsidP="0008577D">
      <w:pPr>
        <w:rPr>
          <w:rFonts w:cs="Arial"/>
          <w:b/>
          <w:bCs/>
          <w:sz w:val="28"/>
          <w:szCs w:val="28"/>
          <w:rPrChange w:id="585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58DF7760" w14:textId="77777777" w:rsidR="0008577D" w:rsidRPr="0089049F" w:rsidRDefault="0008577D" w:rsidP="0008577D">
      <w:pPr>
        <w:rPr>
          <w:rPrChange w:id="586" w:author="Teera Piyakunakorn" w:date="2013-06-30T20:08:00Z">
            <w:rPr>
              <w:lang w:val="en-US"/>
            </w:rPr>
          </w:rPrChange>
        </w:rPr>
      </w:pPr>
      <w:r w:rsidRPr="0089049F">
        <w:rPr>
          <w:rFonts w:cs="Arial"/>
          <w:b/>
          <w:bCs/>
          <w:sz w:val="28"/>
          <w:szCs w:val="28"/>
          <w:rPrChange w:id="587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1: logo</w:t>
      </w:r>
      <w:r w:rsidRPr="0089049F">
        <w:rPr>
          <w:rPrChange w:id="588" w:author="Teera Piyakunakorn" w:date="2013-06-30T20:08:00Z">
            <w:rPr>
              <w:lang w:val="en-US"/>
            </w:rPr>
          </w:rPrChange>
        </w:rPr>
        <w:t xml:space="preserve"> </w:t>
      </w:r>
    </w:p>
    <w:p w14:paraId="29125811" w14:textId="77777777" w:rsidR="0063530C" w:rsidRPr="0089049F" w:rsidRDefault="0063530C" w:rsidP="0008577D">
      <w:pPr>
        <w:rPr>
          <w:rPrChange w:id="589" w:author="Teera Piyakunakorn" w:date="2013-06-30T20:08:00Z">
            <w:rPr>
              <w:lang w:val="en-US"/>
            </w:rPr>
          </w:rPrChange>
        </w:rPr>
      </w:pPr>
    </w:p>
    <w:p w14:paraId="34953D33" w14:textId="7A61153C" w:rsidR="0092197E" w:rsidRPr="0089049F" w:rsidRDefault="0092197E" w:rsidP="0092197E">
      <w:pPr>
        <w:rPr>
          <w:rPrChange w:id="590" w:author="Teera Piyakunakorn" w:date="2013-06-30T20:08:00Z">
            <w:rPr>
              <w:lang w:val="en-US"/>
            </w:rPr>
          </w:rPrChange>
        </w:rPr>
      </w:pPr>
      <w:r w:rsidRPr="0089049F">
        <w:rPr>
          <w:rPrChange w:id="591" w:author="Teera Piyakunakorn" w:date="2013-06-30T20:08:00Z">
            <w:rPr>
              <w:lang w:val="en-US"/>
            </w:rPr>
          </w:rPrChange>
        </w:rPr>
        <w:t xml:space="preserve">The Museum of the Printing Arts </w:t>
      </w:r>
      <w:del w:id="592" w:author="Kinder" w:date="2013-06-29T10:57:00Z">
        <w:r w:rsidRPr="0089049F" w:rsidDel="00614930">
          <w:rPr>
            <w:rPrChange w:id="593" w:author="Teera Piyakunakorn" w:date="2013-06-30T20:08:00Z">
              <w:rPr>
                <w:lang w:val="en-US"/>
              </w:rPr>
            </w:rPrChange>
          </w:rPr>
          <w:delText xml:space="preserve">ask </w:delText>
        </w:r>
      </w:del>
      <w:ins w:id="594" w:author="Kinder" w:date="2013-06-29T10:57:00Z">
        <w:r w:rsidR="00614930" w:rsidRPr="0089049F">
          <w:rPr>
            <w:rPrChange w:id="595" w:author="Teera Piyakunakorn" w:date="2013-06-30T20:08:00Z">
              <w:rPr/>
            </w:rPrChange>
          </w:rPr>
          <w:t xml:space="preserve">needs </w:t>
        </w:r>
      </w:ins>
      <w:r w:rsidRPr="0089049F">
        <w:rPr>
          <w:rPrChange w:id="596" w:author="Teera Piyakunakorn" w:date="2013-06-30T20:08:00Z">
            <w:rPr>
              <w:lang w:val="en-US"/>
            </w:rPr>
          </w:rPrChange>
        </w:rPr>
        <w:t xml:space="preserve">you to create a logo for the Museum. The logo needs to embody the ideas of printing and all its various facets. </w:t>
      </w:r>
      <w:proofErr w:type="gramStart"/>
      <w:r w:rsidRPr="0089049F">
        <w:rPr>
          <w:rPrChange w:id="597" w:author="Teera Piyakunakorn" w:date="2013-06-30T20:08:00Z">
            <w:rPr>
              <w:lang w:val="en-US"/>
            </w:rPr>
          </w:rPrChange>
        </w:rPr>
        <w:t xml:space="preserve">From a historical, technical, handcraft </w:t>
      </w:r>
      <w:del w:id="598" w:author="Kinder" w:date="2013-06-30T08:28:00Z">
        <w:r w:rsidRPr="0089049F" w:rsidDel="00123A66">
          <w:rPr>
            <w:rPrChange w:id="599" w:author="Teera Piyakunakorn" w:date="2013-06-30T20:08:00Z">
              <w:rPr>
                <w:lang w:val="en-US"/>
              </w:rPr>
            </w:rPrChange>
          </w:rPr>
          <w:delText xml:space="preserve">and </w:delText>
        </w:r>
      </w:del>
      <w:r w:rsidRPr="0089049F">
        <w:rPr>
          <w:rPrChange w:id="600" w:author="Teera Piyakunakorn" w:date="2013-06-30T20:08:00Z">
            <w:rPr>
              <w:lang w:val="en-US"/>
            </w:rPr>
          </w:rPrChange>
        </w:rPr>
        <w:t>view, up to the beginning of the twentieth century.</w:t>
      </w:r>
      <w:proofErr w:type="gramEnd"/>
      <w:r w:rsidRPr="0089049F">
        <w:rPr>
          <w:rPrChange w:id="601" w:author="Teera Piyakunakorn" w:date="2013-06-30T20:08:00Z">
            <w:rPr>
              <w:lang w:val="en-US"/>
            </w:rPr>
          </w:rPrChange>
        </w:rPr>
        <w:t xml:space="preserve"> </w:t>
      </w:r>
    </w:p>
    <w:p w14:paraId="2AFA0AD0" w14:textId="77777777" w:rsidR="00041FC5" w:rsidRPr="0089049F" w:rsidRDefault="00041FC5" w:rsidP="00041FC5">
      <w:pPr>
        <w:pStyle w:val="ListParagraph"/>
        <w:numPr>
          <w:ilvl w:val="0"/>
          <w:numId w:val="15"/>
        </w:numPr>
        <w:rPr>
          <w:ins w:id="602" w:author="Wolfgang J. Toechterle" w:date="2013-05-20T21:05:00Z"/>
          <w:rPrChange w:id="603" w:author="Teera Piyakunakorn" w:date="2013-06-30T20:08:00Z">
            <w:rPr>
              <w:ins w:id="604" w:author="Wolfgang J. Toechterle" w:date="2013-05-20T21:05:00Z"/>
              <w:lang w:val="en-US"/>
            </w:rPr>
          </w:rPrChange>
        </w:rPr>
      </w:pPr>
      <w:ins w:id="605" w:author="Wolfgang J. Toechterle" w:date="2013-05-20T21:05:00Z">
        <w:r w:rsidRPr="0089049F">
          <w:rPr>
            <w:rPrChange w:id="606" w:author="Teera Piyakunakorn" w:date="2013-06-30T20:08:00Z">
              <w:rPr>
                <w:lang w:val="en-US"/>
              </w:rPr>
            </w:rPrChange>
          </w:rPr>
          <w:t xml:space="preserve">The logo should have a compact shape. </w:t>
        </w:r>
      </w:ins>
    </w:p>
    <w:p w14:paraId="557D9245" w14:textId="79789016" w:rsidR="00041FC5" w:rsidRPr="0089049F" w:rsidRDefault="00041FC5" w:rsidP="00041FC5">
      <w:pPr>
        <w:pStyle w:val="ListParagraph"/>
        <w:numPr>
          <w:ilvl w:val="0"/>
          <w:numId w:val="15"/>
        </w:numPr>
        <w:rPr>
          <w:ins w:id="607" w:author="Wolfgang J. Toechterle" w:date="2013-05-20T21:05:00Z"/>
          <w:rPrChange w:id="608" w:author="Teera Piyakunakorn" w:date="2013-06-30T20:08:00Z">
            <w:rPr>
              <w:ins w:id="609" w:author="Wolfgang J. Toechterle" w:date="2013-05-20T21:05:00Z"/>
              <w:lang w:val="en-US"/>
            </w:rPr>
          </w:rPrChange>
        </w:rPr>
      </w:pPr>
      <w:ins w:id="610" w:author="Wolfgang J. Toechterle" w:date="2013-05-20T21:05:00Z">
        <w:r w:rsidRPr="0089049F">
          <w:rPr>
            <w:rPrChange w:id="611" w:author="Teera Piyakunakorn" w:date="2013-06-30T20:08:00Z">
              <w:rPr>
                <w:lang w:val="en-US"/>
              </w:rPr>
            </w:rPrChange>
          </w:rPr>
          <w:t xml:space="preserve">It should be possible to use it for </w:t>
        </w:r>
      </w:ins>
      <w:ins w:id="612" w:author="Kinder" w:date="2013-06-29T10:58:00Z">
        <w:r w:rsidR="00614930" w:rsidRPr="0089049F">
          <w:rPr>
            <w:rPrChange w:id="613" w:author="Teera Piyakunakorn" w:date="2013-06-30T20:08:00Z">
              <w:rPr/>
            </w:rPrChange>
          </w:rPr>
          <w:t xml:space="preserve">both </w:t>
        </w:r>
      </w:ins>
      <w:ins w:id="614" w:author="Wolfgang J. Toechterle" w:date="2013-05-20T21:05:00Z">
        <w:r w:rsidRPr="0089049F">
          <w:rPr>
            <w:rPrChange w:id="615" w:author="Teera Piyakunakorn" w:date="2013-06-30T20:08:00Z">
              <w:rPr>
                <w:lang w:val="en-US"/>
              </w:rPr>
            </w:rPrChange>
          </w:rPr>
          <w:t>offset and letterpress printing.</w:t>
        </w:r>
      </w:ins>
    </w:p>
    <w:p w14:paraId="4D61508F" w14:textId="4EB2C7C4" w:rsidR="00041FC5" w:rsidRPr="0089049F" w:rsidRDefault="00041FC5" w:rsidP="00041FC5">
      <w:pPr>
        <w:pStyle w:val="ListParagraph"/>
        <w:numPr>
          <w:ilvl w:val="0"/>
          <w:numId w:val="15"/>
        </w:numPr>
        <w:rPr>
          <w:ins w:id="616" w:author="Wolfgang J. Toechterle" w:date="2013-05-20T21:05:00Z"/>
          <w:rPrChange w:id="617" w:author="Teera Piyakunakorn" w:date="2013-06-30T20:08:00Z">
            <w:rPr>
              <w:ins w:id="618" w:author="Wolfgang J. Toechterle" w:date="2013-05-20T21:05:00Z"/>
              <w:lang w:val="en-US"/>
            </w:rPr>
          </w:rPrChange>
        </w:rPr>
      </w:pPr>
      <w:ins w:id="619" w:author="Wolfgang J. Toechterle" w:date="2013-05-20T21:05:00Z">
        <w:r w:rsidRPr="0089049F">
          <w:rPr>
            <w:rPrChange w:id="620" w:author="Teera Piyakunakorn" w:date="2013-06-30T20:08:00Z">
              <w:rPr>
                <w:lang w:val="en-US"/>
              </w:rPr>
            </w:rPrChange>
          </w:rPr>
          <w:t>The logo must include the complete name “</w:t>
        </w:r>
        <w:r w:rsidR="00DB44DF" w:rsidRPr="0089049F">
          <w:rPr>
            <w:rFonts w:ascii="Times New Roman" w:hAnsi="Times New Roman" w:cs="Times New Roman"/>
            <w:sz w:val="24"/>
            <w:szCs w:val="24"/>
            <w:rPrChange w:id="621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of </w:t>
        </w:r>
        <w:r w:rsidRPr="0089049F">
          <w:rPr>
            <w:rFonts w:ascii="Times New Roman" w:hAnsi="Times New Roman" w:cs="Times New Roman"/>
            <w:sz w:val="24"/>
            <w:szCs w:val="24"/>
            <w:rPrChange w:id="622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Printing Arts Leipzig</w:t>
        </w:r>
        <w:r w:rsidRPr="0089049F">
          <w:rPr>
            <w:rPrChange w:id="623" w:author="Teera Piyakunakorn" w:date="2013-06-30T20:08:00Z">
              <w:rPr>
                <w:lang w:val="en-US"/>
              </w:rPr>
            </w:rPrChange>
          </w:rPr>
          <w:t xml:space="preserve">”. </w:t>
        </w:r>
      </w:ins>
    </w:p>
    <w:p w14:paraId="213C8E69" w14:textId="77777777" w:rsidR="00614930" w:rsidRPr="0089049F" w:rsidRDefault="00041FC5" w:rsidP="00041FC5">
      <w:pPr>
        <w:pStyle w:val="ListParagraph"/>
        <w:numPr>
          <w:ilvl w:val="0"/>
          <w:numId w:val="15"/>
        </w:numPr>
        <w:rPr>
          <w:ins w:id="624" w:author="Kinder" w:date="2013-06-29T10:59:00Z"/>
          <w:rPrChange w:id="625" w:author="Teera Piyakunakorn" w:date="2013-06-30T20:08:00Z">
            <w:rPr>
              <w:ins w:id="626" w:author="Kinder" w:date="2013-06-29T10:59:00Z"/>
              <w:rFonts w:ascii="Times New Roman" w:hAnsi="Times New Roman" w:cs="Times New Roman"/>
              <w:sz w:val="24"/>
              <w:szCs w:val="24"/>
            </w:rPr>
          </w:rPrChange>
        </w:rPr>
      </w:pPr>
      <w:ins w:id="627" w:author="Wolfgang J. Toechterle" w:date="2013-05-20T21:05:00Z">
        <w:r w:rsidRPr="0089049F">
          <w:rPr>
            <w:rPrChange w:id="628" w:author="Teera Piyakunakorn" w:date="2013-06-30T20:08:00Z">
              <w:rPr>
                <w:lang w:val="en-US"/>
              </w:rPr>
            </w:rPrChange>
          </w:rPr>
          <w:t>You must prepare the German version, too</w:t>
        </w:r>
        <w:r w:rsidRPr="0089049F">
          <w:rPr>
            <w:rFonts w:ascii="Times New Roman" w:hAnsi="Times New Roman" w:cs="Times New Roman"/>
            <w:sz w:val="24"/>
            <w:szCs w:val="24"/>
            <w:rPrChange w:id="629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. </w:t>
        </w:r>
      </w:ins>
      <w:ins w:id="630" w:author="Wolfgang J. Toechterle" w:date="2013-06-08T09:11:00Z">
        <w:r w:rsidR="00C21D0B" w:rsidRPr="0089049F">
          <w:rPr>
            <w:rFonts w:ascii="Times New Roman" w:hAnsi="Times New Roman" w:cs="Times New Roman"/>
            <w:sz w:val="24"/>
            <w:szCs w:val="24"/>
            <w:rPrChange w:id="631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“</w:t>
        </w:r>
      </w:ins>
      <w:ins w:id="632" w:author="Wolfgang J. Toechterle" w:date="2013-05-20T21:05:00Z">
        <w:r w:rsidRPr="0089049F">
          <w:rPr>
            <w:rFonts w:ascii="Times New Roman" w:hAnsi="Times New Roman" w:cs="Times New Roman"/>
            <w:sz w:val="24"/>
            <w:szCs w:val="24"/>
            <w:rPrChange w:id="633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für Druckkunst Leipzig”. </w:t>
        </w:r>
      </w:ins>
    </w:p>
    <w:p w14:paraId="295C6294" w14:textId="7B8FAF82" w:rsidR="00041FC5" w:rsidRPr="0089049F" w:rsidRDefault="00041FC5">
      <w:pPr>
        <w:pStyle w:val="ListParagraph"/>
        <w:rPr>
          <w:ins w:id="634" w:author="Wolfgang J. Toechterle" w:date="2013-05-20T21:05:00Z"/>
          <w:rPrChange w:id="635" w:author="Teera Piyakunakorn" w:date="2013-06-30T20:08:00Z">
            <w:rPr>
              <w:ins w:id="636" w:author="Wolfgang J. Toechterle" w:date="2013-05-20T21:05:00Z"/>
              <w:lang w:val="en-US"/>
            </w:rPr>
          </w:rPrChange>
        </w:rPr>
        <w:pPrChange w:id="637" w:author="Kinder" w:date="2013-06-29T10:59:00Z">
          <w:pPr>
            <w:pStyle w:val="ListParagraph"/>
            <w:numPr>
              <w:numId w:val="15"/>
            </w:numPr>
            <w:ind w:hanging="360"/>
          </w:pPr>
        </w:pPrChange>
      </w:pPr>
      <w:ins w:id="638" w:author="Wolfgang J. Toechterle" w:date="2013-05-20T21:05:00Z">
        <w:r w:rsidRPr="0089049F">
          <w:rPr>
            <w:rPrChange w:id="639" w:author="Teera Piyakunakorn" w:date="2013-06-30T20:08:00Z">
              <w:rPr>
                <w:lang w:val="en-US"/>
              </w:rPr>
            </w:rPrChange>
          </w:rPr>
          <w:t xml:space="preserve">This version of the logo is </w:t>
        </w:r>
        <w:del w:id="640" w:author="Kinder" w:date="2013-06-30T08:29:00Z">
          <w:r w:rsidRPr="0089049F" w:rsidDel="00092C27">
            <w:rPr>
              <w:rPrChange w:id="641" w:author="Teera Piyakunakorn" w:date="2013-06-30T20:08:00Z">
                <w:rPr>
                  <w:lang w:val="en-US"/>
                </w:rPr>
              </w:rPrChange>
            </w:rPr>
            <w:delText>an independent Brand of</w:delText>
          </w:r>
        </w:del>
        <w:del w:id="642" w:author="Kinder" w:date="2013-06-30T08:30:00Z">
          <w:r w:rsidRPr="0089049F" w:rsidDel="00092C27">
            <w:rPr>
              <w:rPrChange w:id="643" w:author="Teera Piyakunakorn" w:date="2013-06-30T20:08:00Z">
                <w:rPr>
                  <w:lang w:val="en-US"/>
                </w:rPr>
              </w:rPrChange>
            </w:rPr>
            <w:delText xml:space="preserve"> </w:delText>
          </w:r>
        </w:del>
        <w:r w:rsidRPr="0089049F">
          <w:rPr>
            <w:rPrChange w:id="644" w:author="Teera Piyakunakorn" w:date="2013-06-30T20:08:00Z">
              <w:rPr>
                <w:lang w:val="en-US"/>
              </w:rPr>
            </w:rPrChange>
          </w:rPr>
          <w:t>the same d</w:t>
        </w:r>
        <w:r w:rsidR="00121C3A" w:rsidRPr="0089049F">
          <w:rPr>
            <w:rPrChange w:id="645" w:author="Teera Piyakunakorn" w:date="2013-06-30T20:08:00Z">
              <w:rPr>
                <w:lang w:val="en-US"/>
              </w:rPr>
            </w:rPrChange>
          </w:rPr>
          <w:t>esign. This logo will be used in</w:t>
        </w:r>
        <w:r w:rsidRPr="0089049F">
          <w:rPr>
            <w:rPrChange w:id="646" w:author="Teera Piyakunakorn" w:date="2013-06-30T20:08:00Z">
              <w:rPr>
                <w:lang w:val="en-US"/>
              </w:rPr>
            </w:rPrChange>
          </w:rPr>
          <w:t xml:space="preserve"> all the German language documents.</w:t>
        </w:r>
      </w:ins>
    </w:p>
    <w:p w14:paraId="583E9F6E" w14:textId="77777777" w:rsidR="00041FC5" w:rsidRPr="0089049F" w:rsidDel="002D45C5" w:rsidRDefault="00041FC5" w:rsidP="00041FC5">
      <w:pPr>
        <w:pStyle w:val="ListParagraph"/>
        <w:numPr>
          <w:ilvl w:val="0"/>
          <w:numId w:val="15"/>
        </w:numPr>
        <w:rPr>
          <w:ins w:id="647" w:author="Wolfgang J. Toechterle" w:date="2013-05-20T21:05:00Z"/>
          <w:del w:id="648" w:author="Kinder" w:date="2013-06-29T11:11:00Z"/>
          <w:rPrChange w:id="649" w:author="Teera Piyakunakorn" w:date="2013-06-30T20:08:00Z">
            <w:rPr>
              <w:ins w:id="650" w:author="Wolfgang J. Toechterle" w:date="2013-05-20T21:05:00Z"/>
              <w:del w:id="651" w:author="Kinder" w:date="2013-06-29T11:11:00Z"/>
              <w:lang w:val="en-US"/>
            </w:rPr>
          </w:rPrChange>
        </w:rPr>
      </w:pPr>
      <w:ins w:id="652" w:author="Wolfgang J. Toechterle" w:date="2013-05-20T21:05:00Z">
        <w:r w:rsidRPr="0089049F">
          <w:rPr>
            <w:rPrChange w:id="653" w:author="Teera Piyakunakorn" w:date="2013-06-30T20:08:00Z">
              <w:rPr>
                <w:lang w:val="en-US"/>
              </w:rPr>
            </w:rPrChange>
          </w:rPr>
          <w:t>The city name "Leipzig" is an important part of the Logo because of the existence of other similar museums in other cities.</w:t>
        </w:r>
      </w:ins>
    </w:p>
    <w:p w14:paraId="5754992F" w14:textId="46741510" w:rsidR="00695E57" w:rsidRPr="0089049F" w:rsidRDefault="00041FC5">
      <w:pPr>
        <w:pStyle w:val="ListParagraph"/>
        <w:numPr>
          <w:ilvl w:val="0"/>
          <w:numId w:val="15"/>
        </w:numPr>
        <w:rPr>
          <w:rPrChange w:id="654" w:author="Teera Piyakunakorn" w:date="2013-06-30T20:08:00Z">
            <w:rPr>
              <w:lang w:val="en-US"/>
            </w:rPr>
          </w:rPrChange>
        </w:rPr>
      </w:pPr>
      <w:ins w:id="655" w:author="Wolfgang J. Toechterle" w:date="2013-05-20T21:05:00Z">
        <w:del w:id="656" w:author="Kinder" w:date="2013-06-29T11:11:00Z">
          <w:r w:rsidRPr="0089049F" w:rsidDel="002D45C5">
            <w:rPr>
              <w:rPrChange w:id="657" w:author="Teera Piyakunakorn" w:date="2013-06-30T20:08:00Z">
                <w:rPr>
                  <w:lang w:val="en-US"/>
                </w:rPr>
              </w:rPrChange>
            </w:rPr>
            <w:delText xml:space="preserve">You have to provide a logo in two </w:delText>
          </w:r>
          <w:r w:rsidRPr="0089049F" w:rsidDel="002D45C5">
            <w:rPr>
              <w:rStyle w:val="hps"/>
              <w:rFonts w:eastAsia="Times New Roman" w:cs="Times New Roman"/>
              <w:rPrChange w:id="658" w:author="Teera Piyakunakorn" w:date="2013-06-30T20:08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clearly distinguishable</w:delText>
          </w:r>
          <w:r w:rsidRPr="0089049F" w:rsidDel="002D45C5">
            <w:rPr>
              <w:rStyle w:val="shorttext"/>
              <w:rFonts w:eastAsia="Times New Roman" w:cs="Times New Roman"/>
              <w:rPrChange w:id="659" w:author="Teera Piyakunakorn" w:date="2013-06-30T20:08:00Z">
                <w:rPr>
                  <w:rStyle w:val="shorttext"/>
                  <w:rFonts w:eastAsia="Times New Roman" w:cs="Times New Roman"/>
                  <w:lang w:val="en"/>
                </w:rPr>
              </w:rPrChange>
            </w:rPr>
            <w:delText xml:space="preserve"> </w:delText>
          </w:r>
        </w:del>
      </w:ins>
      <w:ins w:id="660" w:author="Wolfgang J. Toechterle" w:date="2013-06-22T11:52:00Z">
        <w:del w:id="661" w:author="Kinder" w:date="2013-06-29T11:11:00Z">
          <w:r w:rsidR="00510F1B" w:rsidRPr="0089049F" w:rsidDel="002D45C5">
            <w:rPr>
              <w:rStyle w:val="hps"/>
              <w:rFonts w:eastAsia="Times New Roman" w:cs="Times New Roman"/>
              <w:rPrChange w:id="662" w:author="Teera Piyakunakorn" w:date="2013-06-30T20:08:00Z">
                <w:rPr>
                  <w:rStyle w:val="hps"/>
                  <w:rFonts w:eastAsia="Times New Roman" w:cs="Times New Roman"/>
                </w:rPr>
              </w:rPrChange>
            </w:rPr>
            <w:delText>colour</w:delText>
          </w:r>
        </w:del>
      </w:ins>
      <w:ins w:id="663" w:author="Wolfgang J. Toechterle" w:date="2013-05-20T21:05:00Z">
        <w:del w:id="664" w:author="Kinder" w:date="2013-06-29T11:11:00Z">
          <w:r w:rsidRPr="0089049F" w:rsidDel="002D45C5">
            <w:rPr>
              <w:rStyle w:val="hps"/>
              <w:rFonts w:eastAsia="Times New Roman" w:cs="Times New Roman"/>
              <w:rPrChange w:id="665" w:author="Teera Piyakunakorn" w:date="2013-06-30T20:08:00Z">
                <w:rPr>
                  <w:rStyle w:val="hps"/>
                  <w:rFonts w:eastAsia="Times New Roman" w:cs="Times New Roman"/>
                  <w:lang w:val="en"/>
                </w:rPr>
              </w:rPrChange>
            </w:rPr>
            <w:delText>s</w:delText>
          </w:r>
        </w:del>
      </w:ins>
      <w:del w:id="666" w:author="Kinder" w:date="2013-06-29T11:11:00Z">
        <w:r w:rsidR="00695E57" w:rsidRPr="0089049F" w:rsidDel="002D45C5">
          <w:rPr>
            <w:rStyle w:val="hps"/>
            <w:rFonts w:eastAsia="Times New Roman" w:cs="Times New Roman"/>
            <w:rPrChange w:id="667" w:author="Teera Piyakunakorn" w:date="2013-06-30T20:08:00Z">
              <w:rPr>
                <w:rStyle w:val="hps"/>
                <w:rFonts w:eastAsia="Times New Roman" w:cs="Times New Roman"/>
                <w:lang w:val="en"/>
              </w:rPr>
            </w:rPrChange>
          </w:rPr>
          <w:delText xml:space="preserve">. </w:delText>
        </w:r>
      </w:del>
    </w:p>
    <w:p w14:paraId="7F8F5AD0" w14:textId="77777777" w:rsidR="00456E07" w:rsidRPr="0089049F" w:rsidRDefault="00456E07" w:rsidP="00CE6B36">
      <w:pPr>
        <w:rPr>
          <w:rFonts w:eastAsia="Times New Roman" w:cs="Times New Roman"/>
          <w:rPrChange w:id="668" w:author="Teera Piyakunakorn" w:date="2013-06-30T20:08:00Z">
            <w:rPr>
              <w:rFonts w:eastAsia="Times New Roman" w:cs="Times New Roman"/>
            </w:rPr>
          </w:rPrChange>
        </w:rPr>
      </w:pPr>
    </w:p>
    <w:p w14:paraId="1D58BC7A" w14:textId="77777777" w:rsidR="00EC452A" w:rsidRPr="0089049F" w:rsidRDefault="00EC452A" w:rsidP="00CE6B36">
      <w:pPr>
        <w:rPr>
          <w:rPrChange w:id="669" w:author="Teera Piyakunakorn" w:date="2013-06-30T20:08:00Z">
            <w:rPr/>
          </w:rPrChange>
        </w:rPr>
      </w:pPr>
    </w:p>
    <w:p w14:paraId="0B36A578" w14:textId="77777777" w:rsidR="00C11B41" w:rsidRPr="0089049F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670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671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1A728426" w14:textId="0EADEB52" w:rsidR="00041FC5" w:rsidRPr="0089049F" w:rsidRDefault="00510F1B" w:rsidP="00CA05B5">
      <w:pPr>
        <w:rPr>
          <w:ins w:id="672" w:author="Wolfgang J. Toechterle" w:date="2013-05-20T21:04:00Z"/>
          <w:rFonts w:cs="Arial"/>
          <w:szCs w:val="20"/>
          <w:rPrChange w:id="673" w:author="Teera Piyakunakorn" w:date="2013-06-30T20:08:00Z">
            <w:rPr>
              <w:ins w:id="674" w:author="Wolfgang J. Toechterle" w:date="2013-05-20T21:04:00Z"/>
              <w:rFonts w:cs="Arial"/>
              <w:szCs w:val="20"/>
              <w:lang w:val="en-US"/>
            </w:rPr>
          </w:rPrChange>
        </w:rPr>
      </w:pPr>
      <w:ins w:id="675" w:author="Wolfgang J. Toechterle" w:date="2013-06-22T11:52:00Z">
        <w:r w:rsidRPr="0089049F">
          <w:rPr>
            <w:rFonts w:cs="Arial"/>
            <w:szCs w:val="20"/>
            <w:rPrChange w:id="676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ins w:id="677" w:author="Wolfgang J. Toechterle" w:date="2013-05-20T21:04:00Z">
        <w:r w:rsidR="00041FC5" w:rsidRPr="0089049F">
          <w:rPr>
            <w:rFonts w:cs="Arial"/>
            <w:szCs w:val="20"/>
            <w:rPrChange w:id="678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s: Two versions of the same logo: a) </w:t>
        </w:r>
      </w:ins>
      <w:ins w:id="679" w:author="Kinder" w:date="2013-06-30T08:31:00Z">
        <w:r w:rsidR="00092C27" w:rsidRPr="0089049F">
          <w:rPr>
            <w:rFonts w:cs="Arial"/>
            <w:szCs w:val="20"/>
            <w:rPrChange w:id="680" w:author="Teera Piyakunakorn" w:date="2013-06-30T20:08:00Z">
              <w:rPr>
                <w:rFonts w:cs="Arial"/>
                <w:szCs w:val="20"/>
              </w:rPr>
            </w:rPrChange>
          </w:rPr>
          <w:t xml:space="preserve">2 </w:t>
        </w:r>
      </w:ins>
      <w:ins w:id="681" w:author="Wolfgang J. Toechterle" w:date="2013-05-20T21:04:00Z">
        <w:del w:id="682" w:author="Kinder" w:date="2013-06-30T08:30:00Z">
          <w:r w:rsidR="00041FC5" w:rsidRPr="0089049F" w:rsidDel="00092C27">
            <w:rPr>
              <w:rFonts w:cs="Arial"/>
              <w:szCs w:val="20"/>
              <w:rPrChange w:id="683" w:author="Teera Piyakunakorn" w:date="2013-06-30T20:08:00Z">
                <w:rPr>
                  <w:rFonts w:cs="Arial"/>
                  <w:szCs w:val="20"/>
                  <w:lang w:val="en-US"/>
                </w:rPr>
              </w:rPrChange>
            </w:rPr>
            <w:delText xml:space="preserve">2 spot </w:delText>
          </w:r>
        </w:del>
      </w:ins>
      <w:ins w:id="684" w:author="Wolfgang J. Toechterle" w:date="2013-06-22T11:52:00Z">
        <w:del w:id="685" w:author="Kinder" w:date="2013-06-30T08:30:00Z">
          <w:r w:rsidRPr="0089049F" w:rsidDel="00092C27">
            <w:rPr>
              <w:rFonts w:cs="Arial"/>
              <w:szCs w:val="20"/>
              <w:rPrChange w:id="686" w:author="Teera Piyakunakorn" w:date="2013-06-30T20:08:00Z">
                <w:rPr>
                  <w:rFonts w:cs="Arial"/>
                  <w:szCs w:val="20"/>
                </w:rPr>
              </w:rPrChange>
            </w:rPr>
            <w:delText>colour</w:delText>
          </w:r>
        </w:del>
      </w:ins>
      <w:ins w:id="687" w:author="Wolfgang J. Toechterle" w:date="2013-05-20T21:04:00Z">
        <w:del w:id="688" w:author="Kinder" w:date="2013-06-30T08:30:00Z">
          <w:r w:rsidR="00041FC5" w:rsidRPr="0089049F" w:rsidDel="00092C27">
            <w:rPr>
              <w:rFonts w:cs="Arial"/>
              <w:szCs w:val="20"/>
              <w:rPrChange w:id="689" w:author="Teera Piyakunakorn" w:date="2013-06-30T20:08:00Z">
                <w:rPr>
                  <w:rFonts w:cs="Arial"/>
                  <w:szCs w:val="20"/>
                  <w:lang w:val="en-US"/>
                </w:rPr>
              </w:rPrChange>
            </w:rPr>
            <w:delText>s</w:delText>
          </w:r>
        </w:del>
      </w:ins>
      <w:ins w:id="690" w:author="Kinder" w:date="2013-06-30T08:30:00Z">
        <w:r w:rsidR="00092C27" w:rsidRPr="0089049F">
          <w:rPr>
            <w:rFonts w:cs="Arial"/>
            <w:szCs w:val="20"/>
            <w:rPrChange w:id="691" w:author="Teera Piyakunakorn" w:date="2013-06-30T20:08:00Z">
              <w:rPr>
                <w:rFonts w:cs="Arial"/>
                <w:szCs w:val="20"/>
              </w:rPr>
            </w:rPrChange>
          </w:rPr>
          <w:t xml:space="preserve">PMS </w:t>
        </w:r>
      </w:ins>
      <w:ins w:id="692" w:author="Kinder" w:date="2013-06-30T08:31:00Z">
        <w:r w:rsidR="00092C27" w:rsidRPr="0089049F">
          <w:rPr>
            <w:rFonts w:cs="Arial"/>
            <w:szCs w:val="20"/>
            <w:rPrChange w:id="693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ins w:id="694" w:author="Wolfgang J. Toechterle" w:date="2013-05-20T21:04:00Z">
        <w:r w:rsidR="00041FC5" w:rsidRPr="0089049F">
          <w:rPr>
            <w:rFonts w:cs="Arial"/>
            <w:szCs w:val="20"/>
            <w:rPrChange w:id="69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b) CMYK </w:t>
        </w:r>
      </w:ins>
    </w:p>
    <w:p w14:paraId="4A769EB8" w14:textId="364474DB" w:rsidR="00C11B41" w:rsidRPr="0089049F" w:rsidDel="00041FC5" w:rsidRDefault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696" w:author="Wolfgang J. Toechterle" w:date="2013-05-20T21:04:00Z"/>
          <w:rFonts w:cs="Arial"/>
          <w:szCs w:val="20"/>
          <w:rPrChange w:id="697" w:author="Teera Piyakunakorn" w:date="2013-06-30T20:08:00Z">
            <w:rPr>
              <w:del w:id="698" w:author="Wolfgang J. Toechterle" w:date="2013-05-20T21:04:00Z"/>
              <w:rFonts w:cs="Arial"/>
              <w:szCs w:val="20"/>
              <w:lang w:val="en-US"/>
            </w:rPr>
          </w:rPrChange>
        </w:rPr>
      </w:pPr>
      <w:del w:id="699" w:author="Wolfgang J. Toechterle" w:date="2013-05-20T21:04:00Z">
        <w:r w:rsidRPr="0089049F" w:rsidDel="00041FC5">
          <w:rPr>
            <w:rFonts w:cs="Arial"/>
            <w:szCs w:val="20"/>
            <w:rPrChange w:id="70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Colors: </w:delText>
        </w:r>
        <w:r w:rsidR="00695E57" w:rsidRPr="0089049F" w:rsidDel="00041FC5">
          <w:rPr>
            <w:rFonts w:cs="Arial"/>
            <w:szCs w:val="20"/>
            <w:rPrChange w:id="70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Two versions of the same logo: a)</w:delText>
        </w:r>
        <w:r w:rsidRPr="0089049F" w:rsidDel="00041FC5">
          <w:rPr>
            <w:rFonts w:cs="Arial"/>
            <w:szCs w:val="20"/>
            <w:rPrChange w:id="70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2 spot color</w:delText>
        </w:r>
        <w:r w:rsidR="00331DE2" w:rsidRPr="0089049F" w:rsidDel="00041FC5">
          <w:rPr>
            <w:rFonts w:cs="Arial"/>
            <w:szCs w:val="20"/>
            <w:rPrChange w:id="70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s</w:delText>
        </w:r>
        <w:r w:rsidRPr="0089049F" w:rsidDel="00041FC5">
          <w:rPr>
            <w:rFonts w:cs="Arial"/>
            <w:szCs w:val="20"/>
            <w:rPrChange w:id="70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695E57" w:rsidRPr="0089049F" w:rsidDel="00041FC5">
          <w:rPr>
            <w:rFonts w:cs="Arial"/>
            <w:szCs w:val="20"/>
            <w:rPrChange w:id="70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b) </w:delText>
        </w:r>
        <w:r w:rsidRPr="0089049F" w:rsidDel="00041FC5">
          <w:rPr>
            <w:rFonts w:cs="Arial"/>
            <w:szCs w:val="20"/>
            <w:rPrChange w:id="70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CMYK </w:delText>
        </w:r>
      </w:del>
    </w:p>
    <w:p w14:paraId="4C7D58A1" w14:textId="3AAE8465" w:rsidR="00286C5F" w:rsidRPr="0089049F" w:rsidRDefault="007F0DA1" w:rsidP="00CA05B5">
      <w:pPr>
        <w:rPr>
          <w:rPrChange w:id="707" w:author="Teera Piyakunakorn" w:date="2013-06-30T20:08:00Z">
            <w:rPr/>
          </w:rPrChange>
        </w:rPr>
      </w:pPr>
      <w:del w:id="708" w:author="Kinder" w:date="2013-06-30T08:46:00Z">
        <w:r w:rsidRPr="0089049F" w:rsidDel="00504D88">
          <w:rPr>
            <w:rFonts w:eastAsia="Times New Roman" w:cs="Times New Roman"/>
            <w:rPrChange w:id="709" w:author="Teera Piyakunakorn" w:date="2013-06-30T20:08:00Z">
              <w:rPr>
                <w:rFonts w:eastAsia="Times New Roman" w:cs="Times New Roman"/>
              </w:rPr>
            </w:rPrChange>
          </w:rPr>
          <w:delText xml:space="preserve">Use Pantone Uncoated numbers right in your file. The </w:delText>
        </w:r>
        <w:r w:rsidR="00CA05B5" w:rsidRPr="0089049F" w:rsidDel="00504D88">
          <w:rPr>
            <w:rFonts w:eastAsia="Times New Roman" w:cs="Times New Roman"/>
            <w:rPrChange w:id="710" w:author="Teera Piyakunakorn" w:date="2013-06-30T20:08:00Z">
              <w:rPr>
                <w:rFonts w:eastAsia="Times New Roman" w:cs="Times New Roman"/>
              </w:rPr>
            </w:rPrChange>
          </w:rPr>
          <w:delText>color</w:delText>
        </w:r>
      </w:del>
      <w:ins w:id="711" w:author="Wolfgang J. Toechterle" w:date="2013-06-22T11:52:00Z">
        <w:del w:id="712" w:author="Kinder" w:date="2013-06-30T08:46:00Z">
          <w:r w:rsidR="00510F1B" w:rsidRPr="0089049F" w:rsidDel="00504D88">
            <w:rPr>
              <w:rFonts w:eastAsia="Times New Roman" w:cs="Times New Roman"/>
              <w:rPrChange w:id="713" w:author="Teera Piyakunakorn" w:date="2013-06-30T20:08:00Z">
                <w:rPr>
                  <w:rFonts w:eastAsia="Times New Roman" w:cs="Times New Roman"/>
                </w:rPr>
              </w:rPrChange>
            </w:rPr>
            <w:delText>colour</w:delText>
          </w:r>
        </w:del>
      </w:ins>
      <w:del w:id="714" w:author="Kinder" w:date="2013-06-30T08:46:00Z">
        <w:r w:rsidRPr="0089049F" w:rsidDel="00504D88">
          <w:rPr>
            <w:rFonts w:eastAsia="Times New Roman" w:cs="Times New Roman"/>
            <w:rPrChange w:id="715" w:author="Teera Piyakunakorn" w:date="2013-06-30T20:08:00Z">
              <w:rPr>
                <w:rFonts w:eastAsia="Times New Roman" w:cs="Times New Roman"/>
              </w:rPr>
            </w:rPrChange>
          </w:rPr>
          <w:delText xml:space="preserve"> swatch</w:delText>
        </w:r>
        <w:r w:rsidR="00CA05B5" w:rsidRPr="0089049F" w:rsidDel="00504D88">
          <w:rPr>
            <w:rFonts w:eastAsia="Times New Roman" w:cs="Times New Roman"/>
            <w:rPrChange w:id="716" w:author="Teera Piyakunakorn" w:date="2013-06-30T20:08:00Z">
              <w:rPr>
                <w:rFonts w:eastAsia="Times New Roman" w:cs="Times New Roman"/>
              </w:rPr>
            </w:rPrChange>
          </w:rPr>
          <w:delText>es in your document have</w:delText>
        </w:r>
        <w:r w:rsidRPr="0089049F" w:rsidDel="00504D88">
          <w:rPr>
            <w:rFonts w:eastAsia="Times New Roman" w:cs="Times New Roman"/>
            <w:rPrChange w:id="717" w:author="Teera Piyakunakorn" w:date="2013-06-30T20:08:00Z">
              <w:rPr>
                <w:rFonts w:eastAsia="Times New Roman" w:cs="Times New Roman"/>
              </w:rPr>
            </w:rPrChange>
          </w:rPr>
          <w:delText xml:space="preserve"> to </w:delText>
        </w:r>
        <w:r w:rsidR="00CA05B5" w:rsidRPr="0089049F" w:rsidDel="00504D88">
          <w:rPr>
            <w:rFonts w:eastAsia="Times New Roman" w:cs="Times New Roman"/>
            <w:rPrChange w:id="718" w:author="Teera Piyakunakorn" w:date="2013-06-30T20:08:00Z">
              <w:rPr>
                <w:rFonts w:eastAsia="Times New Roman" w:cs="Times New Roman"/>
              </w:rPr>
            </w:rPrChange>
          </w:rPr>
          <w:delText>be named with the specific Pantone number</w:delText>
        </w:r>
      </w:del>
      <w:del w:id="719" w:author="Kinder" w:date="2013-06-29T11:12:00Z">
        <w:r w:rsidR="00CA05B5" w:rsidRPr="0089049F" w:rsidDel="002D45C5">
          <w:rPr>
            <w:rFonts w:eastAsia="Times New Roman" w:cs="Times New Roman"/>
            <w:rPrChange w:id="720" w:author="Teera Piyakunakorn" w:date="2013-06-30T20:08:00Z">
              <w:rPr>
                <w:rFonts w:eastAsia="Times New Roman" w:cs="Times New Roman"/>
              </w:rPr>
            </w:rPrChange>
          </w:rPr>
          <w:delText xml:space="preserve">. </w:delText>
        </w:r>
      </w:del>
      <w:ins w:id="721" w:author="Wolfgang J. Toechterle" w:date="2013-05-20T21:04:00Z">
        <w:del w:id="722" w:author="Kinder" w:date="2013-06-29T11:12:00Z">
          <w:r w:rsidR="00041FC5" w:rsidRPr="0089049F" w:rsidDel="002D45C5">
            <w:rPr>
              <w:rFonts w:eastAsia="Times New Roman" w:cs="Times New Roman"/>
              <w:rPrChange w:id="723" w:author="Teera Piyakunakorn" w:date="2013-06-30T20:08:00Z">
                <w:rPr>
                  <w:rFonts w:eastAsia="Times New Roman" w:cs="Times New Roman"/>
                </w:rPr>
              </w:rPrChange>
            </w:rPr>
            <w:delText>Use Pantone Uncoated numbers right in your file</w:delText>
          </w:r>
        </w:del>
        <w:del w:id="724" w:author="Kinder" w:date="2013-06-30T08:46:00Z">
          <w:r w:rsidR="00041FC5" w:rsidRPr="0089049F" w:rsidDel="00504D88">
            <w:rPr>
              <w:rFonts w:eastAsia="Times New Roman" w:cs="Times New Roman"/>
              <w:rPrChange w:id="725" w:author="Teera Piyakunakorn" w:date="2013-06-30T20:08:00Z">
                <w:rPr>
                  <w:rFonts w:eastAsia="Times New Roman" w:cs="Times New Roman"/>
                </w:rPr>
              </w:rPrChange>
            </w:rPr>
            <w:delText>.</w:delText>
          </w:r>
        </w:del>
      </w:ins>
      <w:ins w:id="726" w:author="Kinder" w:date="2013-06-30T08:36:00Z">
        <w:r w:rsidR="00286C5F" w:rsidRPr="0089049F">
          <w:rPr>
            <w:rFonts w:eastAsia="Times New Roman" w:cs="Times New Roman"/>
            <w:rPrChange w:id="727" w:author="Teera Piyakunakorn" w:date="2013-06-30T20:08:00Z">
              <w:rPr>
                <w:rFonts w:eastAsia="Times New Roman" w:cs="Times New Roman"/>
              </w:rPr>
            </w:rPrChange>
          </w:rPr>
          <w:t xml:space="preserve">Include the name of the Pantone number </w:t>
        </w:r>
      </w:ins>
      <w:ins w:id="728" w:author="Kinder" w:date="2013-06-30T08:46:00Z">
        <w:r w:rsidR="00504D88" w:rsidRPr="0089049F">
          <w:rPr>
            <w:rFonts w:eastAsia="Times New Roman" w:cs="Times New Roman"/>
            <w:rPrChange w:id="729" w:author="Teera Piyakunakorn" w:date="2013-06-30T20:08:00Z">
              <w:rPr>
                <w:rFonts w:eastAsia="Times New Roman" w:cs="Times New Roman"/>
              </w:rPr>
            </w:rPrChange>
          </w:rPr>
          <w:t>with a colour swatch.</w:t>
        </w:r>
      </w:ins>
    </w:p>
    <w:p w14:paraId="12F88DD3" w14:textId="3B1DBADB" w:rsidR="00695E57" w:rsidRPr="0089049F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730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89049F">
        <w:rPr>
          <w:rFonts w:cs="Arial"/>
          <w:szCs w:val="20"/>
          <w:rPrChange w:id="731" w:author="Teera Piyakunakorn" w:date="2013-06-30T20:08:00Z">
            <w:rPr>
              <w:rFonts w:cs="Arial"/>
              <w:szCs w:val="20"/>
              <w:lang w:val="en-US"/>
            </w:rPr>
          </w:rPrChange>
        </w:rPr>
        <w:t>Text for two separate logos</w:t>
      </w:r>
      <w:ins w:id="732" w:author="Wolfgang J. Toechterle" w:date="2013-06-07T18:40:00Z">
        <w:r w:rsidR="00E22E28" w:rsidRPr="0089049F">
          <w:rPr>
            <w:rFonts w:cs="Arial"/>
            <w:szCs w:val="20"/>
            <w:rPrChange w:id="73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with the same design</w:t>
        </w:r>
      </w:ins>
      <w:r w:rsidRPr="0089049F">
        <w:rPr>
          <w:rFonts w:cs="Arial"/>
          <w:szCs w:val="20"/>
          <w:rPrChange w:id="73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: </w:t>
      </w:r>
      <w:r w:rsidRPr="0089049F">
        <w:rPr>
          <w:rFonts w:cs="Arial"/>
          <w:szCs w:val="20"/>
          <w:rPrChange w:id="735" w:author="Teera Piyakunakorn" w:date="2013-06-30T20:08:00Z">
            <w:rPr>
              <w:rFonts w:cs="Arial"/>
              <w:szCs w:val="20"/>
              <w:lang w:val="en-US"/>
            </w:rPr>
          </w:rPrChange>
        </w:rPr>
        <w:tab/>
        <w:t xml:space="preserve">English Logo: </w:t>
      </w:r>
      <w:r w:rsidRPr="0089049F">
        <w:rPr>
          <w:rFonts w:ascii="Times New Roman" w:hAnsi="Times New Roman" w:cs="Times New Roman"/>
          <w:sz w:val="24"/>
          <w:szCs w:val="24"/>
          <w:rPrChange w:id="736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>Museum of</w:t>
      </w:r>
      <w:del w:id="737" w:author="Wolfgang J. Toechterle" w:date="2013-05-31T18:02:00Z">
        <w:r w:rsidRPr="0089049F" w:rsidDel="00121C3A">
          <w:rPr>
            <w:rFonts w:ascii="Times New Roman" w:hAnsi="Times New Roman" w:cs="Times New Roman"/>
            <w:sz w:val="24"/>
            <w:szCs w:val="24"/>
            <w:rPrChange w:id="738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delText xml:space="preserve"> the</w:delText>
        </w:r>
      </w:del>
      <w:r w:rsidRPr="0089049F">
        <w:rPr>
          <w:rFonts w:ascii="Times New Roman" w:hAnsi="Times New Roman" w:cs="Times New Roman"/>
          <w:sz w:val="24"/>
          <w:szCs w:val="24"/>
          <w:rPrChange w:id="739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Printing Arts Leipzig</w:t>
      </w:r>
    </w:p>
    <w:p w14:paraId="6B3D829A" w14:textId="7E962FC2" w:rsidR="00695E57" w:rsidRPr="0089049F" w:rsidRDefault="00695E57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ascii="Times New Roman" w:hAnsi="Times New Roman" w:cs="Times New Roman"/>
          <w:sz w:val="24"/>
          <w:szCs w:val="24"/>
          <w:rPrChange w:id="740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 w:val="24"/>
          <w:szCs w:val="24"/>
          <w:rPrChange w:id="741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89049F">
        <w:rPr>
          <w:rFonts w:ascii="Times New Roman" w:hAnsi="Times New Roman" w:cs="Times New Roman"/>
          <w:sz w:val="24"/>
          <w:szCs w:val="24"/>
          <w:rPrChange w:id="742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89049F">
        <w:rPr>
          <w:rFonts w:ascii="Times New Roman" w:hAnsi="Times New Roman" w:cs="Times New Roman"/>
          <w:sz w:val="24"/>
          <w:szCs w:val="24"/>
          <w:rPrChange w:id="743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89049F">
        <w:rPr>
          <w:rFonts w:ascii="Times New Roman" w:hAnsi="Times New Roman" w:cs="Times New Roman"/>
          <w:sz w:val="24"/>
          <w:szCs w:val="24"/>
          <w:rPrChange w:id="744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r w:rsidR="007F0DA1" w:rsidRPr="0089049F">
        <w:rPr>
          <w:rFonts w:ascii="Times New Roman" w:hAnsi="Times New Roman" w:cs="Times New Roman"/>
          <w:sz w:val="24"/>
          <w:szCs w:val="24"/>
          <w:rPrChange w:id="745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ab/>
      </w:r>
      <w:ins w:id="746" w:author="Wolfgang J. Toechterle" w:date="2013-06-07T18:40:00Z">
        <w:r w:rsidR="00E22E28" w:rsidRPr="0089049F">
          <w:rPr>
            <w:rFonts w:ascii="Times New Roman" w:hAnsi="Times New Roman" w:cs="Times New Roman"/>
            <w:sz w:val="24"/>
            <w:szCs w:val="24"/>
            <w:rPrChange w:id="747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89049F">
          <w:rPr>
            <w:rFonts w:ascii="Times New Roman" w:hAnsi="Times New Roman" w:cs="Times New Roman"/>
            <w:sz w:val="24"/>
            <w:szCs w:val="24"/>
            <w:rPrChange w:id="748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  <w:r w:rsidR="00E22E28" w:rsidRPr="0089049F">
          <w:rPr>
            <w:rFonts w:ascii="Times New Roman" w:hAnsi="Times New Roman" w:cs="Times New Roman"/>
            <w:sz w:val="24"/>
            <w:szCs w:val="24"/>
            <w:rPrChange w:id="749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ab/>
        </w:r>
      </w:ins>
      <w:r w:rsidRPr="0089049F">
        <w:rPr>
          <w:rPrChange w:id="750" w:author="Teera Piyakunakorn" w:date="2013-06-30T20:08:00Z">
            <w:rPr>
              <w:lang w:val="en-US"/>
            </w:rPr>
          </w:rPrChange>
        </w:rPr>
        <w:t>German Logo:</w:t>
      </w:r>
      <w:r w:rsidRPr="0089049F">
        <w:rPr>
          <w:rFonts w:ascii="Times New Roman" w:hAnsi="Times New Roman" w:cs="Times New Roman"/>
          <w:sz w:val="24"/>
          <w:szCs w:val="24"/>
          <w:rPrChange w:id="751" w:author="Teera Piyakunakorn" w:date="2013-06-30T20:08:00Z">
            <w:rPr>
              <w:rFonts w:ascii="Times New Roman" w:hAnsi="Times New Roman" w:cs="Times New Roman"/>
              <w:sz w:val="24"/>
              <w:szCs w:val="24"/>
              <w:lang w:val="en-US"/>
            </w:rPr>
          </w:rPrChange>
        </w:rPr>
        <w:t xml:space="preserve"> Museum für Druckkunst Leipzig</w:t>
      </w:r>
    </w:p>
    <w:p w14:paraId="43B3E68A" w14:textId="0CFFC937" w:rsidR="00C11B41" w:rsidRPr="0089049F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5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753" w:author="Teera Piyakunakorn" w:date="2013-06-30T20:08:00Z">
            <w:rPr>
              <w:rFonts w:cs="Arial"/>
              <w:szCs w:val="20"/>
              <w:lang w:val="en-US"/>
            </w:rPr>
          </w:rPrChange>
        </w:rPr>
        <w:t>Printing: Letterpress and offset printing</w:t>
      </w:r>
    </w:p>
    <w:p w14:paraId="67A012F9" w14:textId="138E1797" w:rsidR="00C11B41" w:rsidRPr="0089049F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54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755" w:author="Teera Piyakunakorn" w:date="2013-06-30T20:08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147340D6" w14:textId="2B1B72B9" w:rsidR="002634A2" w:rsidRPr="0089049F" w:rsidRDefault="002634A2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756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75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Images: </w:t>
      </w:r>
      <w:ins w:id="758" w:author="Wolfgang J. Toechterle" w:date="2013-05-20T21:05:00Z">
        <w:r w:rsidR="00041FC5" w:rsidRPr="0089049F">
          <w:rPr>
            <w:rFonts w:cs="Arial"/>
            <w:szCs w:val="20"/>
            <w:rPrChange w:id="75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Only vectorized images are allowed for the logo</w:t>
        </w:r>
      </w:ins>
      <w:del w:id="760" w:author="Wolfgang J. Toechterle" w:date="2013-05-20T21:05:00Z">
        <w:r w:rsidRPr="0089049F" w:rsidDel="00041FC5">
          <w:rPr>
            <w:rFonts w:cs="Arial"/>
            <w:szCs w:val="20"/>
            <w:rPrChange w:id="76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logo</w:delText>
        </w:r>
      </w:del>
    </w:p>
    <w:p w14:paraId="0304C84E" w14:textId="77777777" w:rsidR="00C11B41" w:rsidRPr="0089049F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762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</w:p>
    <w:p w14:paraId="698516C0" w14:textId="77777777" w:rsidR="00C11B41" w:rsidRPr="0089049F" w:rsidRDefault="00C11B41" w:rsidP="00C11B41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763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764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1C6A95B" w14:textId="77777777" w:rsidR="00C11B41" w:rsidRPr="0089049F" w:rsidRDefault="00C11B41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65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766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1 final folder of your working files for archiving </w:t>
      </w:r>
    </w:p>
    <w:p w14:paraId="62AD2603" w14:textId="258AA3A9" w:rsidR="003F39E8" w:rsidRPr="0089049F" w:rsidRDefault="003F39E8" w:rsidP="003F39E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767" w:author="Wolfgang J. Toechterle" w:date="2013-05-20T21:09:00Z"/>
          <w:rFonts w:cs="Arial"/>
          <w:szCs w:val="20"/>
          <w:rPrChange w:id="768" w:author="Teera Piyakunakorn" w:date="2013-06-30T20:08:00Z">
            <w:rPr>
              <w:ins w:id="769" w:author="Wolfgang J. Toechterle" w:date="2013-05-20T21:09:00Z"/>
              <w:rFonts w:cs="Arial"/>
              <w:szCs w:val="20"/>
              <w:lang w:val="en-US"/>
            </w:rPr>
          </w:rPrChange>
        </w:rPr>
      </w:pPr>
      <w:ins w:id="770" w:author="Wolfgang J. Toechterle" w:date="2013-05-20T21:09:00Z">
        <w:r w:rsidRPr="0089049F">
          <w:rPr>
            <w:rFonts w:cs="Arial"/>
            <w:szCs w:val="20"/>
            <w:rPrChange w:id="77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1 Illustrator (ai) file showing the English and the German logo</w:t>
        </w:r>
        <w:r w:rsidR="00CD0E39" w:rsidRPr="0089049F">
          <w:rPr>
            <w:rFonts w:cs="Arial"/>
            <w:szCs w:val="20"/>
            <w:rPrChange w:id="77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in 2 </w:t>
        </w:r>
      </w:ins>
      <w:ins w:id="773" w:author="Kinder" w:date="2013-06-30T08:47:00Z">
        <w:r w:rsidR="00504D88" w:rsidRPr="0089049F">
          <w:rPr>
            <w:rFonts w:cs="Arial"/>
            <w:szCs w:val="20"/>
            <w:rPrChange w:id="774" w:author="Teera Piyakunakorn" w:date="2013-06-30T20:08:00Z">
              <w:rPr>
                <w:rFonts w:cs="Arial"/>
                <w:szCs w:val="20"/>
              </w:rPr>
            </w:rPrChange>
          </w:rPr>
          <w:t>PMS</w:t>
        </w:r>
      </w:ins>
      <w:ins w:id="775" w:author="Wolfgang J. Toechterle" w:date="2013-05-20T21:09:00Z">
        <w:del w:id="776" w:author="Kinder" w:date="2013-06-30T08:47:00Z">
          <w:r w:rsidR="00CD0E39" w:rsidRPr="0089049F" w:rsidDel="00504D88">
            <w:rPr>
              <w:rFonts w:cs="Arial"/>
              <w:szCs w:val="20"/>
              <w:rPrChange w:id="777" w:author="Teera Piyakunakorn" w:date="2013-06-30T20:08:00Z">
                <w:rPr>
                  <w:rFonts w:cs="Arial"/>
                  <w:szCs w:val="20"/>
                  <w:lang w:val="en-US"/>
                </w:rPr>
              </w:rPrChange>
            </w:rPr>
            <w:delText>spot</w:delText>
          </w:r>
        </w:del>
        <w:r w:rsidR="00CD0E39" w:rsidRPr="0089049F">
          <w:rPr>
            <w:rFonts w:cs="Arial"/>
            <w:szCs w:val="20"/>
            <w:rPrChange w:id="778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ins w:id="779" w:author="Wolfgang J. Toechterle" w:date="2013-06-22T11:52:00Z">
        <w:r w:rsidR="00510F1B" w:rsidRPr="0089049F">
          <w:rPr>
            <w:rFonts w:cs="Arial"/>
            <w:szCs w:val="20"/>
            <w:rPrChange w:id="780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ins w:id="781" w:author="Wolfgang J. Toechterle" w:date="2013-05-20T21:09:00Z">
        <w:r w:rsidR="00CD0E39" w:rsidRPr="0089049F">
          <w:rPr>
            <w:rFonts w:cs="Arial"/>
            <w:szCs w:val="20"/>
            <w:rPrChange w:id="78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s</w:t>
        </w:r>
        <w:r w:rsidRPr="0089049F">
          <w:rPr>
            <w:rFonts w:cs="Arial"/>
            <w:szCs w:val="20"/>
            <w:rPrChange w:id="78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(</w:t>
        </w:r>
        <w:r w:rsidRPr="0089049F">
          <w:rPr>
            <w:rFonts w:eastAsia="Times New Roman" w:cs="Times New Roman"/>
            <w:rPrChange w:id="784" w:author="Teera Piyakunakorn" w:date="2013-06-30T20:08:00Z">
              <w:rPr>
                <w:rFonts w:eastAsia="Times New Roman" w:cs="Times New Roman"/>
              </w:rPr>
            </w:rPrChange>
          </w:rPr>
          <w:t>Pantone Uncoated)</w:t>
        </w:r>
      </w:ins>
      <w:ins w:id="785" w:author="Wolfgang J. Toechterle" w:date="2013-06-08T19:11:00Z">
        <w:r w:rsidR="00CD0E39" w:rsidRPr="0089049F">
          <w:rPr>
            <w:rFonts w:eastAsia="Times New Roman" w:cs="Times New Roman"/>
            <w:rPrChange w:id="786" w:author="Teera Piyakunakorn" w:date="2013-06-30T20:08:00Z">
              <w:rPr>
                <w:rFonts w:eastAsia="Times New Roman" w:cs="Times New Roman"/>
              </w:rPr>
            </w:rPrChange>
          </w:rPr>
          <w:t>,</w:t>
        </w:r>
      </w:ins>
      <w:ins w:id="787" w:author="Wolfgang J. Toechterle" w:date="2013-05-20T21:09:00Z">
        <w:r w:rsidRPr="0089049F">
          <w:rPr>
            <w:rFonts w:eastAsia="Times New Roman" w:cs="Times New Roman"/>
            <w:rPrChange w:id="788" w:author="Teera Piyakunakorn" w:date="2013-06-30T20:08:00Z">
              <w:rPr>
                <w:rFonts w:eastAsia="Times New Roman" w:cs="Times New Roman"/>
              </w:rPr>
            </w:rPrChange>
          </w:rPr>
          <w:t xml:space="preserve"> as well as the English and the German logo in CMYK on the same </w:t>
        </w:r>
        <w:proofErr w:type="spellStart"/>
        <w:r w:rsidRPr="0089049F">
          <w:rPr>
            <w:rFonts w:eastAsia="Times New Roman" w:cs="Times New Roman"/>
            <w:rPrChange w:id="789" w:author="Teera Piyakunakorn" w:date="2013-06-30T20:08:00Z">
              <w:rPr>
                <w:rFonts w:eastAsia="Times New Roman" w:cs="Times New Roman"/>
              </w:rPr>
            </w:rPrChange>
          </w:rPr>
          <w:t>Artboard</w:t>
        </w:r>
        <w:proofErr w:type="spellEnd"/>
        <w:del w:id="790" w:author="Kinder" w:date="2013-06-30T08:49:00Z">
          <w:r w:rsidRPr="0089049F" w:rsidDel="00504D88">
            <w:rPr>
              <w:rFonts w:eastAsia="Times New Roman" w:cs="Times New Roman"/>
              <w:rPrChange w:id="791" w:author="Teera Piyakunakorn" w:date="2013-06-30T20:08:00Z">
                <w:rPr>
                  <w:rFonts w:eastAsia="Times New Roman" w:cs="Times New Roman"/>
                </w:rPr>
              </w:rPrChange>
            </w:rPr>
            <w:delText xml:space="preserve"> (page)</w:delText>
          </w:r>
        </w:del>
      </w:ins>
      <w:ins w:id="792" w:author="Kinder" w:date="2013-06-30T08:48:00Z">
        <w:r w:rsidR="00504D88" w:rsidRPr="0089049F">
          <w:rPr>
            <w:rFonts w:eastAsia="Times New Roman" w:cs="Times New Roman"/>
            <w:rPrChange w:id="793" w:author="Teera Piyakunakorn" w:date="2013-06-30T20:08:00Z">
              <w:rPr>
                <w:rFonts w:eastAsia="Times New Roman" w:cs="Times New Roman"/>
              </w:rPr>
            </w:rPrChange>
          </w:rPr>
          <w:t xml:space="preserve"> </w:t>
        </w:r>
      </w:ins>
      <w:ins w:id="794" w:author="Kinder" w:date="2013-06-30T08:49:00Z">
        <w:r w:rsidR="00504D88" w:rsidRPr="0089049F">
          <w:rPr>
            <w:rFonts w:eastAsia="Times New Roman" w:cs="Times New Roman"/>
            <w:rPrChange w:id="795" w:author="Teera Piyakunakorn" w:date="2013-06-30T20:08:00Z">
              <w:rPr>
                <w:rFonts w:eastAsia="Times New Roman" w:cs="Times New Roman"/>
              </w:rPr>
            </w:rPrChange>
          </w:rPr>
          <w:t>(</w:t>
        </w:r>
      </w:ins>
      <w:ins w:id="796" w:author="Kinder" w:date="2013-06-30T08:48:00Z">
        <w:r w:rsidR="00504D88" w:rsidRPr="0089049F">
          <w:rPr>
            <w:rFonts w:eastAsia="Times New Roman" w:cs="Times New Roman"/>
            <w:rPrChange w:id="797" w:author="Teera Piyakunakorn" w:date="2013-06-30T20:08:00Z">
              <w:rPr>
                <w:rFonts w:eastAsia="Times New Roman" w:cs="Times New Roman"/>
              </w:rPr>
            </w:rPrChange>
          </w:rPr>
          <w:t>All 4 on same page)</w:t>
        </w:r>
      </w:ins>
    </w:p>
    <w:p w14:paraId="38692C90" w14:textId="471E363E" w:rsidR="00C11B41" w:rsidRPr="0089049F" w:rsidRDefault="001C00CF" w:rsidP="00C11B41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798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ins w:id="799" w:author="Wolfgang J. Toechterle" w:date="2013-05-20T21:03:00Z">
        <w:r w:rsidRPr="0089049F">
          <w:rPr>
            <w:rFonts w:cs="Arial"/>
            <w:szCs w:val="20"/>
            <w:rPrChange w:id="80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1 PDF/X-3</w:t>
        </w:r>
        <w:proofErr w:type="gramStart"/>
        <w:r w:rsidRPr="0089049F">
          <w:rPr>
            <w:rFonts w:cs="Arial"/>
            <w:szCs w:val="20"/>
            <w:rPrChange w:id="80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Pr="0089049F">
          <w:rPr>
            <w:rFonts w:cs="Arial"/>
            <w:szCs w:val="20"/>
            <w:rPrChange w:id="80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803" w:author="Wolfgang J. Toechterle" w:date="2013-05-20T21:03:00Z">
        <w:r w:rsidR="00C11B41" w:rsidRPr="0089049F" w:rsidDel="001C00CF">
          <w:rPr>
            <w:rFonts w:cs="Arial"/>
            <w:szCs w:val="20"/>
            <w:rPrChange w:id="80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  <w:r w:rsidR="008005D8" w:rsidRPr="0089049F" w:rsidDel="001C00CF">
          <w:rPr>
            <w:rFonts w:cs="Arial"/>
            <w:szCs w:val="20"/>
            <w:rPrChange w:id="80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PDF/X-3:2002</w:delText>
        </w:r>
        <w:r w:rsidR="00C11B41" w:rsidRPr="0089049F" w:rsidDel="001C00CF">
          <w:rPr>
            <w:rFonts w:cs="Arial"/>
            <w:szCs w:val="20"/>
            <w:rPrChange w:id="80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r w:rsidR="00C11B41" w:rsidRPr="0089049F">
        <w:rPr>
          <w:rFonts w:cs="Arial"/>
          <w:szCs w:val="20"/>
          <w:rPrChange w:id="80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file of your logo in CMYK (NO SPOT </w:t>
      </w:r>
      <w:del w:id="808" w:author="Wolfgang J. Toechterle" w:date="2013-06-22T11:52:00Z">
        <w:r w:rsidR="00C11B41" w:rsidRPr="0089049F" w:rsidDel="00510F1B">
          <w:rPr>
            <w:rFonts w:cs="Arial"/>
            <w:szCs w:val="20"/>
            <w:rPrChange w:id="80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810" w:author="Wolfgang J. Toechterle" w:date="2013-06-22T11:52:00Z">
        <w:r w:rsidR="00510F1B" w:rsidRPr="0089049F">
          <w:rPr>
            <w:rFonts w:cs="Arial"/>
            <w:szCs w:val="20"/>
            <w:rPrChange w:id="811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="00C11B41" w:rsidRPr="0089049F">
        <w:rPr>
          <w:rFonts w:cs="Arial"/>
          <w:szCs w:val="20"/>
          <w:rPrChange w:id="81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INCLUDED)</w:t>
      </w:r>
    </w:p>
    <w:p w14:paraId="686D2E70" w14:textId="0F01FAF4" w:rsidR="00C11B41" w:rsidRPr="0089049F" w:rsidRDefault="00AF5632" w:rsidP="00CE6B3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813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81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1 A4 printout, mounted on </w:t>
      </w:r>
      <w:del w:id="815" w:author="Kinder" w:date="2013-06-30T08:49:00Z">
        <w:r w:rsidRPr="0089049F" w:rsidDel="00504D88">
          <w:rPr>
            <w:rFonts w:cs="Arial"/>
            <w:szCs w:val="20"/>
            <w:rPrChange w:id="81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a </w:delText>
        </w:r>
      </w:del>
      <w:r w:rsidRPr="0089049F">
        <w:rPr>
          <w:rFonts w:cs="Arial"/>
          <w:szCs w:val="20"/>
          <w:rPrChange w:id="81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presentation board showing the two versions of the Logo (English and German) as well as the two </w:t>
      </w:r>
      <w:del w:id="818" w:author="Wolfgang J. Toechterle" w:date="2013-06-22T11:52:00Z">
        <w:r w:rsidRPr="0089049F" w:rsidDel="00510F1B">
          <w:rPr>
            <w:rFonts w:cs="Arial"/>
            <w:szCs w:val="20"/>
            <w:rPrChange w:id="81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820" w:author="Wolfgang J. Toechterle" w:date="2013-06-22T11:52:00Z">
        <w:r w:rsidR="00510F1B" w:rsidRPr="0089049F">
          <w:rPr>
            <w:rFonts w:cs="Arial"/>
            <w:szCs w:val="20"/>
            <w:rPrChange w:id="821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="007F0DA1" w:rsidRPr="0089049F">
        <w:rPr>
          <w:rFonts w:cs="Arial"/>
          <w:szCs w:val="20"/>
          <w:rPrChange w:id="82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Versions (</w:t>
      </w:r>
      <w:ins w:id="823" w:author="Kinder" w:date="2013-06-30T08:49:00Z">
        <w:r w:rsidR="00504D88" w:rsidRPr="0089049F">
          <w:rPr>
            <w:rFonts w:cs="Arial"/>
            <w:szCs w:val="20"/>
            <w:rPrChange w:id="824" w:author="Teera Piyakunakorn" w:date="2013-06-30T20:08:00Z">
              <w:rPr>
                <w:rFonts w:cs="Arial"/>
                <w:szCs w:val="20"/>
              </w:rPr>
            </w:rPrChange>
          </w:rPr>
          <w:t>PMS</w:t>
        </w:r>
      </w:ins>
      <w:del w:id="825" w:author="Kinder" w:date="2013-06-30T08:49:00Z">
        <w:r w:rsidRPr="0089049F" w:rsidDel="00504D88">
          <w:rPr>
            <w:rFonts w:cs="Arial"/>
            <w:szCs w:val="20"/>
            <w:rPrChange w:id="82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spot</w:delText>
        </w:r>
      </w:del>
      <w:r w:rsidR="007F0DA1" w:rsidRPr="0089049F">
        <w:rPr>
          <w:rFonts w:cs="Arial"/>
          <w:szCs w:val="20"/>
          <w:rPrChange w:id="82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and CMYK)</w:t>
      </w:r>
      <w:r w:rsidRPr="0089049F">
        <w:rPr>
          <w:rFonts w:cs="Arial"/>
          <w:szCs w:val="20"/>
          <w:rPrChange w:id="828" w:author="Teera Piyakunakorn" w:date="2013-06-30T20:08:00Z">
            <w:rPr>
              <w:rFonts w:cs="Arial"/>
              <w:szCs w:val="20"/>
              <w:lang w:val="en-US"/>
            </w:rPr>
          </w:rPrChange>
        </w:rPr>
        <w:t>.</w:t>
      </w:r>
      <w:r w:rsidR="007F0DA1" w:rsidRPr="0089049F">
        <w:rPr>
          <w:rFonts w:cs="Arial"/>
          <w:szCs w:val="20"/>
          <w:rPrChange w:id="82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Display the used </w:t>
      </w:r>
      <w:del w:id="830" w:author="Wolfgang J. Toechterle" w:date="2013-06-22T11:52:00Z">
        <w:r w:rsidR="007F0DA1" w:rsidRPr="0089049F" w:rsidDel="00510F1B">
          <w:rPr>
            <w:rFonts w:cs="Arial"/>
            <w:szCs w:val="20"/>
            <w:rPrChange w:id="83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832" w:author="Wolfgang J. Toechterle" w:date="2013-06-22T11:52:00Z">
        <w:r w:rsidR="00510F1B" w:rsidRPr="0089049F">
          <w:rPr>
            <w:rFonts w:cs="Arial"/>
            <w:szCs w:val="20"/>
            <w:rPrChange w:id="833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="007F0DA1" w:rsidRPr="0089049F">
        <w:rPr>
          <w:rFonts w:cs="Arial"/>
          <w:szCs w:val="20"/>
          <w:rPrChange w:id="83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swatches in a </w:t>
      </w:r>
      <w:ins w:id="835" w:author="Kinder" w:date="2013-06-30T08:50:00Z">
        <w:r w:rsidR="00504D88" w:rsidRPr="0089049F">
          <w:rPr>
            <w:rFonts w:cs="Arial"/>
            <w:szCs w:val="20"/>
            <w:rPrChange w:id="836" w:author="Teera Piyakunakorn" w:date="2013-06-30T20:08:00Z">
              <w:rPr>
                <w:rFonts w:cs="Arial"/>
                <w:szCs w:val="20"/>
              </w:rPr>
            </w:rPrChange>
          </w:rPr>
          <w:t>colour chart.</w:t>
        </w:r>
      </w:ins>
      <w:del w:id="837" w:author="Kinder" w:date="2013-06-30T08:50:00Z">
        <w:r w:rsidR="007F0DA1" w:rsidRPr="0089049F" w:rsidDel="00504D88">
          <w:rPr>
            <w:rFonts w:cs="Arial"/>
            <w:szCs w:val="20"/>
            <w:rPrChange w:id="838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legend. </w:delText>
        </w:r>
        <w:r w:rsidRPr="0089049F" w:rsidDel="00504D88">
          <w:rPr>
            <w:rFonts w:cs="Arial"/>
            <w:szCs w:val="20"/>
            <w:rPrChange w:id="83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1CB8F737" w14:textId="77777777" w:rsidR="000E643F" w:rsidRPr="0089049F" w:rsidRDefault="000E643F" w:rsidP="00CE6B36">
      <w:pPr>
        <w:rPr>
          <w:ins w:id="840" w:author="Kinder" w:date="2013-06-29T11:20:00Z"/>
          <w:rFonts w:cs="Arial"/>
          <w:b/>
          <w:bCs/>
          <w:sz w:val="28"/>
          <w:szCs w:val="28"/>
          <w:rPrChange w:id="841" w:author="Teera Piyakunakorn" w:date="2013-06-30T20:08:00Z">
            <w:rPr>
              <w:ins w:id="842" w:author="Kinder" w:date="2013-06-29T11:20:00Z"/>
              <w:rFonts w:cs="Arial"/>
              <w:b/>
              <w:bCs/>
              <w:sz w:val="28"/>
              <w:szCs w:val="28"/>
            </w:rPr>
          </w:rPrChange>
        </w:rPr>
      </w:pPr>
    </w:p>
    <w:p w14:paraId="12A1DA8F" w14:textId="77777777" w:rsidR="001E709A" w:rsidRPr="0089049F" w:rsidRDefault="001E709A">
      <w:pPr>
        <w:spacing w:after="200" w:line="276" w:lineRule="auto"/>
        <w:rPr>
          <w:ins w:id="843" w:author="Kinder" w:date="2013-06-29T15:08:00Z"/>
          <w:rFonts w:cs="Arial"/>
          <w:b/>
          <w:bCs/>
          <w:sz w:val="28"/>
          <w:szCs w:val="28"/>
          <w:rPrChange w:id="844" w:author="Teera Piyakunakorn" w:date="2013-06-30T20:08:00Z">
            <w:rPr>
              <w:ins w:id="845" w:author="Kinder" w:date="2013-06-29T15:08:00Z"/>
              <w:rFonts w:cs="Arial"/>
              <w:b/>
              <w:bCs/>
              <w:sz w:val="28"/>
              <w:szCs w:val="28"/>
            </w:rPr>
          </w:rPrChange>
        </w:rPr>
      </w:pPr>
      <w:ins w:id="846" w:author="Kinder" w:date="2013-06-29T15:08:00Z">
        <w:r w:rsidRPr="0089049F">
          <w:rPr>
            <w:rFonts w:cs="Arial"/>
            <w:b/>
            <w:bCs/>
            <w:sz w:val="28"/>
            <w:szCs w:val="28"/>
            <w:rPrChange w:id="847" w:author="Teera Piyakunakorn" w:date="2013-06-30T20:08:00Z">
              <w:rPr>
                <w:rFonts w:cs="Arial"/>
                <w:b/>
                <w:bCs/>
                <w:sz w:val="28"/>
                <w:szCs w:val="28"/>
              </w:rPr>
            </w:rPrChange>
          </w:rPr>
          <w:br w:type="page"/>
        </w:r>
      </w:ins>
    </w:p>
    <w:p w14:paraId="3E9B58C8" w14:textId="65B6031A" w:rsidR="00447A93" w:rsidRPr="0089049F" w:rsidRDefault="00447A93" w:rsidP="00CE6B36">
      <w:pPr>
        <w:rPr>
          <w:rPrChange w:id="848" w:author="Teera Piyakunakorn" w:date="2013-06-30T20:08:00Z">
            <w:rPr/>
          </w:rPrChange>
        </w:rPr>
      </w:pPr>
      <w:r w:rsidRPr="0089049F">
        <w:rPr>
          <w:rFonts w:cs="Arial"/>
          <w:b/>
          <w:bCs/>
          <w:sz w:val="28"/>
          <w:szCs w:val="28"/>
          <w:rPrChange w:id="849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 xml:space="preserve">Task 2: </w:t>
      </w:r>
      <w:r w:rsidR="002254E8" w:rsidRPr="0089049F">
        <w:rPr>
          <w:rFonts w:cs="Arial"/>
          <w:b/>
          <w:bCs/>
          <w:sz w:val="28"/>
          <w:szCs w:val="28"/>
          <w:rPrChange w:id="850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Letterhead and Business Card</w:t>
      </w:r>
      <w:r w:rsidRPr="0089049F">
        <w:rPr>
          <w:rPrChange w:id="851" w:author="Teera Piyakunakorn" w:date="2013-06-30T20:08:00Z">
            <w:rPr/>
          </w:rPrChange>
        </w:rPr>
        <w:t xml:space="preserve"> </w:t>
      </w:r>
    </w:p>
    <w:p w14:paraId="559EF23D" w14:textId="77777777" w:rsidR="00447A93" w:rsidRPr="0089049F" w:rsidRDefault="00447A93" w:rsidP="00CE6B36">
      <w:pPr>
        <w:rPr>
          <w:rPrChange w:id="852" w:author="Teera Piyakunakorn" w:date="2013-06-30T20:08:00Z">
            <w:rPr/>
          </w:rPrChange>
        </w:rPr>
      </w:pPr>
    </w:p>
    <w:p w14:paraId="21A9F21D" w14:textId="3DD9B9B5" w:rsidR="002254E8" w:rsidRPr="0089049F" w:rsidRDefault="002254E8" w:rsidP="002254E8">
      <w:pPr>
        <w:rPr>
          <w:rPrChange w:id="853" w:author="Teera Piyakunakorn" w:date="2013-06-30T20:08:00Z">
            <w:rPr>
              <w:lang w:val="en-US"/>
            </w:rPr>
          </w:rPrChange>
        </w:rPr>
      </w:pPr>
      <w:r w:rsidRPr="0089049F">
        <w:rPr>
          <w:rPrChange w:id="854" w:author="Teera Piyakunakorn" w:date="2013-06-30T20:08:00Z">
            <w:rPr>
              <w:lang w:val="en-US"/>
            </w:rPr>
          </w:rPrChange>
        </w:rPr>
        <w:t>Required elements</w:t>
      </w:r>
      <w:r w:rsidR="00D03706" w:rsidRPr="0089049F">
        <w:rPr>
          <w:rPrChange w:id="855" w:author="Teera Piyakunakorn" w:date="2013-06-30T20:08:00Z">
            <w:rPr>
              <w:lang w:val="en-US"/>
            </w:rPr>
          </w:rPrChange>
        </w:rPr>
        <w:t xml:space="preserve"> fo</w:t>
      </w:r>
      <w:r w:rsidR="004C4B6F" w:rsidRPr="0089049F">
        <w:rPr>
          <w:rPrChange w:id="856" w:author="Teera Piyakunakorn" w:date="2013-06-30T20:08:00Z">
            <w:rPr>
              <w:lang w:val="en-US"/>
            </w:rPr>
          </w:rPrChange>
        </w:rPr>
        <w:t>r both – letterhead and business card</w:t>
      </w:r>
      <w:r w:rsidRPr="0089049F">
        <w:rPr>
          <w:rPrChange w:id="857" w:author="Teera Piyakunakorn" w:date="2013-06-30T20:08:00Z">
            <w:rPr>
              <w:lang w:val="en-US"/>
            </w:rPr>
          </w:rPrChange>
        </w:rPr>
        <w:t>:</w:t>
      </w:r>
    </w:p>
    <w:p w14:paraId="5D0A5196" w14:textId="77777777" w:rsidR="004C4B6F" w:rsidRPr="0089049F" w:rsidRDefault="004C4B6F" w:rsidP="004C4B6F">
      <w:pPr>
        <w:widowControl w:val="0"/>
        <w:autoSpaceDE w:val="0"/>
        <w:autoSpaceDN w:val="0"/>
        <w:adjustRightInd w:val="0"/>
        <w:rPr>
          <w:rPrChange w:id="858" w:author="Teera Piyakunakorn" w:date="2013-06-30T20:08:00Z">
            <w:rPr>
              <w:lang w:val="en-US"/>
            </w:rPr>
          </w:rPrChange>
        </w:rPr>
      </w:pPr>
    </w:p>
    <w:p w14:paraId="619A0591" w14:textId="77777777" w:rsidR="004C4B6F" w:rsidRPr="0089049F" w:rsidRDefault="002254E8" w:rsidP="004C4B6F">
      <w:pPr>
        <w:widowControl w:val="0"/>
        <w:autoSpaceDE w:val="0"/>
        <w:autoSpaceDN w:val="0"/>
        <w:adjustRightInd w:val="0"/>
        <w:rPr>
          <w:rPrChange w:id="859" w:author="Teera Piyakunakorn" w:date="2013-06-30T20:08:00Z">
            <w:rPr>
              <w:lang w:val="en-US"/>
            </w:rPr>
          </w:rPrChange>
        </w:rPr>
      </w:pPr>
      <w:r w:rsidRPr="0089049F">
        <w:rPr>
          <w:rPrChange w:id="860" w:author="Teera Piyakunakorn" w:date="2013-06-30T20:08:00Z">
            <w:rPr>
              <w:lang w:val="en-US"/>
            </w:rPr>
          </w:rPrChange>
        </w:rPr>
        <w:t xml:space="preserve">Given text: </w:t>
      </w:r>
    </w:p>
    <w:p w14:paraId="34EB59B2" w14:textId="77777777" w:rsidR="004C4B6F" w:rsidRPr="0089049F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861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 w:val="18"/>
          <w:szCs w:val="18"/>
          <w:rPrChange w:id="862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Stiftung Werkstattmuseum für Druckkunst</w:t>
      </w:r>
    </w:p>
    <w:p w14:paraId="0762AAF4" w14:textId="326FBEDF" w:rsidR="00A57DC6" w:rsidRPr="0089049F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863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 w:val="18"/>
          <w:szCs w:val="18"/>
          <w:rPrChange w:id="864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Nonnenstraße 38</w:t>
      </w:r>
    </w:p>
    <w:p w14:paraId="43DCDA9B" w14:textId="472DB161" w:rsidR="004C4B6F" w:rsidRPr="0089049F" w:rsidRDefault="00A57DC6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18"/>
          <w:szCs w:val="18"/>
          <w:rPrChange w:id="865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 w:val="18"/>
          <w:szCs w:val="18"/>
          <w:rPrChange w:id="866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D-</w:t>
      </w:r>
      <w:r w:rsidR="004C4B6F" w:rsidRPr="0089049F">
        <w:rPr>
          <w:rFonts w:ascii="Times New Roman" w:hAnsi="Times New Roman" w:cs="Times New Roman"/>
          <w:sz w:val="18"/>
          <w:szCs w:val="18"/>
          <w:rPrChange w:id="867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04229 Leipzig</w:t>
      </w:r>
    </w:p>
    <w:p w14:paraId="2600B51B" w14:textId="6CD47925" w:rsidR="004C4B6F" w:rsidRPr="0089049F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68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869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Tel. +49 341 / 231 62-0</w:t>
      </w:r>
    </w:p>
    <w:p w14:paraId="0430A3E1" w14:textId="77777777" w:rsidR="004C4B6F" w:rsidRPr="0089049F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70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871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Fax +49 341 / 231 62-10</w:t>
      </w:r>
    </w:p>
    <w:p w14:paraId="590BA4C3" w14:textId="77777777" w:rsidR="004C4B6F" w:rsidRPr="0089049F" w:rsidRDefault="004C4B6F" w:rsidP="004C4B6F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872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873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info@druckkunst-museum.de</w:t>
      </w:r>
    </w:p>
    <w:p w14:paraId="3E6390EE" w14:textId="77777777" w:rsidR="00A57DC6" w:rsidRPr="0089049F" w:rsidRDefault="00A57DC6" w:rsidP="00A57DC6">
      <w:pPr>
        <w:widowControl w:val="0"/>
        <w:autoSpaceDE w:val="0"/>
        <w:autoSpaceDN w:val="0"/>
        <w:adjustRightInd w:val="0"/>
        <w:rPr>
          <w:rPrChange w:id="874" w:author="Teera Piyakunakorn" w:date="2013-06-30T20:08:00Z">
            <w:rPr>
              <w:lang w:val="en-US"/>
            </w:rPr>
          </w:rPrChange>
        </w:rPr>
      </w:pPr>
      <w:r w:rsidRPr="0089049F">
        <w:rPr>
          <w:rFonts w:ascii="Times New Roman" w:hAnsi="Times New Roman" w:cs="Times New Roman"/>
          <w:sz w:val="18"/>
          <w:szCs w:val="18"/>
          <w:rPrChange w:id="875" w:author="Teera Piyakunakorn" w:date="2013-06-30T20:08:00Z">
            <w:rPr>
              <w:rFonts w:ascii="Times New Roman" w:hAnsi="Times New Roman" w:cs="Times New Roman"/>
              <w:sz w:val="18"/>
              <w:szCs w:val="18"/>
              <w:lang w:val="en-US"/>
            </w:rPr>
          </w:rPrChange>
        </w:rPr>
        <w:t>www.druckkunst-museum.de</w:t>
      </w:r>
    </w:p>
    <w:p w14:paraId="2FE34F3D" w14:textId="77777777" w:rsidR="00A57DC6" w:rsidRPr="0089049F" w:rsidRDefault="00A57DC6" w:rsidP="002254E8">
      <w:pPr>
        <w:rPr>
          <w:rFonts w:ascii="Times New Roman" w:hAnsi="Times New Roman" w:cs="Times New Roman"/>
          <w:szCs w:val="20"/>
          <w:rPrChange w:id="876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</w:p>
    <w:p w14:paraId="7135C82D" w14:textId="43B16295" w:rsidR="002254E8" w:rsidRPr="0089049F" w:rsidRDefault="002254E8" w:rsidP="002254E8">
      <w:pPr>
        <w:rPr>
          <w:rPrChange w:id="877" w:author="Teera Piyakunakorn" w:date="2013-06-30T20:08:00Z">
            <w:rPr>
              <w:lang w:val="en-US"/>
            </w:rPr>
          </w:rPrChange>
        </w:rPr>
      </w:pPr>
      <w:r w:rsidRPr="0089049F">
        <w:rPr>
          <w:rPrChange w:id="878" w:author="Teera Piyakunakorn" w:date="2013-06-30T20:08:00Z">
            <w:rPr>
              <w:lang w:val="en-US"/>
            </w:rPr>
          </w:rPrChange>
        </w:rPr>
        <w:t>Logo</w:t>
      </w:r>
      <w:ins w:id="879" w:author="Wolfgang J. Toechterle" w:date="2013-06-22T11:21:00Z">
        <w:r w:rsidR="00B04CCA" w:rsidRPr="0089049F">
          <w:rPr>
            <w:rPrChange w:id="880" w:author="Teera Piyakunakorn" w:date="2013-06-30T20:08:00Z">
              <w:rPr/>
            </w:rPrChange>
          </w:rPr>
          <w:t>:</w:t>
        </w:r>
      </w:ins>
      <w:r w:rsidR="004C4B6F" w:rsidRPr="0089049F">
        <w:rPr>
          <w:rPrChange w:id="881" w:author="Teera Piyakunakorn" w:date="2013-06-30T20:08:00Z">
            <w:rPr>
              <w:lang w:val="en-US"/>
            </w:rPr>
          </w:rPrChange>
        </w:rPr>
        <w:t xml:space="preserve"> </w:t>
      </w:r>
      <w:del w:id="882" w:author="Wolfgang J. Toechterle" w:date="2013-06-22T11:21:00Z">
        <w:r w:rsidR="004C4B6F" w:rsidRPr="0089049F" w:rsidDel="00B04CCA">
          <w:rPr>
            <w:rPrChange w:id="883" w:author="Teera Piyakunakorn" w:date="2013-06-30T20:08:00Z">
              <w:rPr>
                <w:lang w:val="en-US"/>
              </w:rPr>
            </w:rPrChange>
          </w:rPr>
          <w:delText xml:space="preserve">as </w:delText>
        </w:r>
        <w:r w:rsidR="005F4436" w:rsidRPr="0089049F" w:rsidDel="00B04CCA">
          <w:rPr>
            <w:rPrChange w:id="884" w:author="Teera Piyakunakorn" w:date="2013-06-30T20:08:00Z">
              <w:rPr>
                <w:lang w:val="en-US"/>
              </w:rPr>
            </w:rPrChange>
          </w:rPr>
          <w:delText>required</w:delText>
        </w:r>
      </w:del>
      <w:ins w:id="885" w:author="Wolfgang J. Toechterle" w:date="2013-06-22T11:21:00Z">
        <w:r w:rsidR="00B04CCA" w:rsidRPr="0089049F">
          <w:rPr>
            <w:rPrChange w:id="886" w:author="Teera Piyakunakorn" w:date="2013-06-30T20:08:00Z">
              <w:rPr/>
            </w:rPrChange>
          </w:rPr>
          <w:t xml:space="preserve"> German version</w:t>
        </w:r>
      </w:ins>
      <w:ins w:id="887" w:author="Kinder" w:date="2013-06-29T11:30:00Z">
        <w:r w:rsidR="00EF736F" w:rsidRPr="0089049F">
          <w:rPr>
            <w:rPrChange w:id="888" w:author="Teera Piyakunakorn" w:date="2013-06-30T20:08:00Z">
              <w:rPr/>
            </w:rPrChange>
          </w:rPr>
          <w:t xml:space="preserve"> only</w:t>
        </w:r>
      </w:ins>
      <w:del w:id="889" w:author="Wolfgang J. Toechterle" w:date="2013-06-22T11:25:00Z">
        <w:r w:rsidR="005F4436" w:rsidRPr="0089049F" w:rsidDel="00B04CCA">
          <w:rPr>
            <w:rPrChange w:id="890" w:author="Teera Piyakunakorn" w:date="2013-06-30T20:08:00Z">
              <w:rPr>
                <w:lang w:val="en-US"/>
              </w:rPr>
            </w:rPrChange>
          </w:rPr>
          <w:delText xml:space="preserve"> </w:delText>
        </w:r>
      </w:del>
    </w:p>
    <w:p w14:paraId="3FA6C2DA" w14:textId="77777777" w:rsidR="004C4B6F" w:rsidRPr="0089049F" w:rsidRDefault="004C4B6F" w:rsidP="002254E8">
      <w:pPr>
        <w:rPr>
          <w:rPrChange w:id="891" w:author="Teera Piyakunakorn" w:date="2013-06-30T20:08:00Z">
            <w:rPr>
              <w:lang w:val="en-US"/>
            </w:rPr>
          </w:rPrChange>
        </w:rPr>
      </w:pPr>
    </w:p>
    <w:p w14:paraId="374D4CB3" w14:textId="17273A74" w:rsidR="002254E8" w:rsidRPr="0089049F" w:rsidRDefault="002254E8" w:rsidP="002254E8">
      <w:pPr>
        <w:rPr>
          <w:rPrChange w:id="892" w:author="Teera Piyakunakorn" w:date="2013-06-30T20:08:00Z">
            <w:rPr>
              <w:lang w:val="en-US"/>
            </w:rPr>
          </w:rPrChange>
        </w:rPr>
      </w:pPr>
      <w:r w:rsidRPr="0089049F">
        <w:rPr>
          <w:rPrChange w:id="893" w:author="Teera Piyakunakorn" w:date="2013-06-30T20:08:00Z">
            <w:rPr>
              <w:lang w:val="en-US"/>
            </w:rPr>
          </w:rPrChange>
        </w:rPr>
        <w:t xml:space="preserve">Font: The museum owns the font family Kristall Grotesk. This font family </w:t>
      </w:r>
      <w:r w:rsidR="004C4B6F" w:rsidRPr="0089049F">
        <w:rPr>
          <w:rPrChange w:id="894" w:author="Teera Piyakunakorn" w:date="2013-06-30T20:08:00Z">
            <w:rPr>
              <w:lang w:val="en-US"/>
            </w:rPr>
          </w:rPrChange>
        </w:rPr>
        <w:t xml:space="preserve">must </w:t>
      </w:r>
      <w:r w:rsidRPr="0089049F">
        <w:rPr>
          <w:rPrChange w:id="895" w:author="Teera Piyakunakorn" w:date="2013-06-30T20:08:00Z">
            <w:rPr>
              <w:lang w:val="en-US"/>
            </w:rPr>
          </w:rPrChange>
        </w:rPr>
        <w:t xml:space="preserve">be used for the entire </w:t>
      </w:r>
      <w:r w:rsidR="005F4436" w:rsidRPr="0089049F">
        <w:rPr>
          <w:rPrChange w:id="896" w:author="Teera Piyakunakorn" w:date="2013-06-30T20:08:00Z">
            <w:rPr>
              <w:lang w:val="en-US"/>
            </w:rPr>
          </w:rPrChange>
        </w:rPr>
        <w:t xml:space="preserve">“given </w:t>
      </w:r>
      <w:r w:rsidRPr="0089049F">
        <w:rPr>
          <w:rPrChange w:id="897" w:author="Teera Piyakunakorn" w:date="2013-06-30T20:08:00Z">
            <w:rPr>
              <w:lang w:val="en-US"/>
            </w:rPr>
          </w:rPrChange>
        </w:rPr>
        <w:t>text</w:t>
      </w:r>
      <w:r w:rsidR="005F4436" w:rsidRPr="0089049F">
        <w:rPr>
          <w:rPrChange w:id="898" w:author="Teera Piyakunakorn" w:date="2013-06-30T20:08:00Z">
            <w:rPr>
              <w:lang w:val="en-US"/>
            </w:rPr>
          </w:rPrChange>
        </w:rPr>
        <w:t>”</w:t>
      </w:r>
      <w:r w:rsidRPr="0089049F">
        <w:rPr>
          <w:rPrChange w:id="899" w:author="Teera Piyakunakorn" w:date="2013-06-30T20:08:00Z">
            <w:rPr>
              <w:lang w:val="en-US"/>
            </w:rPr>
          </w:rPrChange>
        </w:rPr>
        <w:t xml:space="preserve"> on the letterhead and business card. </w:t>
      </w:r>
    </w:p>
    <w:p w14:paraId="18A67A97" w14:textId="77777777" w:rsidR="00263883" w:rsidRPr="0089049F" w:rsidRDefault="00263883" w:rsidP="002254E8">
      <w:pPr>
        <w:rPr>
          <w:ins w:id="900" w:author="Wolfgang J. Toechterle" w:date="2013-06-22T10:54:00Z"/>
          <w:rPrChange w:id="901" w:author="Teera Piyakunakorn" w:date="2013-06-30T20:08:00Z">
            <w:rPr>
              <w:ins w:id="902" w:author="Wolfgang J. Toechterle" w:date="2013-06-22T10:54:00Z"/>
            </w:rPr>
          </w:rPrChange>
        </w:rPr>
      </w:pPr>
    </w:p>
    <w:p w14:paraId="2B844DAA" w14:textId="5293F8B1" w:rsidR="002254E8" w:rsidRPr="0089049F" w:rsidDel="00263883" w:rsidRDefault="00A16644" w:rsidP="002254E8">
      <w:pPr>
        <w:rPr>
          <w:del w:id="903" w:author="Wolfgang J. Toechterle" w:date="2013-06-22T10:54:00Z"/>
          <w:rPrChange w:id="904" w:author="Teera Piyakunakorn" w:date="2013-06-30T20:08:00Z">
            <w:rPr>
              <w:del w:id="905" w:author="Wolfgang J. Toechterle" w:date="2013-06-22T10:54:00Z"/>
              <w:lang w:val="en-US"/>
            </w:rPr>
          </w:rPrChange>
        </w:rPr>
      </w:pPr>
      <w:del w:id="906" w:author="Wolfgang J. Toechterle" w:date="2013-06-22T10:54:00Z">
        <w:r w:rsidRPr="0089049F" w:rsidDel="00263883">
          <w:rPr>
            <w:rPrChange w:id="907" w:author="Teera Piyakunakorn" w:date="2013-06-30T20:08:00Z">
              <w:rPr>
                <w:rStyle w:val="Hyperlink"/>
                <w:lang w:val="en-US"/>
              </w:rPr>
            </w:rPrChange>
          </w:rPr>
          <w:fldChar w:fldCharType="begin"/>
        </w:r>
        <w:r w:rsidRPr="0089049F" w:rsidDel="00263883">
          <w:rPr>
            <w:rPrChange w:id="908" w:author="Teera Piyakunakorn" w:date="2013-06-30T20:08:00Z">
              <w:rPr/>
            </w:rPrChange>
          </w:rPr>
          <w:delInstrText xml:space="preserve"> HYPERLINK "http://www.fonts4ever.com/search_result.php?f_item_name=kristal&amp;x=0&amp;y=0" \l "familyName" </w:delInstrText>
        </w:r>
        <w:r w:rsidRPr="0089049F" w:rsidDel="00263883">
          <w:rPr>
            <w:rPrChange w:id="909" w:author="Teera Piyakunakorn" w:date="2013-06-30T20:08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89049F" w:rsidDel="00263883">
          <w:rPr>
            <w:rStyle w:val="Hyperlink"/>
            <w:color w:val="auto"/>
            <w:rPrChange w:id="910" w:author="Teera Piyakunakorn" w:date="2013-06-30T20:08:00Z">
              <w:rPr>
                <w:rStyle w:val="Hyperlink"/>
                <w:lang w:val="en-US"/>
              </w:rPr>
            </w:rPrChange>
          </w:rPr>
          <w:delText>http://www.fonts4ever.com/search_result ... familyName</w:delText>
        </w:r>
        <w:r w:rsidRPr="0089049F" w:rsidDel="00263883">
          <w:rPr>
            <w:rStyle w:val="Hyperlink"/>
            <w:color w:val="auto"/>
            <w:rPrChange w:id="911" w:author="Teera Piyakunakorn" w:date="2013-06-30T20:08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0DA4360C" w14:textId="2B8E9994" w:rsidR="002254E8" w:rsidRPr="0089049F" w:rsidDel="00263883" w:rsidRDefault="00A16644" w:rsidP="002254E8">
      <w:pPr>
        <w:rPr>
          <w:del w:id="912" w:author="Wolfgang J. Toechterle" w:date="2013-06-22T10:54:00Z"/>
          <w:rPrChange w:id="913" w:author="Teera Piyakunakorn" w:date="2013-06-30T20:08:00Z">
            <w:rPr>
              <w:del w:id="914" w:author="Wolfgang J. Toechterle" w:date="2013-06-22T10:54:00Z"/>
              <w:lang w:val="en-US"/>
            </w:rPr>
          </w:rPrChange>
        </w:rPr>
      </w:pPr>
      <w:del w:id="915" w:author="Wolfgang J. Toechterle" w:date="2013-06-22T10:54:00Z">
        <w:r w:rsidRPr="0089049F" w:rsidDel="00263883">
          <w:rPr>
            <w:rPrChange w:id="916" w:author="Teera Piyakunakorn" w:date="2013-06-30T20:08:00Z">
              <w:rPr>
                <w:rStyle w:val="Hyperlink"/>
                <w:lang w:val="en-US"/>
              </w:rPr>
            </w:rPrChange>
          </w:rPr>
          <w:fldChar w:fldCharType="begin"/>
        </w:r>
        <w:r w:rsidRPr="0089049F" w:rsidDel="00263883">
          <w:rPr>
            <w:rPrChange w:id="917" w:author="Teera Piyakunakorn" w:date="2013-06-30T20:08:00Z">
              <w:rPr/>
            </w:rPrChange>
          </w:rPr>
          <w:delInstrText xml:space="preserve"> HYPERLINK "http://www.druckkunst-museum.de/kristall-grotesk.html" </w:delInstrText>
        </w:r>
        <w:r w:rsidRPr="0089049F" w:rsidDel="00263883">
          <w:rPr>
            <w:rPrChange w:id="918" w:author="Teera Piyakunakorn" w:date="2013-06-30T20:08:00Z">
              <w:rPr>
                <w:rStyle w:val="Hyperlink"/>
                <w:lang w:val="en-US"/>
              </w:rPr>
            </w:rPrChange>
          </w:rPr>
          <w:fldChar w:fldCharType="separate"/>
        </w:r>
        <w:r w:rsidR="002254E8" w:rsidRPr="0089049F" w:rsidDel="00263883">
          <w:rPr>
            <w:rStyle w:val="Hyperlink"/>
            <w:color w:val="auto"/>
            <w:rPrChange w:id="919" w:author="Teera Piyakunakorn" w:date="2013-06-30T20:08:00Z">
              <w:rPr>
                <w:rStyle w:val="Hyperlink"/>
                <w:lang w:val="en-US"/>
              </w:rPr>
            </w:rPrChange>
          </w:rPr>
          <w:delText>http://www.druckkunst-museum.de/kristall-grotesk.html</w:delText>
        </w:r>
        <w:r w:rsidRPr="0089049F" w:rsidDel="00263883">
          <w:rPr>
            <w:rStyle w:val="Hyperlink"/>
            <w:color w:val="auto"/>
            <w:rPrChange w:id="920" w:author="Teera Piyakunakorn" w:date="2013-06-30T20:08:00Z">
              <w:rPr>
                <w:rStyle w:val="Hyperlink"/>
                <w:lang w:val="en-US"/>
              </w:rPr>
            </w:rPrChange>
          </w:rPr>
          <w:fldChar w:fldCharType="end"/>
        </w:r>
      </w:del>
    </w:p>
    <w:p w14:paraId="6FBA222E" w14:textId="77777777" w:rsidR="002254E8" w:rsidRPr="0089049F" w:rsidRDefault="002254E8" w:rsidP="002254E8">
      <w:pPr>
        <w:rPr>
          <w:rPrChange w:id="921" w:author="Teera Piyakunakorn" w:date="2013-06-30T20:08:00Z">
            <w:rPr>
              <w:lang w:val="en-US"/>
            </w:rPr>
          </w:rPrChange>
        </w:rPr>
      </w:pPr>
    </w:p>
    <w:p w14:paraId="2944D673" w14:textId="583C679A" w:rsidR="004C4B6F" w:rsidRPr="0089049F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922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923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LETTERHEAD:</w:t>
      </w:r>
    </w:p>
    <w:p w14:paraId="50E3D15E" w14:textId="10488D5F" w:rsidR="004C4B6F" w:rsidRPr="0089049F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24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del w:id="925" w:author="Wolfgang J. Toechterle" w:date="2013-06-22T11:52:00Z">
        <w:r w:rsidRPr="0089049F" w:rsidDel="00510F1B">
          <w:rPr>
            <w:rFonts w:cs="Arial"/>
            <w:szCs w:val="20"/>
            <w:rPrChange w:id="92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927" w:author="Wolfgang J. Toechterle" w:date="2013-06-22T11:52:00Z">
        <w:r w:rsidR="00510F1B" w:rsidRPr="0089049F">
          <w:rPr>
            <w:rFonts w:cs="Arial"/>
            <w:szCs w:val="20"/>
            <w:rPrChange w:id="928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Pr="0089049F">
        <w:rPr>
          <w:rFonts w:cs="Arial"/>
          <w:szCs w:val="20"/>
          <w:rPrChange w:id="92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s: CMYK </w:t>
      </w:r>
    </w:p>
    <w:p w14:paraId="1CD3E0C5" w14:textId="77777777" w:rsidR="00A57DC6" w:rsidRPr="0089049F" w:rsidRDefault="00A57DC6" w:rsidP="00A57DC6">
      <w:pPr>
        <w:rPr>
          <w:rPrChange w:id="930" w:author="Teera Piyakunakorn" w:date="2013-06-30T20:08:00Z">
            <w:rPr>
              <w:lang w:val="en-US"/>
            </w:rPr>
          </w:rPrChange>
        </w:rPr>
      </w:pPr>
      <w:r w:rsidRPr="0089049F">
        <w:rPr>
          <w:rPrChange w:id="931" w:author="Teera Piyakunakorn" w:date="2013-06-30T20:08:00Z">
            <w:rPr>
              <w:lang w:val="en-US"/>
            </w:rPr>
          </w:rPrChange>
        </w:rPr>
        <w:t>Trim size; A4 (297 X 210 mm)</w:t>
      </w:r>
    </w:p>
    <w:p w14:paraId="4EE3E9F3" w14:textId="07170F17" w:rsidR="004C4B6F" w:rsidRPr="0089049F" w:rsidRDefault="004C4B6F" w:rsidP="004C4B6F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3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933" w:author="Teera Piyakunakorn" w:date="2013-06-30T20:08:00Z">
            <w:rPr>
              <w:rFonts w:cs="Arial"/>
              <w:szCs w:val="20"/>
              <w:lang w:val="en-US"/>
            </w:rPr>
          </w:rPrChange>
        </w:rPr>
        <w:t>Printing: offset printing</w:t>
      </w:r>
    </w:p>
    <w:p w14:paraId="70284ACD" w14:textId="519A73E5" w:rsidR="00F91A57" w:rsidRPr="0089049F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34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935" w:author="Teera Piyakunakorn" w:date="2013-06-30T20:08:00Z">
            <w:rPr>
              <w:rFonts w:cs="Arial"/>
              <w:szCs w:val="20"/>
              <w:lang w:val="en-US"/>
            </w:rPr>
          </w:rPrChange>
        </w:rPr>
        <w:t>Bleed: 3 mm</w:t>
      </w:r>
    </w:p>
    <w:p w14:paraId="47B4ED0C" w14:textId="08880DA8" w:rsidR="00F91A57" w:rsidRPr="0089049F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36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93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938" w:author="Wolfgang J. Toechterle" w:date="2013-05-20T21:02:00Z">
        <w:r w:rsidR="001C00CF" w:rsidRPr="0089049F">
          <w:rPr>
            <w:rFonts w:cs="Arial"/>
            <w:szCs w:val="20"/>
            <w:rPrChange w:id="93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940" w:author="Wolfgang J. Toechterle" w:date="2013-05-20T21:02:00Z">
        <w:r w:rsidR="00CA05B5" w:rsidRPr="0089049F" w:rsidDel="001C00CF">
          <w:rPr>
            <w:rFonts w:cs="Arial"/>
            <w:szCs w:val="20"/>
            <w:rPrChange w:id="94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4D236F71" w14:textId="4A642C36" w:rsidR="00F91A57" w:rsidRPr="0089049F" w:rsidRDefault="002634A2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4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94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Greyscale and </w:t>
      </w:r>
      <w:del w:id="944" w:author="Wolfgang J. Toechterle" w:date="2013-06-22T11:52:00Z">
        <w:r w:rsidRPr="0089049F" w:rsidDel="00510F1B">
          <w:rPr>
            <w:rFonts w:cs="Arial"/>
            <w:szCs w:val="20"/>
            <w:rPrChange w:id="94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89049F" w:rsidDel="00510F1B">
          <w:rPr>
            <w:rFonts w:cs="Arial"/>
            <w:szCs w:val="20"/>
            <w:rPrChange w:id="94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947" w:author="Wolfgang J. Toechterle" w:date="2013-06-22T11:52:00Z">
        <w:r w:rsidR="00510F1B" w:rsidRPr="0089049F">
          <w:rPr>
            <w:rFonts w:cs="Arial"/>
            <w:szCs w:val="20"/>
            <w:rPrChange w:id="948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="00F91A57" w:rsidRPr="0089049F">
        <w:rPr>
          <w:rFonts w:cs="Arial"/>
          <w:szCs w:val="20"/>
          <w:rPrChange w:id="94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images resolution: </w:t>
      </w:r>
      <w:ins w:id="950" w:author="Wolfgang J. Toechterle" w:date="2013-05-20T21:05:00Z">
        <w:r w:rsidR="00041FC5" w:rsidRPr="0089049F">
          <w:rPr>
            <w:rFonts w:cs="Arial"/>
            <w:szCs w:val="20"/>
            <w:rPrChange w:id="95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89049F">
          <w:rPr>
            <w:rFonts w:cs="Arial"/>
            <w:szCs w:val="20"/>
            <w:rPrChange w:id="95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letterhead</w:t>
        </w:r>
      </w:ins>
      <w:del w:id="953" w:author="Wolfgang J. Toechterle" w:date="2013-05-20T21:05:00Z">
        <w:r w:rsidRPr="0089049F" w:rsidDel="00041FC5">
          <w:rPr>
            <w:rFonts w:cs="Arial"/>
            <w:szCs w:val="20"/>
            <w:rPrChange w:id="95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letterhead</w:delText>
        </w:r>
      </w:del>
    </w:p>
    <w:p w14:paraId="3046F830" w14:textId="77777777" w:rsidR="00A57DC6" w:rsidRPr="0089049F" w:rsidRDefault="00A57DC6" w:rsidP="002254E8">
      <w:pPr>
        <w:rPr>
          <w:rPrChange w:id="955" w:author="Teera Piyakunakorn" w:date="2013-06-30T20:08:00Z">
            <w:rPr>
              <w:lang w:val="en-US"/>
            </w:rPr>
          </w:rPrChange>
        </w:rPr>
      </w:pPr>
    </w:p>
    <w:p w14:paraId="3D879751" w14:textId="3D69E633" w:rsidR="00D03706" w:rsidRPr="0089049F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956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957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 Business Card:</w:t>
      </w:r>
    </w:p>
    <w:p w14:paraId="6F788FCF" w14:textId="038668B0" w:rsidR="002254E8" w:rsidRPr="0089049F" w:rsidDel="00EF736F" w:rsidRDefault="002254E8" w:rsidP="002254E8">
      <w:pPr>
        <w:rPr>
          <w:ins w:id="958" w:author="Wolfgang J. Toechterle" w:date="2013-06-10T08:33:00Z"/>
          <w:del w:id="959" w:author="Kinder" w:date="2013-06-29T11:33:00Z"/>
          <w:rPrChange w:id="960" w:author="Teera Piyakunakorn" w:date="2013-06-30T20:08:00Z">
            <w:rPr>
              <w:ins w:id="961" w:author="Wolfgang J. Toechterle" w:date="2013-06-10T08:33:00Z"/>
              <w:del w:id="962" w:author="Kinder" w:date="2013-06-29T11:33:00Z"/>
              <w:lang w:val="en-US"/>
            </w:rPr>
          </w:rPrChange>
        </w:rPr>
      </w:pPr>
      <w:r w:rsidRPr="0089049F">
        <w:rPr>
          <w:rPrChange w:id="963" w:author="Teera Piyakunakorn" w:date="2013-06-30T20:08:00Z">
            <w:rPr>
              <w:lang w:val="en-US"/>
            </w:rPr>
          </w:rPrChange>
        </w:rPr>
        <w:t>Trim size busines</w:t>
      </w:r>
      <w:r w:rsidR="00D03706" w:rsidRPr="0089049F">
        <w:rPr>
          <w:rPrChange w:id="964" w:author="Teera Piyakunakorn" w:date="2013-06-30T20:08:00Z">
            <w:rPr>
              <w:lang w:val="en-US"/>
            </w:rPr>
          </w:rPrChange>
        </w:rPr>
        <w:t>s card: 85 x 55 or 55 x 85 mm</w:t>
      </w:r>
    </w:p>
    <w:p w14:paraId="7629F8F4" w14:textId="77777777" w:rsidR="00731CAE" w:rsidRPr="0089049F" w:rsidRDefault="00731CAE" w:rsidP="002254E8">
      <w:pPr>
        <w:rPr>
          <w:ins w:id="965" w:author="Kinder" w:date="2013-06-29T11:33:00Z"/>
          <w:rPrChange w:id="966" w:author="Teera Piyakunakorn" w:date="2013-06-30T20:08:00Z">
            <w:rPr>
              <w:ins w:id="967" w:author="Kinder" w:date="2013-06-29T11:33:00Z"/>
            </w:rPr>
          </w:rPrChange>
        </w:rPr>
      </w:pPr>
    </w:p>
    <w:p w14:paraId="071FCA5F" w14:textId="26ED9085" w:rsidR="00EF736F" w:rsidRPr="0089049F" w:rsidRDefault="00D65436" w:rsidP="002254E8">
      <w:pPr>
        <w:rPr>
          <w:rPrChange w:id="968" w:author="Teera Piyakunakorn" w:date="2013-06-30T20:08:00Z">
            <w:rPr>
              <w:lang w:val="en-US"/>
            </w:rPr>
          </w:rPrChange>
        </w:rPr>
      </w:pPr>
      <w:ins w:id="969" w:author="Kinder" w:date="2013-06-29T11:33:00Z">
        <w:r w:rsidRPr="0089049F">
          <w:rPr>
            <w:rPrChange w:id="970" w:author="Teera Piyakunakorn" w:date="2013-06-30T20:08:00Z">
              <w:rPr/>
            </w:rPrChange>
          </w:rPr>
          <w:t>Design: B</w:t>
        </w:r>
        <w:r w:rsidR="00EF736F" w:rsidRPr="0089049F">
          <w:rPr>
            <w:rPrChange w:id="971" w:author="Teera Piyakunakorn" w:date="2013-06-30T20:08:00Z">
              <w:rPr/>
            </w:rPrChange>
          </w:rPr>
          <w:t xml:space="preserve">oth </w:t>
        </w:r>
        <w:proofErr w:type="gramStart"/>
        <w:r w:rsidR="00EF736F" w:rsidRPr="0089049F">
          <w:rPr>
            <w:rPrChange w:id="972" w:author="Teera Piyakunakorn" w:date="2013-06-30T20:08:00Z">
              <w:rPr/>
            </w:rPrChange>
          </w:rPr>
          <w:t>side</w:t>
        </w:r>
      </w:ins>
      <w:proofErr w:type="gramEnd"/>
      <w:ins w:id="973" w:author="Kinder" w:date="2013-06-29T11:35:00Z">
        <w:r w:rsidRPr="0089049F">
          <w:rPr>
            <w:rPrChange w:id="974" w:author="Teera Piyakunakorn" w:date="2013-06-30T20:08:00Z">
              <w:rPr/>
            </w:rPrChange>
          </w:rPr>
          <w:t xml:space="preserve"> (front and back)</w:t>
        </w:r>
      </w:ins>
    </w:p>
    <w:p w14:paraId="7F31E4B1" w14:textId="1B76EEE9" w:rsidR="002254E8" w:rsidRPr="0089049F" w:rsidRDefault="00A845BA" w:rsidP="002254E8">
      <w:pPr>
        <w:rPr>
          <w:rPrChange w:id="975" w:author="Teera Piyakunakorn" w:date="2013-06-30T20:08:00Z">
            <w:rPr>
              <w:lang w:val="en-US"/>
            </w:rPr>
          </w:rPrChange>
        </w:rPr>
      </w:pPr>
      <w:r w:rsidRPr="0089049F">
        <w:rPr>
          <w:rPrChange w:id="976" w:author="Teera Piyakunakorn" w:date="2013-06-30T20:08:00Z">
            <w:rPr>
              <w:lang w:val="en-US"/>
            </w:rPr>
          </w:rPrChange>
        </w:rPr>
        <w:t>Printing</w:t>
      </w:r>
      <w:r w:rsidR="00D03706" w:rsidRPr="0089049F">
        <w:rPr>
          <w:rPrChange w:id="977" w:author="Teera Piyakunakorn" w:date="2013-06-30T20:08:00Z">
            <w:rPr>
              <w:lang w:val="en-US"/>
            </w:rPr>
          </w:rPrChange>
        </w:rPr>
        <w:t>:</w:t>
      </w:r>
      <w:r w:rsidRPr="0089049F">
        <w:rPr>
          <w:rPrChange w:id="978" w:author="Teera Piyakunakorn" w:date="2013-06-30T20:08:00Z">
            <w:rPr>
              <w:lang w:val="en-US"/>
            </w:rPr>
          </w:rPrChange>
        </w:rPr>
        <w:t xml:space="preserve"> </w:t>
      </w:r>
      <w:r w:rsidR="002254E8" w:rsidRPr="0089049F">
        <w:rPr>
          <w:rPrChange w:id="979" w:author="Teera Piyakunakorn" w:date="2013-06-30T20:08:00Z">
            <w:rPr>
              <w:lang w:val="en-US"/>
            </w:rPr>
          </w:rPrChange>
        </w:rPr>
        <w:t>Letterpress</w:t>
      </w:r>
    </w:p>
    <w:p w14:paraId="4DBFE97F" w14:textId="3C524DD1" w:rsidR="00447A93" w:rsidRPr="0089049F" w:rsidRDefault="002634A2" w:rsidP="002254E8">
      <w:pPr>
        <w:rPr>
          <w:rPrChange w:id="980" w:author="Teera Piyakunakorn" w:date="2013-06-30T20:08:00Z">
            <w:rPr>
              <w:lang w:val="en-US"/>
            </w:rPr>
          </w:rPrChange>
        </w:rPr>
      </w:pPr>
      <w:del w:id="981" w:author="Wolfgang J. Toechterle" w:date="2013-06-22T11:52:00Z">
        <w:r w:rsidRPr="0089049F" w:rsidDel="00510F1B">
          <w:rPr>
            <w:rPrChange w:id="982" w:author="Teera Piyakunakorn" w:date="2013-06-30T20:08:00Z">
              <w:rPr>
                <w:lang w:val="en-US"/>
              </w:rPr>
            </w:rPrChange>
          </w:rPr>
          <w:delText>Color</w:delText>
        </w:r>
      </w:del>
      <w:ins w:id="983" w:author="Wolfgang J. Toechterle" w:date="2013-06-22T11:52:00Z">
        <w:r w:rsidR="00510F1B" w:rsidRPr="0089049F">
          <w:rPr>
            <w:rPrChange w:id="984" w:author="Teera Piyakunakorn" w:date="2013-06-30T20:08:00Z">
              <w:rPr/>
            </w:rPrChange>
          </w:rPr>
          <w:t>Colour</w:t>
        </w:r>
      </w:ins>
      <w:r w:rsidRPr="0089049F">
        <w:rPr>
          <w:rPrChange w:id="985" w:author="Teera Piyakunakorn" w:date="2013-06-30T20:08:00Z">
            <w:rPr>
              <w:lang w:val="en-US"/>
            </w:rPr>
          </w:rPrChange>
        </w:rPr>
        <w:t>s</w:t>
      </w:r>
      <w:r w:rsidR="002254E8" w:rsidRPr="0089049F">
        <w:rPr>
          <w:rPrChange w:id="986" w:author="Teera Piyakunakorn" w:date="2013-06-30T20:08:00Z">
            <w:rPr>
              <w:lang w:val="en-US"/>
            </w:rPr>
          </w:rPrChange>
        </w:rPr>
        <w:t>: 2</w:t>
      </w:r>
      <w:r w:rsidR="00D03706" w:rsidRPr="0089049F">
        <w:rPr>
          <w:rPrChange w:id="987" w:author="Teera Piyakunakorn" w:date="2013-06-30T20:08:00Z">
            <w:rPr>
              <w:lang w:val="en-US"/>
            </w:rPr>
          </w:rPrChange>
        </w:rPr>
        <w:t xml:space="preserve"> spot </w:t>
      </w:r>
      <w:del w:id="988" w:author="Wolfgang J. Toechterle" w:date="2013-06-22T11:52:00Z">
        <w:r w:rsidR="00D03706" w:rsidRPr="0089049F" w:rsidDel="00510F1B">
          <w:rPr>
            <w:rPrChange w:id="989" w:author="Teera Piyakunakorn" w:date="2013-06-30T20:08:00Z">
              <w:rPr>
                <w:lang w:val="en-US"/>
              </w:rPr>
            </w:rPrChange>
          </w:rPr>
          <w:delText>color</w:delText>
        </w:r>
      </w:del>
      <w:ins w:id="990" w:author="Wolfgang J. Toechterle" w:date="2013-06-22T11:52:00Z">
        <w:r w:rsidR="00510F1B" w:rsidRPr="0089049F">
          <w:rPr>
            <w:rPrChange w:id="991" w:author="Teera Piyakunakorn" w:date="2013-06-30T20:08:00Z">
              <w:rPr/>
            </w:rPrChange>
          </w:rPr>
          <w:t>colour</w:t>
        </w:r>
      </w:ins>
      <w:r w:rsidR="00D03706" w:rsidRPr="0089049F">
        <w:rPr>
          <w:rPrChange w:id="992" w:author="Teera Piyakunakorn" w:date="2013-06-30T20:08:00Z">
            <w:rPr>
              <w:lang w:val="en-US"/>
            </w:rPr>
          </w:rPrChange>
        </w:rPr>
        <w:t>s</w:t>
      </w:r>
    </w:p>
    <w:p w14:paraId="1A4B3B95" w14:textId="77777777" w:rsidR="00F91A57" w:rsidRPr="0089049F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993" w:author="Wolfgang J. Toechterle" w:date="2013-06-11T08:50:00Z"/>
          <w:rFonts w:cs="Arial"/>
          <w:szCs w:val="20"/>
          <w:rPrChange w:id="994" w:author="Teera Piyakunakorn" w:date="2013-06-30T20:08:00Z">
            <w:rPr>
              <w:ins w:id="995" w:author="Wolfgang J. Toechterle" w:date="2013-06-11T08:50:00Z"/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996" w:author="Teera Piyakunakorn" w:date="2013-06-30T20:08:00Z">
            <w:rPr>
              <w:rFonts w:cs="Arial"/>
              <w:szCs w:val="20"/>
              <w:lang w:val="en-US"/>
            </w:rPr>
          </w:rPrChange>
        </w:rPr>
        <w:t>Bleed: 3 mm</w:t>
      </w:r>
    </w:p>
    <w:p w14:paraId="40C2D7B7" w14:textId="77777777" w:rsidR="00DF412B" w:rsidRPr="0089049F" w:rsidRDefault="00DF412B" w:rsidP="00DF412B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997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998" w:author="Teera Piyakunakorn" w:date="2013-06-30T20:08:00Z">
            <w:rPr>
              <w:rFonts w:cs="Arial"/>
              <w:szCs w:val="20"/>
              <w:lang w:val="en-US"/>
            </w:rPr>
          </w:rPrChange>
        </w:rPr>
        <w:t>Trapping: 0.5 points</w:t>
      </w:r>
    </w:p>
    <w:p w14:paraId="5A5D1A32" w14:textId="77777777" w:rsidR="00DF412B" w:rsidRPr="0089049F" w:rsidDel="00DF412B" w:rsidRDefault="00DF412B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999" w:author="Wolfgang J. Toechterle" w:date="2013-06-11T08:50:00Z"/>
          <w:rFonts w:cs="Arial"/>
          <w:szCs w:val="20"/>
          <w:rPrChange w:id="1000" w:author="Teera Piyakunakorn" w:date="2013-06-30T20:08:00Z">
            <w:rPr>
              <w:del w:id="1001" w:author="Wolfgang J. Toechterle" w:date="2013-06-11T08:50:00Z"/>
              <w:rFonts w:cs="Arial"/>
              <w:szCs w:val="20"/>
              <w:lang w:val="en-US"/>
            </w:rPr>
          </w:rPrChange>
        </w:rPr>
      </w:pPr>
    </w:p>
    <w:p w14:paraId="5339794D" w14:textId="69884F12" w:rsidR="00F91A57" w:rsidRPr="0089049F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00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00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1004" w:author="Wolfgang J. Toechterle" w:date="2013-05-20T21:03:00Z">
        <w:r w:rsidR="001C00CF" w:rsidRPr="0089049F">
          <w:rPr>
            <w:rFonts w:cs="Arial"/>
            <w:szCs w:val="20"/>
            <w:rPrChange w:id="100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006" w:author="Wolfgang J. Toechterle" w:date="2013-05-20T21:03:00Z">
        <w:r w:rsidR="00CA05B5" w:rsidRPr="0089049F" w:rsidDel="001C00CF">
          <w:rPr>
            <w:rFonts w:cs="Arial"/>
            <w:szCs w:val="20"/>
            <w:rPrChange w:id="1007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5EEF6553" w14:textId="3C802943" w:rsidR="00F91A57" w:rsidRPr="0089049F" w:rsidRDefault="00A845BA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008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00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Bitmap, grayscale and </w:t>
      </w:r>
      <w:del w:id="1010" w:author="Wolfgang J. Toechterle" w:date="2013-06-22T11:52:00Z">
        <w:r w:rsidRPr="0089049F" w:rsidDel="00510F1B">
          <w:rPr>
            <w:rFonts w:cs="Arial"/>
            <w:szCs w:val="20"/>
            <w:rPrChange w:id="101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</w:delText>
        </w:r>
        <w:r w:rsidR="00F91A57" w:rsidRPr="0089049F" w:rsidDel="00510F1B">
          <w:rPr>
            <w:rFonts w:cs="Arial"/>
            <w:szCs w:val="20"/>
            <w:rPrChange w:id="101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013" w:author="Wolfgang J. Toechterle" w:date="2013-06-22T11:52:00Z">
        <w:r w:rsidR="00510F1B" w:rsidRPr="0089049F">
          <w:rPr>
            <w:rFonts w:cs="Arial"/>
            <w:szCs w:val="20"/>
            <w:rPrChange w:id="1014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="00F91A57" w:rsidRPr="0089049F">
        <w:rPr>
          <w:rFonts w:cs="Arial"/>
          <w:szCs w:val="20"/>
          <w:rPrChange w:id="1015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image</w:t>
      </w:r>
      <w:del w:id="1016" w:author="Kinder" w:date="2013-06-30T08:50:00Z">
        <w:r w:rsidR="00F91A57" w:rsidRPr="0089049F" w:rsidDel="00F2525A">
          <w:rPr>
            <w:rFonts w:cs="Arial"/>
            <w:szCs w:val="20"/>
            <w:rPrChange w:id="1017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="00F91A57" w:rsidRPr="0089049F">
        <w:rPr>
          <w:rFonts w:cs="Arial"/>
          <w:szCs w:val="20"/>
          <w:rPrChange w:id="1018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resolution: </w:t>
      </w:r>
      <w:ins w:id="1019" w:author="Wolfgang J. Toechterle" w:date="2013-05-20T21:05:00Z">
        <w:r w:rsidR="00041FC5" w:rsidRPr="0089049F">
          <w:rPr>
            <w:rFonts w:cs="Arial"/>
            <w:szCs w:val="20"/>
            <w:rPrChange w:id="102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21C3A" w:rsidRPr="0089049F">
          <w:rPr>
            <w:rFonts w:cs="Arial"/>
            <w:szCs w:val="20"/>
            <w:rPrChange w:id="102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</w:t>
        </w:r>
      </w:ins>
      <w:ins w:id="1022" w:author="Wolfgang J. Toechterle" w:date="2013-05-31T18:03:00Z">
        <w:r w:rsidR="00121C3A" w:rsidRPr="0089049F">
          <w:rPr>
            <w:rFonts w:cs="Arial"/>
            <w:szCs w:val="20"/>
            <w:rPrChange w:id="102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Business Card</w:t>
        </w:r>
      </w:ins>
      <w:del w:id="1024" w:author="Wolfgang J. Toechterle" w:date="2013-05-20T21:05:00Z">
        <w:r w:rsidR="002634A2" w:rsidRPr="0089049F" w:rsidDel="00041FC5">
          <w:rPr>
            <w:rFonts w:cs="Arial"/>
            <w:szCs w:val="20"/>
            <w:rPrChange w:id="102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3A4A4EE8" w14:textId="77777777" w:rsidR="003371B5" w:rsidRPr="0089049F" w:rsidRDefault="003371B5" w:rsidP="00CE6B36">
      <w:pPr>
        <w:rPr>
          <w:ins w:id="1026" w:author="Wolfgang J. Toechterle" w:date="2013-06-08T18:57:00Z"/>
          <w:rFonts w:cs="Arial"/>
          <w:szCs w:val="20"/>
          <w:rPrChange w:id="1027" w:author="Teera Piyakunakorn" w:date="2013-06-30T20:08:00Z">
            <w:rPr>
              <w:ins w:id="1028" w:author="Wolfgang J. Toechterle" w:date="2013-06-08T18:57:00Z"/>
              <w:rFonts w:cs="Arial"/>
              <w:szCs w:val="20"/>
              <w:lang w:val="en-US"/>
            </w:rPr>
          </w:rPrChange>
        </w:rPr>
      </w:pPr>
    </w:p>
    <w:p w14:paraId="3901731A" w14:textId="403E8A3E" w:rsidR="00D03706" w:rsidRPr="0089049F" w:rsidDel="003371B5" w:rsidRDefault="00D03706" w:rsidP="00D037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029" w:author="Wolfgang J. Toechterle" w:date="2013-06-08T18:57:00Z"/>
          <w:rFonts w:cs="Arial"/>
          <w:szCs w:val="20"/>
          <w:rPrChange w:id="1030" w:author="Teera Piyakunakorn" w:date="2013-06-30T20:08:00Z">
            <w:rPr>
              <w:del w:id="1031" w:author="Wolfgang J. Toechterle" w:date="2013-06-08T18:57:00Z"/>
              <w:rFonts w:cs="Arial"/>
              <w:szCs w:val="20"/>
              <w:lang w:val="en-US"/>
            </w:rPr>
          </w:rPrChange>
        </w:rPr>
      </w:pPr>
      <w:del w:id="1032" w:author="Wolfgang J. Toechterle" w:date="2013-06-08T18:57:00Z">
        <w:r w:rsidRPr="0089049F" w:rsidDel="003371B5">
          <w:rPr>
            <w:rFonts w:cs="Arial"/>
            <w:szCs w:val="20"/>
            <w:rPrChange w:id="103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566D9716" w14:textId="77777777" w:rsidR="00447A93" w:rsidRPr="0089049F" w:rsidRDefault="00447A93" w:rsidP="00CE6B36">
      <w:pPr>
        <w:rPr>
          <w:rPrChange w:id="1034" w:author="Teera Piyakunakorn" w:date="2013-06-30T20:08:00Z">
            <w:rPr/>
          </w:rPrChange>
        </w:rPr>
      </w:pPr>
    </w:p>
    <w:p w14:paraId="17F50E5B" w14:textId="77777777" w:rsidR="00F91A57" w:rsidRPr="0089049F" w:rsidRDefault="00F91A57" w:rsidP="00F91A5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035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1036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2F3474A1" w14:textId="7ED0EF50" w:rsidR="00F91A57" w:rsidRPr="0089049F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37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038" w:author="Teera Piyakunakorn" w:date="2013-06-30T20:08:00Z">
            <w:rPr>
              <w:rFonts w:cs="Arial"/>
              <w:szCs w:val="20"/>
              <w:lang w:val="en-US"/>
            </w:rPr>
          </w:rPrChange>
        </w:rPr>
        <w:t>1 Letterhead</w:t>
      </w:r>
      <w:r w:rsidR="00F91A57" w:rsidRPr="0089049F">
        <w:rPr>
          <w:rFonts w:cs="Arial"/>
          <w:szCs w:val="20"/>
          <w:rPrChange w:id="103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final composite PDF/X-</w:t>
      </w:r>
      <w:r w:rsidR="002634A2" w:rsidRPr="0089049F">
        <w:rPr>
          <w:rFonts w:cs="Arial"/>
          <w:szCs w:val="20"/>
          <w:rPrChange w:id="1040" w:author="Teera Piyakunakorn" w:date="2013-06-30T20:08:00Z">
            <w:rPr>
              <w:rFonts w:cs="Arial"/>
              <w:szCs w:val="20"/>
              <w:lang w:val="en-US"/>
            </w:rPr>
          </w:rPrChange>
        </w:rPr>
        <w:t>3</w:t>
      </w:r>
      <w:proofErr w:type="gramStart"/>
      <w:r w:rsidR="002634A2" w:rsidRPr="0089049F">
        <w:rPr>
          <w:rFonts w:cs="Arial"/>
          <w:szCs w:val="20"/>
          <w:rPrChange w:id="1041" w:author="Teera Piyakunakorn" w:date="2013-06-30T20:08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F91A57" w:rsidRPr="0089049F">
        <w:rPr>
          <w:rFonts w:cs="Arial"/>
          <w:szCs w:val="20"/>
          <w:rPrChange w:id="104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file (including bleed, crop marks and specified output profile)</w:t>
      </w:r>
    </w:p>
    <w:p w14:paraId="29676C6B" w14:textId="6AD1AC6C" w:rsidR="00C015C8" w:rsidRPr="0089049F" w:rsidRDefault="00C015C8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43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04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1 Business Card final composite </w:t>
      </w:r>
      <w:r w:rsidR="002634A2" w:rsidRPr="0089049F">
        <w:rPr>
          <w:rFonts w:cs="Arial"/>
          <w:szCs w:val="20"/>
          <w:rPrChange w:id="1045" w:author="Teera Piyakunakorn" w:date="2013-06-30T20:08:00Z">
            <w:rPr>
              <w:rFonts w:cs="Arial"/>
              <w:szCs w:val="20"/>
              <w:lang w:val="en-US"/>
            </w:rPr>
          </w:rPrChange>
        </w:rPr>
        <w:t>PDF/X-3</w:t>
      </w:r>
      <w:proofErr w:type="gramStart"/>
      <w:r w:rsidR="002634A2" w:rsidRPr="0089049F">
        <w:rPr>
          <w:rFonts w:cs="Arial"/>
          <w:szCs w:val="20"/>
          <w:rPrChange w:id="1046" w:author="Teera Piyakunakorn" w:date="2013-06-30T20:08:00Z">
            <w:rPr>
              <w:rFonts w:cs="Arial"/>
              <w:szCs w:val="20"/>
              <w:lang w:val="en-US"/>
            </w:rPr>
          </w:rPrChange>
        </w:rPr>
        <w:t>:2002</w:t>
      </w:r>
      <w:proofErr w:type="gramEnd"/>
      <w:r w:rsidR="002634A2" w:rsidRPr="0089049F">
        <w:rPr>
          <w:rFonts w:cs="Arial"/>
          <w:szCs w:val="20"/>
          <w:rPrChange w:id="104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89049F">
        <w:rPr>
          <w:rFonts w:cs="Arial"/>
          <w:szCs w:val="20"/>
          <w:rPrChange w:id="1048" w:author="Teera Piyakunakorn" w:date="2013-06-30T20:08:00Z">
            <w:rPr>
              <w:rFonts w:cs="Arial"/>
              <w:szCs w:val="20"/>
              <w:lang w:val="en-US"/>
            </w:rPr>
          </w:rPrChange>
        </w:rPr>
        <w:t>file (including bleed, crop marks and specified output profile)</w:t>
      </w:r>
    </w:p>
    <w:p w14:paraId="168F0D1E" w14:textId="04968934" w:rsidR="00F2525A" w:rsidRPr="0089049F" w:rsidRDefault="00F2525A" w:rsidP="00F91A57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049" w:author="Kinder" w:date="2013-06-30T08:50:00Z"/>
          <w:rFonts w:cs="Arial"/>
          <w:szCs w:val="20"/>
          <w:rPrChange w:id="1050" w:author="Teera Piyakunakorn" w:date="2013-06-30T20:08:00Z">
            <w:rPr>
              <w:ins w:id="1051" w:author="Kinder" w:date="2013-06-30T08:50:00Z"/>
              <w:rFonts w:cs="Arial"/>
              <w:szCs w:val="20"/>
            </w:rPr>
          </w:rPrChange>
        </w:rPr>
      </w:pPr>
      <w:ins w:id="1052" w:author="Kinder" w:date="2013-06-30T08:50:00Z">
        <w:r w:rsidRPr="0089049F">
          <w:rPr>
            <w:rFonts w:cs="Arial"/>
            <w:szCs w:val="20"/>
            <w:rPrChange w:id="1053" w:author="Teera Piyakunakorn" w:date="2013-06-30T20:08:00Z">
              <w:rPr>
                <w:rFonts w:cs="Arial"/>
                <w:szCs w:val="20"/>
              </w:rPr>
            </w:rPrChange>
          </w:rPr>
          <w:t>The letterhead and business card trimmed</w:t>
        </w:r>
      </w:ins>
      <w:ins w:id="1054" w:author="Kinder" w:date="2013-06-30T08:51:00Z">
        <w:r w:rsidRPr="0089049F">
          <w:rPr>
            <w:rFonts w:cs="Arial"/>
            <w:szCs w:val="20"/>
            <w:rPrChange w:id="1055" w:author="Teera Piyakunakorn" w:date="2013-06-30T20:08:00Z">
              <w:rPr>
                <w:rFonts w:cs="Arial"/>
                <w:szCs w:val="20"/>
              </w:rPr>
            </w:rPrChange>
          </w:rPr>
          <w:t xml:space="preserve"> and mounted onto a single presentation board.</w:t>
        </w:r>
      </w:ins>
    </w:p>
    <w:p w14:paraId="6BD4C166" w14:textId="052A883A" w:rsidR="001E6D78" w:rsidRPr="0089049F" w:rsidRDefault="00A845B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056" w:author="Kinder" w:date="2013-06-29T14:23:00Z"/>
          <w:rFonts w:cs="Arial"/>
          <w:szCs w:val="20"/>
          <w:rPrChange w:id="1057" w:author="Teera Piyakunakorn" w:date="2013-06-30T20:08:00Z">
            <w:rPr>
              <w:ins w:id="1058" w:author="Kinder" w:date="2013-06-29T14:23:00Z"/>
              <w:rFonts w:cs="Arial"/>
              <w:szCs w:val="20"/>
            </w:rPr>
          </w:rPrChange>
        </w:rPr>
      </w:pPr>
      <w:del w:id="1059" w:author="Kinder" w:date="2013-06-30T08:51:00Z">
        <w:r w:rsidRPr="0089049F" w:rsidDel="00F2525A">
          <w:rPr>
            <w:rFonts w:cs="Arial"/>
            <w:szCs w:val="20"/>
            <w:rPrChange w:id="106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2</w:delText>
        </w:r>
        <w:r w:rsidR="00F91A57" w:rsidRPr="0089049F" w:rsidDel="00F2525A">
          <w:rPr>
            <w:rFonts w:cs="Arial"/>
            <w:szCs w:val="20"/>
            <w:rPrChange w:id="106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printout of your composition </w:delText>
        </w:r>
        <w:r w:rsidRPr="0089049F" w:rsidDel="00F2525A">
          <w:rPr>
            <w:rFonts w:cs="Arial"/>
            <w:szCs w:val="20"/>
            <w:rPrChange w:id="106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trimmed and mounted</w:delText>
        </w:r>
        <w:r w:rsidR="00F91A57" w:rsidRPr="0089049F" w:rsidDel="00F2525A">
          <w:rPr>
            <w:rFonts w:cs="Arial"/>
            <w:szCs w:val="20"/>
            <w:rPrChange w:id="106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on </w:delText>
        </w:r>
        <w:r w:rsidRPr="0089049F" w:rsidDel="00F2525A">
          <w:rPr>
            <w:rFonts w:cs="Arial"/>
            <w:szCs w:val="20"/>
            <w:rPrChange w:id="106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1 </w:delText>
        </w:r>
      </w:del>
      <w:ins w:id="1065" w:author="Wolfgang J. Toechterle" w:date="2013-05-31T18:03:00Z">
        <w:del w:id="1066" w:author="Kinder" w:date="2013-06-30T08:51:00Z">
          <w:r w:rsidR="00121C3A" w:rsidRPr="0089049F" w:rsidDel="00F2525A">
            <w:rPr>
              <w:rFonts w:cs="Arial"/>
              <w:szCs w:val="20"/>
              <w:rPrChange w:id="1067" w:author="Teera Piyakunakorn" w:date="2013-06-30T20:08:00Z">
                <w:rPr>
                  <w:rFonts w:cs="Arial"/>
                  <w:szCs w:val="20"/>
                  <w:lang w:val="en-US"/>
                </w:rPr>
              </w:rPrChange>
            </w:rPr>
            <w:delText xml:space="preserve">one </w:delText>
          </w:r>
        </w:del>
      </w:ins>
      <w:del w:id="1068" w:author="Kinder" w:date="2013-06-30T08:51:00Z">
        <w:r w:rsidR="00F91A57" w:rsidRPr="0089049F" w:rsidDel="00F2525A">
          <w:rPr>
            <w:rFonts w:cs="Arial"/>
            <w:szCs w:val="20"/>
            <w:rPrChange w:id="106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A3 </w:delText>
        </w:r>
        <w:r w:rsidRPr="0089049F" w:rsidDel="00F2525A">
          <w:rPr>
            <w:rFonts w:cs="Arial"/>
            <w:szCs w:val="20"/>
            <w:rPrChange w:id="107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board to fit </w:delText>
        </w:r>
      </w:del>
      <w:ins w:id="1071" w:author="Wolfgang J. Toechterle" w:date="2013-05-31T18:03:00Z">
        <w:del w:id="1072" w:author="Kinder" w:date="2013-06-30T08:51:00Z">
          <w:r w:rsidR="00121C3A" w:rsidRPr="0089049F" w:rsidDel="00F2525A">
            <w:rPr>
              <w:rFonts w:cs="Arial"/>
              <w:szCs w:val="20"/>
              <w:rPrChange w:id="1073" w:author="Teera Piyakunakorn" w:date="2013-06-30T20:08:00Z">
                <w:rPr>
                  <w:rFonts w:cs="Arial"/>
                  <w:szCs w:val="20"/>
                  <w:lang w:val="en-US"/>
                </w:rPr>
              </w:rPrChange>
            </w:rPr>
            <w:delText xml:space="preserve">show </w:delText>
          </w:r>
        </w:del>
      </w:ins>
      <w:del w:id="1074" w:author="Kinder" w:date="2013-06-30T08:51:00Z">
        <w:r w:rsidRPr="0089049F" w:rsidDel="00F2525A">
          <w:rPr>
            <w:rFonts w:cs="Arial"/>
            <w:szCs w:val="20"/>
            <w:rPrChange w:id="107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the two designs</w:delText>
        </w:r>
        <w:r w:rsidR="00F91A57" w:rsidRPr="0089049F" w:rsidDel="00F2525A">
          <w:rPr>
            <w:rFonts w:cs="Arial"/>
            <w:szCs w:val="20"/>
            <w:rPrChange w:id="107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.</w:delText>
        </w:r>
      </w:del>
      <w:ins w:id="1077" w:author="Kinder" w:date="2013-06-29T14:22:00Z">
        <w:r w:rsidR="00522219" w:rsidRPr="0089049F">
          <w:rPr>
            <w:rFonts w:cs="Arial"/>
            <w:szCs w:val="20"/>
            <w:rPrChange w:id="1078" w:author="Teera Piyakunakorn" w:date="2013-06-30T20:08:00Z">
              <w:rPr>
                <w:rFonts w:cs="Arial"/>
                <w:szCs w:val="20"/>
              </w:rPr>
            </w:rPrChange>
          </w:rPr>
          <w:t>1</w:t>
        </w:r>
      </w:ins>
      <w:ins w:id="1079" w:author="Kinder" w:date="2013-06-29T14:21:00Z">
        <w:r w:rsidR="00522219" w:rsidRPr="0089049F">
          <w:rPr>
            <w:rFonts w:cs="Arial"/>
            <w:szCs w:val="20"/>
            <w:rPrChange w:id="1080" w:author="Teera Piyakunakorn" w:date="2013-06-30T20:08:00Z">
              <w:rPr>
                <w:rFonts w:cs="Arial"/>
                <w:szCs w:val="20"/>
              </w:rPr>
            </w:rPrChange>
          </w:rPr>
          <w:t xml:space="preserve"> </w:t>
        </w:r>
      </w:ins>
      <w:ins w:id="1081" w:author="Kinder" w:date="2013-06-29T14:22:00Z">
        <w:r w:rsidR="00522219" w:rsidRPr="0089049F">
          <w:rPr>
            <w:rFonts w:cs="Arial"/>
            <w:szCs w:val="20"/>
            <w:rPrChange w:id="1082" w:author="Teera Piyakunakorn" w:date="2013-06-30T20:08:00Z">
              <w:rPr>
                <w:rFonts w:cs="Arial"/>
                <w:szCs w:val="20"/>
              </w:rPr>
            </w:rPrChange>
          </w:rPr>
          <w:t xml:space="preserve">A4 </w:t>
        </w:r>
      </w:ins>
      <w:ins w:id="1083" w:author="Kinder" w:date="2013-06-29T14:16:00Z">
        <w:r w:rsidR="001E6D78" w:rsidRPr="0089049F">
          <w:rPr>
            <w:rFonts w:cs="Arial"/>
            <w:szCs w:val="20"/>
            <w:rPrChange w:id="1084" w:author="Teera Piyakunakorn" w:date="2013-06-30T20:08:00Z">
              <w:rPr>
                <w:rFonts w:cs="Arial"/>
                <w:szCs w:val="20"/>
              </w:rPr>
            </w:rPrChange>
          </w:rPr>
          <w:t xml:space="preserve">printout of your </w:t>
        </w:r>
      </w:ins>
      <w:ins w:id="1085" w:author="Kinder" w:date="2013-06-29T14:23:00Z">
        <w:r w:rsidR="00522219" w:rsidRPr="0089049F">
          <w:rPr>
            <w:rFonts w:cs="Arial"/>
            <w:szCs w:val="20"/>
            <w:rPrChange w:id="1086" w:author="Teera Piyakunakorn" w:date="2013-06-30T20:08:00Z">
              <w:rPr>
                <w:rFonts w:cs="Arial"/>
                <w:szCs w:val="20"/>
              </w:rPr>
            </w:rPrChange>
          </w:rPr>
          <w:t>Business Card (front and back)</w:t>
        </w:r>
      </w:ins>
      <w:ins w:id="1087" w:author="Kinder" w:date="2013-06-29T14:16:00Z">
        <w:r w:rsidR="001E6D78" w:rsidRPr="0089049F">
          <w:rPr>
            <w:rFonts w:cs="Arial"/>
            <w:szCs w:val="20"/>
            <w:rPrChange w:id="1088" w:author="Teera Piyakunakorn" w:date="2013-06-30T20:08:00Z">
              <w:rPr>
                <w:rFonts w:cs="Arial"/>
                <w:szCs w:val="20"/>
              </w:rPr>
            </w:rPrChange>
          </w:rPr>
          <w:t xml:space="preserve"> </w:t>
        </w:r>
      </w:ins>
      <w:ins w:id="1089" w:author="Kinder" w:date="2013-06-29T14:17:00Z">
        <w:r w:rsidR="001E6D78" w:rsidRPr="0089049F">
          <w:rPr>
            <w:rFonts w:cs="Arial"/>
            <w:szCs w:val="20"/>
            <w:rPrChange w:id="1090" w:author="Teera Piyakunakorn" w:date="2013-06-30T20:08:00Z">
              <w:rPr>
                <w:rFonts w:cs="Arial"/>
                <w:szCs w:val="20"/>
              </w:rPr>
            </w:rPrChange>
          </w:rPr>
          <w:t xml:space="preserve">with </w:t>
        </w:r>
      </w:ins>
      <w:ins w:id="1091" w:author="Kinder" w:date="2013-06-29T14:19:00Z">
        <w:r w:rsidR="001E6D78" w:rsidRPr="0089049F">
          <w:rPr>
            <w:rFonts w:cs="Arial"/>
            <w:szCs w:val="20"/>
            <w:rPrChange w:id="1092" w:author="Teera Piyakunakorn" w:date="2013-06-30T20:08:00Z">
              <w:rPr>
                <w:rFonts w:cs="Arial"/>
                <w:szCs w:val="20"/>
              </w:rPr>
            </w:rPrChange>
          </w:rPr>
          <w:t xml:space="preserve">ONLY </w:t>
        </w:r>
      </w:ins>
      <w:ins w:id="1093" w:author="Kinder" w:date="2013-06-29T14:17:00Z">
        <w:r w:rsidR="001E6D78" w:rsidRPr="0089049F">
          <w:rPr>
            <w:rFonts w:cs="Arial"/>
            <w:szCs w:val="20"/>
            <w:rPrChange w:id="1094" w:author="Teera Piyakunakorn" w:date="2013-06-30T20:08:00Z">
              <w:rPr>
                <w:rFonts w:cs="Arial"/>
                <w:szCs w:val="20"/>
              </w:rPr>
            </w:rPrChange>
          </w:rPr>
          <w:t>crop marks and bleed marks</w:t>
        </w:r>
      </w:ins>
    </w:p>
    <w:p w14:paraId="03F54DE2" w14:textId="033094ED" w:rsidR="00522219" w:rsidRPr="0089049F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95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ins w:id="1096" w:author="Kinder" w:date="2013-06-29T14:23:00Z">
        <w:r w:rsidRPr="0089049F">
          <w:rPr>
            <w:rFonts w:cs="Arial"/>
            <w:szCs w:val="20"/>
            <w:rPrChange w:id="1097" w:author="Teera Piyakunakorn" w:date="2013-06-30T20:08:00Z">
              <w:rPr>
                <w:rFonts w:cs="Arial"/>
                <w:szCs w:val="20"/>
              </w:rPr>
            </w:rPrChange>
          </w:rPr>
          <w:t>1 A3 printout of your Letterhead with ONLY crop marks and bleed marks</w:t>
        </w:r>
      </w:ins>
    </w:p>
    <w:p w14:paraId="5464B9AF" w14:textId="6DE8F350" w:rsidR="00812176" w:rsidRPr="0089049F" w:rsidRDefault="00812176" w:rsidP="00812176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098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09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2 final </w:t>
      </w:r>
      <w:r w:rsidR="002634A2" w:rsidRPr="0089049F">
        <w:rPr>
          <w:rFonts w:cs="Arial"/>
          <w:szCs w:val="20"/>
          <w:rPrChange w:id="1100" w:author="Teera Piyakunakorn" w:date="2013-06-30T20:08:00Z">
            <w:rPr>
              <w:rFonts w:cs="Arial"/>
              <w:szCs w:val="20"/>
              <w:lang w:val="en-US"/>
            </w:rPr>
          </w:rPrChange>
        </w:rPr>
        <w:t>folders</w:t>
      </w:r>
      <w:r w:rsidRPr="0089049F">
        <w:rPr>
          <w:rFonts w:cs="Arial"/>
          <w:szCs w:val="20"/>
          <w:rPrChange w:id="1101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for archiving and printing (including PDF, native files, </w:t>
      </w:r>
      <w:r w:rsidR="002634A2" w:rsidRPr="0089049F">
        <w:rPr>
          <w:rFonts w:cs="Arial"/>
          <w:szCs w:val="20"/>
          <w:rPrChange w:id="1102" w:author="Teera Piyakunakorn" w:date="2013-06-30T20:08:00Z">
            <w:rPr>
              <w:rFonts w:cs="Arial"/>
              <w:szCs w:val="20"/>
              <w:lang w:val="en-US"/>
            </w:rPr>
          </w:rPrChange>
        </w:rPr>
        <w:t>fonts,)</w:t>
      </w:r>
    </w:p>
    <w:p w14:paraId="4549FAB0" w14:textId="13E26799" w:rsidR="00447A93" w:rsidRPr="0089049F" w:rsidRDefault="00447A93" w:rsidP="00A31AC5">
      <w:pPr>
        <w:widowControl w:val="0"/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left="720"/>
        <w:rPr>
          <w:rFonts w:cs="Arial"/>
          <w:szCs w:val="20"/>
          <w:rPrChange w:id="1103" w:author="Teera Piyakunakorn" w:date="2013-06-30T20:08:00Z">
            <w:rPr>
              <w:rFonts w:cs="Arial"/>
              <w:szCs w:val="20"/>
              <w:lang w:val="en-US"/>
            </w:rPr>
          </w:rPrChange>
        </w:rPr>
      </w:pPr>
    </w:p>
    <w:p w14:paraId="54744DA7" w14:textId="77777777" w:rsidR="00F91A57" w:rsidRPr="0089049F" w:rsidRDefault="00F91A57" w:rsidP="00CE6B36">
      <w:pPr>
        <w:rPr>
          <w:rPrChange w:id="1104" w:author="Teera Piyakunakorn" w:date="2013-06-30T20:08:00Z">
            <w:rPr/>
          </w:rPrChange>
        </w:rPr>
      </w:pPr>
    </w:p>
    <w:p w14:paraId="61A644BB" w14:textId="77777777" w:rsidR="00A32574" w:rsidRPr="0089049F" w:rsidRDefault="00A32574">
      <w:pPr>
        <w:spacing w:after="200" w:line="276" w:lineRule="auto"/>
        <w:rPr>
          <w:rFonts w:cs="Arial"/>
          <w:b/>
          <w:bCs/>
          <w:sz w:val="28"/>
          <w:szCs w:val="28"/>
          <w:rPrChange w:id="1105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89049F">
        <w:rPr>
          <w:rFonts w:cs="Arial"/>
          <w:b/>
          <w:bCs/>
          <w:sz w:val="28"/>
          <w:szCs w:val="28"/>
          <w:rPrChange w:id="1106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br w:type="page"/>
      </w:r>
    </w:p>
    <w:p w14:paraId="322D6997" w14:textId="3744B37B" w:rsidR="00E90506" w:rsidRPr="0089049F" w:rsidRDefault="00E90506" w:rsidP="00E90506">
      <w:pPr>
        <w:rPr>
          <w:rPrChange w:id="1107" w:author="Teera Piyakunakorn" w:date="2013-06-30T20:08:00Z">
            <w:rPr/>
          </w:rPrChange>
        </w:rPr>
      </w:pPr>
      <w:r w:rsidRPr="0089049F">
        <w:rPr>
          <w:rFonts w:cs="Arial"/>
          <w:b/>
          <w:bCs/>
          <w:sz w:val="28"/>
          <w:szCs w:val="28"/>
          <w:rPrChange w:id="1108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3: Entry Ticket</w:t>
      </w:r>
      <w:r w:rsidRPr="0089049F">
        <w:rPr>
          <w:rPrChange w:id="1109" w:author="Teera Piyakunakorn" w:date="2013-06-30T20:08:00Z">
            <w:rPr/>
          </w:rPrChange>
        </w:rPr>
        <w:t xml:space="preserve"> </w:t>
      </w:r>
    </w:p>
    <w:p w14:paraId="37C5F7FD" w14:textId="77777777" w:rsidR="00B45946" w:rsidRPr="0089049F" w:rsidRDefault="00B45946" w:rsidP="00E90506">
      <w:pPr>
        <w:rPr>
          <w:rPrChange w:id="1110" w:author="Teera Piyakunakorn" w:date="2013-06-30T20:08:00Z">
            <w:rPr/>
          </w:rPrChange>
        </w:rPr>
      </w:pPr>
    </w:p>
    <w:p w14:paraId="40C77FB9" w14:textId="69AA9717" w:rsidR="00B45946" w:rsidRPr="0089049F" w:rsidRDefault="00B45946">
      <w:pPr>
        <w:rPr>
          <w:rPrChange w:id="1111" w:author="Teera Piyakunakorn" w:date="2013-06-30T20:08:00Z">
            <w:rPr/>
          </w:rPrChange>
        </w:rPr>
      </w:pPr>
      <w:r w:rsidRPr="0089049F">
        <w:rPr>
          <w:rFonts w:cs="Arial"/>
          <w:szCs w:val="20"/>
          <w:rPrChange w:id="111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Create a one </w:t>
      </w:r>
      <w:del w:id="1113" w:author="Wolfgang J. Toechterle" w:date="2013-06-22T11:52:00Z">
        <w:r w:rsidRPr="0089049F" w:rsidDel="00510F1B">
          <w:rPr>
            <w:rFonts w:cs="Arial"/>
            <w:szCs w:val="20"/>
            <w:rPrChange w:id="111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115" w:author="Wolfgang J. Toechterle" w:date="2013-06-22T11:52:00Z">
        <w:r w:rsidR="00510F1B" w:rsidRPr="0089049F">
          <w:rPr>
            <w:rFonts w:cs="Arial"/>
            <w:szCs w:val="20"/>
            <w:rPrChange w:id="1116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Pr="0089049F">
        <w:rPr>
          <w:rFonts w:cs="Arial"/>
          <w:szCs w:val="20"/>
          <w:rPrChange w:id="1117" w:author="Teera Piyakunakorn" w:date="2013-06-30T20:08:00Z">
            <w:rPr>
              <w:rFonts w:cs="Arial"/>
              <w:szCs w:val="20"/>
              <w:lang w:val="en-US"/>
            </w:rPr>
          </w:rPrChange>
        </w:rPr>
        <w:t>, one-sided entry ticket to be given at the entrance to al</w:t>
      </w:r>
      <w:r w:rsidR="00E11010" w:rsidRPr="0089049F">
        <w:rPr>
          <w:rFonts w:cs="Arial"/>
          <w:szCs w:val="20"/>
          <w:rPrChange w:id="1118" w:author="Teera Piyakunakorn" w:date="2013-06-30T20:08:00Z">
            <w:rPr>
              <w:rFonts w:cs="Arial"/>
              <w:szCs w:val="20"/>
              <w:lang w:val="en-US"/>
            </w:rPr>
          </w:rPrChange>
        </w:rPr>
        <w:t>l</w:t>
      </w:r>
      <w:r w:rsidRPr="0089049F">
        <w:rPr>
          <w:rFonts w:cs="Arial"/>
          <w:szCs w:val="20"/>
          <w:rPrChange w:id="111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visitors. The client would like to show a consistent design </w:t>
      </w:r>
      <w:r w:rsidR="00E11010" w:rsidRPr="0089049F">
        <w:rPr>
          <w:rFonts w:cs="Arial"/>
          <w:szCs w:val="20"/>
          <w:rPrChange w:id="1120" w:author="Teera Piyakunakorn" w:date="2013-06-30T20:08:00Z">
            <w:rPr>
              <w:rFonts w:cs="Arial"/>
              <w:szCs w:val="20"/>
              <w:lang w:val="en-US"/>
            </w:rPr>
          </w:rPrChange>
        </w:rPr>
        <w:t>throughout</w:t>
      </w:r>
      <w:r w:rsidRPr="0089049F">
        <w:rPr>
          <w:rFonts w:cs="Arial"/>
          <w:szCs w:val="20"/>
          <w:rPrChange w:id="1121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  <w:r w:rsidR="00E11010" w:rsidRPr="0089049F">
        <w:rPr>
          <w:rFonts w:cs="Arial"/>
          <w:szCs w:val="20"/>
          <w:rPrChange w:id="1122" w:author="Teera Piyakunakorn" w:date="2013-06-30T20:08:00Z">
            <w:rPr>
              <w:rFonts w:cs="Arial"/>
              <w:szCs w:val="20"/>
              <w:lang w:val="en-US"/>
            </w:rPr>
          </w:rPrChange>
        </w:rPr>
        <w:t>all</w:t>
      </w:r>
      <w:r w:rsidRPr="0089049F">
        <w:rPr>
          <w:rFonts w:cs="Arial"/>
          <w:szCs w:val="20"/>
          <w:rPrChange w:id="112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documents. Tradition and modernity are important</w:t>
      </w:r>
      <w:ins w:id="1124" w:author="Kinder" w:date="2013-06-29T11:41:00Z">
        <w:r w:rsidR="00D65436" w:rsidRPr="0089049F">
          <w:rPr>
            <w:rFonts w:cs="Arial"/>
            <w:szCs w:val="20"/>
            <w:rPrChange w:id="1125" w:author="Teera Piyakunakorn" w:date="2013-06-30T20:08:00Z">
              <w:rPr>
                <w:rFonts w:cs="Arial"/>
                <w:szCs w:val="20"/>
              </w:rPr>
            </w:rPrChange>
          </w:rPr>
          <w:t xml:space="preserve">. </w:t>
        </w:r>
      </w:ins>
      <w:ins w:id="1126" w:author="Kinder" w:date="2013-06-30T08:53:00Z">
        <w:r w:rsidR="00F2525A" w:rsidRPr="0089049F">
          <w:rPr>
            <w:rFonts w:cs="Arial"/>
            <w:szCs w:val="20"/>
            <w:rPrChange w:id="1127" w:author="Teera Piyakunakorn" w:date="2013-06-30T20:08:00Z">
              <w:rPr>
                <w:rFonts w:cs="Arial"/>
                <w:szCs w:val="20"/>
              </w:rPr>
            </w:rPrChange>
          </w:rPr>
          <w:t>The given serial number needs to be included in part 1 and part 2 of the ticket.</w:t>
        </w:r>
      </w:ins>
      <w:del w:id="1128" w:author="Kinder" w:date="2013-06-29T11:41:00Z">
        <w:r w:rsidR="00E11010" w:rsidRPr="0089049F" w:rsidDel="00D65436">
          <w:rPr>
            <w:rFonts w:cs="Arial"/>
            <w:szCs w:val="20"/>
            <w:rPrChange w:id="112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,</w:delText>
        </w:r>
        <w:r w:rsidRPr="0089049F" w:rsidDel="00D65436">
          <w:rPr>
            <w:rFonts w:cs="Arial"/>
            <w:szCs w:val="20"/>
            <w:rPrChange w:id="113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contemporary look is requested.</w:delText>
        </w:r>
      </w:del>
      <w:ins w:id="1131" w:author="Wolfgang J. Toechterle" w:date="2013-06-22T11:36:00Z">
        <w:del w:id="1132" w:author="Kinder" w:date="2013-06-29T11:41:00Z">
          <w:r w:rsidR="000E276C" w:rsidRPr="0089049F" w:rsidDel="00D65436">
            <w:rPr>
              <w:rFonts w:cs="Arial"/>
              <w:szCs w:val="20"/>
              <w:rPrChange w:id="1133" w:author="Teera Piyakunakorn" w:date="2013-06-30T20:08:00Z">
                <w:rPr>
                  <w:rFonts w:cs="Arial"/>
                  <w:szCs w:val="20"/>
                </w:rPr>
              </w:rPrChange>
            </w:rPr>
            <w:delText xml:space="preserve"> </w:delText>
          </w:r>
        </w:del>
        <w:del w:id="1134" w:author="Kinder" w:date="2013-06-29T11:42:00Z">
          <w:r w:rsidR="000E276C" w:rsidRPr="0089049F" w:rsidDel="00D65436">
            <w:rPr>
              <w:rFonts w:cs="Arial"/>
              <w:szCs w:val="20"/>
              <w:rPrChange w:id="1135" w:author="Teera Piyakunakorn" w:date="2013-06-30T20:08:00Z">
                <w:rPr>
                  <w:rFonts w:cs="Arial"/>
                  <w:szCs w:val="20"/>
                </w:rPr>
              </w:rPrChange>
            </w:rPr>
            <w:delText xml:space="preserve">Show </w:delText>
          </w:r>
        </w:del>
        <w:del w:id="1136" w:author="Kinder" w:date="2013-06-30T08:54:00Z">
          <w:r w:rsidR="000E276C" w:rsidRPr="0089049F" w:rsidDel="00F2525A">
            <w:rPr>
              <w:rFonts w:cs="Arial"/>
              <w:szCs w:val="20"/>
              <w:rPrChange w:id="1137" w:author="Teera Piyakunakorn" w:date="2013-06-30T20:08:00Z">
                <w:rPr>
                  <w:rFonts w:cs="Arial"/>
                  <w:szCs w:val="20"/>
                </w:rPr>
              </w:rPrChange>
            </w:rPr>
            <w:delText>in your design where you would place the serial number on the two parts of the ticket</w:delText>
          </w:r>
        </w:del>
      </w:ins>
      <w:ins w:id="1138" w:author="Wolfgang J. Toechterle" w:date="2013-06-22T11:39:00Z">
        <w:del w:id="1139" w:author="Kinder" w:date="2013-06-30T08:54:00Z">
          <w:r w:rsidR="00107523" w:rsidRPr="0089049F" w:rsidDel="00F2525A">
            <w:rPr>
              <w:rFonts w:cs="Arial"/>
              <w:szCs w:val="20"/>
              <w:rPrChange w:id="1140" w:author="Teera Piyakunakorn" w:date="2013-06-30T20:08:00Z">
                <w:rPr>
                  <w:rFonts w:cs="Arial"/>
                  <w:szCs w:val="20"/>
                </w:rPr>
              </w:rPrChange>
            </w:rPr>
            <w:delText xml:space="preserve"> (part 1, part 2)</w:delText>
          </w:r>
        </w:del>
      </w:ins>
      <w:ins w:id="1141" w:author="Wolfgang J. Toechterle" w:date="2013-06-22T11:38:00Z">
        <w:del w:id="1142" w:author="Kinder" w:date="2013-06-30T08:54:00Z">
          <w:r w:rsidR="00107523" w:rsidRPr="0089049F" w:rsidDel="00F2525A">
            <w:rPr>
              <w:rFonts w:cs="Arial"/>
              <w:szCs w:val="20"/>
              <w:rPrChange w:id="1143" w:author="Teera Piyakunakorn" w:date="2013-06-30T20:08:00Z">
                <w:rPr>
                  <w:rFonts w:cs="Arial"/>
                  <w:szCs w:val="20"/>
                </w:rPr>
              </w:rPrChange>
            </w:rPr>
            <w:delText>.</w:delText>
          </w:r>
        </w:del>
      </w:ins>
      <w:del w:id="1144" w:author="Wolfgang J. Toechterle" w:date="2013-06-22T11:36:00Z">
        <w:r w:rsidRPr="0089049F" w:rsidDel="000E276C">
          <w:rPr>
            <w:rFonts w:cs="Arial"/>
            <w:szCs w:val="20"/>
            <w:rPrChange w:id="114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</w:p>
    <w:p w14:paraId="55069597" w14:textId="77777777" w:rsidR="00E90506" w:rsidRPr="0089049F" w:rsidRDefault="00E90506" w:rsidP="00CE6B36">
      <w:pPr>
        <w:rPr>
          <w:rPrChange w:id="1146" w:author="Teera Piyakunakorn" w:date="2013-06-30T20:08:00Z">
            <w:rPr/>
          </w:rPrChange>
        </w:rPr>
      </w:pPr>
    </w:p>
    <w:p w14:paraId="1D33AD8C" w14:textId="04B4BA88" w:rsidR="005B138D" w:rsidRPr="0089049F" w:rsidRDefault="005B138D" w:rsidP="005B138D">
      <w:pPr>
        <w:rPr>
          <w:b/>
          <w:szCs w:val="20"/>
          <w:rPrChange w:id="1147" w:author="Teera Piyakunakorn" w:date="2013-06-30T20:08:00Z">
            <w:rPr>
              <w:b/>
              <w:szCs w:val="20"/>
              <w:lang w:val="en-US"/>
            </w:rPr>
          </w:rPrChange>
        </w:rPr>
      </w:pPr>
      <w:r w:rsidRPr="0089049F">
        <w:rPr>
          <w:b/>
          <w:szCs w:val="20"/>
          <w:rPrChange w:id="1148" w:author="Teera Piyakunakorn" w:date="2013-06-30T20:08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2464B6C5" w14:textId="77777777" w:rsidR="005B138D" w:rsidRPr="0089049F" w:rsidRDefault="005B138D" w:rsidP="005B138D">
      <w:pPr>
        <w:rPr>
          <w:rPrChange w:id="1149" w:author="Teera Piyakunakorn" w:date="2013-06-30T20:08:00Z">
            <w:rPr>
              <w:lang w:val="en-US"/>
            </w:rPr>
          </w:rPrChange>
        </w:rPr>
      </w:pPr>
    </w:p>
    <w:p w14:paraId="524FA610" w14:textId="0D3560C7" w:rsidR="00292AA9" w:rsidRPr="0089049F" w:rsidRDefault="005B138D" w:rsidP="005B138D">
      <w:pPr>
        <w:widowControl w:val="0"/>
        <w:autoSpaceDE w:val="0"/>
        <w:autoSpaceDN w:val="0"/>
        <w:adjustRightInd w:val="0"/>
        <w:rPr>
          <w:rPrChange w:id="1150" w:author="Teera Piyakunakorn" w:date="2013-06-30T20:08:00Z">
            <w:rPr>
              <w:lang w:val="en-US"/>
            </w:rPr>
          </w:rPrChange>
        </w:rPr>
      </w:pPr>
      <w:r w:rsidRPr="0089049F">
        <w:rPr>
          <w:rPrChange w:id="1151" w:author="Teera Piyakunakorn" w:date="2013-06-30T20:08:00Z">
            <w:rPr>
              <w:lang w:val="en-US"/>
            </w:rPr>
          </w:rPrChange>
        </w:rPr>
        <w:t>Given text</w:t>
      </w:r>
      <w:del w:id="1152" w:author="Kinder" w:date="2013-06-29T11:43:00Z">
        <w:r w:rsidRPr="0089049F" w:rsidDel="00D65436">
          <w:rPr>
            <w:rPrChange w:id="1153" w:author="Teera Piyakunakorn" w:date="2013-06-30T20:08:00Z">
              <w:rPr>
                <w:lang w:val="en-US"/>
              </w:rPr>
            </w:rPrChange>
          </w:rPr>
          <w:delText xml:space="preserve">: </w:delText>
        </w:r>
      </w:del>
      <w:proofErr w:type="gramStart"/>
      <w:ins w:id="1154" w:author="Kinder" w:date="2013-06-29T11:43:00Z">
        <w:r w:rsidR="00D65436" w:rsidRPr="0089049F">
          <w:rPr>
            <w:rPrChange w:id="1155" w:author="Teera Piyakunakorn" w:date="2013-06-30T20:08:00Z">
              <w:rPr/>
            </w:rPrChange>
          </w:rPr>
          <w:t xml:space="preserve"> </w:t>
        </w:r>
      </w:ins>
      <w:ins w:id="1156" w:author="Kinder" w:date="2013-06-29T11:52:00Z">
        <w:r w:rsidR="004C4D2C" w:rsidRPr="0089049F">
          <w:rPr>
            <w:rPrChange w:id="1157" w:author="Teera Piyakunakorn" w:date="2013-06-30T20:08:00Z">
              <w:rPr/>
            </w:rPrChange>
          </w:rPr>
          <w:t>:</w:t>
        </w:r>
      </w:ins>
      <w:proofErr w:type="gramEnd"/>
      <w:ins w:id="1158" w:author="Kinder" w:date="2013-06-29T11:43:00Z">
        <w:r w:rsidR="00D65436" w:rsidRPr="0089049F">
          <w:rPr>
            <w:rPrChange w:id="1159" w:author="Teera Piyakunakorn" w:date="2013-06-30T20:08:00Z">
              <w:rPr>
                <w:lang w:val="en-US"/>
              </w:rPr>
            </w:rPrChange>
          </w:rPr>
          <w:t xml:space="preserve"> </w:t>
        </w:r>
      </w:ins>
    </w:p>
    <w:p w14:paraId="5E28342F" w14:textId="77777777" w:rsidR="00A32574" w:rsidRPr="0089049F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160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 w:val="22"/>
          <w:rPrChange w:id="1161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  <w:t>Between technology and art</w:t>
      </w:r>
    </w:p>
    <w:p w14:paraId="4766D474" w14:textId="77777777" w:rsidR="00A32574" w:rsidRPr="0089049F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162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 w:val="22"/>
          <w:rPrChange w:id="1163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  <w:t>Experience type casting, type setting</w:t>
      </w:r>
    </w:p>
    <w:p w14:paraId="329F9617" w14:textId="59798E8F" w:rsidR="00124C60" w:rsidRPr="0089049F" w:rsidRDefault="00A32574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164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proofErr w:type="gramStart"/>
      <w:r w:rsidRPr="0089049F">
        <w:rPr>
          <w:rFonts w:ascii="Times New Roman" w:hAnsi="Times New Roman" w:cs="Times New Roman"/>
          <w:sz w:val="22"/>
          <w:rPrChange w:id="1165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  <w:t>and</w:t>
      </w:r>
      <w:proofErr w:type="gramEnd"/>
      <w:r w:rsidRPr="0089049F">
        <w:rPr>
          <w:rFonts w:ascii="Times New Roman" w:hAnsi="Times New Roman" w:cs="Times New Roman"/>
          <w:sz w:val="22"/>
          <w:rPrChange w:id="1166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  <w:t xml:space="preserve"> printing processes in a working museum</w:t>
      </w:r>
    </w:p>
    <w:p w14:paraId="7D0CF0D0" w14:textId="77777777" w:rsidR="00124C60" w:rsidRPr="0089049F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167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1168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Nonnenstrasse 38, D- 04229 Leipzig</w:t>
      </w:r>
    </w:p>
    <w:p w14:paraId="747F5C96" w14:textId="77777777" w:rsidR="00124C60" w:rsidRPr="0089049F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169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1170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Phone +49 (0) 341-231 62 0</w:t>
      </w:r>
    </w:p>
    <w:p w14:paraId="550FDE9A" w14:textId="77777777" w:rsidR="00124C60" w:rsidRPr="0089049F" w:rsidRDefault="00124C60" w:rsidP="00124C60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171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1172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16CEC1C4" w14:textId="7521A631" w:rsidR="00A32574" w:rsidRPr="0089049F" w:rsidRDefault="00124C60" w:rsidP="00A32574">
      <w:pPr>
        <w:widowControl w:val="0"/>
        <w:autoSpaceDE w:val="0"/>
        <w:autoSpaceDN w:val="0"/>
        <w:adjustRightInd w:val="0"/>
        <w:rPr>
          <w:ins w:id="1173" w:author="Kinder" w:date="2013-06-29T12:01:00Z"/>
          <w:rFonts w:ascii="Times New Roman" w:hAnsi="Times New Roman" w:cs="Times New Roman"/>
          <w:szCs w:val="20"/>
          <w:rPrChange w:id="1174" w:author="Teera Piyakunakorn" w:date="2013-06-30T20:08:00Z">
            <w:rPr>
              <w:ins w:id="1175" w:author="Kinder" w:date="2013-06-29T12:01:00Z"/>
              <w:rFonts w:ascii="Times New Roman" w:hAnsi="Times New Roman" w:cs="Times New Roman"/>
              <w:szCs w:val="20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1176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Mon</w:t>
      </w:r>
      <w:ins w:id="1177" w:author="Wolfgang J. Toechterle" w:date="2013-06-22T10:35:00Z">
        <w:r w:rsidR="00EA5133" w:rsidRPr="0089049F">
          <w:rPr>
            <w:rFonts w:ascii="Times New Roman" w:hAnsi="Times New Roman" w:cs="Times New Roman"/>
            <w:szCs w:val="20"/>
            <w:rPrChange w:id="1178" w:author="Teera Piyakunakorn" w:date="2013-06-30T20:08:00Z">
              <w:rPr>
                <w:rFonts w:ascii="Times New Roman" w:hAnsi="Times New Roman" w:cs="Times New Roman"/>
                <w:szCs w:val="20"/>
              </w:rPr>
            </w:rPrChange>
          </w:rPr>
          <w:t xml:space="preserve"> </w:t>
        </w:r>
      </w:ins>
      <w:r w:rsidRPr="0089049F">
        <w:rPr>
          <w:rFonts w:ascii="Times New Roman" w:hAnsi="Times New Roman" w:cs="Times New Roman"/>
          <w:szCs w:val="20"/>
          <w:rPrChange w:id="1179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- Fri 10 -17, Sun 11 -17, closed Saturday</w:t>
      </w:r>
    </w:p>
    <w:p w14:paraId="0058DAF1" w14:textId="77777777" w:rsidR="00B166BD" w:rsidRPr="0089049F" w:rsidRDefault="00B166BD" w:rsidP="00A32574">
      <w:pPr>
        <w:widowControl w:val="0"/>
        <w:autoSpaceDE w:val="0"/>
        <w:autoSpaceDN w:val="0"/>
        <w:adjustRightInd w:val="0"/>
        <w:rPr>
          <w:ins w:id="1180" w:author="Kinder" w:date="2013-06-29T12:01:00Z"/>
          <w:rFonts w:ascii="Times New Roman" w:hAnsi="Times New Roman" w:cs="Times New Roman"/>
          <w:szCs w:val="20"/>
          <w:rPrChange w:id="1181" w:author="Teera Piyakunakorn" w:date="2013-06-30T20:08:00Z">
            <w:rPr>
              <w:ins w:id="1182" w:author="Kinder" w:date="2013-06-29T12:01:00Z"/>
              <w:rFonts w:ascii="Times New Roman" w:hAnsi="Times New Roman" w:cs="Times New Roman"/>
              <w:szCs w:val="20"/>
            </w:rPr>
          </w:rPrChange>
        </w:rPr>
      </w:pPr>
    </w:p>
    <w:p w14:paraId="6BD40F8A" w14:textId="4E1B94E6" w:rsidR="00B166BD" w:rsidRPr="0089049F" w:rsidRDefault="00B166BD" w:rsidP="00A32574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183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ins w:id="1184" w:author="Kinder" w:date="2013-06-29T12:01:00Z">
        <w:r w:rsidRPr="0089049F">
          <w:rPr>
            <w:rFonts w:ascii="Times New Roman" w:hAnsi="Times New Roman" w:cs="Times New Roman"/>
            <w:szCs w:val="20"/>
            <w:rPrChange w:id="1185" w:author="Teera Piyakunakorn" w:date="2013-06-30T20:08:00Z">
              <w:rPr>
                <w:rFonts w:ascii="Times New Roman" w:hAnsi="Times New Roman" w:cs="Times New Roman"/>
                <w:szCs w:val="20"/>
              </w:rPr>
            </w:rPrChange>
          </w:rPr>
          <w:t xml:space="preserve">Serial number </w:t>
        </w:r>
        <w:proofErr w:type="gramStart"/>
        <w:r w:rsidRPr="0089049F">
          <w:rPr>
            <w:rFonts w:ascii="Times New Roman" w:hAnsi="Times New Roman" w:cs="Times New Roman"/>
            <w:szCs w:val="20"/>
            <w:rPrChange w:id="1186" w:author="Teera Piyakunakorn" w:date="2013-06-30T20:08:00Z">
              <w:rPr>
                <w:rFonts w:ascii="Times New Roman" w:hAnsi="Times New Roman" w:cs="Times New Roman"/>
                <w:szCs w:val="20"/>
              </w:rPr>
            </w:rPrChange>
          </w:rPr>
          <w:t>use :</w:t>
        </w:r>
        <w:proofErr w:type="gramEnd"/>
        <w:r w:rsidRPr="0089049F">
          <w:rPr>
            <w:rFonts w:ascii="Times New Roman" w:hAnsi="Times New Roman" w:cs="Times New Roman"/>
            <w:szCs w:val="20"/>
            <w:rPrChange w:id="1187" w:author="Teera Piyakunakorn" w:date="2013-06-30T20:08:00Z">
              <w:rPr>
                <w:rFonts w:ascii="Times New Roman" w:hAnsi="Times New Roman" w:cs="Times New Roman"/>
                <w:szCs w:val="20"/>
              </w:rPr>
            </w:rPrChange>
          </w:rPr>
          <w:t xml:space="preserve"> 247398</w:t>
        </w:r>
      </w:ins>
    </w:p>
    <w:p w14:paraId="14EC3766" w14:textId="77777777" w:rsidR="00A32574" w:rsidRPr="0089049F" w:rsidRDefault="00A32574" w:rsidP="00A32574">
      <w:pPr>
        <w:widowControl w:val="0"/>
        <w:autoSpaceDE w:val="0"/>
        <w:autoSpaceDN w:val="0"/>
        <w:adjustRightInd w:val="0"/>
        <w:rPr>
          <w:rPrChange w:id="1188" w:author="Teera Piyakunakorn" w:date="2013-06-30T20:08:00Z">
            <w:rPr>
              <w:lang w:val="en-US"/>
            </w:rPr>
          </w:rPrChange>
        </w:rPr>
      </w:pPr>
    </w:p>
    <w:p w14:paraId="5B27D558" w14:textId="7167E4A5" w:rsidR="004C4D2C" w:rsidRPr="0089049F" w:rsidRDefault="005B138D" w:rsidP="005B138D">
      <w:pPr>
        <w:rPr>
          <w:ins w:id="1189" w:author="Kinder" w:date="2013-06-29T11:51:00Z"/>
          <w:rPrChange w:id="1190" w:author="Teera Piyakunakorn" w:date="2013-06-30T20:08:00Z">
            <w:rPr>
              <w:ins w:id="1191" w:author="Kinder" w:date="2013-06-29T11:51:00Z"/>
            </w:rPr>
          </w:rPrChange>
        </w:rPr>
      </w:pPr>
      <w:r w:rsidRPr="0089049F">
        <w:rPr>
          <w:rPrChange w:id="1192" w:author="Teera Piyakunakorn" w:date="2013-06-30T20:08:00Z">
            <w:rPr>
              <w:lang w:val="en-US"/>
            </w:rPr>
          </w:rPrChange>
        </w:rPr>
        <w:t>Logo</w:t>
      </w:r>
      <w:ins w:id="1193" w:author="Kinder" w:date="2013-06-29T11:51:00Z">
        <w:r w:rsidR="004C4D2C" w:rsidRPr="0089049F">
          <w:rPr>
            <w:rPrChange w:id="1194" w:author="Teera Piyakunakorn" w:date="2013-06-30T20:08:00Z">
              <w:rPr/>
            </w:rPrChange>
          </w:rPr>
          <w:t>:</w:t>
        </w:r>
      </w:ins>
      <w:r w:rsidR="00B45946" w:rsidRPr="0089049F">
        <w:rPr>
          <w:rPrChange w:id="1195" w:author="Teera Piyakunakorn" w:date="2013-06-30T20:08:00Z">
            <w:rPr>
              <w:lang w:val="en-US"/>
            </w:rPr>
          </w:rPrChange>
        </w:rPr>
        <w:t xml:space="preserve"> </w:t>
      </w:r>
      <w:del w:id="1196" w:author="Kinder" w:date="2013-06-29T11:51:00Z">
        <w:r w:rsidR="00B45946" w:rsidRPr="0089049F" w:rsidDel="004C4D2C">
          <w:rPr>
            <w:rPrChange w:id="1197" w:author="Teera Piyakunakorn" w:date="2013-06-30T20:08:00Z">
              <w:rPr>
                <w:lang w:val="en-US"/>
              </w:rPr>
            </w:rPrChange>
          </w:rPr>
          <w:delText xml:space="preserve">in </w:delText>
        </w:r>
      </w:del>
      <w:r w:rsidR="00B45946" w:rsidRPr="0089049F">
        <w:rPr>
          <w:rPrChange w:id="1198" w:author="Teera Piyakunakorn" w:date="2013-06-30T20:08:00Z">
            <w:rPr>
              <w:lang w:val="en-US"/>
            </w:rPr>
          </w:rPrChange>
        </w:rPr>
        <w:t>English version</w:t>
      </w:r>
      <w:r w:rsidR="00FA6E82" w:rsidRPr="0089049F">
        <w:rPr>
          <w:rPrChange w:id="1199" w:author="Teera Piyakunakorn" w:date="2013-06-30T20:08:00Z">
            <w:rPr>
              <w:lang w:val="en-US"/>
            </w:rPr>
          </w:rPrChange>
        </w:rPr>
        <w:t xml:space="preserve"> </w:t>
      </w:r>
      <w:del w:id="1200" w:author="Wolfgang J. Toechterle" w:date="2013-06-22T11:24:00Z">
        <w:r w:rsidR="00FA6E82" w:rsidRPr="0089049F" w:rsidDel="00B04CCA">
          <w:rPr>
            <w:rPrChange w:id="1201" w:author="Teera Piyakunakorn" w:date="2013-06-30T20:08:00Z">
              <w:rPr>
                <w:lang w:val="en-US"/>
              </w:rPr>
            </w:rPrChange>
          </w:rPr>
          <w:delText>only</w:delText>
        </w:r>
      </w:del>
      <w:ins w:id="1202" w:author="Kinder" w:date="2013-06-29T11:51:00Z">
        <w:r w:rsidR="004C4D2C" w:rsidRPr="0089049F">
          <w:rPr>
            <w:rPrChange w:id="1203" w:author="Teera Piyakunakorn" w:date="2013-06-30T20:08:00Z">
              <w:rPr/>
            </w:rPrChange>
          </w:rPr>
          <w:t>only (</w:t>
        </w:r>
      </w:ins>
      <w:ins w:id="1204" w:author="Kinder" w:date="2013-06-29T11:52:00Z">
        <w:r w:rsidR="004C4D2C" w:rsidRPr="0089049F">
          <w:rPr>
            <w:rPrChange w:id="1205" w:author="Teera Piyakunakorn" w:date="2013-06-30T20:08:00Z">
              <w:rPr/>
            </w:rPrChange>
          </w:rPr>
          <w:t>1</w:t>
        </w:r>
      </w:ins>
      <w:ins w:id="1206" w:author="Kinder" w:date="2013-06-29T11:53:00Z">
        <w:r w:rsidR="004C4D2C" w:rsidRPr="0089049F">
          <w:rPr>
            <w:rPrChange w:id="1207" w:author="Teera Piyakunakorn" w:date="2013-06-30T20:08:00Z">
              <w:rPr/>
            </w:rPrChange>
          </w:rPr>
          <w:t xml:space="preserve"> </w:t>
        </w:r>
      </w:ins>
      <w:ins w:id="1208" w:author="Kinder" w:date="2013-06-29T11:51:00Z">
        <w:r w:rsidR="00F2525A" w:rsidRPr="0089049F">
          <w:rPr>
            <w:rPrChange w:id="1209" w:author="Teera Piyakunakorn" w:date="2013-06-30T20:08:00Z">
              <w:rPr/>
            </w:rPrChange>
          </w:rPr>
          <w:t>PMS</w:t>
        </w:r>
        <w:r w:rsidR="004C4D2C" w:rsidRPr="0089049F">
          <w:rPr>
            <w:rPrChange w:id="1210" w:author="Teera Piyakunakorn" w:date="2013-06-30T20:08:00Z">
              <w:rPr/>
            </w:rPrChange>
          </w:rPr>
          <w:t xml:space="preserve"> colo</w:t>
        </w:r>
      </w:ins>
      <w:ins w:id="1211" w:author="Kinder" w:date="2013-06-29T11:53:00Z">
        <w:r w:rsidR="004C4D2C" w:rsidRPr="0089049F">
          <w:rPr>
            <w:rPrChange w:id="1212" w:author="Teera Piyakunakorn" w:date="2013-06-30T20:08:00Z">
              <w:rPr/>
            </w:rPrChange>
          </w:rPr>
          <w:t>u</w:t>
        </w:r>
      </w:ins>
      <w:ins w:id="1213" w:author="Kinder" w:date="2013-06-29T11:51:00Z">
        <w:r w:rsidR="004C4D2C" w:rsidRPr="0089049F">
          <w:rPr>
            <w:rPrChange w:id="1214" w:author="Teera Piyakunakorn" w:date="2013-06-30T20:08:00Z">
              <w:rPr/>
            </w:rPrChange>
          </w:rPr>
          <w:t>r)</w:t>
        </w:r>
      </w:ins>
    </w:p>
    <w:p w14:paraId="0F9555D1" w14:textId="39BB8D52" w:rsidR="005B138D" w:rsidRPr="0089049F" w:rsidDel="00B37A05" w:rsidRDefault="004C4D2C" w:rsidP="005B138D">
      <w:pPr>
        <w:rPr>
          <w:del w:id="1215" w:author="Wolfgang J. Toechterle" w:date="2013-06-11T08:37:00Z"/>
          <w:rPrChange w:id="1216" w:author="Teera Piyakunakorn" w:date="2013-06-30T20:08:00Z">
            <w:rPr>
              <w:del w:id="1217" w:author="Wolfgang J. Toechterle" w:date="2013-06-11T08:37:00Z"/>
              <w:lang w:val="en-US"/>
            </w:rPr>
          </w:rPrChange>
        </w:rPr>
      </w:pPr>
      <w:ins w:id="1218" w:author="Kinder" w:date="2013-06-29T11:51:00Z">
        <w:r w:rsidRPr="0089049F">
          <w:rPr>
            <w:rPrChange w:id="1219" w:author="Teera Piyakunakorn" w:date="2013-06-30T20:08:00Z">
              <w:rPr/>
            </w:rPrChange>
          </w:rPr>
          <w:t>Design: Single side</w:t>
        </w:r>
      </w:ins>
      <w:ins w:id="1220" w:author="Kinder" w:date="2013-06-30T08:55:00Z">
        <w:r w:rsidR="00F2525A" w:rsidRPr="0089049F">
          <w:rPr>
            <w:rPrChange w:id="1221" w:author="Teera Piyakunakorn" w:date="2013-06-30T20:08:00Z">
              <w:rPr/>
            </w:rPrChange>
          </w:rPr>
          <w:t>d</w:t>
        </w:r>
      </w:ins>
      <w:del w:id="1222" w:author="Wolfgang J. Toechterle" w:date="2013-06-22T11:24:00Z">
        <w:r w:rsidR="005B138D" w:rsidRPr="0089049F" w:rsidDel="00B04CCA">
          <w:rPr>
            <w:rPrChange w:id="1223" w:author="Teera Piyakunakorn" w:date="2013-06-30T20:08:00Z">
              <w:rPr>
                <w:lang w:val="en-US"/>
              </w:rPr>
            </w:rPrChange>
          </w:rPr>
          <w:delText xml:space="preserve"> </w:delText>
        </w:r>
      </w:del>
      <w:del w:id="1224" w:author="Kinder" w:date="2013-06-29T11:50:00Z">
        <w:r w:rsidR="005B138D" w:rsidRPr="0089049F" w:rsidDel="004C4D2C">
          <w:rPr>
            <w:rPrChange w:id="1225" w:author="Teera Piyakunakorn" w:date="2013-06-30T20:08:00Z">
              <w:rPr>
                <w:lang w:val="en-US"/>
              </w:rPr>
            </w:rPrChange>
          </w:rPr>
          <w:delText xml:space="preserve">as required </w:delText>
        </w:r>
      </w:del>
    </w:p>
    <w:p w14:paraId="632B0D5F" w14:textId="77777777" w:rsidR="005430DA" w:rsidRPr="0089049F" w:rsidRDefault="005430DA" w:rsidP="005B138D">
      <w:pPr>
        <w:rPr>
          <w:rPrChange w:id="1226" w:author="Teera Piyakunakorn" w:date="2013-06-30T20:08:00Z">
            <w:rPr>
              <w:lang w:val="en-US"/>
            </w:rPr>
          </w:rPrChange>
        </w:rPr>
      </w:pPr>
    </w:p>
    <w:p w14:paraId="30469B3D" w14:textId="59B93A13" w:rsidR="00362398" w:rsidRPr="0089049F" w:rsidRDefault="00362398" w:rsidP="005B138D">
      <w:pPr>
        <w:rPr>
          <w:ins w:id="1227" w:author="Wolfgang J. Toechterle" w:date="2013-06-22T11:35:00Z"/>
          <w:rPrChange w:id="1228" w:author="Teera Piyakunakorn" w:date="2013-06-30T20:08:00Z">
            <w:rPr>
              <w:ins w:id="1229" w:author="Wolfgang J. Toechterle" w:date="2013-06-22T11:35:00Z"/>
            </w:rPr>
          </w:rPrChange>
        </w:rPr>
      </w:pPr>
      <w:r w:rsidRPr="0089049F">
        <w:rPr>
          <w:rPrChange w:id="1230" w:author="Teera Piyakunakorn" w:date="2013-06-30T20:08:00Z">
            <w:rPr>
              <w:lang w:val="en-US"/>
            </w:rPr>
          </w:rPrChange>
        </w:rPr>
        <w:t>Font: no specification</w:t>
      </w:r>
    </w:p>
    <w:p w14:paraId="37801853" w14:textId="416EDF00" w:rsidR="000E276C" w:rsidRPr="0089049F" w:rsidRDefault="00107523" w:rsidP="005B138D">
      <w:pPr>
        <w:rPr>
          <w:rPrChange w:id="1231" w:author="Teera Piyakunakorn" w:date="2013-06-30T20:08:00Z">
            <w:rPr>
              <w:lang w:val="en-US"/>
            </w:rPr>
          </w:rPrChange>
        </w:rPr>
      </w:pPr>
      <w:ins w:id="1232" w:author="Wolfgang J. Toechterle" w:date="2013-06-22T11:40:00Z">
        <w:r w:rsidRPr="0089049F">
          <w:rPr>
            <w:rPrChange w:id="1233" w:author="Teera Piyakunakorn" w:date="2013-06-30T20:08:00Z">
              <w:rPr/>
            </w:rPrChange>
          </w:rPr>
          <w:t>Serial number</w:t>
        </w:r>
        <w:del w:id="1234" w:author="Kinder" w:date="2013-06-29T11:54:00Z">
          <w:r w:rsidRPr="0089049F" w:rsidDel="006F01C5">
            <w:rPr>
              <w:rPrChange w:id="1235" w:author="Teera Piyakunakorn" w:date="2013-06-30T20:08:00Z">
                <w:rPr/>
              </w:rPrChange>
            </w:rPr>
            <w:delText>: two time</w:delText>
          </w:r>
        </w:del>
      </w:ins>
      <w:ins w:id="1236" w:author="Wolfgang J. Toechterle" w:date="2013-06-22T11:41:00Z">
        <w:del w:id="1237" w:author="Kinder" w:date="2013-06-29T11:54:00Z">
          <w:r w:rsidRPr="0089049F" w:rsidDel="006F01C5">
            <w:rPr>
              <w:rPrChange w:id="1238" w:author="Teera Piyakunakorn" w:date="2013-06-30T20:08:00Z">
                <w:rPr/>
              </w:rPrChange>
            </w:rPr>
            <w:delText>s</w:delText>
          </w:r>
        </w:del>
      </w:ins>
      <w:ins w:id="1239" w:author="Wolfgang J. Toechterle" w:date="2013-06-22T11:40:00Z">
        <w:del w:id="1240" w:author="Kinder" w:date="2013-06-29T11:54:00Z">
          <w:r w:rsidRPr="0089049F" w:rsidDel="006F01C5">
            <w:rPr>
              <w:rPrChange w:id="1241" w:author="Teera Piyakunakorn" w:date="2013-06-30T20:08:00Z">
                <w:rPr/>
              </w:rPrChange>
            </w:rPr>
            <w:delText xml:space="preserve"> on your Desi</w:delText>
          </w:r>
        </w:del>
      </w:ins>
      <w:ins w:id="1242" w:author="Kinder" w:date="2013-06-29T11:54:00Z">
        <w:r w:rsidR="006F01C5" w:rsidRPr="0089049F">
          <w:rPr>
            <w:rPrChange w:id="1243" w:author="Teera Piyakunakorn" w:date="2013-06-30T20:08:00Z">
              <w:rPr/>
            </w:rPrChange>
          </w:rPr>
          <w:t xml:space="preserve">: </w:t>
        </w:r>
      </w:ins>
      <w:ins w:id="1244" w:author="Kinder" w:date="2013-06-30T08:55:00Z">
        <w:r w:rsidR="00F2525A" w:rsidRPr="0089049F">
          <w:rPr>
            <w:rPrChange w:id="1245" w:author="Teera Piyakunakorn" w:date="2013-06-30T20:08:00Z">
              <w:rPr/>
            </w:rPrChange>
          </w:rPr>
          <w:t>To be on both</w:t>
        </w:r>
      </w:ins>
      <w:ins w:id="1246" w:author="Kinder" w:date="2013-06-29T11:54:00Z">
        <w:r w:rsidR="006F01C5" w:rsidRPr="0089049F">
          <w:rPr>
            <w:rPrChange w:id="1247" w:author="Teera Piyakunakorn" w:date="2013-06-30T20:08:00Z">
              <w:rPr/>
            </w:rPrChange>
          </w:rPr>
          <w:t xml:space="preserve"> part</w:t>
        </w:r>
      </w:ins>
      <w:ins w:id="1248" w:author="Kinder" w:date="2013-06-30T08:55:00Z">
        <w:r w:rsidR="00BB5003" w:rsidRPr="0089049F">
          <w:rPr>
            <w:rPrChange w:id="1249" w:author="Teera Piyakunakorn" w:date="2013-06-30T20:08:00Z">
              <w:rPr/>
            </w:rPrChange>
          </w:rPr>
          <w:t>s</w:t>
        </w:r>
      </w:ins>
      <w:ins w:id="1250" w:author="Kinder" w:date="2013-06-29T11:54:00Z">
        <w:r w:rsidR="006F01C5" w:rsidRPr="0089049F">
          <w:rPr>
            <w:rPrChange w:id="1251" w:author="Teera Piyakunakorn" w:date="2013-06-30T20:08:00Z">
              <w:rPr/>
            </w:rPrChange>
          </w:rPr>
          <w:t xml:space="preserve"> of the ticket </w:t>
        </w:r>
      </w:ins>
      <w:ins w:id="1252" w:author="Wolfgang J. Toechterle" w:date="2013-06-22T11:40:00Z">
        <w:del w:id="1253" w:author="Kinder" w:date="2013-06-29T11:54:00Z">
          <w:r w:rsidRPr="0089049F" w:rsidDel="006F01C5">
            <w:rPr>
              <w:rPrChange w:id="1254" w:author="Teera Piyakunakorn" w:date="2013-06-30T20:08:00Z">
                <w:rPr/>
              </w:rPrChange>
            </w:rPr>
            <w:delText xml:space="preserve">gn </w:delText>
          </w:r>
        </w:del>
        <w:r w:rsidRPr="0089049F">
          <w:rPr>
            <w:rPrChange w:id="1255" w:author="Teera Piyakunakorn" w:date="2013-06-30T20:08:00Z">
              <w:rPr/>
            </w:rPrChange>
          </w:rPr>
          <w:t xml:space="preserve">(on part 1 and </w:t>
        </w:r>
        <w:del w:id="1256" w:author="Kinder" w:date="2013-06-29T11:53:00Z">
          <w:r w:rsidRPr="0089049F" w:rsidDel="006F01C5">
            <w:rPr>
              <w:rPrChange w:id="1257" w:author="Teera Piyakunakorn" w:date="2013-06-30T20:08:00Z">
                <w:rPr/>
              </w:rPrChange>
            </w:rPr>
            <w:delText xml:space="preserve">on </w:delText>
          </w:r>
        </w:del>
        <w:r w:rsidRPr="0089049F">
          <w:rPr>
            <w:rPrChange w:id="1258" w:author="Teera Piyakunakorn" w:date="2013-06-30T20:08:00Z">
              <w:rPr/>
            </w:rPrChange>
          </w:rPr>
          <w:t>part 2</w:t>
        </w:r>
      </w:ins>
      <w:ins w:id="1259" w:author="Wolfgang J. Toechterle" w:date="2013-06-22T11:41:00Z">
        <w:del w:id="1260" w:author="Kinder" w:date="2013-06-29T11:54:00Z">
          <w:r w:rsidRPr="0089049F" w:rsidDel="006F01C5">
            <w:rPr>
              <w:rPrChange w:id="1261" w:author="Teera Piyakunakorn" w:date="2013-06-30T20:08:00Z">
                <w:rPr/>
              </w:rPrChange>
            </w:rPr>
            <w:delText xml:space="preserve"> divided by the straight line</w:delText>
          </w:r>
        </w:del>
      </w:ins>
      <w:ins w:id="1262" w:author="Wolfgang J. Toechterle" w:date="2013-06-22T11:40:00Z">
        <w:r w:rsidRPr="0089049F">
          <w:rPr>
            <w:rPrChange w:id="1263" w:author="Teera Piyakunakorn" w:date="2013-06-30T20:08:00Z">
              <w:rPr/>
            </w:rPrChange>
          </w:rPr>
          <w:t>)</w:t>
        </w:r>
      </w:ins>
      <w:ins w:id="1264" w:author="Kinder" w:date="2013-06-29T11:58:00Z">
        <w:r w:rsidR="00B166BD" w:rsidRPr="0089049F">
          <w:rPr>
            <w:rPrChange w:id="1265" w:author="Teera Piyakunakorn" w:date="2013-06-30T20:08:00Z">
              <w:rPr/>
            </w:rPrChange>
          </w:rPr>
          <w:t xml:space="preserve"> </w:t>
        </w:r>
      </w:ins>
    </w:p>
    <w:p w14:paraId="6673AC53" w14:textId="77777777" w:rsidR="00A32574" w:rsidRPr="0089049F" w:rsidRDefault="00A32574" w:rsidP="005B138D">
      <w:pPr>
        <w:rPr>
          <w:rPrChange w:id="1266" w:author="Teera Piyakunakorn" w:date="2013-06-30T20:08:00Z">
            <w:rPr>
              <w:lang w:val="en-US"/>
            </w:rPr>
          </w:rPrChange>
        </w:rPr>
      </w:pPr>
    </w:p>
    <w:p w14:paraId="437073C2" w14:textId="77777777" w:rsidR="006F01C5" w:rsidRPr="0089049F" w:rsidRDefault="00124C60" w:rsidP="005B138D">
      <w:pPr>
        <w:rPr>
          <w:ins w:id="1267" w:author="Kinder" w:date="2013-06-29T11:54:00Z"/>
          <w:rPrChange w:id="1268" w:author="Teera Piyakunakorn" w:date="2013-06-30T20:08:00Z">
            <w:rPr>
              <w:ins w:id="1269" w:author="Kinder" w:date="2013-06-29T11:54:00Z"/>
            </w:rPr>
          </w:rPrChange>
        </w:rPr>
      </w:pPr>
      <w:r w:rsidRPr="0089049F">
        <w:rPr>
          <w:rPrChange w:id="1270" w:author="Teera Piyakunakorn" w:date="2013-06-30T20:08:00Z">
            <w:rPr>
              <w:lang w:val="en-US"/>
            </w:rPr>
          </w:rPrChange>
        </w:rPr>
        <w:t>QR-Code</w:t>
      </w:r>
      <w:r w:rsidR="00A32574" w:rsidRPr="0089049F">
        <w:rPr>
          <w:rPrChange w:id="1271" w:author="Teera Piyakunakorn" w:date="2013-06-30T20:08:00Z">
            <w:rPr>
              <w:lang w:val="en-US"/>
            </w:rPr>
          </w:rPrChange>
        </w:rPr>
        <w:t xml:space="preserve">: </w:t>
      </w:r>
    </w:p>
    <w:p w14:paraId="00293D9C" w14:textId="4C15BAF5" w:rsidR="00A32574" w:rsidRPr="0089049F" w:rsidDel="00B37A05" w:rsidRDefault="00FA6E82" w:rsidP="005B138D">
      <w:pPr>
        <w:rPr>
          <w:del w:id="1272" w:author="Wolfgang J. Toechterle" w:date="2013-06-11T08:37:00Z"/>
          <w:rPrChange w:id="1273" w:author="Teera Piyakunakorn" w:date="2013-06-30T20:08:00Z">
            <w:rPr>
              <w:del w:id="1274" w:author="Wolfgang J. Toechterle" w:date="2013-06-11T08:37:00Z"/>
              <w:lang w:val="en-US"/>
            </w:rPr>
          </w:rPrChange>
        </w:rPr>
      </w:pPr>
      <w:del w:id="1275" w:author="Kinder" w:date="2013-06-29T11:54:00Z">
        <w:r w:rsidRPr="0089049F" w:rsidDel="006F01C5">
          <w:rPr>
            <w:rPrChange w:id="1276" w:author="Teera Piyakunakorn" w:date="2013-06-30T20:08:00Z">
              <w:rPr>
                <w:lang w:val="en-US"/>
              </w:rPr>
            </w:rPrChange>
          </w:rPr>
          <w:tab/>
        </w:r>
      </w:del>
      <w:proofErr w:type="gramStart"/>
      <w:r w:rsidR="00B45946" w:rsidRPr="0089049F">
        <w:rPr>
          <w:rPrChange w:id="1277" w:author="Teera Piyakunakorn" w:date="2013-06-30T20:08:00Z">
            <w:rPr>
              <w:lang w:val="en-US"/>
            </w:rPr>
          </w:rPrChange>
        </w:rPr>
        <w:t>minimum</w:t>
      </w:r>
      <w:proofErr w:type="gramEnd"/>
      <w:r w:rsidR="00B45946" w:rsidRPr="0089049F">
        <w:rPr>
          <w:rPrChange w:id="1278" w:author="Teera Piyakunakorn" w:date="2013-06-30T20:08:00Z">
            <w:rPr>
              <w:lang w:val="en-US"/>
            </w:rPr>
          </w:rPrChange>
        </w:rPr>
        <w:t xml:space="preserve"> size: 20 x 20 mm</w:t>
      </w:r>
      <w:r w:rsidR="00476437" w:rsidRPr="0089049F">
        <w:rPr>
          <w:rPrChange w:id="1279" w:author="Teera Piyakunakorn" w:date="2013-06-30T20:08:00Z">
            <w:rPr>
              <w:lang w:val="en-US"/>
            </w:rPr>
          </w:rPrChange>
        </w:rPr>
        <w:t xml:space="preserve">, must be 100% </w:t>
      </w:r>
      <w:del w:id="1280" w:author="Wolfgang J. Toechterle" w:date="2013-06-11T08:36:00Z">
        <w:r w:rsidR="00476437" w:rsidRPr="0089049F" w:rsidDel="00B37A05">
          <w:rPr>
            <w:rPrChange w:id="1281" w:author="Teera Piyakunakorn" w:date="2013-06-30T20:08:00Z">
              <w:rPr>
                <w:lang w:val="en-US"/>
              </w:rPr>
            </w:rPrChange>
          </w:rPr>
          <w:delText>black</w:delText>
        </w:r>
      </w:del>
      <w:ins w:id="1282" w:author="Wolfgang J. Toechterle" w:date="2013-06-11T08:36:00Z">
        <w:del w:id="1283" w:author="Kinder" w:date="2013-06-30T08:55:00Z">
          <w:r w:rsidR="00B37A05" w:rsidRPr="0089049F" w:rsidDel="00BB5003">
            <w:rPr>
              <w:rPrChange w:id="1284" w:author="Teera Piyakunakorn" w:date="2013-06-30T20:08:00Z">
                <w:rPr>
                  <w:lang w:val="en-US"/>
                </w:rPr>
              </w:rPrChange>
            </w:rPr>
            <w:delText>full</w:delText>
          </w:r>
        </w:del>
        <w:r w:rsidR="00B37A05" w:rsidRPr="0089049F">
          <w:rPr>
            <w:rPrChange w:id="1285" w:author="Teera Piyakunakorn" w:date="2013-06-30T20:08:00Z">
              <w:rPr>
                <w:lang w:val="en-US"/>
              </w:rPr>
            </w:rPrChange>
          </w:rPr>
          <w:t xml:space="preserve"> </w:t>
        </w:r>
      </w:ins>
      <w:ins w:id="1286" w:author="Wolfgang J. Toechterle" w:date="2013-06-22T11:52:00Z">
        <w:r w:rsidR="00510F1B" w:rsidRPr="0089049F">
          <w:rPr>
            <w:rPrChange w:id="1287" w:author="Teera Piyakunakorn" w:date="2013-06-30T20:08:00Z">
              <w:rPr/>
            </w:rPrChange>
          </w:rPr>
          <w:t>colour</w:t>
        </w:r>
      </w:ins>
      <w:del w:id="1288" w:author="Wolfgang J. Toechterle" w:date="2013-05-31T18:05:00Z">
        <w:r w:rsidR="00476437" w:rsidRPr="0089049F" w:rsidDel="00142C5A">
          <w:rPr>
            <w:rPrChange w:id="1289" w:author="Teera Piyakunakorn" w:date="2013-06-30T20:08:00Z">
              <w:rPr>
                <w:lang w:val="en-US"/>
              </w:rPr>
            </w:rPrChange>
          </w:rPr>
          <w:delText xml:space="preserve"> and Bitmap</w:delText>
        </w:r>
      </w:del>
    </w:p>
    <w:p w14:paraId="785917BE" w14:textId="77777777" w:rsidR="00B37A05" w:rsidRPr="0089049F" w:rsidRDefault="00FA6E82" w:rsidP="005B138D">
      <w:pPr>
        <w:rPr>
          <w:ins w:id="1290" w:author="Wolfgang J. Toechterle" w:date="2013-06-11T08:37:00Z"/>
          <w:rPrChange w:id="1291" w:author="Teera Piyakunakorn" w:date="2013-06-30T20:08:00Z">
            <w:rPr>
              <w:ins w:id="1292" w:author="Wolfgang J. Toechterle" w:date="2013-06-11T08:37:00Z"/>
              <w:lang w:val="en-US"/>
            </w:rPr>
          </w:rPrChange>
        </w:rPr>
      </w:pPr>
      <w:r w:rsidRPr="0089049F">
        <w:rPr>
          <w:rPrChange w:id="1293" w:author="Teera Piyakunakorn" w:date="2013-06-30T20:08:00Z">
            <w:rPr>
              <w:lang w:val="en-US"/>
            </w:rPr>
          </w:rPrChange>
        </w:rPr>
        <w:tab/>
      </w:r>
      <w:r w:rsidRPr="0089049F">
        <w:rPr>
          <w:rPrChange w:id="1294" w:author="Teera Piyakunakorn" w:date="2013-06-30T20:08:00Z">
            <w:rPr>
              <w:lang w:val="en-US"/>
            </w:rPr>
          </w:rPrChange>
        </w:rPr>
        <w:tab/>
      </w:r>
    </w:p>
    <w:p w14:paraId="53908E98" w14:textId="0CF0CE76" w:rsidR="00FA6E82" w:rsidRPr="0089049F" w:rsidRDefault="00FA6E82">
      <w:pPr>
        <w:rPr>
          <w:rPrChange w:id="1295" w:author="Teera Piyakunakorn" w:date="2013-06-30T20:08:00Z">
            <w:rPr>
              <w:lang w:val="en-US"/>
            </w:rPr>
          </w:rPrChange>
        </w:rPr>
      </w:pPr>
      <w:proofErr w:type="spellStart"/>
      <w:r w:rsidRPr="0089049F">
        <w:rPr>
          <w:rPrChange w:id="1296" w:author="Teera Piyakunakorn" w:date="2013-06-30T20:08:00Z">
            <w:rPr>
              <w:lang w:val="en-US"/>
            </w:rPr>
          </w:rPrChange>
        </w:rPr>
        <w:t>Flie</w:t>
      </w:r>
      <w:proofErr w:type="spellEnd"/>
      <w:r w:rsidRPr="0089049F">
        <w:rPr>
          <w:rPrChange w:id="1297" w:author="Teera Piyakunakorn" w:date="2013-06-30T20:08:00Z">
            <w:rPr>
              <w:lang w:val="en-US"/>
            </w:rPr>
          </w:rPrChange>
        </w:rPr>
        <w:t>: druckkunst.</w:t>
      </w:r>
      <w:ins w:id="1298" w:author="Wolfgang J. Toechterle" w:date="2013-06-07T08:31:00Z">
        <w:r w:rsidR="00DB44DF" w:rsidRPr="0089049F">
          <w:rPr>
            <w:rPrChange w:id="1299" w:author="Teera Piyakunakorn" w:date="2013-06-30T20:08:00Z">
              <w:rPr>
                <w:lang w:val="en-US"/>
              </w:rPr>
            </w:rPrChange>
          </w:rPr>
          <w:t>png</w:t>
        </w:r>
      </w:ins>
      <w:del w:id="1300" w:author="Wolfgang J. Toechterle" w:date="2013-06-07T08:31:00Z">
        <w:r w:rsidRPr="0089049F" w:rsidDel="00DB44DF">
          <w:rPr>
            <w:rPrChange w:id="1301" w:author="Teera Piyakunakorn" w:date="2013-06-30T20:08:00Z">
              <w:rPr>
                <w:lang w:val="en-US"/>
              </w:rPr>
            </w:rPrChange>
          </w:rPr>
          <w:delText>eps</w:delText>
        </w:r>
      </w:del>
    </w:p>
    <w:p w14:paraId="6D5DE619" w14:textId="08F9B341" w:rsidR="00A32574" w:rsidRPr="0089049F" w:rsidRDefault="00A32574" w:rsidP="005B138D">
      <w:pPr>
        <w:rPr>
          <w:rPrChange w:id="1302" w:author="Teera Piyakunakorn" w:date="2013-06-30T20:08:00Z">
            <w:rPr>
              <w:lang w:val="en-US"/>
            </w:rPr>
          </w:rPrChange>
        </w:rPr>
      </w:pPr>
      <w:r w:rsidRPr="0089049F">
        <w:rPr>
          <w:noProof/>
          <w:lang w:val="en-US"/>
          <w:rPrChange w:id="1303" w:author="Teera Piyakunakorn" w:date="2013-06-30T20:08:00Z">
            <w:rPr>
              <w:noProof/>
              <w:lang w:val="en-US"/>
            </w:rPr>
          </w:rPrChange>
        </w:rPr>
        <w:drawing>
          <wp:inline distT="0" distB="0" distL="0" distR="0" wp14:anchorId="18295D44" wp14:editId="46988F15">
            <wp:extent cx="675640" cy="675640"/>
            <wp:effectExtent l="0" t="0" r="10160" b="10160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5877" cy="6758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1ABF6" w14:textId="77777777" w:rsidR="00A32574" w:rsidRPr="0089049F" w:rsidRDefault="00A32574" w:rsidP="005B138D">
      <w:pPr>
        <w:rPr>
          <w:rPrChange w:id="1304" w:author="Teera Piyakunakorn" w:date="2013-06-30T20:08:00Z">
            <w:rPr>
              <w:lang w:val="en-US"/>
            </w:rPr>
          </w:rPrChange>
        </w:rPr>
      </w:pPr>
    </w:p>
    <w:p w14:paraId="6BA5FDFC" w14:textId="2438EEFF" w:rsidR="00362398" w:rsidRPr="0089049F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305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1306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723FC0B5" w14:textId="77777777" w:rsidR="00362398" w:rsidRPr="0089049F" w:rsidRDefault="00362398" w:rsidP="00362398">
      <w:pPr>
        <w:rPr>
          <w:rPrChange w:id="1307" w:author="Teera Piyakunakorn" w:date="2013-06-30T20:08:00Z">
            <w:rPr>
              <w:lang w:val="en-US"/>
            </w:rPr>
          </w:rPrChange>
        </w:rPr>
      </w:pPr>
      <w:r w:rsidRPr="0089049F">
        <w:rPr>
          <w:rPrChange w:id="1308" w:author="Teera Piyakunakorn" w:date="2013-06-30T20:08:00Z">
            <w:rPr>
              <w:lang w:val="en-US"/>
            </w:rPr>
          </w:rPrChange>
        </w:rPr>
        <w:t>Printing: Letterpress</w:t>
      </w:r>
    </w:p>
    <w:p w14:paraId="25C9C5BD" w14:textId="155E91B0" w:rsidR="00362398" w:rsidRPr="0089049F" w:rsidRDefault="002634A2" w:rsidP="00362398">
      <w:pPr>
        <w:rPr>
          <w:rPrChange w:id="1309" w:author="Teera Piyakunakorn" w:date="2013-06-30T20:08:00Z">
            <w:rPr>
              <w:lang w:val="en-US"/>
            </w:rPr>
          </w:rPrChange>
        </w:rPr>
      </w:pPr>
      <w:r w:rsidRPr="0089049F">
        <w:rPr>
          <w:rPrChange w:id="1310" w:author="Teera Piyakunakorn" w:date="2013-06-30T20:08:00Z">
            <w:rPr>
              <w:lang w:val="en-US"/>
            </w:rPr>
          </w:rPrChange>
        </w:rPr>
        <w:t>Colo</w:t>
      </w:r>
      <w:ins w:id="1311" w:author="Wolfgang J. Toechterle" w:date="2013-06-22T11:52:00Z">
        <w:r w:rsidR="00510F1B" w:rsidRPr="0089049F">
          <w:rPr>
            <w:rPrChange w:id="1312" w:author="Teera Piyakunakorn" w:date="2013-06-30T20:08:00Z">
              <w:rPr/>
            </w:rPrChange>
          </w:rPr>
          <w:t>u</w:t>
        </w:r>
      </w:ins>
      <w:r w:rsidRPr="0089049F">
        <w:rPr>
          <w:rPrChange w:id="1313" w:author="Teera Piyakunakorn" w:date="2013-06-30T20:08:00Z">
            <w:rPr>
              <w:lang w:val="en-US"/>
            </w:rPr>
          </w:rPrChange>
        </w:rPr>
        <w:t>rs</w:t>
      </w:r>
      <w:r w:rsidR="00362398" w:rsidRPr="0089049F">
        <w:rPr>
          <w:rPrChange w:id="1314" w:author="Teera Piyakunakorn" w:date="2013-06-30T20:08:00Z">
            <w:rPr>
              <w:lang w:val="en-US"/>
            </w:rPr>
          </w:rPrChange>
        </w:rPr>
        <w:t xml:space="preserve">: 1 </w:t>
      </w:r>
      <w:del w:id="1315" w:author="Kinder" w:date="2013-06-30T08:56:00Z">
        <w:r w:rsidR="00362398" w:rsidRPr="0089049F" w:rsidDel="00BB5003">
          <w:rPr>
            <w:rPrChange w:id="1316" w:author="Teera Piyakunakorn" w:date="2013-06-30T20:08:00Z">
              <w:rPr>
                <w:lang w:val="en-US"/>
              </w:rPr>
            </w:rPrChange>
          </w:rPr>
          <w:delText xml:space="preserve">spot </w:delText>
        </w:r>
      </w:del>
      <w:ins w:id="1317" w:author="Kinder" w:date="2013-06-30T08:56:00Z">
        <w:r w:rsidR="00BB5003" w:rsidRPr="0089049F">
          <w:rPr>
            <w:rPrChange w:id="1318" w:author="Teera Piyakunakorn" w:date="2013-06-30T20:08:00Z">
              <w:rPr/>
            </w:rPrChange>
          </w:rPr>
          <w:t xml:space="preserve">PMS </w:t>
        </w:r>
      </w:ins>
      <w:del w:id="1319" w:author="Wolfgang J. Toechterle" w:date="2013-06-22T11:52:00Z">
        <w:r w:rsidR="00362398" w:rsidRPr="0089049F" w:rsidDel="00510F1B">
          <w:rPr>
            <w:rPrChange w:id="1320" w:author="Teera Piyakunakorn" w:date="2013-06-30T20:08:00Z">
              <w:rPr>
                <w:lang w:val="en-US"/>
              </w:rPr>
            </w:rPrChange>
          </w:rPr>
          <w:delText>color</w:delText>
        </w:r>
      </w:del>
      <w:ins w:id="1321" w:author="Wolfgang J. Toechterle" w:date="2013-06-22T11:52:00Z">
        <w:r w:rsidR="00510F1B" w:rsidRPr="0089049F">
          <w:rPr>
            <w:rPrChange w:id="1322" w:author="Teera Piyakunakorn" w:date="2013-06-30T20:08:00Z">
              <w:rPr/>
            </w:rPrChange>
          </w:rPr>
          <w:t>colour</w:t>
        </w:r>
      </w:ins>
      <w:r w:rsidR="00362398" w:rsidRPr="0089049F">
        <w:rPr>
          <w:rPrChange w:id="1323" w:author="Teera Piyakunakorn" w:date="2013-06-30T20:08:00Z">
            <w:rPr>
              <w:lang w:val="en-US"/>
            </w:rPr>
          </w:rPrChange>
        </w:rPr>
        <w:t xml:space="preserve">. </w:t>
      </w:r>
      <w:r w:rsidR="00700A10" w:rsidRPr="0089049F">
        <w:rPr>
          <w:rFonts w:eastAsia="Times New Roman" w:cs="Times New Roman"/>
          <w:rPrChange w:id="1324" w:author="Teera Piyakunakorn" w:date="2013-06-30T20:08:00Z">
            <w:rPr>
              <w:rFonts w:eastAsia="Times New Roman" w:cs="Times New Roman"/>
            </w:rPr>
          </w:rPrChange>
        </w:rPr>
        <w:t xml:space="preserve">Use Pantone </w:t>
      </w:r>
      <w:del w:id="1325" w:author="Wolfgang J. Toechterle" w:date="2013-05-20T21:33:00Z">
        <w:r w:rsidR="00700A10" w:rsidRPr="0089049F" w:rsidDel="00B82E92">
          <w:rPr>
            <w:rFonts w:eastAsia="Times New Roman" w:cs="Times New Roman"/>
            <w:rPrChange w:id="1326" w:author="Teera Piyakunakorn" w:date="2013-06-30T20:08:00Z">
              <w:rPr>
                <w:rFonts w:eastAsia="Times New Roman" w:cs="Times New Roman"/>
              </w:rPr>
            </w:rPrChange>
          </w:rPr>
          <w:delText xml:space="preserve">Solid </w:delText>
        </w:r>
      </w:del>
      <w:r w:rsidR="00700A10" w:rsidRPr="0089049F">
        <w:rPr>
          <w:rFonts w:eastAsia="Times New Roman" w:cs="Times New Roman"/>
          <w:rPrChange w:id="1327" w:author="Teera Piyakunakorn" w:date="2013-06-30T20:08:00Z">
            <w:rPr>
              <w:rFonts w:eastAsia="Times New Roman" w:cs="Times New Roman"/>
            </w:rPr>
          </w:rPrChange>
        </w:rPr>
        <w:t>u</w:t>
      </w:r>
      <w:r w:rsidR="00362398" w:rsidRPr="0089049F">
        <w:rPr>
          <w:rFonts w:eastAsia="Times New Roman" w:cs="Times New Roman"/>
          <w:rPrChange w:id="1328" w:author="Teera Piyakunakorn" w:date="2013-06-30T20:08:00Z">
            <w:rPr>
              <w:rFonts w:eastAsia="Times New Roman" w:cs="Times New Roman"/>
            </w:rPr>
          </w:rPrChange>
        </w:rPr>
        <w:t>ncoated numbers</w:t>
      </w:r>
      <w:ins w:id="1329" w:author="Kinder" w:date="2013-06-30T08:56:00Z">
        <w:r w:rsidR="00BB5003" w:rsidRPr="0089049F">
          <w:rPr>
            <w:rFonts w:eastAsia="Times New Roman" w:cs="Times New Roman"/>
            <w:rPrChange w:id="1330" w:author="Teera Piyakunakorn" w:date="2013-06-30T20:08:00Z">
              <w:rPr>
                <w:rFonts w:eastAsia="Times New Roman" w:cs="Times New Roman"/>
              </w:rPr>
            </w:rPrChange>
          </w:rPr>
          <w:t>.</w:t>
        </w:r>
      </w:ins>
    </w:p>
    <w:p w14:paraId="48B39E7B" w14:textId="0BAA5F17" w:rsidR="00362398" w:rsidRPr="0089049F" w:rsidRDefault="00A32574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331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332" w:author="Teera Piyakunakorn" w:date="2013-06-30T20:08:00Z">
            <w:rPr>
              <w:rFonts w:cs="Arial"/>
              <w:szCs w:val="20"/>
              <w:lang w:val="en-US"/>
            </w:rPr>
          </w:rPrChange>
        </w:rPr>
        <w:t>Bleed: 3</w:t>
      </w:r>
      <w:r w:rsidR="00362398" w:rsidRPr="0089049F">
        <w:rPr>
          <w:rFonts w:cs="Arial"/>
          <w:szCs w:val="20"/>
          <w:rPrChange w:id="133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mm</w:t>
      </w:r>
      <w:ins w:id="1334" w:author="Wolfgang J. Toechterle" w:date="2013-06-22T11:28:00Z">
        <w:r w:rsidR="00B04CCA" w:rsidRPr="0089049F">
          <w:rPr>
            <w:rFonts w:cs="Arial"/>
            <w:szCs w:val="20"/>
            <w:rPrChange w:id="1335" w:author="Teera Piyakunakorn" w:date="2013-06-30T20:08:00Z">
              <w:rPr>
                <w:rFonts w:cs="Arial"/>
                <w:szCs w:val="20"/>
              </w:rPr>
            </w:rPrChange>
          </w:rPr>
          <w:t xml:space="preserve"> if needed</w:t>
        </w:r>
      </w:ins>
    </w:p>
    <w:p w14:paraId="2DD39EB7" w14:textId="701B7F85" w:rsidR="00362398" w:rsidRPr="0089049F" w:rsidRDefault="00362398" w:rsidP="00362398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336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33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ICC profile: </w:t>
      </w:r>
      <w:ins w:id="1338" w:author="Wolfgang J. Toechterle" w:date="2013-05-20T21:03:00Z">
        <w:r w:rsidR="001C00CF" w:rsidRPr="0089049F">
          <w:rPr>
            <w:rFonts w:cs="Arial"/>
            <w:szCs w:val="20"/>
            <w:rPrChange w:id="133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PSO_Uncoated_ISO12647_eci.icc</w:t>
        </w:r>
      </w:ins>
      <w:del w:id="1340" w:author="Wolfgang J. Toechterle" w:date="2013-05-20T21:03:00Z">
        <w:r w:rsidR="002634A2" w:rsidRPr="0089049F" w:rsidDel="001C00CF">
          <w:rPr>
            <w:rFonts w:cs="Arial"/>
            <w:szCs w:val="20"/>
            <w:rPrChange w:id="134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PSO_Uncoated_ISO12647_eci.icc</w:delText>
        </w:r>
      </w:del>
    </w:p>
    <w:p w14:paraId="6E7236AF" w14:textId="14D83F73" w:rsidR="00362398" w:rsidRPr="0089049F" w:rsidRDefault="00362398" w:rsidP="00362398">
      <w:pPr>
        <w:rPr>
          <w:rPrChange w:id="1342" w:author="Teera Piyakunakorn" w:date="2013-06-30T20:08:00Z">
            <w:rPr>
              <w:lang w:val="en-US"/>
            </w:rPr>
          </w:rPrChange>
        </w:rPr>
      </w:pPr>
      <w:r w:rsidRPr="0089049F">
        <w:rPr>
          <w:rPrChange w:id="1343" w:author="Teera Piyakunakorn" w:date="2013-06-30T20:08:00Z">
            <w:rPr>
              <w:lang w:val="en-US"/>
            </w:rPr>
          </w:rPrChange>
        </w:rPr>
        <w:t>Trim size: 150 x 60 mm</w:t>
      </w:r>
    </w:p>
    <w:p w14:paraId="64D07FD0" w14:textId="5D926DAC" w:rsidR="005B138D" w:rsidRPr="0089049F" w:rsidRDefault="005B138D" w:rsidP="005B138D">
      <w:pPr>
        <w:rPr>
          <w:rPrChange w:id="1344" w:author="Teera Piyakunakorn" w:date="2013-06-30T20:08:00Z">
            <w:rPr>
              <w:lang w:val="en-US"/>
            </w:rPr>
          </w:rPrChange>
        </w:rPr>
      </w:pPr>
      <w:del w:id="1345" w:author="Kinder" w:date="2013-06-30T08:57:00Z">
        <w:r w:rsidRPr="0089049F" w:rsidDel="00BB5003">
          <w:rPr>
            <w:rPrChange w:id="1346" w:author="Teera Piyakunakorn" w:date="2013-06-30T20:08:00Z">
              <w:rPr>
                <w:lang w:val="en-US"/>
              </w:rPr>
            </w:rPrChange>
          </w:rPr>
          <w:delText>Die Cut</w:delText>
        </w:r>
      </w:del>
      <w:ins w:id="1347" w:author="Kinder" w:date="2013-06-30T08:57:00Z">
        <w:r w:rsidR="00BB5003" w:rsidRPr="0089049F">
          <w:rPr>
            <w:rPrChange w:id="1348" w:author="Teera Piyakunakorn" w:date="2013-06-30T20:08:00Z">
              <w:rPr/>
            </w:rPrChange>
          </w:rPr>
          <w:t>Perforation</w:t>
        </w:r>
      </w:ins>
      <w:r w:rsidRPr="0089049F">
        <w:rPr>
          <w:rPrChange w:id="1349" w:author="Teera Piyakunakorn" w:date="2013-06-30T20:08:00Z">
            <w:rPr>
              <w:lang w:val="en-US"/>
            </w:rPr>
          </w:rPrChange>
        </w:rPr>
        <w:t xml:space="preserve">: </w:t>
      </w:r>
      <w:ins w:id="1350" w:author="Kinder" w:date="2013-06-30T08:57:00Z">
        <w:r w:rsidR="00BB5003" w:rsidRPr="0089049F">
          <w:rPr>
            <w:rPrChange w:id="1351" w:author="Teera Piyakunakorn" w:date="2013-06-30T20:08:00Z">
              <w:rPr/>
            </w:rPrChange>
          </w:rPr>
          <w:t xml:space="preserve">to be indicated with a </w:t>
        </w:r>
      </w:ins>
      <w:r w:rsidRPr="0089049F">
        <w:rPr>
          <w:rPrChange w:id="1352" w:author="Teera Piyakunakorn" w:date="2013-06-30T20:08:00Z">
            <w:rPr>
              <w:lang w:val="en-US"/>
            </w:rPr>
          </w:rPrChange>
        </w:rPr>
        <w:t xml:space="preserve">straight </w:t>
      </w:r>
      <w:r w:rsidR="00362398" w:rsidRPr="0089049F">
        <w:rPr>
          <w:rPrChange w:id="1353" w:author="Teera Piyakunakorn" w:date="2013-06-30T20:08:00Z">
            <w:rPr>
              <w:lang w:val="en-US"/>
            </w:rPr>
          </w:rPrChange>
        </w:rPr>
        <w:t>vertical</w:t>
      </w:r>
      <w:del w:id="1354" w:author="Kinder" w:date="2013-06-30T08:57:00Z">
        <w:r w:rsidR="00362398" w:rsidRPr="0089049F" w:rsidDel="00BB5003">
          <w:rPr>
            <w:rPrChange w:id="1355" w:author="Teera Piyakunakorn" w:date="2013-06-30T20:08:00Z">
              <w:rPr>
                <w:lang w:val="en-US"/>
              </w:rPr>
            </w:rPrChange>
          </w:rPr>
          <w:delText>ly</w:delText>
        </w:r>
      </w:del>
      <w:r w:rsidR="00362398" w:rsidRPr="0089049F">
        <w:rPr>
          <w:rPrChange w:id="1356" w:author="Teera Piyakunakorn" w:date="2013-06-30T20:08:00Z">
            <w:rPr>
              <w:lang w:val="en-US"/>
            </w:rPr>
          </w:rPrChange>
        </w:rPr>
        <w:t xml:space="preserve"> </w:t>
      </w:r>
      <w:r w:rsidRPr="0089049F">
        <w:rPr>
          <w:rPrChange w:id="1357" w:author="Teera Piyakunakorn" w:date="2013-06-30T20:08:00Z">
            <w:rPr>
              <w:lang w:val="en-US"/>
            </w:rPr>
          </w:rPrChange>
        </w:rPr>
        <w:t>line</w:t>
      </w:r>
      <w:del w:id="1358" w:author="Kinder" w:date="2013-06-29T11:56:00Z">
        <w:r w:rsidRPr="0089049F" w:rsidDel="00B166BD">
          <w:rPr>
            <w:rPrChange w:id="1359" w:author="Teera Piyakunakorn" w:date="2013-06-30T20:08:00Z">
              <w:rPr>
                <w:lang w:val="en-US"/>
              </w:rPr>
            </w:rPrChange>
          </w:rPr>
          <w:delText xml:space="preserve"> (90°)</w:delText>
        </w:r>
      </w:del>
      <w:r w:rsidRPr="0089049F">
        <w:rPr>
          <w:rPrChange w:id="1360" w:author="Teera Piyakunakorn" w:date="2013-06-30T20:08:00Z">
            <w:rPr>
              <w:lang w:val="en-US"/>
            </w:rPr>
          </w:rPrChange>
        </w:rPr>
        <w:t xml:space="preserve"> </w:t>
      </w:r>
      <w:r w:rsidR="002227AA" w:rsidRPr="0089049F">
        <w:rPr>
          <w:rPrChange w:id="1361" w:author="Teera Piyakunakorn" w:date="2013-06-30T20:08:00Z">
            <w:rPr>
              <w:lang w:val="en-US"/>
            </w:rPr>
          </w:rPrChange>
        </w:rPr>
        <w:t>45 mm from the left</w:t>
      </w:r>
    </w:p>
    <w:p w14:paraId="11947CC2" w14:textId="55864264" w:rsidR="00476437" w:rsidRPr="0089049F" w:rsidRDefault="00476437" w:rsidP="00476437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36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del w:id="1363" w:author="Kinder" w:date="2013-06-29T11:56:00Z">
        <w:r w:rsidRPr="0089049F" w:rsidDel="00B166BD">
          <w:rPr>
            <w:rFonts w:cs="Arial"/>
            <w:szCs w:val="20"/>
            <w:rPrChange w:id="136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Bitmap, grayscale and color</w:delText>
        </w:r>
      </w:del>
      <w:ins w:id="1365" w:author="Wolfgang J. Toechterle" w:date="2013-06-22T11:52:00Z">
        <w:del w:id="1366" w:author="Kinder" w:date="2013-06-29T11:56:00Z">
          <w:r w:rsidR="00510F1B" w:rsidRPr="0089049F" w:rsidDel="00B166BD">
            <w:rPr>
              <w:rFonts w:cs="Arial"/>
              <w:szCs w:val="20"/>
              <w:rPrChange w:id="1367" w:author="Teera Piyakunakorn" w:date="2013-06-30T20:08:00Z">
                <w:rPr>
                  <w:rFonts w:cs="Arial"/>
                  <w:szCs w:val="20"/>
                </w:rPr>
              </w:rPrChange>
            </w:rPr>
            <w:delText>colour</w:delText>
          </w:r>
        </w:del>
      </w:ins>
      <w:del w:id="1368" w:author="Kinder" w:date="2013-06-29T11:56:00Z">
        <w:r w:rsidRPr="0089049F" w:rsidDel="00B166BD">
          <w:rPr>
            <w:rFonts w:cs="Arial"/>
            <w:szCs w:val="20"/>
            <w:rPrChange w:id="136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</w:del>
      <w:ins w:id="1370" w:author="Kinder" w:date="2013-06-30T08:57:00Z">
        <w:r w:rsidR="00BB5003" w:rsidRPr="0089049F">
          <w:rPr>
            <w:rFonts w:cs="Arial"/>
            <w:szCs w:val="20"/>
            <w:rPrChange w:id="1371" w:author="Teera Piyakunakorn" w:date="2013-06-30T20:08:00Z">
              <w:rPr>
                <w:rFonts w:cs="Arial"/>
                <w:szCs w:val="20"/>
              </w:rPr>
            </w:rPrChange>
          </w:rPr>
          <w:t>I</w:t>
        </w:r>
      </w:ins>
      <w:del w:id="1372" w:author="Kinder" w:date="2013-06-30T08:57:00Z">
        <w:r w:rsidRPr="0089049F" w:rsidDel="00BB5003">
          <w:rPr>
            <w:rFonts w:cs="Arial"/>
            <w:szCs w:val="20"/>
            <w:rPrChange w:id="137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i</w:delText>
        </w:r>
      </w:del>
      <w:r w:rsidRPr="0089049F">
        <w:rPr>
          <w:rFonts w:cs="Arial"/>
          <w:szCs w:val="20"/>
          <w:rPrChange w:id="137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mages resolution: </w:t>
      </w:r>
      <w:ins w:id="1375" w:author="Wolfgang J. Toechterle" w:date="2013-05-20T21:05:00Z">
        <w:r w:rsidR="00041FC5" w:rsidRPr="0089049F">
          <w:rPr>
            <w:rFonts w:cs="Arial"/>
            <w:szCs w:val="20"/>
            <w:rPrChange w:id="137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Only vectorized</w:t>
        </w:r>
        <w:r w:rsidR="00142C5A" w:rsidRPr="0089049F">
          <w:rPr>
            <w:rFonts w:cs="Arial"/>
            <w:szCs w:val="20"/>
            <w:rPrChange w:id="1377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images are allowed for the Entry Ticket</w:t>
        </w:r>
      </w:ins>
      <w:del w:id="1378" w:author="Wolfgang J. Toechterle" w:date="2013-05-20T21:05:00Z">
        <w:r w:rsidRPr="0089049F" w:rsidDel="00041FC5">
          <w:rPr>
            <w:rFonts w:cs="Arial"/>
            <w:szCs w:val="20"/>
            <w:rPrChange w:id="137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Only vectorized images are allowed for the business card</w:delText>
        </w:r>
      </w:del>
    </w:p>
    <w:p w14:paraId="2C1BE08B" w14:textId="2C4B4411" w:rsidR="00362398" w:rsidRPr="0089049F" w:rsidRDefault="002227AA" w:rsidP="005B138D">
      <w:pPr>
        <w:rPr>
          <w:rPrChange w:id="1380" w:author="Teera Piyakunakorn" w:date="2013-06-30T20:08:00Z">
            <w:rPr>
              <w:lang w:val="en-US"/>
            </w:rPr>
          </w:rPrChange>
        </w:rPr>
      </w:pPr>
      <w:r w:rsidRPr="0089049F">
        <w:rPr>
          <w:noProof/>
          <w:lang w:val="en-US"/>
          <w:rPrChange w:id="1381" w:author="Teera Piyakunakorn" w:date="2013-06-30T20:08:00Z">
            <w:rPr>
              <w:noProof/>
              <w:lang w:val="en-US"/>
            </w:rPr>
          </w:rPrChang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AC2C76D" wp14:editId="657F6D62">
                <wp:simplePos x="0" y="0"/>
                <wp:positionH relativeFrom="column">
                  <wp:posOffset>0</wp:posOffset>
                </wp:positionH>
                <wp:positionV relativeFrom="paragraph">
                  <wp:posOffset>133350</wp:posOffset>
                </wp:positionV>
                <wp:extent cx="2921000" cy="1009650"/>
                <wp:effectExtent l="50800" t="25400" r="76200" b="107950"/>
                <wp:wrapThrough wrapText="bothSides">
                  <wp:wrapPolygon edited="0">
                    <wp:start x="-376" y="-543"/>
                    <wp:lineTo x="-376" y="23366"/>
                    <wp:lineTo x="21976" y="23366"/>
                    <wp:lineTo x="21976" y="-543"/>
                    <wp:lineTo x="-376" y="-543"/>
                  </wp:wrapPolygon>
                </wp:wrapThrough>
                <wp:docPr id="2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21000" cy="10096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1A6F820" w14:textId="51381996" w:rsidR="004C7246" w:rsidRDefault="004C7246" w:rsidP="002227AA">
                            <w:proofErr w:type="gramStart"/>
                            <w:r>
                              <w:rPr>
                                <w:lang w:val="en-US"/>
                              </w:rPr>
                              <w:t>45 mm</w:t>
                            </w:r>
                            <w:proofErr w:type="gramEnd"/>
                            <w:r>
                              <w:rPr>
                                <w:lang w:val="en-US"/>
                              </w:rPr>
                              <w:t xml:space="preserve"> ----&gt;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id="Rectangle 2" o:spid="_x0000_s1026" style="position:absolute;margin-left:0;margin-top:10.5pt;width:230pt;height:79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" fillcolor="#254163 [1636]" strokecolor="#4579b8 [3044]">
                <v:fill color2="#4477b6 [3012]" rotate="t" colors="0 #2c5d98;52429f #3c7bc7;1 #3a7ccb" type="gradient">
                  <o:fill v:ext="view" type="gradientUnscaled"/>
                </v:fill>
                <v:shadow on="t" opacity="22937f" mv:blur="40000f" origin=",.5" offset="0,23000emu"/>
                <v:textbox>
                  <w:txbxContent>
                    <w:p w14:paraId="21A6F820" w14:textId="51381996" w:rsidR="00BB5003" w:rsidRDefault="00BB5003" w:rsidP="002227AA">
                      <w:proofErr w:type="gramStart"/>
                      <w:r>
                        <w:rPr>
                          <w:lang w:val="en-US"/>
                        </w:rPr>
                        <w:t>45 mm</w:t>
                      </w:r>
                      <w:proofErr w:type="gramEnd"/>
                      <w:r>
                        <w:rPr>
                          <w:lang w:val="en-US"/>
                        </w:rPr>
                        <w:t xml:space="preserve"> ----&gt;</w:t>
                      </w:r>
                    </w:p>
                  </w:txbxContent>
                </v:textbox>
                <w10:wrap type="through"/>
              </v:rect>
            </w:pict>
          </mc:Fallback>
        </mc:AlternateContent>
      </w:r>
    </w:p>
    <w:p w14:paraId="4481EC65" w14:textId="680192FC" w:rsidR="00362398" w:rsidRPr="0089049F" w:rsidRDefault="00107523" w:rsidP="005B138D">
      <w:pPr>
        <w:rPr>
          <w:rPrChange w:id="1382" w:author="Teera Piyakunakorn" w:date="2013-06-30T20:08:00Z">
            <w:rPr>
              <w:lang w:val="en-US"/>
            </w:rPr>
          </w:rPrChange>
        </w:rPr>
      </w:pPr>
      <w:ins w:id="1383" w:author="Wolfgang J. Toechterle" w:date="2013-06-22T11:39:00Z">
        <w:r w:rsidRPr="0089049F">
          <w:rPr>
            <w:noProof/>
            <w:lang w:val="en-US"/>
            <w:rPrChange w:id="1384" w:author="Teera Piyakunakorn" w:date="2013-06-30T20:08:00Z">
              <w:rPr>
                <w:noProof/>
                <w:lang w:val="en-US"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63360" behindDoc="0" locked="0" layoutInCell="1" allowOverlap="1" wp14:anchorId="1F70B57A" wp14:editId="62A3F4E4">
                  <wp:simplePos x="0" y="0"/>
                  <wp:positionH relativeFrom="column">
                    <wp:posOffset>-863600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11" name="Text Box 11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9243CA7" w14:textId="0382CDD3" w:rsidR="004C7246" w:rsidRPr="00107523" w:rsidRDefault="004C7246">
                              <w:pPr>
                                <w:rPr>
                                  <w:color w:val="FFFFFF" w:themeColor="background1"/>
                                  <w:rPrChange w:id="1385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386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387" w:author="Wolfgang J. Toechterle" w:date="2013-06-22T11:39:00Z">
                                      <w:rPr/>
                                    </w:rPrChange>
                                  </w:rPr>
                                  <w:t>Par</w:t>
                                </w:r>
                                <w:r>
                                  <w:rPr>
                                    <w:color w:val="FFFFFF" w:themeColor="background1"/>
                                  </w:rPr>
                                  <w:t>t 2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Text Box 11" o:spid="_x0000_s1027" type="#_x0000_t202" style="position:absolute;margin-left:-67.95pt;margin-top:3.85pt;width:45pt;height:18pt;z-index:25166336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" filled="f" stroked="f">
                  <v:textbox>
                    <w:txbxContent>
                      <w:p w14:paraId="29243CA7" w14:textId="0382CDD3" w:rsidR="00BB5003" w:rsidRPr="00107523" w:rsidRDefault="00BB5003">
                        <w:pPr>
                          <w:rPr>
                            <w:color w:val="FFFFFF" w:themeColor="background1"/>
                            <w:rPrChange w:id="1001" w:author="Wolfgang J. Toechterle" w:date="2013-06-22T11:39:00Z">
                              <w:rPr/>
                            </w:rPrChange>
                          </w:rPr>
                        </w:pPr>
                        <w:ins w:id="1002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03" w:author="Wolfgang J. Toechterle" w:date="2013-06-22T11:39:00Z">
                                <w:rPr/>
                              </w:rPrChange>
                            </w:rPr>
                            <w:t>Par</w:t>
                          </w:r>
                          <w:r>
                            <w:rPr>
                              <w:color w:val="FFFFFF" w:themeColor="background1"/>
                            </w:rPr>
                            <w:t>t 2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ins w:id="1388" w:author="Wolfgang J. Toechterle" w:date="2013-06-22T11:38:00Z">
        <w:r w:rsidRPr="0089049F">
          <w:rPr>
            <w:noProof/>
            <w:lang w:val="en-US"/>
            <w:rPrChange w:id="1389" w:author="Teera Piyakunakorn" w:date="2013-06-30T20:08:00Z">
              <w:rPr>
                <w:noProof/>
                <w:lang w:val="en-US"/>
              </w:rPr>
            </w:rPrChange>
          </w:rPr>
          <mc:AlternateContent>
            <mc:Choice Requires="wps">
              <w:drawing>
                <wp:anchor distT="0" distB="0" distL="114300" distR="114300" simplePos="0" relativeHeight="251661312" behindDoc="0" locked="0" layoutInCell="1" allowOverlap="1" wp14:anchorId="5D74B204" wp14:editId="214749A0">
                  <wp:simplePos x="0" y="0"/>
                  <wp:positionH relativeFrom="column">
                    <wp:posOffset>-3022600</wp:posOffset>
                  </wp:positionH>
                  <wp:positionV relativeFrom="paragraph">
                    <wp:posOffset>48895</wp:posOffset>
                  </wp:positionV>
                  <wp:extent cx="571500" cy="228600"/>
                  <wp:effectExtent l="0" t="0" r="0" b="0"/>
                  <wp:wrapSquare wrapText="bothSides"/>
                  <wp:docPr id="9" name="Text Box 9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/>
                        <wps:spPr>
                          <a:xfrm>
                            <a:off x="0" y="0"/>
                            <a:ext cx="571500" cy="2286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ffectLst/>
                          <a:extLst>
                            <a:ext uri="{C572A759-6A51-4108-AA02-DFA0A04FC94B}">
                              <ma14:wrappingTextBoxFlag xmlns:ma14="http://schemas.microsoft.com/office/mac/drawingml/2011/main"/>
                            </a:ext>
                          </a:extLst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707D30" w14:textId="0B247B62" w:rsidR="004C7246" w:rsidRPr="00107523" w:rsidRDefault="004C7246">
                              <w:pPr>
                                <w:rPr>
                                  <w:color w:val="FFFFFF" w:themeColor="background1"/>
                                  <w:rPrChange w:id="1390" w:author="Wolfgang J. Toechterle" w:date="2013-06-22T11:39:00Z">
                                    <w:rPr/>
                                  </w:rPrChange>
                                </w:rPr>
                              </w:pPr>
                              <w:ins w:id="1391" w:author="Wolfgang J. Toechterle" w:date="2013-06-22T11:38:00Z">
                                <w:r w:rsidRPr="00107523">
                                  <w:rPr>
                                    <w:color w:val="FFFFFF" w:themeColor="background1"/>
                                    <w:rPrChange w:id="1392" w:author="Wolfgang J. Toechterle" w:date="2013-06-22T11:39:00Z">
                                      <w:rPr/>
                                    </w:rPrChange>
                                  </w:rPr>
                                  <w:t>Part 1</w:t>
                                </w:r>
                              </w:ins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mc:Choice>
            <mc:Fallback>
              <w:pict>
                <v:shape id="Text Box 9" o:spid="_x0000_s1028" type="#_x0000_t202" style="position:absolute;margin-left:-237.95pt;margin-top:3.85pt;width:45pt;height:18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" filled="f" stroked="f">
                  <v:textbox>
                    <w:txbxContent>
                      <w:p w14:paraId="3B707D30" w14:textId="0B247B62" w:rsidR="00BB5003" w:rsidRPr="00107523" w:rsidRDefault="00BB5003">
                        <w:pPr>
                          <w:rPr>
                            <w:color w:val="FFFFFF" w:themeColor="background1"/>
                            <w:rPrChange w:id="1008" w:author="Wolfgang J. Toechterle" w:date="2013-06-22T11:39:00Z">
                              <w:rPr/>
                            </w:rPrChange>
                          </w:rPr>
                        </w:pPr>
                        <w:ins w:id="1009" w:author="Wolfgang J. Toechterle" w:date="2013-06-22T11:38:00Z">
                          <w:r w:rsidRPr="00107523">
                            <w:rPr>
                              <w:color w:val="FFFFFF" w:themeColor="background1"/>
                              <w:rPrChange w:id="1010" w:author="Wolfgang J. Toechterle" w:date="2013-06-22T11:39:00Z">
                                <w:rPr/>
                              </w:rPrChange>
                            </w:rPr>
                            <w:t>Part 1</w:t>
                          </w:r>
                        </w:ins>
                      </w:p>
                    </w:txbxContent>
                  </v:textbox>
                  <w10:wrap type="square"/>
                </v:shape>
              </w:pict>
            </mc:Fallback>
          </mc:AlternateContent>
        </w:r>
      </w:ins>
      <w:r w:rsidR="002227AA" w:rsidRPr="0089049F">
        <w:rPr>
          <w:noProof/>
          <w:lang w:val="en-US"/>
          <w:rPrChange w:id="1393" w:author="Teera Piyakunakorn" w:date="2013-06-30T20:08:00Z">
            <w:rPr>
              <w:noProof/>
              <w:lang w:val="en-US"/>
            </w:rPr>
          </w:rPrChange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A63914E" wp14:editId="487E4F6C">
                <wp:simplePos x="0" y="0"/>
                <wp:positionH relativeFrom="column">
                  <wp:posOffset>-2324100</wp:posOffset>
                </wp:positionH>
                <wp:positionV relativeFrom="paragraph">
                  <wp:posOffset>-1905</wp:posOffset>
                </wp:positionV>
                <wp:extent cx="0" cy="1009650"/>
                <wp:effectExtent l="50800" t="25400" r="76200" b="825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0096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/>
                          </a:solidFill>
                          <a:prstDash val="sysDash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id="Straight Connector 4" o:spid="_x0000_s1026" style="position:absolute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-182.95pt,-.1pt" to="-182.95pt,79.4pt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" strokecolor="white [3212]" strokeweight="2pt">
                <v:stroke dashstyle="3 1"/>
                <v:shadow on="t" opacity="24903f" mv:blur="40000f" origin=",.5" offset="0,20000emu"/>
              </v:line>
            </w:pict>
          </mc:Fallback>
        </mc:AlternateContent>
      </w:r>
    </w:p>
    <w:p w14:paraId="53AC94FC" w14:textId="77777777" w:rsidR="00E90506" w:rsidRPr="0089049F" w:rsidRDefault="00E90506" w:rsidP="00CE6B36">
      <w:pPr>
        <w:rPr>
          <w:rPrChange w:id="1394" w:author="Teera Piyakunakorn" w:date="2013-06-30T20:08:00Z">
            <w:rPr/>
          </w:rPrChange>
        </w:rPr>
      </w:pPr>
    </w:p>
    <w:p w14:paraId="1EDC6B34" w14:textId="77777777" w:rsidR="00E90506" w:rsidRPr="0089049F" w:rsidRDefault="00E90506" w:rsidP="00CE6B36">
      <w:pPr>
        <w:rPr>
          <w:rPrChange w:id="1395" w:author="Teera Piyakunakorn" w:date="2013-06-30T20:08:00Z">
            <w:rPr/>
          </w:rPrChange>
        </w:rPr>
      </w:pPr>
    </w:p>
    <w:p w14:paraId="090973B3" w14:textId="77777777" w:rsidR="00E90506" w:rsidRPr="0089049F" w:rsidRDefault="00E90506" w:rsidP="00CE6B36">
      <w:pPr>
        <w:rPr>
          <w:rPrChange w:id="1396" w:author="Teera Piyakunakorn" w:date="2013-06-30T20:08:00Z">
            <w:rPr/>
          </w:rPrChange>
        </w:rPr>
      </w:pPr>
    </w:p>
    <w:p w14:paraId="4AA84A48" w14:textId="77777777" w:rsidR="00E90506" w:rsidRPr="0089049F" w:rsidRDefault="00E90506" w:rsidP="00CE6B36">
      <w:pPr>
        <w:rPr>
          <w:rPrChange w:id="1397" w:author="Teera Piyakunakorn" w:date="2013-06-30T20:08:00Z">
            <w:rPr/>
          </w:rPrChange>
        </w:rPr>
      </w:pPr>
    </w:p>
    <w:p w14:paraId="35368519" w14:textId="77777777" w:rsidR="00E90506" w:rsidRPr="0089049F" w:rsidRDefault="00E90506" w:rsidP="00CE6B36">
      <w:pPr>
        <w:rPr>
          <w:rPrChange w:id="1398" w:author="Teera Piyakunakorn" w:date="2013-06-30T20:08:00Z">
            <w:rPr/>
          </w:rPrChange>
        </w:rPr>
      </w:pPr>
    </w:p>
    <w:p w14:paraId="079CDADD" w14:textId="77777777" w:rsidR="00E90506" w:rsidRPr="0089049F" w:rsidRDefault="00E90506" w:rsidP="00CE6B36">
      <w:pPr>
        <w:rPr>
          <w:rPrChange w:id="1399" w:author="Teera Piyakunakorn" w:date="2013-06-30T20:08:00Z">
            <w:rPr/>
          </w:rPrChange>
        </w:rPr>
      </w:pPr>
    </w:p>
    <w:p w14:paraId="27850E67" w14:textId="77777777" w:rsidR="00E90506" w:rsidRPr="0089049F" w:rsidRDefault="00E90506" w:rsidP="00CE6B36">
      <w:pPr>
        <w:rPr>
          <w:rPrChange w:id="1400" w:author="Teera Piyakunakorn" w:date="2013-06-30T20:08:00Z">
            <w:rPr/>
          </w:rPrChange>
        </w:rPr>
      </w:pPr>
    </w:p>
    <w:p w14:paraId="51A1411C" w14:textId="77777777" w:rsidR="005430DA" w:rsidRPr="0089049F" w:rsidRDefault="005430DA" w:rsidP="005430DA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401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1402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You must deliver:</w:t>
      </w:r>
    </w:p>
    <w:p w14:paraId="324BA052" w14:textId="17BEE2D1" w:rsidR="005430DA" w:rsidRPr="0089049F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403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40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405" w:author="Wolfgang J. Toechterle" w:date="2013-05-20T21:02:00Z">
        <w:r w:rsidR="001C00CF" w:rsidRPr="0089049F">
          <w:rPr>
            <w:rFonts w:cs="Arial"/>
            <w:szCs w:val="20"/>
            <w:rPrChange w:id="140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PDF/X-</w:t>
        </w:r>
      </w:ins>
      <w:ins w:id="1407" w:author="Wolfgang J. Toechterle" w:date="2013-06-22T11:33:00Z">
        <w:r w:rsidR="000E276C" w:rsidRPr="0089049F">
          <w:rPr>
            <w:rFonts w:cs="Arial"/>
            <w:szCs w:val="20"/>
            <w:rPrChange w:id="1408" w:author="Teera Piyakunakorn" w:date="2013-06-30T20:08:00Z">
              <w:rPr>
                <w:rFonts w:cs="Arial"/>
                <w:szCs w:val="20"/>
              </w:rPr>
            </w:rPrChange>
          </w:rPr>
          <w:t>4</w:t>
        </w:r>
      </w:ins>
      <w:proofErr w:type="gramStart"/>
      <w:ins w:id="1409" w:author="Wolfgang J. Toechterle" w:date="2013-05-20T21:02:00Z">
        <w:r w:rsidR="001C00CF" w:rsidRPr="0089049F">
          <w:rPr>
            <w:rFonts w:cs="Arial"/>
            <w:szCs w:val="20"/>
            <w:rPrChange w:id="141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:20</w:t>
        </w:r>
      </w:ins>
      <w:ins w:id="1411" w:author="Wolfgang J. Toechterle" w:date="2013-06-22T11:33:00Z">
        <w:r w:rsidR="000E276C" w:rsidRPr="0089049F">
          <w:rPr>
            <w:rFonts w:cs="Arial"/>
            <w:szCs w:val="20"/>
            <w:rPrChange w:id="1412" w:author="Teera Piyakunakorn" w:date="2013-06-30T20:08:00Z">
              <w:rPr>
                <w:rFonts w:cs="Arial"/>
                <w:szCs w:val="20"/>
              </w:rPr>
            </w:rPrChange>
          </w:rPr>
          <w:t>10</w:t>
        </w:r>
      </w:ins>
      <w:proofErr w:type="gramEnd"/>
      <w:ins w:id="1413" w:author="Wolfgang J. Toechterle" w:date="2013-05-20T21:02:00Z">
        <w:r w:rsidR="001C00CF" w:rsidRPr="0089049F">
          <w:rPr>
            <w:rFonts w:cs="Arial"/>
            <w:szCs w:val="20"/>
            <w:rPrChange w:id="141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415" w:author="Wolfgang J. Toechterle" w:date="2013-05-20T21:02:00Z">
        <w:r w:rsidRPr="0089049F" w:rsidDel="001C00CF">
          <w:rPr>
            <w:rFonts w:cs="Arial"/>
            <w:szCs w:val="20"/>
            <w:rPrChange w:id="141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89049F">
        <w:rPr>
          <w:rFonts w:cs="Arial"/>
          <w:szCs w:val="20"/>
          <w:rPrChange w:id="1417" w:author="Teera Piyakunakorn" w:date="2013-06-30T20:08:00Z">
            <w:rPr>
              <w:rFonts w:cs="Arial"/>
              <w:szCs w:val="20"/>
              <w:lang w:val="en-US"/>
            </w:rPr>
          </w:rPrChange>
        </w:rPr>
        <w:t>file (</w:t>
      </w:r>
      <w:r w:rsidR="00A53673" w:rsidRPr="0089049F">
        <w:rPr>
          <w:rPrChange w:id="1418" w:author="Teera Piyakunakorn" w:date="2013-06-30T20:08:00Z">
            <w:rPr/>
          </w:rPrChange>
        </w:rPr>
        <w:t xml:space="preserve">including: bleed, crop marks, </w:t>
      </w:r>
      <w:del w:id="1419" w:author="Wolfgang J. Toechterle" w:date="2013-06-22T11:33:00Z">
        <w:r w:rsidR="00A53673" w:rsidRPr="0089049F" w:rsidDel="000E276C">
          <w:rPr>
            <w:rPrChange w:id="1420" w:author="Teera Piyakunakorn" w:date="2013-06-30T20:08:00Z">
              <w:rPr/>
            </w:rPrChange>
          </w:rPr>
          <w:delText xml:space="preserve">marks for vertical line - placed outside the bleed area, </w:delText>
        </w:r>
      </w:del>
      <w:r w:rsidRPr="0089049F">
        <w:rPr>
          <w:rFonts w:cs="Arial"/>
          <w:szCs w:val="20"/>
          <w:rPrChange w:id="1421" w:author="Teera Piyakunakorn" w:date="2013-06-30T20:08:00Z">
            <w:rPr>
              <w:rFonts w:cs="Arial"/>
              <w:szCs w:val="20"/>
              <w:lang w:val="en-US"/>
            </w:rPr>
          </w:rPrChange>
        </w:rPr>
        <w:t>and specified output profile)</w:t>
      </w:r>
      <w:ins w:id="1422" w:author="Wolfgang J. Toechterle" w:date="2013-06-22T11:34:00Z">
        <w:r w:rsidR="000E276C" w:rsidRPr="0089049F">
          <w:rPr>
            <w:rFonts w:cs="Arial"/>
            <w:szCs w:val="20"/>
            <w:rPrChange w:id="1423" w:author="Teera Piyakunakorn" w:date="2013-06-30T20:08:00Z">
              <w:rPr>
                <w:rFonts w:cs="Arial"/>
                <w:szCs w:val="20"/>
              </w:rPr>
            </w:rPrChange>
          </w:rPr>
          <w:t xml:space="preserve">. The </w:t>
        </w:r>
        <w:del w:id="1424" w:author="Kinder" w:date="2013-06-30T08:58:00Z">
          <w:r w:rsidR="000E276C" w:rsidRPr="0089049F" w:rsidDel="00BB5003">
            <w:rPr>
              <w:rFonts w:cs="Arial"/>
              <w:szCs w:val="20"/>
              <w:rPrChange w:id="1425" w:author="Teera Piyakunakorn" w:date="2013-06-30T20:08:00Z">
                <w:rPr>
                  <w:rFonts w:cs="Arial"/>
                  <w:szCs w:val="20"/>
                </w:rPr>
              </w:rPrChange>
            </w:rPr>
            <w:delText>DieCut</w:delText>
          </w:r>
        </w:del>
      </w:ins>
      <w:ins w:id="1426" w:author="Kinder" w:date="2013-06-30T08:58:00Z">
        <w:r w:rsidR="00BB5003" w:rsidRPr="0089049F">
          <w:rPr>
            <w:rFonts w:cs="Arial"/>
            <w:szCs w:val="20"/>
            <w:rPrChange w:id="1427" w:author="Teera Piyakunakorn" w:date="2013-06-30T20:08:00Z">
              <w:rPr>
                <w:rFonts w:cs="Arial"/>
                <w:szCs w:val="20"/>
              </w:rPr>
            </w:rPrChange>
          </w:rPr>
          <w:t>perforation</w:t>
        </w:r>
      </w:ins>
      <w:ins w:id="1428" w:author="Wolfgang J. Toechterle" w:date="2013-06-22T11:34:00Z">
        <w:r w:rsidR="000E276C" w:rsidRPr="0089049F">
          <w:rPr>
            <w:rFonts w:cs="Arial"/>
            <w:szCs w:val="20"/>
            <w:rPrChange w:id="1429" w:author="Teera Piyakunakorn" w:date="2013-06-30T20:08:00Z">
              <w:rPr>
                <w:rFonts w:cs="Arial"/>
                <w:szCs w:val="20"/>
              </w:rPr>
            </w:rPrChange>
          </w:rPr>
          <w:t xml:space="preserve"> and serial number must be placed on a </w:t>
        </w:r>
      </w:ins>
      <w:ins w:id="1430" w:author="Wolfgang J. Toechterle" w:date="2013-06-22T11:35:00Z">
        <w:r w:rsidR="000E276C" w:rsidRPr="0089049F">
          <w:rPr>
            <w:rFonts w:cs="Arial"/>
            <w:szCs w:val="20"/>
            <w:rPrChange w:id="1431" w:author="Teera Piyakunakorn" w:date="2013-06-30T20:08:00Z">
              <w:rPr>
                <w:rFonts w:cs="Arial"/>
                <w:szCs w:val="20"/>
              </w:rPr>
            </w:rPrChange>
          </w:rPr>
          <w:t>separate</w:t>
        </w:r>
      </w:ins>
      <w:ins w:id="1432" w:author="Wolfgang J. Toechterle" w:date="2013-06-22T11:34:00Z">
        <w:r w:rsidR="000E276C" w:rsidRPr="0089049F">
          <w:rPr>
            <w:rFonts w:cs="Arial"/>
            <w:szCs w:val="20"/>
            <w:rPrChange w:id="1433" w:author="Teera Piyakunakorn" w:date="2013-06-30T20:08:00Z">
              <w:rPr>
                <w:rFonts w:cs="Arial"/>
                <w:szCs w:val="20"/>
              </w:rPr>
            </w:rPrChange>
          </w:rPr>
          <w:t xml:space="preserve"> </w:t>
        </w:r>
      </w:ins>
      <w:ins w:id="1434" w:author="Wolfgang J. Toechterle" w:date="2013-06-22T11:35:00Z">
        <w:r w:rsidR="00107523" w:rsidRPr="0089049F">
          <w:rPr>
            <w:rFonts w:cs="Arial"/>
            <w:szCs w:val="20"/>
            <w:rPrChange w:id="1435" w:author="Teera Piyakunakorn" w:date="2013-06-30T20:08:00Z">
              <w:rPr>
                <w:rFonts w:cs="Arial"/>
                <w:szCs w:val="20"/>
              </w:rPr>
            </w:rPrChange>
          </w:rPr>
          <w:t>layer in the PDF file.</w:t>
        </w:r>
      </w:ins>
    </w:p>
    <w:p w14:paraId="5F587BE9" w14:textId="2AB0C660" w:rsidR="005430DA" w:rsidRPr="0089049F" w:rsidRDefault="005430DA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ins w:id="1436" w:author="Kinder" w:date="2013-06-29T14:25:00Z"/>
          <w:rFonts w:cs="Arial"/>
          <w:szCs w:val="20"/>
          <w:rPrChange w:id="1437" w:author="Teera Piyakunakorn" w:date="2013-06-30T20:08:00Z">
            <w:rPr>
              <w:ins w:id="1438" w:author="Kinder" w:date="2013-06-29T14:25:00Z"/>
              <w:rFonts w:cs="Arial"/>
              <w:szCs w:val="20"/>
            </w:rPr>
          </w:rPrChange>
        </w:rPr>
      </w:pPr>
      <w:r w:rsidRPr="0089049F">
        <w:rPr>
          <w:rFonts w:cs="Arial"/>
          <w:szCs w:val="20"/>
          <w:rPrChange w:id="1439" w:author="Teera Piyakunakorn" w:date="2013-06-30T20:08:00Z">
            <w:rPr>
              <w:rFonts w:cs="Arial"/>
              <w:szCs w:val="20"/>
              <w:lang w:val="en-US"/>
            </w:rPr>
          </w:rPrChange>
        </w:rPr>
        <w:t>1 printout of your composition trimmed and mounted on 1 A4 board to present your design</w:t>
      </w:r>
      <w:del w:id="1440" w:author="Kinder" w:date="2013-06-30T08:58:00Z">
        <w:r w:rsidRPr="0089049F" w:rsidDel="00BB5003">
          <w:rPr>
            <w:rFonts w:cs="Arial"/>
            <w:szCs w:val="20"/>
            <w:rPrChange w:id="144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s</w:delText>
        </w:r>
      </w:del>
      <w:r w:rsidRPr="0089049F">
        <w:rPr>
          <w:rFonts w:cs="Arial"/>
          <w:szCs w:val="20"/>
          <w:rPrChange w:id="1442" w:author="Teera Piyakunakorn" w:date="2013-06-30T20:08:00Z">
            <w:rPr>
              <w:rFonts w:cs="Arial"/>
              <w:szCs w:val="20"/>
              <w:lang w:val="en-US"/>
            </w:rPr>
          </w:rPrChange>
        </w:rPr>
        <w:t>.</w:t>
      </w:r>
    </w:p>
    <w:p w14:paraId="38EE6A5E" w14:textId="3A314F09" w:rsidR="00522219" w:rsidRPr="0089049F" w:rsidRDefault="00522219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443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ins w:id="1444" w:author="Kinder" w:date="2013-06-29T14:25:00Z">
        <w:r w:rsidRPr="0089049F">
          <w:rPr>
            <w:rFonts w:cs="Arial"/>
            <w:szCs w:val="20"/>
            <w:rPrChange w:id="1445" w:author="Teera Piyakunakorn" w:date="2013-06-30T20:08:00Z">
              <w:rPr>
                <w:rFonts w:cs="Arial"/>
                <w:szCs w:val="20"/>
              </w:rPr>
            </w:rPrChange>
          </w:rPr>
          <w:t>1 A4 printout of your Ticket with ONLY crop marks and bleed marks</w:t>
        </w:r>
      </w:ins>
    </w:p>
    <w:p w14:paraId="37874C4C" w14:textId="4DB82063" w:rsidR="00E90506" w:rsidRPr="0089049F" w:rsidRDefault="00E11010" w:rsidP="005430DA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446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447" w:author="Teera Piyakunakorn" w:date="2013-06-30T20:08:00Z">
            <w:rPr>
              <w:rFonts w:cs="Arial"/>
              <w:szCs w:val="20"/>
              <w:lang w:val="en-US"/>
            </w:rPr>
          </w:rPrChange>
        </w:rPr>
        <w:t>1</w:t>
      </w:r>
      <w:r w:rsidR="005430DA" w:rsidRPr="0089049F">
        <w:rPr>
          <w:rFonts w:cs="Arial"/>
          <w:szCs w:val="20"/>
          <w:rPrChange w:id="1448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</w:t>
      </w:r>
      <w:ins w:id="1449" w:author="Wolfgang J. Toechterle" w:date="2013-06-08T19:12:00Z">
        <w:r w:rsidR="00CD0E39" w:rsidRPr="0089049F">
          <w:rPr>
            <w:rFonts w:cs="Arial"/>
            <w:szCs w:val="20"/>
            <w:rPrChange w:id="145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s</w:t>
        </w:r>
      </w:ins>
      <w:del w:id="1451" w:author="Wolfgang J. Toechterle" w:date="2013-06-08T19:12:00Z">
        <w:r w:rsidR="005430DA" w:rsidRPr="0089049F" w:rsidDel="00CD0E39">
          <w:rPr>
            <w:rFonts w:cs="Arial"/>
            <w:szCs w:val="20"/>
            <w:rPrChange w:id="145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s,…</w:delText>
        </w:r>
      </w:del>
      <w:r w:rsidR="005430DA" w:rsidRPr="0089049F">
        <w:rPr>
          <w:rFonts w:cs="Arial"/>
          <w:szCs w:val="20"/>
          <w:rPrChange w:id="1453" w:author="Teera Piyakunakorn" w:date="2013-06-30T20:08:00Z">
            <w:rPr>
              <w:rFonts w:cs="Arial"/>
              <w:szCs w:val="20"/>
              <w:lang w:val="en-US"/>
            </w:rPr>
          </w:rPrChange>
        </w:rPr>
        <w:t>)</w:t>
      </w:r>
    </w:p>
    <w:p w14:paraId="6334947B" w14:textId="77777777" w:rsidR="00E90506" w:rsidRPr="0089049F" w:rsidRDefault="00E90506" w:rsidP="00CE6B36">
      <w:pPr>
        <w:rPr>
          <w:rPrChange w:id="1454" w:author="Teera Piyakunakorn" w:date="2013-06-30T20:08:00Z">
            <w:rPr/>
          </w:rPrChange>
        </w:rPr>
      </w:pPr>
    </w:p>
    <w:p w14:paraId="64BA6583" w14:textId="77777777" w:rsidR="00E11010" w:rsidRPr="0089049F" w:rsidDel="00107523" w:rsidRDefault="00E11010" w:rsidP="00B45946">
      <w:pPr>
        <w:spacing w:after="200" w:line="276" w:lineRule="auto"/>
        <w:rPr>
          <w:del w:id="1455" w:author="Wolfgang J. Toechterle" w:date="2013-06-22T11:42:00Z"/>
          <w:rFonts w:cs="Arial"/>
          <w:b/>
          <w:bCs/>
          <w:sz w:val="28"/>
          <w:szCs w:val="28"/>
          <w:rPrChange w:id="1456" w:author="Teera Piyakunakorn" w:date="2013-06-30T20:08:00Z">
            <w:rPr>
              <w:del w:id="1457" w:author="Wolfgang J. Toechterle" w:date="2013-06-22T11:42:00Z"/>
              <w:rFonts w:cs="Arial"/>
              <w:b/>
              <w:bCs/>
              <w:sz w:val="28"/>
              <w:szCs w:val="28"/>
              <w:lang w:val="en-US"/>
            </w:rPr>
          </w:rPrChange>
        </w:rPr>
      </w:pPr>
    </w:p>
    <w:p w14:paraId="34074DB1" w14:textId="4AD5F3CA" w:rsidR="00E90506" w:rsidRPr="0089049F" w:rsidRDefault="00E90506" w:rsidP="00B45946">
      <w:pPr>
        <w:spacing w:after="200" w:line="276" w:lineRule="auto"/>
        <w:rPr>
          <w:rFonts w:cs="Arial"/>
          <w:b/>
          <w:bCs/>
          <w:sz w:val="28"/>
          <w:szCs w:val="28"/>
          <w:rPrChange w:id="1458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</w:pPr>
      <w:r w:rsidRPr="0089049F">
        <w:rPr>
          <w:rFonts w:cs="Arial"/>
          <w:b/>
          <w:bCs/>
          <w:sz w:val="28"/>
          <w:szCs w:val="28"/>
          <w:rPrChange w:id="1459" w:author="Teera Piyakunakorn" w:date="2013-06-30T20:08:00Z">
            <w:rPr>
              <w:rFonts w:cs="Arial"/>
              <w:b/>
              <w:bCs/>
              <w:sz w:val="28"/>
              <w:szCs w:val="28"/>
              <w:lang w:val="en-US"/>
            </w:rPr>
          </w:rPrChange>
        </w:rPr>
        <w:t>Task 4: Shopping Bag</w:t>
      </w:r>
      <w:r w:rsidRPr="0089049F">
        <w:rPr>
          <w:rPrChange w:id="1460" w:author="Teera Piyakunakorn" w:date="2013-06-30T20:08:00Z">
            <w:rPr/>
          </w:rPrChange>
        </w:rPr>
        <w:t xml:space="preserve"> </w:t>
      </w:r>
    </w:p>
    <w:p w14:paraId="610D6E12" w14:textId="05663FBB" w:rsidR="00B554E4" w:rsidRPr="0089049F" w:rsidRDefault="00B554E4" w:rsidP="006D3605">
      <w:pPr>
        <w:rPr>
          <w:rFonts w:cs="Arial"/>
          <w:szCs w:val="20"/>
          <w:rPrChange w:id="1461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462" w:author="Teera Piyakunakorn" w:date="2013-06-30T20:08:00Z">
            <w:rPr>
              <w:rFonts w:cs="Arial"/>
              <w:szCs w:val="20"/>
              <w:lang w:val="en-US"/>
            </w:rPr>
          </w:rPrChange>
        </w:rPr>
        <w:t>Create a</w:t>
      </w:r>
      <w:r w:rsidR="00102B53" w:rsidRPr="0089049F">
        <w:rPr>
          <w:rFonts w:cs="Arial"/>
          <w:szCs w:val="20"/>
          <w:rPrChange w:id="146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89049F">
        <w:rPr>
          <w:rFonts w:cs="Arial"/>
          <w:szCs w:val="20"/>
          <w:rPrChange w:id="146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full </w:t>
      </w:r>
      <w:del w:id="1465" w:author="Wolfgang J. Toechterle" w:date="2013-06-22T11:52:00Z">
        <w:r w:rsidRPr="0089049F" w:rsidDel="00510F1B">
          <w:rPr>
            <w:rFonts w:cs="Arial"/>
            <w:szCs w:val="20"/>
            <w:rPrChange w:id="146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color</w:delText>
        </w:r>
      </w:del>
      <w:ins w:id="1467" w:author="Wolfgang J. Toechterle" w:date="2013-06-22T11:52:00Z">
        <w:r w:rsidR="00510F1B" w:rsidRPr="0089049F">
          <w:rPr>
            <w:rFonts w:cs="Arial"/>
            <w:szCs w:val="20"/>
            <w:rPrChange w:id="1468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="00E36990" w:rsidRPr="0089049F">
        <w:rPr>
          <w:rPrChange w:id="1469" w:author="Teera Piyakunakorn" w:date="2013-06-30T20:08:00Z">
            <w:rPr/>
          </w:rPrChange>
        </w:rPr>
        <w:t xml:space="preserve"> (CMYK)</w:t>
      </w:r>
      <w:r w:rsidRPr="0089049F">
        <w:rPr>
          <w:rFonts w:cs="Arial"/>
          <w:szCs w:val="20"/>
          <w:rPrChange w:id="1470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, two-sided shopping bag </w:t>
      </w:r>
      <w:r w:rsidR="006D3605" w:rsidRPr="0089049F">
        <w:rPr>
          <w:rFonts w:cs="Arial"/>
          <w:szCs w:val="20"/>
          <w:rPrChange w:id="1471" w:author="Teera Piyakunakorn" w:date="2013-06-30T20:08:00Z">
            <w:rPr>
              <w:rFonts w:cs="Arial"/>
              <w:szCs w:val="20"/>
              <w:lang w:val="en-US"/>
            </w:rPr>
          </w:rPrChange>
        </w:rPr>
        <w:t>for t</w:t>
      </w:r>
      <w:r w:rsidRPr="0089049F">
        <w:rPr>
          <w:rFonts w:cs="Arial"/>
          <w:szCs w:val="20"/>
          <w:rPrChange w:id="147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he museum shop. </w:t>
      </w:r>
      <w:r w:rsidR="006D3605" w:rsidRPr="0089049F">
        <w:rPr>
          <w:rFonts w:cs="Arial"/>
          <w:szCs w:val="20"/>
          <w:rPrChange w:id="1473" w:author="Teera Piyakunakorn" w:date="2013-06-30T20:08:00Z">
            <w:rPr>
              <w:rFonts w:cs="Arial"/>
              <w:szCs w:val="20"/>
              <w:lang w:val="en-US"/>
            </w:rPr>
          </w:rPrChange>
        </w:rPr>
        <w:t>It’s a redesign of an existing bag therefor</w:t>
      </w:r>
      <w:ins w:id="1474" w:author="Kinder" w:date="2013-06-29T12:04:00Z">
        <w:r w:rsidR="00294763" w:rsidRPr="0089049F">
          <w:rPr>
            <w:rFonts w:cs="Arial"/>
            <w:szCs w:val="20"/>
            <w:rPrChange w:id="1475" w:author="Teera Piyakunakorn" w:date="2013-06-30T20:08:00Z">
              <w:rPr>
                <w:rFonts w:cs="Arial"/>
                <w:szCs w:val="20"/>
              </w:rPr>
            </w:rPrChange>
          </w:rPr>
          <w:t>e</w:t>
        </w:r>
      </w:ins>
      <w:ins w:id="1476" w:author="Kinder" w:date="2013-06-29T12:05:00Z">
        <w:r w:rsidR="00C27E59" w:rsidRPr="0089049F">
          <w:rPr>
            <w:rFonts w:cs="Arial"/>
            <w:szCs w:val="20"/>
            <w:rPrChange w:id="1477" w:author="Teera Piyakunakorn" w:date="2013-06-30T20:08:00Z">
              <w:rPr>
                <w:rFonts w:cs="Arial"/>
                <w:szCs w:val="20"/>
              </w:rPr>
            </w:rPrChange>
          </w:rPr>
          <w:t>, the size</w:t>
        </w:r>
      </w:ins>
      <w:ins w:id="1478" w:author="Kinder" w:date="2013-06-29T12:06:00Z">
        <w:r w:rsidR="00C27E59" w:rsidRPr="0089049F">
          <w:rPr>
            <w:rFonts w:cs="Arial"/>
            <w:szCs w:val="20"/>
            <w:rPrChange w:id="1479" w:author="Teera Piyakunakorn" w:date="2013-06-30T20:08:00Z">
              <w:rPr>
                <w:rFonts w:cs="Arial"/>
                <w:szCs w:val="20"/>
              </w:rPr>
            </w:rPrChange>
          </w:rPr>
          <w:t xml:space="preserve"> of the bag</w:t>
        </w:r>
      </w:ins>
      <w:ins w:id="1480" w:author="Kinder" w:date="2013-06-29T12:05:00Z">
        <w:r w:rsidR="00C27E59" w:rsidRPr="0089049F">
          <w:rPr>
            <w:rFonts w:cs="Arial"/>
            <w:szCs w:val="20"/>
            <w:rPrChange w:id="1481" w:author="Teera Piyakunakorn" w:date="2013-06-30T20:08:00Z">
              <w:rPr>
                <w:rFonts w:cs="Arial"/>
                <w:szCs w:val="20"/>
              </w:rPr>
            </w:rPrChange>
          </w:rPr>
          <w:t xml:space="preserve"> </w:t>
        </w:r>
      </w:ins>
      <w:del w:id="1482" w:author="Kinder" w:date="2013-06-29T12:05:00Z">
        <w:r w:rsidR="006D3605" w:rsidRPr="0089049F" w:rsidDel="00C27E59">
          <w:rPr>
            <w:rFonts w:cs="Arial"/>
            <w:szCs w:val="20"/>
            <w:rPrChange w:id="148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form </w:delText>
        </w:r>
      </w:del>
      <w:r w:rsidR="006D3605" w:rsidRPr="0089049F">
        <w:rPr>
          <w:rFonts w:cs="Arial"/>
          <w:szCs w:val="20"/>
          <w:rPrChange w:id="1484" w:author="Teera Piyakunakorn" w:date="2013-06-30T20:08:00Z">
            <w:rPr>
              <w:rFonts w:cs="Arial"/>
              <w:szCs w:val="20"/>
              <w:lang w:val="en-US"/>
            </w:rPr>
          </w:rPrChange>
        </w:rPr>
        <w:t>and die cut</w:t>
      </w:r>
      <w:ins w:id="1485" w:author="Kinder" w:date="2013-06-29T12:06:00Z">
        <w:r w:rsidR="00C27E59" w:rsidRPr="0089049F">
          <w:rPr>
            <w:rFonts w:cs="Arial"/>
            <w:szCs w:val="20"/>
            <w:rPrChange w:id="1486" w:author="Teera Piyakunakorn" w:date="2013-06-30T20:08:00Z">
              <w:rPr>
                <w:rFonts w:cs="Arial"/>
                <w:szCs w:val="20"/>
              </w:rPr>
            </w:rPrChange>
          </w:rPr>
          <w:t>s</w:t>
        </w:r>
      </w:ins>
      <w:r w:rsidR="006D3605" w:rsidRPr="0089049F">
        <w:rPr>
          <w:rFonts w:cs="Arial"/>
          <w:szCs w:val="20"/>
          <w:rPrChange w:id="148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are given. Due to the many international visitors the German and the English </w:t>
      </w:r>
      <w:ins w:id="1488" w:author="Kinder" w:date="2013-06-30T08:58:00Z">
        <w:r w:rsidR="00BB5003" w:rsidRPr="0089049F">
          <w:rPr>
            <w:rFonts w:cs="Arial"/>
            <w:szCs w:val="20"/>
            <w:rPrChange w:id="1489" w:author="Teera Piyakunakorn" w:date="2013-06-30T20:08:00Z">
              <w:rPr>
                <w:rFonts w:cs="Arial"/>
                <w:szCs w:val="20"/>
              </w:rPr>
            </w:rPrChange>
          </w:rPr>
          <w:t xml:space="preserve">Logo </w:t>
        </w:r>
      </w:ins>
      <w:r w:rsidR="006D3605" w:rsidRPr="0089049F">
        <w:rPr>
          <w:rFonts w:cs="Arial"/>
          <w:szCs w:val="20"/>
          <w:rPrChange w:id="1490" w:author="Teera Piyakunakorn" w:date="2013-06-30T20:08:00Z">
            <w:rPr>
              <w:rFonts w:cs="Arial"/>
              <w:szCs w:val="20"/>
              <w:lang w:val="en-US"/>
            </w:rPr>
          </w:rPrChange>
        </w:rPr>
        <w:t>version</w:t>
      </w:r>
      <w:del w:id="1491" w:author="Kinder" w:date="2013-06-30T08:58:00Z">
        <w:r w:rsidR="00341765" w:rsidRPr="0089049F" w:rsidDel="00BB5003">
          <w:rPr>
            <w:rFonts w:cs="Arial"/>
            <w:szCs w:val="20"/>
            <w:rPrChange w:id="149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Logo</w:delText>
        </w:r>
      </w:del>
      <w:r w:rsidR="00341765" w:rsidRPr="0089049F">
        <w:rPr>
          <w:rFonts w:cs="Arial"/>
          <w:szCs w:val="20"/>
          <w:rPrChange w:id="149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  <w:r w:rsidR="006D3605" w:rsidRPr="0089049F">
        <w:rPr>
          <w:rFonts w:cs="Arial"/>
          <w:szCs w:val="20"/>
          <w:rPrChange w:id="1494" w:author="Teera Piyakunakorn" w:date="2013-06-30T20:08:00Z">
            <w:rPr>
              <w:rFonts w:cs="Arial"/>
              <w:szCs w:val="20"/>
              <w:lang w:val="en-US"/>
            </w:rPr>
          </w:rPrChange>
        </w:rPr>
        <w:t>must be represented on the bag.</w:t>
      </w:r>
      <w:r w:rsidR="00E36990" w:rsidRPr="0089049F">
        <w:rPr>
          <w:rPrChange w:id="1495" w:author="Teera Piyakunakorn" w:date="2013-06-30T20:08:00Z">
            <w:rPr/>
          </w:rPrChange>
        </w:rPr>
        <w:t xml:space="preserve"> </w:t>
      </w:r>
      <w:del w:id="1496" w:author="Kinder" w:date="2013-06-30T08:58:00Z">
        <w:r w:rsidR="00C52EAA" w:rsidRPr="0089049F" w:rsidDel="00BB5003">
          <w:rPr>
            <w:rPrChange w:id="1497" w:author="Teera Piyakunakorn" w:date="2013-06-30T20:08:00Z">
              <w:rPr/>
            </w:rPrChange>
          </w:rPr>
          <w:delText>Also t</w:delText>
        </w:r>
      </w:del>
      <w:ins w:id="1498" w:author="Kinder" w:date="2013-06-30T08:58:00Z">
        <w:r w:rsidR="00BB5003" w:rsidRPr="0089049F">
          <w:rPr>
            <w:rPrChange w:id="1499" w:author="Teera Piyakunakorn" w:date="2013-06-30T20:08:00Z">
              <w:rPr/>
            </w:rPrChange>
          </w:rPr>
          <w:t>T</w:t>
        </w:r>
      </w:ins>
      <w:r w:rsidR="00C52EAA" w:rsidRPr="0089049F">
        <w:rPr>
          <w:rPrChange w:id="1500" w:author="Teera Piyakunakorn" w:date="2013-06-30T20:08:00Z">
            <w:rPr/>
          </w:rPrChange>
        </w:rPr>
        <w:t xml:space="preserve">he </w:t>
      </w:r>
      <w:r w:rsidR="00E36990" w:rsidRPr="0089049F">
        <w:rPr>
          <w:rPrChange w:id="1501" w:author="Teera Piyakunakorn" w:date="2013-06-30T20:08:00Z">
            <w:rPr/>
          </w:rPrChange>
        </w:rPr>
        <w:t xml:space="preserve">customer requires you to use a spot varnish on </w:t>
      </w:r>
      <w:del w:id="1502" w:author="Kinder" w:date="2013-06-30T08:58:00Z">
        <w:r w:rsidR="00E36990" w:rsidRPr="0089049F" w:rsidDel="00BB5003">
          <w:rPr>
            <w:rPrChange w:id="1503" w:author="Teera Piyakunakorn" w:date="2013-06-30T20:08:00Z">
              <w:rPr/>
            </w:rPrChange>
          </w:rPr>
          <w:delText>the</w:delText>
        </w:r>
        <w:r w:rsidR="00C52EAA" w:rsidRPr="0089049F" w:rsidDel="00BB5003">
          <w:rPr>
            <w:rPrChange w:id="1504" w:author="Teera Piyakunakorn" w:date="2013-06-30T20:08:00Z">
              <w:rPr/>
            </w:rPrChange>
          </w:rPr>
          <w:delText xml:space="preserve"> </w:delText>
        </w:r>
      </w:del>
      <w:r w:rsidR="00C52EAA" w:rsidRPr="0089049F">
        <w:rPr>
          <w:rPrChange w:id="1505" w:author="Teera Piyakunakorn" w:date="2013-06-30T20:08:00Z">
            <w:rPr/>
          </w:rPrChange>
        </w:rPr>
        <w:t>both versions of the</w:t>
      </w:r>
      <w:r w:rsidR="00E36990" w:rsidRPr="0089049F">
        <w:rPr>
          <w:rPrChange w:id="1506" w:author="Teera Piyakunakorn" w:date="2013-06-30T20:08:00Z">
            <w:rPr/>
          </w:rPrChange>
        </w:rPr>
        <w:t xml:space="preserve"> </w:t>
      </w:r>
      <w:r w:rsidR="00C52EAA" w:rsidRPr="0089049F">
        <w:rPr>
          <w:rPrChange w:id="1507" w:author="Teera Piyakunakorn" w:date="2013-06-30T20:08:00Z">
            <w:rPr/>
          </w:rPrChange>
        </w:rPr>
        <w:t>Logo</w:t>
      </w:r>
      <w:r w:rsidR="00E36990" w:rsidRPr="0089049F">
        <w:rPr>
          <w:rPrChange w:id="1508" w:author="Teera Piyakunakorn" w:date="2013-06-30T20:08:00Z">
            <w:rPr/>
          </w:rPrChange>
        </w:rPr>
        <w:t>.</w:t>
      </w:r>
    </w:p>
    <w:p w14:paraId="2FC2F4D2" w14:textId="77777777" w:rsidR="00B45946" w:rsidRPr="0089049F" w:rsidRDefault="00B45946" w:rsidP="00B45946">
      <w:pPr>
        <w:rPr>
          <w:rPrChange w:id="1509" w:author="Teera Piyakunakorn" w:date="2013-06-30T20:08:00Z">
            <w:rPr>
              <w:lang w:val="en-US"/>
            </w:rPr>
          </w:rPrChange>
        </w:rPr>
      </w:pPr>
    </w:p>
    <w:p w14:paraId="0795ECC9" w14:textId="77777777" w:rsidR="00B45946" w:rsidRPr="0089049F" w:rsidRDefault="00B45946" w:rsidP="00B45946">
      <w:pPr>
        <w:rPr>
          <w:b/>
          <w:szCs w:val="20"/>
          <w:rPrChange w:id="1510" w:author="Teera Piyakunakorn" w:date="2013-06-30T20:08:00Z">
            <w:rPr>
              <w:b/>
              <w:szCs w:val="20"/>
              <w:lang w:val="en-US"/>
            </w:rPr>
          </w:rPrChange>
        </w:rPr>
      </w:pPr>
      <w:r w:rsidRPr="0089049F">
        <w:rPr>
          <w:b/>
          <w:szCs w:val="20"/>
          <w:rPrChange w:id="1511" w:author="Teera Piyakunakorn" w:date="2013-06-30T20:08:00Z">
            <w:rPr>
              <w:b/>
              <w:szCs w:val="20"/>
              <w:lang w:val="en-US"/>
            </w:rPr>
          </w:rPrChange>
        </w:rPr>
        <w:t xml:space="preserve">Required elements </w:t>
      </w:r>
    </w:p>
    <w:p w14:paraId="1DA99730" w14:textId="77777777" w:rsidR="00B45946" w:rsidRPr="0089049F" w:rsidRDefault="00B45946" w:rsidP="00B45946">
      <w:pPr>
        <w:rPr>
          <w:rPrChange w:id="1512" w:author="Teera Piyakunakorn" w:date="2013-06-30T20:08:00Z">
            <w:rPr>
              <w:lang w:val="en-US"/>
            </w:rPr>
          </w:rPrChange>
        </w:rPr>
      </w:pPr>
    </w:p>
    <w:p w14:paraId="0E19E0CF" w14:textId="77777777" w:rsidR="00B45946" w:rsidRPr="0089049F" w:rsidRDefault="00B45946" w:rsidP="00B45946">
      <w:pPr>
        <w:widowControl w:val="0"/>
        <w:autoSpaceDE w:val="0"/>
        <w:autoSpaceDN w:val="0"/>
        <w:adjustRightInd w:val="0"/>
        <w:rPr>
          <w:rPrChange w:id="1513" w:author="Teera Piyakunakorn" w:date="2013-06-30T20:08:00Z">
            <w:rPr>
              <w:lang w:val="en-US"/>
            </w:rPr>
          </w:rPrChange>
        </w:rPr>
      </w:pPr>
      <w:r w:rsidRPr="0089049F">
        <w:rPr>
          <w:rPrChange w:id="1514" w:author="Teera Piyakunakorn" w:date="2013-06-30T20:08:00Z">
            <w:rPr>
              <w:lang w:val="en-US"/>
            </w:rPr>
          </w:rPrChange>
        </w:rPr>
        <w:t xml:space="preserve">Given text: </w:t>
      </w:r>
    </w:p>
    <w:p w14:paraId="08585430" w14:textId="77777777" w:rsidR="00B45946" w:rsidRPr="0089049F" w:rsidRDefault="00B45946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Cs w:val="20"/>
          <w:rPrChange w:id="1515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1516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Between technology and art</w:t>
      </w:r>
    </w:p>
    <w:p w14:paraId="34FCF816" w14:textId="67C6422D" w:rsidR="00A41992" w:rsidRPr="0089049F" w:rsidRDefault="00A41992" w:rsidP="00B45946">
      <w:pPr>
        <w:widowControl w:val="0"/>
        <w:autoSpaceDE w:val="0"/>
        <w:autoSpaceDN w:val="0"/>
        <w:adjustRightInd w:val="0"/>
        <w:rPr>
          <w:rFonts w:ascii="Times New Roman" w:hAnsi="Times New Roman" w:cs="Times New Roman"/>
          <w:sz w:val="22"/>
          <w:rPrChange w:id="1517" w:author="Teera Piyakunakorn" w:date="2013-06-30T20:08:00Z">
            <w:rPr>
              <w:rFonts w:ascii="Times New Roman" w:hAnsi="Times New Roman" w:cs="Times New Roman"/>
              <w:sz w:val="22"/>
              <w:lang w:val="en-US"/>
            </w:rPr>
          </w:rPrChange>
        </w:rPr>
      </w:pPr>
      <w:r w:rsidRPr="0089049F">
        <w:rPr>
          <w:rFonts w:ascii="Times New Roman" w:hAnsi="Times New Roman" w:cs="Times New Roman"/>
          <w:szCs w:val="20"/>
          <w:rPrChange w:id="1518" w:author="Teera Piyakunakorn" w:date="2013-06-30T20:08:00Z">
            <w:rPr>
              <w:rFonts w:ascii="Times New Roman" w:hAnsi="Times New Roman" w:cs="Times New Roman"/>
              <w:szCs w:val="20"/>
              <w:lang w:val="en-US"/>
            </w:rPr>
          </w:rPrChange>
        </w:rPr>
        <w:t>www.druckkunst-museum.de</w:t>
      </w:r>
    </w:p>
    <w:p w14:paraId="085BC183" w14:textId="77777777" w:rsidR="00B45946" w:rsidRPr="0089049F" w:rsidRDefault="00B45946" w:rsidP="00B45946">
      <w:pPr>
        <w:widowControl w:val="0"/>
        <w:autoSpaceDE w:val="0"/>
        <w:autoSpaceDN w:val="0"/>
        <w:adjustRightInd w:val="0"/>
        <w:rPr>
          <w:rPrChange w:id="1519" w:author="Teera Piyakunakorn" w:date="2013-06-30T20:08:00Z">
            <w:rPr>
              <w:lang w:val="en-US"/>
            </w:rPr>
          </w:rPrChange>
        </w:rPr>
      </w:pPr>
    </w:p>
    <w:p w14:paraId="111BAF05" w14:textId="3D42F6EA" w:rsidR="00B45946" w:rsidRPr="0089049F" w:rsidRDefault="00B45946" w:rsidP="00B45946">
      <w:pPr>
        <w:rPr>
          <w:rPrChange w:id="1520" w:author="Teera Piyakunakorn" w:date="2013-06-30T20:08:00Z">
            <w:rPr>
              <w:lang w:val="en-US"/>
            </w:rPr>
          </w:rPrChange>
        </w:rPr>
      </w:pPr>
      <w:r w:rsidRPr="0089049F">
        <w:rPr>
          <w:rPrChange w:id="1521" w:author="Teera Piyakunakorn" w:date="2013-06-30T20:08:00Z">
            <w:rPr>
              <w:lang w:val="en-US"/>
            </w:rPr>
          </w:rPrChange>
        </w:rPr>
        <w:t>Logo</w:t>
      </w:r>
      <w:del w:id="1522" w:author="Kinder" w:date="2013-06-29T12:07:00Z">
        <w:r w:rsidR="00E4223D" w:rsidRPr="0089049F" w:rsidDel="00C27E59">
          <w:rPr>
            <w:rPrChange w:id="1523" w:author="Teera Piyakunakorn" w:date="2013-06-30T20:08:00Z">
              <w:rPr>
                <w:lang w:val="en-US"/>
              </w:rPr>
            </w:rPrChange>
          </w:rPr>
          <w:delText xml:space="preserve"> </w:delText>
        </w:r>
      </w:del>
      <w:ins w:id="1524" w:author="Kinder" w:date="2013-06-29T12:07:00Z">
        <w:r w:rsidR="00C27E59" w:rsidRPr="0089049F">
          <w:rPr>
            <w:rPrChange w:id="1525" w:author="Teera Piyakunakorn" w:date="2013-06-30T20:08:00Z">
              <w:rPr/>
            </w:rPrChange>
          </w:rPr>
          <w:t xml:space="preserve">: Both </w:t>
        </w:r>
      </w:ins>
      <w:del w:id="1526" w:author="Kinder" w:date="2013-06-29T12:07:00Z">
        <w:r w:rsidR="00E4223D" w:rsidRPr="0089049F" w:rsidDel="00C27E59">
          <w:rPr>
            <w:rPrChange w:id="1527" w:author="Teera Piyakunakorn" w:date="2013-06-30T20:08:00Z">
              <w:rPr>
                <w:lang w:val="en-US"/>
              </w:rPr>
            </w:rPrChange>
          </w:rPr>
          <w:delText xml:space="preserve">in </w:delText>
        </w:r>
      </w:del>
      <w:r w:rsidR="00E4223D" w:rsidRPr="0089049F">
        <w:rPr>
          <w:rPrChange w:id="1528" w:author="Teera Piyakunakorn" w:date="2013-06-30T20:08:00Z">
            <w:rPr>
              <w:lang w:val="en-US"/>
            </w:rPr>
          </w:rPrChange>
        </w:rPr>
        <w:t>English</w:t>
      </w:r>
      <w:ins w:id="1529" w:author="Kinder" w:date="2013-06-29T12:07:00Z">
        <w:r w:rsidR="00C27E59" w:rsidRPr="0089049F">
          <w:rPr>
            <w:b/>
            <w:rPrChange w:id="1530" w:author="Teera Piyakunakorn" w:date="2013-06-30T20:08:00Z">
              <w:rPr>
                <w:b/>
              </w:rPr>
            </w:rPrChange>
          </w:rPr>
          <w:t xml:space="preserve"> and</w:t>
        </w:r>
      </w:ins>
      <w:del w:id="1531" w:author="Kinder" w:date="2013-06-29T12:07:00Z">
        <w:r w:rsidR="00E4223D" w:rsidRPr="0089049F" w:rsidDel="00C27E59">
          <w:rPr>
            <w:rPrChange w:id="1532" w:author="Teera Piyakunakorn" w:date="2013-06-30T20:08:00Z">
              <w:rPr>
                <w:lang w:val="en-US"/>
              </w:rPr>
            </w:rPrChange>
          </w:rPr>
          <w:delText xml:space="preserve"> </w:delText>
        </w:r>
        <w:r w:rsidR="00E4223D" w:rsidRPr="0089049F" w:rsidDel="00C27E59">
          <w:rPr>
            <w:b/>
            <w:rPrChange w:id="1533" w:author="Teera Piyakunakorn" w:date="2013-06-30T20:08:00Z">
              <w:rPr>
                <w:b/>
                <w:lang w:val="en-US"/>
              </w:rPr>
            </w:rPrChange>
          </w:rPr>
          <w:delText>AND</w:delText>
        </w:r>
      </w:del>
      <w:r w:rsidR="00E4223D" w:rsidRPr="0089049F">
        <w:rPr>
          <w:rPrChange w:id="1534" w:author="Teera Piyakunakorn" w:date="2013-06-30T20:08:00Z">
            <w:rPr>
              <w:lang w:val="en-US"/>
            </w:rPr>
          </w:rPrChange>
        </w:rPr>
        <w:t xml:space="preserve"> </w:t>
      </w:r>
      <w:del w:id="1535" w:author="Kinder" w:date="2013-06-29T12:07:00Z">
        <w:r w:rsidR="00E4223D" w:rsidRPr="0089049F" w:rsidDel="00C27E59">
          <w:rPr>
            <w:rPrChange w:id="1536" w:author="Teera Piyakunakorn" w:date="2013-06-30T20:08:00Z">
              <w:rPr>
                <w:lang w:val="en-US"/>
              </w:rPr>
            </w:rPrChange>
          </w:rPr>
          <w:delText xml:space="preserve">in </w:delText>
        </w:r>
      </w:del>
      <w:r w:rsidR="00E4223D" w:rsidRPr="0089049F">
        <w:rPr>
          <w:rPrChange w:id="1537" w:author="Teera Piyakunakorn" w:date="2013-06-30T20:08:00Z">
            <w:rPr>
              <w:lang w:val="en-US"/>
            </w:rPr>
          </w:rPrChange>
        </w:rPr>
        <w:t>German Version</w:t>
      </w:r>
      <w:r w:rsidR="00C52EAA" w:rsidRPr="0089049F">
        <w:rPr>
          <w:rPrChange w:id="1538" w:author="Teera Piyakunakorn" w:date="2013-06-30T20:08:00Z">
            <w:rPr>
              <w:lang w:val="en-US"/>
            </w:rPr>
          </w:rPrChange>
        </w:rPr>
        <w:t xml:space="preserve"> </w:t>
      </w:r>
      <w:ins w:id="1539" w:author="Kinder" w:date="2013-06-29T12:07:00Z">
        <w:r w:rsidR="00C27E59" w:rsidRPr="0089049F">
          <w:rPr>
            <w:rPrChange w:id="1540" w:author="Teera Piyakunakorn" w:date="2013-06-30T20:08:00Z">
              <w:rPr/>
            </w:rPrChange>
          </w:rPr>
          <w:t>with</w:t>
        </w:r>
      </w:ins>
      <w:del w:id="1541" w:author="Kinder" w:date="2013-06-29T12:07:00Z">
        <w:r w:rsidR="00F40D39" w:rsidRPr="0089049F" w:rsidDel="00C27E59">
          <w:rPr>
            <w:rPrChange w:id="1542" w:author="Teera Piyakunakorn" w:date="2013-06-30T20:08:00Z">
              <w:rPr>
                <w:lang w:val="en-US"/>
              </w:rPr>
            </w:rPrChange>
          </w:rPr>
          <w:delText>+</w:delText>
        </w:r>
      </w:del>
      <w:r w:rsidR="00F40D39" w:rsidRPr="0089049F">
        <w:rPr>
          <w:rPrChange w:id="1543" w:author="Teera Piyakunakorn" w:date="2013-06-30T20:08:00Z">
            <w:rPr>
              <w:lang w:val="en-US"/>
            </w:rPr>
          </w:rPrChange>
        </w:rPr>
        <w:t xml:space="preserve"> spot Varnish</w:t>
      </w:r>
    </w:p>
    <w:p w14:paraId="09F0D324" w14:textId="3DD87EC3" w:rsidR="00F40D39" w:rsidRPr="0089049F" w:rsidRDefault="00F40D39" w:rsidP="00F40D39">
      <w:pPr>
        <w:rPr>
          <w:rPrChange w:id="1544" w:author="Teera Piyakunakorn" w:date="2013-06-30T20:08:00Z">
            <w:rPr/>
          </w:rPrChange>
        </w:rPr>
      </w:pPr>
      <w:del w:id="1545" w:author="Kinder" w:date="2013-06-29T12:09:00Z">
        <w:r w:rsidRPr="0089049F" w:rsidDel="00C27E59">
          <w:rPr>
            <w:rPrChange w:id="1546" w:author="Teera Piyakunakorn" w:date="2013-06-30T20:08:00Z">
              <w:rPr/>
            </w:rPrChange>
          </w:rPr>
          <w:delText>Varnish</w:delText>
        </w:r>
      </w:del>
      <w:del w:id="1547" w:author="Kinder" w:date="2013-06-29T12:11:00Z">
        <w:r w:rsidRPr="0089049F" w:rsidDel="00C27E59">
          <w:rPr>
            <w:rPrChange w:id="1548" w:author="Teera Piyakunakorn" w:date="2013-06-30T20:08:00Z">
              <w:rPr/>
            </w:rPrChange>
          </w:rPr>
          <w:delText>:</w:delText>
        </w:r>
      </w:del>
      <w:ins w:id="1549" w:author="Kinder" w:date="2013-06-29T12:11:00Z">
        <w:r w:rsidR="00C27E59" w:rsidRPr="0089049F">
          <w:rPr>
            <w:rPrChange w:id="1550" w:author="Teera Piyakunakorn" w:date="2013-06-30T20:08:00Z">
              <w:rPr/>
            </w:rPrChange>
          </w:rPr>
          <w:t xml:space="preserve">The indication of the varnish </w:t>
        </w:r>
      </w:ins>
      <w:del w:id="1551" w:author="Kinder" w:date="2013-06-29T12:11:00Z">
        <w:r w:rsidRPr="0089049F" w:rsidDel="00C27E59">
          <w:rPr>
            <w:rPrChange w:id="1552" w:author="Teera Piyakunakorn" w:date="2013-06-30T20:08:00Z">
              <w:rPr/>
            </w:rPrChange>
          </w:rPr>
          <w:delText xml:space="preserve"> </w:delText>
        </w:r>
      </w:del>
      <w:ins w:id="1553" w:author="Kinder" w:date="2013-06-29T12:11:00Z">
        <w:r w:rsidR="00C27E59" w:rsidRPr="0089049F">
          <w:rPr>
            <w:rPrChange w:id="1554" w:author="Teera Piyakunakorn" w:date="2013-06-30T20:08:00Z">
              <w:rPr/>
            </w:rPrChange>
          </w:rPr>
          <w:t>m</w:t>
        </w:r>
      </w:ins>
      <w:del w:id="1555" w:author="Kinder" w:date="2013-06-29T12:11:00Z">
        <w:r w:rsidRPr="0089049F" w:rsidDel="00C27E59">
          <w:rPr>
            <w:rPrChange w:id="1556" w:author="Teera Piyakunakorn" w:date="2013-06-30T20:08:00Z">
              <w:rPr/>
            </w:rPrChange>
          </w:rPr>
          <w:delText>M</w:delText>
        </w:r>
      </w:del>
      <w:r w:rsidRPr="0089049F">
        <w:rPr>
          <w:rPrChange w:id="1557" w:author="Teera Piyakunakorn" w:date="2013-06-30T20:08:00Z">
            <w:rPr/>
          </w:rPrChange>
        </w:rPr>
        <w:t xml:space="preserve">ust be named </w:t>
      </w:r>
      <w:ins w:id="1558" w:author="Kinder" w:date="2013-06-29T12:09:00Z">
        <w:r w:rsidR="00C27E59" w:rsidRPr="0089049F">
          <w:rPr>
            <w:rPrChange w:id="1559" w:author="Teera Piyakunakorn" w:date="2013-06-30T20:08:00Z">
              <w:rPr/>
            </w:rPrChange>
          </w:rPr>
          <w:t xml:space="preserve">as </w:t>
        </w:r>
      </w:ins>
      <w:r w:rsidRPr="0089049F">
        <w:rPr>
          <w:rPrChange w:id="1560" w:author="Teera Piyakunakorn" w:date="2013-06-30T20:08:00Z">
            <w:rPr/>
          </w:rPrChange>
        </w:rPr>
        <w:t>“Varnish”,</w:t>
      </w:r>
      <w:del w:id="1561" w:author="Kinder" w:date="2013-06-29T12:11:00Z">
        <w:r w:rsidRPr="0089049F" w:rsidDel="00C27E59">
          <w:rPr>
            <w:rPrChange w:id="1562" w:author="Teera Piyakunakorn" w:date="2013-06-30T20:08:00Z">
              <w:rPr/>
            </w:rPrChange>
          </w:rPr>
          <w:delText xml:space="preserve"> must be created</w:delText>
        </w:r>
      </w:del>
      <w:r w:rsidRPr="0089049F">
        <w:rPr>
          <w:rPrChange w:id="1563" w:author="Teera Piyakunakorn" w:date="2013-06-30T20:08:00Z">
            <w:rPr/>
          </w:rPrChange>
        </w:rPr>
        <w:t xml:space="preserve"> as a spot colour and it must be 100% black</w:t>
      </w:r>
    </w:p>
    <w:p w14:paraId="74841399" w14:textId="77777777" w:rsidR="00F40D39" w:rsidRPr="0089049F" w:rsidRDefault="00F40D39" w:rsidP="00B45946">
      <w:pPr>
        <w:rPr>
          <w:rPrChange w:id="1564" w:author="Teera Piyakunakorn" w:date="2013-06-30T20:08:00Z">
            <w:rPr>
              <w:lang w:val="en-US"/>
            </w:rPr>
          </w:rPrChange>
        </w:rPr>
      </w:pPr>
    </w:p>
    <w:p w14:paraId="471A8C15" w14:textId="1F09B95A" w:rsidR="00C52EAA" w:rsidRPr="0089049F" w:rsidRDefault="00B45946" w:rsidP="00B45946">
      <w:pPr>
        <w:rPr>
          <w:rPrChange w:id="1565" w:author="Teera Piyakunakorn" w:date="2013-06-30T20:08:00Z">
            <w:rPr>
              <w:lang w:val="en-US"/>
            </w:rPr>
          </w:rPrChange>
        </w:rPr>
      </w:pPr>
      <w:r w:rsidRPr="0089049F">
        <w:rPr>
          <w:rPrChange w:id="1566" w:author="Teera Piyakunakorn" w:date="2013-06-30T20:08:00Z">
            <w:rPr>
              <w:lang w:val="en-US"/>
            </w:rPr>
          </w:rPrChange>
        </w:rPr>
        <w:t>Font: no specification</w:t>
      </w:r>
    </w:p>
    <w:p w14:paraId="607CEDC0" w14:textId="09ADA2B1" w:rsidR="00C52EAA" w:rsidRPr="0089049F" w:rsidRDefault="00C52EAA" w:rsidP="00B45946">
      <w:pPr>
        <w:rPr>
          <w:rPrChange w:id="1567" w:author="Teera Piyakunakorn" w:date="2013-06-30T20:08:00Z">
            <w:rPr>
              <w:lang w:val="en-US"/>
            </w:rPr>
          </w:rPrChange>
        </w:rPr>
      </w:pPr>
      <w:r w:rsidRPr="0089049F">
        <w:rPr>
          <w:rPrChange w:id="1568" w:author="Teera Piyakunakorn" w:date="2013-06-30T20:08:00Z">
            <w:rPr>
              <w:lang w:val="en-US"/>
            </w:rPr>
          </w:rPrChange>
        </w:rPr>
        <w:t>Image</w:t>
      </w:r>
      <w:r w:rsidR="00041F11" w:rsidRPr="0089049F">
        <w:rPr>
          <w:rPrChange w:id="1569" w:author="Teera Piyakunakorn" w:date="2013-06-30T20:08:00Z">
            <w:rPr>
              <w:lang w:val="en-US"/>
            </w:rPr>
          </w:rPrChange>
        </w:rPr>
        <w:t>s</w:t>
      </w:r>
      <w:r w:rsidRPr="0089049F">
        <w:rPr>
          <w:rPrChange w:id="1570" w:author="Teera Piyakunakorn" w:date="2013-06-30T20:08:00Z">
            <w:rPr/>
          </w:rPrChange>
        </w:rPr>
        <w:t xml:space="preserve">: </w:t>
      </w:r>
      <w:ins w:id="1571" w:author="Kinder" w:date="2013-06-29T12:13:00Z">
        <w:r w:rsidR="00C27E59" w:rsidRPr="0089049F">
          <w:rPr>
            <w:rPrChange w:id="1572" w:author="Teera Piyakunakorn" w:date="2013-06-30T20:08:00Z">
              <w:rPr/>
            </w:rPrChange>
          </w:rPr>
          <w:t>Minimum 2 images must be used</w:t>
        </w:r>
      </w:ins>
      <w:ins w:id="1573" w:author="Wolfgang J. Toechterle" w:date="2013-05-20T21:30:00Z">
        <w:del w:id="1574" w:author="Kinder" w:date="2013-06-29T12:13:00Z">
          <w:r w:rsidR="00B82E92" w:rsidRPr="0089049F" w:rsidDel="00C27E59">
            <w:rPr>
              <w:rPrChange w:id="1575" w:author="Teera Piyakunakorn" w:date="2013-06-30T20:08:00Z">
                <w:rPr/>
              </w:rPrChange>
            </w:rPr>
            <w:delText>At least two of the at</w:delText>
          </w:r>
          <w:r w:rsidR="00EA5133" w:rsidRPr="0089049F" w:rsidDel="00C27E59">
            <w:rPr>
              <w:rPrChange w:id="1576" w:author="Teera Piyakunakorn" w:date="2013-06-30T20:08:00Z">
                <w:rPr/>
              </w:rPrChange>
            </w:rPr>
            <w:delText xml:space="preserve">tached images must be use. </w:delText>
          </w:r>
        </w:del>
      </w:ins>
      <w:ins w:id="1577" w:author="Kinder" w:date="2013-06-29T12:13:00Z">
        <w:r w:rsidR="00C27E59" w:rsidRPr="0089049F">
          <w:rPr>
            <w:rPrChange w:id="1578" w:author="Teera Piyakunakorn" w:date="2013-06-30T20:08:00Z">
              <w:rPr/>
            </w:rPrChange>
          </w:rPr>
          <w:t>, y</w:t>
        </w:r>
      </w:ins>
      <w:ins w:id="1579" w:author="Wolfgang J. Toechterle" w:date="2013-05-20T21:30:00Z">
        <w:del w:id="1580" w:author="Kinder" w:date="2013-06-29T12:13:00Z">
          <w:r w:rsidR="00EA5133" w:rsidRPr="0089049F" w:rsidDel="00C27E59">
            <w:rPr>
              <w:rPrChange w:id="1581" w:author="Teera Piyakunakorn" w:date="2013-06-30T20:08:00Z">
                <w:rPr/>
              </w:rPrChange>
            </w:rPr>
            <w:delText>Y</w:delText>
          </w:r>
        </w:del>
        <w:r w:rsidR="00EA5133" w:rsidRPr="0089049F">
          <w:rPr>
            <w:rPrChange w:id="1582" w:author="Teera Piyakunakorn" w:date="2013-06-30T20:08:00Z">
              <w:rPr/>
            </w:rPrChange>
          </w:rPr>
          <w:t>ou are</w:t>
        </w:r>
        <w:r w:rsidR="00B82E92" w:rsidRPr="0089049F">
          <w:rPr>
            <w:rPrChange w:id="1583" w:author="Teera Piyakunakorn" w:date="2013-06-30T20:08:00Z">
              <w:rPr/>
            </w:rPrChange>
          </w:rPr>
          <w:t xml:space="preserve"> free to use more.</w:t>
        </w:r>
        <w:r w:rsidR="00B82E92" w:rsidRPr="0089049F">
          <w:rPr>
            <w:rFonts w:ascii="Lucida Grande" w:hAnsi="Lucida Grande" w:cs="Lucida Grande"/>
            <w:szCs w:val="20"/>
            <w:rPrChange w:id="1584" w:author="Teera Piyakunakorn" w:date="2013-06-30T20:08:00Z">
              <w:rPr>
                <w:rFonts w:ascii="Lucida Grande" w:hAnsi="Lucida Grande" w:cs="Lucida Grande"/>
                <w:color w:val="000000"/>
                <w:szCs w:val="20"/>
                <w:lang w:val="en-US"/>
              </w:rPr>
            </w:rPrChange>
          </w:rPr>
          <w:t xml:space="preserve"> </w:t>
        </w:r>
      </w:ins>
      <w:del w:id="1585" w:author="Wolfgang J. Toechterle" w:date="2013-05-20T21:31:00Z">
        <w:r w:rsidR="00507333" w:rsidRPr="0089049F" w:rsidDel="00B82E92">
          <w:rPr>
            <w:rPrChange w:id="1586" w:author="Teera Piyakunakorn" w:date="2013-06-30T20:08:00Z">
              <w:rPr/>
            </w:rPrChange>
          </w:rPr>
          <w:delText xml:space="preserve">some </w:delText>
        </w:r>
        <w:r w:rsidR="00F40D39" w:rsidRPr="0089049F" w:rsidDel="00B82E92">
          <w:rPr>
            <w:rPrChange w:id="1587" w:author="Teera Piyakunakorn" w:date="2013-06-30T20:08:00Z">
              <w:rPr/>
            </w:rPrChange>
          </w:rPr>
          <w:delText>Museum images</w:delText>
        </w:r>
        <w:r w:rsidR="00507333" w:rsidRPr="0089049F" w:rsidDel="00B82E92">
          <w:rPr>
            <w:rPrChange w:id="1588" w:author="Teera Piyakunakorn" w:date="2013-06-30T20:08:00Z">
              <w:rPr/>
            </w:rPrChange>
          </w:rPr>
          <w:delText xml:space="preserve"> must be used </w:delText>
        </w:r>
        <w:r w:rsidR="00507333" w:rsidRPr="0089049F" w:rsidDel="00B82E92">
          <w:rPr>
            <w:b/>
            <w:rPrChange w:id="1589" w:author="Teera Piyakunakorn" w:date="2013-06-30T20:08:00Z">
              <w:rPr>
                <w:b/>
                <w:lang w:val="en-US"/>
              </w:rPr>
            </w:rPrChange>
          </w:rPr>
          <w:delText>(a</w:delText>
        </w:r>
        <w:r w:rsidRPr="0089049F" w:rsidDel="00B82E92">
          <w:rPr>
            <w:b/>
            <w:rPrChange w:id="1590" w:author="Teera Piyakunakorn" w:date="2013-06-30T20:08:00Z">
              <w:rPr>
                <w:b/>
                <w:lang w:val="en-US"/>
              </w:rPr>
            </w:rPrChange>
          </w:rPr>
          <w:delText>t least two</w:delText>
        </w:r>
        <w:r w:rsidRPr="0089049F" w:rsidDel="00B82E92">
          <w:rPr>
            <w:rPrChange w:id="1591" w:author="Teera Piyakunakorn" w:date="2013-06-30T20:08:00Z">
              <w:rPr>
                <w:lang w:val="en-US"/>
              </w:rPr>
            </w:rPrChange>
          </w:rPr>
          <w:delText xml:space="preserve"> </w:delText>
        </w:r>
        <w:r w:rsidR="00507333" w:rsidRPr="0089049F" w:rsidDel="00B82E92">
          <w:rPr>
            <w:rPrChange w:id="1592" w:author="Teera Piyakunakorn" w:date="2013-06-30T20:08:00Z">
              <w:rPr>
                <w:lang w:val="en-US"/>
              </w:rPr>
            </w:rPrChange>
          </w:rPr>
          <w:delText>of the attached images)</w:delText>
        </w:r>
      </w:del>
    </w:p>
    <w:p w14:paraId="7A88CE49" w14:textId="77777777" w:rsidR="00E4223D" w:rsidRPr="0089049F" w:rsidRDefault="00E4223D" w:rsidP="00B45946">
      <w:pPr>
        <w:rPr>
          <w:rPrChange w:id="1593" w:author="Teera Piyakunakorn" w:date="2013-06-30T20:08:00Z">
            <w:rPr>
              <w:lang w:val="en-US"/>
            </w:rPr>
          </w:rPrChange>
        </w:rPr>
      </w:pPr>
    </w:p>
    <w:p w14:paraId="01FCE14F" w14:textId="5D5C381D" w:rsidR="00E4223D" w:rsidRPr="0089049F" w:rsidRDefault="00E4223D" w:rsidP="00B45946">
      <w:pPr>
        <w:rPr>
          <w:rPrChange w:id="1594" w:author="Teera Piyakunakorn" w:date="2013-06-30T20:08:00Z">
            <w:rPr>
              <w:lang w:val="en-US"/>
            </w:rPr>
          </w:rPrChange>
        </w:rPr>
      </w:pPr>
      <w:proofErr w:type="spellStart"/>
      <w:r w:rsidRPr="0089049F">
        <w:rPr>
          <w:rPrChange w:id="1595" w:author="Teera Piyakunakorn" w:date="2013-06-30T20:08:00Z">
            <w:rPr>
              <w:lang w:val="en-US"/>
            </w:rPr>
          </w:rPrChange>
        </w:rPr>
        <w:t>Die</w:t>
      </w:r>
      <w:del w:id="1596" w:author="Kinder" w:date="2013-06-29T12:16:00Z">
        <w:r w:rsidRPr="0089049F" w:rsidDel="00322373">
          <w:rPr>
            <w:rPrChange w:id="1597" w:author="Teera Piyakunakorn" w:date="2013-06-30T20:08:00Z">
              <w:rPr>
                <w:lang w:val="en-US"/>
              </w:rPr>
            </w:rPrChange>
          </w:rPr>
          <w:delText xml:space="preserve"> </w:delText>
        </w:r>
      </w:del>
      <w:r w:rsidRPr="0089049F">
        <w:rPr>
          <w:rPrChange w:id="1598" w:author="Teera Piyakunakorn" w:date="2013-06-30T20:08:00Z">
            <w:rPr>
              <w:lang w:val="en-US"/>
            </w:rPr>
          </w:rPrChange>
        </w:rPr>
        <w:t>Cut</w:t>
      </w:r>
      <w:proofErr w:type="spellEnd"/>
      <w:r w:rsidRPr="0089049F">
        <w:rPr>
          <w:rPrChange w:id="1599" w:author="Teera Piyakunakorn" w:date="2013-06-30T20:08:00Z">
            <w:rPr>
              <w:lang w:val="en-US"/>
            </w:rPr>
          </w:rPrChange>
        </w:rPr>
        <w:t xml:space="preserve"> </w:t>
      </w:r>
    </w:p>
    <w:p w14:paraId="6D5EC24C" w14:textId="7B7D64E3" w:rsidR="00E4223D" w:rsidRPr="0089049F" w:rsidRDefault="00E4223D" w:rsidP="00B45946">
      <w:pPr>
        <w:rPr>
          <w:rPrChange w:id="1600" w:author="Teera Piyakunakorn" w:date="2013-06-30T20:08:00Z">
            <w:rPr>
              <w:lang w:val="en-US"/>
            </w:rPr>
          </w:rPrChange>
        </w:rPr>
      </w:pPr>
      <w:del w:id="1601" w:author="Kinder" w:date="2013-06-30T08:59:00Z">
        <w:r w:rsidRPr="0089049F" w:rsidDel="00BB5003">
          <w:rPr>
            <w:rPrChange w:id="1602" w:author="Teera Piyakunakorn" w:date="2013-06-30T20:08:00Z">
              <w:rPr>
                <w:lang w:val="en-US"/>
              </w:rPr>
            </w:rPrChange>
          </w:rPr>
          <w:delText>The competitor</w:delText>
        </w:r>
        <w:r w:rsidR="00C52EAA" w:rsidRPr="0089049F" w:rsidDel="00BB5003">
          <w:rPr>
            <w:rPrChange w:id="1603" w:author="Teera Piyakunakorn" w:date="2013-06-30T20:08:00Z">
              <w:rPr>
                <w:lang w:val="en-US"/>
              </w:rPr>
            </w:rPrChange>
          </w:rPr>
          <w:delText>s</w:delText>
        </w:r>
        <w:r w:rsidRPr="0089049F" w:rsidDel="00BB5003">
          <w:rPr>
            <w:rPrChange w:id="1604" w:author="Teera Piyakunakorn" w:date="2013-06-30T20:08:00Z">
              <w:rPr>
                <w:lang w:val="en-US"/>
              </w:rPr>
            </w:rPrChange>
          </w:rPr>
          <w:delText xml:space="preserve"> ha</w:delText>
        </w:r>
        <w:r w:rsidR="00C52EAA" w:rsidRPr="0089049F" w:rsidDel="00BB5003">
          <w:rPr>
            <w:rPrChange w:id="1605" w:author="Teera Piyakunakorn" w:date="2013-06-30T20:08:00Z">
              <w:rPr>
                <w:lang w:val="en-US"/>
              </w:rPr>
            </w:rPrChange>
          </w:rPr>
          <w:delText>ve</w:delText>
        </w:r>
        <w:r w:rsidRPr="0089049F" w:rsidDel="00BB5003">
          <w:rPr>
            <w:rPrChange w:id="1606" w:author="Teera Piyakunakorn" w:date="2013-06-30T20:08:00Z">
              <w:rPr>
                <w:lang w:val="en-US"/>
              </w:rPr>
            </w:rPrChange>
          </w:rPr>
          <w:delText xml:space="preserve"> to</w:delText>
        </w:r>
      </w:del>
      <w:ins w:id="1607" w:author="Kinder" w:date="2013-06-30T08:59:00Z">
        <w:r w:rsidR="00BB5003" w:rsidRPr="0089049F">
          <w:rPr>
            <w:rPrChange w:id="1608" w:author="Teera Piyakunakorn" w:date="2013-06-30T20:08:00Z">
              <w:rPr/>
            </w:rPrChange>
          </w:rPr>
          <w:t>You must</w:t>
        </w:r>
      </w:ins>
      <w:r w:rsidRPr="0089049F">
        <w:rPr>
          <w:rPrChange w:id="1609" w:author="Teera Piyakunakorn" w:date="2013-06-30T20:08:00Z">
            <w:rPr>
              <w:lang w:val="en-US"/>
            </w:rPr>
          </w:rPrChange>
        </w:rPr>
        <w:t xml:space="preserve"> use the given Die Cut “BAG_dieC</w:t>
      </w:r>
      <w:ins w:id="1610" w:author="Kinder" w:date="2013-06-29T12:14:00Z">
        <w:r w:rsidR="00C27E59" w:rsidRPr="0089049F">
          <w:rPr>
            <w:rPrChange w:id="1611" w:author="Teera Piyakunakorn" w:date="2013-06-30T20:08:00Z">
              <w:rPr/>
            </w:rPrChange>
          </w:rPr>
          <w:t>U</w:t>
        </w:r>
      </w:ins>
      <w:del w:id="1612" w:author="Kinder" w:date="2013-06-29T12:14:00Z">
        <w:r w:rsidRPr="0089049F" w:rsidDel="00C27E59">
          <w:rPr>
            <w:rPrChange w:id="1613" w:author="Teera Piyakunakorn" w:date="2013-06-30T20:08:00Z">
              <w:rPr>
                <w:lang w:val="en-US"/>
              </w:rPr>
            </w:rPrChange>
          </w:rPr>
          <w:delText>A</w:delText>
        </w:r>
      </w:del>
      <w:r w:rsidRPr="0089049F">
        <w:rPr>
          <w:rPrChange w:id="1614" w:author="Teera Piyakunakorn" w:date="2013-06-30T20:08:00Z">
            <w:rPr>
              <w:lang w:val="en-US"/>
            </w:rPr>
          </w:rPrChange>
        </w:rPr>
        <w:t xml:space="preserve">T.ai”. An example of the printed </w:t>
      </w:r>
      <w:r w:rsidRPr="0089049F">
        <w:rPr>
          <w:rStyle w:val="hps"/>
          <w:rFonts w:eastAsia="Times New Roman" w:cs="Times New Roman"/>
          <w:rPrChange w:id="1615" w:author="Teera Piyakunakorn" w:date="2013-06-30T20:08:00Z">
            <w:rPr>
              <w:rStyle w:val="hps"/>
              <w:rFonts w:eastAsia="Times New Roman" w:cs="Times New Roman"/>
              <w:lang w:val="en"/>
            </w:rPr>
          </w:rPrChange>
        </w:rPr>
        <w:t>bag</w:t>
      </w:r>
      <w:r w:rsidRPr="0089049F">
        <w:rPr>
          <w:rFonts w:eastAsia="Times New Roman" w:cs="Times New Roman"/>
          <w:rPrChange w:id="1616" w:author="Teera Piyakunakorn" w:date="2013-06-30T20:08:00Z">
            <w:rPr>
              <w:rFonts w:eastAsia="Times New Roman" w:cs="Times New Roman"/>
              <w:lang w:val="en"/>
            </w:rPr>
          </w:rPrChange>
        </w:rPr>
        <w:t xml:space="preserve"> </w:t>
      </w:r>
      <w:r w:rsidRPr="0089049F">
        <w:rPr>
          <w:rStyle w:val="hps"/>
          <w:rFonts w:eastAsia="Times New Roman" w:cs="Times New Roman"/>
          <w:rPrChange w:id="1617" w:author="Teera Piyakunakorn" w:date="2013-06-30T20:08:00Z">
            <w:rPr>
              <w:rStyle w:val="hps"/>
              <w:rFonts w:eastAsia="Times New Roman" w:cs="Times New Roman"/>
              <w:lang w:val="en"/>
            </w:rPr>
          </w:rPrChange>
        </w:rPr>
        <w:t>will be given to</w:t>
      </w:r>
      <w:r w:rsidRPr="0089049F">
        <w:rPr>
          <w:rFonts w:eastAsia="Times New Roman" w:cs="Times New Roman"/>
          <w:rPrChange w:id="1618" w:author="Teera Piyakunakorn" w:date="2013-06-30T20:08:00Z">
            <w:rPr>
              <w:rFonts w:eastAsia="Times New Roman" w:cs="Times New Roman"/>
              <w:lang w:val="en"/>
            </w:rPr>
          </w:rPrChange>
        </w:rPr>
        <w:t xml:space="preserve"> </w:t>
      </w:r>
      <w:r w:rsidR="00C52EAA" w:rsidRPr="0089049F">
        <w:rPr>
          <w:rStyle w:val="hps"/>
          <w:rFonts w:eastAsia="Times New Roman" w:cs="Times New Roman"/>
          <w:rPrChange w:id="1619" w:author="Teera Piyakunakorn" w:date="2013-06-30T20:08:00Z">
            <w:rPr>
              <w:rStyle w:val="hps"/>
              <w:rFonts w:eastAsia="Times New Roman" w:cs="Times New Roman"/>
              <w:lang w:val="en"/>
            </w:rPr>
          </w:rPrChange>
        </w:rPr>
        <w:t>each competitor</w:t>
      </w:r>
      <w:r w:rsidRPr="0089049F">
        <w:rPr>
          <w:rStyle w:val="hps"/>
          <w:rFonts w:eastAsia="Times New Roman" w:cs="Times New Roman"/>
          <w:rPrChange w:id="1620" w:author="Teera Piyakunakorn" w:date="2013-06-30T20:08:00Z">
            <w:rPr>
              <w:rStyle w:val="hps"/>
              <w:rFonts w:eastAsia="Times New Roman" w:cs="Times New Roman"/>
              <w:lang w:val="en"/>
            </w:rPr>
          </w:rPrChange>
        </w:rPr>
        <w:t>.</w:t>
      </w:r>
    </w:p>
    <w:p w14:paraId="6536EFAF" w14:textId="77777777" w:rsidR="00B45946" w:rsidRPr="0089049F" w:rsidRDefault="00B45946" w:rsidP="00B45946">
      <w:pPr>
        <w:rPr>
          <w:rPrChange w:id="1621" w:author="Teera Piyakunakorn" w:date="2013-06-30T20:08:00Z">
            <w:rPr/>
          </w:rPrChange>
        </w:rPr>
      </w:pPr>
    </w:p>
    <w:p w14:paraId="5D7C6AA1" w14:textId="77777777" w:rsidR="00E4223D" w:rsidRPr="0089049F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rPr>
          <w:rFonts w:cs="Arial"/>
          <w:b/>
          <w:bCs/>
          <w:szCs w:val="20"/>
          <w:rPrChange w:id="1622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1623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Technical specifications:</w:t>
      </w:r>
    </w:p>
    <w:p w14:paraId="09139D26" w14:textId="1D2D0024" w:rsidR="00E4223D" w:rsidRPr="0089049F" w:rsidRDefault="00E4223D" w:rsidP="00E4223D">
      <w:pPr>
        <w:rPr>
          <w:rPrChange w:id="1624" w:author="Teera Piyakunakorn" w:date="2013-06-30T20:08:00Z">
            <w:rPr>
              <w:lang w:val="en-US"/>
            </w:rPr>
          </w:rPrChange>
        </w:rPr>
      </w:pPr>
      <w:r w:rsidRPr="0089049F">
        <w:rPr>
          <w:rPrChange w:id="1625" w:author="Teera Piyakunakorn" w:date="2013-06-30T20:08:00Z">
            <w:rPr>
              <w:lang w:val="en-US"/>
            </w:rPr>
          </w:rPrChange>
        </w:rPr>
        <w:t xml:space="preserve">Printing: </w:t>
      </w:r>
      <w:r w:rsidR="00C52EAA" w:rsidRPr="0089049F">
        <w:rPr>
          <w:rPrChange w:id="1626" w:author="Teera Piyakunakorn" w:date="2013-06-30T20:08:00Z">
            <w:rPr>
              <w:lang w:val="en-US"/>
            </w:rPr>
          </w:rPrChange>
        </w:rPr>
        <w:t>offset</w:t>
      </w:r>
    </w:p>
    <w:p w14:paraId="50807B8B" w14:textId="7ED154DB" w:rsidR="00E4223D" w:rsidRPr="0089049F" w:rsidRDefault="00E4223D" w:rsidP="00E4223D">
      <w:pPr>
        <w:rPr>
          <w:rPrChange w:id="1627" w:author="Teera Piyakunakorn" w:date="2013-06-30T20:08:00Z">
            <w:rPr>
              <w:lang w:val="en-US"/>
            </w:rPr>
          </w:rPrChange>
        </w:rPr>
      </w:pPr>
      <w:del w:id="1628" w:author="Wolfgang J. Toechterle" w:date="2013-06-22T10:34:00Z">
        <w:r w:rsidRPr="0089049F" w:rsidDel="00EA5133">
          <w:rPr>
            <w:rPrChange w:id="1629" w:author="Teera Piyakunakorn" w:date="2013-06-30T20:08:00Z">
              <w:rPr>
                <w:lang w:val="en-US"/>
              </w:rPr>
            </w:rPrChange>
          </w:rPr>
          <w:delText>colo</w:delText>
        </w:r>
        <w:r w:rsidR="00C52EAA" w:rsidRPr="0089049F" w:rsidDel="00EA5133">
          <w:rPr>
            <w:rPrChange w:id="1630" w:author="Teera Piyakunakorn" w:date="2013-06-30T20:08:00Z">
              <w:rPr>
                <w:lang w:val="en-US"/>
              </w:rPr>
            </w:rPrChange>
          </w:rPr>
          <w:delText>r</w:delText>
        </w:r>
      </w:del>
      <w:ins w:id="1631" w:author="Wolfgang J. Toechterle" w:date="2013-06-22T11:52:00Z">
        <w:r w:rsidR="00510F1B" w:rsidRPr="0089049F">
          <w:rPr>
            <w:rPrChange w:id="1632" w:author="Teera Piyakunakorn" w:date="2013-06-30T20:08:00Z">
              <w:rPr/>
            </w:rPrChange>
          </w:rPr>
          <w:t>Colour</w:t>
        </w:r>
      </w:ins>
      <w:r w:rsidRPr="0089049F">
        <w:rPr>
          <w:rPrChange w:id="1633" w:author="Teera Piyakunakorn" w:date="2013-06-30T20:08:00Z">
            <w:rPr>
              <w:lang w:val="en-US"/>
            </w:rPr>
          </w:rPrChange>
        </w:rPr>
        <w:t xml:space="preserve">: </w:t>
      </w:r>
      <w:r w:rsidR="00F40D39" w:rsidRPr="0089049F">
        <w:rPr>
          <w:rPrChange w:id="1634" w:author="Teera Piyakunakorn" w:date="2013-06-30T20:08:00Z">
            <w:rPr/>
          </w:rPrChange>
        </w:rPr>
        <w:t>CMYK + spot varnish</w:t>
      </w:r>
    </w:p>
    <w:p w14:paraId="6C105AEF" w14:textId="14946196" w:rsidR="00E4223D" w:rsidRPr="0089049F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ins w:id="1635" w:author="Wolfgang J. Toechterle" w:date="2013-06-08T18:51:00Z"/>
          <w:rFonts w:cs="Arial"/>
          <w:szCs w:val="20"/>
          <w:rPrChange w:id="1636" w:author="Teera Piyakunakorn" w:date="2013-06-30T20:08:00Z">
            <w:rPr>
              <w:ins w:id="1637" w:author="Wolfgang J. Toechterle" w:date="2013-06-08T18:51:00Z"/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638" w:author="Teera Piyakunakorn" w:date="2013-06-30T20:08:00Z">
            <w:rPr>
              <w:rFonts w:cs="Arial"/>
              <w:szCs w:val="20"/>
              <w:lang w:val="en-US"/>
            </w:rPr>
          </w:rPrChange>
        </w:rPr>
        <w:t>Bleed: 3 mm</w:t>
      </w:r>
      <w:ins w:id="1639" w:author="Wolfgang J. Toechterle" w:date="2013-06-08T18:44:00Z">
        <w:del w:id="1640" w:author="Kinder" w:date="2013-06-30T09:00:00Z">
          <w:r w:rsidR="00B26476" w:rsidRPr="0089049F" w:rsidDel="00BB5003">
            <w:rPr>
              <w:rFonts w:cs="Arial"/>
              <w:szCs w:val="20"/>
              <w:rPrChange w:id="1641" w:author="Teera Piyakunakorn" w:date="2013-06-30T20:08:00Z">
                <w:rPr>
                  <w:rFonts w:cs="Arial"/>
                  <w:szCs w:val="20"/>
                  <w:lang w:val="en-US"/>
                </w:rPr>
              </w:rPrChange>
            </w:rPr>
            <w:delText xml:space="preserve"> (DieCut)</w:delText>
          </w:r>
        </w:del>
      </w:ins>
    </w:p>
    <w:p w14:paraId="1831A71A" w14:textId="28B23387" w:rsidR="003371B5" w:rsidRPr="0089049F" w:rsidRDefault="003371B5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64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ins w:id="1643" w:author="Wolfgang J. Toechterle" w:date="2013-06-08T18:51:00Z">
        <w:r w:rsidRPr="0089049F">
          <w:rPr>
            <w:rFonts w:cs="Arial"/>
            <w:szCs w:val="20"/>
            <w:rPrChange w:id="164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Trapping: 0.5 points</w:t>
        </w:r>
      </w:ins>
    </w:p>
    <w:p w14:paraId="4A7D820D" w14:textId="3C691656" w:rsidR="00E4223D" w:rsidRPr="0089049F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645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646" w:author="Teera Piyakunakorn" w:date="2013-06-30T20:08:00Z">
            <w:rPr>
              <w:rFonts w:cs="Arial"/>
              <w:szCs w:val="20"/>
              <w:lang w:val="en-US"/>
            </w:rPr>
          </w:rPrChange>
        </w:rPr>
        <w:t>ICC profile</w:t>
      </w:r>
      <w:r w:rsidR="00F40D39" w:rsidRPr="0089049F">
        <w:rPr>
          <w:rFonts w:cs="Arial"/>
          <w:szCs w:val="20"/>
          <w:rPrChange w:id="1647" w:author="Teera Piyakunakorn" w:date="2013-06-30T20:08:00Z">
            <w:rPr>
              <w:rFonts w:cs="Arial"/>
              <w:szCs w:val="20"/>
              <w:lang w:val="en-US"/>
            </w:rPr>
          </w:rPrChange>
        </w:rPr>
        <w:t>s</w:t>
      </w:r>
      <w:r w:rsidRPr="0089049F">
        <w:rPr>
          <w:rFonts w:cs="Arial"/>
          <w:szCs w:val="20"/>
          <w:rPrChange w:id="1648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: </w:t>
      </w:r>
      <w:ins w:id="1649" w:author="Wolfgang J. Toechterle" w:date="2013-05-20T21:03:00Z">
        <w:r w:rsidR="001C00CF" w:rsidRPr="0089049F">
          <w:rPr>
            <w:rFonts w:cs="Arial"/>
            <w:szCs w:val="20"/>
            <w:rPrChange w:id="165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ISOcoated_v2_300_eci.icc</w:t>
        </w:r>
      </w:ins>
      <w:del w:id="1651" w:author="Wolfgang J. Toechterle" w:date="2013-05-20T21:03:00Z">
        <w:r w:rsidR="002634A2" w:rsidRPr="0089049F" w:rsidDel="001C00CF">
          <w:rPr>
            <w:rFonts w:cs="Arial"/>
            <w:szCs w:val="20"/>
            <w:rPrChange w:id="165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ISOcoated_v2_300_eci.icc</w:delText>
        </w:r>
      </w:del>
    </w:p>
    <w:p w14:paraId="4BF3170C" w14:textId="151244AA" w:rsidR="00E4223D" w:rsidRPr="0089049F" w:rsidDel="00142C5A" w:rsidRDefault="00E4223D" w:rsidP="00E4223D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del w:id="1653" w:author="Wolfgang J. Toechterle" w:date="2013-05-31T18:06:00Z"/>
          <w:rFonts w:cs="Arial"/>
          <w:szCs w:val="20"/>
          <w:rPrChange w:id="1654" w:author="Teera Piyakunakorn" w:date="2013-06-30T20:08:00Z">
            <w:rPr>
              <w:del w:id="1655" w:author="Wolfgang J. Toechterle" w:date="2013-05-31T18:06:00Z"/>
              <w:rFonts w:cs="Arial"/>
              <w:szCs w:val="20"/>
              <w:lang w:val="en-US"/>
            </w:rPr>
          </w:rPrChange>
        </w:rPr>
      </w:pPr>
      <w:del w:id="1656" w:author="Wolfgang J. Toechterle" w:date="2013-05-31T18:06:00Z">
        <w:r w:rsidRPr="0089049F" w:rsidDel="00142C5A">
          <w:rPr>
            <w:rFonts w:cs="Arial"/>
            <w:szCs w:val="20"/>
            <w:rPrChange w:id="1657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Trapping: 0.5 points</w:delText>
        </w:r>
      </w:del>
    </w:p>
    <w:p w14:paraId="47C7F788" w14:textId="2F04D1FC" w:rsidR="00E4223D" w:rsidRPr="0089049F" w:rsidRDefault="00E4223D" w:rsidP="00E4223D">
      <w:pPr>
        <w:rPr>
          <w:rPrChange w:id="1658" w:author="Teera Piyakunakorn" w:date="2013-06-30T20:08:00Z">
            <w:rPr>
              <w:lang w:val="en-US"/>
            </w:rPr>
          </w:rPrChange>
        </w:rPr>
      </w:pPr>
      <w:r w:rsidRPr="0089049F">
        <w:rPr>
          <w:rPrChange w:id="1659" w:author="Teera Piyakunakorn" w:date="2013-06-30T20:08:00Z">
            <w:rPr>
              <w:lang w:val="en-US"/>
            </w:rPr>
          </w:rPrChange>
        </w:rPr>
        <w:t xml:space="preserve">Trim size: </w:t>
      </w:r>
      <w:r w:rsidR="00A41992" w:rsidRPr="0089049F">
        <w:rPr>
          <w:rPrChange w:id="1660" w:author="Teera Piyakunakorn" w:date="2013-06-30T20:08:00Z">
            <w:rPr>
              <w:lang w:val="en-US"/>
            </w:rPr>
          </w:rPrChange>
        </w:rPr>
        <w:t xml:space="preserve">design on the given Die Cut. </w:t>
      </w:r>
    </w:p>
    <w:p w14:paraId="476424A0" w14:textId="0DB20058" w:rsidR="00F40D39" w:rsidRPr="0089049F" w:rsidRDefault="00F40D39" w:rsidP="00F40D39">
      <w:pPr>
        <w:rPr>
          <w:rPrChange w:id="1661" w:author="Teera Piyakunakorn" w:date="2013-06-30T20:08:00Z">
            <w:rPr/>
          </w:rPrChange>
        </w:rPr>
      </w:pPr>
      <w:r w:rsidRPr="0089049F">
        <w:rPr>
          <w:rPrChange w:id="1662" w:author="Teera Piyakunakorn" w:date="2013-06-30T20:08:00Z">
            <w:rPr/>
          </w:rPrChange>
        </w:rPr>
        <w:t xml:space="preserve">Greyscale and colour image resolution: </w:t>
      </w:r>
      <w:del w:id="1663" w:author="Kinder" w:date="2013-06-30T09:00:00Z">
        <w:r w:rsidRPr="0089049F" w:rsidDel="00BB5003">
          <w:rPr>
            <w:rPrChange w:id="1664" w:author="Teera Piyakunakorn" w:date="2013-06-30T20:08:00Z">
              <w:rPr/>
            </w:rPrChange>
          </w:rPr>
          <w:delText xml:space="preserve">from </w:delText>
        </w:r>
      </w:del>
      <w:r w:rsidRPr="0089049F">
        <w:rPr>
          <w:rPrChange w:id="1665" w:author="Teera Piyakunakorn" w:date="2013-06-30T20:08:00Z">
            <w:rPr/>
          </w:rPrChange>
        </w:rPr>
        <w:t xml:space="preserve">262 to 350 PPI </w:t>
      </w:r>
      <w:del w:id="1666" w:author="Kinder" w:date="2013-06-30T09:00:00Z">
        <w:r w:rsidRPr="0089049F" w:rsidDel="00BB5003">
          <w:rPr>
            <w:rPrChange w:id="1667" w:author="Teera Piyakunakorn" w:date="2013-06-30T20:08:00Z">
              <w:rPr/>
            </w:rPrChange>
          </w:rPr>
          <w:delText xml:space="preserve">in </w:delText>
        </w:r>
      </w:del>
      <w:ins w:id="1668" w:author="Kinder" w:date="2013-06-30T09:00:00Z">
        <w:r w:rsidR="00BB5003" w:rsidRPr="0089049F">
          <w:rPr>
            <w:rPrChange w:id="1669" w:author="Teera Piyakunakorn" w:date="2013-06-30T20:08:00Z">
              <w:rPr/>
            </w:rPrChange>
          </w:rPr>
          <w:t xml:space="preserve">at </w:t>
        </w:r>
      </w:ins>
      <w:r w:rsidRPr="0089049F">
        <w:rPr>
          <w:rPrChange w:id="1670" w:author="Teera Piyakunakorn" w:date="2013-06-30T20:08:00Z">
            <w:rPr/>
          </w:rPrChange>
        </w:rPr>
        <w:t xml:space="preserve">100% </w:t>
      </w:r>
      <w:ins w:id="1671" w:author="Kinder" w:date="2013-06-29T13:54:00Z">
        <w:r w:rsidR="0003499E" w:rsidRPr="0089049F">
          <w:rPr>
            <w:rPrChange w:id="1672" w:author="Teera Piyakunakorn" w:date="2013-06-30T20:08:00Z">
              <w:rPr/>
            </w:rPrChange>
          </w:rPr>
          <w:t>in the design (Layout)</w:t>
        </w:r>
      </w:ins>
      <w:del w:id="1673" w:author="Kinder" w:date="2013-06-29T13:53:00Z">
        <w:r w:rsidRPr="0089049F" w:rsidDel="0003499E">
          <w:rPr>
            <w:rPrChange w:id="1674" w:author="Teera Piyakunakorn" w:date="2013-06-30T20:08:00Z">
              <w:rPr/>
            </w:rPrChange>
          </w:rPr>
          <w:delText xml:space="preserve">in InDesign </w:delText>
        </w:r>
      </w:del>
    </w:p>
    <w:p w14:paraId="1143E2D0" w14:textId="00C3F2BC" w:rsidR="00F40D39" w:rsidRPr="0089049F" w:rsidRDefault="00F40D39" w:rsidP="00E4223D">
      <w:pPr>
        <w:rPr>
          <w:rPrChange w:id="1675" w:author="Teera Piyakunakorn" w:date="2013-06-30T20:08:00Z">
            <w:rPr/>
          </w:rPrChange>
        </w:rPr>
      </w:pPr>
      <w:r w:rsidRPr="0089049F">
        <w:rPr>
          <w:rPrChange w:id="1676" w:author="Teera Piyakunakorn" w:date="2013-06-30T20:08:00Z">
            <w:rPr/>
          </w:rPrChange>
        </w:rPr>
        <w:t>Bitmap image</w:t>
      </w:r>
      <w:del w:id="1677" w:author="Kinder" w:date="2013-06-30T09:00:00Z">
        <w:r w:rsidRPr="0089049F" w:rsidDel="00BB5003">
          <w:rPr>
            <w:rPrChange w:id="1678" w:author="Teera Piyakunakorn" w:date="2013-06-30T20:08:00Z">
              <w:rPr/>
            </w:rPrChange>
          </w:rPr>
          <w:delText>s</w:delText>
        </w:r>
      </w:del>
      <w:r w:rsidRPr="0089049F">
        <w:rPr>
          <w:rPrChange w:id="1679" w:author="Teera Piyakunakorn" w:date="2013-06-30T20:08:00Z">
            <w:rPr/>
          </w:rPrChange>
        </w:rPr>
        <w:t xml:space="preserve"> resolution: </w:t>
      </w:r>
      <w:del w:id="1680" w:author="Kinder" w:date="2013-06-30T09:00:00Z">
        <w:r w:rsidRPr="0089049F" w:rsidDel="00BB5003">
          <w:rPr>
            <w:rPrChange w:id="1681" w:author="Teera Piyakunakorn" w:date="2013-06-30T20:08:00Z">
              <w:rPr/>
            </w:rPrChange>
          </w:rPr>
          <w:delText xml:space="preserve">from </w:delText>
        </w:r>
      </w:del>
      <w:r w:rsidRPr="0089049F">
        <w:rPr>
          <w:rPrChange w:id="1682" w:author="Teera Piyakunakorn" w:date="2013-06-30T20:08:00Z">
            <w:rPr/>
          </w:rPrChange>
        </w:rPr>
        <w:t>800 to 1200 PPI</w:t>
      </w:r>
      <w:ins w:id="1683" w:author="Wolfgang J. Toechterle" w:date="2013-06-07T18:42:00Z">
        <w:r w:rsidR="00E22E28" w:rsidRPr="0089049F">
          <w:rPr>
            <w:rPrChange w:id="1684" w:author="Teera Piyakunakorn" w:date="2013-06-30T20:08:00Z">
              <w:rPr/>
            </w:rPrChange>
          </w:rPr>
          <w:t xml:space="preserve"> </w:t>
        </w:r>
      </w:ins>
      <w:ins w:id="1685" w:author="Kinder" w:date="2013-06-30T09:00:00Z">
        <w:r w:rsidR="00BB5003" w:rsidRPr="0089049F">
          <w:rPr>
            <w:rPrChange w:id="1686" w:author="Teera Piyakunakorn" w:date="2013-06-30T20:08:00Z">
              <w:rPr/>
            </w:rPrChange>
          </w:rPr>
          <w:t>at</w:t>
        </w:r>
      </w:ins>
      <w:ins w:id="1687" w:author="Wolfgang J. Toechterle" w:date="2013-06-07T18:42:00Z">
        <w:del w:id="1688" w:author="Kinder" w:date="2013-06-30T09:00:00Z">
          <w:r w:rsidR="00E22E28" w:rsidRPr="0089049F" w:rsidDel="00BB5003">
            <w:rPr>
              <w:rPrChange w:id="1689" w:author="Teera Piyakunakorn" w:date="2013-06-30T20:08:00Z">
                <w:rPr/>
              </w:rPrChange>
            </w:rPr>
            <w:delText>in</w:delText>
          </w:r>
        </w:del>
        <w:r w:rsidR="00E22E28" w:rsidRPr="0089049F">
          <w:rPr>
            <w:rPrChange w:id="1690" w:author="Teera Piyakunakorn" w:date="2013-06-30T20:08:00Z">
              <w:rPr/>
            </w:rPrChange>
          </w:rPr>
          <w:t xml:space="preserve"> 100% </w:t>
        </w:r>
        <w:del w:id="1691" w:author="Kinder" w:date="2013-06-29T13:55:00Z">
          <w:r w:rsidR="00E22E28" w:rsidRPr="0089049F" w:rsidDel="0003499E">
            <w:rPr>
              <w:rPrChange w:id="1692" w:author="Teera Piyakunakorn" w:date="2013-06-30T20:08:00Z">
                <w:rPr/>
              </w:rPrChange>
            </w:rPr>
            <w:delText>in InDesign</w:delText>
          </w:r>
        </w:del>
      </w:ins>
      <w:ins w:id="1693" w:author="Kinder" w:date="2013-06-29T13:54:00Z">
        <w:r w:rsidR="0003499E" w:rsidRPr="0089049F">
          <w:rPr>
            <w:rPrChange w:id="1694" w:author="Teera Piyakunakorn" w:date="2013-06-30T20:08:00Z">
              <w:rPr/>
            </w:rPrChange>
          </w:rPr>
          <w:t xml:space="preserve">in the design </w:t>
        </w:r>
      </w:ins>
      <w:ins w:id="1695" w:author="Kinder" w:date="2013-06-29T13:55:00Z">
        <w:r w:rsidR="0003499E" w:rsidRPr="0089049F">
          <w:rPr>
            <w:rPrChange w:id="1696" w:author="Teera Piyakunakorn" w:date="2013-06-30T20:08:00Z">
              <w:rPr/>
            </w:rPrChange>
          </w:rPr>
          <w:t>(Layout)</w:t>
        </w:r>
      </w:ins>
    </w:p>
    <w:p w14:paraId="1E6F521A" w14:textId="77777777" w:rsidR="00A53673" w:rsidRPr="0089049F" w:rsidRDefault="00A53673" w:rsidP="00E4223D">
      <w:pPr>
        <w:rPr>
          <w:rPrChange w:id="1697" w:author="Teera Piyakunakorn" w:date="2013-06-30T20:08:00Z">
            <w:rPr/>
          </w:rPrChange>
        </w:rPr>
      </w:pPr>
    </w:p>
    <w:p w14:paraId="2FAD810B" w14:textId="77777777" w:rsidR="00A53673" w:rsidRPr="0089049F" w:rsidRDefault="00A53673" w:rsidP="00E4223D">
      <w:pPr>
        <w:rPr>
          <w:rPrChange w:id="1698" w:author="Teera Piyakunakorn" w:date="2013-06-30T20:08:00Z">
            <w:rPr/>
          </w:rPrChange>
        </w:rPr>
      </w:pPr>
    </w:p>
    <w:p w14:paraId="6F20BA37" w14:textId="07C7FE31" w:rsidR="00041F11" w:rsidRPr="0089049F" w:rsidRDefault="00A53673" w:rsidP="00A53673">
      <w:pPr>
        <w:pStyle w:val="Heading3AA"/>
        <w:rPr>
          <w:color w:val="auto"/>
          <w:rPrChange w:id="1699" w:author="Teera Piyakunakorn" w:date="2013-06-30T20:08:00Z">
            <w:rPr/>
          </w:rPrChange>
        </w:rPr>
      </w:pPr>
      <w:r w:rsidRPr="0089049F">
        <w:rPr>
          <w:color w:val="auto"/>
          <w:rPrChange w:id="1700" w:author="Teera Piyakunakorn" w:date="2013-06-30T20:08:00Z">
            <w:rPr/>
          </w:rPrChange>
        </w:rPr>
        <w:t>You must deliver</w:t>
      </w:r>
    </w:p>
    <w:p w14:paraId="6ADE0004" w14:textId="7C207DDB" w:rsidR="00C93998" w:rsidRPr="0089049F" w:rsidRDefault="00C93998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701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70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1 final composite </w:t>
      </w:r>
      <w:ins w:id="1703" w:author="Wolfgang J. Toechterle" w:date="2013-05-20T21:02:00Z">
        <w:r w:rsidR="001C00CF" w:rsidRPr="0089049F">
          <w:rPr>
            <w:rFonts w:cs="Arial"/>
            <w:szCs w:val="20"/>
            <w:rPrChange w:id="170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PDF/X-3</w:t>
        </w:r>
        <w:proofErr w:type="gramStart"/>
        <w:r w:rsidR="001C00CF" w:rsidRPr="0089049F">
          <w:rPr>
            <w:rFonts w:cs="Arial"/>
            <w:szCs w:val="20"/>
            <w:rPrChange w:id="170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:2002</w:t>
        </w:r>
        <w:proofErr w:type="gramEnd"/>
        <w:r w:rsidR="001C00CF" w:rsidRPr="0089049F">
          <w:rPr>
            <w:rFonts w:cs="Arial"/>
            <w:szCs w:val="20"/>
            <w:rPrChange w:id="170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  <w:del w:id="1707" w:author="Wolfgang J. Toechterle" w:date="2013-05-20T21:02:00Z">
        <w:r w:rsidRPr="0089049F" w:rsidDel="001C00CF">
          <w:rPr>
            <w:rFonts w:cs="Arial"/>
            <w:szCs w:val="20"/>
            <w:rPrChange w:id="1708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PDF/X-1a:2001 </w:delText>
        </w:r>
      </w:del>
      <w:r w:rsidRPr="0089049F">
        <w:rPr>
          <w:rFonts w:cs="Arial"/>
          <w:szCs w:val="20"/>
          <w:rPrChange w:id="1709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file (including bleed, die cut and specified output profile, </w:t>
      </w:r>
      <w:r w:rsidRPr="0089049F">
        <w:rPr>
          <w:rPrChange w:id="1710" w:author="Teera Piyakunakorn" w:date="2013-06-30T20:08:00Z">
            <w:rPr/>
          </w:rPrChange>
        </w:rPr>
        <w:t>colour bars for CMYK + varnish at 100% black</w:t>
      </w:r>
      <w:r w:rsidRPr="0089049F">
        <w:rPr>
          <w:rFonts w:cs="Arial"/>
          <w:szCs w:val="20"/>
          <w:rPrChange w:id="1711" w:author="Teera Piyakunakorn" w:date="2013-06-30T20:08:00Z">
            <w:rPr>
              <w:rFonts w:cs="Arial"/>
              <w:szCs w:val="20"/>
              <w:lang w:val="en-US"/>
            </w:rPr>
          </w:rPrChange>
        </w:rPr>
        <w:t>)</w:t>
      </w:r>
    </w:p>
    <w:p w14:paraId="40DB820F" w14:textId="7DB88D50" w:rsidR="00C93998" w:rsidRPr="0089049F" w:rsidRDefault="00A53673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71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713" w:author="Teera Piyakunakorn" w:date="2013-06-30T20:08:00Z">
            <w:rPr>
              <w:rFonts w:cs="Arial"/>
              <w:szCs w:val="20"/>
              <w:lang w:val="en-US"/>
            </w:rPr>
          </w:rPrChange>
        </w:rPr>
        <w:t>1</w:t>
      </w:r>
      <w:r w:rsidR="00C93998" w:rsidRPr="0089049F">
        <w:rPr>
          <w:rFonts w:cs="Arial"/>
          <w:szCs w:val="20"/>
          <w:rPrChange w:id="171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printout of your composition </w:t>
      </w:r>
      <w:ins w:id="1715" w:author="Kinder" w:date="2013-06-30T09:01:00Z">
        <w:r w:rsidR="00BB5003" w:rsidRPr="0089049F">
          <w:rPr>
            <w:rFonts w:cs="Arial"/>
            <w:szCs w:val="20"/>
            <w:rPrChange w:id="1716" w:author="Teera Piyakunakorn" w:date="2013-06-30T20:08:00Z">
              <w:rPr>
                <w:rFonts w:cs="Arial"/>
                <w:szCs w:val="20"/>
              </w:rPr>
            </w:rPrChange>
          </w:rPr>
          <w:t xml:space="preserve">to </w:t>
        </w:r>
      </w:ins>
      <w:r w:rsidRPr="0089049F">
        <w:rPr>
          <w:rFonts w:cs="Arial"/>
          <w:szCs w:val="20"/>
          <w:rPrChange w:id="171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718" w:author="Kinder" w:date="2013-06-30T09:00:00Z">
        <w:r w:rsidR="00BB5003" w:rsidRPr="0089049F">
          <w:rPr>
            <w:rFonts w:cs="Arial"/>
            <w:szCs w:val="20"/>
            <w:rPrChange w:id="1719" w:author="Teera Piyakunakorn" w:date="2013-06-30T20:08:00Z">
              <w:rPr>
                <w:rFonts w:cs="Arial"/>
                <w:szCs w:val="20"/>
              </w:rPr>
            </w:rPrChange>
          </w:rPr>
          <w:t>on</w:t>
        </w:r>
      </w:ins>
      <w:del w:id="1720" w:author="Kinder" w:date="2013-06-30T09:00:00Z">
        <w:r w:rsidRPr="0089049F" w:rsidDel="00BB5003">
          <w:rPr>
            <w:rFonts w:cs="Arial"/>
            <w:szCs w:val="20"/>
            <w:rPrChange w:id="172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89049F">
        <w:rPr>
          <w:rFonts w:cs="Arial"/>
          <w:szCs w:val="20"/>
          <w:rPrChange w:id="172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A3</w:t>
      </w:r>
      <w:ins w:id="1723" w:author="Kinder" w:date="2013-06-29T12:30:00Z">
        <w:r w:rsidR="00E95EBC" w:rsidRPr="0089049F">
          <w:rPr>
            <w:rPrChange w:id="1724" w:author="Teera Piyakunakorn" w:date="2013-06-30T20:08:00Z">
              <w:rPr/>
            </w:rPrChange>
          </w:rPr>
          <w:t xml:space="preserve"> with the</w:t>
        </w:r>
      </w:ins>
      <w:del w:id="1725" w:author="Kinder" w:date="2013-06-29T12:30:00Z">
        <w:r w:rsidR="00C93998" w:rsidRPr="0089049F" w:rsidDel="00E95EBC">
          <w:rPr>
            <w:rFonts w:cs="Arial"/>
            <w:szCs w:val="20"/>
            <w:rPrChange w:id="172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.</w:delText>
        </w:r>
        <w:r w:rsidR="00052CBB" w:rsidRPr="0089049F" w:rsidDel="00E95EBC">
          <w:rPr>
            <w:rFonts w:cs="Arial"/>
            <w:szCs w:val="20"/>
            <w:rPrChange w:id="1727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 </w:delText>
        </w:r>
        <w:r w:rsidR="00052CBB" w:rsidRPr="0089049F" w:rsidDel="00E95EBC">
          <w:rPr>
            <w:rPrChange w:id="1728" w:author="Teera Piyakunakorn" w:date="2013-06-30T20:08:00Z">
              <w:rPr/>
            </w:rPrChange>
          </w:rPr>
          <w:delText>The</w:delText>
        </w:r>
      </w:del>
      <w:r w:rsidR="00052CBB" w:rsidRPr="0089049F">
        <w:rPr>
          <w:rPrChange w:id="1729" w:author="Teera Piyakunakorn" w:date="2013-06-30T20:08:00Z">
            <w:rPr/>
          </w:rPrChange>
        </w:rPr>
        <w:t xml:space="preserve"> varnish </w:t>
      </w:r>
      <w:del w:id="1730" w:author="Kinder" w:date="2013-06-29T12:30:00Z">
        <w:r w:rsidR="00052CBB" w:rsidRPr="0089049F" w:rsidDel="00E95EBC">
          <w:rPr>
            <w:rPrChange w:id="1731" w:author="Teera Piyakunakorn" w:date="2013-06-30T20:08:00Z">
              <w:rPr/>
            </w:rPrChange>
          </w:rPr>
          <w:delText xml:space="preserve">must be printed </w:delText>
        </w:r>
      </w:del>
      <w:r w:rsidR="00052CBB" w:rsidRPr="0089049F">
        <w:rPr>
          <w:rPrChange w:id="1732" w:author="Teera Piyakunakorn" w:date="2013-06-30T20:08:00Z">
            <w:rPr/>
          </w:rPrChange>
        </w:rPr>
        <w:t xml:space="preserve">on top of the design </w:t>
      </w:r>
      <w:ins w:id="1733" w:author="Kinder" w:date="2013-06-29T12:31:00Z">
        <w:r w:rsidR="00BB5003" w:rsidRPr="0089049F">
          <w:rPr>
            <w:rPrChange w:id="1734" w:author="Teera Piyakunakorn" w:date="2013-06-30T20:08:00Z">
              <w:rPr/>
            </w:rPrChange>
          </w:rPr>
          <w:t>(the varnish area needs</w:t>
        </w:r>
        <w:r w:rsidR="00E95EBC" w:rsidRPr="0089049F">
          <w:rPr>
            <w:rPrChange w:id="1735" w:author="Teera Piyakunakorn" w:date="2013-06-30T20:08:00Z">
              <w:rPr/>
            </w:rPrChange>
          </w:rPr>
          <w:t xml:space="preserve"> to be </w:t>
        </w:r>
      </w:ins>
      <w:del w:id="1736" w:author="Kinder" w:date="2013-06-29T12:31:00Z">
        <w:r w:rsidR="00052CBB" w:rsidRPr="0089049F" w:rsidDel="00E95EBC">
          <w:rPr>
            <w:rPrChange w:id="1737" w:author="Teera Piyakunakorn" w:date="2013-06-30T20:08:00Z">
              <w:rPr/>
            </w:rPrChange>
          </w:rPr>
          <w:delText xml:space="preserve">at </w:delText>
        </w:r>
      </w:del>
      <w:r w:rsidR="00052CBB" w:rsidRPr="0089049F">
        <w:rPr>
          <w:rPrChange w:id="1738" w:author="Teera Piyakunakorn" w:date="2013-06-30T20:08:00Z">
            <w:rPr/>
          </w:rPrChange>
        </w:rPr>
        <w:t>20% transparency</w:t>
      </w:r>
      <w:ins w:id="1739" w:author="Kinder" w:date="2013-06-29T12:31:00Z">
        <w:r w:rsidR="00E95EBC" w:rsidRPr="0089049F">
          <w:rPr>
            <w:rPrChange w:id="1740" w:author="Teera Piyakunakorn" w:date="2013-06-30T20:08:00Z">
              <w:rPr/>
            </w:rPrChange>
          </w:rPr>
          <w:t>)</w:t>
        </w:r>
      </w:ins>
    </w:p>
    <w:p w14:paraId="0F0F2096" w14:textId="6D58AB82" w:rsidR="00052CBB" w:rsidRPr="0089049F" w:rsidRDefault="00052CBB" w:rsidP="00C93998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741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74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1 printout of your composition </w:t>
      </w:r>
      <w:ins w:id="1743" w:author="Kinder" w:date="2013-06-30T09:01:00Z">
        <w:r w:rsidR="00BB5003" w:rsidRPr="0089049F">
          <w:rPr>
            <w:rFonts w:cs="Arial"/>
            <w:szCs w:val="20"/>
            <w:rPrChange w:id="1744" w:author="Teera Piyakunakorn" w:date="2013-06-30T20:08:00Z">
              <w:rPr>
                <w:rFonts w:cs="Arial"/>
                <w:szCs w:val="20"/>
              </w:rPr>
            </w:rPrChange>
          </w:rPr>
          <w:t xml:space="preserve">to </w:t>
        </w:r>
      </w:ins>
      <w:r w:rsidRPr="0089049F">
        <w:rPr>
          <w:rFonts w:cs="Arial"/>
          <w:szCs w:val="20"/>
          <w:rPrChange w:id="1745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fit </w:t>
      </w:r>
      <w:ins w:id="1746" w:author="Kinder" w:date="2013-06-30T09:01:00Z">
        <w:r w:rsidR="00BB5003" w:rsidRPr="0089049F">
          <w:rPr>
            <w:rFonts w:cs="Arial"/>
            <w:szCs w:val="20"/>
            <w:rPrChange w:id="1747" w:author="Teera Piyakunakorn" w:date="2013-06-30T20:08:00Z">
              <w:rPr>
                <w:rFonts w:cs="Arial"/>
                <w:szCs w:val="20"/>
              </w:rPr>
            </w:rPrChange>
          </w:rPr>
          <w:t>on</w:t>
        </w:r>
      </w:ins>
      <w:del w:id="1748" w:author="Kinder" w:date="2013-06-30T09:01:00Z">
        <w:r w:rsidRPr="0089049F" w:rsidDel="00BB5003">
          <w:rPr>
            <w:rFonts w:cs="Arial"/>
            <w:szCs w:val="20"/>
            <w:rPrChange w:id="174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to</w:delText>
        </w:r>
      </w:del>
      <w:r w:rsidRPr="0089049F">
        <w:rPr>
          <w:rFonts w:cs="Arial"/>
          <w:szCs w:val="20"/>
          <w:rPrChange w:id="1750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A3 and mounted on one board for presentation </w:t>
      </w:r>
      <w:r w:rsidRPr="0089049F">
        <w:rPr>
          <w:rPrChange w:id="1751" w:author="Teera Piyakunakorn" w:date="2013-06-30T20:08:00Z">
            <w:rPr/>
          </w:rPrChange>
        </w:rPr>
        <w:t>without the varnish.</w:t>
      </w:r>
    </w:p>
    <w:p w14:paraId="44718162" w14:textId="6A3991A5" w:rsidR="00041F11" w:rsidRPr="0089049F" w:rsidRDefault="00A53673" w:rsidP="00052CBB">
      <w:pPr>
        <w:widowControl w:val="0"/>
        <w:numPr>
          <w:ilvl w:val="0"/>
          <w:numId w:val="14"/>
        </w:numPr>
        <w:tabs>
          <w:tab w:val="left" w:pos="360"/>
          <w:tab w:val="left" w:pos="72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60"/>
        <w:ind w:hanging="720"/>
        <w:rPr>
          <w:rFonts w:cs="Arial"/>
          <w:szCs w:val="20"/>
          <w:rPrChange w:id="175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753" w:author="Teera Piyakunakorn" w:date="2013-06-30T20:08:00Z">
            <w:rPr>
              <w:rFonts w:cs="Arial"/>
              <w:szCs w:val="20"/>
              <w:lang w:val="en-US"/>
            </w:rPr>
          </w:rPrChange>
        </w:rPr>
        <w:t>1</w:t>
      </w:r>
      <w:r w:rsidR="00C93998" w:rsidRPr="0089049F">
        <w:rPr>
          <w:rFonts w:cs="Arial"/>
          <w:szCs w:val="20"/>
          <w:rPrChange w:id="175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final folder for archiving and printing (including PDF, native files, fonts,</w:t>
      </w:r>
      <w:r w:rsidRPr="0089049F">
        <w:rPr>
          <w:rPrChange w:id="1755" w:author="Teera Piyakunakorn" w:date="2013-06-30T20:08:00Z">
            <w:rPr/>
          </w:rPrChange>
        </w:rPr>
        <w:t xml:space="preserve"> linked images, ICC profile</w:t>
      </w:r>
      <w:r w:rsidR="00C93998" w:rsidRPr="0089049F">
        <w:rPr>
          <w:rFonts w:cs="Arial"/>
          <w:szCs w:val="20"/>
          <w:rPrChange w:id="1756" w:author="Teera Piyakunakorn" w:date="2013-06-30T20:08:00Z">
            <w:rPr>
              <w:rFonts w:cs="Arial"/>
              <w:szCs w:val="20"/>
              <w:lang w:val="en-US"/>
            </w:rPr>
          </w:rPrChange>
        </w:rPr>
        <w:t>)</w:t>
      </w:r>
      <w:r w:rsidR="00041F11" w:rsidRPr="0089049F">
        <w:rPr>
          <w:rPrChange w:id="1757" w:author="Teera Piyakunakorn" w:date="2013-06-30T20:08:00Z">
            <w:rPr/>
          </w:rPrChange>
        </w:rPr>
        <w:br w:type="page"/>
      </w:r>
    </w:p>
    <w:p w14:paraId="1405034A" w14:textId="5594B1B0" w:rsidR="00CE6B36" w:rsidRPr="0089049F" w:rsidRDefault="00CE6B36" w:rsidP="00CE6B36">
      <w:pPr>
        <w:pStyle w:val="Heading1"/>
        <w:rPr>
          <w:rPrChange w:id="1758" w:author="Teera Piyakunakorn" w:date="2013-06-30T20:08:00Z">
            <w:rPr/>
          </w:rPrChange>
        </w:rPr>
      </w:pPr>
      <w:r w:rsidRPr="0089049F">
        <w:rPr>
          <w:rPrChange w:id="1759" w:author="Teera Piyakunakorn" w:date="2013-06-30T20:08:00Z">
            <w:rPr/>
          </w:rPrChange>
        </w:rPr>
        <w:t>Instructions to the competitor</w:t>
      </w:r>
    </w:p>
    <w:p w14:paraId="0F5018D7" w14:textId="77777777" w:rsidR="00E90506" w:rsidRPr="0089049F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b/>
          <w:bCs/>
          <w:szCs w:val="20"/>
          <w:rPrChange w:id="1760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</w:pPr>
      <w:r w:rsidRPr="0089049F">
        <w:rPr>
          <w:rFonts w:cs="Arial"/>
          <w:b/>
          <w:bCs/>
          <w:szCs w:val="20"/>
          <w:rPrChange w:id="1761" w:author="Teera Piyakunakorn" w:date="2013-06-30T20:08:00Z">
            <w:rPr>
              <w:rFonts w:cs="Arial"/>
              <w:b/>
              <w:bCs/>
              <w:szCs w:val="20"/>
              <w:lang w:val="en-US"/>
            </w:rPr>
          </w:rPrChange>
        </w:rPr>
        <w:t>About image marking for all tasks:</w:t>
      </w:r>
    </w:p>
    <w:p w14:paraId="0ED5B172" w14:textId="3FB15610" w:rsidR="00E90506" w:rsidRPr="0089049F" w:rsidRDefault="00E90506" w:rsidP="00E90506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rPr>
          <w:rFonts w:cs="Arial"/>
          <w:szCs w:val="20"/>
          <w:rPrChange w:id="1762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763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The final resolution, </w:t>
      </w:r>
      <w:del w:id="1764" w:author="Wolfgang J. Toechterle" w:date="2013-06-22T11:52:00Z">
        <w:r w:rsidRPr="0089049F" w:rsidDel="00510F1B">
          <w:rPr>
            <w:rFonts w:cs="Arial"/>
            <w:szCs w:val="20"/>
            <w:rPrChange w:id="176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colo</w:delText>
        </w:r>
      </w:del>
      <w:del w:id="1766" w:author="Wolfgang J. Toechterle" w:date="2013-06-08T19:13:00Z">
        <w:r w:rsidRPr="0089049F" w:rsidDel="00CD0E39">
          <w:rPr>
            <w:rFonts w:cs="Arial"/>
            <w:szCs w:val="20"/>
            <w:rPrChange w:id="1767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u</w:delText>
        </w:r>
      </w:del>
      <w:del w:id="1768" w:author="Wolfgang J. Toechterle" w:date="2013-06-22T11:52:00Z">
        <w:r w:rsidRPr="0089049F" w:rsidDel="00510F1B">
          <w:rPr>
            <w:rFonts w:cs="Arial"/>
            <w:szCs w:val="20"/>
            <w:rPrChange w:id="176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r</w:delText>
        </w:r>
      </w:del>
      <w:ins w:id="1770" w:author="Wolfgang J. Toechterle" w:date="2013-06-22T11:52:00Z">
        <w:r w:rsidR="00510F1B" w:rsidRPr="0089049F">
          <w:rPr>
            <w:rFonts w:cs="Arial"/>
            <w:szCs w:val="20"/>
            <w:rPrChange w:id="1771" w:author="Teera Piyakunakorn" w:date="2013-06-30T20:08:00Z">
              <w:rPr>
                <w:rFonts w:cs="Arial"/>
                <w:szCs w:val="20"/>
              </w:rPr>
            </w:rPrChange>
          </w:rPr>
          <w:t>colour</w:t>
        </w:r>
      </w:ins>
      <w:r w:rsidRPr="0089049F">
        <w:rPr>
          <w:rFonts w:cs="Arial"/>
          <w:szCs w:val="20"/>
          <w:rPrChange w:id="177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mode and file formats of your images will be evaluated in the press ready PDF files. The JPG file format is NOT ACCEPTED for images files (outside of the PDF);  only the following saving format files are acceptable: .</w:t>
      </w:r>
      <w:proofErr w:type="spellStart"/>
      <w:r w:rsidRPr="0089049F">
        <w:rPr>
          <w:rFonts w:cs="Arial"/>
          <w:szCs w:val="20"/>
          <w:rPrChange w:id="1773" w:author="Teera Piyakunakorn" w:date="2013-06-30T20:08:00Z">
            <w:rPr>
              <w:rFonts w:cs="Arial"/>
              <w:szCs w:val="20"/>
              <w:lang w:val="en-US"/>
            </w:rPr>
          </w:rPrChange>
        </w:rPr>
        <w:t>tif</w:t>
      </w:r>
      <w:proofErr w:type="spellEnd"/>
      <w:r w:rsidRPr="0089049F">
        <w:rPr>
          <w:rFonts w:cs="Arial"/>
          <w:szCs w:val="20"/>
          <w:rPrChange w:id="177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/ .</w:t>
      </w:r>
      <w:proofErr w:type="spellStart"/>
      <w:r w:rsidRPr="0089049F">
        <w:rPr>
          <w:rFonts w:cs="Arial"/>
          <w:szCs w:val="20"/>
          <w:rPrChange w:id="1775" w:author="Teera Piyakunakorn" w:date="2013-06-30T20:08:00Z">
            <w:rPr>
              <w:rFonts w:cs="Arial"/>
              <w:szCs w:val="20"/>
              <w:lang w:val="en-US"/>
            </w:rPr>
          </w:rPrChange>
        </w:rPr>
        <w:t>eps</w:t>
      </w:r>
      <w:proofErr w:type="spellEnd"/>
      <w:r w:rsidRPr="0089049F">
        <w:rPr>
          <w:rFonts w:cs="Arial"/>
          <w:szCs w:val="20"/>
          <w:rPrChange w:id="1776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/ .ai / .</w:t>
      </w:r>
      <w:proofErr w:type="spellStart"/>
      <w:r w:rsidR="00124C60" w:rsidRPr="0089049F">
        <w:rPr>
          <w:rFonts w:cs="Arial"/>
          <w:szCs w:val="20"/>
          <w:rPrChange w:id="1777" w:author="Teera Piyakunakorn" w:date="2013-06-30T20:08:00Z">
            <w:rPr>
              <w:rFonts w:cs="Arial"/>
              <w:szCs w:val="20"/>
              <w:lang w:val="en-US"/>
            </w:rPr>
          </w:rPrChange>
        </w:rPr>
        <w:t>png</w:t>
      </w:r>
      <w:proofErr w:type="spellEnd"/>
    </w:p>
    <w:p w14:paraId="2A7F02EC" w14:textId="77777777" w:rsidR="00E90506" w:rsidRPr="0089049F" w:rsidRDefault="00E90506" w:rsidP="00750A78">
      <w:pPr>
        <w:widowControl w:val="0"/>
        <w:autoSpaceDE w:val="0"/>
        <w:autoSpaceDN w:val="0"/>
        <w:adjustRightInd w:val="0"/>
        <w:jc w:val="both"/>
        <w:rPr>
          <w:rPrChange w:id="1778" w:author="Teera Piyakunakorn" w:date="2013-06-30T20:08:00Z">
            <w:rPr>
              <w:color w:val="0000FF"/>
            </w:rPr>
          </w:rPrChange>
        </w:rPr>
      </w:pPr>
    </w:p>
    <w:p w14:paraId="1F5BDD77" w14:textId="666FDCC6" w:rsidR="00750A78" w:rsidRPr="0089049F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779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780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Create a folder on your Desktop called </w:t>
      </w:r>
      <w:r w:rsidR="001A2347" w:rsidRPr="0089049F">
        <w:rPr>
          <w:rFonts w:cs="Arial"/>
          <w:szCs w:val="20"/>
          <w:rPrChange w:id="1781" w:author="Teera Piyakunakorn" w:date="2013-06-30T20:08:00Z">
            <w:rPr>
              <w:rFonts w:cs="Arial"/>
              <w:szCs w:val="20"/>
              <w:lang w:val="en-US"/>
            </w:rPr>
          </w:rPrChange>
        </w:rPr>
        <w:t>YY_</w:t>
      </w:r>
      <w:r w:rsidRPr="0089049F">
        <w:rPr>
          <w:rFonts w:cs="Arial"/>
          <w:szCs w:val="20"/>
          <w:rPrChange w:id="1782" w:author="Teera Piyakunakorn" w:date="2013-06-30T20:08:00Z">
            <w:rPr>
              <w:rFonts w:cs="Arial"/>
              <w:szCs w:val="20"/>
              <w:lang w:val="en-US"/>
            </w:rPr>
          </w:rPrChange>
        </w:rPr>
        <w:t>MOD</w:t>
      </w:r>
      <w:ins w:id="1783" w:author="Wolfgang J. Toechterle" w:date="2013-05-31T18:07:00Z">
        <w:r w:rsidR="00142C5A" w:rsidRPr="0089049F">
          <w:rPr>
            <w:rFonts w:cs="Arial"/>
            <w:szCs w:val="20"/>
            <w:rPrChange w:id="1784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>_</w:t>
        </w:r>
      </w:ins>
      <w:r w:rsidRPr="0089049F">
        <w:rPr>
          <w:rFonts w:cs="Arial"/>
          <w:szCs w:val="20"/>
          <w:rPrChange w:id="1785" w:author="Teera Piyakunakorn" w:date="2013-06-30T20:08:00Z">
            <w:rPr>
              <w:rFonts w:cs="Arial"/>
              <w:szCs w:val="20"/>
              <w:lang w:val="en-US"/>
            </w:rPr>
          </w:rPrChange>
        </w:rPr>
        <w:t>X</w:t>
      </w:r>
      <w:r w:rsidR="001A2347" w:rsidRPr="0089049F">
        <w:rPr>
          <w:rFonts w:cs="Arial"/>
          <w:szCs w:val="20"/>
          <w:rPrChange w:id="1786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  <w:r w:rsidRPr="0089049F">
        <w:rPr>
          <w:rFonts w:cs="Arial"/>
          <w:szCs w:val="20"/>
          <w:rPrChange w:id="178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(where YY represents the number of your workstation</w:t>
      </w:r>
      <w:r w:rsidR="00E90506" w:rsidRPr="0089049F">
        <w:rPr>
          <w:rFonts w:cs="Arial"/>
          <w:szCs w:val="20"/>
          <w:rPrChange w:id="1788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and X your </w:t>
      </w:r>
      <w:ins w:id="1789" w:author="Kinder" w:date="2013-06-29T14:50:00Z">
        <w:r w:rsidR="00E34726" w:rsidRPr="0089049F">
          <w:rPr>
            <w:rFonts w:cs="Arial"/>
            <w:szCs w:val="20"/>
            <w:rPrChange w:id="1790" w:author="Teera Piyakunakorn" w:date="2013-06-30T20:08:00Z">
              <w:rPr>
                <w:rFonts w:cs="Arial"/>
                <w:szCs w:val="20"/>
              </w:rPr>
            </w:rPrChange>
          </w:rPr>
          <w:t xml:space="preserve">Last </w:t>
        </w:r>
      </w:ins>
      <w:del w:id="1791" w:author="Kinder" w:date="2013-06-29T14:50:00Z">
        <w:r w:rsidR="00E90506" w:rsidRPr="0089049F" w:rsidDel="00E34726">
          <w:rPr>
            <w:rFonts w:cs="Arial"/>
            <w:szCs w:val="20"/>
            <w:rPrChange w:id="1792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 xml:space="preserve">NAME </w:delText>
        </w:r>
      </w:del>
      <w:ins w:id="1793" w:author="Kinder" w:date="2013-06-29T14:50:00Z">
        <w:r w:rsidR="00E34726" w:rsidRPr="0089049F">
          <w:rPr>
            <w:rFonts w:cs="Arial"/>
            <w:szCs w:val="20"/>
            <w:rPrChange w:id="1794" w:author="Teera Piyakunakorn" w:date="2013-06-30T20:08:00Z">
              <w:rPr>
                <w:rFonts w:cs="Arial"/>
                <w:szCs w:val="20"/>
              </w:rPr>
            </w:rPrChange>
          </w:rPr>
          <w:t>Name</w:t>
        </w:r>
      </w:ins>
      <w:del w:id="1795" w:author="Kinder" w:date="2013-06-29T14:50:00Z">
        <w:r w:rsidR="00E90506" w:rsidRPr="0089049F" w:rsidDel="00E34726">
          <w:rPr>
            <w:rFonts w:cs="Arial"/>
            <w:szCs w:val="20"/>
            <w:rPrChange w:id="179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and SURNAME</w:delText>
        </w:r>
      </w:del>
      <w:r w:rsidRPr="0089049F">
        <w:rPr>
          <w:rFonts w:cs="Arial"/>
          <w:szCs w:val="20"/>
          <w:rPrChange w:id="1797" w:author="Teera Piyakunakorn" w:date="2013-06-30T20:08:00Z">
            <w:rPr>
              <w:rFonts w:cs="Arial"/>
              <w:szCs w:val="20"/>
              <w:lang w:val="en-US"/>
            </w:rPr>
          </w:rPrChange>
        </w:rPr>
        <w:t>). This folder must include the following subfolders</w:t>
      </w:r>
      <w:ins w:id="1798" w:author="Wolfgang J. Toechterle" w:date="2013-06-22T11:11:00Z">
        <w:r w:rsidR="00B90009" w:rsidRPr="0089049F">
          <w:rPr>
            <w:rFonts w:cs="Arial"/>
            <w:szCs w:val="20"/>
            <w:rPrChange w:id="1799" w:author="Teera Piyakunakorn" w:date="2013-06-30T20:08:00Z">
              <w:rPr>
                <w:rFonts w:cs="Arial"/>
                <w:szCs w:val="20"/>
              </w:rPr>
            </w:rPrChange>
          </w:rPr>
          <w:t xml:space="preserve"> “Task1, Task2, Task3, Task4”</w:t>
        </w:r>
      </w:ins>
      <w:ins w:id="1800" w:author="Wolfgang J. Toechterle" w:date="2013-06-22T11:12:00Z">
        <w:r w:rsidR="00B90009" w:rsidRPr="0089049F">
          <w:rPr>
            <w:rFonts w:cs="Arial"/>
            <w:szCs w:val="20"/>
            <w:rPrChange w:id="1801" w:author="Teera Piyakunakorn" w:date="2013-06-30T20:08:00Z">
              <w:rPr>
                <w:rFonts w:cs="Arial"/>
                <w:szCs w:val="20"/>
              </w:rPr>
            </w:rPrChange>
          </w:rPr>
          <w:t xml:space="preserve">. Those subfolders contain two </w:t>
        </w:r>
        <w:proofErr w:type="gramStart"/>
        <w:r w:rsidR="00B90009" w:rsidRPr="0089049F">
          <w:rPr>
            <w:rFonts w:cs="Arial"/>
            <w:szCs w:val="20"/>
            <w:rPrChange w:id="1802" w:author="Teera Piyakunakorn" w:date="2013-06-30T20:08:00Z">
              <w:rPr>
                <w:rFonts w:cs="Arial"/>
                <w:szCs w:val="20"/>
              </w:rPr>
            </w:rPrChange>
          </w:rPr>
          <w:t>folder</w:t>
        </w:r>
        <w:proofErr w:type="gramEnd"/>
        <w:r w:rsidR="00B90009" w:rsidRPr="0089049F">
          <w:rPr>
            <w:rFonts w:cs="Arial"/>
            <w:szCs w:val="20"/>
            <w:rPrChange w:id="1803" w:author="Teera Piyakunakorn" w:date="2013-06-30T20:08:00Z">
              <w:rPr>
                <w:rFonts w:cs="Arial"/>
                <w:szCs w:val="20"/>
              </w:rPr>
            </w:rPrChange>
          </w:rPr>
          <w:t xml:space="preserve"> with: </w:t>
        </w:r>
      </w:ins>
      <w:del w:id="1804" w:author="Wolfgang J. Toechterle" w:date="2013-06-22T11:12:00Z">
        <w:r w:rsidRPr="0089049F" w:rsidDel="00B90009">
          <w:rPr>
            <w:rFonts w:cs="Arial"/>
            <w:szCs w:val="20"/>
            <w:rPrChange w:id="180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:</w:delText>
        </w:r>
      </w:del>
      <w:r w:rsidRPr="0089049F">
        <w:rPr>
          <w:rFonts w:cs="Arial"/>
          <w:szCs w:val="20"/>
          <w:rPrChange w:id="1806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</w:t>
      </w:r>
    </w:p>
    <w:p w14:paraId="224BDED2" w14:textId="77777777" w:rsidR="00750A78" w:rsidRPr="0089049F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807" w:author="Teera Piyakunakorn" w:date="2013-06-30T20:08:00Z">
            <w:rPr>
              <w:rFonts w:cs="Arial"/>
              <w:szCs w:val="20"/>
              <w:lang w:val="en-US"/>
            </w:rPr>
          </w:rPrChange>
        </w:rPr>
      </w:pPr>
    </w:p>
    <w:p w14:paraId="53AFE7CB" w14:textId="31A2951E" w:rsidR="00750A78" w:rsidRPr="0089049F" w:rsidRDefault="00750A78" w:rsidP="00750A78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808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809" w:author="Teera Piyakunakorn" w:date="2013-06-30T20:08:00Z">
            <w:rPr>
              <w:rFonts w:cs="Arial"/>
              <w:szCs w:val="20"/>
              <w:lang w:val="en-US"/>
            </w:rPr>
          </w:rPrChange>
        </w:rPr>
        <w:t>Original</w:t>
      </w:r>
      <w:ins w:id="1810" w:author="Wolfgang J. Toechterle" w:date="2013-06-22T10:33:00Z">
        <w:r w:rsidR="00EA5133" w:rsidRPr="0089049F">
          <w:rPr>
            <w:rFonts w:cs="Arial"/>
            <w:szCs w:val="20"/>
            <w:rPrChange w:id="1811" w:author="Teera Piyakunakorn" w:date="2013-06-30T20:08:00Z">
              <w:rPr>
                <w:rFonts w:cs="Arial"/>
                <w:szCs w:val="20"/>
              </w:rPr>
            </w:rPrChange>
          </w:rPr>
          <w:t xml:space="preserve"> </w:t>
        </w:r>
      </w:ins>
      <w:del w:id="1812" w:author="Wolfgang J. Toechterle" w:date="2013-06-22T10:33:00Z">
        <w:r w:rsidRPr="0089049F" w:rsidDel="00EA5133">
          <w:rPr>
            <w:rFonts w:cs="Arial"/>
            <w:szCs w:val="20"/>
            <w:rPrChange w:id="1813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del w:id="1814" w:author="Kinder" w:date="2013-06-29T14:53:00Z">
        <w:r w:rsidRPr="0089049F" w:rsidDel="00747425">
          <w:rPr>
            <w:rFonts w:cs="Arial"/>
            <w:szCs w:val="20"/>
            <w:rPrChange w:id="1815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ins w:id="1816" w:author="Kinder" w:date="2013-06-29T14:53:00Z">
        <w:r w:rsidR="00747425" w:rsidRPr="0089049F">
          <w:rPr>
            <w:rFonts w:cs="Arial"/>
            <w:szCs w:val="20"/>
            <w:rPrChange w:id="1817" w:author="Teera Piyakunakorn" w:date="2013-06-30T20:08:00Z">
              <w:rPr>
                <w:rFonts w:cs="Arial"/>
                <w:szCs w:val="20"/>
              </w:rPr>
            </w:rPrChange>
          </w:rPr>
          <w:t>folder</w:t>
        </w:r>
      </w:ins>
      <w:r w:rsidR="001A2347" w:rsidRPr="0089049F">
        <w:rPr>
          <w:rFonts w:cs="Arial"/>
          <w:szCs w:val="20"/>
          <w:rPrChange w:id="1818" w:author="Teera Piyakunakorn" w:date="2013-06-30T20:08:00Z">
            <w:rPr>
              <w:rFonts w:cs="Arial"/>
              <w:szCs w:val="20"/>
              <w:lang w:val="en-US"/>
            </w:rPr>
          </w:rPrChange>
        </w:rPr>
        <w:t>: it should contain all the files used for the developmen</w:t>
      </w:r>
      <w:r w:rsidR="007B156C" w:rsidRPr="0089049F">
        <w:rPr>
          <w:rFonts w:cs="Arial"/>
          <w:szCs w:val="20"/>
          <w:rPrChange w:id="1819" w:author="Teera Piyakunakorn" w:date="2013-06-30T20:08:00Z">
            <w:rPr>
              <w:rFonts w:cs="Arial"/>
              <w:szCs w:val="20"/>
              <w:lang w:val="en-US"/>
            </w:rPr>
          </w:rPrChange>
        </w:rPr>
        <w:t>t of your project, properly orga</w:t>
      </w:r>
      <w:r w:rsidR="001A2347" w:rsidRPr="0089049F">
        <w:rPr>
          <w:rFonts w:cs="Arial"/>
          <w:szCs w:val="20"/>
          <w:rPrChange w:id="1820" w:author="Teera Piyakunakorn" w:date="2013-06-30T20:08:00Z">
            <w:rPr>
              <w:rFonts w:cs="Arial"/>
              <w:szCs w:val="20"/>
              <w:lang w:val="en-US"/>
            </w:rPr>
          </w:rPrChange>
        </w:rPr>
        <w:t>nized (fonts, links, etc.).</w:t>
      </w:r>
    </w:p>
    <w:p w14:paraId="1E5C37DB" w14:textId="453F643C" w:rsidR="00750A78" w:rsidRPr="0089049F" w:rsidRDefault="00750A78" w:rsidP="001A2347">
      <w:pPr>
        <w:widowControl w:val="0"/>
        <w:numPr>
          <w:ilvl w:val="0"/>
          <w:numId w:val="14"/>
        </w:numPr>
        <w:tabs>
          <w:tab w:val="left" w:pos="220"/>
          <w:tab w:val="left" w:pos="720"/>
        </w:tabs>
        <w:autoSpaceDE w:val="0"/>
        <w:autoSpaceDN w:val="0"/>
        <w:adjustRightInd w:val="0"/>
        <w:ind w:hanging="720"/>
        <w:jc w:val="both"/>
        <w:rPr>
          <w:rFonts w:cs="Arial"/>
          <w:szCs w:val="20"/>
          <w:rPrChange w:id="1821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822" w:author="Teera Piyakunakorn" w:date="2013-06-30T20:08:00Z">
            <w:rPr>
              <w:rFonts w:cs="Arial"/>
              <w:szCs w:val="20"/>
              <w:lang w:val="en-US"/>
            </w:rPr>
          </w:rPrChange>
        </w:rPr>
        <w:t>Final</w:t>
      </w:r>
      <w:ins w:id="1823" w:author="Wolfgang J. Toechterle" w:date="2013-06-22T10:33:00Z">
        <w:r w:rsidR="00EA5133" w:rsidRPr="0089049F">
          <w:rPr>
            <w:rFonts w:cs="Arial"/>
            <w:szCs w:val="20"/>
            <w:rPrChange w:id="1824" w:author="Teera Piyakunakorn" w:date="2013-06-30T20:08:00Z">
              <w:rPr>
                <w:rFonts w:cs="Arial"/>
                <w:szCs w:val="20"/>
              </w:rPr>
            </w:rPrChange>
          </w:rPr>
          <w:t xml:space="preserve"> </w:t>
        </w:r>
      </w:ins>
      <w:del w:id="1825" w:author="Wolfgang J. Toechterle" w:date="2013-06-22T10:33:00Z">
        <w:r w:rsidRPr="0089049F" w:rsidDel="00EA5133">
          <w:rPr>
            <w:rFonts w:cs="Arial"/>
            <w:szCs w:val="20"/>
            <w:rPrChange w:id="182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_</w:delText>
        </w:r>
      </w:del>
      <w:ins w:id="1827" w:author="Kinder" w:date="2013-06-29T14:53:00Z">
        <w:r w:rsidR="00747425" w:rsidRPr="0089049F">
          <w:rPr>
            <w:rFonts w:cs="Arial"/>
            <w:szCs w:val="20"/>
            <w:rPrChange w:id="1828" w:author="Teera Piyakunakorn" w:date="2013-06-30T20:08:00Z">
              <w:rPr>
                <w:rFonts w:cs="Arial"/>
                <w:szCs w:val="20"/>
              </w:rPr>
            </w:rPrChange>
          </w:rPr>
          <w:t>folder</w:t>
        </w:r>
      </w:ins>
      <w:del w:id="1829" w:author="Kinder" w:date="2013-06-29T14:53:00Z">
        <w:r w:rsidRPr="0089049F" w:rsidDel="00747425">
          <w:rPr>
            <w:rFonts w:cs="Arial"/>
            <w:szCs w:val="20"/>
            <w:rPrChange w:id="1830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delText>files</w:delText>
        </w:r>
      </w:del>
      <w:r w:rsidR="001A2347" w:rsidRPr="0089049F">
        <w:rPr>
          <w:rFonts w:cs="Arial"/>
          <w:szCs w:val="20"/>
          <w:rPrChange w:id="1831" w:author="Teera Piyakunakorn" w:date="2013-06-30T20:08:00Z">
            <w:rPr>
              <w:rFonts w:cs="Arial"/>
              <w:szCs w:val="20"/>
              <w:lang w:val="en-US"/>
            </w:rPr>
          </w:rPrChange>
        </w:rPr>
        <w:t>: it</w:t>
      </w:r>
      <w:r w:rsidRPr="0089049F">
        <w:rPr>
          <w:rFonts w:cs="Arial"/>
          <w:szCs w:val="20"/>
          <w:rPrChange w:id="183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should contain all the files </w:t>
      </w:r>
      <w:r w:rsidR="007B156C" w:rsidRPr="0089049F">
        <w:rPr>
          <w:rFonts w:cs="Arial"/>
          <w:szCs w:val="20"/>
          <w:rPrChange w:id="1833" w:author="Teera Piyakunakorn" w:date="2013-06-30T20:08:00Z">
            <w:rPr>
              <w:rFonts w:cs="Arial"/>
              <w:szCs w:val="20"/>
              <w:lang w:val="en-US"/>
            </w:rPr>
          </w:rPrChange>
        </w:rPr>
        <w:t>you</w:t>
      </w:r>
      <w:r w:rsidR="001A2347" w:rsidRPr="0089049F">
        <w:rPr>
          <w:rFonts w:cs="Arial"/>
          <w:szCs w:val="20"/>
          <w:rPrChange w:id="1834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are supposed to deliver</w:t>
      </w:r>
      <w:ins w:id="1835" w:author="Kinder" w:date="2013-06-29T14:52:00Z">
        <w:r w:rsidR="00747425" w:rsidRPr="0089049F">
          <w:rPr>
            <w:rFonts w:cs="Arial"/>
            <w:szCs w:val="20"/>
            <w:rPrChange w:id="1836" w:author="Teera Piyakunakorn" w:date="2013-06-30T20:08:00Z">
              <w:rPr>
                <w:rFonts w:cs="Arial"/>
                <w:szCs w:val="20"/>
              </w:rPr>
            </w:rPrChange>
          </w:rPr>
          <w:t xml:space="preserve"> to print</w:t>
        </w:r>
      </w:ins>
      <w:r w:rsidR="001A2347" w:rsidRPr="0089049F">
        <w:rPr>
          <w:rFonts w:cs="Arial"/>
          <w:szCs w:val="20"/>
          <w:rPrChange w:id="1837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as required in the tasks (PDF, etc.)</w:t>
      </w:r>
      <w:r w:rsidRPr="0089049F">
        <w:rPr>
          <w:rFonts w:cs="Arial"/>
          <w:szCs w:val="20"/>
          <w:rPrChange w:id="1838" w:author="Teera Piyakunakorn" w:date="2013-06-30T20:08:00Z">
            <w:rPr>
              <w:rFonts w:cs="Arial"/>
              <w:szCs w:val="20"/>
              <w:lang w:val="en-US"/>
            </w:rPr>
          </w:rPrChange>
        </w:rPr>
        <w:t>.</w:t>
      </w:r>
    </w:p>
    <w:p w14:paraId="52D78F9E" w14:textId="77777777" w:rsidR="00750A78" w:rsidRPr="0089049F" w:rsidRDefault="00750A78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839" w:author="Teera Piyakunakorn" w:date="2013-06-30T20:08:00Z">
            <w:rPr>
              <w:rFonts w:cs="Arial"/>
              <w:szCs w:val="20"/>
              <w:lang w:val="en-US"/>
            </w:rPr>
          </w:rPrChange>
        </w:rPr>
      </w:pPr>
    </w:p>
    <w:p w14:paraId="32AD900B" w14:textId="77777777" w:rsidR="00750A78" w:rsidRPr="0089049F" w:rsidRDefault="001A2347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840" w:author="Teera Piyakunakorn" w:date="2013-06-30T20:08:00Z">
            <w:rPr>
              <w:rFonts w:cs="Arial"/>
              <w:szCs w:val="20"/>
              <w:lang w:val="en-US"/>
            </w:rPr>
          </w:rPrChange>
        </w:rPr>
      </w:pPr>
      <w:r w:rsidRPr="0089049F">
        <w:rPr>
          <w:rFonts w:cs="Arial"/>
          <w:szCs w:val="20"/>
          <w:rPrChange w:id="1841" w:author="Teera Piyakunakorn" w:date="2013-06-30T20:08:00Z">
            <w:rPr>
              <w:rFonts w:cs="Arial"/>
              <w:szCs w:val="20"/>
              <w:lang w:val="en-US"/>
            </w:rPr>
          </w:rPrChange>
        </w:rPr>
        <w:t>Any</w:t>
      </w:r>
      <w:r w:rsidR="00750A78" w:rsidRPr="0089049F">
        <w:rPr>
          <w:rFonts w:cs="Arial"/>
          <w:szCs w:val="20"/>
          <w:rPrChange w:id="1842" w:author="Teera Piyakunakorn" w:date="2013-06-30T20:08:00Z">
            <w:rPr>
              <w:rFonts w:cs="Arial"/>
              <w:szCs w:val="20"/>
              <w:lang w:val="en-US"/>
            </w:rPr>
          </w:rPrChange>
        </w:rPr>
        <w:t xml:space="preserve"> file saved out of its respective folder WILL NOT BE EVALUATED.</w:t>
      </w:r>
    </w:p>
    <w:p w14:paraId="0A1E95E3" w14:textId="77777777" w:rsidR="00041F11" w:rsidRPr="0089049F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843" w:author="Teera Piyakunakorn" w:date="2013-06-30T20:08:00Z">
            <w:rPr>
              <w:rFonts w:cs="Arial"/>
              <w:szCs w:val="20"/>
              <w:lang w:val="en-US"/>
            </w:rPr>
          </w:rPrChange>
        </w:rPr>
      </w:pPr>
    </w:p>
    <w:p w14:paraId="24AC82CC" w14:textId="43180741" w:rsidR="00041F11" w:rsidRPr="0089049F" w:rsidRDefault="00041F11" w:rsidP="00041F11">
      <w:pPr>
        <w:rPr>
          <w:rPrChange w:id="1844" w:author="Teera Piyakunakorn" w:date="2013-06-30T20:08:00Z">
            <w:rPr/>
          </w:rPrChange>
        </w:rPr>
      </w:pPr>
      <w:r w:rsidRPr="0089049F">
        <w:rPr>
          <w:rPrChange w:id="1845" w:author="Teera Piyakunakorn" w:date="2013-06-30T20:08:00Z">
            <w:rPr/>
          </w:rPrChange>
        </w:rPr>
        <w:t xml:space="preserve">Images must </w:t>
      </w:r>
      <w:r w:rsidRPr="0089049F">
        <w:rPr>
          <w:b/>
          <w:rPrChange w:id="1846" w:author="Teera Piyakunakorn" w:date="2013-06-30T20:08:00Z">
            <w:rPr/>
          </w:rPrChange>
        </w:rPr>
        <w:t xml:space="preserve">not </w:t>
      </w:r>
      <w:r w:rsidRPr="0089049F">
        <w:rPr>
          <w:rPrChange w:id="1847" w:author="Teera Piyakunakorn" w:date="2013-06-30T20:08:00Z">
            <w:rPr/>
          </w:rPrChange>
        </w:rPr>
        <w:t xml:space="preserve">be embedded in Adobe Illustrator or </w:t>
      </w:r>
      <w:del w:id="1848" w:author="Wolfgang J. Toechterle" w:date="2013-06-22T11:13:00Z">
        <w:r w:rsidRPr="0089049F" w:rsidDel="00B90009">
          <w:rPr>
            <w:rPrChange w:id="1849" w:author="Teera Piyakunakorn" w:date="2013-06-30T20:08:00Z">
              <w:rPr/>
            </w:rPrChange>
          </w:rPr>
          <w:delText xml:space="preserve">embedded in </w:delText>
        </w:r>
      </w:del>
      <w:r w:rsidRPr="0089049F">
        <w:rPr>
          <w:rPrChange w:id="1850" w:author="Teera Piyakunakorn" w:date="2013-06-30T20:08:00Z">
            <w:rPr/>
          </w:rPrChange>
        </w:rPr>
        <w:t>InDesign</w:t>
      </w:r>
    </w:p>
    <w:p w14:paraId="20C4D88E" w14:textId="77777777" w:rsidR="00041F11" w:rsidRPr="0089049F" w:rsidRDefault="00041F11" w:rsidP="00041F11">
      <w:pPr>
        <w:rPr>
          <w:rPrChange w:id="1851" w:author="Teera Piyakunakorn" w:date="2013-06-30T20:08:00Z">
            <w:rPr/>
          </w:rPrChange>
        </w:rPr>
      </w:pPr>
    </w:p>
    <w:p w14:paraId="7DA425E4" w14:textId="5FEC1F68" w:rsidR="00763EC0" w:rsidRPr="0089049F" w:rsidRDefault="00041F11">
      <w:pPr>
        <w:rPr>
          <w:ins w:id="1852" w:author="Wolfgang J. Toechterle" w:date="2013-06-08T19:19:00Z"/>
          <w:rPrChange w:id="1853" w:author="Teera Piyakunakorn" w:date="2013-06-30T20:08:00Z">
            <w:rPr>
              <w:ins w:id="1854" w:author="Wolfgang J. Toechterle" w:date="2013-06-08T19:19:00Z"/>
            </w:rPr>
          </w:rPrChange>
        </w:rPr>
      </w:pPr>
      <w:r w:rsidRPr="0089049F">
        <w:rPr>
          <w:rPrChange w:id="1855" w:author="Teera Piyakunakorn" w:date="2013-06-30T20:08:00Z">
            <w:rPr/>
          </w:rPrChange>
        </w:rPr>
        <w:t>The colour mode and file formats of your images will be evaluated in the press ready PDF files</w:t>
      </w:r>
      <w:ins w:id="1856" w:author="Wolfgang J. Toechterle" w:date="2013-06-08T19:18:00Z">
        <w:r w:rsidR="00CD0E39" w:rsidRPr="0089049F">
          <w:rPr>
            <w:rPrChange w:id="1857" w:author="Teera Piyakunakorn" w:date="2013-06-30T20:08:00Z">
              <w:rPr/>
            </w:rPrChange>
          </w:rPr>
          <w:t>; EXCEPT</w:t>
        </w:r>
      </w:ins>
      <w:ins w:id="1858" w:author="Wolfgang J. Toechterle" w:date="2013-06-08T19:19:00Z">
        <w:r w:rsidR="00763EC0" w:rsidRPr="0089049F">
          <w:rPr>
            <w:rPrChange w:id="1859" w:author="Teera Piyakunakorn" w:date="2013-06-30T20:08:00Z">
              <w:rPr/>
            </w:rPrChange>
          </w:rPr>
          <w:t xml:space="preserve"> in Task 4 Greyscale and colour image resolution will be evaluated in the used software such as InDesign or Illustrator. </w:t>
        </w:r>
      </w:ins>
    </w:p>
    <w:p w14:paraId="3B10430F" w14:textId="194E7D47" w:rsidR="00041F11" w:rsidRPr="0089049F" w:rsidRDefault="00041F11" w:rsidP="00041F11">
      <w:pPr>
        <w:rPr>
          <w:rPrChange w:id="1860" w:author="Teera Piyakunakorn" w:date="2013-06-30T20:08:00Z">
            <w:rPr/>
          </w:rPrChange>
        </w:rPr>
      </w:pPr>
      <w:del w:id="1861" w:author="Wolfgang J. Toechterle" w:date="2013-06-08T19:18:00Z">
        <w:r w:rsidRPr="0089049F" w:rsidDel="00CD0E39">
          <w:rPr>
            <w:rPrChange w:id="1862" w:author="Teera Piyakunakorn" w:date="2013-06-30T20:08:00Z">
              <w:rPr/>
            </w:rPrChange>
          </w:rPr>
          <w:delText xml:space="preserve">. </w:delText>
        </w:r>
      </w:del>
    </w:p>
    <w:p w14:paraId="3AB4899E" w14:textId="77777777" w:rsidR="00041F11" w:rsidRPr="0089049F" w:rsidRDefault="00041F11" w:rsidP="00041F11">
      <w:pPr>
        <w:rPr>
          <w:rPrChange w:id="1863" w:author="Teera Piyakunakorn" w:date="2013-06-30T20:08:00Z">
            <w:rPr/>
          </w:rPrChange>
        </w:rPr>
      </w:pPr>
    </w:p>
    <w:p w14:paraId="5268EBF9" w14:textId="77777777" w:rsidR="00041F11" w:rsidRPr="0089049F" w:rsidRDefault="00041F11" w:rsidP="00750A78">
      <w:pPr>
        <w:widowControl w:val="0"/>
        <w:autoSpaceDE w:val="0"/>
        <w:autoSpaceDN w:val="0"/>
        <w:adjustRightInd w:val="0"/>
        <w:jc w:val="both"/>
        <w:rPr>
          <w:rFonts w:cs="Arial"/>
          <w:szCs w:val="20"/>
          <w:rPrChange w:id="1864" w:author="Teera Piyakunakorn" w:date="2013-06-30T20:08:00Z">
            <w:rPr>
              <w:rFonts w:cs="Arial"/>
              <w:szCs w:val="20"/>
              <w:lang w:val="en-US"/>
            </w:rPr>
          </w:rPrChange>
        </w:rPr>
      </w:pPr>
    </w:p>
    <w:p w14:paraId="477BC233" w14:textId="77777777" w:rsidR="00CE6B36" w:rsidRPr="0089049F" w:rsidRDefault="00CE6B36" w:rsidP="00CE6B36">
      <w:pPr>
        <w:rPr>
          <w:rPrChange w:id="1865" w:author="Teera Piyakunakorn" w:date="2013-06-30T20:08:00Z">
            <w:rPr/>
          </w:rPrChange>
        </w:rPr>
      </w:pPr>
    </w:p>
    <w:p w14:paraId="71D5EDF3" w14:textId="3B0A9563" w:rsidR="00CE6B36" w:rsidRPr="0089049F" w:rsidRDefault="006B03C3" w:rsidP="006B03C3">
      <w:pPr>
        <w:pStyle w:val="Heading1"/>
        <w:rPr>
          <w:rPrChange w:id="1866" w:author="Teera Piyakunakorn" w:date="2013-06-30T20:08:00Z">
            <w:rPr/>
          </w:rPrChange>
        </w:rPr>
      </w:pPr>
      <w:del w:id="1867" w:author="Wolfgang J. Toechterle" w:date="2013-06-08T19:26:00Z">
        <w:r w:rsidRPr="0089049F" w:rsidDel="00763EC0">
          <w:rPr>
            <w:rPrChange w:id="1868" w:author="Teera Piyakunakorn" w:date="2013-06-30T20:08:00Z">
              <w:rPr/>
            </w:rPrChange>
          </w:rPr>
          <w:br w:type="page"/>
        </w:r>
      </w:del>
      <w:r w:rsidR="00CE6B36" w:rsidRPr="0089049F">
        <w:rPr>
          <w:rPrChange w:id="1869" w:author="Teera Piyakunakorn" w:date="2013-06-30T20:08:00Z">
            <w:rPr/>
          </w:rPrChange>
        </w:rPr>
        <w:t>Equipment, machinery, installations and materials required</w:t>
      </w:r>
    </w:p>
    <w:p w14:paraId="371671CC" w14:textId="77777777" w:rsidR="00CE6B36" w:rsidRPr="0089049F" w:rsidRDefault="004632D2" w:rsidP="00CE6B36">
      <w:pPr>
        <w:rPr>
          <w:rPrChange w:id="1870" w:author="Teera Piyakunakorn" w:date="2013-06-30T20:08:00Z">
            <w:rPr/>
          </w:rPrChange>
        </w:rPr>
      </w:pPr>
      <w:r w:rsidRPr="0089049F">
        <w:rPr>
          <w:rPrChange w:id="1871" w:author="Teera Piyakunakorn" w:date="2013-06-30T20:08:00Z">
            <w:rPr/>
          </w:rPrChange>
        </w:rPr>
        <w:t>No specific equipment required.</w:t>
      </w:r>
    </w:p>
    <w:p w14:paraId="731875F3" w14:textId="77777777" w:rsidR="007B156C" w:rsidRPr="0089049F" w:rsidRDefault="007B156C" w:rsidP="00CE6B36">
      <w:pPr>
        <w:rPr>
          <w:rPrChange w:id="1872" w:author="Teera Piyakunakorn" w:date="2013-06-30T20:08:00Z">
            <w:rPr>
              <w:color w:val="0000FF"/>
            </w:rPr>
          </w:rPrChange>
        </w:rPr>
      </w:pPr>
    </w:p>
    <w:p w14:paraId="62CFAB2F" w14:textId="77777777" w:rsidR="00763EC0" w:rsidRPr="0089049F" w:rsidRDefault="00763EC0">
      <w:pPr>
        <w:spacing w:after="200" w:line="276" w:lineRule="auto"/>
        <w:rPr>
          <w:ins w:id="1873" w:author="Wolfgang J. Toechterle" w:date="2013-06-08T19:26:00Z"/>
          <w:rFonts w:eastAsiaTheme="majorEastAsia" w:cstheme="majorBidi"/>
          <w:b/>
          <w:bCs/>
          <w:caps/>
          <w:sz w:val="24"/>
          <w:szCs w:val="28"/>
          <w:u w:val="single"/>
          <w:rPrChange w:id="1874" w:author="Teera Piyakunakorn" w:date="2013-06-30T20:08:00Z">
            <w:rPr>
              <w:ins w:id="1875" w:author="Wolfgang J. Toechterle" w:date="2013-06-08T19:26:00Z"/>
              <w:rFonts w:eastAsiaTheme="majorEastAsia" w:cstheme="majorBidi"/>
              <w:b/>
              <w:bCs/>
              <w:caps/>
              <w:sz w:val="24"/>
              <w:szCs w:val="28"/>
              <w:u w:val="single"/>
            </w:rPr>
          </w:rPrChange>
        </w:rPr>
      </w:pPr>
      <w:ins w:id="1876" w:author="Wolfgang J. Toechterle" w:date="2013-06-08T19:26:00Z">
        <w:r w:rsidRPr="0089049F">
          <w:rPr>
            <w:rPrChange w:id="1877" w:author="Teera Piyakunakorn" w:date="2013-06-30T20:08:00Z">
              <w:rPr/>
            </w:rPrChange>
          </w:rPr>
          <w:br w:type="page"/>
        </w:r>
      </w:ins>
    </w:p>
    <w:p w14:paraId="0C71D920" w14:textId="2011B814" w:rsidR="00CE6B36" w:rsidRPr="0089049F" w:rsidRDefault="00CE6B36" w:rsidP="00CE6B36">
      <w:pPr>
        <w:pStyle w:val="Heading1"/>
        <w:rPr>
          <w:rPrChange w:id="1878" w:author="Teera Piyakunakorn" w:date="2013-06-30T20:08:00Z">
            <w:rPr/>
          </w:rPrChange>
        </w:rPr>
      </w:pPr>
      <w:r w:rsidRPr="0089049F">
        <w:rPr>
          <w:rPrChange w:id="1879" w:author="Teera Piyakunakorn" w:date="2013-06-30T20:08:00Z">
            <w:rPr/>
          </w:rPrChange>
        </w:rPr>
        <w:t>Marking scheme</w:t>
      </w:r>
    </w:p>
    <w:tbl>
      <w:tblPr>
        <w:tblStyle w:val="LightShading-Accent2"/>
        <w:tblW w:w="9779" w:type="dxa"/>
        <w:tblBorders>
          <w:top w:val="none" w:sz="0" w:space="0" w:color="auto"/>
          <w:bottom w:val="none" w:sz="0" w:space="0" w:color="auto"/>
        </w:tblBorders>
        <w:tblLook w:val="06A0" w:firstRow="1" w:lastRow="0" w:firstColumn="1" w:lastColumn="0" w:noHBand="1" w:noVBand="1"/>
      </w:tblPr>
      <w:tblGrid>
        <w:gridCol w:w="817"/>
        <w:gridCol w:w="7513"/>
        <w:gridCol w:w="1449"/>
      </w:tblGrid>
      <w:tr w:rsidR="0089049F" w:rsidRPr="0089049F" w:rsidDel="00763EC0" w14:paraId="3369F52F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del w:id="188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A35F32" w14:textId="4EEE3118" w:rsidR="004632D2" w:rsidRPr="0089049F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881" w:author="Wolfgang J. Toechterle" w:date="2013-06-08T19:24:00Z"/>
                <w:color w:val="auto"/>
                <w:rPrChange w:id="1882" w:author="Teera Piyakunakorn" w:date="2013-06-30T20:08:00Z">
                  <w:rPr>
                    <w:del w:id="188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884" w:author="Wolfgang J. Toechterle" w:date="2013-06-08T19:24:00Z">
              <w:r w:rsidRPr="0089049F" w:rsidDel="00763EC0">
                <w:rPr>
                  <w:color w:val="auto"/>
                  <w:rPrChange w:id="1885" w:author="Teera Piyakunakorn" w:date="2013-06-30T20:08:00Z">
                    <w:rPr>
                      <w:color w:val="0000FF"/>
                    </w:rPr>
                  </w:rPrChange>
                </w:rPr>
                <w:delText>A</w:delText>
              </w:r>
            </w:del>
          </w:p>
        </w:tc>
        <w:tc>
          <w:tcPr>
            <w:tcW w:w="7513" w:type="dxa"/>
          </w:tcPr>
          <w:p w14:paraId="4487A7FA" w14:textId="22DE348C" w:rsidR="004632D2" w:rsidRPr="0089049F" w:rsidDel="00763EC0" w:rsidRDefault="004632D2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886" w:author="Wolfgang J. Toechterle" w:date="2013-06-08T19:24:00Z"/>
                <w:color w:val="auto"/>
                <w:rPrChange w:id="1887" w:author="Teera Piyakunakorn" w:date="2013-06-30T20:08:00Z">
                  <w:rPr>
                    <w:del w:id="188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889" w:author="Wolfgang J. Toechterle" w:date="2013-06-08T19:24:00Z">
              <w:r w:rsidRPr="0089049F" w:rsidDel="00763EC0">
                <w:rPr>
                  <w:color w:val="auto"/>
                  <w:rPrChange w:id="1890" w:author="Teera Piyakunakorn" w:date="2013-06-30T20:08:00Z">
                    <w:rPr>
                      <w:color w:val="0000FF"/>
                    </w:rPr>
                  </w:rPrChange>
                </w:rPr>
                <w:delText xml:space="preserve"> Creative process</w:delText>
              </w:r>
            </w:del>
          </w:p>
        </w:tc>
        <w:tc>
          <w:tcPr>
            <w:tcW w:w="1449" w:type="dxa"/>
          </w:tcPr>
          <w:p w14:paraId="2343FF1C" w14:textId="2F83393A" w:rsidR="004632D2" w:rsidRPr="0089049F" w:rsidDel="00763EC0" w:rsidRDefault="00832869" w:rsidP="004632D2">
            <w:pPr>
              <w:keepNext/>
              <w:keepLines/>
              <w:spacing w:before="200"/>
              <w:outlineLvl w:val="3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del w:id="1891" w:author="Wolfgang J. Toechterle" w:date="2013-06-08T19:24:00Z"/>
                <w:color w:val="auto"/>
                <w:rPrChange w:id="1892" w:author="Teera Piyakunakorn" w:date="2013-06-30T20:08:00Z">
                  <w:rPr>
                    <w:del w:id="189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894" w:author="Wolfgang J. Toechterle" w:date="2013-06-08T19:24:00Z">
              <w:r w:rsidRPr="0089049F" w:rsidDel="00763EC0">
                <w:rPr>
                  <w:color w:val="auto"/>
                  <w:rPrChange w:id="1895" w:author="Teera Piyakunakorn" w:date="2013-06-30T20:08:00Z">
                    <w:rPr>
                      <w:color w:val="0000FF"/>
                    </w:rPr>
                  </w:rPrChange>
                </w:rPr>
                <w:delText>Subjective /</w:delText>
              </w:r>
              <w:r w:rsidR="004632D2" w:rsidRPr="0089049F" w:rsidDel="00763EC0">
                <w:rPr>
                  <w:color w:val="auto"/>
                  <w:rPrChange w:id="1896" w:author="Teera Piyakunakorn" w:date="2013-06-30T20:08:00Z">
                    <w:rPr>
                      <w:color w:val="0000FF"/>
                    </w:rPr>
                  </w:rPrChange>
                </w:rPr>
                <w:delText>2</w:delText>
              </w:r>
            </w:del>
          </w:p>
        </w:tc>
      </w:tr>
      <w:tr w:rsidR="0089049F" w:rsidRPr="0089049F" w:rsidDel="00763EC0" w14:paraId="02EFEBD6" w14:textId="77777777">
        <w:trPr>
          <w:del w:id="189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BEF08A" w14:textId="565D1033" w:rsidR="004632D2" w:rsidRPr="0089049F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898" w:author="Wolfgang J. Toechterle" w:date="2013-06-08T19:24:00Z"/>
                <w:color w:val="auto"/>
                <w:rPrChange w:id="1899" w:author="Teera Piyakunakorn" w:date="2013-06-30T20:08:00Z">
                  <w:rPr>
                    <w:del w:id="190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901" w:author="Wolfgang J. Toechterle" w:date="2013-06-08T19:24:00Z">
              <w:r w:rsidRPr="0089049F" w:rsidDel="00763EC0">
                <w:rPr>
                  <w:color w:val="auto"/>
                  <w:rPrChange w:id="1902" w:author="Teera Piyakunakorn" w:date="2013-06-30T20:08:00Z">
                    <w:rPr>
                      <w:color w:val="0000FF"/>
                    </w:rPr>
                  </w:rPrChange>
                </w:rPr>
                <w:delText>A.1</w:delText>
              </w:r>
            </w:del>
          </w:p>
        </w:tc>
        <w:tc>
          <w:tcPr>
            <w:tcW w:w="7513" w:type="dxa"/>
          </w:tcPr>
          <w:p w14:paraId="131E973C" w14:textId="60483970" w:rsidR="004632D2" w:rsidRPr="0089049F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03" w:author="Wolfgang J. Toechterle" w:date="2013-06-08T19:24:00Z"/>
                <w:color w:val="auto"/>
                <w:rPrChange w:id="1904" w:author="Teera Piyakunakorn" w:date="2013-06-30T20:08:00Z">
                  <w:rPr>
                    <w:del w:id="190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906" w:author="Wolfgang J. Toechterle" w:date="2013-06-08T19:24:00Z">
              <w:r w:rsidRPr="0089049F" w:rsidDel="00763EC0">
                <w:rPr>
                  <w:color w:val="auto"/>
                  <w:rPrChange w:id="1907" w:author="Teera Piyakunakorn" w:date="2013-06-30T20:08:00Z">
                    <w:rPr>
                      <w:color w:val="0000FF"/>
                    </w:rPr>
                  </w:rPrChange>
                </w:rPr>
                <w:delText>Idea</w:delText>
              </w:r>
              <w:r w:rsidR="00832869" w:rsidRPr="0089049F" w:rsidDel="00763EC0">
                <w:rPr>
                  <w:color w:val="auto"/>
                  <w:rPrChange w:id="1908" w:author="Teera Piyakunakorn" w:date="2013-06-30T20:08:00Z">
                    <w:rPr>
                      <w:color w:val="0000FF"/>
                    </w:rPr>
                  </w:rPrChange>
                </w:rPr>
                <w:delText>s and originality</w:delText>
              </w:r>
            </w:del>
          </w:p>
        </w:tc>
        <w:tc>
          <w:tcPr>
            <w:tcW w:w="1449" w:type="dxa"/>
          </w:tcPr>
          <w:p w14:paraId="179C8CA6" w14:textId="4DD07127" w:rsidR="004632D2" w:rsidRPr="0089049F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09" w:author="Wolfgang J. Toechterle" w:date="2013-06-08T19:24:00Z"/>
                <w:color w:val="auto"/>
                <w:rPrChange w:id="1910" w:author="Teera Piyakunakorn" w:date="2013-06-30T20:08:00Z">
                  <w:rPr>
                    <w:del w:id="1911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49372976" w14:textId="77777777">
        <w:trPr>
          <w:del w:id="1912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E86F4A" w14:textId="01D2677B" w:rsidR="004632D2" w:rsidRPr="0089049F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913" w:author="Wolfgang J. Toechterle" w:date="2013-06-08T19:24:00Z"/>
                <w:color w:val="auto"/>
                <w:rPrChange w:id="1914" w:author="Teera Piyakunakorn" w:date="2013-06-30T20:08:00Z">
                  <w:rPr>
                    <w:del w:id="1915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916" w:author="Wolfgang J. Toechterle" w:date="2013-06-08T19:24:00Z">
              <w:r w:rsidRPr="0089049F" w:rsidDel="00763EC0">
                <w:rPr>
                  <w:color w:val="auto"/>
                  <w:rPrChange w:id="1917" w:author="Teera Piyakunakorn" w:date="2013-06-30T20:08:00Z">
                    <w:rPr>
                      <w:color w:val="0000FF"/>
                    </w:rPr>
                  </w:rPrChange>
                </w:rPr>
                <w:delText>A.2</w:delText>
              </w:r>
            </w:del>
          </w:p>
        </w:tc>
        <w:tc>
          <w:tcPr>
            <w:tcW w:w="7513" w:type="dxa"/>
          </w:tcPr>
          <w:p w14:paraId="10023A22" w14:textId="7FD88E94" w:rsidR="004632D2" w:rsidRPr="0089049F" w:rsidDel="00763EC0" w:rsidRDefault="004632D2" w:rsidP="004632D2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18" w:author="Wolfgang J. Toechterle" w:date="2013-06-08T19:24:00Z"/>
                <w:color w:val="auto"/>
                <w:rPrChange w:id="1919" w:author="Teera Piyakunakorn" w:date="2013-06-30T20:08:00Z">
                  <w:rPr>
                    <w:del w:id="192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921" w:author="Wolfgang J. Toechterle" w:date="2013-06-08T19:24:00Z">
              <w:r w:rsidRPr="0089049F" w:rsidDel="00763EC0">
                <w:rPr>
                  <w:color w:val="auto"/>
                  <w:rPrChange w:id="1922" w:author="Teera Piyakunakorn" w:date="2013-06-30T20:08:00Z">
                    <w:rPr>
                      <w:color w:val="0000FF"/>
                    </w:rPr>
                  </w:rPrChange>
                </w:rPr>
                <w:delText>Understanding the target market</w:delText>
              </w:r>
            </w:del>
          </w:p>
        </w:tc>
        <w:tc>
          <w:tcPr>
            <w:tcW w:w="1449" w:type="dxa"/>
          </w:tcPr>
          <w:p w14:paraId="407CF26F" w14:textId="31E2CD1D" w:rsidR="004632D2" w:rsidRPr="0089049F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23" w:author="Wolfgang J. Toechterle" w:date="2013-06-08T19:24:00Z"/>
                <w:color w:val="auto"/>
                <w:rPrChange w:id="1924" w:author="Teera Piyakunakorn" w:date="2013-06-30T20:08:00Z">
                  <w:rPr>
                    <w:del w:id="1925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643E80F7" w14:textId="77777777">
        <w:trPr>
          <w:del w:id="1926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273FC42" w14:textId="0A97718E" w:rsidR="004632D2" w:rsidRPr="0089049F" w:rsidDel="00763EC0" w:rsidRDefault="004632D2" w:rsidP="004632D2">
            <w:pPr>
              <w:keepNext/>
              <w:keepLines/>
              <w:spacing w:before="200"/>
              <w:outlineLvl w:val="3"/>
              <w:rPr>
                <w:del w:id="1927" w:author="Wolfgang J. Toechterle" w:date="2013-06-08T19:24:00Z"/>
                <w:color w:val="auto"/>
                <w:rPrChange w:id="1928" w:author="Teera Piyakunakorn" w:date="2013-06-30T20:08:00Z">
                  <w:rPr>
                    <w:del w:id="1929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930" w:author="Wolfgang J. Toechterle" w:date="2013-06-08T19:24:00Z">
              <w:r w:rsidRPr="0089049F" w:rsidDel="00763EC0">
                <w:rPr>
                  <w:color w:val="auto"/>
                  <w:rPrChange w:id="1931" w:author="Teera Piyakunakorn" w:date="2013-06-30T20:08:00Z">
                    <w:rPr>
                      <w:color w:val="0000FF"/>
                    </w:rPr>
                  </w:rPrChange>
                </w:rPr>
                <w:delText>A.3</w:delText>
              </w:r>
            </w:del>
          </w:p>
        </w:tc>
        <w:tc>
          <w:tcPr>
            <w:tcW w:w="7513" w:type="dxa"/>
          </w:tcPr>
          <w:p w14:paraId="76A15880" w14:textId="6EEC049D" w:rsidR="004632D2" w:rsidRPr="0089049F" w:rsidDel="00763EC0" w:rsidRDefault="004632D2" w:rsidP="003F39E8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32" w:author="Wolfgang J. Toechterle" w:date="2013-06-08T19:24:00Z"/>
                <w:color w:val="auto"/>
                <w:rPrChange w:id="1933" w:author="Teera Piyakunakorn" w:date="2013-06-30T20:08:00Z">
                  <w:rPr>
                    <w:del w:id="1934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935" w:author="Wolfgang J. Toechterle" w:date="2013-06-08T19:24:00Z">
              <w:r w:rsidRPr="0089049F" w:rsidDel="00763EC0">
                <w:rPr>
                  <w:color w:val="auto"/>
                  <w:rPrChange w:id="1936" w:author="Teera Piyakunakorn" w:date="2013-06-30T20:08:00Z">
                    <w:rPr>
                      <w:color w:val="0000FF"/>
                    </w:rPr>
                  </w:rPrChange>
                </w:rPr>
                <w:delText>Unity and relationship between all tasks</w:delText>
              </w:r>
            </w:del>
          </w:p>
        </w:tc>
        <w:tc>
          <w:tcPr>
            <w:tcW w:w="1449" w:type="dxa"/>
          </w:tcPr>
          <w:p w14:paraId="26CD0F40" w14:textId="6F79E56E" w:rsidR="004632D2" w:rsidRPr="0089049F" w:rsidDel="00763EC0" w:rsidRDefault="004632D2" w:rsidP="004632D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37" w:author="Wolfgang J. Toechterle" w:date="2013-06-08T19:24:00Z"/>
                <w:color w:val="auto"/>
                <w:rPrChange w:id="1938" w:author="Teera Piyakunakorn" w:date="2013-06-30T20:08:00Z">
                  <w:rPr>
                    <w:del w:id="1939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4CE66031" w14:textId="77777777">
        <w:trPr>
          <w:del w:id="194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2B51C2A" w14:textId="348F7AA9" w:rsidR="00244ABB" w:rsidRPr="0089049F" w:rsidDel="00763EC0" w:rsidRDefault="00244ABB" w:rsidP="00244ABB">
            <w:pPr>
              <w:tabs>
                <w:tab w:val="center" w:pos="4680"/>
                <w:tab w:val="right" w:pos="9360"/>
              </w:tabs>
              <w:rPr>
                <w:del w:id="1941" w:author="Wolfgang J. Toechterle" w:date="2013-06-08T19:24:00Z"/>
                <w:b w:val="0"/>
                <w:color w:val="auto"/>
                <w:rPrChange w:id="1942" w:author="Teera Piyakunakorn" w:date="2013-06-30T20:08:00Z">
                  <w:rPr>
                    <w:del w:id="1943" w:author="Wolfgang J. Toechterle" w:date="2013-06-08T19:24:00Z"/>
                    <w:b w:val="0"/>
                    <w:color w:val="0000FF"/>
                  </w:rPr>
                </w:rPrChange>
              </w:rPr>
            </w:pPr>
          </w:p>
        </w:tc>
        <w:tc>
          <w:tcPr>
            <w:tcW w:w="7513" w:type="dxa"/>
          </w:tcPr>
          <w:p w14:paraId="0906616F" w14:textId="7F6180A7" w:rsidR="00244ABB" w:rsidRPr="0089049F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44" w:author="Wolfgang J. Toechterle" w:date="2013-06-08T19:24:00Z"/>
                <w:b/>
                <w:color w:val="auto"/>
                <w:rPrChange w:id="1945" w:author="Teera Piyakunakorn" w:date="2013-06-30T20:08:00Z">
                  <w:rPr>
                    <w:del w:id="1946" w:author="Wolfgang J. Toechterle" w:date="2013-06-08T19:24:00Z"/>
                    <w:b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54D4A18F" w14:textId="5A919003" w:rsidR="00244ABB" w:rsidRPr="0089049F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47" w:author="Wolfgang J. Toechterle" w:date="2013-06-08T19:24:00Z"/>
                <w:color w:val="auto"/>
                <w:rPrChange w:id="1948" w:author="Teera Piyakunakorn" w:date="2013-06-30T20:08:00Z">
                  <w:rPr>
                    <w:del w:id="1949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D05172F" w14:textId="77777777">
        <w:trPr>
          <w:del w:id="1950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3FA54B" w14:textId="6B9C6B7E" w:rsidR="00244ABB" w:rsidRPr="0089049F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951" w:author="Wolfgang J. Toechterle" w:date="2013-06-08T19:24:00Z"/>
                <w:color w:val="auto"/>
                <w:rPrChange w:id="1952" w:author="Teera Piyakunakorn" w:date="2013-06-30T20:08:00Z">
                  <w:rPr>
                    <w:del w:id="1953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954" w:author="Wolfgang J. Toechterle" w:date="2013-06-08T19:24:00Z">
              <w:r w:rsidRPr="0089049F" w:rsidDel="00763EC0">
                <w:rPr>
                  <w:color w:val="auto"/>
                  <w:rPrChange w:id="1955" w:author="Teera Piyakunakorn" w:date="2013-06-30T20:08:00Z">
                    <w:rPr>
                      <w:color w:val="0000FF"/>
                    </w:rPr>
                  </w:rPrChange>
                </w:rPr>
                <w:delText>B</w:delText>
              </w:r>
            </w:del>
          </w:p>
        </w:tc>
        <w:tc>
          <w:tcPr>
            <w:tcW w:w="7513" w:type="dxa"/>
          </w:tcPr>
          <w:p w14:paraId="35B4F9B3" w14:textId="6AD4B895" w:rsidR="00244ABB" w:rsidRPr="0089049F" w:rsidDel="00763EC0" w:rsidRDefault="00244ABB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56" w:author="Wolfgang J. Toechterle" w:date="2013-06-08T19:24:00Z"/>
                <w:b/>
                <w:color w:val="auto"/>
                <w:rPrChange w:id="1957" w:author="Teera Piyakunakorn" w:date="2013-06-30T20:08:00Z">
                  <w:rPr>
                    <w:del w:id="195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959" w:author="Wolfgang J. Toechterle" w:date="2013-06-08T19:24:00Z">
              <w:r w:rsidRPr="0089049F" w:rsidDel="00763EC0">
                <w:rPr>
                  <w:b/>
                  <w:color w:val="auto"/>
                  <w:rPrChange w:id="1960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Final design</w:delText>
              </w:r>
            </w:del>
          </w:p>
        </w:tc>
        <w:tc>
          <w:tcPr>
            <w:tcW w:w="1449" w:type="dxa"/>
          </w:tcPr>
          <w:p w14:paraId="7ADC1E7E" w14:textId="67132F5A" w:rsidR="00244ABB" w:rsidRPr="0089049F" w:rsidDel="00763EC0" w:rsidRDefault="0083286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61" w:author="Wolfgang J. Toechterle" w:date="2013-06-08T19:24:00Z"/>
                <w:b/>
                <w:color w:val="auto"/>
                <w:rPrChange w:id="1962" w:author="Teera Piyakunakorn" w:date="2013-06-30T20:08:00Z">
                  <w:rPr>
                    <w:del w:id="196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1964" w:author="Wolfgang J. Toechterle" w:date="2013-06-08T19:24:00Z">
              <w:r w:rsidRPr="0089049F" w:rsidDel="00763EC0">
                <w:rPr>
                  <w:b/>
                  <w:color w:val="auto"/>
                  <w:rPrChange w:id="1965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Subjective /</w:delText>
              </w:r>
              <w:r w:rsidR="00244ABB" w:rsidRPr="0089049F" w:rsidDel="00763EC0">
                <w:rPr>
                  <w:b/>
                  <w:color w:val="auto"/>
                  <w:rPrChange w:id="1966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8</w:delText>
              </w:r>
            </w:del>
          </w:p>
        </w:tc>
      </w:tr>
      <w:tr w:rsidR="0089049F" w:rsidRPr="0089049F" w:rsidDel="00763EC0" w14:paraId="075748AF" w14:textId="77777777">
        <w:trPr>
          <w:del w:id="19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9ED6D2D" w14:textId="0921D171" w:rsidR="00244ABB" w:rsidRPr="0089049F" w:rsidDel="00763EC0" w:rsidRDefault="00244ABB" w:rsidP="00244ABB">
            <w:pPr>
              <w:keepNext/>
              <w:keepLines/>
              <w:spacing w:before="200"/>
              <w:outlineLvl w:val="3"/>
              <w:rPr>
                <w:del w:id="1968" w:author="Wolfgang J. Toechterle" w:date="2013-06-08T19:24:00Z"/>
                <w:color w:val="auto"/>
                <w:rPrChange w:id="1969" w:author="Teera Piyakunakorn" w:date="2013-06-30T20:08:00Z">
                  <w:rPr>
                    <w:del w:id="197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971" w:author="Wolfgang J. Toechterle" w:date="2013-06-08T19:24:00Z">
              <w:r w:rsidRPr="0089049F" w:rsidDel="00763EC0">
                <w:rPr>
                  <w:color w:val="auto"/>
                  <w:rPrChange w:id="1972" w:author="Teera Piyakunakorn" w:date="2013-06-30T20:08:00Z">
                    <w:rPr>
                      <w:color w:val="0000FF"/>
                    </w:rPr>
                  </w:rPrChange>
                </w:rPr>
                <w:delText>B.1</w:delText>
              </w:r>
            </w:del>
          </w:p>
        </w:tc>
        <w:tc>
          <w:tcPr>
            <w:tcW w:w="7513" w:type="dxa"/>
          </w:tcPr>
          <w:p w14:paraId="74821BAE" w14:textId="620C9D50" w:rsidR="00244ABB" w:rsidRPr="0089049F" w:rsidDel="00763EC0" w:rsidRDefault="00244ABB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73" w:author="Wolfgang J. Toechterle" w:date="2013-06-08T19:24:00Z"/>
                <w:color w:val="auto"/>
                <w:rPrChange w:id="1974" w:author="Teera Piyakunakorn" w:date="2013-06-30T20:08:00Z">
                  <w:rPr>
                    <w:del w:id="1975" w:author="Wolfgang J. Toechterle" w:date="2013-06-08T19:24:00Z"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3E6CD53A" w14:textId="18FBF94E" w:rsidR="00244ABB" w:rsidRPr="0089049F" w:rsidDel="00763EC0" w:rsidRDefault="00244ABB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76" w:author="Wolfgang J. Toechterle" w:date="2013-06-08T19:24:00Z"/>
                <w:color w:val="auto"/>
                <w:rPrChange w:id="1977" w:author="Teera Piyakunakorn" w:date="2013-06-30T20:08:00Z">
                  <w:rPr>
                    <w:del w:id="1978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A8C168D" w14:textId="77777777">
        <w:trPr>
          <w:del w:id="197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B2AA736" w14:textId="7F7C1D2D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980" w:author="Wolfgang J. Toechterle" w:date="2013-06-08T19:24:00Z"/>
                <w:color w:val="auto"/>
                <w:rPrChange w:id="1981" w:author="Teera Piyakunakorn" w:date="2013-06-30T20:08:00Z">
                  <w:rPr>
                    <w:del w:id="198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983" w:author="Wolfgang J. Toechterle" w:date="2013-06-08T19:24:00Z">
              <w:r w:rsidRPr="0089049F" w:rsidDel="00763EC0">
                <w:rPr>
                  <w:color w:val="auto"/>
                  <w:rPrChange w:id="1984" w:author="Teera Piyakunakorn" w:date="2013-06-30T20:08:00Z">
                    <w:rPr>
                      <w:color w:val="0000FF"/>
                    </w:rPr>
                  </w:rPrChange>
                </w:rPr>
                <w:delText>B.2</w:delText>
              </w:r>
            </w:del>
          </w:p>
        </w:tc>
        <w:tc>
          <w:tcPr>
            <w:tcW w:w="7513" w:type="dxa"/>
          </w:tcPr>
          <w:p w14:paraId="5E5DBE06" w14:textId="7C40217D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5" w:author="Wolfgang J. Toechterle" w:date="2013-06-08T19:24:00Z"/>
                <w:color w:val="auto"/>
                <w:rPrChange w:id="1986" w:author="Teera Piyakunakorn" w:date="2013-06-30T20:08:00Z">
                  <w:rPr>
                    <w:del w:id="1987" w:author="Wolfgang J. Toechterle" w:date="2013-06-08T19:24:00Z"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4D4FCC50" w14:textId="4351A189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88" w:author="Wolfgang J. Toechterle" w:date="2013-06-08T19:24:00Z"/>
                <w:color w:val="auto"/>
                <w:rPrChange w:id="1989" w:author="Teera Piyakunakorn" w:date="2013-06-30T20:08:00Z">
                  <w:rPr>
                    <w:del w:id="1990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B49E2CF" w14:textId="77777777">
        <w:trPr>
          <w:del w:id="199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47E769D" w14:textId="27B8E2B1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1992" w:author="Wolfgang J. Toechterle" w:date="2013-06-08T19:24:00Z"/>
                <w:color w:val="auto"/>
                <w:rPrChange w:id="1993" w:author="Teera Piyakunakorn" w:date="2013-06-30T20:08:00Z">
                  <w:rPr>
                    <w:del w:id="199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1995" w:author="Wolfgang J. Toechterle" w:date="2013-06-08T19:24:00Z">
              <w:r w:rsidRPr="0089049F" w:rsidDel="00763EC0">
                <w:rPr>
                  <w:color w:val="auto"/>
                  <w:rPrChange w:id="1996" w:author="Teera Piyakunakorn" w:date="2013-06-30T20:08:00Z">
                    <w:rPr>
                      <w:color w:val="0000FF"/>
                    </w:rPr>
                  </w:rPrChange>
                </w:rPr>
                <w:delText>B.3</w:delText>
              </w:r>
            </w:del>
          </w:p>
        </w:tc>
        <w:tc>
          <w:tcPr>
            <w:tcW w:w="7513" w:type="dxa"/>
          </w:tcPr>
          <w:p w14:paraId="329952BB" w14:textId="76E58289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1997" w:author="Wolfgang J. Toechterle" w:date="2013-06-08T19:24:00Z"/>
                <w:color w:val="auto"/>
                <w:rPrChange w:id="1998" w:author="Teera Piyakunakorn" w:date="2013-06-30T20:08:00Z">
                  <w:rPr>
                    <w:del w:id="1999" w:author="Wolfgang J. Toechterle" w:date="2013-06-08T19:24:00Z"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3F07A6C7" w14:textId="5DCDB2E9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00" w:author="Wolfgang J. Toechterle" w:date="2013-06-08T19:24:00Z"/>
                <w:color w:val="auto"/>
                <w:rPrChange w:id="2001" w:author="Teera Piyakunakorn" w:date="2013-06-30T20:08:00Z">
                  <w:rPr>
                    <w:del w:id="200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4C8EF2E5" w14:textId="77777777">
        <w:trPr>
          <w:del w:id="200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8E97BB5" w14:textId="651A4A18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004" w:author="Wolfgang J. Toechterle" w:date="2013-06-08T19:24:00Z"/>
                <w:color w:val="auto"/>
                <w:rPrChange w:id="2005" w:author="Teera Piyakunakorn" w:date="2013-06-30T20:08:00Z">
                  <w:rPr>
                    <w:del w:id="200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007" w:author="Wolfgang J. Toechterle" w:date="2013-06-08T19:24:00Z">
              <w:r w:rsidRPr="0089049F" w:rsidDel="00763EC0">
                <w:rPr>
                  <w:color w:val="auto"/>
                  <w:rPrChange w:id="2008" w:author="Teera Piyakunakorn" w:date="2013-06-30T20:08:00Z">
                    <w:rPr>
                      <w:color w:val="0000FF"/>
                    </w:rPr>
                  </w:rPrChange>
                </w:rPr>
                <w:delText xml:space="preserve">B.4 </w:delText>
              </w:r>
            </w:del>
          </w:p>
        </w:tc>
        <w:tc>
          <w:tcPr>
            <w:tcW w:w="7513" w:type="dxa"/>
          </w:tcPr>
          <w:p w14:paraId="403BB45B" w14:textId="2263F055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09" w:author="Wolfgang J. Toechterle" w:date="2013-06-08T19:24:00Z"/>
                <w:color w:val="auto"/>
                <w:rPrChange w:id="2010" w:author="Teera Piyakunakorn" w:date="2013-06-30T20:08:00Z">
                  <w:rPr>
                    <w:del w:id="2011" w:author="Wolfgang J. Toechterle" w:date="2013-06-08T19:24:00Z"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4D82EC96" w14:textId="6F07A898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12" w:author="Wolfgang J. Toechterle" w:date="2013-06-08T19:24:00Z"/>
                <w:color w:val="auto"/>
                <w:rPrChange w:id="2013" w:author="Teera Piyakunakorn" w:date="2013-06-30T20:08:00Z">
                  <w:rPr>
                    <w:del w:id="2014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30910E9" w14:textId="77777777">
        <w:trPr>
          <w:del w:id="201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E237667" w14:textId="715B234B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016" w:author="Wolfgang J. Toechterle" w:date="2013-06-08T19:24:00Z"/>
                <w:color w:val="auto"/>
                <w:rPrChange w:id="2017" w:author="Teera Piyakunakorn" w:date="2013-06-30T20:08:00Z">
                  <w:rPr>
                    <w:del w:id="201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019" w:author="Wolfgang J. Toechterle" w:date="2013-06-08T19:24:00Z">
              <w:r w:rsidRPr="0089049F" w:rsidDel="00763EC0">
                <w:rPr>
                  <w:color w:val="auto"/>
                  <w:rPrChange w:id="2020" w:author="Teera Piyakunakorn" w:date="2013-06-30T20:08:00Z">
                    <w:rPr>
                      <w:color w:val="0000FF"/>
                    </w:rPr>
                  </w:rPrChange>
                </w:rPr>
                <w:delText>B.5</w:delText>
              </w:r>
            </w:del>
          </w:p>
        </w:tc>
        <w:tc>
          <w:tcPr>
            <w:tcW w:w="7513" w:type="dxa"/>
          </w:tcPr>
          <w:p w14:paraId="41822FB9" w14:textId="57E717A2" w:rsidR="00CC5429" w:rsidRPr="0089049F" w:rsidDel="00763EC0" w:rsidRDefault="00CC5429" w:rsidP="003F39E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21" w:author="Wolfgang J. Toechterle" w:date="2013-06-08T19:24:00Z"/>
                <w:color w:val="auto"/>
                <w:rPrChange w:id="2022" w:author="Teera Piyakunakorn" w:date="2013-06-30T20:08:00Z">
                  <w:rPr>
                    <w:del w:id="2023" w:author="Wolfgang J. Toechterle" w:date="2013-06-08T19:24:00Z"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3A6DB209" w14:textId="578285CE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24" w:author="Wolfgang J. Toechterle" w:date="2013-06-08T19:24:00Z"/>
                <w:color w:val="auto"/>
                <w:rPrChange w:id="2025" w:author="Teera Piyakunakorn" w:date="2013-06-30T20:08:00Z">
                  <w:rPr>
                    <w:del w:id="2026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DDA8CB1" w14:textId="77777777">
        <w:trPr>
          <w:del w:id="202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478F6CE" w14:textId="45CA2F16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028" w:author="Wolfgang J. Toechterle" w:date="2013-06-08T19:24:00Z"/>
                <w:color w:val="auto"/>
                <w:rPrChange w:id="2029" w:author="Teera Piyakunakorn" w:date="2013-06-30T20:08:00Z">
                  <w:rPr>
                    <w:del w:id="203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031" w:author="Wolfgang J. Toechterle" w:date="2013-06-08T19:24:00Z">
              <w:r w:rsidRPr="0089049F" w:rsidDel="00763EC0">
                <w:rPr>
                  <w:color w:val="auto"/>
                  <w:rPrChange w:id="2032" w:author="Teera Piyakunakorn" w:date="2013-06-30T20:08:00Z">
                    <w:rPr>
                      <w:color w:val="0000FF"/>
                    </w:rPr>
                  </w:rPrChange>
                </w:rPr>
                <w:delText>B.6</w:delText>
              </w:r>
            </w:del>
          </w:p>
        </w:tc>
        <w:tc>
          <w:tcPr>
            <w:tcW w:w="7513" w:type="dxa"/>
          </w:tcPr>
          <w:p w14:paraId="1FA0FA48" w14:textId="1B89096D" w:rsidR="00CC5429" w:rsidRPr="0089049F" w:rsidDel="00763EC0" w:rsidRDefault="00CC5429" w:rsidP="00CC542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33" w:author="Wolfgang J. Toechterle" w:date="2013-06-08T19:24:00Z"/>
                <w:color w:val="auto"/>
                <w:rPrChange w:id="2034" w:author="Teera Piyakunakorn" w:date="2013-06-30T20:08:00Z">
                  <w:rPr>
                    <w:del w:id="2035" w:author="Wolfgang J. Toechterle" w:date="2013-06-08T19:24:00Z"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7DAE4D88" w14:textId="733B66F2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36" w:author="Wolfgang J. Toechterle" w:date="2013-06-08T19:24:00Z"/>
                <w:color w:val="auto"/>
                <w:rPrChange w:id="2037" w:author="Teera Piyakunakorn" w:date="2013-06-30T20:08:00Z">
                  <w:rPr>
                    <w:del w:id="2038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454382B" w14:textId="77777777">
        <w:trPr>
          <w:del w:id="203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8A61848" w14:textId="3A8734A4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040" w:author="Wolfgang J. Toechterle" w:date="2013-06-08T19:24:00Z"/>
                <w:color w:val="auto"/>
                <w:rPrChange w:id="2041" w:author="Teera Piyakunakorn" w:date="2013-06-30T20:08:00Z">
                  <w:rPr>
                    <w:del w:id="204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043" w:author="Wolfgang J. Toechterle" w:date="2013-06-08T19:24:00Z">
              <w:r w:rsidRPr="0089049F" w:rsidDel="00763EC0">
                <w:rPr>
                  <w:color w:val="auto"/>
                  <w:rPrChange w:id="2044" w:author="Teera Piyakunakorn" w:date="2013-06-30T20:08:00Z">
                    <w:rPr>
                      <w:color w:val="0000FF"/>
                    </w:rPr>
                  </w:rPrChange>
                </w:rPr>
                <w:delText>B.7</w:delText>
              </w:r>
            </w:del>
          </w:p>
        </w:tc>
        <w:tc>
          <w:tcPr>
            <w:tcW w:w="7513" w:type="dxa"/>
          </w:tcPr>
          <w:p w14:paraId="56FE53D4" w14:textId="7C19D9FC" w:rsidR="00CC5429" w:rsidRPr="0089049F" w:rsidDel="00763EC0" w:rsidRDefault="00CC5429" w:rsidP="007B156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45" w:author="Wolfgang J. Toechterle" w:date="2013-06-08T19:24:00Z"/>
                <w:color w:val="auto"/>
                <w:rPrChange w:id="2046" w:author="Teera Piyakunakorn" w:date="2013-06-30T20:08:00Z">
                  <w:rPr>
                    <w:del w:id="2047" w:author="Wolfgang J. Toechterle" w:date="2013-06-08T19:24:00Z"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75E2C567" w14:textId="06CCA424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48" w:author="Wolfgang J. Toechterle" w:date="2013-06-08T19:24:00Z"/>
                <w:color w:val="auto"/>
                <w:rPrChange w:id="2049" w:author="Teera Piyakunakorn" w:date="2013-06-30T20:08:00Z">
                  <w:rPr>
                    <w:del w:id="2050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1DFBA99B" w14:textId="77777777">
        <w:trPr>
          <w:del w:id="205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B3197B" w14:textId="6A4FFAE0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052" w:author="Wolfgang J. Toechterle" w:date="2013-06-08T19:24:00Z"/>
                <w:color w:val="auto"/>
                <w:rPrChange w:id="2053" w:author="Teera Piyakunakorn" w:date="2013-06-30T20:08:00Z">
                  <w:rPr>
                    <w:del w:id="205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055" w:author="Wolfgang J. Toechterle" w:date="2013-06-08T19:24:00Z">
              <w:r w:rsidRPr="0089049F" w:rsidDel="00763EC0">
                <w:rPr>
                  <w:color w:val="auto"/>
                  <w:rPrChange w:id="2056" w:author="Teera Piyakunakorn" w:date="2013-06-30T20:08:00Z">
                    <w:rPr>
                      <w:color w:val="0000FF"/>
                    </w:rPr>
                  </w:rPrChange>
                </w:rPr>
                <w:delText>B.8</w:delText>
              </w:r>
            </w:del>
          </w:p>
        </w:tc>
        <w:tc>
          <w:tcPr>
            <w:tcW w:w="7513" w:type="dxa"/>
          </w:tcPr>
          <w:p w14:paraId="11E54FAA" w14:textId="5B57C3AF" w:rsidR="00CC5429" w:rsidRPr="0089049F" w:rsidDel="00763EC0" w:rsidRDefault="00CC5429" w:rsidP="00142C5A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57" w:author="Wolfgang J. Toechterle" w:date="2013-06-08T19:24:00Z"/>
                <w:color w:val="auto"/>
                <w:rPrChange w:id="2058" w:author="Teera Piyakunakorn" w:date="2013-06-30T20:08:00Z">
                  <w:rPr>
                    <w:del w:id="205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060" w:author="Wolfgang J. Toechterle" w:date="2013-06-08T19:24:00Z">
              <w:r w:rsidRPr="0089049F" w:rsidDel="00763EC0">
                <w:rPr>
                  <w:color w:val="auto"/>
                  <w:rPrChange w:id="2061" w:author="Teera Piyakunakorn" w:date="2013-06-30T20:08:00Z">
                    <w:rPr>
                      <w:color w:val="0000FF"/>
                    </w:rPr>
                  </w:rPrChange>
                </w:rPr>
                <w:delText>Quality of the mounted presentation</w:delText>
              </w:r>
            </w:del>
            <w:del w:id="2062" w:author="Wolfgang J. Toechterle" w:date="2013-05-31T18:08:00Z">
              <w:r w:rsidRPr="0089049F" w:rsidDel="00142C5A">
                <w:rPr>
                  <w:color w:val="auto"/>
                  <w:rPrChange w:id="2063" w:author="Teera Piyakunakorn" w:date="2013-06-30T20:08:00Z">
                    <w:rPr>
                      <w:color w:val="0000FF"/>
                    </w:rPr>
                  </w:rPrChange>
                </w:rPr>
                <w:delText xml:space="preserve"> or the 3D assembly</w:delText>
              </w:r>
            </w:del>
          </w:p>
        </w:tc>
        <w:tc>
          <w:tcPr>
            <w:tcW w:w="1449" w:type="dxa"/>
          </w:tcPr>
          <w:p w14:paraId="252DE747" w14:textId="50FAEDC9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64" w:author="Wolfgang J. Toechterle" w:date="2013-06-08T19:24:00Z"/>
                <w:color w:val="auto"/>
                <w:rPrChange w:id="2065" w:author="Teera Piyakunakorn" w:date="2013-06-30T20:08:00Z">
                  <w:rPr>
                    <w:del w:id="2066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5AA66CEF" w14:textId="77777777">
        <w:trPr>
          <w:del w:id="206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C04C9B4" w14:textId="035D792F" w:rsidR="00CC5429" w:rsidRPr="0089049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068" w:author="Wolfgang J. Toechterle" w:date="2013-06-08T19:24:00Z"/>
                <w:b w:val="0"/>
                <w:color w:val="auto"/>
                <w:rPrChange w:id="2069" w:author="Teera Piyakunakorn" w:date="2013-06-30T20:08:00Z">
                  <w:rPr>
                    <w:del w:id="2070" w:author="Wolfgang J. Toechterle" w:date="2013-06-08T19:24:00Z"/>
                    <w:b w:val="0"/>
                    <w:color w:val="0000FF"/>
                  </w:rPr>
                </w:rPrChange>
              </w:rPr>
            </w:pPr>
          </w:p>
        </w:tc>
        <w:tc>
          <w:tcPr>
            <w:tcW w:w="7513" w:type="dxa"/>
          </w:tcPr>
          <w:p w14:paraId="3EBAEFE8" w14:textId="33FEB8CC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71" w:author="Wolfgang J. Toechterle" w:date="2013-06-08T19:24:00Z"/>
                <w:b/>
                <w:color w:val="auto"/>
                <w:rPrChange w:id="2072" w:author="Teera Piyakunakorn" w:date="2013-06-30T20:08:00Z">
                  <w:rPr>
                    <w:del w:id="2073" w:author="Wolfgang J. Toechterle" w:date="2013-06-08T19:24:00Z"/>
                    <w:b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2492783E" w14:textId="4E0430D7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74" w:author="Wolfgang J. Toechterle" w:date="2013-06-08T19:24:00Z"/>
                <w:color w:val="auto"/>
                <w:rPrChange w:id="2075" w:author="Teera Piyakunakorn" w:date="2013-06-30T20:08:00Z">
                  <w:rPr>
                    <w:del w:id="2076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DADED8F" w14:textId="77777777">
        <w:trPr>
          <w:del w:id="207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958CD4" w14:textId="5681D38C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078" w:author="Wolfgang J. Toechterle" w:date="2013-06-08T19:24:00Z"/>
                <w:color w:val="auto"/>
                <w:rPrChange w:id="2079" w:author="Teera Piyakunakorn" w:date="2013-06-30T20:08:00Z">
                  <w:rPr>
                    <w:del w:id="208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081" w:author="Wolfgang J. Toechterle" w:date="2013-06-08T19:24:00Z">
              <w:r w:rsidRPr="0089049F" w:rsidDel="00763EC0">
                <w:rPr>
                  <w:color w:val="auto"/>
                  <w:rPrChange w:id="2082" w:author="Teera Piyakunakorn" w:date="2013-06-30T20:08:00Z">
                    <w:rPr>
                      <w:color w:val="0000FF"/>
                    </w:rPr>
                  </w:rPrChange>
                </w:rPr>
                <w:delText xml:space="preserve">C </w:delText>
              </w:r>
            </w:del>
          </w:p>
        </w:tc>
        <w:tc>
          <w:tcPr>
            <w:tcW w:w="7513" w:type="dxa"/>
          </w:tcPr>
          <w:p w14:paraId="5F486C78" w14:textId="4D9D83A4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83" w:author="Wolfgang J. Toechterle" w:date="2013-06-08T19:24:00Z"/>
                <w:b/>
                <w:color w:val="auto"/>
                <w:rPrChange w:id="2084" w:author="Teera Piyakunakorn" w:date="2013-06-30T20:08:00Z">
                  <w:rPr>
                    <w:del w:id="208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086" w:author="Wolfgang J. Toechterle" w:date="2013-06-08T19:24:00Z">
              <w:r w:rsidRPr="0089049F" w:rsidDel="00763EC0">
                <w:rPr>
                  <w:b/>
                  <w:color w:val="auto"/>
                  <w:rPrChange w:id="2087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Computer usage</w:delText>
              </w:r>
            </w:del>
          </w:p>
        </w:tc>
        <w:tc>
          <w:tcPr>
            <w:tcW w:w="1449" w:type="dxa"/>
          </w:tcPr>
          <w:p w14:paraId="78760E0F" w14:textId="7D82ABD3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88" w:author="Wolfgang J. Toechterle" w:date="2013-06-08T19:24:00Z"/>
                <w:b/>
                <w:color w:val="auto"/>
                <w:rPrChange w:id="2089" w:author="Teera Piyakunakorn" w:date="2013-06-30T20:08:00Z">
                  <w:rPr>
                    <w:del w:id="2090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091" w:author="Wolfgang J. Toechterle" w:date="2013-06-08T19:24:00Z">
              <w:r w:rsidRPr="0089049F" w:rsidDel="00763EC0">
                <w:rPr>
                  <w:b/>
                  <w:color w:val="auto"/>
                  <w:rPrChange w:id="2092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Objective /4</w:delText>
              </w:r>
            </w:del>
          </w:p>
        </w:tc>
      </w:tr>
      <w:tr w:rsidR="0089049F" w:rsidRPr="0089049F" w:rsidDel="00763EC0" w14:paraId="547F4D88" w14:textId="77777777">
        <w:trPr>
          <w:del w:id="209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FD79305" w14:textId="31247E19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094" w:author="Wolfgang J. Toechterle" w:date="2013-06-08T19:24:00Z"/>
                <w:color w:val="auto"/>
                <w:rPrChange w:id="2095" w:author="Teera Piyakunakorn" w:date="2013-06-30T20:08:00Z">
                  <w:rPr>
                    <w:del w:id="209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097" w:author="Wolfgang J. Toechterle" w:date="2013-06-08T19:24:00Z">
              <w:r w:rsidRPr="0089049F" w:rsidDel="00763EC0">
                <w:rPr>
                  <w:color w:val="auto"/>
                  <w:rPrChange w:id="2098" w:author="Teera Piyakunakorn" w:date="2013-06-30T20:08:00Z">
                    <w:rPr>
                      <w:color w:val="0000FF"/>
                    </w:rPr>
                  </w:rPrChange>
                </w:rPr>
                <w:delText>C.1</w:delText>
              </w:r>
            </w:del>
          </w:p>
        </w:tc>
        <w:tc>
          <w:tcPr>
            <w:tcW w:w="7513" w:type="dxa"/>
          </w:tcPr>
          <w:p w14:paraId="6C301183" w14:textId="6FD8F0E1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099" w:author="Wolfgang J. Toechterle" w:date="2013-06-08T19:24:00Z"/>
                <w:color w:val="auto"/>
                <w:rPrChange w:id="2100" w:author="Teera Piyakunakorn" w:date="2013-06-30T20:08:00Z">
                  <w:rPr>
                    <w:del w:id="210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102" w:author="Wolfgang J. Toechterle" w:date="2013-06-08T19:24:00Z">
              <w:r w:rsidRPr="0089049F" w:rsidDel="00763EC0">
                <w:rPr>
                  <w:color w:val="auto"/>
                  <w:rPrChange w:id="2103" w:author="Teera Piyakunakorn" w:date="2013-06-30T20:08:00Z">
                    <w:rPr>
                      <w:color w:val="0000FF"/>
                    </w:rPr>
                  </w:rPrChange>
                </w:rPr>
                <w:delText>Resolution of linked, embedded or original images as specified in the task</w:delText>
              </w:r>
            </w:del>
          </w:p>
        </w:tc>
        <w:tc>
          <w:tcPr>
            <w:tcW w:w="1449" w:type="dxa"/>
          </w:tcPr>
          <w:p w14:paraId="0B1CC19C" w14:textId="709DCA57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04" w:author="Wolfgang J. Toechterle" w:date="2013-06-08T19:24:00Z"/>
                <w:color w:val="auto"/>
                <w:rPrChange w:id="2105" w:author="Teera Piyakunakorn" w:date="2013-06-30T20:08:00Z">
                  <w:rPr>
                    <w:del w:id="2106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2CE384B" w14:textId="77777777">
        <w:trPr>
          <w:del w:id="210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42DDC60" w14:textId="7136335B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108" w:author="Wolfgang J. Toechterle" w:date="2013-06-08T19:24:00Z"/>
                <w:color w:val="auto"/>
                <w:rPrChange w:id="2109" w:author="Teera Piyakunakorn" w:date="2013-06-30T20:08:00Z">
                  <w:rPr>
                    <w:del w:id="211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11" w:author="Wolfgang J. Toechterle" w:date="2013-06-08T19:24:00Z">
              <w:r w:rsidRPr="0089049F" w:rsidDel="00763EC0">
                <w:rPr>
                  <w:color w:val="auto"/>
                  <w:rPrChange w:id="2112" w:author="Teera Piyakunakorn" w:date="2013-06-30T20:08:00Z">
                    <w:rPr>
                      <w:color w:val="0000FF"/>
                    </w:rPr>
                  </w:rPrChange>
                </w:rPr>
                <w:delText>C.2</w:delText>
              </w:r>
            </w:del>
          </w:p>
        </w:tc>
        <w:tc>
          <w:tcPr>
            <w:tcW w:w="7513" w:type="dxa"/>
          </w:tcPr>
          <w:p w14:paraId="2E6C23C5" w14:textId="5C4D9C89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13" w:author="Wolfgang J. Toechterle" w:date="2013-06-08T19:24:00Z"/>
                <w:color w:val="auto"/>
                <w:rPrChange w:id="2114" w:author="Teera Piyakunakorn" w:date="2013-06-30T20:08:00Z">
                  <w:rPr>
                    <w:del w:id="211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116" w:author="Wolfgang J. Toechterle" w:date="2013-06-08T19:24:00Z">
              <w:r w:rsidRPr="0089049F" w:rsidDel="00763EC0">
                <w:rPr>
                  <w:color w:val="auto"/>
                  <w:rPrChange w:id="2117" w:author="Teera Piyakunakorn" w:date="2013-06-30T20:08:00Z">
                    <w:rPr>
                      <w:color w:val="0000FF"/>
                    </w:rPr>
                  </w:rPrChange>
                </w:rPr>
                <w:delText xml:space="preserve">Colour mode (RGB or CMYK) of linked images as specified in the task </w:delText>
              </w:r>
            </w:del>
          </w:p>
        </w:tc>
        <w:tc>
          <w:tcPr>
            <w:tcW w:w="1449" w:type="dxa"/>
          </w:tcPr>
          <w:p w14:paraId="05A50EB1" w14:textId="287B090A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18" w:author="Wolfgang J. Toechterle" w:date="2013-06-08T19:24:00Z"/>
                <w:color w:val="auto"/>
                <w:rPrChange w:id="2119" w:author="Teera Piyakunakorn" w:date="2013-06-30T20:08:00Z">
                  <w:rPr>
                    <w:del w:id="2120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C525F94" w14:textId="77777777">
        <w:trPr>
          <w:del w:id="212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74151CC" w14:textId="641B2D07" w:rsidR="00CC5429" w:rsidRPr="0089049F" w:rsidDel="00763EC0" w:rsidRDefault="00CC5429" w:rsidP="00244ABB">
            <w:pPr>
              <w:rPr>
                <w:del w:id="2122" w:author="Wolfgang J. Toechterle" w:date="2013-06-08T19:24:00Z"/>
                <w:color w:val="auto"/>
                <w:rPrChange w:id="2123" w:author="Teera Piyakunakorn" w:date="2013-06-30T20:08:00Z">
                  <w:rPr>
                    <w:del w:id="2124" w:author="Wolfgang J. Toechterle" w:date="2013-06-08T19:24:00Z"/>
                    <w:color w:val="0000FF"/>
                  </w:rPr>
                </w:rPrChange>
              </w:rPr>
            </w:pPr>
            <w:del w:id="2125" w:author="Wolfgang J. Toechterle" w:date="2013-06-08T19:24:00Z">
              <w:r w:rsidRPr="0089049F" w:rsidDel="00763EC0">
                <w:rPr>
                  <w:color w:val="auto"/>
                  <w:rPrChange w:id="2126" w:author="Teera Piyakunakorn" w:date="2013-06-30T20:08:00Z">
                    <w:rPr>
                      <w:color w:val="0000FF"/>
                    </w:rPr>
                  </w:rPrChange>
                </w:rPr>
                <w:delText>C.3</w:delText>
              </w:r>
            </w:del>
          </w:p>
        </w:tc>
        <w:tc>
          <w:tcPr>
            <w:tcW w:w="7513" w:type="dxa"/>
          </w:tcPr>
          <w:p w14:paraId="6FEBA6BE" w14:textId="019B4348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27" w:author="Wolfgang J. Toechterle" w:date="2013-06-08T19:24:00Z"/>
                <w:color w:val="auto"/>
                <w:rPrChange w:id="2128" w:author="Teera Piyakunakorn" w:date="2013-06-30T20:08:00Z">
                  <w:rPr>
                    <w:del w:id="212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130" w:author="Wolfgang J. Toechterle" w:date="2013-06-08T19:24:00Z">
              <w:r w:rsidRPr="0089049F" w:rsidDel="00763EC0">
                <w:rPr>
                  <w:color w:val="auto"/>
                  <w:rPrChange w:id="2131" w:author="Teera Piyakunakorn" w:date="2013-06-30T20:08:00Z">
                    <w:rPr>
                      <w:color w:val="0000FF"/>
                    </w:rPr>
                  </w:rPrChange>
                </w:rPr>
                <w:delText>Image or element dimensions as specified in the task</w:delText>
              </w:r>
            </w:del>
          </w:p>
        </w:tc>
        <w:tc>
          <w:tcPr>
            <w:tcW w:w="1449" w:type="dxa"/>
          </w:tcPr>
          <w:p w14:paraId="3E68CA99" w14:textId="3C70DD8D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32" w:author="Wolfgang J. Toechterle" w:date="2013-06-08T19:24:00Z"/>
                <w:color w:val="auto"/>
                <w:rPrChange w:id="2133" w:author="Teera Piyakunakorn" w:date="2013-06-30T20:08:00Z">
                  <w:rPr>
                    <w:del w:id="2134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6F296B6F" w14:textId="77777777">
        <w:trPr>
          <w:del w:id="213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59D5687E" w14:textId="29005E86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136" w:author="Wolfgang J. Toechterle" w:date="2013-06-08T19:24:00Z"/>
                <w:color w:val="auto"/>
                <w:rPrChange w:id="2137" w:author="Teera Piyakunakorn" w:date="2013-06-30T20:08:00Z">
                  <w:rPr>
                    <w:del w:id="213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39" w:author="Wolfgang J. Toechterle" w:date="2013-06-08T19:24:00Z">
              <w:r w:rsidRPr="0089049F" w:rsidDel="00763EC0">
                <w:rPr>
                  <w:color w:val="auto"/>
                  <w:rPrChange w:id="2140" w:author="Teera Piyakunakorn" w:date="2013-06-30T20:08:00Z">
                    <w:rPr>
                      <w:color w:val="0000FF"/>
                    </w:rPr>
                  </w:rPrChange>
                </w:rPr>
                <w:delText>C.4</w:delText>
              </w:r>
            </w:del>
          </w:p>
        </w:tc>
        <w:tc>
          <w:tcPr>
            <w:tcW w:w="7513" w:type="dxa"/>
          </w:tcPr>
          <w:p w14:paraId="6B1688DB" w14:textId="70187B23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41" w:author="Wolfgang J. Toechterle" w:date="2013-06-08T19:24:00Z"/>
                <w:color w:val="auto"/>
                <w:rPrChange w:id="2142" w:author="Teera Piyakunakorn" w:date="2013-06-30T20:08:00Z">
                  <w:rPr>
                    <w:del w:id="214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144" w:author="Wolfgang J. Toechterle" w:date="2013-06-08T19:24:00Z">
              <w:r w:rsidRPr="0089049F" w:rsidDel="00763EC0">
                <w:rPr>
                  <w:color w:val="auto"/>
                  <w:rPrChange w:id="2145" w:author="Teera Piyakunakorn" w:date="2013-06-30T20:08:00Z">
                    <w:rPr>
                      <w:color w:val="0000FF"/>
                    </w:rPr>
                  </w:rPrChange>
                </w:rPr>
                <w:delText>Use of style sheets or master elements in layout as required in the task</w:delText>
              </w:r>
            </w:del>
          </w:p>
        </w:tc>
        <w:tc>
          <w:tcPr>
            <w:tcW w:w="1449" w:type="dxa"/>
          </w:tcPr>
          <w:p w14:paraId="5A8D26A7" w14:textId="7638CFDE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46" w:author="Wolfgang J. Toechterle" w:date="2013-06-08T19:24:00Z"/>
                <w:color w:val="auto"/>
                <w:rPrChange w:id="2147" w:author="Teera Piyakunakorn" w:date="2013-06-30T20:08:00Z">
                  <w:rPr>
                    <w:del w:id="2148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30B63C8" w14:textId="77777777">
        <w:trPr>
          <w:del w:id="214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1B563DC" w14:textId="0D3CBB0D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150" w:author="Wolfgang J. Toechterle" w:date="2013-06-08T19:24:00Z"/>
                <w:color w:val="auto"/>
                <w:rPrChange w:id="2151" w:author="Teera Piyakunakorn" w:date="2013-06-30T20:08:00Z">
                  <w:rPr>
                    <w:del w:id="215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53" w:author="Wolfgang J. Toechterle" w:date="2013-06-08T19:24:00Z">
              <w:r w:rsidRPr="0089049F" w:rsidDel="00763EC0">
                <w:rPr>
                  <w:color w:val="auto"/>
                  <w:rPrChange w:id="2154" w:author="Teera Piyakunakorn" w:date="2013-06-30T20:08:00Z">
                    <w:rPr>
                      <w:color w:val="0000FF"/>
                    </w:rPr>
                  </w:rPrChange>
                </w:rPr>
                <w:delText>C.5</w:delText>
              </w:r>
            </w:del>
          </w:p>
        </w:tc>
        <w:tc>
          <w:tcPr>
            <w:tcW w:w="7513" w:type="dxa"/>
          </w:tcPr>
          <w:p w14:paraId="66C4D0DA" w14:textId="6DE08B9B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55" w:author="Wolfgang J. Toechterle" w:date="2013-06-08T19:24:00Z"/>
                <w:color w:val="auto"/>
                <w:rPrChange w:id="2156" w:author="Teera Piyakunakorn" w:date="2013-06-30T20:08:00Z">
                  <w:rPr>
                    <w:del w:id="2157" w:author="Wolfgang J. Toechterle" w:date="2013-06-08T19:24:00Z"/>
                    <w:color w:val="0000FF"/>
                  </w:rPr>
                </w:rPrChange>
              </w:rPr>
            </w:pPr>
            <w:del w:id="2158" w:author="Wolfgang J. Toechterle" w:date="2013-06-08T19:24:00Z">
              <w:r w:rsidRPr="0089049F" w:rsidDel="00763EC0">
                <w:rPr>
                  <w:color w:val="auto"/>
                  <w:rPrChange w:id="2159" w:author="Teera Piyakunakorn" w:date="2013-06-30T20:08:00Z">
                    <w:rPr>
                      <w:color w:val="0000FF"/>
                    </w:rPr>
                  </w:rPrChange>
                </w:rPr>
                <w:delText>Final dimensions of layout as specified in the task</w:delText>
              </w:r>
            </w:del>
          </w:p>
        </w:tc>
        <w:tc>
          <w:tcPr>
            <w:tcW w:w="1449" w:type="dxa"/>
          </w:tcPr>
          <w:p w14:paraId="278D248C" w14:textId="5A58A7C0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60" w:author="Wolfgang J. Toechterle" w:date="2013-06-08T19:24:00Z"/>
                <w:color w:val="auto"/>
                <w:rPrChange w:id="2161" w:author="Teera Piyakunakorn" w:date="2013-06-30T20:08:00Z">
                  <w:rPr>
                    <w:del w:id="216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06FFBD36" w14:textId="77777777">
        <w:trPr>
          <w:del w:id="216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5C8554F" w14:textId="2706A363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164" w:author="Wolfgang J. Toechterle" w:date="2013-06-08T19:24:00Z"/>
                <w:color w:val="auto"/>
                <w:rPrChange w:id="2165" w:author="Teera Piyakunakorn" w:date="2013-06-30T20:08:00Z">
                  <w:rPr>
                    <w:del w:id="216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67" w:author="Wolfgang J. Toechterle" w:date="2013-06-08T19:24:00Z">
              <w:r w:rsidRPr="0089049F" w:rsidDel="00763EC0">
                <w:rPr>
                  <w:color w:val="auto"/>
                  <w:rPrChange w:id="2168" w:author="Teera Piyakunakorn" w:date="2013-06-30T20:08:00Z">
                    <w:rPr>
                      <w:color w:val="0000FF"/>
                    </w:rPr>
                  </w:rPrChange>
                </w:rPr>
                <w:delText>C.6</w:delText>
              </w:r>
            </w:del>
          </w:p>
        </w:tc>
        <w:tc>
          <w:tcPr>
            <w:tcW w:w="7513" w:type="dxa"/>
          </w:tcPr>
          <w:p w14:paraId="417D86C0" w14:textId="44B6C6E2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69" w:author="Wolfgang J. Toechterle" w:date="2013-06-08T19:24:00Z"/>
                <w:color w:val="auto"/>
                <w:rPrChange w:id="2170" w:author="Teera Piyakunakorn" w:date="2013-06-30T20:08:00Z">
                  <w:rPr>
                    <w:del w:id="217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172" w:author="Wolfgang J. Toechterle" w:date="2013-06-08T19:24:00Z">
              <w:r w:rsidRPr="0089049F" w:rsidDel="00763EC0">
                <w:rPr>
                  <w:color w:val="auto"/>
                  <w:rPrChange w:id="2173" w:author="Teera Piyakunakorn" w:date="2013-06-30T20:08:00Z">
                    <w:rPr>
                      <w:color w:val="0000FF"/>
                    </w:rPr>
                  </w:rPrChange>
                </w:rPr>
                <w:delText>All required text is present in the task</w:delText>
              </w:r>
            </w:del>
          </w:p>
        </w:tc>
        <w:tc>
          <w:tcPr>
            <w:tcW w:w="1449" w:type="dxa"/>
          </w:tcPr>
          <w:p w14:paraId="07A73F6E" w14:textId="32F8B59A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74" w:author="Wolfgang J. Toechterle" w:date="2013-06-08T19:24:00Z"/>
                <w:color w:val="auto"/>
                <w:rPrChange w:id="2175" w:author="Teera Piyakunakorn" w:date="2013-06-30T20:08:00Z">
                  <w:rPr>
                    <w:del w:id="2176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1C0A7405" w14:textId="77777777">
        <w:trPr>
          <w:del w:id="217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925C619" w14:textId="78DD373E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178" w:author="Wolfgang J. Toechterle" w:date="2013-06-08T19:24:00Z"/>
                <w:color w:val="auto"/>
                <w:rPrChange w:id="2179" w:author="Teera Piyakunakorn" w:date="2013-06-30T20:08:00Z">
                  <w:rPr>
                    <w:del w:id="218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81" w:author="Wolfgang J. Toechterle" w:date="2013-06-08T19:24:00Z">
              <w:r w:rsidRPr="0089049F" w:rsidDel="00763EC0">
                <w:rPr>
                  <w:color w:val="auto"/>
                  <w:rPrChange w:id="2182" w:author="Teera Piyakunakorn" w:date="2013-06-30T20:08:00Z">
                    <w:rPr>
                      <w:color w:val="0000FF"/>
                    </w:rPr>
                  </w:rPrChange>
                </w:rPr>
                <w:delText>C.7</w:delText>
              </w:r>
            </w:del>
          </w:p>
        </w:tc>
        <w:tc>
          <w:tcPr>
            <w:tcW w:w="7513" w:type="dxa"/>
          </w:tcPr>
          <w:p w14:paraId="492D813A" w14:textId="599D3BAF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83" w:author="Wolfgang J. Toechterle" w:date="2013-06-08T19:24:00Z"/>
                <w:color w:val="auto"/>
                <w:rPrChange w:id="2184" w:author="Teera Piyakunakorn" w:date="2013-06-30T20:08:00Z">
                  <w:rPr>
                    <w:del w:id="218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186" w:author="Wolfgang J. Toechterle" w:date="2013-06-08T19:24:00Z">
              <w:r w:rsidRPr="0089049F" w:rsidDel="00763EC0">
                <w:rPr>
                  <w:color w:val="auto"/>
                  <w:rPrChange w:id="2187" w:author="Teera Piyakunakorn" w:date="2013-06-30T20:08:00Z">
                    <w:rPr>
                      <w:color w:val="0000FF"/>
                    </w:rPr>
                  </w:rPrChange>
                </w:rPr>
                <w:delText>All required elements are present in the task</w:delText>
              </w:r>
            </w:del>
          </w:p>
        </w:tc>
        <w:tc>
          <w:tcPr>
            <w:tcW w:w="1449" w:type="dxa"/>
          </w:tcPr>
          <w:p w14:paraId="71C3673B" w14:textId="000793A7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88" w:author="Wolfgang J. Toechterle" w:date="2013-06-08T19:24:00Z"/>
                <w:color w:val="auto"/>
                <w:rPrChange w:id="2189" w:author="Teera Piyakunakorn" w:date="2013-06-30T20:08:00Z">
                  <w:rPr>
                    <w:del w:id="2190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5811AE85" w14:textId="77777777">
        <w:trPr>
          <w:del w:id="219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F556EE0" w14:textId="595B56F4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192" w:author="Wolfgang J. Toechterle" w:date="2013-06-08T19:24:00Z"/>
                <w:color w:val="auto"/>
                <w:rPrChange w:id="2193" w:author="Teera Piyakunakorn" w:date="2013-06-30T20:08:00Z">
                  <w:rPr>
                    <w:del w:id="219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195" w:author="Wolfgang J. Toechterle" w:date="2013-06-08T19:24:00Z">
              <w:r w:rsidRPr="0089049F" w:rsidDel="00763EC0">
                <w:rPr>
                  <w:color w:val="auto"/>
                  <w:rPrChange w:id="2196" w:author="Teera Piyakunakorn" w:date="2013-06-30T20:08:00Z">
                    <w:rPr>
                      <w:color w:val="0000FF"/>
                    </w:rPr>
                  </w:rPrChange>
                </w:rPr>
                <w:delText>C.8</w:delText>
              </w:r>
            </w:del>
          </w:p>
        </w:tc>
        <w:tc>
          <w:tcPr>
            <w:tcW w:w="7513" w:type="dxa"/>
          </w:tcPr>
          <w:p w14:paraId="2B8B5946" w14:textId="2023B3F2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197" w:author="Wolfgang J. Toechterle" w:date="2013-06-08T19:24:00Z"/>
                <w:color w:val="auto"/>
                <w:rPrChange w:id="2198" w:author="Teera Piyakunakorn" w:date="2013-06-30T20:08:00Z">
                  <w:rPr>
                    <w:del w:id="219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00" w:author="Wolfgang J. Toechterle" w:date="2013-06-08T19:24:00Z">
              <w:r w:rsidRPr="0089049F" w:rsidDel="00763EC0">
                <w:rPr>
                  <w:color w:val="auto"/>
                  <w:rPrChange w:id="2201" w:author="Teera Piyakunakorn" w:date="2013-06-30T20:08:00Z">
                    <w:rPr>
                      <w:color w:val="0000FF"/>
                    </w:rPr>
                  </w:rPrChange>
                </w:rPr>
                <w:delText>Use of corporate guidelines appropriate to the task</w:delText>
              </w:r>
            </w:del>
          </w:p>
        </w:tc>
        <w:tc>
          <w:tcPr>
            <w:tcW w:w="1449" w:type="dxa"/>
          </w:tcPr>
          <w:p w14:paraId="1BEC9A5D" w14:textId="14BB1492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02" w:author="Wolfgang J. Toechterle" w:date="2013-06-08T19:24:00Z"/>
                <w:color w:val="auto"/>
                <w:rPrChange w:id="2203" w:author="Teera Piyakunakorn" w:date="2013-06-30T20:08:00Z">
                  <w:rPr>
                    <w:del w:id="2204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96101D4" w14:textId="77777777">
        <w:trPr>
          <w:del w:id="220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A94E42E" w14:textId="6C7C8D06" w:rsidR="00CC5429" w:rsidRPr="0089049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206" w:author="Wolfgang J. Toechterle" w:date="2013-06-08T19:24:00Z"/>
                <w:b w:val="0"/>
                <w:color w:val="auto"/>
                <w:rPrChange w:id="2207" w:author="Teera Piyakunakorn" w:date="2013-06-30T20:08:00Z">
                  <w:rPr>
                    <w:del w:id="2208" w:author="Wolfgang J. Toechterle" w:date="2013-06-08T19:24:00Z"/>
                    <w:b w:val="0"/>
                    <w:color w:val="0000FF"/>
                  </w:rPr>
                </w:rPrChange>
              </w:rPr>
            </w:pPr>
          </w:p>
        </w:tc>
        <w:tc>
          <w:tcPr>
            <w:tcW w:w="7513" w:type="dxa"/>
          </w:tcPr>
          <w:p w14:paraId="6D02A07C" w14:textId="013B0F94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09" w:author="Wolfgang J. Toechterle" w:date="2013-06-08T19:24:00Z"/>
                <w:b/>
                <w:color w:val="auto"/>
                <w:rPrChange w:id="2210" w:author="Teera Piyakunakorn" w:date="2013-06-30T20:08:00Z">
                  <w:rPr>
                    <w:del w:id="2211" w:author="Wolfgang J. Toechterle" w:date="2013-06-08T19:24:00Z"/>
                    <w:b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18D3A4D8" w14:textId="51D13F8F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12" w:author="Wolfgang J. Toechterle" w:date="2013-06-08T19:24:00Z"/>
                <w:color w:val="auto"/>
                <w:rPrChange w:id="2213" w:author="Teera Piyakunakorn" w:date="2013-06-30T20:08:00Z">
                  <w:rPr>
                    <w:del w:id="2214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598FEFDD" w14:textId="77777777">
        <w:trPr>
          <w:del w:id="221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5618612" w14:textId="4AB95932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16" w:author="Wolfgang J. Toechterle" w:date="2013-06-08T19:24:00Z"/>
                <w:color w:val="auto"/>
                <w:rPrChange w:id="2217" w:author="Teera Piyakunakorn" w:date="2013-06-30T20:08:00Z">
                  <w:rPr>
                    <w:del w:id="221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19" w:author="Wolfgang J. Toechterle" w:date="2013-06-08T19:24:00Z">
              <w:r w:rsidRPr="0089049F" w:rsidDel="00763EC0">
                <w:rPr>
                  <w:color w:val="auto"/>
                  <w:rPrChange w:id="2220" w:author="Teera Piyakunakorn" w:date="2013-06-30T20:08:00Z">
                    <w:rPr>
                      <w:color w:val="0000FF"/>
                    </w:rPr>
                  </w:rPrChange>
                </w:rPr>
                <w:delText>D</w:delText>
              </w:r>
            </w:del>
          </w:p>
        </w:tc>
        <w:tc>
          <w:tcPr>
            <w:tcW w:w="7513" w:type="dxa"/>
          </w:tcPr>
          <w:p w14:paraId="49612972" w14:textId="439FA510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21" w:author="Wolfgang J. Toechterle" w:date="2013-06-08T19:24:00Z"/>
                <w:b/>
                <w:color w:val="auto"/>
                <w:rPrChange w:id="2222" w:author="Teera Piyakunakorn" w:date="2013-06-30T20:08:00Z">
                  <w:rPr>
                    <w:del w:id="222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24" w:author="Wolfgang J. Toechterle" w:date="2013-06-08T19:24:00Z">
              <w:r w:rsidRPr="0089049F" w:rsidDel="00763EC0">
                <w:rPr>
                  <w:b/>
                  <w:color w:val="auto"/>
                  <w:rPrChange w:id="2225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Manual abilities</w:delText>
              </w:r>
            </w:del>
          </w:p>
        </w:tc>
        <w:tc>
          <w:tcPr>
            <w:tcW w:w="1449" w:type="dxa"/>
          </w:tcPr>
          <w:p w14:paraId="2F7FCA24" w14:textId="40844740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26" w:author="Wolfgang J. Toechterle" w:date="2013-06-08T19:24:00Z"/>
                <w:b/>
                <w:color w:val="auto"/>
                <w:rPrChange w:id="2227" w:author="Teera Piyakunakorn" w:date="2013-06-30T20:08:00Z">
                  <w:rPr>
                    <w:del w:id="2228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29" w:author="Wolfgang J. Toechterle" w:date="2013-06-08T19:24:00Z">
              <w:r w:rsidRPr="0089049F" w:rsidDel="00763EC0">
                <w:rPr>
                  <w:b/>
                  <w:color w:val="auto"/>
                  <w:rPrChange w:id="2230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Objective /2</w:delText>
              </w:r>
            </w:del>
          </w:p>
        </w:tc>
      </w:tr>
      <w:tr w:rsidR="0089049F" w:rsidRPr="0089049F" w:rsidDel="00763EC0" w14:paraId="01F1E6ED" w14:textId="77777777">
        <w:trPr>
          <w:del w:id="223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4359AB" w14:textId="0E52C667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32" w:author="Wolfgang J. Toechterle" w:date="2013-06-08T19:24:00Z"/>
                <w:color w:val="auto"/>
                <w:rPrChange w:id="2233" w:author="Teera Piyakunakorn" w:date="2013-06-30T20:08:00Z">
                  <w:rPr>
                    <w:del w:id="223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35" w:author="Wolfgang J. Toechterle" w:date="2013-06-08T19:24:00Z">
              <w:r w:rsidRPr="0089049F" w:rsidDel="00763EC0">
                <w:rPr>
                  <w:color w:val="auto"/>
                  <w:rPrChange w:id="2236" w:author="Teera Piyakunakorn" w:date="2013-06-30T20:08:00Z">
                    <w:rPr>
                      <w:color w:val="0000FF"/>
                    </w:rPr>
                  </w:rPrChange>
                </w:rPr>
                <w:delText xml:space="preserve">D.1 </w:delText>
              </w:r>
            </w:del>
          </w:p>
        </w:tc>
        <w:tc>
          <w:tcPr>
            <w:tcW w:w="7513" w:type="dxa"/>
          </w:tcPr>
          <w:p w14:paraId="61D3DD7F" w14:textId="189226DA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37" w:author="Wolfgang J. Toechterle" w:date="2013-06-08T19:24:00Z"/>
                <w:color w:val="auto"/>
                <w:rPrChange w:id="2238" w:author="Teera Piyakunakorn" w:date="2013-06-30T20:08:00Z">
                  <w:rPr>
                    <w:del w:id="223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40" w:author="Wolfgang J. Toechterle" w:date="2013-06-08T19:24:00Z">
              <w:r w:rsidRPr="0089049F" w:rsidDel="00763EC0">
                <w:rPr>
                  <w:color w:val="auto"/>
                  <w:rPrChange w:id="2241" w:author="Teera Piyakunakorn" w:date="2013-06-30T20:08:00Z">
                    <w:rPr>
                      <w:color w:val="0000FF"/>
                    </w:rPr>
                  </w:rPrChange>
                </w:rPr>
                <w:delText>Mounting printouts on board for presentation</w:delText>
              </w:r>
            </w:del>
          </w:p>
        </w:tc>
        <w:tc>
          <w:tcPr>
            <w:tcW w:w="1449" w:type="dxa"/>
          </w:tcPr>
          <w:p w14:paraId="17E52C07" w14:textId="39E92CF9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42" w:author="Wolfgang J. Toechterle" w:date="2013-06-08T19:24:00Z"/>
                <w:color w:val="auto"/>
                <w:rPrChange w:id="2243" w:author="Teera Piyakunakorn" w:date="2013-06-30T20:08:00Z">
                  <w:rPr>
                    <w:del w:id="2244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834CC51" w14:textId="77777777">
        <w:trPr>
          <w:del w:id="224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3DDA7A2" w14:textId="5D51437B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46" w:author="Wolfgang J. Toechterle" w:date="2013-06-08T19:24:00Z"/>
                <w:color w:val="auto"/>
                <w:rPrChange w:id="2247" w:author="Teera Piyakunakorn" w:date="2013-06-30T20:08:00Z">
                  <w:rPr>
                    <w:del w:id="2248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49" w:author="Wolfgang J. Toechterle" w:date="2013-06-08T19:24:00Z">
              <w:r w:rsidRPr="0089049F" w:rsidDel="00763EC0">
                <w:rPr>
                  <w:color w:val="auto"/>
                  <w:rPrChange w:id="2250" w:author="Teera Piyakunakorn" w:date="2013-06-30T20:08:00Z">
                    <w:rPr>
                      <w:color w:val="0000FF"/>
                    </w:rPr>
                  </w:rPrChange>
                </w:rPr>
                <w:delText>D.2</w:delText>
              </w:r>
            </w:del>
          </w:p>
        </w:tc>
        <w:tc>
          <w:tcPr>
            <w:tcW w:w="7513" w:type="dxa"/>
          </w:tcPr>
          <w:p w14:paraId="2974C553" w14:textId="1196BBC6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51" w:author="Wolfgang J. Toechterle" w:date="2013-06-08T19:24:00Z"/>
                <w:color w:val="auto"/>
                <w:rPrChange w:id="2252" w:author="Teera Piyakunakorn" w:date="2013-06-30T20:08:00Z">
                  <w:rPr>
                    <w:del w:id="225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54" w:author="Wolfgang J. Toechterle" w:date="2013-06-08T19:24:00Z">
              <w:r w:rsidRPr="0089049F" w:rsidDel="00763EC0">
                <w:rPr>
                  <w:color w:val="auto"/>
                  <w:rPrChange w:id="2255" w:author="Teera Piyakunakorn" w:date="2013-06-30T20:08:00Z">
                    <w:rPr>
                      <w:color w:val="0000FF"/>
                    </w:rPr>
                  </w:rPrChange>
                </w:rPr>
                <w:delText>Supply of printouts only</w:delText>
              </w:r>
            </w:del>
          </w:p>
        </w:tc>
        <w:tc>
          <w:tcPr>
            <w:tcW w:w="1449" w:type="dxa"/>
          </w:tcPr>
          <w:p w14:paraId="7FC2C1F6" w14:textId="5EAE5898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56" w:author="Wolfgang J. Toechterle" w:date="2013-06-08T19:24:00Z"/>
                <w:color w:val="auto"/>
                <w:rPrChange w:id="2257" w:author="Teera Piyakunakorn" w:date="2013-06-30T20:08:00Z">
                  <w:rPr>
                    <w:del w:id="2258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5C8F1E70" w14:textId="77777777">
        <w:trPr>
          <w:del w:id="225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B23DCD2" w14:textId="799325A8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60" w:author="Wolfgang J. Toechterle" w:date="2013-06-08T19:24:00Z"/>
                <w:color w:val="auto"/>
                <w:rPrChange w:id="2261" w:author="Teera Piyakunakorn" w:date="2013-06-30T20:08:00Z">
                  <w:rPr>
                    <w:del w:id="226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63" w:author="Wolfgang J. Toechterle" w:date="2013-06-08T19:24:00Z">
              <w:r w:rsidRPr="0089049F" w:rsidDel="00763EC0">
                <w:rPr>
                  <w:color w:val="auto"/>
                  <w:rPrChange w:id="2264" w:author="Teera Piyakunakorn" w:date="2013-06-30T20:08:00Z">
                    <w:rPr>
                      <w:color w:val="0000FF"/>
                    </w:rPr>
                  </w:rPrChange>
                </w:rPr>
                <w:delText>D.3</w:delText>
              </w:r>
            </w:del>
          </w:p>
        </w:tc>
        <w:tc>
          <w:tcPr>
            <w:tcW w:w="7513" w:type="dxa"/>
          </w:tcPr>
          <w:p w14:paraId="29DB4EEA" w14:textId="54A093C9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65" w:author="Wolfgang J. Toechterle" w:date="2013-06-08T19:24:00Z"/>
                <w:color w:val="auto"/>
                <w:rPrChange w:id="2266" w:author="Teera Piyakunakorn" w:date="2013-06-30T20:08:00Z">
                  <w:rPr>
                    <w:del w:id="226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68" w:author="Wolfgang J. Toechterle" w:date="2013-06-08T19:24:00Z">
              <w:r w:rsidRPr="0089049F" w:rsidDel="00763EC0">
                <w:rPr>
                  <w:color w:val="auto"/>
                  <w:rPrChange w:id="2269" w:author="Teera Piyakunakorn" w:date="2013-06-30T20:08:00Z">
                    <w:rPr>
                      <w:color w:val="0000FF"/>
                    </w:rPr>
                  </w:rPrChange>
                </w:rPr>
                <w:delText>Assembling in 3D (Package design or Manual design)</w:delText>
              </w:r>
            </w:del>
          </w:p>
        </w:tc>
        <w:tc>
          <w:tcPr>
            <w:tcW w:w="1449" w:type="dxa"/>
          </w:tcPr>
          <w:p w14:paraId="5D6F2CC4" w14:textId="2F527690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70" w:author="Wolfgang J. Toechterle" w:date="2013-06-08T19:24:00Z"/>
                <w:color w:val="auto"/>
                <w:rPrChange w:id="2271" w:author="Teera Piyakunakorn" w:date="2013-06-30T20:08:00Z">
                  <w:rPr>
                    <w:del w:id="227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798F8574" w14:textId="77777777">
        <w:trPr>
          <w:del w:id="227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23ED18F" w14:textId="24C2917B" w:rsidR="00CC5429" w:rsidRPr="0089049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274" w:author="Wolfgang J. Toechterle" w:date="2013-06-08T19:24:00Z"/>
                <w:b w:val="0"/>
                <w:color w:val="auto"/>
                <w:rPrChange w:id="2275" w:author="Teera Piyakunakorn" w:date="2013-06-30T20:08:00Z">
                  <w:rPr>
                    <w:del w:id="2276" w:author="Wolfgang J. Toechterle" w:date="2013-06-08T19:24:00Z"/>
                    <w:b w:val="0"/>
                    <w:color w:val="0000FF"/>
                  </w:rPr>
                </w:rPrChange>
              </w:rPr>
            </w:pPr>
          </w:p>
        </w:tc>
        <w:tc>
          <w:tcPr>
            <w:tcW w:w="7513" w:type="dxa"/>
          </w:tcPr>
          <w:p w14:paraId="3EFA117F" w14:textId="5753E856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77" w:author="Wolfgang J. Toechterle" w:date="2013-06-08T19:24:00Z"/>
                <w:b/>
                <w:color w:val="auto"/>
                <w:rPrChange w:id="2278" w:author="Teera Piyakunakorn" w:date="2013-06-30T20:08:00Z">
                  <w:rPr>
                    <w:del w:id="2279" w:author="Wolfgang J. Toechterle" w:date="2013-06-08T19:24:00Z"/>
                    <w:b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1A7E17F9" w14:textId="4904FE1D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80" w:author="Wolfgang J. Toechterle" w:date="2013-06-08T19:24:00Z"/>
                <w:color w:val="auto"/>
                <w:rPrChange w:id="2281" w:author="Teera Piyakunakorn" w:date="2013-06-30T20:08:00Z">
                  <w:rPr>
                    <w:del w:id="228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11FF9A05" w14:textId="77777777">
        <w:trPr>
          <w:del w:id="228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6D6FC56" w14:textId="039C9389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284" w:author="Wolfgang J. Toechterle" w:date="2013-06-08T19:24:00Z"/>
                <w:color w:val="auto"/>
                <w:rPrChange w:id="2285" w:author="Teera Piyakunakorn" w:date="2013-06-30T20:08:00Z">
                  <w:rPr>
                    <w:del w:id="228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287" w:author="Wolfgang J. Toechterle" w:date="2013-06-08T19:24:00Z">
              <w:r w:rsidRPr="0089049F" w:rsidDel="00763EC0">
                <w:rPr>
                  <w:color w:val="auto"/>
                  <w:rPrChange w:id="2288" w:author="Teera Piyakunakorn" w:date="2013-06-30T20:08:00Z">
                    <w:rPr>
                      <w:color w:val="0000FF"/>
                    </w:rPr>
                  </w:rPrChange>
                </w:rPr>
                <w:delText>E</w:delText>
              </w:r>
            </w:del>
          </w:p>
        </w:tc>
        <w:tc>
          <w:tcPr>
            <w:tcW w:w="7513" w:type="dxa"/>
          </w:tcPr>
          <w:p w14:paraId="309B6B40" w14:textId="28D49A28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89" w:author="Wolfgang J. Toechterle" w:date="2013-06-08T19:24:00Z"/>
                <w:b/>
                <w:color w:val="auto"/>
                <w:rPrChange w:id="2290" w:author="Teera Piyakunakorn" w:date="2013-06-30T20:08:00Z">
                  <w:rPr>
                    <w:del w:id="229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92" w:author="Wolfgang J. Toechterle" w:date="2013-06-08T19:24:00Z">
              <w:r w:rsidRPr="0089049F" w:rsidDel="00763EC0">
                <w:rPr>
                  <w:b/>
                  <w:color w:val="auto"/>
                  <w:rPrChange w:id="2293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Knowledge of the printing industry</w:delText>
              </w:r>
            </w:del>
          </w:p>
        </w:tc>
        <w:tc>
          <w:tcPr>
            <w:tcW w:w="1449" w:type="dxa"/>
          </w:tcPr>
          <w:p w14:paraId="556E4167" w14:textId="22DCC726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294" w:author="Wolfgang J. Toechterle" w:date="2013-06-08T19:24:00Z"/>
                <w:b/>
                <w:color w:val="auto"/>
                <w:rPrChange w:id="2295" w:author="Teera Piyakunakorn" w:date="2013-06-30T20:08:00Z">
                  <w:rPr>
                    <w:del w:id="2296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297" w:author="Wolfgang J. Toechterle" w:date="2013-06-08T19:24:00Z">
              <w:r w:rsidRPr="0089049F" w:rsidDel="00763EC0">
                <w:rPr>
                  <w:b/>
                  <w:color w:val="auto"/>
                  <w:rPrChange w:id="2298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Objective /4</w:delText>
              </w:r>
            </w:del>
          </w:p>
        </w:tc>
      </w:tr>
      <w:tr w:rsidR="0089049F" w:rsidRPr="0089049F" w:rsidDel="00763EC0" w14:paraId="15C4746E" w14:textId="77777777">
        <w:trPr>
          <w:del w:id="229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0D2575D" w14:textId="06BC2128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00" w:author="Wolfgang J. Toechterle" w:date="2013-06-08T19:24:00Z"/>
                <w:color w:val="auto"/>
                <w:rPrChange w:id="2301" w:author="Teera Piyakunakorn" w:date="2013-06-30T20:08:00Z">
                  <w:rPr>
                    <w:del w:id="230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03" w:author="Wolfgang J. Toechterle" w:date="2013-06-08T19:24:00Z">
              <w:r w:rsidRPr="0089049F" w:rsidDel="00763EC0">
                <w:rPr>
                  <w:color w:val="auto"/>
                  <w:rPrChange w:id="2304" w:author="Teera Piyakunakorn" w:date="2013-06-30T20:08:00Z">
                    <w:rPr>
                      <w:color w:val="0000FF"/>
                    </w:rPr>
                  </w:rPrChange>
                </w:rPr>
                <w:delText>E.1</w:delText>
              </w:r>
            </w:del>
          </w:p>
        </w:tc>
        <w:tc>
          <w:tcPr>
            <w:tcW w:w="7513" w:type="dxa"/>
          </w:tcPr>
          <w:p w14:paraId="406E5C4F" w14:textId="01B04FEC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05" w:author="Wolfgang J. Toechterle" w:date="2013-06-08T19:24:00Z"/>
                <w:color w:val="auto"/>
                <w:rPrChange w:id="2306" w:author="Teera Piyakunakorn" w:date="2013-06-30T20:08:00Z">
                  <w:rPr>
                    <w:del w:id="230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08" w:author="Wolfgang J. Toechterle" w:date="2013-06-08T19:24:00Z">
              <w:r w:rsidRPr="0089049F" w:rsidDel="00763EC0">
                <w:rPr>
                  <w:color w:val="auto"/>
                  <w:rPrChange w:id="2309" w:author="Teera Piyakunakorn" w:date="2013-06-30T20:08:00Z">
                    <w:rPr>
                      <w:color w:val="0000FF"/>
                    </w:rPr>
                  </w:rPrChange>
                </w:rPr>
                <w:delText>Bleed value applied in layout file in PDF as specified in the task</w:delText>
              </w:r>
            </w:del>
          </w:p>
        </w:tc>
        <w:tc>
          <w:tcPr>
            <w:tcW w:w="1449" w:type="dxa"/>
          </w:tcPr>
          <w:p w14:paraId="64D82527" w14:textId="63F6D165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10" w:author="Wolfgang J. Toechterle" w:date="2013-06-08T19:24:00Z"/>
                <w:color w:val="auto"/>
                <w:rPrChange w:id="2311" w:author="Teera Piyakunakorn" w:date="2013-06-30T20:08:00Z">
                  <w:rPr>
                    <w:del w:id="231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CB365CC" w14:textId="77777777">
        <w:trPr>
          <w:del w:id="231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72C68A8" w14:textId="44235D08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14" w:author="Wolfgang J. Toechterle" w:date="2013-06-08T19:24:00Z"/>
                <w:color w:val="auto"/>
                <w:rPrChange w:id="2315" w:author="Teera Piyakunakorn" w:date="2013-06-30T20:08:00Z">
                  <w:rPr>
                    <w:del w:id="231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17" w:author="Wolfgang J. Toechterle" w:date="2013-06-08T19:24:00Z">
              <w:r w:rsidRPr="0089049F" w:rsidDel="00763EC0">
                <w:rPr>
                  <w:color w:val="auto"/>
                  <w:rPrChange w:id="2318" w:author="Teera Piyakunakorn" w:date="2013-06-30T20:08:00Z">
                    <w:rPr>
                      <w:color w:val="0000FF"/>
                    </w:rPr>
                  </w:rPrChange>
                </w:rPr>
                <w:delText>E.2</w:delText>
              </w:r>
            </w:del>
          </w:p>
        </w:tc>
        <w:tc>
          <w:tcPr>
            <w:tcW w:w="7513" w:type="dxa"/>
          </w:tcPr>
          <w:p w14:paraId="1DB7A19E" w14:textId="1BB4DCA4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19" w:author="Wolfgang J. Toechterle" w:date="2013-06-08T19:24:00Z"/>
                <w:color w:val="auto"/>
                <w:rPrChange w:id="2320" w:author="Teera Piyakunakorn" w:date="2013-06-30T20:08:00Z">
                  <w:rPr>
                    <w:del w:id="232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22" w:author="Wolfgang J. Toechterle" w:date="2013-06-08T19:24:00Z">
              <w:r w:rsidRPr="0089049F" w:rsidDel="00763EC0">
                <w:rPr>
                  <w:color w:val="auto"/>
                  <w:rPrChange w:id="2323" w:author="Teera Piyakunakorn" w:date="2013-06-30T20:08:00Z">
                    <w:rPr>
                      <w:color w:val="0000FF"/>
                    </w:rPr>
                  </w:rPrChange>
                </w:rPr>
                <w:delText>Folding lines, trim and registration marks supplied as specified in the task</w:delText>
              </w:r>
            </w:del>
          </w:p>
        </w:tc>
        <w:tc>
          <w:tcPr>
            <w:tcW w:w="1449" w:type="dxa"/>
          </w:tcPr>
          <w:p w14:paraId="28BFE0CC" w14:textId="0481462A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24" w:author="Wolfgang J. Toechterle" w:date="2013-06-08T19:24:00Z"/>
                <w:color w:val="auto"/>
                <w:rPrChange w:id="2325" w:author="Teera Piyakunakorn" w:date="2013-06-30T20:08:00Z">
                  <w:rPr>
                    <w:del w:id="2326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795501AC" w14:textId="77777777">
        <w:trPr>
          <w:del w:id="232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3222437C" w14:textId="778C72FB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28" w:author="Wolfgang J. Toechterle" w:date="2013-06-08T19:24:00Z"/>
                <w:color w:val="auto"/>
                <w:rPrChange w:id="2329" w:author="Teera Piyakunakorn" w:date="2013-06-30T20:08:00Z">
                  <w:rPr>
                    <w:del w:id="233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31" w:author="Wolfgang J. Toechterle" w:date="2013-06-08T19:24:00Z">
              <w:r w:rsidRPr="0089049F" w:rsidDel="00763EC0">
                <w:rPr>
                  <w:color w:val="auto"/>
                  <w:rPrChange w:id="2332" w:author="Teera Piyakunakorn" w:date="2013-06-30T20:08:00Z">
                    <w:rPr>
                      <w:color w:val="0000FF"/>
                    </w:rPr>
                  </w:rPrChange>
                </w:rPr>
                <w:delText>E.3</w:delText>
              </w:r>
            </w:del>
          </w:p>
        </w:tc>
        <w:tc>
          <w:tcPr>
            <w:tcW w:w="7513" w:type="dxa"/>
          </w:tcPr>
          <w:p w14:paraId="6783C8E2" w14:textId="62240E94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33" w:author="Wolfgang J. Toechterle" w:date="2013-06-08T19:24:00Z"/>
                <w:color w:val="auto"/>
                <w:rPrChange w:id="2334" w:author="Teera Piyakunakorn" w:date="2013-06-30T20:08:00Z">
                  <w:rPr>
                    <w:del w:id="233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36" w:author="Wolfgang J. Toechterle" w:date="2013-06-08T19:24:00Z">
              <w:r w:rsidRPr="0089049F" w:rsidDel="00763EC0">
                <w:rPr>
                  <w:color w:val="auto"/>
                  <w:rPrChange w:id="2337" w:author="Teera Piyakunakorn" w:date="2013-06-30T20:08:00Z">
                    <w:rPr>
                      <w:color w:val="0000FF"/>
                    </w:rPr>
                  </w:rPrChange>
                </w:rPr>
                <w:delText>Trapping value applied in illustrator file as specified in the task</w:delText>
              </w:r>
            </w:del>
          </w:p>
        </w:tc>
        <w:tc>
          <w:tcPr>
            <w:tcW w:w="1449" w:type="dxa"/>
          </w:tcPr>
          <w:p w14:paraId="45BE61F7" w14:textId="1C50264D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38" w:author="Wolfgang J. Toechterle" w:date="2013-06-08T19:24:00Z"/>
                <w:color w:val="auto"/>
                <w:rPrChange w:id="2339" w:author="Teera Piyakunakorn" w:date="2013-06-30T20:08:00Z">
                  <w:rPr>
                    <w:del w:id="2340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4D2E1706" w14:textId="77777777">
        <w:trPr>
          <w:del w:id="234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05EF926" w14:textId="4C2435E4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42" w:author="Wolfgang J. Toechterle" w:date="2013-06-08T19:24:00Z"/>
                <w:color w:val="auto"/>
                <w:rPrChange w:id="2343" w:author="Teera Piyakunakorn" w:date="2013-06-30T20:08:00Z">
                  <w:rPr>
                    <w:del w:id="234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45" w:author="Wolfgang J. Toechterle" w:date="2013-06-08T19:24:00Z">
              <w:r w:rsidRPr="0089049F" w:rsidDel="00763EC0">
                <w:rPr>
                  <w:color w:val="auto"/>
                  <w:rPrChange w:id="2346" w:author="Teera Piyakunakorn" w:date="2013-06-30T20:08:00Z">
                    <w:rPr>
                      <w:color w:val="0000FF"/>
                    </w:rPr>
                  </w:rPrChange>
                </w:rPr>
                <w:delText>E.4</w:delText>
              </w:r>
            </w:del>
          </w:p>
        </w:tc>
        <w:tc>
          <w:tcPr>
            <w:tcW w:w="7513" w:type="dxa"/>
          </w:tcPr>
          <w:p w14:paraId="2688D8C9" w14:textId="24343F27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47" w:author="Wolfgang J. Toechterle" w:date="2013-06-08T19:24:00Z"/>
                <w:color w:val="auto"/>
                <w:rPrChange w:id="2348" w:author="Teera Piyakunakorn" w:date="2013-06-30T20:08:00Z">
                  <w:rPr>
                    <w:del w:id="234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50" w:author="Wolfgang J. Toechterle" w:date="2013-06-08T19:24:00Z">
              <w:r w:rsidRPr="0089049F" w:rsidDel="00763EC0">
                <w:rPr>
                  <w:color w:val="auto"/>
                  <w:rPrChange w:id="2351" w:author="Teera Piyakunakorn" w:date="2013-06-30T20:08:00Z">
                    <w:rPr>
                      <w:color w:val="0000FF"/>
                    </w:rPr>
                  </w:rPrChange>
                </w:rPr>
                <w:delText>Overprinting applied in layout file in PDF as specified in the task</w:delText>
              </w:r>
            </w:del>
          </w:p>
        </w:tc>
        <w:tc>
          <w:tcPr>
            <w:tcW w:w="1449" w:type="dxa"/>
          </w:tcPr>
          <w:p w14:paraId="6AF1506A" w14:textId="03676E0C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52" w:author="Wolfgang J. Toechterle" w:date="2013-06-08T19:24:00Z"/>
                <w:color w:val="auto"/>
                <w:rPrChange w:id="2353" w:author="Teera Piyakunakorn" w:date="2013-06-30T20:08:00Z">
                  <w:rPr>
                    <w:del w:id="2354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7C361E9D" w14:textId="77777777">
        <w:trPr>
          <w:del w:id="2355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8C37B08" w14:textId="32A1EE4D" w:rsidR="00CC5429" w:rsidRPr="0089049F" w:rsidDel="00763EC0" w:rsidRDefault="00CC5429" w:rsidP="00244ABB">
            <w:pPr>
              <w:rPr>
                <w:del w:id="2356" w:author="Wolfgang J. Toechterle" w:date="2013-06-08T19:24:00Z"/>
                <w:color w:val="auto"/>
                <w:rPrChange w:id="2357" w:author="Teera Piyakunakorn" w:date="2013-06-30T20:08:00Z">
                  <w:rPr>
                    <w:del w:id="2358" w:author="Wolfgang J. Toechterle" w:date="2013-06-08T19:24:00Z"/>
                    <w:color w:val="0000FF"/>
                  </w:rPr>
                </w:rPrChange>
              </w:rPr>
            </w:pPr>
            <w:del w:id="2359" w:author="Wolfgang J. Toechterle" w:date="2013-06-08T19:24:00Z">
              <w:r w:rsidRPr="0089049F" w:rsidDel="00763EC0">
                <w:rPr>
                  <w:color w:val="auto"/>
                  <w:rPrChange w:id="2360" w:author="Teera Piyakunakorn" w:date="2013-06-30T20:08:00Z">
                    <w:rPr>
                      <w:color w:val="0000FF"/>
                    </w:rPr>
                  </w:rPrChange>
                </w:rPr>
                <w:delText>E.5</w:delText>
              </w:r>
            </w:del>
          </w:p>
        </w:tc>
        <w:tc>
          <w:tcPr>
            <w:tcW w:w="7513" w:type="dxa"/>
          </w:tcPr>
          <w:p w14:paraId="4E5387F8" w14:textId="093FCB34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61" w:author="Wolfgang J. Toechterle" w:date="2013-06-08T19:24:00Z"/>
                <w:color w:val="auto"/>
                <w:rPrChange w:id="2362" w:author="Teera Piyakunakorn" w:date="2013-06-30T20:08:00Z">
                  <w:rPr>
                    <w:del w:id="2363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64" w:author="Wolfgang J. Toechterle" w:date="2013-06-08T19:24:00Z">
              <w:r w:rsidRPr="0089049F" w:rsidDel="00763EC0">
                <w:rPr>
                  <w:color w:val="auto"/>
                  <w:rPrChange w:id="2365" w:author="Teera Piyakunakorn" w:date="2013-06-30T20:08:00Z">
                    <w:rPr>
                      <w:color w:val="0000FF"/>
                    </w:rPr>
                  </w:rPrChange>
                </w:rPr>
                <w:delText>Spot and CMYK colours used in layout in PDF file as specified in the task</w:delText>
              </w:r>
            </w:del>
          </w:p>
        </w:tc>
        <w:tc>
          <w:tcPr>
            <w:tcW w:w="1449" w:type="dxa"/>
          </w:tcPr>
          <w:p w14:paraId="7594196B" w14:textId="6F634B73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66" w:author="Wolfgang J. Toechterle" w:date="2013-06-08T19:24:00Z"/>
                <w:color w:val="auto"/>
                <w:rPrChange w:id="2367" w:author="Teera Piyakunakorn" w:date="2013-06-30T20:08:00Z">
                  <w:rPr>
                    <w:del w:id="2368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43415A48" w14:textId="77777777">
        <w:trPr>
          <w:del w:id="236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13EDA25F" w14:textId="29E5E546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70" w:author="Wolfgang J. Toechterle" w:date="2013-06-08T19:24:00Z"/>
                <w:color w:val="auto"/>
                <w:rPrChange w:id="2371" w:author="Teera Piyakunakorn" w:date="2013-06-30T20:08:00Z">
                  <w:rPr>
                    <w:del w:id="237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73" w:author="Wolfgang J. Toechterle" w:date="2013-06-08T19:24:00Z">
              <w:r w:rsidRPr="0089049F" w:rsidDel="00763EC0">
                <w:rPr>
                  <w:color w:val="auto"/>
                  <w:rPrChange w:id="2374" w:author="Teera Piyakunakorn" w:date="2013-06-30T20:08:00Z">
                    <w:rPr>
                      <w:color w:val="0000FF"/>
                    </w:rPr>
                  </w:rPrChange>
                </w:rPr>
                <w:delText>E.6</w:delText>
              </w:r>
            </w:del>
          </w:p>
        </w:tc>
        <w:tc>
          <w:tcPr>
            <w:tcW w:w="7513" w:type="dxa"/>
          </w:tcPr>
          <w:p w14:paraId="1E7ADA66" w14:textId="7399844B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75" w:author="Wolfgang J. Toechterle" w:date="2013-06-08T19:24:00Z"/>
                <w:color w:val="auto"/>
                <w:rPrChange w:id="2376" w:author="Teera Piyakunakorn" w:date="2013-06-30T20:08:00Z">
                  <w:rPr>
                    <w:del w:id="237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378" w:author="Wolfgang J. Toechterle" w:date="2013-06-08T19:24:00Z">
              <w:r w:rsidRPr="0089049F" w:rsidDel="00763EC0">
                <w:rPr>
                  <w:color w:val="auto"/>
                  <w:rPrChange w:id="2379" w:author="Teera Piyakunakorn" w:date="2013-06-30T20:08:00Z">
                    <w:rPr>
                      <w:color w:val="0000FF"/>
                    </w:rPr>
                  </w:rPrChange>
                </w:rPr>
                <w:delText>Dieline supplied as specified in the task</w:delText>
              </w:r>
            </w:del>
          </w:p>
        </w:tc>
        <w:tc>
          <w:tcPr>
            <w:tcW w:w="1449" w:type="dxa"/>
          </w:tcPr>
          <w:p w14:paraId="6A194442" w14:textId="63753797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0" w:author="Wolfgang J. Toechterle" w:date="2013-06-08T19:24:00Z"/>
                <w:color w:val="auto"/>
                <w:rPrChange w:id="2381" w:author="Teera Piyakunakorn" w:date="2013-06-30T20:08:00Z">
                  <w:rPr>
                    <w:del w:id="238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3D314FB4" w14:textId="77777777">
        <w:trPr>
          <w:del w:id="238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3071F4" w14:textId="68B81212" w:rsidR="00CC5429" w:rsidRPr="0089049F" w:rsidDel="00763EC0" w:rsidRDefault="00CC5429" w:rsidP="00244ABB">
            <w:pPr>
              <w:tabs>
                <w:tab w:val="center" w:pos="4680"/>
                <w:tab w:val="right" w:pos="9360"/>
              </w:tabs>
              <w:rPr>
                <w:del w:id="2384" w:author="Wolfgang J. Toechterle" w:date="2013-06-08T19:24:00Z"/>
                <w:b w:val="0"/>
                <w:color w:val="auto"/>
                <w:rPrChange w:id="2385" w:author="Teera Piyakunakorn" w:date="2013-06-30T20:08:00Z">
                  <w:rPr>
                    <w:del w:id="2386" w:author="Wolfgang J. Toechterle" w:date="2013-06-08T19:24:00Z"/>
                    <w:b w:val="0"/>
                    <w:color w:val="0000FF"/>
                  </w:rPr>
                </w:rPrChange>
              </w:rPr>
            </w:pPr>
          </w:p>
        </w:tc>
        <w:tc>
          <w:tcPr>
            <w:tcW w:w="7513" w:type="dxa"/>
          </w:tcPr>
          <w:p w14:paraId="0B903F10" w14:textId="789A255C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87" w:author="Wolfgang J. Toechterle" w:date="2013-06-08T19:24:00Z"/>
                <w:b/>
                <w:color w:val="auto"/>
                <w:rPrChange w:id="2388" w:author="Teera Piyakunakorn" w:date="2013-06-30T20:08:00Z">
                  <w:rPr>
                    <w:del w:id="2389" w:author="Wolfgang J. Toechterle" w:date="2013-06-08T19:24:00Z"/>
                    <w:b/>
                    <w:color w:val="0000FF"/>
                  </w:rPr>
                </w:rPrChange>
              </w:rPr>
            </w:pPr>
          </w:p>
        </w:tc>
        <w:tc>
          <w:tcPr>
            <w:tcW w:w="1449" w:type="dxa"/>
          </w:tcPr>
          <w:p w14:paraId="37CFFCBD" w14:textId="4C983F0B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90" w:author="Wolfgang J. Toechterle" w:date="2013-06-08T19:24:00Z"/>
                <w:color w:val="auto"/>
                <w:rPrChange w:id="2391" w:author="Teera Piyakunakorn" w:date="2013-06-30T20:08:00Z">
                  <w:rPr>
                    <w:del w:id="239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7CB742C" w14:textId="77777777">
        <w:trPr>
          <w:del w:id="239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7840C051" w14:textId="2442DBCB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394" w:author="Wolfgang J. Toechterle" w:date="2013-06-08T19:24:00Z"/>
                <w:color w:val="auto"/>
                <w:rPrChange w:id="2395" w:author="Teera Piyakunakorn" w:date="2013-06-30T20:08:00Z">
                  <w:rPr>
                    <w:del w:id="239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397" w:author="Wolfgang J. Toechterle" w:date="2013-06-08T19:24:00Z">
              <w:r w:rsidRPr="0089049F" w:rsidDel="00763EC0">
                <w:rPr>
                  <w:color w:val="auto"/>
                  <w:rPrChange w:id="2398" w:author="Teera Piyakunakorn" w:date="2013-06-30T20:08:00Z">
                    <w:rPr>
                      <w:color w:val="0000FF"/>
                    </w:rPr>
                  </w:rPrChange>
                </w:rPr>
                <w:delText>F</w:delText>
              </w:r>
            </w:del>
          </w:p>
        </w:tc>
        <w:tc>
          <w:tcPr>
            <w:tcW w:w="7513" w:type="dxa"/>
          </w:tcPr>
          <w:p w14:paraId="671EDA43" w14:textId="33F6B079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399" w:author="Wolfgang J. Toechterle" w:date="2013-06-08T19:24:00Z"/>
                <w:b/>
                <w:color w:val="auto"/>
                <w:rPrChange w:id="2400" w:author="Teera Piyakunakorn" w:date="2013-06-30T20:08:00Z">
                  <w:rPr>
                    <w:del w:id="240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02" w:author="Wolfgang J. Toechterle" w:date="2013-06-08T19:24:00Z">
              <w:r w:rsidRPr="0089049F" w:rsidDel="00763EC0">
                <w:rPr>
                  <w:b/>
                  <w:color w:val="auto"/>
                  <w:rPrChange w:id="2403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Saving and file format</w:delText>
              </w:r>
            </w:del>
          </w:p>
        </w:tc>
        <w:tc>
          <w:tcPr>
            <w:tcW w:w="1449" w:type="dxa"/>
          </w:tcPr>
          <w:p w14:paraId="25A8197A" w14:textId="46EAD559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04" w:author="Wolfgang J. Toechterle" w:date="2013-06-08T19:24:00Z"/>
                <w:b/>
                <w:color w:val="auto"/>
                <w:rPrChange w:id="2405" w:author="Teera Piyakunakorn" w:date="2013-06-30T20:08:00Z">
                  <w:rPr>
                    <w:del w:id="2406" w:author="Wolfgang J. Toechterle" w:date="2013-06-08T19:24:00Z"/>
                    <w:b/>
                    <w:color w:val="0000FF"/>
                  </w:rPr>
                </w:rPrChange>
              </w:rPr>
            </w:pPr>
            <w:del w:id="2407" w:author="Wolfgang J. Toechterle" w:date="2013-06-08T19:24:00Z">
              <w:r w:rsidRPr="0089049F" w:rsidDel="00763EC0">
                <w:rPr>
                  <w:b/>
                  <w:color w:val="auto"/>
                  <w:rPrChange w:id="2408" w:author="Teera Piyakunakorn" w:date="2013-06-30T20:08:00Z">
                    <w:rPr>
                      <w:b/>
                      <w:color w:val="0000FF"/>
                    </w:rPr>
                  </w:rPrChange>
                </w:rPr>
                <w:delText>Objective /5</w:delText>
              </w:r>
            </w:del>
          </w:p>
        </w:tc>
      </w:tr>
      <w:tr w:rsidR="0089049F" w:rsidRPr="0089049F" w:rsidDel="00763EC0" w14:paraId="43349646" w14:textId="77777777">
        <w:trPr>
          <w:del w:id="2409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659A202E" w14:textId="4F4AB74D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10" w:author="Wolfgang J. Toechterle" w:date="2013-06-08T19:24:00Z"/>
                <w:color w:val="auto"/>
                <w:rPrChange w:id="2411" w:author="Teera Piyakunakorn" w:date="2013-06-30T20:08:00Z">
                  <w:rPr>
                    <w:del w:id="2412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13" w:author="Wolfgang J. Toechterle" w:date="2013-06-08T19:24:00Z">
              <w:r w:rsidRPr="0089049F" w:rsidDel="00763EC0">
                <w:rPr>
                  <w:color w:val="auto"/>
                  <w:rPrChange w:id="2414" w:author="Teera Piyakunakorn" w:date="2013-06-30T20:08:00Z">
                    <w:rPr>
                      <w:color w:val="0000FF"/>
                    </w:rPr>
                  </w:rPrChange>
                </w:rPr>
                <w:delText>F.1</w:delText>
              </w:r>
            </w:del>
          </w:p>
        </w:tc>
        <w:tc>
          <w:tcPr>
            <w:tcW w:w="7513" w:type="dxa"/>
          </w:tcPr>
          <w:p w14:paraId="64D1636B" w14:textId="0066F2F9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15" w:author="Wolfgang J. Toechterle" w:date="2013-06-08T19:24:00Z"/>
                <w:color w:val="auto"/>
                <w:rPrChange w:id="2416" w:author="Teera Piyakunakorn" w:date="2013-06-30T20:08:00Z">
                  <w:rPr>
                    <w:del w:id="2417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18" w:author="Wolfgang J. Toechterle" w:date="2013-06-08T19:24:00Z">
              <w:r w:rsidRPr="0089049F" w:rsidDel="00763EC0">
                <w:rPr>
                  <w:color w:val="auto"/>
                  <w:rPrChange w:id="2419" w:author="Teera Piyakunakorn" w:date="2013-06-30T20:08:00Z">
                    <w:rPr>
                      <w:color w:val="0000FF"/>
                    </w:rPr>
                  </w:rPrChange>
                </w:rPr>
                <w:delText>All files saved in the correct format specified in the task</w:delText>
              </w:r>
            </w:del>
          </w:p>
        </w:tc>
        <w:tc>
          <w:tcPr>
            <w:tcW w:w="1449" w:type="dxa"/>
          </w:tcPr>
          <w:p w14:paraId="4FDFF07D" w14:textId="0883E073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20" w:author="Wolfgang J. Toechterle" w:date="2013-06-08T19:24:00Z"/>
                <w:color w:val="auto"/>
                <w:rPrChange w:id="2421" w:author="Teera Piyakunakorn" w:date="2013-06-30T20:08:00Z">
                  <w:rPr>
                    <w:del w:id="2422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5375D08C" w14:textId="77777777">
        <w:trPr>
          <w:del w:id="2423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40B99989" w14:textId="12E26A96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24" w:author="Wolfgang J. Toechterle" w:date="2013-06-08T19:24:00Z"/>
                <w:color w:val="auto"/>
                <w:rPrChange w:id="2425" w:author="Teera Piyakunakorn" w:date="2013-06-30T20:08:00Z">
                  <w:rPr>
                    <w:del w:id="2426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27" w:author="Wolfgang J. Toechterle" w:date="2013-06-08T19:24:00Z">
              <w:r w:rsidRPr="0089049F" w:rsidDel="00763EC0">
                <w:rPr>
                  <w:color w:val="auto"/>
                  <w:rPrChange w:id="2428" w:author="Teera Piyakunakorn" w:date="2013-06-30T20:08:00Z">
                    <w:rPr>
                      <w:color w:val="0000FF"/>
                    </w:rPr>
                  </w:rPrChange>
                </w:rPr>
                <w:delText>F.2</w:delText>
              </w:r>
            </w:del>
          </w:p>
        </w:tc>
        <w:tc>
          <w:tcPr>
            <w:tcW w:w="7513" w:type="dxa"/>
          </w:tcPr>
          <w:p w14:paraId="2B43E9CC" w14:textId="5F2C26A2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29" w:author="Wolfgang J. Toechterle" w:date="2013-06-08T19:24:00Z"/>
                <w:color w:val="auto"/>
                <w:rPrChange w:id="2430" w:author="Teera Piyakunakorn" w:date="2013-06-30T20:08:00Z">
                  <w:rPr>
                    <w:del w:id="2431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32" w:author="Wolfgang J. Toechterle" w:date="2013-06-08T19:24:00Z">
              <w:r w:rsidRPr="0089049F" w:rsidDel="00763EC0">
                <w:rPr>
                  <w:color w:val="auto"/>
                  <w:rPrChange w:id="2433" w:author="Teera Piyakunakorn" w:date="2013-06-30T20:08:00Z">
                    <w:rPr>
                      <w:color w:val="0000FF"/>
                    </w:rPr>
                  </w:rPrChange>
                </w:rPr>
                <w:delText>ICC profile applied in images, PDF or layout file as specified in the task</w:delText>
              </w:r>
            </w:del>
          </w:p>
        </w:tc>
        <w:tc>
          <w:tcPr>
            <w:tcW w:w="1449" w:type="dxa"/>
          </w:tcPr>
          <w:p w14:paraId="676D0675" w14:textId="3BD2F1C3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34" w:author="Wolfgang J. Toechterle" w:date="2013-06-08T19:24:00Z"/>
                <w:color w:val="auto"/>
                <w:rPrChange w:id="2435" w:author="Teera Piyakunakorn" w:date="2013-06-30T20:08:00Z">
                  <w:rPr>
                    <w:del w:id="2436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69CE71E2" w14:textId="77777777">
        <w:trPr>
          <w:del w:id="2437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25C559FA" w14:textId="3D00985D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38" w:author="Wolfgang J. Toechterle" w:date="2013-06-08T19:24:00Z"/>
                <w:color w:val="auto"/>
                <w:rPrChange w:id="2439" w:author="Teera Piyakunakorn" w:date="2013-06-30T20:08:00Z">
                  <w:rPr>
                    <w:del w:id="2440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41" w:author="Wolfgang J. Toechterle" w:date="2013-06-08T19:24:00Z">
              <w:r w:rsidRPr="0089049F" w:rsidDel="00763EC0">
                <w:rPr>
                  <w:color w:val="auto"/>
                  <w:rPrChange w:id="2442" w:author="Teera Piyakunakorn" w:date="2013-06-30T20:08:00Z">
                    <w:rPr>
                      <w:color w:val="0000FF"/>
                    </w:rPr>
                  </w:rPrChange>
                </w:rPr>
                <w:delText>F.3</w:delText>
              </w:r>
            </w:del>
          </w:p>
        </w:tc>
        <w:tc>
          <w:tcPr>
            <w:tcW w:w="7513" w:type="dxa"/>
          </w:tcPr>
          <w:p w14:paraId="1F198BF6" w14:textId="5AE2055F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43" w:author="Wolfgang J. Toechterle" w:date="2013-06-08T19:24:00Z"/>
                <w:color w:val="auto"/>
                <w:rPrChange w:id="2444" w:author="Teera Piyakunakorn" w:date="2013-06-30T20:08:00Z">
                  <w:rPr>
                    <w:del w:id="2445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46" w:author="Wolfgang J. Toechterle" w:date="2013-06-08T19:24:00Z">
              <w:r w:rsidRPr="0089049F" w:rsidDel="00763EC0">
                <w:rPr>
                  <w:color w:val="auto"/>
                  <w:rPrChange w:id="2447" w:author="Teera Piyakunakorn" w:date="2013-06-30T20:08:00Z">
                    <w:rPr>
                      <w:color w:val="0000FF"/>
                    </w:rPr>
                  </w:rPrChange>
                </w:rPr>
                <w:delText>Saving in a specified PDF format as required in the task</w:delText>
              </w:r>
            </w:del>
          </w:p>
        </w:tc>
        <w:tc>
          <w:tcPr>
            <w:tcW w:w="1449" w:type="dxa"/>
          </w:tcPr>
          <w:p w14:paraId="321B226D" w14:textId="2BF4E255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48" w:author="Wolfgang J. Toechterle" w:date="2013-06-08T19:24:00Z"/>
                <w:color w:val="auto"/>
                <w:rPrChange w:id="2449" w:author="Teera Piyakunakorn" w:date="2013-06-30T20:08:00Z">
                  <w:rPr>
                    <w:del w:id="2450" w:author="Wolfgang J. Toechterle" w:date="2013-06-08T19:24:00Z"/>
                    <w:color w:val="0000FF"/>
                  </w:rPr>
                </w:rPrChange>
              </w:rPr>
            </w:pPr>
          </w:p>
        </w:tc>
      </w:tr>
      <w:tr w:rsidR="0089049F" w:rsidRPr="0089049F" w:rsidDel="00763EC0" w14:paraId="2FF3E1F0" w14:textId="77777777">
        <w:trPr>
          <w:del w:id="2451" w:author="Wolfgang J. Toechterle" w:date="2013-06-08T19:24:00Z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17" w:type="dxa"/>
          </w:tcPr>
          <w:p w14:paraId="06250A5B" w14:textId="29A3EDDD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rPr>
                <w:del w:id="2452" w:author="Wolfgang J. Toechterle" w:date="2013-06-08T19:24:00Z"/>
                <w:color w:val="auto"/>
                <w:rPrChange w:id="2453" w:author="Teera Piyakunakorn" w:date="2013-06-30T20:08:00Z">
                  <w:rPr>
                    <w:del w:id="2454" w:author="Wolfgang J. Toechterle" w:date="2013-06-08T19:24:00Z"/>
                    <w:rFonts w:eastAsiaTheme="majorEastAsia" w:cstheme="majorBidi"/>
                    <w:b w:val="0"/>
                    <w:bCs w:val="0"/>
                    <w:i/>
                    <w:iCs/>
                    <w:color w:val="0000FF"/>
                  </w:rPr>
                </w:rPrChange>
              </w:rPr>
            </w:pPr>
            <w:del w:id="2455" w:author="Wolfgang J. Toechterle" w:date="2013-06-08T19:24:00Z">
              <w:r w:rsidRPr="0089049F" w:rsidDel="00763EC0">
                <w:rPr>
                  <w:color w:val="auto"/>
                  <w:rPrChange w:id="2456" w:author="Teera Piyakunakorn" w:date="2013-06-30T20:08:00Z">
                    <w:rPr>
                      <w:color w:val="0000FF"/>
                    </w:rPr>
                  </w:rPrChange>
                </w:rPr>
                <w:delText>F.4</w:delText>
              </w:r>
            </w:del>
          </w:p>
        </w:tc>
        <w:tc>
          <w:tcPr>
            <w:tcW w:w="7513" w:type="dxa"/>
          </w:tcPr>
          <w:p w14:paraId="560AFD1B" w14:textId="10E912ED" w:rsidR="00CC5429" w:rsidRPr="0089049F" w:rsidDel="00763EC0" w:rsidRDefault="00CC5429" w:rsidP="00244ABB">
            <w:pPr>
              <w:keepNext/>
              <w:keepLines/>
              <w:spacing w:before="200"/>
              <w:outlineLvl w:val="3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57" w:author="Wolfgang J. Toechterle" w:date="2013-06-08T19:24:00Z"/>
                <w:color w:val="auto"/>
                <w:rPrChange w:id="2458" w:author="Teera Piyakunakorn" w:date="2013-06-30T20:08:00Z">
                  <w:rPr>
                    <w:del w:id="2459" w:author="Wolfgang J. Toechterle" w:date="2013-06-08T19:24:00Z"/>
                    <w:rFonts w:eastAsiaTheme="majorEastAsia" w:cstheme="majorBidi"/>
                    <w:b/>
                    <w:bCs/>
                    <w:i/>
                    <w:iCs/>
                    <w:color w:val="0000FF"/>
                  </w:rPr>
                </w:rPrChange>
              </w:rPr>
            </w:pPr>
            <w:del w:id="2460" w:author="Wolfgang J. Toechterle" w:date="2013-06-08T19:24:00Z">
              <w:r w:rsidRPr="0089049F" w:rsidDel="00763EC0">
                <w:rPr>
                  <w:color w:val="auto"/>
                  <w:rPrChange w:id="2461" w:author="Teera Piyakunakorn" w:date="2013-06-30T20:08:00Z">
                    <w:rPr>
                      <w:color w:val="0000FF"/>
                    </w:rPr>
                  </w:rPrChange>
                </w:rPr>
                <w:delText>Final production folder saved as required in the task</w:delText>
              </w:r>
            </w:del>
          </w:p>
        </w:tc>
        <w:tc>
          <w:tcPr>
            <w:tcW w:w="1449" w:type="dxa"/>
          </w:tcPr>
          <w:p w14:paraId="7E9CC98D" w14:textId="5887C731" w:rsidR="00CC5429" w:rsidRPr="0089049F" w:rsidDel="00763EC0" w:rsidRDefault="00CC5429" w:rsidP="00244ABB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del w:id="2462" w:author="Wolfgang J. Toechterle" w:date="2013-06-08T19:24:00Z"/>
                <w:color w:val="auto"/>
                <w:rPrChange w:id="2463" w:author="Teera Piyakunakorn" w:date="2013-06-30T20:08:00Z">
                  <w:rPr>
                    <w:del w:id="2464" w:author="Wolfgang J. Toechterle" w:date="2013-06-08T19:24:00Z"/>
                    <w:color w:val="0000FF"/>
                  </w:rPr>
                </w:rPrChange>
              </w:rPr>
            </w:pPr>
          </w:p>
        </w:tc>
      </w:tr>
    </w:tbl>
    <w:tbl>
      <w:tblPr>
        <w:tblW w:w="8409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41"/>
        <w:gridCol w:w="6945"/>
        <w:gridCol w:w="464"/>
        <w:gridCol w:w="559"/>
      </w:tblGrid>
      <w:tr w:rsidR="0089049F" w:rsidRPr="0089049F" w14:paraId="0F2F027B" w14:textId="77777777" w:rsidTr="001E709A">
        <w:trPr>
          <w:trHeight w:val="300"/>
          <w:ins w:id="246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C7674E" w14:textId="77777777" w:rsidR="001E709A" w:rsidRPr="0089049F" w:rsidRDefault="001E709A">
            <w:pPr>
              <w:rPr>
                <w:ins w:id="246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67" w:author="Teera Piyakunakorn" w:date="2013-06-30T20:08:00Z">
                  <w:rPr>
                    <w:ins w:id="246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469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47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47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A2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1D2DF5F" w14:textId="77777777" w:rsidR="001E709A" w:rsidRPr="0089049F" w:rsidRDefault="001E709A">
            <w:pPr>
              <w:rPr>
                <w:ins w:id="247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73" w:author="Teera Piyakunakorn" w:date="2013-06-30T20:08:00Z">
                  <w:rPr>
                    <w:ins w:id="2474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D016A8" w14:textId="77777777" w:rsidR="001E709A" w:rsidRPr="0089049F" w:rsidRDefault="001E709A">
            <w:pPr>
              <w:rPr>
                <w:ins w:id="24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76" w:author="Teera Piyakunakorn" w:date="2013-06-30T20:08:00Z">
                  <w:rPr>
                    <w:ins w:id="247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478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479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480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01E806" w14:textId="77777777" w:rsidR="001E709A" w:rsidRPr="0089049F" w:rsidRDefault="001E709A">
            <w:pPr>
              <w:rPr>
                <w:ins w:id="248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82" w:author="Teera Piyakunakorn" w:date="2013-06-30T20:08:00Z">
                  <w:rPr>
                    <w:ins w:id="2483" w:author="Kinder" w:date="2013-06-29T15:05:00Z"/>
                    <w:rFonts w:ascii="Calibri" w:eastAsia="Times New Roman" w:hAnsi="Calibri" w:cs="Times New Roman"/>
                    <w:i/>
                    <w:iCs/>
                    <w:color w:val="000000"/>
                    <w:sz w:val="24"/>
                    <w:szCs w:val="24"/>
                  </w:rPr>
                </w:rPrChange>
              </w:rPr>
              <w:pPrChange w:id="2484" w:author="Kinder" w:date="2013-06-29T15:07:00Z">
                <w:pPr>
                  <w:keepNext/>
                  <w:keepLines/>
                  <w:spacing w:before="200"/>
                  <w:jc w:val="right"/>
                  <w:outlineLvl w:val="6"/>
                </w:pPr>
              </w:pPrChange>
            </w:pPr>
            <w:ins w:id="2485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486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89049F" w:rsidRPr="0089049F" w14:paraId="3382FCD8" w14:textId="77777777" w:rsidTr="001E709A">
        <w:trPr>
          <w:trHeight w:val="300"/>
          <w:ins w:id="248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7EDA10" w14:textId="77777777" w:rsidR="001E709A" w:rsidRPr="0089049F" w:rsidRDefault="001E709A">
            <w:pPr>
              <w:rPr>
                <w:ins w:id="24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89" w:author="Teera Piyakunakorn" w:date="2013-06-30T20:08:00Z">
                  <w:rPr>
                    <w:ins w:id="249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491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49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493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2806630" w14:textId="77777777" w:rsidR="001E709A" w:rsidRPr="0089049F" w:rsidRDefault="001E709A">
            <w:pPr>
              <w:rPr>
                <w:ins w:id="249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495" w:author="Teera Piyakunakorn" w:date="2013-06-30T20:08:00Z">
                  <w:rPr>
                    <w:ins w:id="249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49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49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49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Ideas and originality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DD1921" w14:textId="77777777" w:rsidR="001E709A" w:rsidRPr="0089049F" w:rsidRDefault="001E709A">
            <w:pPr>
              <w:rPr>
                <w:ins w:id="250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01" w:author="Teera Piyakunakorn" w:date="2013-06-30T20:08:00Z">
                  <w:rPr>
                    <w:ins w:id="250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50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50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0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719CAB8" w14:textId="77777777" w:rsidR="001E709A" w:rsidRPr="0089049F" w:rsidRDefault="001E709A">
            <w:pPr>
              <w:rPr>
                <w:ins w:id="25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07" w:author="Teera Piyakunakorn" w:date="2013-06-30T20:08:00Z">
                  <w:rPr>
                    <w:ins w:id="250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302315AB" w14:textId="77777777" w:rsidTr="001E709A">
        <w:trPr>
          <w:trHeight w:val="300"/>
          <w:ins w:id="250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2AA896" w14:textId="77777777" w:rsidR="001E709A" w:rsidRPr="0089049F" w:rsidRDefault="001E709A">
            <w:pPr>
              <w:rPr>
                <w:ins w:id="25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11" w:author="Teera Piyakunakorn" w:date="2013-06-30T20:08:00Z">
                  <w:rPr>
                    <w:ins w:id="251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51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51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1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6924C38" w14:textId="77777777" w:rsidR="001E709A" w:rsidRPr="0089049F" w:rsidRDefault="001E709A">
            <w:pPr>
              <w:rPr>
                <w:ins w:id="251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17" w:author="Teera Piyakunakorn" w:date="2013-06-30T20:08:00Z">
                  <w:rPr>
                    <w:ins w:id="251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51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52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2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Understanding the target market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82F65B" w14:textId="77777777" w:rsidR="001E709A" w:rsidRPr="0089049F" w:rsidRDefault="001E709A">
            <w:pPr>
              <w:rPr>
                <w:ins w:id="252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23" w:author="Teera Piyakunakorn" w:date="2013-06-30T20:08:00Z">
                  <w:rPr>
                    <w:ins w:id="2524" w:author="Kinder" w:date="2013-06-29T15:05:00Z"/>
                    <w:rFonts w:eastAsia="Times New Roman" w:cs="Times New Roman"/>
                    <w:i/>
                    <w:iCs/>
                    <w:color w:val="404040" w:themeColor="text1" w:themeTint="BF"/>
                  </w:rPr>
                </w:rPrChange>
              </w:rPr>
              <w:pPrChange w:id="2525" w:author="Kinder" w:date="2013-06-29T15:07:00Z">
                <w:pPr>
                  <w:keepNext/>
                  <w:keepLines/>
                  <w:spacing w:before="200"/>
                  <w:jc w:val="right"/>
                  <w:outlineLvl w:val="6"/>
                </w:pPr>
              </w:pPrChange>
            </w:pPr>
            <w:ins w:id="252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2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31DE1E" w14:textId="77777777" w:rsidR="001E709A" w:rsidRPr="0089049F" w:rsidRDefault="001E709A">
            <w:pPr>
              <w:rPr>
                <w:ins w:id="25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29" w:author="Teera Piyakunakorn" w:date="2013-06-30T20:08:00Z">
                  <w:rPr>
                    <w:ins w:id="253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4C868F59" w14:textId="77777777" w:rsidTr="001E709A">
        <w:trPr>
          <w:trHeight w:val="300"/>
          <w:ins w:id="253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D0302C2" w14:textId="77777777" w:rsidR="001E709A" w:rsidRPr="0089049F" w:rsidRDefault="001E709A">
            <w:pPr>
              <w:rPr>
                <w:ins w:id="25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33" w:author="Teera Piyakunakorn" w:date="2013-06-30T20:08:00Z">
                  <w:rPr>
                    <w:ins w:id="253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535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53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3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8DAAD1" w14:textId="77777777" w:rsidR="001E709A" w:rsidRPr="0089049F" w:rsidRDefault="001E709A">
            <w:pPr>
              <w:rPr>
                <w:ins w:id="253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39" w:author="Teera Piyakunakorn" w:date="2013-06-30T20:08:00Z">
                  <w:rPr>
                    <w:ins w:id="2540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54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54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4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Unity and relationship between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DEBB56" w14:textId="77777777" w:rsidR="001E709A" w:rsidRPr="0089049F" w:rsidRDefault="001E709A">
            <w:pPr>
              <w:rPr>
                <w:ins w:id="254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45" w:author="Teera Piyakunakorn" w:date="2013-06-30T20:08:00Z">
                  <w:rPr>
                    <w:ins w:id="254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54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54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4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BC5C0E9" w14:textId="77777777" w:rsidR="001E709A" w:rsidRPr="0089049F" w:rsidRDefault="001E709A">
            <w:pPr>
              <w:rPr>
                <w:ins w:id="255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51" w:author="Teera Piyakunakorn" w:date="2013-06-30T20:08:00Z">
                  <w:rPr>
                    <w:ins w:id="255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0966711C" w14:textId="77777777" w:rsidTr="001E709A">
        <w:trPr>
          <w:trHeight w:val="300"/>
          <w:ins w:id="255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3627F7" w14:textId="77777777" w:rsidR="001E709A" w:rsidRPr="0089049F" w:rsidRDefault="001E709A">
            <w:pPr>
              <w:rPr>
                <w:ins w:id="25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55" w:author="Teera Piyakunakorn" w:date="2013-06-30T20:08:00Z">
                  <w:rPr>
                    <w:ins w:id="255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55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55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5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B2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A81860" w14:textId="77777777" w:rsidR="001E709A" w:rsidRPr="0089049F" w:rsidRDefault="001E709A">
            <w:pPr>
              <w:rPr>
                <w:ins w:id="25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61" w:author="Teera Piyakunakorn" w:date="2013-06-30T20:08:00Z">
                  <w:rPr>
                    <w:ins w:id="2562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BC1F6C" w14:textId="77777777" w:rsidR="001E709A" w:rsidRPr="0089049F" w:rsidRDefault="001E709A">
            <w:pPr>
              <w:rPr>
                <w:ins w:id="256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64" w:author="Teera Piyakunakorn" w:date="2013-06-30T20:08:00Z">
                  <w:rPr>
                    <w:ins w:id="256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56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567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68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80E5882" w14:textId="77777777" w:rsidR="001E709A" w:rsidRPr="0089049F" w:rsidRDefault="001E709A">
            <w:pPr>
              <w:rPr>
                <w:ins w:id="256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70" w:author="Teera Piyakunakorn" w:date="2013-06-30T20:08:00Z">
                  <w:rPr>
                    <w:ins w:id="257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572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573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74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8,00</w:t>
              </w:r>
            </w:ins>
          </w:p>
        </w:tc>
      </w:tr>
      <w:tr w:rsidR="0089049F" w:rsidRPr="0089049F" w14:paraId="6C5B7FBD" w14:textId="77777777" w:rsidTr="001E709A">
        <w:trPr>
          <w:trHeight w:val="300"/>
          <w:ins w:id="257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A0DF8A4" w14:textId="77777777" w:rsidR="001E709A" w:rsidRPr="0089049F" w:rsidRDefault="001E709A">
            <w:pPr>
              <w:rPr>
                <w:ins w:id="25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77" w:author="Teera Piyakunakorn" w:date="2013-06-30T20:08:00Z">
                  <w:rPr>
                    <w:ins w:id="257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579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58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8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0891A1" w14:textId="127DBE2C" w:rsidR="001E709A" w:rsidRPr="0089049F" w:rsidRDefault="001E709A">
            <w:pPr>
              <w:rPr>
                <w:ins w:id="258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83" w:author="Teera Piyakunakorn" w:date="2013-06-30T20:08:00Z">
                  <w:rPr>
                    <w:ins w:id="258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585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58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8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Logo</w:t>
              </w:r>
            </w:ins>
            <w:ins w:id="2588" w:author="Kinder" w:date="2013-06-30T08:42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89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 xml:space="preserve"> inline with clients brief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4C7B676" w14:textId="77777777" w:rsidR="001E709A" w:rsidRPr="0089049F" w:rsidRDefault="001E709A">
            <w:pPr>
              <w:rPr>
                <w:ins w:id="259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91" w:author="Teera Piyakunakorn" w:date="2013-06-30T20:08:00Z">
                  <w:rPr>
                    <w:ins w:id="259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59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59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59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AFB911" w14:textId="77777777" w:rsidR="001E709A" w:rsidRPr="0089049F" w:rsidRDefault="001E709A">
            <w:pPr>
              <w:rPr>
                <w:ins w:id="259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597" w:author="Teera Piyakunakorn" w:date="2013-06-30T20:08:00Z">
                  <w:rPr>
                    <w:ins w:id="259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69F0A5E8" w14:textId="77777777" w:rsidTr="001E709A">
        <w:trPr>
          <w:trHeight w:val="560"/>
          <w:ins w:id="259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D406934" w14:textId="77777777" w:rsidR="001E709A" w:rsidRPr="0089049F" w:rsidRDefault="001E709A">
            <w:pPr>
              <w:rPr>
                <w:ins w:id="260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01" w:author="Teera Piyakunakorn" w:date="2013-06-30T20:08:00Z">
                  <w:rPr>
                    <w:ins w:id="260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603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60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0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10A6F6" w14:textId="77777777" w:rsidR="001E709A" w:rsidRPr="0089049F" w:rsidRDefault="001E709A">
            <w:pPr>
              <w:rPr>
                <w:ins w:id="26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07" w:author="Teera Piyakunakorn" w:date="2013-06-30T20:08:00Z">
                  <w:rPr>
                    <w:ins w:id="260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60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61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1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Quality of the visual composition of the Logo (aesthetic appeal and balance)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E2189D" w14:textId="77777777" w:rsidR="001E709A" w:rsidRPr="0089049F" w:rsidRDefault="001E709A">
            <w:pPr>
              <w:rPr>
                <w:ins w:id="261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13" w:author="Teera Piyakunakorn" w:date="2013-06-30T20:08:00Z">
                  <w:rPr>
                    <w:ins w:id="261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615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61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1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4D71295" w14:textId="77777777" w:rsidR="001E709A" w:rsidRPr="0089049F" w:rsidRDefault="001E709A">
            <w:pPr>
              <w:rPr>
                <w:ins w:id="261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19" w:author="Teera Piyakunakorn" w:date="2013-06-30T20:08:00Z">
                  <w:rPr>
                    <w:ins w:id="262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129B6926" w14:textId="77777777" w:rsidTr="001E709A">
        <w:trPr>
          <w:trHeight w:val="560"/>
          <w:ins w:id="262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019B5EF" w14:textId="77777777" w:rsidR="001E709A" w:rsidRPr="0089049F" w:rsidRDefault="001E709A">
            <w:pPr>
              <w:rPr>
                <w:ins w:id="262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23" w:author="Teera Piyakunakorn" w:date="2013-06-30T20:08:00Z">
                  <w:rPr>
                    <w:ins w:id="262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625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62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2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56566F2" w14:textId="77777777" w:rsidR="001E709A" w:rsidRPr="0089049F" w:rsidRDefault="001E709A">
            <w:pPr>
              <w:rPr>
                <w:ins w:id="26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29" w:author="Teera Piyakunakorn" w:date="2013-06-30T20:08:00Z">
                  <w:rPr>
                    <w:ins w:id="263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63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63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33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Visual Impact &amp; Communication effectiveness (Letterhead and Business Card)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2B1294" w14:textId="77777777" w:rsidR="001E709A" w:rsidRPr="0089049F" w:rsidRDefault="001E709A">
            <w:pPr>
              <w:rPr>
                <w:ins w:id="263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35" w:author="Teera Piyakunakorn" w:date="2013-06-30T20:08:00Z">
                  <w:rPr>
                    <w:ins w:id="263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63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63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3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74883C" w14:textId="77777777" w:rsidR="001E709A" w:rsidRPr="0089049F" w:rsidRDefault="001E709A">
            <w:pPr>
              <w:rPr>
                <w:ins w:id="26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41" w:author="Teera Piyakunakorn" w:date="2013-06-30T20:08:00Z">
                  <w:rPr>
                    <w:ins w:id="264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71893471" w14:textId="77777777" w:rsidTr="001E709A">
        <w:trPr>
          <w:trHeight w:val="300"/>
          <w:ins w:id="264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F1D9A50" w14:textId="77777777" w:rsidR="001E709A" w:rsidRPr="0089049F" w:rsidRDefault="001E709A">
            <w:pPr>
              <w:rPr>
                <w:ins w:id="264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45" w:author="Teera Piyakunakorn" w:date="2013-06-30T20:08:00Z">
                  <w:rPr>
                    <w:ins w:id="264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64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64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4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DB5E227" w14:textId="64821E97" w:rsidR="001E709A" w:rsidRPr="0089049F" w:rsidRDefault="001E709A">
            <w:pPr>
              <w:rPr>
                <w:ins w:id="265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51" w:author="Teera Piyakunakorn" w:date="2013-06-30T20:08:00Z">
                  <w:rPr>
                    <w:ins w:id="265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65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65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5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656" w:author="Kinder" w:date="2013-06-30T08:42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57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Communication effectiveness</w:t>
              </w:r>
            </w:ins>
            <w:ins w:id="265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59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 (Ticket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B1CC02" w14:textId="77777777" w:rsidR="001E709A" w:rsidRPr="0089049F" w:rsidRDefault="001E709A">
            <w:pPr>
              <w:rPr>
                <w:ins w:id="26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61" w:author="Teera Piyakunakorn" w:date="2013-06-30T20:08:00Z">
                  <w:rPr>
                    <w:ins w:id="266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66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66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6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0EC3A66" w14:textId="77777777" w:rsidR="001E709A" w:rsidRPr="0089049F" w:rsidRDefault="001E709A">
            <w:pPr>
              <w:rPr>
                <w:ins w:id="266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67" w:author="Teera Piyakunakorn" w:date="2013-06-30T20:08:00Z">
                  <w:rPr>
                    <w:ins w:id="266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227A8793" w14:textId="77777777" w:rsidTr="001E709A">
        <w:trPr>
          <w:trHeight w:val="300"/>
          <w:ins w:id="266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ADC7A4" w14:textId="77777777" w:rsidR="001E709A" w:rsidRPr="0089049F" w:rsidRDefault="001E709A">
            <w:pPr>
              <w:rPr>
                <w:ins w:id="26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71" w:author="Teera Piyakunakorn" w:date="2013-06-30T20:08:00Z">
                  <w:rPr>
                    <w:ins w:id="267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67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67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7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0D0AA55" w14:textId="1C3647A2" w:rsidR="001E709A" w:rsidRPr="0089049F" w:rsidRDefault="001E709A">
            <w:pPr>
              <w:rPr>
                <w:ins w:id="26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77" w:author="Teera Piyakunakorn" w:date="2013-06-30T20:08:00Z">
                  <w:rPr>
                    <w:ins w:id="267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67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68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8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Visual Impact &amp; </w:t>
              </w:r>
            </w:ins>
            <w:ins w:id="2682" w:author="Kinder" w:date="2013-06-30T08:42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83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Communication effectiveness</w:t>
              </w:r>
            </w:ins>
            <w:ins w:id="268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8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(Shopping Bag Design)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0234ADC" w14:textId="77777777" w:rsidR="001E709A" w:rsidRPr="0089049F" w:rsidRDefault="001E709A">
            <w:pPr>
              <w:rPr>
                <w:ins w:id="268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87" w:author="Teera Piyakunakorn" w:date="2013-06-30T20:08:00Z">
                  <w:rPr>
                    <w:ins w:id="2688" w:author="Kinder" w:date="2013-06-29T15:05:00Z"/>
                    <w:rFonts w:eastAsia="Times New Roman" w:cs="Times New Roman"/>
                  </w:rPr>
                </w:rPrChange>
              </w:rPr>
              <w:pPrChange w:id="2689" w:author="Kinder" w:date="2013-06-29T15:07:00Z">
                <w:pPr>
                  <w:jc w:val="right"/>
                </w:pPr>
              </w:pPrChange>
            </w:pPr>
            <w:ins w:id="269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69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4FB9470" w14:textId="77777777" w:rsidR="001E709A" w:rsidRPr="0089049F" w:rsidRDefault="001E709A">
            <w:pPr>
              <w:rPr>
                <w:ins w:id="26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93" w:author="Teera Piyakunakorn" w:date="2013-06-30T20:08:00Z">
                  <w:rPr>
                    <w:ins w:id="269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5384CC92" w14:textId="77777777" w:rsidTr="001E709A">
        <w:trPr>
          <w:trHeight w:val="300"/>
          <w:ins w:id="269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1AFD011" w14:textId="77777777" w:rsidR="001E709A" w:rsidRPr="0089049F" w:rsidRDefault="001E709A">
            <w:pPr>
              <w:rPr>
                <w:ins w:id="269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697" w:author="Teera Piyakunakorn" w:date="2013-06-30T20:08:00Z">
                  <w:rPr>
                    <w:ins w:id="269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69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70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0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CE08D2" w14:textId="6966DA74" w:rsidR="001E709A" w:rsidRPr="0089049F" w:rsidRDefault="001E709A">
            <w:pPr>
              <w:rPr>
                <w:ins w:id="270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03" w:author="Teera Piyakunakorn" w:date="2013-06-30T20:08:00Z">
                  <w:rPr>
                    <w:ins w:id="270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705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70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0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typography for all task</w:t>
              </w:r>
            </w:ins>
            <w:ins w:id="2708" w:author="Kinder" w:date="2013-06-30T08:42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09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3548AA" w14:textId="77777777" w:rsidR="001E709A" w:rsidRPr="0089049F" w:rsidRDefault="001E709A">
            <w:pPr>
              <w:rPr>
                <w:ins w:id="27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11" w:author="Teera Piyakunakorn" w:date="2013-06-30T20:08:00Z">
                  <w:rPr>
                    <w:ins w:id="271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71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71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1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317C93" w14:textId="77777777" w:rsidR="001E709A" w:rsidRPr="0089049F" w:rsidRDefault="001E709A">
            <w:pPr>
              <w:rPr>
                <w:ins w:id="271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17" w:author="Teera Piyakunakorn" w:date="2013-06-30T20:08:00Z">
                  <w:rPr>
                    <w:ins w:id="271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7D9F2C31" w14:textId="77777777" w:rsidTr="001E709A">
        <w:trPr>
          <w:trHeight w:val="300"/>
          <w:ins w:id="271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8A8ED95" w14:textId="77777777" w:rsidR="001E709A" w:rsidRPr="0089049F" w:rsidRDefault="001E709A">
            <w:pPr>
              <w:rPr>
                <w:ins w:id="27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21" w:author="Teera Piyakunakorn" w:date="2013-06-30T20:08:00Z">
                  <w:rPr>
                    <w:ins w:id="272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72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72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2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AF4039" w14:textId="29D794B8" w:rsidR="001E709A" w:rsidRPr="0089049F" w:rsidRDefault="001E709A">
            <w:pPr>
              <w:rPr>
                <w:ins w:id="272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27" w:author="Teera Piyakunakorn" w:date="2013-06-30T20:08:00Z">
                  <w:rPr>
                    <w:ins w:id="272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2729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273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3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colours for all task</w:t>
              </w:r>
            </w:ins>
            <w:ins w:id="2732" w:author="Kinder" w:date="2013-06-30T08:42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33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3FB568" w14:textId="77777777" w:rsidR="001E709A" w:rsidRPr="0089049F" w:rsidRDefault="001E709A">
            <w:pPr>
              <w:rPr>
                <w:ins w:id="273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35" w:author="Teera Piyakunakorn" w:date="2013-06-30T20:08:00Z">
                  <w:rPr>
                    <w:ins w:id="273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73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73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3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1F2370" w14:textId="77777777" w:rsidR="001E709A" w:rsidRPr="0089049F" w:rsidRDefault="001E709A">
            <w:pPr>
              <w:rPr>
                <w:ins w:id="27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41" w:author="Teera Piyakunakorn" w:date="2013-06-30T20:08:00Z">
                  <w:rPr>
                    <w:ins w:id="274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3A032CCB" w14:textId="77777777" w:rsidTr="001E709A">
        <w:trPr>
          <w:trHeight w:val="300"/>
          <w:ins w:id="274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E6F4FF5" w14:textId="77777777" w:rsidR="001E709A" w:rsidRPr="0089049F" w:rsidRDefault="001E709A">
            <w:pPr>
              <w:rPr>
                <w:ins w:id="274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45" w:author="Teera Piyakunakorn" w:date="2013-06-30T20:08:00Z">
                  <w:rPr>
                    <w:ins w:id="274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74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74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49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B4317" w14:textId="65A50F6B" w:rsidR="001E709A" w:rsidRPr="0089049F" w:rsidRDefault="001E709A">
            <w:pPr>
              <w:keepNext/>
              <w:keepLines/>
              <w:spacing w:before="200"/>
              <w:outlineLvl w:val="6"/>
              <w:rPr>
                <w:ins w:id="275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51" w:author="Teera Piyakunakorn" w:date="2013-06-30T20:08:00Z">
                  <w:rPr>
                    <w:ins w:id="2752" w:author="Kinder" w:date="2013-06-29T15:05:00Z"/>
                    <w:rFonts w:ascii="Calibri" w:eastAsia="Times New Roman" w:hAnsi="Calibri" w:cs="Times New Roman"/>
                    <w:i/>
                    <w:iCs/>
                    <w:color w:val="000000"/>
                  </w:rPr>
                </w:rPrChange>
              </w:rPr>
            </w:pPr>
            <w:ins w:id="2753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54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Quality of the mounted presentation</w:t>
              </w:r>
            </w:ins>
            <w:ins w:id="2755" w:author="Kinder" w:date="2013-06-30T08:43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56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s</w:t>
              </w:r>
            </w:ins>
            <w:ins w:id="2757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58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and the printout</w:t>
              </w:r>
            </w:ins>
            <w:ins w:id="2759" w:author="Kinder" w:date="2013-06-30T08:43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60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29C870" w14:textId="77777777" w:rsidR="001E709A" w:rsidRPr="0089049F" w:rsidRDefault="001E709A">
            <w:pPr>
              <w:rPr>
                <w:ins w:id="276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62" w:author="Teera Piyakunakorn" w:date="2013-06-30T20:08:00Z">
                  <w:rPr>
                    <w:ins w:id="2763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764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765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66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CFB2690" w14:textId="77777777" w:rsidR="001E709A" w:rsidRPr="0089049F" w:rsidRDefault="001E709A">
            <w:pPr>
              <w:rPr>
                <w:ins w:id="276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68" w:author="Teera Piyakunakorn" w:date="2013-06-30T20:08:00Z">
                  <w:rPr>
                    <w:ins w:id="2769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4225B54A" w14:textId="77777777" w:rsidTr="001E709A">
        <w:trPr>
          <w:trHeight w:val="300"/>
          <w:ins w:id="277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6DA305A" w14:textId="77777777" w:rsidR="001E709A" w:rsidRPr="0089049F" w:rsidRDefault="001E709A">
            <w:pPr>
              <w:rPr>
                <w:ins w:id="277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72" w:author="Teera Piyakunakorn" w:date="2013-06-30T20:08:00Z">
                  <w:rPr>
                    <w:ins w:id="2773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774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775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76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C2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DC6E9" w14:textId="77777777" w:rsidR="001E709A" w:rsidRPr="0089049F" w:rsidRDefault="001E709A">
            <w:pPr>
              <w:rPr>
                <w:ins w:id="277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78" w:author="Teera Piyakunakorn" w:date="2013-06-30T20:08:00Z">
                  <w:rPr>
                    <w:ins w:id="277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344A6CB" w14:textId="77777777" w:rsidR="001E709A" w:rsidRPr="0089049F" w:rsidRDefault="001E709A">
            <w:pPr>
              <w:rPr>
                <w:ins w:id="278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81" w:author="Teera Piyakunakorn" w:date="2013-06-30T20:08:00Z">
                  <w:rPr>
                    <w:ins w:id="278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78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78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8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BFA4E5" w14:textId="77777777" w:rsidR="001E709A" w:rsidRPr="0089049F" w:rsidRDefault="001E709A">
            <w:pPr>
              <w:rPr>
                <w:ins w:id="278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87" w:author="Teera Piyakunakorn" w:date="2013-06-30T20:08:00Z">
                  <w:rPr>
                    <w:ins w:id="278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789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79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9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89049F" w:rsidRPr="0089049F" w14:paraId="6E19B592" w14:textId="77777777" w:rsidTr="001E709A">
        <w:trPr>
          <w:trHeight w:val="300"/>
          <w:ins w:id="2792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A8B864" w14:textId="77777777" w:rsidR="001E709A" w:rsidRPr="0089049F" w:rsidRDefault="001E709A">
            <w:pPr>
              <w:rPr>
                <w:ins w:id="279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794" w:author="Teera Piyakunakorn" w:date="2013-06-30T20:08:00Z">
                  <w:rPr>
                    <w:ins w:id="2795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796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797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798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B6AC5E" w14:textId="453FD4D2" w:rsidR="001E709A" w:rsidRPr="0089049F" w:rsidRDefault="001151B7">
            <w:pPr>
              <w:rPr>
                <w:ins w:id="279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00" w:author="Teera Piyakunakorn" w:date="2013-06-30T20:08:00Z">
                  <w:rPr>
                    <w:ins w:id="280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802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803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04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Resolution of images in Layout</w:t>
              </w:r>
              <w:r w:rsidR="001E709A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0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as specified in T1, T2, T3, T4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F7C66" w14:textId="77777777" w:rsidR="001E709A" w:rsidRPr="0089049F" w:rsidRDefault="001E709A">
            <w:pPr>
              <w:rPr>
                <w:ins w:id="28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07" w:author="Teera Piyakunakorn" w:date="2013-06-30T20:08:00Z">
                  <w:rPr>
                    <w:ins w:id="2808" w:author="Kinder" w:date="2013-06-29T15:05:00Z"/>
                    <w:rFonts w:eastAsia="Times New Roman" w:cs="Times New Roman"/>
                    <w:i/>
                    <w:iCs/>
                    <w:color w:val="404040" w:themeColor="text1" w:themeTint="BF"/>
                  </w:rPr>
                </w:rPrChange>
              </w:rPr>
              <w:pPrChange w:id="2809" w:author="Kinder" w:date="2013-06-29T15:07:00Z">
                <w:pPr>
                  <w:keepNext/>
                  <w:keepLines/>
                  <w:spacing w:before="200"/>
                  <w:jc w:val="right"/>
                  <w:outlineLvl w:val="6"/>
                </w:pPr>
              </w:pPrChange>
            </w:pPr>
            <w:ins w:id="281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1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8541E43" w14:textId="77777777" w:rsidR="001E709A" w:rsidRPr="0089049F" w:rsidRDefault="001E709A">
            <w:pPr>
              <w:rPr>
                <w:ins w:id="281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13" w:author="Teera Piyakunakorn" w:date="2013-06-30T20:08:00Z">
                  <w:rPr>
                    <w:ins w:id="281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00B2C46B" w14:textId="77777777" w:rsidTr="001E709A">
        <w:trPr>
          <w:trHeight w:val="300"/>
          <w:ins w:id="281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B579BF2" w14:textId="77777777" w:rsidR="001E709A" w:rsidRPr="0089049F" w:rsidRDefault="001E709A">
            <w:pPr>
              <w:rPr>
                <w:ins w:id="281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17" w:author="Teera Piyakunakorn" w:date="2013-06-30T20:08:00Z">
                  <w:rPr>
                    <w:ins w:id="281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819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82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2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B068123" w14:textId="084D7256" w:rsidR="001E709A" w:rsidRPr="0089049F" w:rsidRDefault="001E709A">
            <w:pPr>
              <w:rPr>
                <w:ins w:id="282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23" w:author="Teera Piyakunakorn" w:date="2013-06-30T20:08:00Z">
                  <w:rPr>
                    <w:ins w:id="282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825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82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2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Colour mode of the Logo as specified in all task</w:t>
              </w:r>
            </w:ins>
            <w:ins w:id="2828" w:author="Kinder" w:date="2013-06-30T08:43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29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94D6AE" w14:textId="77777777" w:rsidR="001E709A" w:rsidRPr="0089049F" w:rsidRDefault="001E709A">
            <w:pPr>
              <w:rPr>
                <w:ins w:id="283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31" w:author="Teera Piyakunakorn" w:date="2013-06-30T20:08:00Z">
                  <w:rPr>
                    <w:ins w:id="283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83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83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3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FFCCF8A" w14:textId="77777777" w:rsidR="001E709A" w:rsidRPr="0089049F" w:rsidRDefault="001E709A">
            <w:pPr>
              <w:rPr>
                <w:ins w:id="283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37" w:author="Teera Piyakunakorn" w:date="2013-06-30T20:08:00Z">
                  <w:rPr>
                    <w:ins w:id="283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1CCD00E1" w14:textId="77777777" w:rsidTr="001E709A">
        <w:trPr>
          <w:trHeight w:val="300"/>
          <w:ins w:id="283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25E3D5" w14:textId="77777777" w:rsidR="001E709A" w:rsidRPr="0089049F" w:rsidRDefault="001E709A">
            <w:pPr>
              <w:rPr>
                <w:ins w:id="284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41" w:author="Teera Piyakunakorn" w:date="2013-06-30T20:08:00Z">
                  <w:rPr>
                    <w:ins w:id="284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843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84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4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A24D99" w14:textId="77777777" w:rsidR="001E709A" w:rsidRPr="0089049F" w:rsidRDefault="001E709A">
            <w:pPr>
              <w:rPr>
                <w:ins w:id="284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47" w:author="Teera Piyakunakorn" w:date="2013-06-30T20:08:00Z">
                  <w:rPr>
                    <w:ins w:id="284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84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85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5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Image or element dimensions as specified 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287EF79" w14:textId="77777777" w:rsidR="001E709A" w:rsidRPr="0089049F" w:rsidRDefault="001E709A">
            <w:pPr>
              <w:rPr>
                <w:ins w:id="285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53" w:author="Teera Piyakunakorn" w:date="2013-06-30T20:08:00Z">
                  <w:rPr>
                    <w:ins w:id="285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855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85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5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3FAEFC4" w14:textId="77777777" w:rsidR="001E709A" w:rsidRPr="0089049F" w:rsidRDefault="001E709A">
            <w:pPr>
              <w:rPr>
                <w:ins w:id="285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59" w:author="Teera Piyakunakorn" w:date="2013-06-30T20:08:00Z">
                  <w:rPr>
                    <w:ins w:id="286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72FD3E20" w14:textId="77777777" w:rsidTr="001E709A">
        <w:trPr>
          <w:trHeight w:val="300"/>
          <w:ins w:id="286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A786EF" w14:textId="77777777" w:rsidR="001E709A" w:rsidRPr="0089049F" w:rsidRDefault="001E709A">
            <w:pPr>
              <w:rPr>
                <w:ins w:id="286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63" w:author="Teera Piyakunakorn" w:date="2013-06-30T20:08:00Z">
                  <w:rPr>
                    <w:ins w:id="2864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865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86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6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8F07ECD" w14:textId="00B03903" w:rsidR="001E709A" w:rsidRPr="0089049F" w:rsidRDefault="001E709A">
            <w:pPr>
              <w:rPr>
                <w:ins w:id="286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69" w:author="Teera Piyakunakorn" w:date="2013-06-30T20:08:00Z">
                  <w:rPr>
                    <w:ins w:id="287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87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87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73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dimension</w:t>
              </w:r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74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 xml:space="preserve">s of layout as specified in </w:t>
              </w:r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7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task 2 and 3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D3D619B" w14:textId="77777777" w:rsidR="001E709A" w:rsidRPr="0089049F" w:rsidRDefault="001E709A">
            <w:pPr>
              <w:rPr>
                <w:ins w:id="28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77" w:author="Teera Piyakunakorn" w:date="2013-06-30T20:08:00Z">
                  <w:rPr>
                    <w:ins w:id="287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879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88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8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6D636B2" w14:textId="77777777" w:rsidR="001E709A" w:rsidRPr="0089049F" w:rsidRDefault="001E709A">
            <w:pPr>
              <w:rPr>
                <w:ins w:id="288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83" w:author="Teera Piyakunakorn" w:date="2013-06-30T20:08:00Z">
                  <w:rPr>
                    <w:ins w:id="288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70174852" w14:textId="77777777" w:rsidTr="001E709A">
        <w:trPr>
          <w:trHeight w:val="300"/>
          <w:ins w:id="288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454E4D" w14:textId="77777777" w:rsidR="001E709A" w:rsidRPr="0089049F" w:rsidRDefault="001E709A">
            <w:pPr>
              <w:rPr>
                <w:ins w:id="288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87" w:author="Teera Piyakunakorn" w:date="2013-06-30T20:08:00Z">
                  <w:rPr>
                    <w:ins w:id="288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889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89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9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5D9E9C5" w14:textId="77777777" w:rsidR="001E709A" w:rsidRPr="0089049F" w:rsidRDefault="001E709A">
            <w:pPr>
              <w:rPr>
                <w:ins w:id="28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93" w:author="Teera Piyakunakorn" w:date="2013-06-30T20:08:00Z">
                  <w:rPr>
                    <w:ins w:id="289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895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89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89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required text is present in all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3E9DF8A" w14:textId="77777777" w:rsidR="001E709A" w:rsidRPr="0089049F" w:rsidRDefault="001E709A">
            <w:pPr>
              <w:rPr>
                <w:ins w:id="28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899" w:author="Teera Piyakunakorn" w:date="2013-06-30T20:08:00Z">
                  <w:rPr>
                    <w:ins w:id="2900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901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90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0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E319B15" w14:textId="77777777" w:rsidR="001E709A" w:rsidRPr="0089049F" w:rsidRDefault="001E709A">
            <w:pPr>
              <w:rPr>
                <w:ins w:id="290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05" w:author="Teera Piyakunakorn" w:date="2013-06-30T20:08:00Z">
                  <w:rPr>
                    <w:ins w:id="290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5D5E4BD8" w14:textId="77777777" w:rsidTr="001E709A">
        <w:trPr>
          <w:trHeight w:val="300"/>
          <w:ins w:id="290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3E6DDF" w14:textId="77777777" w:rsidR="001E709A" w:rsidRPr="0089049F" w:rsidRDefault="001E709A">
            <w:pPr>
              <w:rPr>
                <w:ins w:id="29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09" w:author="Teera Piyakunakorn" w:date="2013-06-30T20:08:00Z">
                  <w:rPr>
                    <w:ins w:id="2910" w:author="Kinder" w:date="2013-06-29T15:05:00Z"/>
                    <w:rFonts w:eastAsia="Times New Roman" w:cs="Times New Roman"/>
                    <w:b/>
                    <w:bCs/>
                  </w:rPr>
                </w:rPrChange>
              </w:rPr>
              <w:pPrChange w:id="2911" w:author="Kinder" w:date="2013-06-29T15:07:00Z">
                <w:pPr>
                  <w:keepNext/>
                  <w:keepLines/>
                  <w:jc w:val="center"/>
                  <w:outlineLvl w:val="2"/>
                </w:pPr>
              </w:pPrChange>
            </w:pPr>
            <w:ins w:id="291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1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09D610" w14:textId="0AB4E13F" w:rsidR="001E709A" w:rsidRPr="0089049F" w:rsidRDefault="001E709A">
            <w:pPr>
              <w:rPr>
                <w:ins w:id="291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15" w:author="Teera Piyakunakorn" w:date="2013-06-30T20:08:00Z">
                  <w:rPr>
                    <w:ins w:id="291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91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91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19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All requ</w:t>
              </w:r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20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ired elements are present in</w:t>
              </w:r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2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2, 3 and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65D350" w14:textId="77777777" w:rsidR="001E709A" w:rsidRPr="0089049F" w:rsidRDefault="001E709A">
            <w:pPr>
              <w:rPr>
                <w:ins w:id="292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23" w:author="Teera Piyakunakorn" w:date="2013-06-30T20:08:00Z">
                  <w:rPr>
                    <w:ins w:id="292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925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92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2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F68AA69" w14:textId="77777777" w:rsidR="001E709A" w:rsidRPr="0089049F" w:rsidRDefault="001E709A">
            <w:pPr>
              <w:rPr>
                <w:ins w:id="29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29" w:author="Teera Piyakunakorn" w:date="2013-06-30T20:08:00Z">
                  <w:rPr>
                    <w:ins w:id="293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0EE22276" w14:textId="77777777" w:rsidTr="001E709A">
        <w:trPr>
          <w:trHeight w:val="300"/>
          <w:ins w:id="293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590852C" w14:textId="77777777" w:rsidR="001E709A" w:rsidRPr="0089049F" w:rsidRDefault="001E709A">
            <w:pPr>
              <w:rPr>
                <w:ins w:id="29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33" w:author="Teera Piyakunakorn" w:date="2013-06-30T20:08:00Z">
                  <w:rPr>
                    <w:ins w:id="293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935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93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3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D2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1AB73" w14:textId="77777777" w:rsidR="001E709A" w:rsidRPr="0089049F" w:rsidRDefault="001E709A">
            <w:pPr>
              <w:rPr>
                <w:ins w:id="293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39" w:author="Teera Piyakunakorn" w:date="2013-06-30T20:08:00Z">
                  <w:rPr>
                    <w:ins w:id="2940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C2B12AD" w14:textId="77777777" w:rsidR="001E709A" w:rsidRPr="0089049F" w:rsidRDefault="001E709A">
            <w:pPr>
              <w:rPr>
                <w:ins w:id="294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42" w:author="Teera Piyakunakorn" w:date="2013-06-30T20:08:00Z">
                  <w:rPr>
                    <w:ins w:id="2943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944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945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46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B783DA8" w14:textId="77777777" w:rsidR="001E709A" w:rsidRPr="0089049F" w:rsidRDefault="001E709A">
            <w:pPr>
              <w:rPr>
                <w:ins w:id="294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48" w:author="Teera Piyakunakorn" w:date="2013-06-30T20:08:00Z">
                  <w:rPr>
                    <w:ins w:id="2949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2950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951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52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2,00</w:t>
              </w:r>
            </w:ins>
          </w:p>
        </w:tc>
      </w:tr>
      <w:tr w:rsidR="0089049F" w:rsidRPr="0089049F" w14:paraId="48FE2225" w14:textId="77777777" w:rsidTr="001E709A">
        <w:trPr>
          <w:trHeight w:val="300"/>
          <w:ins w:id="295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450C6D6" w14:textId="77777777" w:rsidR="001E709A" w:rsidRPr="0089049F" w:rsidRDefault="001E709A">
            <w:pPr>
              <w:rPr>
                <w:ins w:id="29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55" w:author="Teera Piyakunakorn" w:date="2013-06-30T20:08:00Z">
                  <w:rPr>
                    <w:ins w:id="295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95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95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5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E8BB88" w14:textId="77777777" w:rsidR="001E709A" w:rsidRPr="0089049F" w:rsidRDefault="001E709A">
            <w:pPr>
              <w:keepNext/>
              <w:keepLines/>
              <w:spacing w:before="200"/>
              <w:outlineLvl w:val="6"/>
              <w:rPr>
                <w:ins w:id="29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61" w:author="Teera Piyakunakorn" w:date="2013-06-30T20:08:00Z">
                  <w:rPr>
                    <w:ins w:id="2962" w:author="Kinder" w:date="2013-06-29T15:05:00Z"/>
                    <w:rFonts w:eastAsia="Times New Roman" w:cs="Times New Roman"/>
                    <w:i/>
                    <w:iCs/>
                    <w:color w:val="000000"/>
                  </w:rPr>
                </w:rPrChange>
              </w:rPr>
            </w:pPr>
            <w:ins w:id="2963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64" w:author="Teera Piyakunakorn" w:date="2013-06-30T20:08:00Z">
                    <w:rPr>
                      <w:rFonts w:eastAsia="Times New Roman" w:cs="Times New Roman"/>
                      <w:color w:val="000000"/>
                    </w:rPr>
                  </w:rPrChange>
                </w:rPr>
                <w:t>Mounting printouts on board for presentation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06F4EA8" w14:textId="77777777" w:rsidR="001E709A" w:rsidRPr="0089049F" w:rsidRDefault="001E709A">
            <w:pPr>
              <w:rPr>
                <w:ins w:id="296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66" w:author="Teera Piyakunakorn" w:date="2013-06-30T20:08:00Z">
                  <w:rPr>
                    <w:ins w:id="296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968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969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70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92985C7" w14:textId="77777777" w:rsidR="001E709A" w:rsidRPr="0089049F" w:rsidRDefault="001E709A">
            <w:pPr>
              <w:rPr>
                <w:ins w:id="297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72" w:author="Teera Piyakunakorn" w:date="2013-06-30T20:08:00Z">
                  <w:rPr>
                    <w:ins w:id="2973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61791880" w14:textId="77777777" w:rsidTr="001E709A">
        <w:trPr>
          <w:trHeight w:val="300"/>
          <w:ins w:id="2974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870D336" w14:textId="77777777" w:rsidR="001E709A" w:rsidRPr="0089049F" w:rsidRDefault="001E709A">
            <w:pPr>
              <w:rPr>
                <w:ins w:id="297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76" w:author="Teera Piyakunakorn" w:date="2013-06-30T20:08:00Z">
                  <w:rPr>
                    <w:ins w:id="2977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2978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2979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80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639C6D" w14:textId="0F6DEBEB" w:rsidR="001E709A" w:rsidRPr="0089049F" w:rsidRDefault="001E709A">
            <w:pPr>
              <w:rPr>
                <w:ins w:id="298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82" w:author="Teera Piyakunakorn" w:date="2013-06-30T20:08:00Z">
                  <w:rPr>
                    <w:ins w:id="2983" w:author="Kinder" w:date="2013-06-29T15:05:00Z"/>
                    <w:rFonts w:eastAsia="Times New Roman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984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2985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86" w:author="Teera Piyakunakorn" w:date="2013-06-30T20:08:00Z">
                    <w:rPr>
                      <w:rFonts w:eastAsia="Times New Roman" w:cs="Times New Roman"/>
                      <w:color w:val="000000"/>
                    </w:rPr>
                  </w:rPrChange>
                </w:rPr>
                <w:t>Supply of printouts</w:t>
              </w:r>
            </w:ins>
            <w:ins w:id="2987" w:author="Kinder" w:date="2013-06-30T08:44:00Z"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88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 xml:space="preserve"> all tasks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774EB53" w14:textId="77777777" w:rsidR="001E709A" w:rsidRPr="0089049F" w:rsidRDefault="001E709A">
            <w:pPr>
              <w:rPr>
                <w:ins w:id="298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90" w:author="Teera Piyakunakorn" w:date="2013-06-30T20:08:00Z">
                  <w:rPr>
                    <w:ins w:id="299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2992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2993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2994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B748E05" w14:textId="77777777" w:rsidR="001E709A" w:rsidRPr="0089049F" w:rsidRDefault="001E709A">
            <w:pPr>
              <w:rPr>
                <w:ins w:id="299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2996" w:author="Teera Piyakunakorn" w:date="2013-06-30T20:08:00Z">
                  <w:rPr>
                    <w:ins w:id="2997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424DB172" w14:textId="77777777" w:rsidTr="001E709A">
        <w:trPr>
          <w:trHeight w:val="300"/>
          <w:ins w:id="2998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DADD9A9" w14:textId="77777777" w:rsidR="001E709A" w:rsidRPr="0089049F" w:rsidRDefault="001E709A">
            <w:pPr>
              <w:rPr>
                <w:ins w:id="299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00" w:author="Teera Piyakunakorn" w:date="2013-06-30T20:08:00Z">
                  <w:rPr>
                    <w:ins w:id="3001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002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003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04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E2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1842F91" w14:textId="77777777" w:rsidR="001E709A" w:rsidRPr="0089049F" w:rsidRDefault="001E709A">
            <w:pPr>
              <w:rPr>
                <w:ins w:id="300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06" w:author="Teera Piyakunakorn" w:date="2013-06-30T20:08:00Z">
                  <w:rPr>
                    <w:ins w:id="3007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7219B3B" w14:textId="77777777" w:rsidR="001E709A" w:rsidRPr="0089049F" w:rsidRDefault="001E709A">
            <w:pPr>
              <w:rPr>
                <w:ins w:id="300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09" w:author="Teera Piyakunakorn" w:date="2013-06-30T20:08:00Z">
                  <w:rPr>
                    <w:ins w:id="301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01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01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13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F4CD9D5" w14:textId="77777777" w:rsidR="001E709A" w:rsidRPr="0089049F" w:rsidRDefault="001E709A">
            <w:pPr>
              <w:rPr>
                <w:ins w:id="301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15" w:author="Teera Piyakunakorn" w:date="2013-06-30T20:08:00Z">
                  <w:rPr>
                    <w:ins w:id="301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01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01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19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4,00</w:t>
              </w:r>
            </w:ins>
          </w:p>
        </w:tc>
      </w:tr>
      <w:tr w:rsidR="0089049F" w:rsidRPr="0089049F" w14:paraId="78FAB75C" w14:textId="77777777" w:rsidTr="001E709A">
        <w:trPr>
          <w:trHeight w:val="300"/>
          <w:ins w:id="3020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99D4000" w14:textId="77777777" w:rsidR="001E709A" w:rsidRPr="0089049F" w:rsidRDefault="001E709A">
            <w:pPr>
              <w:rPr>
                <w:ins w:id="3021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22" w:author="Teera Piyakunakorn" w:date="2013-06-30T20:08:00Z">
                  <w:rPr>
                    <w:ins w:id="3023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024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025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26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AD14D1" w14:textId="77777777" w:rsidR="001E709A" w:rsidRPr="0089049F" w:rsidRDefault="001E709A">
            <w:pPr>
              <w:rPr>
                <w:ins w:id="3027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28" w:author="Teera Piyakunakorn" w:date="2013-06-30T20:08:00Z">
                  <w:rPr>
                    <w:ins w:id="3029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  <w:ins w:id="303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3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Bleed value applied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048771" w14:textId="77777777" w:rsidR="001E709A" w:rsidRPr="0089049F" w:rsidRDefault="001E709A">
            <w:pPr>
              <w:rPr>
                <w:ins w:id="30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33" w:author="Teera Piyakunakorn" w:date="2013-06-30T20:08:00Z">
                  <w:rPr>
                    <w:ins w:id="303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035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03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3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CCDB03" w14:textId="77777777" w:rsidR="001E709A" w:rsidRPr="0089049F" w:rsidRDefault="001E709A">
            <w:pPr>
              <w:rPr>
                <w:ins w:id="303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39" w:author="Teera Piyakunakorn" w:date="2013-06-30T20:08:00Z">
                  <w:rPr>
                    <w:ins w:id="3040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04896E68" w14:textId="77777777" w:rsidTr="001E709A">
        <w:trPr>
          <w:trHeight w:val="300"/>
          <w:ins w:id="304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5594A3E" w14:textId="77777777" w:rsidR="001E709A" w:rsidRPr="0089049F" w:rsidRDefault="001E709A">
            <w:pPr>
              <w:rPr>
                <w:ins w:id="30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43" w:author="Teera Piyakunakorn" w:date="2013-06-30T20:08:00Z">
                  <w:rPr>
                    <w:ins w:id="304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045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04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4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821640" w14:textId="77777777" w:rsidR="001E709A" w:rsidRPr="0089049F" w:rsidRDefault="001E709A">
            <w:pPr>
              <w:rPr>
                <w:ins w:id="304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49" w:author="Teera Piyakunakorn" w:date="2013-06-30T20:08:00Z">
                  <w:rPr>
                    <w:ins w:id="305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05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05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53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Trapping value applied in the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9C540A" w14:textId="77777777" w:rsidR="001E709A" w:rsidRPr="0089049F" w:rsidRDefault="001E709A">
            <w:pPr>
              <w:rPr>
                <w:ins w:id="30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55" w:author="Teera Piyakunakorn" w:date="2013-06-30T20:08:00Z">
                  <w:rPr>
                    <w:ins w:id="305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05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05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5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0,75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50E5B7" w14:textId="77777777" w:rsidR="001E709A" w:rsidRPr="0089049F" w:rsidRDefault="001E709A">
            <w:pPr>
              <w:rPr>
                <w:ins w:id="30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61" w:author="Teera Piyakunakorn" w:date="2013-06-30T20:08:00Z">
                  <w:rPr>
                    <w:ins w:id="306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48728A0D" w14:textId="77777777" w:rsidTr="001E709A">
        <w:trPr>
          <w:trHeight w:val="300"/>
          <w:ins w:id="306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275D45DA" w14:textId="77777777" w:rsidR="001E709A" w:rsidRPr="0089049F" w:rsidRDefault="001E709A">
            <w:pPr>
              <w:rPr>
                <w:ins w:id="306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65" w:author="Teera Piyakunakorn" w:date="2013-06-30T20:08:00Z">
                  <w:rPr>
                    <w:ins w:id="306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06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06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6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04D8D45" w14:textId="2FE1A9BB" w:rsidR="001E709A" w:rsidRPr="0089049F" w:rsidRDefault="001E709A">
            <w:pPr>
              <w:rPr>
                <w:ins w:id="30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71" w:author="Teera Piyakunakorn" w:date="2013-06-30T20:08:00Z">
                  <w:rPr>
                    <w:ins w:id="307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07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07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7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Overprin</w:t>
              </w:r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76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ting applied</w:t>
              </w:r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7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in PDF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A315812" w14:textId="77777777" w:rsidR="001E709A" w:rsidRPr="0089049F" w:rsidRDefault="001E709A">
            <w:pPr>
              <w:rPr>
                <w:ins w:id="307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79" w:author="Teera Piyakunakorn" w:date="2013-06-30T20:08:00Z">
                  <w:rPr>
                    <w:ins w:id="3080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081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08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8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20C99BB" w14:textId="77777777" w:rsidR="001E709A" w:rsidRPr="0089049F" w:rsidRDefault="001E709A">
            <w:pPr>
              <w:rPr>
                <w:ins w:id="308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85" w:author="Teera Piyakunakorn" w:date="2013-06-30T20:08:00Z">
                  <w:rPr>
                    <w:ins w:id="308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61601BA1" w14:textId="77777777" w:rsidTr="001E709A">
        <w:trPr>
          <w:trHeight w:val="300"/>
          <w:ins w:id="308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D26FCDF" w14:textId="77777777" w:rsidR="001E709A" w:rsidRPr="0089049F" w:rsidRDefault="001E709A">
            <w:pPr>
              <w:keepNext/>
              <w:keepLines/>
              <w:spacing w:before="200"/>
              <w:outlineLvl w:val="6"/>
              <w:rPr>
                <w:ins w:id="308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89" w:author="Teera Piyakunakorn" w:date="2013-06-30T20:08:00Z">
                  <w:rPr>
                    <w:ins w:id="3090" w:author="Kinder" w:date="2013-06-29T15:05:00Z"/>
                    <w:rFonts w:ascii="Calibri" w:eastAsia="Times New Roman" w:hAnsi="Calibri" w:cs="Times New Roman"/>
                    <w:i/>
                    <w:iCs/>
                    <w:color w:val="000000"/>
                  </w:rPr>
                </w:rPrChange>
              </w:rPr>
            </w:pPr>
            <w:ins w:id="3091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92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BBFE349" w14:textId="77777777" w:rsidR="001E709A" w:rsidRPr="0089049F" w:rsidRDefault="001E709A">
            <w:pPr>
              <w:rPr>
                <w:ins w:id="3093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094" w:author="Teera Piyakunakorn" w:date="2013-06-30T20:08:00Z">
                  <w:rPr>
                    <w:ins w:id="3095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096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097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98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Spot and CMYK colours used in PDF file as specified in the T1</w:t>
              </w:r>
              <w:proofErr w:type="gramStart"/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099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,T2,T3</w:t>
              </w:r>
              <w:proofErr w:type="gramEnd"/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7F2D20" w14:textId="77777777" w:rsidR="001E709A" w:rsidRPr="0089049F" w:rsidRDefault="001E709A">
            <w:pPr>
              <w:rPr>
                <w:ins w:id="310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01" w:author="Teera Piyakunakorn" w:date="2013-06-30T20:08:00Z">
                  <w:rPr>
                    <w:ins w:id="310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10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10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0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8F31B03" w14:textId="77777777" w:rsidR="001E709A" w:rsidRPr="0089049F" w:rsidRDefault="001E709A">
            <w:pPr>
              <w:rPr>
                <w:ins w:id="310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07" w:author="Teera Piyakunakorn" w:date="2013-06-30T20:08:00Z">
                  <w:rPr>
                    <w:ins w:id="310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6003A3B7" w14:textId="77777777" w:rsidTr="001E709A">
        <w:trPr>
          <w:trHeight w:val="300"/>
          <w:ins w:id="310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F10CBA7" w14:textId="77777777" w:rsidR="001E709A" w:rsidRPr="0089049F" w:rsidRDefault="001E709A">
            <w:pPr>
              <w:rPr>
                <w:ins w:id="31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11" w:author="Teera Piyakunakorn" w:date="2013-06-30T20:08:00Z">
                  <w:rPr>
                    <w:ins w:id="311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</w:rPr>
                </w:rPrChange>
              </w:rPr>
              <w:pPrChange w:id="3113" w:author="Kinder" w:date="2013-06-29T15:07:00Z">
                <w:pPr>
                  <w:keepNext/>
                  <w:keepLines/>
                  <w:outlineLvl w:val="2"/>
                </w:pPr>
              </w:pPrChange>
            </w:pPr>
            <w:ins w:id="311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1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261892F" w14:textId="51F0BE89" w:rsidR="001E709A" w:rsidRPr="0089049F" w:rsidRDefault="001E709A">
            <w:pPr>
              <w:rPr>
                <w:ins w:id="311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17" w:author="Teera Piyakunakorn" w:date="2013-06-30T20:08:00Z">
                  <w:rPr>
                    <w:ins w:id="3118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119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proofErr w:type="spellStart"/>
            <w:ins w:id="312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2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Color</w:t>
              </w:r>
              <w:proofErr w:type="spellEnd"/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22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, varnish </w:t>
              </w:r>
              <w:proofErr w:type="gramStart"/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23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and  </w:t>
              </w:r>
              <w:proofErr w:type="spellStart"/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24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d</w:t>
              </w:r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25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ieCut</w:t>
              </w:r>
              <w:proofErr w:type="spellEnd"/>
              <w:proofErr w:type="gramEnd"/>
              <w:r w:rsidR="00286C5F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26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 xml:space="preserve"> in PDF as specified in</w:t>
              </w:r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2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2D8766F" w14:textId="77777777" w:rsidR="001E709A" w:rsidRPr="0089049F" w:rsidRDefault="001E709A">
            <w:pPr>
              <w:rPr>
                <w:ins w:id="312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29" w:author="Teera Piyakunakorn" w:date="2013-06-30T20:08:00Z">
                  <w:rPr>
                    <w:ins w:id="3130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131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13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3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5448087" w14:textId="77777777" w:rsidR="001E709A" w:rsidRPr="0089049F" w:rsidRDefault="001E709A">
            <w:pPr>
              <w:rPr>
                <w:ins w:id="313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35" w:author="Teera Piyakunakorn" w:date="2013-06-30T20:08:00Z">
                  <w:rPr>
                    <w:ins w:id="313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7B575912" w14:textId="77777777" w:rsidTr="001E709A">
        <w:trPr>
          <w:trHeight w:val="300"/>
          <w:ins w:id="313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6AC9A3F" w14:textId="77777777" w:rsidR="001E709A" w:rsidRPr="0089049F" w:rsidRDefault="001E709A">
            <w:pPr>
              <w:rPr>
                <w:ins w:id="313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39" w:author="Teera Piyakunakorn" w:date="2013-06-30T20:08:00Z">
                  <w:rPr>
                    <w:ins w:id="3140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141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14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4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6A6128B" w14:textId="3CD4486B" w:rsidR="001E709A" w:rsidRPr="0089049F" w:rsidRDefault="00286C5F">
            <w:pPr>
              <w:rPr>
                <w:ins w:id="314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45" w:author="Teera Piyakunakorn" w:date="2013-06-30T20:08:00Z">
                  <w:rPr>
                    <w:ins w:id="314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14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148" w:author="Kinder" w:date="2013-06-30T08:41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49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N</w:t>
              </w:r>
            </w:ins>
            <w:ins w:id="3150" w:author="Kinder" w:date="2013-06-29T15:05:00Z">
              <w:r w:rsidR="001E709A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51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aming of spot colo</w:t>
              </w:r>
            </w:ins>
            <w:ins w:id="3152" w:author="Kinder" w:date="2013-06-30T09:08:00Z">
              <w:r w:rsidR="001151B7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53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>u</w:t>
              </w:r>
            </w:ins>
            <w:ins w:id="3154" w:author="Kinder" w:date="2013-06-29T15:05:00Z">
              <w:r w:rsidR="001E709A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5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r</w:t>
              </w:r>
            </w:ins>
            <w:ins w:id="3156" w:author="Kinder" w:date="2013-06-30T08:41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57" w:author="Teera Piyakunakorn" w:date="2013-06-30T20:08:00Z">
                    <w:rPr>
                      <w:rFonts w:asciiTheme="majorHAnsi" w:eastAsia="Times New Roman" w:hAnsiTheme="majorHAnsi" w:cs="Times New Roman"/>
                      <w:color w:val="000000"/>
                      <w:sz w:val="18"/>
                      <w:szCs w:val="18"/>
                    </w:rPr>
                  </w:rPrChange>
                </w:rPr>
                <w:t xml:space="preserve"> PMS U in T1, T2 and</w:t>
              </w:r>
            </w:ins>
            <w:ins w:id="3158" w:author="Kinder" w:date="2013-06-29T15:05:00Z">
              <w:r w:rsidR="001E709A"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59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 xml:space="preserve"> "Varnish" in task 4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C22260D" w14:textId="77777777" w:rsidR="001E709A" w:rsidRPr="0089049F" w:rsidRDefault="001E709A">
            <w:pPr>
              <w:rPr>
                <w:ins w:id="316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61" w:author="Teera Piyakunakorn" w:date="2013-06-30T20:08:00Z">
                  <w:rPr>
                    <w:ins w:id="316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16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16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6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0,50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1AAC78" w14:textId="77777777" w:rsidR="001E709A" w:rsidRPr="0089049F" w:rsidRDefault="001E709A">
            <w:pPr>
              <w:rPr>
                <w:ins w:id="316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67" w:author="Teera Piyakunakorn" w:date="2013-06-30T20:08:00Z">
                  <w:rPr>
                    <w:ins w:id="316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0E3090BA" w14:textId="77777777" w:rsidTr="001E709A">
        <w:trPr>
          <w:trHeight w:val="300"/>
          <w:ins w:id="3169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10113CE" w14:textId="77777777" w:rsidR="001E709A" w:rsidRPr="0089049F" w:rsidRDefault="001E709A">
            <w:pPr>
              <w:rPr>
                <w:ins w:id="31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71" w:author="Teera Piyakunakorn" w:date="2013-06-30T20:08:00Z">
                  <w:rPr>
                    <w:ins w:id="317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173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17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7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F2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161A0E1" w14:textId="77777777" w:rsidR="001E709A" w:rsidRPr="0089049F" w:rsidRDefault="001E709A">
            <w:pPr>
              <w:rPr>
                <w:ins w:id="31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77" w:author="Teera Piyakunakorn" w:date="2013-06-30T20:08:00Z">
                  <w:rPr>
                    <w:ins w:id="3178" w:author="Kinder" w:date="2013-06-29T15:05:00Z"/>
                    <w:rFonts w:ascii="Calibri" w:eastAsia="Times New Roman" w:hAnsi="Calibri" w:cs="Times New Roman"/>
                    <w:color w:val="000000"/>
                  </w:rPr>
                </w:rPrChange>
              </w:rPr>
            </w:pPr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9657F74" w14:textId="77777777" w:rsidR="001E709A" w:rsidRPr="0089049F" w:rsidRDefault="001E709A">
            <w:pPr>
              <w:rPr>
                <w:ins w:id="3179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80" w:author="Teera Piyakunakorn" w:date="2013-06-30T20:08:00Z">
                  <w:rPr>
                    <w:ins w:id="3181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182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183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84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 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65D742F5" w14:textId="77777777" w:rsidR="001E709A" w:rsidRPr="0089049F" w:rsidRDefault="001E709A">
            <w:pPr>
              <w:rPr>
                <w:ins w:id="3185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86" w:author="Teera Piyakunakorn" w:date="2013-06-30T20:08:00Z">
                  <w:rPr>
                    <w:ins w:id="3187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 w:val="24"/>
                    <w:szCs w:val="24"/>
                  </w:rPr>
                </w:rPrChange>
              </w:rPr>
              <w:pPrChange w:id="3188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189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90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  <w:sz w:val="24"/>
                      <w:szCs w:val="24"/>
                    </w:rPr>
                  </w:rPrChange>
                </w:rPr>
                <w:t>5,00</w:t>
              </w:r>
            </w:ins>
          </w:p>
        </w:tc>
      </w:tr>
      <w:tr w:rsidR="0089049F" w:rsidRPr="0089049F" w14:paraId="7B678134" w14:textId="77777777" w:rsidTr="001E709A">
        <w:trPr>
          <w:trHeight w:val="560"/>
          <w:ins w:id="3191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782CF7F3" w14:textId="77777777" w:rsidR="001E709A" w:rsidRPr="0089049F" w:rsidRDefault="001E709A">
            <w:pPr>
              <w:rPr>
                <w:ins w:id="319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93" w:author="Teera Piyakunakorn" w:date="2013-06-30T20:08:00Z">
                  <w:rPr>
                    <w:ins w:id="3194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195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19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197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03110F2" w14:textId="77777777" w:rsidR="001E709A" w:rsidRPr="0089049F" w:rsidRDefault="001E709A">
            <w:pPr>
              <w:rPr>
                <w:ins w:id="319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199" w:author="Teera Piyakunakorn" w:date="2013-06-30T20:08:00Z">
                  <w:rPr>
                    <w:ins w:id="3200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201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20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03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Correct naming and all files saved in the correct format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6414DE" w14:textId="77777777" w:rsidR="001E709A" w:rsidRPr="0089049F" w:rsidRDefault="001E709A">
            <w:pPr>
              <w:rPr>
                <w:ins w:id="320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05" w:author="Teera Piyakunakorn" w:date="2013-06-30T20:08:00Z">
                  <w:rPr>
                    <w:ins w:id="320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207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20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0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B81535B" w14:textId="77777777" w:rsidR="001E709A" w:rsidRPr="0089049F" w:rsidRDefault="001E709A">
            <w:pPr>
              <w:rPr>
                <w:ins w:id="321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11" w:author="Teera Piyakunakorn" w:date="2013-06-30T20:08:00Z">
                  <w:rPr>
                    <w:ins w:id="3212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1758E775" w14:textId="77777777" w:rsidTr="001E709A">
        <w:trPr>
          <w:trHeight w:val="300"/>
          <w:ins w:id="3213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CD49C1B" w14:textId="77777777" w:rsidR="001E709A" w:rsidRPr="0089049F" w:rsidRDefault="001E709A">
            <w:pPr>
              <w:rPr>
                <w:ins w:id="321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15" w:author="Teera Piyakunakorn" w:date="2013-06-30T20:08:00Z">
                  <w:rPr>
                    <w:ins w:id="3216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217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21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19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3758729" w14:textId="77777777" w:rsidR="001E709A" w:rsidRPr="0089049F" w:rsidRDefault="001E709A">
            <w:pPr>
              <w:rPr>
                <w:ins w:id="322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21" w:author="Teera Piyakunakorn" w:date="2013-06-30T20:08:00Z">
                  <w:rPr>
                    <w:ins w:id="3222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223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22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25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ICC profile applied in PDF file as specified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CEF116" w14:textId="77777777" w:rsidR="001E709A" w:rsidRPr="0089049F" w:rsidRDefault="001E709A">
            <w:pPr>
              <w:rPr>
                <w:ins w:id="322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27" w:author="Teera Piyakunakorn" w:date="2013-06-30T20:08:00Z">
                  <w:rPr>
                    <w:ins w:id="322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229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23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3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1,25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04038D85" w14:textId="77777777" w:rsidR="001E709A" w:rsidRPr="0089049F" w:rsidRDefault="001E709A">
            <w:pPr>
              <w:rPr>
                <w:ins w:id="323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33" w:author="Teera Piyakunakorn" w:date="2013-06-30T20:08:00Z">
                  <w:rPr>
                    <w:ins w:id="3234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47C7C220" w14:textId="77777777" w:rsidTr="001E709A">
        <w:trPr>
          <w:trHeight w:val="300"/>
          <w:ins w:id="3235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48B43990" w14:textId="77777777" w:rsidR="001E709A" w:rsidRPr="0089049F" w:rsidRDefault="001E709A">
            <w:pPr>
              <w:rPr>
                <w:ins w:id="323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37" w:author="Teera Piyakunakorn" w:date="2013-06-30T20:08:00Z">
                  <w:rPr>
                    <w:ins w:id="3238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239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240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41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5111CC8" w14:textId="77777777" w:rsidR="001E709A" w:rsidRPr="0089049F" w:rsidRDefault="001E709A">
            <w:pPr>
              <w:rPr>
                <w:ins w:id="3242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43" w:author="Teera Piyakunakorn" w:date="2013-06-30T20:08:00Z">
                  <w:rPr>
                    <w:ins w:id="3244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245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246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47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Saving in a specified PDF format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C8A0BD5" w14:textId="77777777" w:rsidR="001E709A" w:rsidRPr="0089049F" w:rsidRDefault="001E709A">
            <w:pPr>
              <w:rPr>
                <w:ins w:id="324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49" w:author="Teera Piyakunakorn" w:date="2013-06-30T20:08:00Z">
                  <w:rPr>
                    <w:ins w:id="3250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251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25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5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1,50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16F4C8CB" w14:textId="77777777" w:rsidR="001E709A" w:rsidRPr="0089049F" w:rsidRDefault="001E709A">
            <w:pPr>
              <w:rPr>
                <w:ins w:id="325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55" w:author="Teera Piyakunakorn" w:date="2013-06-30T20:08:00Z">
                  <w:rPr>
                    <w:ins w:id="3256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  <w:tr w:rsidR="0089049F" w:rsidRPr="0089049F" w14:paraId="2E317B23" w14:textId="77777777" w:rsidTr="001E709A">
        <w:trPr>
          <w:trHeight w:val="300"/>
          <w:ins w:id="3257" w:author="Kinder" w:date="2013-06-29T15:05:00Z"/>
        </w:trPr>
        <w:tc>
          <w:tcPr>
            <w:tcW w:w="441" w:type="dxa"/>
            <w:tcBorders>
              <w:top w:val="nil"/>
              <w:left w:val="single" w:sz="8" w:space="0" w:color="auto"/>
              <w:bottom w:val="nil"/>
              <w:right w:val="single" w:sz="8" w:space="0" w:color="auto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556F302C" w14:textId="77777777" w:rsidR="001E709A" w:rsidRPr="0089049F" w:rsidRDefault="001E709A">
            <w:pPr>
              <w:rPr>
                <w:ins w:id="3258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59" w:author="Teera Piyakunakorn" w:date="2013-06-30T20:08:00Z">
                  <w:rPr>
                    <w:ins w:id="3260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261" w:author="Kinder" w:date="2013-06-29T15:07:00Z">
                <w:pPr>
                  <w:keepNext/>
                  <w:keepLines/>
                  <w:spacing w:before="200"/>
                  <w:jc w:val="center"/>
                  <w:outlineLvl w:val="2"/>
                </w:pPr>
              </w:pPrChange>
            </w:pPr>
            <w:ins w:id="3262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63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 </w:t>
              </w:r>
            </w:ins>
          </w:p>
        </w:tc>
        <w:tc>
          <w:tcPr>
            <w:tcW w:w="694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97ED11" w14:textId="77777777" w:rsidR="001E709A" w:rsidRPr="0089049F" w:rsidRDefault="001E709A">
            <w:pPr>
              <w:rPr>
                <w:ins w:id="3264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65" w:author="Teera Piyakunakorn" w:date="2013-06-30T20:08:00Z">
                  <w:rPr>
                    <w:ins w:id="3266" w:author="Kinder" w:date="2013-06-29T15:05:00Z"/>
                    <w:rFonts w:ascii="Calibri" w:eastAsia="Times New Roman" w:hAnsi="Calibri" w:cs="Times New Roman"/>
                    <w:b/>
                    <w:bCs/>
                    <w:color w:val="000000"/>
                    <w:szCs w:val="20"/>
                  </w:rPr>
                </w:rPrChange>
              </w:rPr>
              <w:pPrChange w:id="3267" w:author="Kinder" w:date="2013-06-29T15:07:00Z">
                <w:pPr>
                  <w:keepNext/>
                  <w:keepLines/>
                  <w:spacing w:before="200"/>
                  <w:outlineLvl w:val="2"/>
                </w:pPr>
              </w:pPrChange>
            </w:pPr>
            <w:ins w:id="3268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69" w:author="Teera Piyakunakorn" w:date="2013-06-30T20:08:00Z">
                    <w:rPr>
                      <w:rFonts w:ascii="Calibri" w:eastAsia="Times New Roman" w:hAnsi="Calibri" w:cs="Times New Roman"/>
                      <w:color w:val="000000"/>
                    </w:rPr>
                  </w:rPrChange>
                </w:rPr>
                <w:t>Final production folder saved as required in the task</w:t>
              </w:r>
            </w:ins>
          </w:p>
        </w:tc>
        <w:tc>
          <w:tcPr>
            <w:tcW w:w="464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shd w:val="clear" w:color="auto" w:fill="auto"/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06E59ED" w14:textId="77777777" w:rsidR="001E709A" w:rsidRPr="0089049F" w:rsidRDefault="001E709A">
            <w:pPr>
              <w:rPr>
                <w:ins w:id="3270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71" w:author="Teera Piyakunakorn" w:date="2013-06-30T20:08:00Z">
                  <w:rPr>
                    <w:ins w:id="3272" w:author="Kinder" w:date="2013-06-29T15:05:00Z"/>
                    <w:rFonts w:eastAsia="Times New Roman" w:cs="Times New Roman"/>
                    <w:b/>
                    <w:bCs/>
                    <w:color w:val="404040" w:themeColor="text1" w:themeTint="BF"/>
                    <w:szCs w:val="20"/>
                  </w:rPr>
                </w:rPrChange>
              </w:rPr>
              <w:pPrChange w:id="3273" w:author="Kinder" w:date="2013-06-29T15:07:00Z">
                <w:pPr>
                  <w:keepNext/>
                  <w:keepLines/>
                  <w:spacing w:before="200"/>
                  <w:jc w:val="right"/>
                  <w:outlineLvl w:val="2"/>
                </w:pPr>
              </w:pPrChange>
            </w:pPr>
            <w:ins w:id="3274" w:author="Kinder" w:date="2013-06-29T15:05:00Z">
              <w:r w:rsidRPr="0089049F">
                <w:rPr>
                  <w:rFonts w:asciiTheme="majorHAnsi" w:eastAsia="Times New Roman" w:hAnsiTheme="majorHAnsi" w:cs="Times New Roman"/>
                  <w:sz w:val="18"/>
                  <w:szCs w:val="18"/>
                  <w:rPrChange w:id="3275" w:author="Teera Piyakunakorn" w:date="2013-06-30T20:08:00Z">
                    <w:rPr>
                      <w:rFonts w:eastAsia="Times New Roman" w:cs="Times New Roman"/>
                    </w:rPr>
                  </w:rPrChange>
                </w:rPr>
                <w:t>1,00</w:t>
              </w:r>
            </w:ins>
          </w:p>
        </w:tc>
        <w:tc>
          <w:tcPr>
            <w:tcW w:w="559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tcMar>
              <w:top w:w="15" w:type="dxa"/>
              <w:left w:w="15" w:type="dxa"/>
              <w:bottom w:w="0" w:type="dxa"/>
              <w:right w:w="15" w:type="dxa"/>
            </w:tcMar>
            <w:vAlign w:val="bottom"/>
            <w:hideMark/>
          </w:tcPr>
          <w:p w14:paraId="347CAE24" w14:textId="77777777" w:rsidR="001E709A" w:rsidRPr="0089049F" w:rsidRDefault="001E709A">
            <w:pPr>
              <w:rPr>
                <w:ins w:id="3276" w:author="Kinder" w:date="2013-06-29T15:05:00Z"/>
                <w:rFonts w:asciiTheme="majorHAnsi" w:eastAsia="Times New Roman" w:hAnsiTheme="majorHAnsi" w:cs="Times New Roman"/>
                <w:sz w:val="18"/>
                <w:szCs w:val="18"/>
                <w:rPrChange w:id="3277" w:author="Teera Piyakunakorn" w:date="2013-06-30T20:08:00Z">
                  <w:rPr>
                    <w:ins w:id="3278" w:author="Kinder" w:date="2013-06-29T15:05:00Z"/>
                    <w:rFonts w:ascii="Calibri" w:eastAsia="Times New Roman" w:hAnsi="Calibri" w:cs="Times New Roman"/>
                    <w:color w:val="000000"/>
                    <w:sz w:val="24"/>
                    <w:szCs w:val="24"/>
                  </w:rPr>
                </w:rPrChange>
              </w:rPr>
            </w:pPr>
          </w:p>
        </w:tc>
      </w:tr>
    </w:tbl>
    <w:p w14:paraId="4B449F50" w14:textId="3B4DC24F" w:rsidR="004A086C" w:rsidRPr="0089049F" w:rsidDel="001E709A" w:rsidRDefault="001E709A">
      <w:pPr>
        <w:keepNext/>
        <w:keepLines/>
        <w:tabs>
          <w:tab w:val="left" w:pos="709"/>
          <w:tab w:val="left" w:pos="8789"/>
        </w:tabs>
        <w:outlineLvl w:val="3"/>
        <w:rPr>
          <w:ins w:id="3279" w:author="Wolfgang J. Toechterle" w:date="2013-06-22T11:15:00Z"/>
          <w:del w:id="3280" w:author="Kinder" w:date="2013-06-29T15:05:00Z"/>
          <w:rFonts w:eastAsia="Times New Roman" w:cs="Times New Roman"/>
          <w:szCs w:val="20"/>
          <w:highlight w:val="lightGray"/>
          <w:rPrChange w:id="3281" w:author="Teera Piyakunakorn" w:date="2013-06-30T20:08:00Z">
            <w:rPr>
              <w:ins w:id="3282" w:author="Wolfgang J. Toechterle" w:date="2013-06-22T11:15:00Z"/>
              <w:del w:id="328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28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285" w:author="Kinder" w:date="2013-06-29T15:05:00Z">
        <w:r w:rsidRPr="0089049F" w:rsidDel="001E709A">
          <w:rPr>
            <w:szCs w:val="20"/>
            <w:highlight w:val="lightGray"/>
            <w:rPrChange w:id="3286" w:author="Teera Piyakunakorn" w:date="2013-06-30T20:08:00Z">
              <w:rPr>
                <w:szCs w:val="20"/>
                <w:highlight w:val="lightGray"/>
              </w:rPr>
            </w:rPrChange>
          </w:rPr>
          <w:t xml:space="preserve"> </w:t>
        </w:r>
      </w:ins>
      <w:ins w:id="3287" w:author="Wolfgang J. Toechterle" w:date="2013-06-22T11:15:00Z">
        <w:del w:id="3288" w:author="Kinder" w:date="2013-06-29T15:05:00Z">
          <w:r w:rsidR="004A086C" w:rsidRPr="0089049F" w:rsidDel="001E709A">
            <w:rPr>
              <w:rFonts w:eastAsia="Times New Roman" w:cs="Times New Roman"/>
              <w:szCs w:val="20"/>
              <w:highlight w:val="lightGray"/>
              <w:rPrChange w:id="3289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A2</w:delText>
          </w:r>
          <w:r w:rsidR="004A086C" w:rsidRPr="0089049F" w:rsidDel="001E709A">
            <w:rPr>
              <w:rFonts w:eastAsia="Times New Roman" w:cs="Times New Roman"/>
              <w:szCs w:val="20"/>
              <w:highlight w:val="lightGray"/>
              <w:rPrChange w:id="3290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="004A086C" w:rsidRPr="0089049F" w:rsidDel="001E709A">
            <w:rPr>
              <w:rFonts w:eastAsia="Times New Roman" w:cs="Times New Roman"/>
              <w:szCs w:val="20"/>
              <w:highlight w:val="lightGray"/>
              <w:rPrChange w:id="3291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292" w:author="Wolfgang J. Toechterle" w:date="2013-06-22T11:55:00Z">
        <w:del w:id="3293" w:author="Kinder" w:date="2013-06-29T15:05:00Z">
          <w:r w:rsidR="00510F1B" w:rsidRPr="0089049F" w:rsidDel="001E709A">
            <w:rPr>
              <w:rFonts w:eastAsia="Times New Roman" w:cs="Times New Roman"/>
              <w:szCs w:val="20"/>
              <w:highlight w:val="lightGray"/>
              <w:rPrChange w:id="3294" w:author="Teera Piyakunakorn" w:date="2013-06-30T20:08:00Z">
                <w:rPr>
                  <w:rFonts w:eastAsia="Times New Roman" w:cs="Times New Roman"/>
                  <w:color w:val="000000"/>
                  <w:szCs w:val="20"/>
                  <w:highlight w:val="lightGray"/>
                </w:rPr>
              </w:rPrChange>
            </w:rPr>
            <w:delText>2</w:delText>
          </w:r>
        </w:del>
      </w:ins>
    </w:p>
    <w:p w14:paraId="22A0A97D" w14:textId="37AAF2D3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295" w:author="Wolfgang J. Toechterle" w:date="2013-06-22T11:15:00Z"/>
          <w:del w:id="3296" w:author="Kinder" w:date="2013-06-29T15:05:00Z"/>
          <w:rFonts w:eastAsia="Times New Roman" w:cs="Times New Roman"/>
          <w:szCs w:val="20"/>
          <w:rPrChange w:id="3297" w:author="Teera Piyakunakorn" w:date="2013-06-30T20:08:00Z">
            <w:rPr>
              <w:ins w:id="3298" w:author="Wolfgang J. Toechterle" w:date="2013-06-22T11:15:00Z"/>
              <w:del w:id="3299" w:author="Kinder" w:date="2013-06-29T15:05:00Z"/>
              <w:rFonts w:eastAsia="Times New Roman" w:cs="Times New Roman"/>
              <w:szCs w:val="20"/>
            </w:rPr>
          </w:rPrChange>
        </w:rPr>
        <w:pPrChange w:id="330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01" w:author="Wolfgang J. Toechterle" w:date="2013-06-22T11:15:00Z">
        <w:del w:id="3302" w:author="Kinder" w:date="2013-06-29T15:05:00Z">
          <w:r w:rsidRPr="0089049F" w:rsidDel="001E709A">
            <w:rPr>
              <w:rFonts w:eastAsia="Times New Roman" w:cs="Times New Roman"/>
              <w:szCs w:val="20"/>
              <w:rPrChange w:id="3303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30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Ideas and originality</w:delText>
          </w:r>
          <w:r w:rsidRPr="0089049F" w:rsidDel="001E709A">
            <w:rPr>
              <w:rFonts w:eastAsia="Times New Roman" w:cs="Times New Roman"/>
              <w:szCs w:val="20"/>
              <w:rPrChange w:id="3305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1</w:delText>
          </w:r>
        </w:del>
      </w:ins>
    </w:p>
    <w:p w14:paraId="0892E9B2" w14:textId="0C3B6A79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06" w:author="Wolfgang J. Toechterle" w:date="2013-06-22T11:15:00Z"/>
          <w:del w:id="3307" w:author="Kinder" w:date="2013-06-29T15:05:00Z"/>
          <w:rFonts w:eastAsia="Times New Roman" w:cs="Times New Roman"/>
          <w:szCs w:val="20"/>
          <w:rPrChange w:id="3308" w:author="Teera Piyakunakorn" w:date="2013-06-30T20:08:00Z">
            <w:rPr>
              <w:ins w:id="3309" w:author="Wolfgang J. Toechterle" w:date="2013-06-22T11:15:00Z"/>
              <w:del w:id="3310" w:author="Kinder" w:date="2013-06-29T15:05:00Z"/>
              <w:rFonts w:eastAsia="Times New Roman" w:cs="Times New Roman"/>
              <w:szCs w:val="20"/>
            </w:rPr>
          </w:rPrChange>
        </w:rPr>
        <w:pPrChange w:id="331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12" w:author="Wolfgang J. Toechterle" w:date="2013-06-22T11:15:00Z">
        <w:del w:id="3313" w:author="Kinder" w:date="2013-06-29T15:05:00Z">
          <w:r w:rsidRPr="0089049F" w:rsidDel="001E709A">
            <w:rPr>
              <w:rFonts w:eastAsia="Times New Roman" w:cs="Times New Roman"/>
              <w:szCs w:val="20"/>
              <w:rPrChange w:id="331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31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Understanding the target market</w:delText>
          </w:r>
          <w:r w:rsidRPr="0089049F" w:rsidDel="001E709A">
            <w:rPr>
              <w:rFonts w:eastAsia="Times New Roman" w:cs="Times New Roman"/>
              <w:szCs w:val="20"/>
              <w:rPrChange w:id="3316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0,5</w:delText>
          </w:r>
        </w:del>
      </w:ins>
    </w:p>
    <w:p w14:paraId="071BF782" w14:textId="19D0CCBA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17" w:author="Wolfgang J. Toechterle" w:date="2013-06-22T11:15:00Z"/>
          <w:del w:id="3318" w:author="Kinder" w:date="2013-06-29T15:05:00Z"/>
          <w:rFonts w:eastAsia="Times New Roman" w:cs="Times New Roman"/>
          <w:szCs w:val="20"/>
          <w:rPrChange w:id="3319" w:author="Teera Piyakunakorn" w:date="2013-06-30T20:08:00Z">
            <w:rPr>
              <w:ins w:id="3320" w:author="Wolfgang J. Toechterle" w:date="2013-06-22T11:15:00Z"/>
              <w:del w:id="3321" w:author="Kinder" w:date="2013-06-29T15:05:00Z"/>
              <w:rFonts w:eastAsia="Times New Roman" w:cs="Times New Roman"/>
              <w:szCs w:val="20"/>
            </w:rPr>
          </w:rPrChange>
        </w:rPr>
        <w:pPrChange w:id="332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23" w:author="Wolfgang J. Toechterle" w:date="2013-06-22T11:15:00Z">
        <w:del w:id="3324" w:author="Kinder" w:date="2013-06-29T15:05:00Z">
          <w:r w:rsidRPr="0089049F" w:rsidDel="001E709A">
            <w:rPr>
              <w:rFonts w:eastAsia="Times New Roman" w:cs="Times New Roman"/>
              <w:szCs w:val="20"/>
              <w:rPrChange w:id="332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326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Unity and relationship between all tasks</w:delText>
          </w:r>
          <w:r w:rsidRPr="0089049F" w:rsidDel="001E709A">
            <w:rPr>
              <w:rFonts w:eastAsia="Times New Roman" w:cs="Times New Roman"/>
              <w:szCs w:val="20"/>
              <w:rPrChange w:id="332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0,5</w:delText>
          </w:r>
        </w:del>
      </w:ins>
    </w:p>
    <w:p w14:paraId="1CDC2629" w14:textId="7A4AC30C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28" w:author="Wolfgang J. Toechterle" w:date="2013-06-22T11:18:00Z"/>
          <w:del w:id="3329" w:author="Kinder" w:date="2013-06-29T15:05:00Z"/>
          <w:rFonts w:eastAsia="Times New Roman" w:cs="Times New Roman"/>
          <w:szCs w:val="20"/>
          <w:rPrChange w:id="3330" w:author="Teera Piyakunakorn" w:date="2013-06-30T20:08:00Z">
            <w:rPr>
              <w:ins w:id="3331" w:author="Wolfgang J. Toechterle" w:date="2013-06-22T11:18:00Z"/>
              <w:del w:id="3332" w:author="Kinder" w:date="2013-06-29T15:05:00Z"/>
              <w:rFonts w:eastAsia="Times New Roman" w:cs="Times New Roman"/>
              <w:szCs w:val="20"/>
            </w:rPr>
          </w:rPrChange>
        </w:rPr>
        <w:pPrChange w:id="333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56F2DF49" w14:textId="634214E8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34" w:author="Wolfgang J. Toechterle" w:date="2013-06-22T11:15:00Z"/>
          <w:del w:id="3335" w:author="Kinder" w:date="2013-06-29T15:05:00Z"/>
          <w:rFonts w:eastAsia="Times New Roman" w:cs="Times New Roman"/>
          <w:szCs w:val="20"/>
          <w:highlight w:val="lightGray"/>
          <w:rPrChange w:id="3336" w:author="Teera Piyakunakorn" w:date="2013-06-30T20:08:00Z">
            <w:rPr>
              <w:ins w:id="3337" w:author="Wolfgang J. Toechterle" w:date="2013-06-22T11:15:00Z"/>
              <w:del w:id="333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33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40" w:author="Wolfgang J. Toechterle" w:date="2013-06-22T11:15:00Z">
        <w:del w:id="3341" w:author="Kinder" w:date="2013-06-29T15:05:00Z">
          <w:r w:rsidRPr="0089049F" w:rsidDel="001E709A">
            <w:rPr>
              <w:rFonts w:eastAsia="Times New Roman" w:cs="Times New Roman"/>
              <w:szCs w:val="20"/>
              <w:highlight w:val="lightGray"/>
              <w:rPrChange w:id="3342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B2</w:delText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34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34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345" w:author="Wolfgang J. Toechterle" w:date="2013-06-22T11:55:00Z">
        <w:del w:id="3346" w:author="Kinder" w:date="2013-06-29T15:05:00Z">
          <w:r w:rsidR="00510F1B" w:rsidRPr="0089049F" w:rsidDel="001E709A">
            <w:rPr>
              <w:rFonts w:eastAsia="Times New Roman" w:cs="Times New Roman"/>
              <w:szCs w:val="20"/>
              <w:highlight w:val="lightGray"/>
              <w:rPrChange w:id="3347" w:author="Teera Piyakunakorn" w:date="2013-06-30T20:08:00Z">
                <w:rPr>
                  <w:rFonts w:eastAsia="Times New Roman" w:cs="Times New Roman"/>
                  <w:color w:val="000000"/>
                  <w:szCs w:val="20"/>
                  <w:highlight w:val="lightGray"/>
                </w:rPr>
              </w:rPrChange>
            </w:rPr>
            <w:delText>8</w:delText>
          </w:r>
        </w:del>
      </w:ins>
    </w:p>
    <w:p w14:paraId="3E6CE20A" w14:textId="71D4DAD6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48" w:author="Wolfgang J. Toechterle" w:date="2013-06-22T11:15:00Z"/>
          <w:del w:id="3349" w:author="Kinder" w:date="2013-06-29T15:05:00Z"/>
          <w:rFonts w:eastAsia="Times New Roman" w:cs="Times New Roman"/>
          <w:szCs w:val="20"/>
          <w:rPrChange w:id="3350" w:author="Teera Piyakunakorn" w:date="2013-06-30T20:08:00Z">
            <w:rPr>
              <w:ins w:id="3351" w:author="Wolfgang J. Toechterle" w:date="2013-06-22T11:15:00Z"/>
              <w:del w:id="3352" w:author="Kinder" w:date="2013-06-29T15:05:00Z"/>
              <w:rFonts w:eastAsia="Times New Roman" w:cs="Times New Roman"/>
              <w:szCs w:val="20"/>
            </w:rPr>
          </w:rPrChange>
        </w:rPr>
        <w:pPrChange w:id="335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54" w:author="Wolfgang J. Toechterle" w:date="2013-06-22T11:15:00Z">
        <w:del w:id="3355" w:author="Kinder" w:date="2013-06-29T15:05:00Z">
          <w:r w:rsidRPr="0089049F" w:rsidDel="001E709A">
            <w:rPr>
              <w:rFonts w:eastAsia="Times New Roman" w:cs="Times New Roman"/>
              <w:szCs w:val="20"/>
              <w:rPrChange w:id="3356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35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Consistency between client briefing and realisation of the Logo</w:delText>
          </w:r>
          <w:r w:rsidRPr="0089049F" w:rsidDel="001E709A">
            <w:rPr>
              <w:rFonts w:eastAsia="Times New Roman" w:cs="Times New Roman"/>
              <w:szCs w:val="20"/>
              <w:rPrChange w:id="3358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72287066" w14:textId="2D0C2B14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59" w:author="Wolfgang J. Toechterle" w:date="2013-06-22T11:15:00Z"/>
          <w:del w:id="3360" w:author="Kinder" w:date="2013-06-29T15:05:00Z"/>
          <w:rFonts w:eastAsia="Times New Roman" w:cs="Times New Roman"/>
          <w:szCs w:val="20"/>
          <w:rPrChange w:id="3361" w:author="Teera Piyakunakorn" w:date="2013-06-30T20:08:00Z">
            <w:rPr>
              <w:ins w:id="3362" w:author="Wolfgang J. Toechterle" w:date="2013-06-22T11:15:00Z"/>
              <w:del w:id="3363" w:author="Kinder" w:date="2013-06-29T15:05:00Z"/>
              <w:rFonts w:eastAsia="Times New Roman" w:cs="Times New Roman"/>
              <w:szCs w:val="20"/>
            </w:rPr>
          </w:rPrChange>
        </w:rPr>
        <w:pPrChange w:id="336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65" w:author="Wolfgang J. Toechterle" w:date="2013-06-22T11:15:00Z">
        <w:del w:id="3366" w:author="Kinder" w:date="2013-06-29T15:05:00Z">
          <w:r w:rsidRPr="0089049F" w:rsidDel="001E709A">
            <w:rPr>
              <w:rFonts w:eastAsia="Times New Roman" w:cs="Times New Roman"/>
              <w:szCs w:val="20"/>
              <w:rPrChange w:id="336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368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 xml:space="preserve">Quality of the visual composition of the Logo (aesthetic appeal and balance) </w:delText>
          </w:r>
          <w:r w:rsidRPr="0089049F" w:rsidDel="001E709A">
            <w:rPr>
              <w:rFonts w:eastAsia="Times New Roman" w:cs="Times New Roman"/>
              <w:szCs w:val="20"/>
              <w:rPrChange w:id="3369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  <w:del w:id="3370" w:author="Kinder" w:date="2013-06-29T13:31:00Z">
          <w:r w:rsidRPr="0089049F" w:rsidDel="00A33AF5">
            <w:rPr>
              <w:rFonts w:eastAsia="Times New Roman" w:cs="Times New Roman"/>
              <w:szCs w:val="20"/>
              <w:rPrChange w:id="3371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,</w:delText>
          </w:r>
        </w:del>
        <w:del w:id="3372" w:author="Kinder" w:date="2013-06-29T15:05:00Z">
          <w:r w:rsidRPr="0089049F" w:rsidDel="001E709A">
            <w:rPr>
              <w:rFonts w:eastAsia="Times New Roman" w:cs="Times New Roman"/>
              <w:szCs w:val="20"/>
              <w:rPrChange w:id="337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5</w:delText>
          </w:r>
        </w:del>
      </w:ins>
    </w:p>
    <w:p w14:paraId="146CDFEF" w14:textId="598954B3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74" w:author="Wolfgang J. Toechterle" w:date="2013-06-22T11:15:00Z"/>
          <w:del w:id="3375" w:author="Kinder" w:date="2013-06-29T15:05:00Z"/>
          <w:rFonts w:eastAsia="Times New Roman" w:cs="Times New Roman"/>
          <w:szCs w:val="20"/>
          <w:rPrChange w:id="3376" w:author="Teera Piyakunakorn" w:date="2013-06-30T20:08:00Z">
            <w:rPr>
              <w:ins w:id="3377" w:author="Wolfgang J. Toechterle" w:date="2013-06-22T11:15:00Z"/>
              <w:del w:id="3378" w:author="Kinder" w:date="2013-06-29T15:05:00Z"/>
              <w:rFonts w:eastAsia="Times New Roman" w:cs="Times New Roman"/>
              <w:szCs w:val="20"/>
            </w:rPr>
          </w:rPrChange>
        </w:rPr>
        <w:pPrChange w:id="337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80" w:author="Wolfgang J. Toechterle" w:date="2013-06-22T11:15:00Z">
        <w:del w:id="3381" w:author="Kinder" w:date="2013-06-29T15:05:00Z">
          <w:r w:rsidRPr="0089049F" w:rsidDel="001E709A">
            <w:rPr>
              <w:rFonts w:eastAsia="Times New Roman" w:cs="Times New Roman"/>
              <w:szCs w:val="20"/>
              <w:rPrChange w:id="3382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38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Visual Impact &amp; Communication effectiveness (Letterhead and Business Card)</w:delText>
          </w:r>
          <w:r w:rsidRPr="0089049F" w:rsidDel="001E709A">
            <w:rPr>
              <w:rFonts w:eastAsia="Times New Roman" w:cs="Times New Roman"/>
              <w:szCs w:val="20"/>
              <w:rPrChange w:id="338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2FD79670" w14:textId="2E4EB910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385" w:author="Wolfgang J. Toechterle" w:date="2013-06-22T11:15:00Z"/>
          <w:del w:id="3386" w:author="Kinder" w:date="2013-06-29T15:05:00Z"/>
          <w:rFonts w:eastAsia="Times New Roman" w:cs="Times New Roman"/>
          <w:szCs w:val="20"/>
          <w:rPrChange w:id="3387" w:author="Teera Piyakunakorn" w:date="2013-06-30T20:08:00Z">
            <w:rPr>
              <w:ins w:id="3388" w:author="Wolfgang J. Toechterle" w:date="2013-06-22T11:15:00Z"/>
              <w:del w:id="3389" w:author="Kinder" w:date="2013-06-29T15:05:00Z"/>
              <w:rFonts w:eastAsia="Times New Roman" w:cs="Times New Roman"/>
              <w:szCs w:val="20"/>
            </w:rPr>
          </w:rPrChange>
        </w:rPr>
        <w:pPrChange w:id="339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391" w:author="Wolfgang J. Toechterle" w:date="2013-06-22T11:15:00Z">
        <w:del w:id="3392" w:author="Kinder" w:date="2013-06-29T15:05:00Z">
          <w:r w:rsidRPr="0089049F" w:rsidDel="001E709A">
            <w:rPr>
              <w:rFonts w:eastAsia="Times New Roman" w:cs="Times New Roman"/>
              <w:szCs w:val="20"/>
              <w:rPrChange w:id="339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394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Visual Impact &amp; quality  (Ticket Design)</w:delText>
          </w:r>
          <w:r w:rsidRPr="0089049F" w:rsidDel="001E709A">
            <w:rPr>
              <w:rFonts w:eastAsia="Times New Roman" w:cs="Times New Roman"/>
              <w:szCs w:val="20"/>
              <w:rPrChange w:id="339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3396" w:author="Kinder" w:date="2013-06-29T13:47:00Z">
          <w:r w:rsidRPr="0089049F" w:rsidDel="00757C7E">
            <w:rPr>
              <w:rFonts w:eastAsia="Times New Roman" w:cs="Times New Roman"/>
              <w:szCs w:val="20"/>
              <w:rPrChange w:id="339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0</w:delText>
          </w:r>
        </w:del>
        <w:del w:id="3398" w:author="Kinder" w:date="2013-06-29T13:31:00Z">
          <w:r w:rsidRPr="0089049F" w:rsidDel="00A33AF5">
            <w:rPr>
              <w:rFonts w:eastAsia="Times New Roman" w:cs="Times New Roman"/>
              <w:szCs w:val="20"/>
              <w:rPrChange w:id="3399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,</w:delText>
          </w:r>
        </w:del>
        <w:del w:id="3400" w:author="Kinder" w:date="2013-06-29T13:47:00Z">
          <w:r w:rsidRPr="0089049F" w:rsidDel="00757C7E">
            <w:rPr>
              <w:rFonts w:eastAsia="Times New Roman" w:cs="Times New Roman"/>
              <w:szCs w:val="20"/>
              <w:rPrChange w:id="3401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5</w:delText>
          </w:r>
        </w:del>
      </w:ins>
    </w:p>
    <w:p w14:paraId="7CB30C84" w14:textId="3190FD52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02" w:author="Wolfgang J. Toechterle" w:date="2013-06-22T11:15:00Z"/>
          <w:del w:id="3403" w:author="Kinder" w:date="2013-06-29T15:05:00Z"/>
          <w:rFonts w:eastAsia="Times New Roman" w:cs="Times New Roman"/>
          <w:szCs w:val="20"/>
          <w:rPrChange w:id="3404" w:author="Teera Piyakunakorn" w:date="2013-06-30T20:08:00Z">
            <w:rPr>
              <w:ins w:id="3405" w:author="Wolfgang J. Toechterle" w:date="2013-06-22T11:15:00Z"/>
              <w:del w:id="3406" w:author="Kinder" w:date="2013-06-29T15:05:00Z"/>
              <w:rFonts w:eastAsia="Times New Roman" w:cs="Times New Roman"/>
              <w:szCs w:val="20"/>
            </w:rPr>
          </w:rPrChange>
        </w:rPr>
        <w:pPrChange w:id="340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08" w:author="Wolfgang J. Toechterle" w:date="2013-06-22T11:15:00Z">
        <w:del w:id="3409" w:author="Kinder" w:date="2013-06-29T15:05:00Z">
          <w:r w:rsidRPr="0089049F" w:rsidDel="001E709A">
            <w:rPr>
              <w:rFonts w:eastAsia="Times New Roman" w:cs="Times New Roman"/>
              <w:szCs w:val="20"/>
              <w:rPrChange w:id="3410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411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Visual Impact &amp; quality (Shopping Bag Design)</w:delText>
          </w:r>
          <w:r w:rsidRPr="0089049F" w:rsidDel="001E709A">
            <w:rPr>
              <w:rFonts w:eastAsia="Times New Roman" w:cs="Times New Roman"/>
              <w:szCs w:val="20"/>
              <w:rPrChange w:id="3412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7BF42F3E" w14:textId="63891728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13" w:author="Wolfgang J. Toechterle" w:date="2013-06-22T11:15:00Z"/>
          <w:del w:id="3414" w:author="Kinder" w:date="2013-06-29T15:05:00Z"/>
          <w:rFonts w:eastAsia="Times New Roman" w:cs="Times New Roman"/>
          <w:szCs w:val="20"/>
          <w:rPrChange w:id="3415" w:author="Teera Piyakunakorn" w:date="2013-06-30T20:08:00Z">
            <w:rPr>
              <w:ins w:id="3416" w:author="Wolfgang J. Toechterle" w:date="2013-06-22T11:15:00Z"/>
              <w:del w:id="3417" w:author="Kinder" w:date="2013-06-29T15:05:00Z"/>
              <w:rFonts w:eastAsia="Times New Roman" w:cs="Times New Roman"/>
              <w:szCs w:val="20"/>
            </w:rPr>
          </w:rPrChange>
        </w:rPr>
        <w:pPrChange w:id="3418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19" w:author="Wolfgang J. Toechterle" w:date="2013-06-22T11:15:00Z">
        <w:del w:id="3420" w:author="Kinder" w:date="2013-06-29T15:05:00Z">
          <w:r w:rsidRPr="0089049F" w:rsidDel="001E709A">
            <w:rPr>
              <w:rFonts w:eastAsia="Times New Roman" w:cs="Times New Roman"/>
              <w:szCs w:val="20"/>
              <w:rPrChange w:id="3421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422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typography for all task</w:delText>
          </w:r>
          <w:r w:rsidRPr="0089049F" w:rsidDel="001E709A">
            <w:rPr>
              <w:rFonts w:eastAsia="Times New Roman" w:cs="Times New Roman"/>
              <w:szCs w:val="20"/>
              <w:rPrChange w:id="3423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61C55123" w14:textId="57ABB52B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24" w:author="Wolfgang J. Toechterle" w:date="2013-06-22T11:15:00Z"/>
          <w:del w:id="3425" w:author="Kinder" w:date="2013-06-29T15:05:00Z"/>
          <w:rFonts w:eastAsia="Times New Roman" w:cs="Times New Roman"/>
          <w:szCs w:val="20"/>
          <w:rPrChange w:id="3426" w:author="Teera Piyakunakorn" w:date="2013-06-30T20:08:00Z">
            <w:rPr>
              <w:ins w:id="3427" w:author="Wolfgang J. Toechterle" w:date="2013-06-22T11:15:00Z"/>
              <w:del w:id="3428" w:author="Kinder" w:date="2013-06-29T15:05:00Z"/>
              <w:rFonts w:eastAsia="Times New Roman" w:cs="Times New Roman"/>
              <w:szCs w:val="20"/>
            </w:rPr>
          </w:rPrChange>
        </w:rPr>
        <w:pPrChange w:id="342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30" w:author="Wolfgang J. Toechterle" w:date="2013-06-22T11:15:00Z">
        <w:del w:id="3431" w:author="Kinder" w:date="2013-06-29T15:05:00Z">
          <w:r w:rsidRPr="0089049F" w:rsidDel="001E709A">
            <w:rPr>
              <w:rFonts w:eastAsia="Times New Roman" w:cs="Times New Roman"/>
              <w:szCs w:val="20"/>
              <w:rPrChange w:id="3432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433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colours for all task</w:delText>
          </w:r>
          <w:r w:rsidRPr="0089049F" w:rsidDel="001E709A">
            <w:rPr>
              <w:rFonts w:eastAsia="Times New Roman" w:cs="Times New Roman"/>
              <w:szCs w:val="20"/>
              <w:rPrChange w:id="343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69C6900B" w14:textId="72BCC4FD" w:rsidR="004A086C" w:rsidRPr="0089049F" w:rsidDel="001E709A" w:rsidRDefault="004A086C">
      <w:pPr>
        <w:tabs>
          <w:tab w:val="left" w:pos="709"/>
          <w:tab w:val="left" w:pos="8789"/>
        </w:tabs>
        <w:rPr>
          <w:ins w:id="3435" w:author="Wolfgang J. Toechterle" w:date="2013-06-22T11:15:00Z"/>
          <w:del w:id="3436" w:author="Kinder" w:date="2013-06-29T15:05:00Z"/>
          <w:rFonts w:eastAsia="Times New Roman" w:cs="Times New Roman"/>
          <w:szCs w:val="20"/>
          <w:rPrChange w:id="3437" w:author="Teera Piyakunakorn" w:date="2013-06-30T20:08:00Z">
            <w:rPr>
              <w:ins w:id="3438" w:author="Wolfgang J. Toechterle" w:date="2013-06-22T11:15:00Z"/>
              <w:del w:id="3439" w:author="Kinder" w:date="2013-06-29T15:05:00Z"/>
              <w:rFonts w:eastAsia="Times New Roman" w:cs="Times New Roman"/>
              <w:szCs w:val="20"/>
            </w:rPr>
          </w:rPrChange>
        </w:rPr>
        <w:pPrChange w:id="3440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3441" w:author="Wolfgang J. Toechterle" w:date="2013-06-22T11:15:00Z">
        <w:del w:id="3442" w:author="Kinder" w:date="2013-06-29T15:05:00Z">
          <w:r w:rsidRPr="0089049F" w:rsidDel="001E709A">
            <w:rPr>
              <w:rFonts w:eastAsia="Times New Roman" w:cs="Times New Roman"/>
              <w:szCs w:val="20"/>
              <w:rPrChange w:id="3443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44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Quality of the mounted presentation and the printout</w:delText>
          </w:r>
          <w:r w:rsidRPr="0089049F" w:rsidDel="001E709A">
            <w:rPr>
              <w:rFonts w:eastAsia="Times New Roman" w:cs="Times New Roman"/>
              <w:szCs w:val="20"/>
              <w:rPrChange w:id="344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</w:r>
        </w:del>
        <w:del w:id="3446" w:author="Kinder" w:date="2013-06-29T13:46:00Z">
          <w:r w:rsidRPr="0089049F" w:rsidDel="00757C7E">
            <w:rPr>
              <w:rFonts w:eastAsia="Times New Roman" w:cs="Times New Roman"/>
              <w:szCs w:val="20"/>
              <w:rPrChange w:id="344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1</w:delText>
          </w:r>
        </w:del>
      </w:ins>
    </w:p>
    <w:p w14:paraId="7943107B" w14:textId="4EDDFFD7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48" w:author="Wolfgang J. Toechterle" w:date="2013-06-22T11:18:00Z"/>
          <w:del w:id="3449" w:author="Kinder" w:date="2013-06-29T15:05:00Z"/>
          <w:rFonts w:eastAsia="Times New Roman" w:cs="Times New Roman"/>
          <w:szCs w:val="20"/>
          <w:rPrChange w:id="3450" w:author="Teera Piyakunakorn" w:date="2013-06-30T20:08:00Z">
            <w:rPr>
              <w:ins w:id="3451" w:author="Wolfgang J. Toechterle" w:date="2013-06-22T11:18:00Z"/>
              <w:del w:id="3452" w:author="Kinder" w:date="2013-06-29T15:05:00Z"/>
              <w:rFonts w:eastAsia="Times New Roman" w:cs="Times New Roman"/>
              <w:szCs w:val="20"/>
            </w:rPr>
          </w:rPrChange>
        </w:rPr>
        <w:pPrChange w:id="345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0190D828" w14:textId="7960FE80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54" w:author="Wolfgang J. Toechterle" w:date="2013-06-22T11:15:00Z"/>
          <w:del w:id="3455" w:author="Kinder" w:date="2013-06-29T15:05:00Z"/>
          <w:rFonts w:eastAsia="Times New Roman" w:cs="Times New Roman"/>
          <w:szCs w:val="20"/>
          <w:highlight w:val="lightGray"/>
          <w:rPrChange w:id="3456" w:author="Teera Piyakunakorn" w:date="2013-06-30T20:08:00Z">
            <w:rPr>
              <w:ins w:id="3457" w:author="Wolfgang J. Toechterle" w:date="2013-06-22T11:15:00Z"/>
              <w:del w:id="345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45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60" w:author="Wolfgang J. Toechterle" w:date="2013-06-22T11:15:00Z">
        <w:del w:id="3461" w:author="Kinder" w:date="2013-06-29T15:05:00Z">
          <w:r w:rsidRPr="0089049F" w:rsidDel="001E709A">
            <w:rPr>
              <w:rFonts w:eastAsia="Times New Roman" w:cs="Times New Roman"/>
              <w:szCs w:val="20"/>
              <w:highlight w:val="lightGray"/>
              <w:rPrChange w:id="3462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C2</w:delText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46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46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465" w:author="Wolfgang J. Toechterle" w:date="2013-06-22T11:55:00Z">
        <w:del w:id="3466" w:author="Kinder" w:date="2013-06-29T15:05:00Z">
          <w:r w:rsidR="00510F1B" w:rsidRPr="0089049F" w:rsidDel="001E709A">
            <w:rPr>
              <w:rFonts w:eastAsia="Times New Roman" w:cs="Times New Roman"/>
              <w:szCs w:val="20"/>
              <w:highlight w:val="lightGray"/>
              <w:rPrChange w:id="3467" w:author="Teera Piyakunakorn" w:date="2013-06-30T20:08:00Z">
                <w:rPr>
                  <w:rFonts w:eastAsia="Times New Roman" w:cs="Times New Roman"/>
                  <w:color w:val="000000"/>
                  <w:szCs w:val="20"/>
                  <w:highlight w:val="lightGray"/>
                </w:rPr>
              </w:rPrChange>
            </w:rPr>
            <w:delText>4</w:delText>
          </w:r>
        </w:del>
      </w:ins>
    </w:p>
    <w:p w14:paraId="2CC1280F" w14:textId="75FF5917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68" w:author="Wolfgang J. Toechterle" w:date="2013-06-22T11:15:00Z"/>
          <w:del w:id="3469" w:author="Kinder" w:date="2013-06-29T15:05:00Z"/>
          <w:rFonts w:eastAsia="Times New Roman" w:cs="Times New Roman"/>
          <w:szCs w:val="20"/>
          <w:rPrChange w:id="3470" w:author="Teera Piyakunakorn" w:date="2013-06-30T20:08:00Z">
            <w:rPr>
              <w:ins w:id="3471" w:author="Wolfgang J. Toechterle" w:date="2013-06-22T11:15:00Z"/>
              <w:del w:id="3472" w:author="Kinder" w:date="2013-06-29T15:05:00Z"/>
              <w:rFonts w:eastAsia="Times New Roman" w:cs="Times New Roman"/>
              <w:szCs w:val="20"/>
            </w:rPr>
          </w:rPrChange>
        </w:rPr>
        <w:pPrChange w:id="347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474" w:author="Wolfgang J. Toechterle" w:date="2013-06-22T11:15:00Z">
        <w:del w:id="3475" w:author="Kinder" w:date="2013-06-29T15:05:00Z">
          <w:r w:rsidRPr="0089049F" w:rsidDel="001E709A">
            <w:rPr>
              <w:rFonts w:eastAsia="Times New Roman" w:cs="Times New Roman"/>
              <w:szCs w:val="20"/>
              <w:rPrChange w:id="3476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47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 xml:space="preserve">Resolution of images in Layout </w:delText>
          </w:r>
        </w:del>
        <w:del w:id="3478" w:author="Kinder" w:date="2013-06-29T13:50:00Z">
          <w:r w:rsidRPr="0089049F" w:rsidDel="00757C7E">
            <w:rPr>
              <w:rFonts w:eastAsia="Times New Roman" w:cs="Times New Roman"/>
              <w:szCs w:val="20"/>
              <w:rPrChange w:id="3479" w:author="Teera Piyakunakorn" w:date="2013-06-30T20:08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(InDesign) </w:delText>
          </w:r>
        </w:del>
        <w:del w:id="3480" w:author="Kinder" w:date="2013-06-29T15:05:00Z">
          <w:r w:rsidRPr="0089049F" w:rsidDel="001E709A">
            <w:rPr>
              <w:rFonts w:eastAsia="Times New Roman" w:cs="Times New Roman"/>
              <w:szCs w:val="20"/>
              <w:rPrChange w:id="3481" w:author="Teera Piyakunakorn" w:date="2013-06-30T20:08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delText xml:space="preserve">as specified in T1, T2, T3, </w:delText>
          </w:r>
          <w:r w:rsidRPr="0089049F" w:rsidDel="001E709A">
            <w:rPr>
              <w:rFonts w:eastAsia="Times New Roman" w:cs="Times New Roman"/>
              <w:szCs w:val="20"/>
              <w:rPrChange w:id="3482" w:author="Teera Piyakunakorn" w:date="2013-06-30T20:08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  <w:delText>0,5</w:delText>
          </w:r>
        </w:del>
      </w:ins>
    </w:p>
    <w:p w14:paraId="092AA3C4" w14:textId="36252806" w:rsidR="004A086C" w:rsidRPr="0089049F" w:rsidDel="001E709A" w:rsidRDefault="004A086C">
      <w:pPr>
        <w:tabs>
          <w:tab w:val="left" w:pos="709"/>
          <w:tab w:val="left" w:pos="8789"/>
        </w:tabs>
        <w:rPr>
          <w:ins w:id="3483" w:author="Wolfgang J. Toechterle" w:date="2013-06-22T11:15:00Z"/>
          <w:del w:id="3484" w:author="Kinder" w:date="2013-06-29T15:05:00Z"/>
          <w:rFonts w:eastAsia="Times New Roman" w:cs="Times New Roman"/>
          <w:szCs w:val="20"/>
          <w:rPrChange w:id="3485" w:author="Teera Piyakunakorn" w:date="2013-06-30T20:08:00Z">
            <w:rPr>
              <w:ins w:id="3486" w:author="Wolfgang J. Toechterle" w:date="2013-06-22T11:15:00Z"/>
              <w:del w:id="3487" w:author="Kinder" w:date="2013-06-29T15:05:00Z"/>
              <w:rFonts w:eastAsia="Times New Roman" w:cs="Times New Roman"/>
              <w:szCs w:val="20"/>
            </w:rPr>
          </w:rPrChange>
        </w:rPr>
        <w:pPrChange w:id="3488" w:author="Wolfgang J. Toechterle" w:date="2013-06-22T11:16:00Z">
          <w:pPr>
            <w:tabs>
              <w:tab w:val="left" w:pos="1360"/>
              <w:tab w:val="left" w:pos="7227"/>
            </w:tabs>
            <w:ind w:left="93"/>
          </w:pPr>
        </w:pPrChange>
      </w:pPr>
      <w:ins w:id="3489" w:author="Wolfgang J. Toechterle" w:date="2013-06-22T11:15:00Z">
        <w:del w:id="3490" w:author="Kinder" w:date="2013-06-29T15:05:00Z">
          <w:r w:rsidRPr="0089049F" w:rsidDel="001E709A">
            <w:rPr>
              <w:rFonts w:eastAsia="Times New Roman" w:cs="Times New Roman"/>
              <w:szCs w:val="20"/>
              <w:rPrChange w:id="3491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492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Colour mode of the Logo as specified in all task</w:delText>
          </w:r>
          <w:r w:rsidRPr="0089049F" w:rsidDel="001E709A">
            <w:rPr>
              <w:rFonts w:eastAsia="Times New Roman" w:cs="Times New Roman"/>
              <w:szCs w:val="20"/>
              <w:rPrChange w:id="3493" w:author="Teera Piyakunakorn" w:date="2013-06-30T20:08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  <w:delText>0,75</w:delText>
          </w:r>
        </w:del>
      </w:ins>
    </w:p>
    <w:p w14:paraId="43D94CCA" w14:textId="3465A269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494" w:author="Wolfgang J. Toechterle" w:date="2013-06-22T11:15:00Z"/>
          <w:del w:id="3495" w:author="Kinder" w:date="2013-06-29T15:05:00Z"/>
          <w:rFonts w:eastAsia="Times New Roman" w:cs="Times New Roman"/>
          <w:szCs w:val="20"/>
          <w:rPrChange w:id="3496" w:author="Teera Piyakunakorn" w:date="2013-06-30T20:08:00Z">
            <w:rPr>
              <w:ins w:id="3497" w:author="Wolfgang J. Toechterle" w:date="2013-06-22T11:15:00Z"/>
              <w:del w:id="3498" w:author="Kinder" w:date="2013-06-29T15:05:00Z"/>
              <w:rFonts w:eastAsia="Times New Roman" w:cs="Times New Roman"/>
              <w:szCs w:val="20"/>
            </w:rPr>
          </w:rPrChange>
        </w:rPr>
        <w:pPrChange w:id="349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00" w:author="Wolfgang J. Toechterle" w:date="2013-06-22T11:15:00Z">
        <w:del w:id="3501" w:author="Kinder" w:date="2013-06-29T15:05:00Z">
          <w:r w:rsidRPr="0089049F" w:rsidDel="001E709A">
            <w:rPr>
              <w:rFonts w:eastAsia="Times New Roman" w:cs="Times New Roman"/>
              <w:szCs w:val="20"/>
              <w:rPrChange w:id="3502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50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Image or element dimensions as specified in the task 3</w:delText>
          </w:r>
          <w:r w:rsidRPr="0089049F" w:rsidDel="001E709A">
            <w:rPr>
              <w:rFonts w:eastAsia="Times New Roman" w:cs="Times New Roman"/>
              <w:szCs w:val="20"/>
              <w:rPrChange w:id="3504" w:author="Teera Piyakunakorn" w:date="2013-06-30T20:08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0263B485" w14:textId="7C403208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05" w:author="Wolfgang J. Toechterle" w:date="2013-06-22T11:15:00Z"/>
          <w:del w:id="3506" w:author="Kinder" w:date="2013-06-29T15:05:00Z"/>
          <w:rFonts w:eastAsia="Times New Roman" w:cs="Times New Roman"/>
          <w:szCs w:val="20"/>
          <w:rPrChange w:id="3507" w:author="Teera Piyakunakorn" w:date="2013-06-30T20:08:00Z">
            <w:rPr>
              <w:ins w:id="3508" w:author="Wolfgang J. Toechterle" w:date="2013-06-22T11:15:00Z"/>
              <w:del w:id="3509" w:author="Kinder" w:date="2013-06-29T15:05:00Z"/>
              <w:rFonts w:eastAsia="Times New Roman" w:cs="Times New Roman"/>
              <w:szCs w:val="20"/>
            </w:rPr>
          </w:rPrChange>
        </w:rPr>
        <w:pPrChange w:id="351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11" w:author="Wolfgang J. Toechterle" w:date="2013-06-22T11:15:00Z">
        <w:del w:id="3512" w:author="Kinder" w:date="2013-06-29T15:05:00Z">
          <w:r w:rsidRPr="0089049F" w:rsidDel="001E709A">
            <w:rPr>
              <w:rFonts w:eastAsia="Times New Roman" w:cs="Times New Roman"/>
              <w:szCs w:val="20"/>
              <w:rPrChange w:id="351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514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Final dimensions of layout as specified in the task 2 and 3</w:delText>
          </w:r>
          <w:r w:rsidRPr="0089049F" w:rsidDel="001E709A">
            <w:rPr>
              <w:rFonts w:eastAsia="Times New Roman" w:cs="Times New Roman"/>
              <w:szCs w:val="20"/>
              <w:rPrChange w:id="3515" w:author="Teera Piyakunakorn" w:date="2013-06-30T20:08:00Z">
                <w:rPr>
                  <w:rFonts w:asciiTheme="minorHAnsi" w:eastAsia="Times New Roman" w:hAnsiTheme="minorHAnsi" w:cs="Times New Roman"/>
                  <w:color w:val="000000"/>
                  <w:szCs w:val="20"/>
                </w:rPr>
              </w:rPrChange>
            </w:rPr>
            <w:tab/>
            <w:delText>0,25</w:delText>
          </w:r>
        </w:del>
      </w:ins>
    </w:p>
    <w:p w14:paraId="461106EB" w14:textId="592DEC5D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16" w:author="Wolfgang J. Toechterle" w:date="2013-06-22T11:15:00Z"/>
          <w:del w:id="3517" w:author="Kinder" w:date="2013-06-29T15:05:00Z"/>
          <w:rFonts w:eastAsia="Times New Roman" w:cs="Times New Roman"/>
          <w:szCs w:val="20"/>
          <w:rPrChange w:id="3518" w:author="Teera Piyakunakorn" w:date="2013-06-30T20:08:00Z">
            <w:rPr>
              <w:ins w:id="3519" w:author="Wolfgang J. Toechterle" w:date="2013-06-22T11:15:00Z"/>
              <w:del w:id="3520" w:author="Kinder" w:date="2013-06-29T15:05:00Z"/>
              <w:rFonts w:eastAsia="Times New Roman" w:cs="Times New Roman"/>
              <w:szCs w:val="20"/>
            </w:rPr>
          </w:rPrChange>
        </w:rPr>
        <w:pPrChange w:id="352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22" w:author="Wolfgang J. Toechterle" w:date="2013-06-22T11:15:00Z">
        <w:del w:id="3523" w:author="Kinder" w:date="2013-06-29T15:05:00Z">
          <w:r w:rsidRPr="0089049F" w:rsidDel="001E709A">
            <w:rPr>
              <w:rFonts w:eastAsia="Times New Roman" w:cs="Times New Roman"/>
              <w:szCs w:val="20"/>
              <w:rPrChange w:id="3524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525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All required text is present in all task</w:delText>
          </w:r>
          <w:r w:rsidRPr="0089049F" w:rsidDel="001E709A">
            <w:rPr>
              <w:rFonts w:eastAsia="Times New Roman" w:cs="Times New Roman"/>
              <w:szCs w:val="20"/>
              <w:rPrChange w:id="3526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0,5</w:delText>
          </w:r>
        </w:del>
      </w:ins>
    </w:p>
    <w:p w14:paraId="16432C7C" w14:textId="0D83CD08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27" w:author="Wolfgang J. Toechterle" w:date="2013-06-22T11:15:00Z"/>
          <w:del w:id="3528" w:author="Kinder" w:date="2013-06-29T15:05:00Z"/>
          <w:rFonts w:eastAsia="Times New Roman" w:cs="Times New Roman"/>
          <w:szCs w:val="20"/>
          <w:rPrChange w:id="3529" w:author="Teera Piyakunakorn" w:date="2013-06-30T20:08:00Z">
            <w:rPr>
              <w:ins w:id="3530" w:author="Wolfgang J. Toechterle" w:date="2013-06-22T11:15:00Z"/>
              <w:del w:id="3531" w:author="Kinder" w:date="2013-06-29T15:05:00Z"/>
              <w:rFonts w:eastAsia="Times New Roman" w:cs="Times New Roman"/>
              <w:szCs w:val="20"/>
            </w:rPr>
          </w:rPrChange>
        </w:rPr>
        <w:pPrChange w:id="353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33" w:author="Wolfgang J. Toechterle" w:date="2013-06-22T11:15:00Z">
        <w:del w:id="3534" w:author="Kinder" w:date="2013-06-29T15:05:00Z">
          <w:r w:rsidRPr="0089049F" w:rsidDel="001E709A">
            <w:rPr>
              <w:rFonts w:eastAsia="Times New Roman" w:cs="Times New Roman"/>
              <w:szCs w:val="20"/>
              <w:rPrChange w:id="3535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536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All required elements are present in the task 2, 3 and 4</w:delText>
          </w:r>
          <w:r w:rsidRPr="0089049F" w:rsidDel="001E709A">
            <w:rPr>
              <w:rFonts w:eastAsia="Times New Roman" w:cs="Times New Roman"/>
              <w:szCs w:val="20"/>
              <w:rPrChange w:id="3537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21DEBE9B" w14:textId="145D74F7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38" w:author="Wolfgang J. Toechterle" w:date="2013-06-22T11:18:00Z"/>
          <w:del w:id="3539" w:author="Kinder" w:date="2013-06-29T15:05:00Z"/>
          <w:rFonts w:eastAsia="Times New Roman" w:cs="Times New Roman"/>
          <w:szCs w:val="20"/>
          <w:rPrChange w:id="3540" w:author="Teera Piyakunakorn" w:date="2013-06-30T20:08:00Z">
            <w:rPr>
              <w:ins w:id="3541" w:author="Wolfgang J. Toechterle" w:date="2013-06-22T11:18:00Z"/>
              <w:del w:id="3542" w:author="Kinder" w:date="2013-06-29T15:05:00Z"/>
              <w:rFonts w:eastAsia="Times New Roman" w:cs="Times New Roman"/>
              <w:szCs w:val="20"/>
            </w:rPr>
          </w:rPrChange>
        </w:rPr>
        <w:pPrChange w:id="354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2A0E43A0" w14:textId="1421E5FB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44" w:author="Wolfgang J. Toechterle" w:date="2013-06-22T11:15:00Z"/>
          <w:del w:id="3545" w:author="Kinder" w:date="2013-06-29T15:05:00Z"/>
          <w:rFonts w:eastAsia="Times New Roman" w:cs="Times New Roman"/>
          <w:szCs w:val="20"/>
          <w:highlight w:val="lightGray"/>
          <w:rPrChange w:id="3546" w:author="Teera Piyakunakorn" w:date="2013-06-30T20:08:00Z">
            <w:rPr>
              <w:ins w:id="3547" w:author="Wolfgang J. Toechterle" w:date="2013-06-22T11:15:00Z"/>
              <w:del w:id="3548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49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50" w:author="Wolfgang J. Toechterle" w:date="2013-06-22T11:15:00Z">
        <w:del w:id="3551" w:author="Kinder" w:date="2013-06-29T15:05:00Z">
          <w:r w:rsidRPr="0089049F" w:rsidDel="001E709A">
            <w:rPr>
              <w:rFonts w:eastAsia="Times New Roman" w:cs="Times New Roman"/>
              <w:szCs w:val="20"/>
              <w:highlight w:val="lightGray"/>
              <w:rPrChange w:id="3552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D2</w:delText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55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55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555" w:author="Wolfgang J. Toechterle" w:date="2013-06-22T11:55:00Z">
        <w:del w:id="3556" w:author="Kinder" w:date="2013-06-29T15:05:00Z">
          <w:r w:rsidR="00510F1B" w:rsidRPr="0089049F" w:rsidDel="001E709A">
            <w:rPr>
              <w:rFonts w:eastAsia="Times New Roman" w:cs="Times New Roman"/>
              <w:szCs w:val="20"/>
              <w:highlight w:val="lightGray"/>
              <w:rPrChange w:id="3557" w:author="Teera Piyakunakorn" w:date="2013-06-30T20:08:00Z">
                <w:rPr>
                  <w:rFonts w:eastAsia="Times New Roman" w:cs="Times New Roman"/>
                  <w:color w:val="000000"/>
                  <w:szCs w:val="20"/>
                  <w:highlight w:val="lightGray"/>
                </w:rPr>
              </w:rPrChange>
            </w:rPr>
            <w:delText>2</w:delText>
          </w:r>
        </w:del>
      </w:ins>
    </w:p>
    <w:p w14:paraId="00451BE8" w14:textId="6722F520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58" w:author="Wolfgang J. Toechterle" w:date="2013-06-22T11:15:00Z"/>
          <w:del w:id="3559" w:author="Kinder" w:date="2013-06-29T15:05:00Z"/>
          <w:rFonts w:eastAsia="Times New Roman" w:cs="Times New Roman"/>
          <w:szCs w:val="20"/>
          <w:rPrChange w:id="3560" w:author="Teera Piyakunakorn" w:date="2013-06-30T20:08:00Z">
            <w:rPr>
              <w:ins w:id="3561" w:author="Wolfgang J. Toechterle" w:date="2013-06-22T11:15:00Z"/>
              <w:del w:id="3562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63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64" w:author="Wolfgang J. Toechterle" w:date="2013-06-22T11:15:00Z">
        <w:del w:id="3565" w:author="Kinder" w:date="2013-06-29T15:05:00Z">
          <w:r w:rsidRPr="0089049F" w:rsidDel="001E709A">
            <w:rPr>
              <w:rFonts w:eastAsia="Times New Roman" w:cs="Times New Roman"/>
              <w:szCs w:val="20"/>
              <w:rPrChange w:id="3566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56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Mounting printouts on board for presentation</w:delText>
          </w:r>
          <w:r w:rsidRPr="0089049F" w:rsidDel="001E709A">
            <w:rPr>
              <w:rFonts w:eastAsia="Times New Roman" w:cs="Times New Roman"/>
              <w:szCs w:val="20"/>
              <w:rPrChange w:id="3568" w:author="Teera Piyakunakorn" w:date="2013-06-30T20:08:00Z">
                <w:rPr>
                  <w:rFonts w:eastAsia="Times New Roman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764C5165" w14:textId="6FF9FA0D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69" w:author="Wolfgang J. Toechterle" w:date="2013-06-22T11:15:00Z"/>
          <w:del w:id="3570" w:author="Kinder" w:date="2013-06-29T15:05:00Z"/>
          <w:rFonts w:eastAsia="Times New Roman" w:cs="Times New Roman"/>
          <w:szCs w:val="20"/>
          <w:rPrChange w:id="3571" w:author="Teera Piyakunakorn" w:date="2013-06-30T20:08:00Z">
            <w:rPr>
              <w:ins w:id="3572" w:author="Wolfgang J. Toechterle" w:date="2013-06-22T11:15:00Z"/>
              <w:del w:id="3573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7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75" w:author="Wolfgang J. Toechterle" w:date="2013-06-22T11:15:00Z">
        <w:del w:id="3576" w:author="Kinder" w:date="2013-06-29T15:05:00Z">
          <w:r w:rsidRPr="0089049F" w:rsidDel="001E709A">
            <w:rPr>
              <w:rFonts w:eastAsia="Times New Roman" w:cs="Times New Roman"/>
              <w:szCs w:val="20"/>
              <w:rPrChange w:id="357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578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Supply of printouts only</w:delText>
          </w:r>
          <w:r w:rsidRPr="0089049F" w:rsidDel="001E709A">
            <w:rPr>
              <w:rFonts w:eastAsia="Times New Roman" w:cs="Times New Roman"/>
              <w:szCs w:val="20"/>
              <w:rPrChange w:id="3579" w:author="Teera Piyakunakorn" w:date="2013-06-30T20:08:00Z">
                <w:rPr>
                  <w:rFonts w:eastAsia="Times New Roman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165A50E9" w14:textId="63FAB08B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80" w:author="Wolfgang J. Toechterle" w:date="2013-06-22T11:18:00Z"/>
          <w:del w:id="3581" w:author="Kinder" w:date="2013-06-29T15:05:00Z"/>
          <w:rFonts w:eastAsia="Times New Roman" w:cs="Times New Roman"/>
          <w:szCs w:val="20"/>
          <w:rPrChange w:id="3582" w:author="Teera Piyakunakorn" w:date="2013-06-30T20:08:00Z">
            <w:rPr>
              <w:ins w:id="3583" w:author="Wolfgang J. Toechterle" w:date="2013-06-22T11:18:00Z"/>
              <w:del w:id="3584" w:author="Kinder" w:date="2013-06-29T15:05:00Z"/>
              <w:rFonts w:eastAsia="Times New Roman" w:cs="Times New Roman"/>
              <w:szCs w:val="20"/>
            </w:rPr>
          </w:rPrChange>
        </w:rPr>
        <w:pPrChange w:id="358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68DB7FC9" w14:textId="69D1EB05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586" w:author="Wolfgang J. Toechterle" w:date="2013-06-22T11:15:00Z"/>
          <w:del w:id="3587" w:author="Kinder" w:date="2013-06-29T15:05:00Z"/>
          <w:rFonts w:eastAsia="Times New Roman" w:cs="Times New Roman"/>
          <w:szCs w:val="20"/>
          <w:highlight w:val="lightGray"/>
          <w:rPrChange w:id="3588" w:author="Teera Piyakunakorn" w:date="2013-06-30T20:08:00Z">
            <w:rPr>
              <w:ins w:id="3589" w:author="Wolfgang J. Toechterle" w:date="2013-06-22T11:15:00Z"/>
              <w:del w:id="3590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59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592" w:author="Wolfgang J. Toechterle" w:date="2013-06-22T11:15:00Z">
        <w:del w:id="3593" w:author="Kinder" w:date="2013-06-29T15:05:00Z">
          <w:r w:rsidRPr="0089049F" w:rsidDel="001E709A">
            <w:rPr>
              <w:rFonts w:eastAsia="Times New Roman" w:cs="Times New Roman"/>
              <w:szCs w:val="20"/>
              <w:highlight w:val="lightGray"/>
              <w:rPrChange w:id="3594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E2</w:delText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595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596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597" w:author="Wolfgang J. Toechterle" w:date="2013-06-22T11:55:00Z">
        <w:del w:id="3598" w:author="Kinder" w:date="2013-06-29T15:05:00Z">
          <w:r w:rsidR="00510F1B" w:rsidRPr="0089049F" w:rsidDel="001E709A">
            <w:rPr>
              <w:rFonts w:eastAsia="Times New Roman" w:cs="Times New Roman"/>
              <w:szCs w:val="20"/>
              <w:highlight w:val="lightGray"/>
              <w:rPrChange w:id="3599" w:author="Teera Piyakunakorn" w:date="2013-06-30T20:08:00Z">
                <w:rPr>
                  <w:rFonts w:eastAsia="Times New Roman" w:cs="Times New Roman"/>
                  <w:color w:val="000000"/>
                  <w:szCs w:val="20"/>
                  <w:highlight w:val="lightGray"/>
                </w:rPr>
              </w:rPrChange>
            </w:rPr>
            <w:delText>4</w:delText>
          </w:r>
        </w:del>
      </w:ins>
    </w:p>
    <w:p w14:paraId="47C2200E" w14:textId="16347CEC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00" w:author="Wolfgang J. Toechterle" w:date="2013-06-22T11:15:00Z"/>
          <w:del w:id="3601" w:author="Kinder" w:date="2013-06-29T15:05:00Z"/>
          <w:rFonts w:eastAsia="Times New Roman" w:cs="Times New Roman"/>
          <w:szCs w:val="20"/>
          <w:rPrChange w:id="3602" w:author="Teera Piyakunakorn" w:date="2013-06-30T20:08:00Z">
            <w:rPr>
              <w:ins w:id="3603" w:author="Wolfgang J. Toechterle" w:date="2013-06-22T11:15:00Z"/>
              <w:del w:id="3604" w:author="Kinder" w:date="2013-06-29T15:05:00Z"/>
              <w:rFonts w:eastAsia="Times New Roman" w:cs="Times New Roman"/>
              <w:szCs w:val="20"/>
            </w:rPr>
          </w:rPrChange>
        </w:rPr>
        <w:pPrChange w:id="360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06" w:author="Wolfgang J. Toechterle" w:date="2013-06-22T11:15:00Z">
        <w:del w:id="3607" w:author="Kinder" w:date="2013-06-29T15:05:00Z">
          <w:r w:rsidRPr="0089049F" w:rsidDel="001E709A">
            <w:rPr>
              <w:rFonts w:eastAsia="Times New Roman" w:cs="Times New Roman"/>
              <w:szCs w:val="20"/>
              <w:rPrChange w:id="3608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609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Bleed value applied in PDF as specified in the task</w:delText>
          </w:r>
          <w:r w:rsidRPr="0089049F" w:rsidDel="001E709A">
            <w:rPr>
              <w:rFonts w:eastAsia="Times New Roman" w:cs="Times New Roman"/>
              <w:szCs w:val="20"/>
              <w:rPrChange w:id="3610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0,5</w:delText>
          </w:r>
        </w:del>
      </w:ins>
    </w:p>
    <w:p w14:paraId="7D549159" w14:textId="3C7041ED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11" w:author="Wolfgang J. Toechterle" w:date="2013-06-22T11:15:00Z"/>
          <w:del w:id="3612" w:author="Kinder" w:date="2013-06-29T15:05:00Z"/>
          <w:rFonts w:eastAsia="Times New Roman" w:cs="Times New Roman"/>
          <w:szCs w:val="20"/>
          <w:rPrChange w:id="3613" w:author="Teera Piyakunakorn" w:date="2013-06-30T20:08:00Z">
            <w:rPr>
              <w:ins w:id="3614" w:author="Wolfgang J. Toechterle" w:date="2013-06-22T11:15:00Z"/>
              <w:del w:id="3615" w:author="Kinder" w:date="2013-06-29T15:05:00Z"/>
              <w:rFonts w:eastAsia="Times New Roman" w:cs="Times New Roman"/>
              <w:szCs w:val="20"/>
            </w:rPr>
          </w:rPrChange>
        </w:rPr>
        <w:pPrChange w:id="361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17" w:author="Wolfgang J. Toechterle" w:date="2013-06-22T11:15:00Z">
        <w:del w:id="3618" w:author="Kinder" w:date="2013-06-29T15:05:00Z">
          <w:r w:rsidRPr="0089049F" w:rsidDel="001E709A">
            <w:rPr>
              <w:rFonts w:eastAsia="Times New Roman" w:cs="Times New Roman"/>
              <w:szCs w:val="20"/>
              <w:rPrChange w:id="3619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620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Folding lines, trim and registration marks supplied as specified in the task</w:delText>
          </w:r>
          <w:r w:rsidRPr="0089049F" w:rsidDel="001E709A">
            <w:rPr>
              <w:rFonts w:eastAsia="Times New Roman" w:cs="Times New Roman"/>
              <w:szCs w:val="20"/>
              <w:rPrChange w:id="3621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0,5</w:delText>
          </w:r>
        </w:del>
      </w:ins>
    </w:p>
    <w:p w14:paraId="3059027D" w14:textId="1164ABDB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22" w:author="Wolfgang J. Toechterle" w:date="2013-06-22T11:15:00Z"/>
          <w:del w:id="3623" w:author="Kinder" w:date="2013-06-29T15:05:00Z"/>
          <w:rFonts w:eastAsia="Times New Roman" w:cs="Times New Roman"/>
          <w:szCs w:val="20"/>
          <w:rPrChange w:id="3624" w:author="Teera Piyakunakorn" w:date="2013-06-30T20:08:00Z">
            <w:rPr>
              <w:ins w:id="3625" w:author="Wolfgang J. Toechterle" w:date="2013-06-22T11:15:00Z"/>
              <w:del w:id="3626" w:author="Kinder" w:date="2013-06-29T15:05:00Z"/>
              <w:rFonts w:eastAsia="Times New Roman" w:cs="Times New Roman"/>
              <w:szCs w:val="20"/>
            </w:rPr>
          </w:rPrChange>
        </w:rPr>
        <w:pPrChange w:id="362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28" w:author="Wolfgang J. Toechterle" w:date="2013-06-22T11:15:00Z">
        <w:del w:id="3629" w:author="Kinder" w:date="2013-06-29T15:05:00Z">
          <w:r w:rsidRPr="0089049F" w:rsidDel="001E709A">
            <w:rPr>
              <w:rFonts w:eastAsia="Times New Roman" w:cs="Times New Roman"/>
              <w:szCs w:val="20"/>
              <w:rPrChange w:id="3630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631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Trapping value applied in</w:delText>
          </w:r>
          <w:r w:rsidR="00B04CCA" w:rsidRPr="0089049F" w:rsidDel="001E709A">
            <w:rPr>
              <w:rFonts w:eastAsia="Times New Roman" w:cs="Times New Roman"/>
              <w:szCs w:val="20"/>
              <w:rPrChange w:id="3632" w:author="Teera Piyakunakorn" w:date="2013-06-30T20:08:00Z">
                <w:rPr>
                  <w:rFonts w:eastAsia="Times New Roman" w:cs="Times New Roman"/>
                  <w:color w:val="000000"/>
                  <w:szCs w:val="20"/>
                </w:rPr>
              </w:rPrChange>
            </w:rPr>
            <w:delText xml:space="preserve"> the </w:delText>
          </w:r>
          <w:r w:rsidRPr="0089049F" w:rsidDel="001E709A">
            <w:rPr>
              <w:rFonts w:eastAsia="Times New Roman" w:cs="Times New Roman"/>
              <w:szCs w:val="20"/>
              <w:rPrChange w:id="3633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file as specified in the task</w:delText>
          </w:r>
          <w:r w:rsidRPr="0089049F" w:rsidDel="001E709A">
            <w:rPr>
              <w:rFonts w:eastAsia="Times New Roman" w:cs="Times New Roman"/>
              <w:szCs w:val="20"/>
              <w:rPrChange w:id="363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0,75</w:delText>
          </w:r>
        </w:del>
      </w:ins>
    </w:p>
    <w:p w14:paraId="61C13253" w14:textId="18878774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35" w:author="Wolfgang J. Toechterle" w:date="2013-06-22T11:15:00Z"/>
          <w:del w:id="3636" w:author="Kinder" w:date="2013-06-29T15:05:00Z"/>
          <w:rFonts w:eastAsia="Times New Roman" w:cs="Times New Roman"/>
          <w:szCs w:val="20"/>
          <w:rPrChange w:id="3637" w:author="Teera Piyakunakorn" w:date="2013-06-30T20:08:00Z">
            <w:rPr>
              <w:ins w:id="3638" w:author="Wolfgang J. Toechterle" w:date="2013-06-22T11:15:00Z"/>
              <w:del w:id="3639" w:author="Kinder" w:date="2013-06-29T15:05:00Z"/>
              <w:rFonts w:eastAsia="Times New Roman" w:cs="Times New Roman"/>
              <w:szCs w:val="20"/>
            </w:rPr>
          </w:rPrChange>
        </w:rPr>
        <w:pPrChange w:id="364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41" w:author="Wolfgang J. Toechterle" w:date="2013-06-22T11:15:00Z">
        <w:del w:id="3642" w:author="Kinder" w:date="2013-06-29T15:05:00Z">
          <w:r w:rsidRPr="0089049F" w:rsidDel="001E709A">
            <w:rPr>
              <w:rFonts w:eastAsia="Times New Roman" w:cs="Times New Roman"/>
              <w:szCs w:val="20"/>
              <w:rPrChange w:id="364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644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Overprinting applied in layout file in PDF as specified in the task</w:delText>
          </w:r>
          <w:r w:rsidRPr="0089049F" w:rsidDel="001E709A">
            <w:rPr>
              <w:rFonts w:eastAsia="Times New Roman" w:cs="Times New Roman"/>
              <w:szCs w:val="20"/>
              <w:rPrChange w:id="364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0,5</w:delText>
          </w:r>
        </w:del>
      </w:ins>
    </w:p>
    <w:p w14:paraId="4BB48DD7" w14:textId="778BD053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46" w:author="Wolfgang J. Toechterle" w:date="2013-06-22T11:15:00Z"/>
          <w:del w:id="3647" w:author="Kinder" w:date="2013-06-29T15:05:00Z"/>
          <w:rFonts w:eastAsia="Times New Roman" w:cs="Times New Roman"/>
          <w:szCs w:val="20"/>
          <w:rPrChange w:id="3648" w:author="Teera Piyakunakorn" w:date="2013-06-30T20:08:00Z">
            <w:rPr>
              <w:ins w:id="3649" w:author="Wolfgang J. Toechterle" w:date="2013-06-22T11:15:00Z"/>
              <w:del w:id="3650" w:author="Kinder" w:date="2013-06-29T15:05:00Z"/>
              <w:rFonts w:eastAsia="Times New Roman" w:cs="Times New Roman"/>
              <w:szCs w:val="20"/>
            </w:rPr>
          </w:rPrChange>
        </w:rPr>
        <w:pPrChange w:id="3651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52" w:author="Wolfgang J. Toechterle" w:date="2013-06-22T11:15:00Z">
        <w:del w:id="3653" w:author="Kinder" w:date="2013-06-29T15:05:00Z">
          <w:r w:rsidRPr="0089049F" w:rsidDel="001E709A">
            <w:rPr>
              <w:rFonts w:eastAsia="Times New Roman" w:cs="Times New Roman"/>
              <w:szCs w:val="20"/>
              <w:rPrChange w:id="3654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65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Spot and CMYK colours used in PDF file as specified in the task</w:delText>
          </w:r>
          <w:r w:rsidRPr="0089049F" w:rsidDel="001E709A">
            <w:rPr>
              <w:rFonts w:eastAsia="Times New Roman" w:cs="Times New Roman"/>
              <w:szCs w:val="20"/>
              <w:rPrChange w:id="3656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68B25C53" w14:textId="313664A7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57" w:author="Wolfgang J. Toechterle" w:date="2013-06-22T11:15:00Z"/>
          <w:del w:id="3658" w:author="Kinder" w:date="2013-06-29T15:05:00Z"/>
          <w:rFonts w:eastAsia="Times New Roman" w:cs="Times New Roman"/>
          <w:szCs w:val="20"/>
          <w:rPrChange w:id="3659" w:author="Teera Piyakunakorn" w:date="2013-06-30T20:08:00Z">
            <w:rPr>
              <w:ins w:id="3660" w:author="Wolfgang J. Toechterle" w:date="2013-06-22T11:15:00Z"/>
              <w:del w:id="3661" w:author="Kinder" w:date="2013-06-29T15:05:00Z"/>
              <w:rFonts w:eastAsia="Times New Roman" w:cs="Times New Roman"/>
              <w:szCs w:val="20"/>
            </w:rPr>
          </w:rPrChange>
        </w:rPr>
        <w:pPrChange w:id="3662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63" w:author="Wolfgang J. Toechterle" w:date="2013-06-22T11:15:00Z">
        <w:del w:id="3664" w:author="Kinder" w:date="2013-06-29T15:05:00Z">
          <w:r w:rsidRPr="0089049F" w:rsidDel="001E709A">
            <w:rPr>
              <w:rFonts w:eastAsia="Times New Roman" w:cs="Times New Roman"/>
              <w:szCs w:val="20"/>
              <w:rPrChange w:id="366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666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Die</w:delText>
          </w:r>
        </w:del>
        <w:del w:id="3667" w:author="Kinder" w:date="2013-06-29T12:17:00Z">
          <w:r w:rsidRPr="0089049F" w:rsidDel="00322373">
            <w:rPr>
              <w:rFonts w:eastAsia="Times New Roman" w:cs="Times New Roman"/>
              <w:szCs w:val="20"/>
              <w:rPrChange w:id="3668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>line</w:delText>
          </w:r>
        </w:del>
        <w:del w:id="3669" w:author="Kinder" w:date="2013-06-29T15:05:00Z">
          <w:r w:rsidRPr="0089049F" w:rsidDel="001E709A">
            <w:rPr>
              <w:rFonts w:eastAsia="Times New Roman" w:cs="Times New Roman"/>
              <w:szCs w:val="20"/>
              <w:rPrChange w:id="3670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supplied as specified in the task 4</w:delText>
          </w:r>
          <w:r w:rsidRPr="0089049F" w:rsidDel="001E709A">
            <w:rPr>
              <w:rFonts w:eastAsia="Times New Roman" w:cs="Times New Roman"/>
              <w:szCs w:val="20"/>
              <w:rPrChange w:id="3671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0,5</w:delText>
          </w:r>
        </w:del>
      </w:ins>
    </w:p>
    <w:p w14:paraId="1D8CD996" w14:textId="23347B14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72" w:author="Wolfgang J. Toechterle" w:date="2013-06-22T11:15:00Z"/>
          <w:del w:id="3673" w:author="Kinder" w:date="2013-06-29T15:05:00Z"/>
          <w:rFonts w:eastAsia="Times New Roman" w:cs="Times New Roman"/>
          <w:szCs w:val="20"/>
          <w:rPrChange w:id="3674" w:author="Teera Piyakunakorn" w:date="2013-06-30T20:08:00Z">
            <w:rPr>
              <w:ins w:id="3675" w:author="Wolfgang J. Toechterle" w:date="2013-06-22T11:15:00Z"/>
              <w:del w:id="3676" w:author="Kinder" w:date="2013-06-29T15:05:00Z"/>
              <w:rFonts w:eastAsia="Times New Roman" w:cs="Times New Roman"/>
              <w:szCs w:val="20"/>
            </w:rPr>
          </w:rPrChange>
        </w:rPr>
        <w:pPrChange w:id="367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678" w:author="Wolfgang J. Toechterle" w:date="2013-06-22T11:15:00Z">
        <w:del w:id="3679" w:author="Kinder" w:date="2013-06-29T15:05:00Z">
          <w:r w:rsidRPr="0089049F" w:rsidDel="001E709A">
            <w:rPr>
              <w:rFonts w:eastAsia="Times New Roman" w:cs="Times New Roman"/>
              <w:szCs w:val="20"/>
              <w:rPrChange w:id="3680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681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 xml:space="preserve">Use of spot </w:delText>
          </w:r>
        </w:del>
      </w:ins>
      <w:ins w:id="3682" w:author="Wolfgang J. Toechterle" w:date="2013-06-22T11:52:00Z">
        <w:del w:id="3683" w:author="Kinder" w:date="2013-06-29T15:05:00Z">
          <w:r w:rsidR="00510F1B" w:rsidRPr="0089049F" w:rsidDel="001E709A">
            <w:rPr>
              <w:rFonts w:eastAsia="Times New Roman" w:cs="Times New Roman"/>
              <w:szCs w:val="20"/>
              <w:rPrChange w:id="3684" w:author="Teera Piyakunakorn" w:date="2013-06-30T20:08:00Z">
                <w:rPr>
                  <w:rFonts w:eastAsia="Times New Roman" w:cs="Times New Roman"/>
                  <w:color w:val="000000"/>
                  <w:szCs w:val="20"/>
                </w:rPr>
              </w:rPrChange>
            </w:rPr>
            <w:delText>colour</w:delText>
          </w:r>
        </w:del>
      </w:ins>
      <w:ins w:id="3685" w:author="Wolfgang J. Toechterle" w:date="2013-06-22T11:15:00Z">
        <w:del w:id="3686" w:author="Kinder" w:date="2013-06-29T15:05:00Z">
          <w:r w:rsidRPr="0089049F" w:rsidDel="001E709A">
            <w:rPr>
              <w:rFonts w:eastAsia="Times New Roman" w:cs="Times New Roman"/>
              <w:szCs w:val="20"/>
              <w:rPrChange w:id="3687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delText xml:space="preserve"> "varnish" in task 4</w:delText>
          </w:r>
          <w:r w:rsidRPr="0089049F" w:rsidDel="001E709A">
            <w:rPr>
              <w:rFonts w:eastAsia="Times New Roman" w:cs="Times New Roman"/>
              <w:szCs w:val="20"/>
              <w:rPrChange w:id="3688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0,25</w:delText>
          </w:r>
        </w:del>
      </w:ins>
    </w:p>
    <w:p w14:paraId="3AC44365" w14:textId="2F62809D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89" w:author="Wolfgang J. Toechterle" w:date="2013-06-22T11:18:00Z"/>
          <w:del w:id="3690" w:author="Kinder" w:date="2013-06-29T15:05:00Z"/>
          <w:rFonts w:eastAsia="Times New Roman" w:cs="Times New Roman"/>
          <w:szCs w:val="20"/>
          <w:rPrChange w:id="3691" w:author="Teera Piyakunakorn" w:date="2013-06-30T20:08:00Z">
            <w:rPr>
              <w:ins w:id="3692" w:author="Wolfgang J. Toechterle" w:date="2013-06-22T11:18:00Z"/>
              <w:del w:id="3693" w:author="Kinder" w:date="2013-06-29T15:05:00Z"/>
              <w:rFonts w:eastAsia="Times New Roman" w:cs="Times New Roman"/>
              <w:szCs w:val="20"/>
            </w:rPr>
          </w:rPrChange>
        </w:rPr>
        <w:pPrChange w:id="369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</w:p>
    <w:p w14:paraId="3F840584" w14:textId="1B361140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695" w:author="Wolfgang J. Toechterle" w:date="2013-06-22T11:15:00Z"/>
          <w:del w:id="3696" w:author="Kinder" w:date="2013-06-29T15:05:00Z"/>
          <w:rFonts w:eastAsia="Times New Roman" w:cs="Times New Roman"/>
          <w:szCs w:val="20"/>
          <w:highlight w:val="lightGray"/>
          <w:rPrChange w:id="3697" w:author="Teera Piyakunakorn" w:date="2013-06-30T20:08:00Z">
            <w:rPr>
              <w:ins w:id="3698" w:author="Wolfgang J. Toechterle" w:date="2013-06-22T11:15:00Z"/>
              <w:del w:id="3699" w:author="Kinder" w:date="2013-06-29T15:05:00Z"/>
              <w:rFonts w:ascii="Calibri" w:eastAsia="Times New Roman" w:hAnsi="Calibri" w:cs="Times New Roman"/>
              <w:color w:val="000000"/>
              <w:szCs w:val="20"/>
            </w:rPr>
          </w:rPrChange>
        </w:rPr>
        <w:pPrChange w:id="3700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01" w:author="Wolfgang J. Toechterle" w:date="2013-06-22T11:15:00Z">
        <w:del w:id="3702" w:author="Kinder" w:date="2013-06-29T15:05:00Z">
          <w:r w:rsidRPr="0089049F" w:rsidDel="001E709A">
            <w:rPr>
              <w:rFonts w:eastAsia="Times New Roman" w:cs="Times New Roman"/>
              <w:szCs w:val="20"/>
              <w:highlight w:val="lightGray"/>
              <w:rPrChange w:id="3703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F2</w:delText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704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</w:r>
          <w:r w:rsidRPr="0089049F" w:rsidDel="001E709A">
            <w:rPr>
              <w:rFonts w:eastAsia="Times New Roman" w:cs="Times New Roman"/>
              <w:szCs w:val="20"/>
              <w:highlight w:val="lightGray"/>
              <w:rPrChange w:id="3705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 </w:delText>
          </w:r>
        </w:del>
      </w:ins>
      <w:ins w:id="3706" w:author="Wolfgang J. Toechterle" w:date="2013-06-22T11:56:00Z">
        <w:del w:id="3707" w:author="Kinder" w:date="2013-06-29T15:05:00Z">
          <w:r w:rsidR="00510F1B" w:rsidRPr="0089049F" w:rsidDel="001E709A">
            <w:rPr>
              <w:rFonts w:eastAsia="Times New Roman" w:cs="Times New Roman"/>
              <w:szCs w:val="20"/>
              <w:highlight w:val="lightGray"/>
              <w:rPrChange w:id="3708" w:author="Teera Piyakunakorn" w:date="2013-06-30T20:08:00Z">
                <w:rPr>
                  <w:rFonts w:eastAsia="Times New Roman" w:cs="Times New Roman"/>
                  <w:color w:val="000000"/>
                  <w:szCs w:val="20"/>
                  <w:highlight w:val="lightGray"/>
                </w:rPr>
              </w:rPrChange>
            </w:rPr>
            <w:delText>5</w:delText>
          </w:r>
        </w:del>
      </w:ins>
    </w:p>
    <w:p w14:paraId="46D4715E" w14:textId="269F0E6C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09" w:author="Wolfgang J. Toechterle" w:date="2013-06-22T11:15:00Z"/>
          <w:del w:id="3710" w:author="Kinder" w:date="2013-06-29T15:05:00Z"/>
          <w:rFonts w:eastAsia="Times New Roman" w:cs="Times New Roman"/>
          <w:szCs w:val="20"/>
          <w:rPrChange w:id="3711" w:author="Teera Piyakunakorn" w:date="2013-06-30T20:08:00Z">
            <w:rPr>
              <w:ins w:id="3712" w:author="Wolfgang J. Toechterle" w:date="2013-06-22T11:15:00Z"/>
              <w:del w:id="3713" w:author="Kinder" w:date="2013-06-29T15:05:00Z"/>
              <w:rFonts w:eastAsia="Times New Roman" w:cs="Times New Roman"/>
              <w:szCs w:val="20"/>
            </w:rPr>
          </w:rPrChange>
        </w:rPr>
        <w:pPrChange w:id="3714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15" w:author="Wolfgang J. Toechterle" w:date="2013-06-22T11:15:00Z">
        <w:del w:id="3716" w:author="Kinder" w:date="2013-06-29T15:05:00Z">
          <w:r w:rsidRPr="0089049F" w:rsidDel="001E709A">
            <w:rPr>
              <w:rFonts w:eastAsia="Times New Roman" w:cs="Times New Roman"/>
              <w:szCs w:val="20"/>
              <w:rPrChange w:id="3717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718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 xml:space="preserve">Correct naming and all files saved in the correct format </w:delText>
          </w:r>
          <w:r w:rsidRPr="0089049F" w:rsidDel="001E709A">
            <w:rPr>
              <w:rFonts w:eastAsia="Times New Roman" w:cs="Times New Roman"/>
              <w:szCs w:val="20"/>
              <w:rPrChange w:id="3719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1,25</w:delText>
          </w:r>
        </w:del>
      </w:ins>
    </w:p>
    <w:p w14:paraId="5F0E09E0" w14:textId="7F4D353A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20" w:author="Wolfgang J. Toechterle" w:date="2013-06-22T11:15:00Z"/>
          <w:del w:id="3721" w:author="Kinder" w:date="2013-06-29T15:05:00Z"/>
          <w:rFonts w:eastAsia="Times New Roman" w:cs="Times New Roman"/>
          <w:szCs w:val="20"/>
          <w:rPrChange w:id="3722" w:author="Teera Piyakunakorn" w:date="2013-06-30T20:08:00Z">
            <w:rPr>
              <w:ins w:id="3723" w:author="Wolfgang J. Toechterle" w:date="2013-06-22T11:15:00Z"/>
              <w:del w:id="3724" w:author="Kinder" w:date="2013-06-29T15:05:00Z"/>
              <w:rFonts w:eastAsia="Times New Roman" w:cs="Times New Roman"/>
              <w:szCs w:val="20"/>
            </w:rPr>
          </w:rPrChange>
        </w:rPr>
        <w:pPrChange w:id="3725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26" w:author="Wolfgang J. Toechterle" w:date="2013-06-22T11:15:00Z">
        <w:del w:id="3727" w:author="Kinder" w:date="2013-06-29T15:05:00Z">
          <w:r w:rsidRPr="0089049F" w:rsidDel="001E709A">
            <w:rPr>
              <w:rFonts w:eastAsia="Times New Roman" w:cs="Times New Roman"/>
              <w:szCs w:val="20"/>
              <w:rPrChange w:id="3728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729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ICC profile applied in PDF file as specified in the task</w:delText>
          </w:r>
          <w:r w:rsidRPr="0089049F" w:rsidDel="001E709A">
            <w:rPr>
              <w:rFonts w:eastAsia="Times New Roman" w:cs="Times New Roman"/>
              <w:szCs w:val="20"/>
              <w:rPrChange w:id="3730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1,25</w:delText>
          </w:r>
        </w:del>
      </w:ins>
    </w:p>
    <w:p w14:paraId="389DB157" w14:textId="3BE453B5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31" w:author="Wolfgang J. Toechterle" w:date="2013-06-22T11:15:00Z"/>
          <w:del w:id="3732" w:author="Kinder" w:date="2013-06-29T15:05:00Z"/>
          <w:rFonts w:eastAsia="Times New Roman" w:cs="Times New Roman"/>
          <w:szCs w:val="20"/>
          <w:rPrChange w:id="3733" w:author="Teera Piyakunakorn" w:date="2013-06-30T20:08:00Z">
            <w:rPr>
              <w:ins w:id="3734" w:author="Wolfgang J. Toechterle" w:date="2013-06-22T11:15:00Z"/>
              <w:del w:id="3735" w:author="Kinder" w:date="2013-06-29T15:05:00Z"/>
              <w:rFonts w:eastAsia="Times New Roman" w:cs="Times New Roman"/>
              <w:szCs w:val="20"/>
            </w:rPr>
          </w:rPrChange>
        </w:rPr>
        <w:pPrChange w:id="3736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37" w:author="Wolfgang J. Toechterle" w:date="2013-06-22T11:15:00Z">
        <w:del w:id="3738" w:author="Kinder" w:date="2013-06-29T15:05:00Z">
          <w:r w:rsidRPr="0089049F" w:rsidDel="001E709A">
            <w:rPr>
              <w:rFonts w:eastAsia="Times New Roman" w:cs="Times New Roman"/>
              <w:szCs w:val="20"/>
              <w:rPrChange w:id="3739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740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Saving in a specified PDF format as required in the task</w:delText>
          </w:r>
          <w:r w:rsidRPr="0089049F" w:rsidDel="001E709A">
            <w:rPr>
              <w:rFonts w:eastAsia="Times New Roman" w:cs="Times New Roman"/>
              <w:szCs w:val="20"/>
              <w:rPrChange w:id="3741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1,5</w:delText>
          </w:r>
        </w:del>
      </w:ins>
    </w:p>
    <w:p w14:paraId="14A91DB7" w14:textId="5B6F7F2D" w:rsidR="004A086C" w:rsidRPr="0089049F" w:rsidDel="001E709A" w:rsidRDefault="004A086C">
      <w:pPr>
        <w:keepNext/>
        <w:keepLines/>
        <w:tabs>
          <w:tab w:val="left" w:pos="709"/>
          <w:tab w:val="left" w:pos="8789"/>
        </w:tabs>
        <w:outlineLvl w:val="3"/>
        <w:rPr>
          <w:ins w:id="3742" w:author="Wolfgang J. Toechterle" w:date="2013-06-22T11:15:00Z"/>
          <w:del w:id="3743" w:author="Kinder" w:date="2013-06-29T15:05:00Z"/>
          <w:rFonts w:eastAsia="Times New Roman" w:cs="Times New Roman"/>
          <w:szCs w:val="20"/>
          <w:rPrChange w:id="3744" w:author="Teera Piyakunakorn" w:date="2013-06-30T20:08:00Z">
            <w:rPr>
              <w:ins w:id="3745" w:author="Wolfgang J. Toechterle" w:date="2013-06-22T11:15:00Z"/>
              <w:del w:id="3746" w:author="Kinder" w:date="2013-06-29T15:05:00Z"/>
              <w:rFonts w:eastAsia="Times New Roman" w:cs="Times New Roman"/>
              <w:szCs w:val="20"/>
            </w:rPr>
          </w:rPrChange>
        </w:rPr>
        <w:pPrChange w:id="3747" w:author="Wolfgang J. Toechterle" w:date="2013-06-22T11:16:00Z">
          <w:pPr>
            <w:keepNext/>
            <w:keepLines/>
            <w:tabs>
              <w:tab w:val="left" w:pos="1360"/>
              <w:tab w:val="left" w:pos="7227"/>
            </w:tabs>
            <w:spacing w:before="200"/>
            <w:ind w:left="93"/>
            <w:outlineLvl w:val="3"/>
          </w:pPr>
        </w:pPrChange>
      </w:pPr>
      <w:ins w:id="3748" w:author="Wolfgang J. Toechterle" w:date="2013-06-22T11:15:00Z">
        <w:del w:id="3749" w:author="Kinder" w:date="2013-06-29T15:05:00Z">
          <w:r w:rsidRPr="0089049F" w:rsidDel="001E709A">
            <w:rPr>
              <w:rFonts w:eastAsia="Times New Roman" w:cs="Times New Roman"/>
              <w:szCs w:val="20"/>
              <w:rPrChange w:id="3750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delText> </w:delText>
          </w:r>
          <w:r w:rsidRPr="0089049F" w:rsidDel="001E709A">
            <w:rPr>
              <w:rFonts w:eastAsia="Times New Roman" w:cs="Times New Roman"/>
              <w:szCs w:val="20"/>
              <w:rPrChange w:id="3751" w:author="Teera Piyakunakorn" w:date="2013-06-30T20:08:00Z">
                <w:rPr>
                  <w:rFonts w:eastAsia="Times New Roman" w:cs="Times New Roman"/>
                  <w:szCs w:val="20"/>
                </w:rPr>
              </w:rPrChange>
            </w:rPr>
            <w:tab/>
            <w:delText>Final production folder saved as required in the task</w:delText>
          </w:r>
          <w:r w:rsidRPr="0089049F" w:rsidDel="001E709A">
            <w:rPr>
              <w:rFonts w:eastAsia="Times New Roman" w:cs="Times New Roman"/>
              <w:szCs w:val="20"/>
              <w:rPrChange w:id="3752" w:author="Teera Piyakunakorn" w:date="2013-06-30T20:08:00Z">
                <w:rPr>
                  <w:rFonts w:ascii="Calibri" w:eastAsia="Times New Roman" w:hAnsi="Calibri" w:cs="Times New Roman"/>
                  <w:color w:val="000000"/>
                  <w:szCs w:val="20"/>
                </w:rPr>
              </w:rPrChange>
            </w:rPr>
            <w:tab/>
            <w:delText>1</w:delText>
          </w:r>
        </w:del>
      </w:ins>
    </w:p>
    <w:p w14:paraId="24A93ACC" w14:textId="5F6ED3FD" w:rsidR="004632D2" w:rsidRPr="0089049F" w:rsidDel="001E709A" w:rsidRDefault="004632D2" w:rsidP="004632D2">
      <w:pPr>
        <w:tabs>
          <w:tab w:val="left" w:pos="1800"/>
          <w:tab w:val="left" w:pos="1980"/>
        </w:tabs>
        <w:rPr>
          <w:del w:id="3753" w:author="Kinder" w:date="2013-06-29T15:05:00Z"/>
          <w:rPrChange w:id="3754" w:author="Teera Piyakunakorn" w:date="2013-06-30T20:08:00Z">
            <w:rPr>
              <w:del w:id="3755" w:author="Kinder" w:date="2013-06-29T15:05:00Z"/>
            </w:rPr>
          </w:rPrChange>
        </w:rPr>
      </w:pPr>
    </w:p>
    <w:p w14:paraId="2A953FFB" w14:textId="77777777" w:rsidR="004A086C" w:rsidRPr="0089049F" w:rsidRDefault="004A086C" w:rsidP="004632D2">
      <w:pPr>
        <w:pStyle w:val="Editabletext"/>
        <w:ind w:left="0"/>
        <w:rPr>
          <w:ins w:id="3756" w:author="Wolfgang J. Toechterle" w:date="2013-06-22T11:18:00Z"/>
          <w:color w:val="auto"/>
          <w:rPrChange w:id="3757" w:author="Teera Piyakunakorn" w:date="2013-06-30T20:08:00Z">
            <w:rPr>
              <w:ins w:id="3758" w:author="Wolfgang J. Toechterle" w:date="2013-06-22T11:18:00Z"/>
              <w:color w:val="000000" w:themeColor="text1"/>
            </w:rPr>
          </w:rPrChange>
        </w:rPr>
      </w:pPr>
    </w:p>
    <w:p w14:paraId="0B4166CD" w14:textId="77777777" w:rsidR="004632D2" w:rsidRPr="0089049F" w:rsidRDefault="004632D2" w:rsidP="004632D2">
      <w:pPr>
        <w:pStyle w:val="Editabletext"/>
        <w:ind w:left="0"/>
        <w:rPr>
          <w:color w:val="auto"/>
          <w:rPrChange w:id="3759" w:author="Teera Piyakunakorn" w:date="2013-06-30T20:08:00Z">
            <w:rPr>
              <w:color w:val="auto"/>
            </w:rPr>
          </w:rPrChange>
        </w:rPr>
      </w:pPr>
      <w:r w:rsidRPr="0089049F">
        <w:rPr>
          <w:color w:val="auto"/>
          <w:rPrChange w:id="3760" w:author="Teera Piyakunakorn" w:date="2013-06-30T20:08:00Z">
            <w:rPr>
              <w:rFonts w:eastAsiaTheme="minorHAnsi" w:cstheme="minorBidi"/>
              <w:color w:val="auto"/>
              <w:szCs w:val="22"/>
            </w:rPr>
          </w:rPrChange>
        </w:rPr>
        <w:t>Total = 25 marks per module (Objective 15 + Subjective 10)</w:t>
      </w:r>
    </w:p>
    <w:p w14:paraId="67116CE9" w14:textId="77777777" w:rsidR="00CE6B36" w:rsidRPr="0089049F" w:rsidRDefault="00CE6B36" w:rsidP="00CE6B36">
      <w:pPr>
        <w:rPr>
          <w:rPrChange w:id="3761" w:author="Teera Piyakunakorn" w:date="2013-06-30T20:08:00Z">
            <w:rPr/>
          </w:rPrChange>
        </w:rPr>
      </w:pPr>
    </w:p>
    <w:p w14:paraId="629F9435" w14:textId="77777777" w:rsidR="004921DA" w:rsidRPr="0089049F" w:rsidRDefault="004921DA">
      <w:pPr>
        <w:spacing w:after="200" w:line="276" w:lineRule="auto"/>
        <w:rPr>
          <w:rFonts w:eastAsiaTheme="majorEastAsia" w:cstheme="majorBidi"/>
          <w:b/>
          <w:bCs/>
          <w:caps/>
          <w:sz w:val="24"/>
          <w:szCs w:val="28"/>
          <w:u w:val="single"/>
          <w:rPrChange w:id="3762" w:author="Teera Piyakunakorn" w:date="2013-06-30T20:08:00Z">
            <w:rPr>
              <w:rFonts w:eastAsiaTheme="majorEastAsia" w:cstheme="majorBidi"/>
              <w:b/>
              <w:bCs/>
              <w:caps/>
              <w:sz w:val="24"/>
              <w:szCs w:val="28"/>
              <w:u w:val="single"/>
            </w:rPr>
          </w:rPrChange>
        </w:rPr>
      </w:pPr>
      <w:r w:rsidRPr="0089049F">
        <w:rPr>
          <w:rPrChange w:id="3763" w:author="Teera Piyakunakorn" w:date="2013-06-30T20:08:00Z">
            <w:rPr/>
          </w:rPrChange>
        </w:rPr>
        <w:br w:type="page"/>
      </w:r>
    </w:p>
    <w:p w14:paraId="7106BAB0" w14:textId="4BB3DD06" w:rsidR="00CE6B36" w:rsidRPr="0089049F" w:rsidRDefault="004921DA" w:rsidP="004921DA">
      <w:pPr>
        <w:pStyle w:val="Heading1"/>
        <w:rPr>
          <w:ins w:id="3764" w:author="Wolfgang J. Toechterle" w:date="2013-06-22T12:03:00Z"/>
          <w:u w:val="none"/>
          <w:rPrChange w:id="3765" w:author="Teera Piyakunakorn" w:date="2013-06-30T20:08:00Z">
            <w:rPr>
              <w:ins w:id="3766" w:author="Wolfgang J. Toechterle" w:date="2013-06-22T12:03:00Z"/>
              <w:u w:val="none"/>
            </w:rPr>
          </w:rPrChange>
        </w:rPr>
      </w:pPr>
      <w:r w:rsidRPr="0089049F">
        <w:rPr>
          <w:u w:val="none"/>
          <w:rPrChange w:id="3767" w:author="Teera Piyakunakorn" w:date="2013-06-30T20:08:00Z">
            <w:rPr>
              <w:u w:val="none"/>
            </w:rPr>
          </w:rPrChange>
        </w:rPr>
        <w:t>APPENDICES</w:t>
      </w:r>
    </w:p>
    <w:p w14:paraId="072204A3" w14:textId="3F188BD9" w:rsidR="00051F50" w:rsidRPr="0089049F" w:rsidRDefault="00051F50">
      <w:pPr>
        <w:rPr>
          <w:ins w:id="3768" w:author="Wolfgang J. Toechterle" w:date="2013-06-22T12:03:00Z"/>
          <w:rPrChange w:id="3769" w:author="Teera Piyakunakorn" w:date="2013-06-30T20:08:00Z">
            <w:rPr>
              <w:ins w:id="3770" w:author="Wolfgang J. Toechterle" w:date="2013-06-22T12:03:00Z"/>
            </w:rPr>
          </w:rPrChange>
        </w:rPr>
        <w:pPrChange w:id="3771" w:author="Wolfgang J. Toechterle" w:date="2013-06-22T12:03:00Z">
          <w:pPr>
            <w:pStyle w:val="Heading1"/>
          </w:pPr>
        </w:pPrChange>
      </w:pPr>
      <w:ins w:id="3772" w:author="Wolfgang J. Toechterle" w:date="2013-06-22T12:03:00Z">
        <w:r w:rsidRPr="0089049F">
          <w:rPr>
            <w:rPrChange w:id="3773" w:author="Teera Piyakunakorn" w:date="2013-06-30T20:08:00Z">
              <w:rPr/>
            </w:rPrChange>
          </w:rPr>
          <w:t>Text</w:t>
        </w:r>
      </w:ins>
    </w:p>
    <w:p w14:paraId="5035C8A6" w14:textId="7814194F" w:rsidR="00051F50" w:rsidRPr="0089049F" w:rsidRDefault="00051F50">
      <w:pPr>
        <w:rPr>
          <w:ins w:id="3774" w:author="Wolfgang J. Toechterle" w:date="2013-06-22T12:03:00Z"/>
          <w:rPrChange w:id="3775" w:author="Teera Piyakunakorn" w:date="2013-06-30T20:08:00Z">
            <w:rPr>
              <w:ins w:id="3776" w:author="Wolfgang J. Toechterle" w:date="2013-06-22T12:03:00Z"/>
            </w:rPr>
          </w:rPrChange>
        </w:rPr>
        <w:pPrChange w:id="3777" w:author="Wolfgang J. Toechterle" w:date="2013-06-22T12:03:00Z">
          <w:pPr>
            <w:pStyle w:val="Heading1"/>
          </w:pPr>
        </w:pPrChange>
      </w:pPr>
      <w:ins w:id="3778" w:author="Wolfgang J. Toechterle" w:date="2013-06-22T12:03:00Z">
        <w:r w:rsidRPr="0089049F">
          <w:rPr>
            <w:rPrChange w:id="3779" w:author="Teera Piyakunakorn" w:date="2013-06-30T20:08:00Z">
              <w:rPr/>
            </w:rPrChange>
          </w:rPr>
          <w:t>Images</w:t>
        </w:r>
      </w:ins>
    </w:p>
    <w:p w14:paraId="3A5F60DF" w14:textId="6724BAE0" w:rsidR="00051F50" w:rsidRPr="0089049F" w:rsidRDefault="00051F50">
      <w:pPr>
        <w:rPr>
          <w:ins w:id="3780" w:author="Wolfgang J. Toechterle" w:date="2013-06-22T12:04:00Z"/>
          <w:rPrChange w:id="3781" w:author="Teera Piyakunakorn" w:date="2013-06-30T20:08:00Z">
            <w:rPr>
              <w:ins w:id="3782" w:author="Wolfgang J. Toechterle" w:date="2013-06-22T12:04:00Z"/>
            </w:rPr>
          </w:rPrChange>
        </w:rPr>
        <w:pPrChange w:id="3783" w:author="Wolfgang J. Toechterle" w:date="2013-06-22T12:03:00Z">
          <w:pPr>
            <w:pStyle w:val="Heading1"/>
          </w:pPr>
        </w:pPrChange>
      </w:pPr>
      <w:ins w:id="3784" w:author="Wolfgang J. Toechterle" w:date="2013-06-22T12:03:00Z">
        <w:r w:rsidRPr="0089049F">
          <w:rPr>
            <w:rPrChange w:id="3785" w:author="Teera Piyakunakorn" w:date="2013-06-30T20:08:00Z">
              <w:rPr/>
            </w:rPrChange>
          </w:rPr>
          <w:t>QR-Code</w:t>
        </w:r>
      </w:ins>
    </w:p>
    <w:p w14:paraId="48ACCE58" w14:textId="2874D59F" w:rsidR="007D0F28" w:rsidRPr="0089049F" w:rsidRDefault="007D0F28">
      <w:pPr>
        <w:rPr>
          <w:ins w:id="3786" w:author="Wolfgang J. Toechterle" w:date="2013-06-22T12:03:00Z"/>
          <w:rPrChange w:id="3787" w:author="Teera Piyakunakorn" w:date="2013-06-30T20:08:00Z">
            <w:rPr>
              <w:ins w:id="3788" w:author="Wolfgang J. Toechterle" w:date="2013-06-22T12:03:00Z"/>
            </w:rPr>
          </w:rPrChange>
        </w:rPr>
        <w:pPrChange w:id="3789" w:author="Wolfgang J. Toechterle" w:date="2013-06-22T12:03:00Z">
          <w:pPr>
            <w:pStyle w:val="Heading1"/>
          </w:pPr>
        </w:pPrChange>
      </w:pPr>
      <w:ins w:id="3790" w:author="Wolfgang J. Toechterle" w:date="2013-06-22T12:04:00Z">
        <w:r w:rsidRPr="0089049F">
          <w:rPr>
            <w:rPrChange w:id="3791" w:author="Teera Piyakunakorn" w:date="2013-06-30T20:08:00Z">
              <w:rPr/>
            </w:rPrChange>
          </w:rPr>
          <w:t>Preview Shopper model</w:t>
        </w:r>
      </w:ins>
    </w:p>
    <w:p w14:paraId="6C897C0E" w14:textId="71690B23" w:rsidR="002B6058" w:rsidRPr="0089049F" w:rsidRDefault="002B6058">
      <w:pPr>
        <w:rPr>
          <w:ins w:id="3792" w:author="Wolfgang J. Toechterle" w:date="2013-06-22T12:07:00Z"/>
          <w:rPrChange w:id="3793" w:author="Teera Piyakunakorn" w:date="2013-06-30T20:08:00Z">
            <w:rPr>
              <w:ins w:id="3794" w:author="Wolfgang J. Toechterle" w:date="2013-06-22T12:07:00Z"/>
            </w:rPr>
          </w:rPrChange>
        </w:rPr>
        <w:pPrChange w:id="3795" w:author="Wolfgang J. Toechterle" w:date="2013-06-22T12:03:00Z">
          <w:pPr>
            <w:pStyle w:val="Heading1"/>
          </w:pPr>
        </w:pPrChange>
      </w:pPr>
      <w:proofErr w:type="spellStart"/>
      <w:ins w:id="3796" w:author="Wolfgang J. Toechterle" w:date="2013-06-22T20:53:00Z">
        <w:r w:rsidRPr="0089049F">
          <w:rPr>
            <w:rPrChange w:id="3797" w:author="Teera Piyakunakorn" w:date="2013-06-30T20:08:00Z">
              <w:rPr>
                <w:color w:val="008000"/>
              </w:rPr>
            </w:rPrChange>
          </w:rPr>
          <w:t>DieCut</w:t>
        </w:r>
      </w:ins>
      <w:proofErr w:type="spellEnd"/>
    </w:p>
    <w:p w14:paraId="3F18673F" w14:textId="77777777" w:rsidR="00E1640C" w:rsidRPr="0089049F" w:rsidRDefault="00E1640C">
      <w:pPr>
        <w:rPr>
          <w:ins w:id="3798" w:author="Wolfgang J. Toechterle" w:date="2013-06-22T12:07:00Z"/>
          <w:rPrChange w:id="3799" w:author="Teera Piyakunakorn" w:date="2013-06-30T20:08:00Z">
            <w:rPr>
              <w:ins w:id="3800" w:author="Wolfgang J. Toechterle" w:date="2013-06-22T12:07:00Z"/>
            </w:rPr>
          </w:rPrChange>
        </w:rPr>
        <w:pPrChange w:id="3801" w:author="Wolfgang J. Toechterle" w:date="2013-06-22T12:03:00Z">
          <w:pPr>
            <w:pStyle w:val="Heading1"/>
          </w:pPr>
        </w:pPrChange>
      </w:pPr>
    </w:p>
    <w:p w14:paraId="091D7E3E" w14:textId="77777777" w:rsidR="00E1640C" w:rsidRPr="0089049F" w:rsidRDefault="00E1640C">
      <w:pPr>
        <w:rPr>
          <w:ins w:id="3802" w:author="Wolfgang J. Toechterle" w:date="2013-06-22T12:07:00Z"/>
          <w:rPrChange w:id="3803" w:author="Teera Piyakunakorn" w:date="2013-06-30T20:08:00Z">
            <w:rPr>
              <w:ins w:id="3804" w:author="Wolfgang J. Toechterle" w:date="2013-06-22T12:07:00Z"/>
            </w:rPr>
          </w:rPrChange>
        </w:rPr>
        <w:pPrChange w:id="3805" w:author="Wolfgang J. Toechterle" w:date="2013-06-22T12:03:00Z">
          <w:pPr>
            <w:pStyle w:val="Heading1"/>
          </w:pPr>
        </w:pPrChange>
      </w:pPr>
    </w:p>
    <w:p w14:paraId="5DE9478D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06" w:author="Wolfgang J. Toechterle" w:date="2013-06-22T12:07:00Z"/>
          <w:rFonts w:cs="Arial"/>
          <w:szCs w:val="20"/>
          <w:lang w:val="en-US"/>
          <w:rPrChange w:id="3807" w:author="Teera Piyakunakorn" w:date="2013-06-30T20:08:00Z">
            <w:rPr>
              <w:ins w:id="3808" w:author="Wolfgang J. Toechterle" w:date="2013-06-22T12:07:00Z"/>
              <w:rFonts w:cs="Arial"/>
              <w:szCs w:val="20"/>
              <w:lang w:val="en-US"/>
            </w:rPr>
          </w:rPrChange>
        </w:rPr>
      </w:pPr>
      <w:ins w:id="3809" w:author="Wolfgang J. Toechterle" w:date="2013-06-22T12:07:00Z">
        <w:r w:rsidRPr="0089049F">
          <w:rPr>
            <w:rFonts w:cs="Arial"/>
            <w:b/>
            <w:bCs/>
            <w:sz w:val="28"/>
            <w:szCs w:val="28"/>
            <w:lang w:val="en-US"/>
            <w:rPrChange w:id="3810" w:author="Teera Piyakunakorn" w:date="2013-06-30T20:08:00Z">
              <w:rPr>
                <w:rFonts w:cs="Arial"/>
                <w:b/>
                <w:bCs/>
                <w:sz w:val="28"/>
                <w:szCs w:val="28"/>
                <w:lang w:val="en-US"/>
              </w:rPr>
            </w:rPrChange>
          </w:rPr>
          <w:t>Task 1: logo</w:t>
        </w:r>
        <w:r w:rsidRPr="0089049F">
          <w:rPr>
            <w:rFonts w:cs="Arial"/>
            <w:szCs w:val="20"/>
            <w:lang w:val="en-US"/>
            <w:rPrChange w:id="381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</w:p>
    <w:p w14:paraId="596AE60E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12" w:author="Wolfgang J. Toechterle" w:date="2013-06-22T12:07:00Z"/>
          <w:rFonts w:cs="Arial"/>
          <w:szCs w:val="20"/>
          <w:lang w:val="en-US"/>
          <w:rPrChange w:id="3813" w:author="Teera Piyakunakorn" w:date="2013-06-30T20:08:00Z">
            <w:rPr>
              <w:ins w:id="3814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75088E42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15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16" w:author="Teera Piyakunakorn" w:date="2013-06-30T20:08:00Z">
            <w:rPr>
              <w:ins w:id="3817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18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19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Museum of Printing Arts Leipzig</w:t>
        </w:r>
      </w:ins>
    </w:p>
    <w:p w14:paraId="64467EBF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20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21" w:author="Teera Piyakunakorn" w:date="2013-06-30T20:08:00Z">
            <w:rPr>
              <w:ins w:id="3822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23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24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Museum </w:t>
        </w:r>
        <w:proofErr w:type="spellStart"/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25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für</w:t>
        </w:r>
        <w:proofErr w:type="spellEnd"/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26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Druckkunst Leipzig</w:t>
        </w:r>
      </w:ins>
    </w:p>
    <w:p w14:paraId="7F79607E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27" w:author="Wolfgang J. Toechterle" w:date="2013-06-22T12:07:00Z"/>
          <w:rFonts w:cs="Arial"/>
          <w:szCs w:val="20"/>
          <w:lang w:val="en-US"/>
          <w:rPrChange w:id="3828" w:author="Teera Piyakunakorn" w:date="2013-06-30T20:08:00Z">
            <w:rPr>
              <w:ins w:id="3829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6E77AC52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30" w:author="Wolfgang J. Toechterle" w:date="2013-06-22T12:07:00Z"/>
          <w:rFonts w:cs="Arial"/>
          <w:szCs w:val="20"/>
          <w:lang w:val="en-US"/>
          <w:rPrChange w:id="3831" w:author="Teera Piyakunakorn" w:date="2013-06-30T20:08:00Z">
            <w:rPr>
              <w:ins w:id="3832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001AAB05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33" w:author="Wolfgang J. Toechterle" w:date="2013-06-22T12:07:00Z"/>
          <w:rFonts w:cs="Arial"/>
          <w:szCs w:val="20"/>
          <w:lang w:val="en-US"/>
          <w:rPrChange w:id="3834" w:author="Teera Piyakunakorn" w:date="2013-06-30T20:08:00Z">
            <w:rPr>
              <w:ins w:id="3835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1A1FA195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36" w:author="Wolfgang J. Toechterle" w:date="2013-06-22T12:07:00Z"/>
          <w:rFonts w:cs="Arial"/>
          <w:szCs w:val="20"/>
          <w:lang w:val="en-US"/>
          <w:rPrChange w:id="3837" w:author="Teera Piyakunakorn" w:date="2013-06-30T20:08:00Z">
            <w:rPr>
              <w:ins w:id="3838" w:author="Wolfgang J. Toechterle" w:date="2013-06-22T12:07:00Z"/>
              <w:rFonts w:cs="Arial"/>
              <w:szCs w:val="20"/>
              <w:lang w:val="en-US"/>
            </w:rPr>
          </w:rPrChange>
        </w:rPr>
      </w:pPr>
      <w:ins w:id="3839" w:author="Wolfgang J. Toechterle" w:date="2013-06-22T12:07:00Z">
        <w:r w:rsidRPr="0089049F">
          <w:rPr>
            <w:rFonts w:cs="Arial"/>
            <w:b/>
            <w:bCs/>
            <w:sz w:val="28"/>
            <w:szCs w:val="28"/>
            <w:lang w:val="en-US"/>
            <w:rPrChange w:id="3840" w:author="Teera Piyakunakorn" w:date="2013-06-30T20:08:00Z">
              <w:rPr>
                <w:rFonts w:cs="Arial"/>
                <w:b/>
                <w:bCs/>
                <w:sz w:val="28"/>
                <w:szCs w:val="28"/>
                <w:lang w:val="en-US"/>
              </w:rPr>
            </w:rPrChange>
          </w:rPr>
          <w:t>Task 2: Letterhead and Business Card</w:t>
        </w:r>
        <w:r w:rsidRPr="0089049F">
          <w:rPr>
            <w:rFonts w:cs="Arial"/>
            <w:szCs w:val="20"/>
            <w:lang w:val="en-US"/>
            <w:rPrChange w:id="3841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</w:p>
    <w:p w14:paraId="4A867E89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42" w:author="Wolfgang J. Toechterle" w:date="2013-06-22T12:07:00Z"/>
          <w:rFonts w:cs="Arial"/>
          <w:szCs w:val="20"/>
          <w:lang w:val="en-US"/>
          <w:rPrChange w:id="3843" w:author="Teera Piyakunakorn" w:date="2013-06-30T20:08:00Z">
            <w:rPr>
              <w:ins w:id="3844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24B138D3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45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46" w:author="Teera Piyakunakorn" w:date="2013-06-30T20:08:00Z">
            <w:rPr>
              <w:ins w:id="3847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48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49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Stiftung Werkstattmuseum </w:t>
        </w:r>
        <w:proofErr w:type="spellStart"/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50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für</w:t>
        </w:r>
        <w:proofErr w:type="spellEnd"/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51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Druckkunst</w:t>
        </w:r>
      </w:ins>
    </w:p>
    <w:p w14:paraId="3DDDC7A6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52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53" w:author="Teera Piyakunakorn" w:date="2013-06-30T20:08:00Z">
            <w:rPr>
              <w:ins w:id="3854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55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56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Nonnenstraße 38</w:t>
        </w:r>
      </w:ins>
    </w:p>
    <w:p w14:paraId="004112B6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57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58" w:author="Teera Piyakunakorn" w:date="2013-06-30T20:08:00Z">
            <w:rPr>
              <w:ins w:id="3859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60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61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D-04229 Leipzig</w:t>
        </w:r>
      </w:ins>
    </w:p>
    <w:p w14:paraId="5B7776B4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62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63" w:author="Teera Piyakunakorn" w:date="2013-06-30T20:08:00Z">
            <w:rPr>
              <w:ins w:id="3864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65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66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Tel. +49 341 / 231 62-0</w:t>
        </w:r>
      </w:ins>
    </w:p>
    <w:p w14:paraId="1111C624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67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68" w:author="Teera Piyakunakorn" w:date="2013-06-30T20:08:00Z">
            <w:rPr>
              <w:ins w:id="3869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70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71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Fax +49 341 / 231 62-10</w:t>
        </w:r>
      </w:ins>
    </w:p>
    <w:p w14:paraId="71EB0068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72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73" w:author="Teera Piyakunakorn" w:date="2013-06-30T20:08:00Z">
            <w:rPr>
              <w:ins w:id="3874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75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76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info@druckkunst-museum.de</w:t>
        </w:r>
      </w:ins>
    </w:p>
    <w:p w14:paraId="5F7B91DC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877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878" w:author="Teera Piyakunakorn" w:date="2013-06-30T20:08:00Z">
            <w:rPr>
              <w:ins w:id="3879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880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881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www.druckkunst-museum.de</w:t>
        </w:r>
      </w:ins>
    </w:p>
    <w:p w14:paraId="22979D55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82" w:author="Wolfgang J. Toechterle" w:date="2013-06-22T12:07:00Z"/>
          <w:rFonts w:cs="Arial"/>
          <w:szCs w:val="20"/>
          <w:lang w:val="en-US"/>
          <w:rPrChange w:id="3883" w:author="Teera Piyakunakorn" w:date="2013-06-30T20:08:00Z">
            <w:rPr>
              <w:ins w:id="3884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2D7B9BC0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85" w:author="Wolfgang J. Toechterle" w:date="2013-06-22T12:07:00Z"/>
          <w:rFonts w:cs="Arial"/>
          <w:szCs w:val="20"/>
          <w:lang w:val="en-US"/>
          <w:rPrChange w:id="3886" w:author="Teera Piyakunakorn" w:date="2013-06-30T20:08:00Z">
            <w:rPr>
              <w:ins w:id="3887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7A12CE5E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88" w:author="Wolfgang J. Toechterle" w:date="2013-06-22T12:07:00Z"/>
          <w:rFonts w:cs="Arial"/>
          <w:szCs w:val="20"/>
          <w:lang w:val="en-US"/>
          <w:rPrChange w:id="3889" w:author="Teera Piyakunakorn" w:date="2013-06-30T20:08:00Z">
            <w:rPr>
              <w:ins w:id="3890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3E83E023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91" w:author="Wolfgang J. Toechterle" w:date="2013-06-22T12:07:00Z"/>
          <w:rFonts w:cs="Arial"/>
          <w:szCs w:val="20"/>
          <w:lang w:val="en-US"/>
          <w:rPrChange w:id="3892" w:author="Teera Piyakunakorn" w:date="2013-06-30T20:08:00Z">
            <w:rPr>
              <w:ins w:id="3893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643A7F72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894" w:author="Wolfgang J. Toechterle" w:date="2013-06-22T12:07:00Z"/>
          <w:rFonts w:cs="Arial"/>
          <w:szCs w:val="20"/>
          <w:lang w:val="en-US"/>
          <w:rPrChange w:id="3895" w:author="Teera Piyakunakorn" w:date="2013-06-30T20:08:00Z">
            <w:rPr>
              <w:ins w:id="3896" w:author="Wolfgang J. Toechterle" w:date="2013-06-22T12:07:00Z"/>
              <w:rFonts w:cs="Arial"/>
              <w:szCs w:val="20"/>
              <w:lang w:val="en-US"/>
            </w:rPr>
          </w:rPrChange>
        </w:rPr>
      </w:pPr>
      <w:ins w:id="3897" w:author="Wolfgang J. Toechterle" w:date="2013-06-22T12:07:00Z">
        <w:r w:rsidRPr="0089049F">
          <w:rPr>
            <w:rFonts w:cs="Arial"/>
            <w:b/>
            <w:bCs/>
            <w:sz w:val="28"/>
            <w:szCs w:val="28"/>
            <w:lang w:val="en-US"/>
            <w:rPrChange w:id="3898" w:author="Teera Piyakunakorn" w:date="2013-06-30T20:08:00Z">
              <w:rPr>
                <w:rFonts w:cs="Arial"/>
                <w:b/>
                <w:bCs/>
                <w:sz w:val="28"/>
                <w:szCs w:val="28"/>
                <w:lang w:val="en-US"/>
              </w:rPr>
            </w:rPrChange>
          </w:rPr>
          <w:t>Task 3: Entry Ticket</w:t>
        </w:r>
        <w:r w:rsidRPr="0089049F">
          <w:rPr>
            <w:rFonts w:cs="Arial"/>
            <w:szCs w:val="20"/>
            <w:lang w:val="en-US"/>
            <w:rPrChange w:id="3899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</w:p>
    <w:p w14:paraId="3338255C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900" w:author="Wolfgang J. Toechterle" w:date="2013-06-22T12:07:00Z"/>
          <w:rFonts w:cs="Arial"/>
          <w:szCs w:val="20"/>
          <w:lang w:val="en-US"/>
          <w:rPrChange w:id="3901" w:author="Teera Piyakunakorn" w:date="2013-06-30T20:08:00Z">
            <w:rPr>
              <w:ins w:id="3902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0BFE184F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03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04" w:author="Teera Piyakunakorn" w:date="2013-06-30T20:08:00Z">
            <w:rPr>
              <w:ins w:id="3905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06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07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Between technology and art</w:t>
        </w:r>
      </w:ins>
    </w:p>
    <w:p w14:paraId="2DF75908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08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09" w:author="Teera Piyakunakorn" w:date="2013-06-30T20:08:00Z">
            <w:rPr>
              <w:ins w:id="3910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11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12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Experience type casting, type setting</w:t>
        </w:r>
      </w:ins>
    </w:p>
    <w:p w14:paraId="051F4294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13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14" w:author="Teera Piyakunakorn" w:date="2013-06-30T20:08:00Z">
            <w:rPr>
              <w:ins w:id="3915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proofErr w:type="gramStart"/>
      <w:ins w:id="3916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17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and</w:t>
        </w:r>
        <w:proofErr w:type="gramEnd"/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18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 xml:space="preserve"> printing processes in a working museum</w:t>
        </w:r>
      </w:ins>
    </w:p>
    <w:p w14:paraId="1B49E3DC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19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20" w:author="Teera Piyakunakorn" w:date="2013-06-30T20:08:00Z">
            <w:rPr>
              <w:ins w:id="3921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22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23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Nonnenstrasse 38, D- 04229 Leipzig</w:t>
        </w:r>
      </w:ins>
    </w:p>
    <w:p w14:paraId="7CB73C52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24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25" w:author="Teera Piyakunakorn" w:date="2013-06-30T20:08:00Z">
            <w:rPr>
              <w:ins w:id="3926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27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28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Phone +49 (0) 341-231 62 0</w:t>
        </w:r>
      </w:ins>
    </w:p>
    <w:p w14:paraId="1C9207FB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29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30" w:author="Teera Piyakunakorn" w:date="2013-06-30T20:08:00Z">
            <w:rPr>
              <w:ins w:id="3931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32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33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www.druckkunst-museum.de</w:t>
        </w:r>
      </w:ins>
    </w:p>
    <w:p w14:paraId="2948FB22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34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35" w:author="Teera Piyakunakorn" w:date="2013-06-30T20:08:00Z">
            <w:rPr>
              <w:ins w:id="3936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37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38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Mon - Fri 10 -17, Sun 11 -17, closed Saturday</w:t>
        </w:r>
      </w:ins>
    </w:p>
    <w:p w14:paraId="6FD6FDBF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939" w:author="Wolfgang J. Toechterle" w:date="2013-06-22T12:07:00Z"/>
          <w:rFonts w:cs="Arial"/>
          <w:szCs w:val="20"/>
          <w:lang w:val="en-US"/>
          <w:rPrChange w:id="3940" w:author="Teera Piyakunakorn" w:date="2013-06-30T20:08:00Z">
            <w:rPr>
              <w:ins w:id="3941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25D183A5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942" w:author="Wolfgang J. Toechterle" w:date="2013-06-22T12:07:00Z"/>
          <w:rFonts w:cs="Arial"/>
          <w:szCs w:val="20"/>
          <w:lang w:val="en-US"/>
          <w:rPrChange w:id="3943" w:author="Teera Piyakunakorn" w:date="2013-06-30T20:08:00Z">
            <w:rPr>
              <w:ins w:id="3944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71B42323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945" w:author="Wolfgang J. Toechterle" w:date="2013-06-22T12:07:00Z"/>
          <w:rFonts w:cs="Arial"/>
          <w:szCs w:val="20"/>
          <w:lang w:val="en-US"/>
          <w:rPrChange w:id="3946" w:author="Teera Piyakunakorn" w:date="2013-06-30T20:08:00Z">
            <w:rPr>
              <w:ins w:id="3947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26B4D985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948" w:author="Wolfgang J. Toechterle" w:date="2013-06-22T12:07:00Z"/>
          <w:rFonts w:cs="Arial"/>
          <w:szCs w:val="20"/>
          <w:lang w:val="en-US"/>
          <w:rPrChange w:id="3949" w:author="Teera Piyakunakorn" w:date="2013-06-30T20:08:00Z">
            <w:rPr>
              <w:ins w:id="3950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03099B10" w14:textId="77777777" w:rsidR="00E1640C" w:rsidRPr="0089049F" w:rsidRDefault="00E1640C" w:rsidP="00E1640C">
      <w:pPr>
        <w:widowControl w:val="0"/>
        <w:autoSpaceDE w:val="0"/>
        <w:autoSpaceDN w:val="0"/>
        <w:adjustRightInd w:val="0"/>
        <w:spacing w:after="200" w:line="276" w:lineRule="auto"/>
        <w:ind w:right="340"/>
        <w:rPr>
          <w:ins w:id="3951" w:author="Wolfgang J. Toechterle" w:date="2013-06-22T12:07:00Z"/>
          <w:rFonts w:cs="Arial"/>
          <w:szCs w:val="20"/>
          <w:lang w:val="en-US"/>
          <w:rPrChange w:id="3952" w:author="Teera Piyakunakorn" w:date="2013-06-30T20:08:00Z">
            <w:rPr>
              <w:ins w:id="3953" w:author="Wolfgang J. Toechterle" w:date="2013-06-22T12:07:00Z"/>
              <w:rFonts w:cs="Arial"/>
              <w:szCs w:val="20"/>
              <w:lang w:val="en-US"/>
            </w:rPr>
          </w:rPrChange>
        </w:rPr>
      </w:pPr>
      <w:ins w:id="3954" w:author="Wolfgang J. Toechterle" w:date="2013-06-22T12:07:00Z">
        <w:r w:rsidRPr="0089049F">
          <w:rPr>
            <w:rFonts w:cs="Arial"/>
            <w:b/>
            <w:bCs/>
            <w:sz w:val="28"/>
            <w:szCs w:val="28"/>
            <w:lang w:val="en-US"/>
            <w:rPrChange w:id="3955" w:author="Teera Piyakunakorn" w:date="2013-06-30T20:08:00Z">
              <w:rPr>
                <w:rFonts w:cs="Arial"/>
                <w:b/>
                <w:bCs/>
                <w:sz w:val="28"/>
                <w:szCs w:val="28"/>
                <w:lang w:val="en-US"/>
              </w:rPr>
            </w:rPrChange>
          </w:rPr>
          <w:t>Task 4: Shopping Bag</w:t>
        </w:r>
        <w:r w:rsidRPr="0089049F">
          <w:rPr>
            <w:rFonts w:cs="Arial"/>
            <w:szCs w:val="20"/>
            <w:lang w:val="en-US"/>
            <w:rPrChange w:id="3956" w:author="Teera Piyakunakorn" w:date="2013-06-30T20:08:00Z">
              <w:rPr>
                <w:rFonts w:cs="Arial"/>
                <w:szCs w:val="20"/>
                <w:lang w:val="en-US"/>
              </w:rPr>
            </w:rPrChange>
          </w:rPr>
          <w:t xml:space="preserve"> </w:t>
        </w:r>
      </w:ins>
    </w:p>
    <w:p w14:paraId="228E5CD4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57" w:author="Wolfgang J. Toechterle" w:date="2013-06-22T12:07:00Z"/>
          <w:rFonts w:ascii="Times New Roman" w:hAnsi="Times New Roman" w:cs="Times New Roman"/>
          <w:sz w:val="24"/>
          <w:szCs w:val="24"/>
          <w:lang w:val="en-US"/>
          <w:rPrChange w:id="3958" w:author="Teera Piyakunakorn" w:date="2013-06-30T20:08:00Z">
            <w:rPr>
              <w:ins w:id="3959" w:author="Wolfgang J. Toechterle" w:date="2013-06-22T12:07:00Z"/>
              <w:rFonts w:ascii="Times New Roman" w:hAnsi="Times New Roman" w:cs="Times New Roman"/>
              <w:sz w:val="24"/>
              <w:szCs w:val="24"/>
              <w:lang w:val="en-US"/>
            </w:rPr>
          </w:rPrChange>
        </w:rPr>
      </w:pPr>
      <w:ins w:id="3960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61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Between technology and art</w:t>
        </w:r>
      </w:ins>
    </w:p>
    <w:p w14:paraId="4A8BE458" w14:textId="77777777" w:rsidR="00E1640C" w:rsidRPr="0089049F" w:rsidRDefault="00E1640C" w:rsidP="00E1640C">
      <w:pPr>
        <w:widowControl w:val="0"/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ind w:right="340"/>
        <w:rPr>
          <w:ins w:id="3962" w:author="Wolfgang J. Toechterle" w:date="2013-06-22T12:07:00Z"/>
          <w:rFonts w:cs="Arial"/>
          <w:b/>
          <w:bCs/>
          <w:sz w:val="28"/>
          <w:szCs w:val="28"/>
          <w:lang w:val="en-US"/>
          <w:rPrChange w:id="3963" w:author="Teera Piyakunakorn" w:date="2013-06-30T20:08:00Z">
            <w:rPr>
              <w:ins w:id="3964" w:author="Wolfgang J. Toechterle" w:date="2013-06-22T12:07:00Z"/>
              <w:rFonts w:cs="Arial"/>
              <w:b/>
              <w:bCs/>
              <w:sz w:val="28"/>
              <w:szCs w:val="28"/>
              <w:lang w:val="en-US"/>
            </w:rPr>
          </w:rPrChange>
        </w:rPr>
      </w:pPr>
      <w:ins w:id="3965" w:author="Wolfgang J. Toechterle" w:date="2013-06-22T12:07:00Z">
        <w:r w:rsidRPr="0089049F">
          <w:rPr>
            <w:rFonts w:ascii="Times New Roman" w:hAnsi="Times New Roman" w:cs="Times New Roman"/>
            <w:sz w:val="24"/>
            <w:szCs w:val="24"/>
            <w:lang w:val="en-US"/>
            <w:rPrChange w:id="3966" w:author="Teera Piyakunakorn" w:date="2013-06-30T20:08:00Z">
              <w:rPr>
                <w:rFonts w:ascii="Times New Roman" w:hAnsi="Times New Roman" w:cs="Times New Roman"/>
                <w:sz w:val="24"/>
                <w:szCs w:val="24"/>
                <w:lang w:val="en-US"/>
              </w:rPr>
            </w:rPrChange>
          </w:rPr>
          <w:t>www.druckkunst-museum.de</w:t>
        </w:r>
      </w:ins>
    </w:p>
    <w:p w14:paraId="73C3DEB4" w14:textId="77777777" w:rsidR="00E1640C" w:rsidRPr="0089049F" w:rsidRDefault="00E1640C" w:rsidP="00E1640C">
      <w:pPr>
        <w:widowControl w:val="0"/>
        <w:autoSpaceDE w:val="0"/>
        <w:autoSpaceDN w:val="0"/>
        <w:adjustRightInd w:val="0"/>
        <w:ind w:right="340"/>
        <w:rPr>
          <w:ins w:id="3967" w:author="Wolfgang J. Toechterle" w:date="2013-06-22T12:07:00Z"/>
          <w:rFonts w:cs="Arial"/>
          <w:szCs w:val="20"/>
          <w:lang w:val="en-US"/>
          <w:rPrChange w:id="3968" w:author="Teera Piyakunakorn" w:date="2013-06-30T20:08:00Z">
            <w:rPr>
              <w:ins w:id="3969" w:author="Wolfgang J. Toechterle" w:date="2013-06-22T12:07:00Z"/>
              <w:rFonts w:cs="Arial"/>
              <w:szCs w:val="20"/>
              <w:lang w:val="en-US"/>
            </w:rPr>
          </w:rPrChange>
        </w:rPr>
      </w:pPr>
    </w:p>
    <w:p w14:paraId="7130FA47" w14:textId="77777777" w:rsidR="00E1640C" w:rsidRPr="0089049F" w:rsidRDefault="00E1640C">
      <w:pPr>
        <w:rPr>
          <w:ins w:id="3970" w:author="Wolfgang J. Toechterle" w:date="2013-06-22T12:01:00Z"/>
          <w:rPrChange w:id="3971" w:author="Teera Piyakunakorn" w:date="2013-06-30T20:08:00Z">
            <w:rPr>
              <w:ins w:id="3972" w:author="Wolfgang J. Toechterle" w:date="2013-06-22T12:01:00Z"/>
            </w:rPr>
          </w:rPrChange>
        </w:rPr>
        <w:pPrChange w:id="3973" w:author="Wolfgang J. Toechterle" w:date="2013-06-22T12:03:00Z">
          <w:pPr>
            <w:pStyle w:val="Heading1"/>
          </w:pPr>
        </w:pPrChange>
      </w:pPr>
    </w:p>
    <w:p w14:paraId="07532C5C" w14:textId="5F057575" w:rsidR="00051F50" w:rsidRPr="0089049F" w:rsidRDefault="00051F50">
      <w:pPr>
        <w:rPr>
          <w:ins w:id="3974" w:author="Wolfgang J. Toechterle" w:date="2013-06-22T12:02:00Z"/>
          <w:rPrChange w:id="3975" w:author="Teera Piyakunakorn" w:date="2013-06-30T20:08:00Z">
            <w:rPr>
              <w:ins w:id="3976" w:author="Wolfgang J. Toechterle" w:date="2013-06-22T12:02:00Z"/>
            </w:rPr>
          </w:rPrChange>
        </w:rPr>
        <w:pPrChange w:id="3977" w:author="Wolfgang J. Toechterle" w:date="2013-06-22T12:01:00Z">
          <w:pPr>
            <w:pStyle w:val="Heading1"/>
          </w:pPr>
        </w:pPrChange>
      </w:pPr>
      <w:ins w:id="3978" w:author="Wolfgang J. Toechterle" w:date="2013-06-22T12:02:00Z">
        <w:r w:rsidRPr="0089049F">
          <w:rPr>
            <w:noProof/>
            <w:lang w:val="en-US"/>
            <w:rPrChange w:id="3979" w:author="Teera Piyakunakorn" w:date="2013-06-30T20:08:00Z">
              <w:rPr>
                <w:rFonts w:eastAsiaTheme="minorHAnsi" w:cstheme="minorBidi"/>
                <w:noProof/>
                <w:sz w:val="20"/>
                <w:szCs w:val="22"/>
                <w:u w:val="none"/>
                <w:lang w:val="en-US"/>
              </w:rPr>
            </w:rPrChange>
          </w:rPr>
          <w:drawing>
            <wp:inline distT="0" distB="0" distL="0" distR="0" wp14:anchorId="6F77EB82" wp14:editId="162A724B">
              <wp:extent cx="6039485" cy="8531860"/>
              <wp:effectExtent l="0" t="0" r="5715" b="2540"/>
              <wp:docPr id="12" name="Picture 12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2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756F6EA6" w14:textId="226E640C" w:rsidR="00051F50" w:rsidRPr="0089049F" w:rsidRDefault="00051F50">
      <w:pPr>
        <w:rPr>
          <w:ins w:id="3980" w:author="Wolfgang J. Toechterle" w:date="2013-06-22T12:02:00Z"/>
          <w:rPrChange w:id="3981" w:author="Teera Piyakunakorn" w:date="2013-06-30T20:08:00Z">
            <w:rPr>
              <w:ins w:id="3982" w:author="Wolfgang J. Toechterle" w:date="2013-06-22T12:02:00Z"/>
            </w:rPr>
          </w:rPrChange>
        </w:rPr>
        <w:pPrChange w:id="3983" w:author="Wolfgang J. Toechterle" w:date="2013-06-22T12:01:00Z">
          <w:pPr>
            <w:pStyle w:val="Heading1"/>
          </w:pPr>
        </w:pPrChange>
      </w:pPr>
      <w:ins w:id="3984" w:author="Wolfgang J. Toechterle" w:date="2013-06-22T12:02:00Z">
        <w:r w:rsidRPr="0089049F">
          <w:rPr>
            <w:noProof/>
            <w:lang w:val="en-US"/>
            <w:rPrChange w:id="3985" w:author="Teera Piyakunakorn" w:date="2013-06-30T20:08:00Z">
              <w:rPr>
                <w:rFonts w:eastAsiaTheme="minorHAnsi" w:cstheme="minorBidi"/>
                <w:noProof/>
                <w:sz w:val="20"/>
                <w:szCs w:val="22"/>
                <w:u w:val="none"/>
                <w:lang w:val="en-US"/>
              </w:rPr>
            </w:rPrChange>
          </w:rPr>
          <w:drawing>
            <wp:inline distT="0" distB="0" distL="0" distR="0" wp14:anchorId="0000DF27" wp14:editId="0F15EB30">
              <wp:extent cx="6039485" cy="8531860"/>
              <wp:effectExtent l="0" t="0" r="5715" b="2540"/>
              <wp:docPr id="13" name="Picture 1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3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56EC4B54" w14:textId="664A94C6" w:rsidR="00051F50" w:rsidRPr="0089049F" w:rsidRDefault="00051F50">
      <w:pPr>
        <w:rPr>
          <w:rPrChange w:id="3986" w:author="Teera Piyakunakorn" w:date="2013-06-30T20:08:00Z">
            <w:rPr/>
          </w:rPrChange>
        </w:rPr>
        <w:pPrChange w:id="3987" w:author="Wolfgang J. Toechterle" w:date="2013-06-22T12:01:00Z">
          <w:pPr>
            <w:pStyle w:val="Heading1"/>
          </w:pPr>
        </w:pPrChange>
      </w:pPr>
      <w:ins w:id="3988" w:author="Wolfgang J. Toechterle" w:date="2013-06-22T12:02:00Z">
        <w:r w:rsidRPr="0089049F">
          <w:rPr>
            <w:noProof/>
            <w:lang w:val="en-US"/>
            <w:rPrChange w:id="3989" w:author="Teera Piyakunakorn" w:date="2013-06-30T20:08:00Z">
              <w:rPr>
                <w:rFonts w:eastAsiaTheme="minorHAnsi" w:cstheme="minorBidi"/>
                <w:noProof/>
                <w:sz w:val="20"/>
                <w:szCs w:val="22"/>
                <w:u w:val="none"/>
                <w:lang w:val="en-US"/>
              </w:rPr>
            </w:rPrChange>
          </w:rPr>
          <w:drawing>
            <wp:inline distT="0" distB="0" distL="0" distR="0" wp14:anchorId="563A633E" wp14:editId="79AC1963">
              <wp:extent cx="6039485" cy="8531860"/>
              <wp:effectExtent l="0" t="0" r="5715" b="2540"/>
              <wp:docPr id="14" name="Picture 1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3.jpg"/>
                      <pic:cNvPicPr/>
                    </pic:nvPicPr>
                    <pic:blipFill>
                      <a:blip r:embed="rId14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39485" cy="8531860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624F642E" w14:textId="474F7FE0" w:rsidR="004921DA" w:rsidRPr="0089049F" w:rsidRDefault="004921DA" w:rsidP="004921DA">
      <w:pPr>
        <w:rPr>
          <w:rPrChange w:id="3990" w:author="Teera Piyakunakorn" w:date="2013-06-30T20:08:00Z">
            <w:rPr/>
          </w:rPrChange>
        </w:rPr>
      </w:pPr>
      <w:del w:id="3991" w:author="Wolfgang J. Toechterle" w:date="2013-06-22T11:14:00Z">
        <w:r w:rsidRPr="0089049F" w:rsidDel="004A086C">
          <w:rPr>
            <w:noProof/>
            <w:lang w:val="en-US"/>
            <w:rPrChange w:id="3992" w:author="Teera Piyakunakorn" w:date="2013-06-30T20:08:00Z">
              <w:rPr>
                <w:rFonts w:eastAsiaTheme="majorEastAsia" w:cstheme="majorBidi"/>
                <w:b/>
                <w:bCs/>
                <w:caps/>
                <w:noProof/>
                <w:sz w:val="24"/>
                <w:szCs w:val="28"/>
                <w:u w:val="single"/>
                <w:lang w:val="en-US"/>
              </w:rPr>
            </w:rPrChange>
          </w:rPr>
          <w:drawing>
            <wp:inline distT="0" distB="0" distL="0" distR="0" wp14:anchorId="1CD5F5F9" wp14:editId="4FE991A9">
              <wp:extent cx="5714399" cy="8072617"/>
              <wp:effectExtent l="0" t="0" r="635" b="5080"/>
              <wp:docPr id="8" name="Picture 8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.jpg"/>
                      <pic:cNvPicPr/>
                    </pic:nvPicPr>
                    <pic:blipFill>
                      <a:blip r:embed="rId15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714399" cy="8072617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4E330798" w14:textId="4E85DFB4" w:rsidR="004921DA" w:rsidRPr="0089049F" w:rsidRDefault="004921DA" w:rsidP="004921DA">
      <w:pPr>
        <w:rPr>
          <w:rPrChange w:id="3993" w:author="Teera Piyakunakorn" w:date="2013-06-30T20:08:00Z">
            <w:rPr/>
          </w:rPrChange>
        </w:rPr>
      </w:pPr>
      <w:del w:id="3994" w:author="Wolfgang J. Toechterle" w:date="2013-06-22T11:14:00Z">
        <w:r w:rsidRPr="0089049F" w:rsidDel="004A086C">
          <w:rPr>
            <w:noProof/>
            <w:lang w:val="en-US"/>
            <w:rPrChange w:id="3995" w:author="Teera Piyakunakorn" w:date="2013-06-30T20:08:00Z">
              <w:rPr>
                <w:rFonts w:eastAsiaTheme="majorEastAsia" w:cstheme="majorBidi"/>
                <w:b/>
                <w:bCs/>
                <w:caps/>
                <w:noProof/>
                <w:sz w:val="24"/>
                <w:szCs w:val="28"/>
                <w:u w:val="single"/>
                <w:lang w:val="en-US"/>
              </w:rPr>
            </w:rPrChange>
          </w:rPr>
          <w:drawing>
            <wp:inline distT="0" distB="0" distL="0" distR="0" wp14:anchorId="706A9F00" wp14:editId="00E3D808">
              <wp:extent cx="5584239" cy="7888743"/>
              <wp:effectExtent l="0" t="0" r="3810" b="10795"/>
              <wp:docPr id="7" name="Picture 7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IMAGES2.jpg"/>
                      <pic:cNvPicPr/>
                    </pic:nvPicPr>
                    <pic:blipFill>
                      <a:blip r:embed="rId16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5584239" cy="7888743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del>
    </w:p>
    <w:p w14:paraId="31BED878" w14:textId="77777777" w:rsidR="00F768E2" w:rsidRPr="0089049F" w:rsidRDefault="00C51A27" w:rsidP="00CE6B36">
      <w:pPr>
        <w:rPr>
          <w:ins w:id="3996" w:author="Wolfgang J. Toechterle" w:date="2013-05-20T20:49:00Z"/>
          <w:rPrChange w:id="3997" w:author="Teera Piyakunakorn" w:date="2013-06-30T20:08:00Z">
            <w:rPr>
              <w:ins w:id="3998" w:author="Wolfgang J. Toechterle" w:date="2013-05-20T20:49:00Z"/>
              <w:lang w:val="en-US"/>
            </w:rPr>
          </w:rPrChange>
        </w:rPr>
      </w:pPr>
      <w:r w:rsidRPr="0089049F">
        <w:rPr>
          <w:noProof/>
          <w:lang w:val="en-US"/>
          <w:rPrChange w:id="3999" w:author="Teera Piyakunakorn" w:date="2013-06-30T20:08:00Z">
            <w:rPr>
              <w:noProof/>
              <w:lang w:val="en-US"/>
            </w:rPr>
          </w:rPrChange>
        </w:rPr>
        <w:drawing>
          <wp:inline distT="0" distB="0" distL="0" distR="0" wp14:anchorId="73C0C341" wp14:editId="450F96C4">
            <wp:extent cx="1329313" cy="1329313"/>
            <wp:effectExtent l="0" t="0" r="0" b="0"/>
            <wp:docPr id="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9521" cy="1329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89049F">
        <w:rPr>
          <w:rPrChange w:id="4000" w:author="Teera Piyakunakorn" w:date="2013-06-30T20:08:00Z">
            <w:rPr>
              <w:rFonts w:eastAsiaTheme="majorEastAsia" w:cstheme="majorBidi"/>
              <w:b/>
              <w:bCs/>
              <w:caps/>
              <w:sz w:val="24"/>
              <w:szCs w:val="28"/>
              <w:u w:val="single"/>
              <w:lang w:val="en-US"/>
            </w:rPr>
          </w:rPrChange>
        </w:rPr>
        <w:t xml:space="preserve"> </w:t>
      </w:r>
    </w:p>
    <w:p w14:paraId="20A9A1C3" w14:textId="77777777" w:rsidR="00F768E2" w:rsidRPr="0089049F" w:rsidRDefault="00F768E2" w:rsidP="00CE6B36">
      <w:pPr>
        <w:rPr>
          <w:ins w:id="4001" w:author="Wolfgang J. Toechterle" w:date="2013-05-20T20:49:00Z"/>
          <w:rPrChange w:id="4002" w:author="Teera Piyakunakorn" w:date="2013-06-30T20:08:00Z">
            <w:rPr>
              <w:ins w:id="4003" w:author="Wolfgang J. Toechterle" w:date="2013-05-20T20:49:00Z"/>
              <w:lang w:val="en-US"/>
            </w:rPr>
          </w:rPrChange>
        </w:rPr>
      </w:pPr>
    </w:p>
    <w:p w14:paraId="2A34F211" w14:textId="3719AF8B" w:rsidR="00CE6B36" w:rsidRPr="0089049F" w:rsidRDefault="00C51A27" w:rsidP="00CE6B36">
      <w:pPr>
        <w:rPr>
          <w:ins w:id="4004" w:author="Wolfgang J. Toechterle" w:date="2013-05-20T20:48:00Z"/>
          <w:rPrChange w:id="4005" w:author="Teera Piyakunakorn" w:date="2013-06-30T20:08:00Z">
            <w:rPr>
              <w:ins w:id="4006" w:author="Wolfgang J. Toechterle" w:date="2013-05-20T20:48:00Z"/>
              <w:lang w:val="en-US"/>
            </w:rPr>
          </w:rPrChange>
        </w:rPr>
      </w:pPr>
      <w:r w:rsidRPr="0089049F">
        <w:rPr>
          <w:rPrChange w:id="4007" w:author="Teera Piyakunakorn" w:date="2013-06-30T20:08:00Z">
            <w:rPr>
              <w:rFonts w:eastAsiaTheme="majorEastAsia" w:cstheme="majorBidi"/>
              <w:b/>
              <w:bCs/>
              <w:caps/>
              <w:sz w:val="24"/>
              <w:szCs w:val="28"/>
              <w:u w:val="single"/>
              <w:lang w:val="en-US"/>
            </w:rPr>
          </w:rPrChange>
        </w:rPr>
        <w:t>QR-Code: minimum size: 20 x 20 mm</w:t>
      </w:r>
    </w:p>
    <w:p w14:paraId="726C8CAE" w14:textId="1333EEF0" w:rsidR="00F768E2" w:rsidRPr="0089049F" w:rsidRDefault="004A086C" w:rsidP="00CE6B36">
      <w:pPr>
        <w:rPr>
          <w:ins w:id="4008" w:author="Wolfgang J. Toechterle" w:date="2013-06-22T12:03:00Z"/>
          <w:rPrChange w:id="4009" w:author="Teera Piyakunakorn" w:date="2013-06-30T20:08:00Z">
            <w:rPr>
              <w:ins w:id="4010" w:author="Wolfgang J. Toechterle" w:date="2013-06-22T12:03:00Z"/>
            </w:rPr>
          </w:rPrChange>
        </w:rPr>
      </w:pPr>
      <w:ins w:id="4011" w:author="Wolfgang J. Toechterle" w:date="2013-06-22T11:14:00Z">
        <w:r w:rsidRPr="0089049F">
          <w:rPr>
            <w:rPrChange w:id="4012" w:author="Teera Piyakunakorn" w:date="2013-06-30T20:08:00Z">
              <w:rPr/>
            </w:rPrChange>
          </w:rPr>
          <w:t xml:space="preserve">File: </w:t>
        </w:r>
      </w:ins>
      <w:ins w:id="4013" w:author="Wolfgang J. Toechterle" w:date="2013-05-20T20:48:00Z">
        <w:r w:rsidRPr="0089049F">
          <w:rPr>
            <w:rPrChange w:id="4014" w:author="Teera Piyakunakorn" w:date="2013-06-30T20:08:00Z">
              <w:rPr/>
            </w:rPrChange>
          </w:rPr>
          <w:t>druckkunst.png</w:t>
        </w:r>
      </w:ins>
    </w:p>
    <w:p w14:paraId="2BB9EB3C" w14:textId="77777777" w:rsidR="00051F50" w:rsidRPr="0089049F" w:rsidRDefault="00051F50" w:rsidP="00CE6B36">
      <w:pPr>
        <w:rPr>
          <w:ins w:id="4015" w:author="Wolfgang J. Toechterle" w:date="2013-06-22T12:03:00Z"/>
          <w:rPrChange w:id="4016" w:author="Teera Piyakunakorn" w:date="2013-06-30T20:08:00Z">
            <w:rPr>
              <w:ins w:id="4017" w:author="Wolfgang J. Toechterle" w:date="2013-06-22T12:03:00Z"/>
            </w:rPr>
          </w:rPrChange>
        </w:rPr>
      </w:pPr>
    </w:p>
    <w:p w14:paraId="168229C0" w14:textId="3ADA5D5B" w:rsidR="00051F50" w:rsidRPr="0089049F" w:rsidRDefault="007D0F28" w:rsidP="00CE6B36">
      <w:pPr>
        <w:rPr>
          <w:ins w:id="4018" w:author="Wolfgang J. Toechterle" w:date="2013-06-22T12:08:00Z"/>
          <w:rPrChange w:id="4019" w:author="Teera Piyakunakorn" w:date="2013-06-30T20:08:00Z">
            <w:rPr>
              <w:ins w:id="4020" w:author="Wolfgang J. Toechterle" w:date="2013-06-22T12:08:00Z"/>
            </w:rPr>
          </w:rPrChange>
        </w:rPr>
      </w:pPr>
      <w:ins w:id="4021" w:author="Wolfgang J. Toechterle" w:date="2013-06-22T12:03:00Z">
        <w:r w:rsidRPr="0089049F">
          <w:rPr>
            <w:noProof/>
            <w:lang w:val="en-US"/>
            <w:rPrChange w:id="4022" w:author="Teera Piyakunakorn" w:date="2013-06-30T20:08:00Z">
              <w:rPr>
                <w:rFonts w:eastAsiaTheme="majorEastAsia" w:cstheme="majorBidi"/>
                <w:b/>
                <w:bCs/>
                <w:caps/>
                <w:noProof/>
                <w:sz w:val="24"/>
                <w:szCs w:val="28"/>
                <w:u w:val="single"/>
                <w:lang w:val="en-US"/>
              </w:rPr>
            </w:rPrChange>
          </w:rPr>
          <w:drawing>
            <wp:inline distT="0" distB="0" distL="0" distR="0" wp14:anchorId="663C315E" wp14:editId="7CC91162">
              <wp:extent cx="6098540" cy="5923284"/>
              <wp:effectExtent l="0" t="0" r="0" b="0"/>
              <wp:docPr id="15" name="Picture 15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review_Shopper.jpg"/>
                      <pic:cNvPicPr/>
                    </pic:nvPicPr>
                    <pic:blipFill>
                      <a:blip r:embed="rId17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6098540" cy="592328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</wp:inline>
          </w:drawing>
        </w:r>
      </w:ins>
    </w:p>
    <w:p w14:paraId="4E205543" w14:textId="6CB9807B" w:rsidR="00D161EB" w:rsidRPr="0089049F" w:rsidRDefault="00D161EB" w:rsidP="00CE6B36">
      <w:pPr>
        <w:rPr>
          <w:ins w:id="4023" w:author="Wolfgang J. Toechterle" w:date="2013-06-22T12:09:00Z"/>
          <w:rPrChange w:id="4024" w:author="Teera Piyakunakorn" w:date="2013-06-30T20:08:00Z">
            <w:rPr>
              <w:ins w:id="4025" w:author="Wolfgang J. Toechterle" w:date="2013-06-22T12:09:00Z"/>
            </w:rPr>
          </w:rPrChange>
        </w:rPr>
      </w:pPr>
    </w:p>
    <w:p w14:paraId="6C3838D5" w14:textId="0E84B242" w:rsidR="00737CDD" w:rsidRPr="0089049F" w:rsidRDefault="00F8618F" w:rsidP="00CE6B36">
      <w:pPr>
        <w:rPr>
          <w:ins w:id="4026" w:author="Wolfgang J. Toechterle" w:date="2013-06-22T20:53:00Z"/>
          <w:rPrChange w:id="4027" w:author="Teera Piyakunakorn" w:date="2013-06-30T20:08:00Z">
            <w:rPr>
              <w:ins w:id="4028" w:author="Wolfgang J. Toechterle" w:date="2013-06-22T20:53:00Z"/>
            </w:rPr>
          </w:rPrChange>
        </w:rPr>
      </w:pPr>
      <w:ins w:id="4029" w:author="Wolfgang J. Toechterle" w:date="2013-06-22T20:52:00Z">
        <w:r w:rsidRPr="0089049F">
          <w:rPr>
            <w:rPrChange w:id="4030" w:author="Teera Piyakunakorn" w:date="2013-06-30T20:08:00Z">
              <w:rPr/>
            </w:rPrChange>
          </w:rPr>
          <w:t xml:space="preserve">Example of a shopping bag with the given </w:t>
        </w:r>
        <w:proofErr w:type="spellStart"/>
        <w:r w:rsidRPr="0089049F">
          <w:rPr>
            <w:rPrChange w:id="4031" w:author="Teera Piyakunakorn" w:date="2013-06-30T20:08:00Z">
              <w:rPr/>
            </w:rPrChange>
          </w:rPr>
          <w:t>DieCut</w:t>
        </w:r>
      </w:ins>
      <w:proofErr w:type="spellEnd"/>
    </w:p>
    <w:p w14:paraId="65DD26D6" w14:textId="1E567C1B" w:rsidR="002B6058" w:rsidRPr="0089049F" w:rsidRDefault="002B6058" w:rsidP="00CE6B36">
      <w:pPr>
        <w:rPr>
          <w:ins w:id="4032" w:author="Wolfgang J. Toechterle" w:date="2013-06-22T20:54:00Z"/>
          <w:rPrChange w:id="4033" w:author="Teera Piyakunakorn" w:date="2013-06-30T20:08:00Z">
            <w:rPr>
              <w:ins w:id="4034" w:author="Wolfgang J. Toechterle" w:date="2013-06-22T20:54:00Z"/>
            </w:rPr>
          </w:rPrChange>
        </w:rPr>
      </w:pPr>
      <w:ins w:id="4035" w:author="Wolfgang J. Toechterle" w:date="2013-06-22T20:53:00Z">
        <w:r w:rsidRPr="0089049F">
          <w:rPr>
            <w:noProof/>
            <w:lang w:val="en-US"/>
            <w:rPrChange w:id="4036" w:author="Teera Piyakunakorn" w:date="2013-06-30T20:08:00Z">
              <w:rPr>
                <w:rFonts w:eastAsiaTheme="majorEastAsia" w:cstheme="majorBidi"/>
                <w:b/>
                <w:bCs/>
                <w:caps/>
                <w:noProof/>
                <w:sz w:val="24"/>
                <w:szCs w:val="28"/>
                <w:u w:val="single"/>
                <w:lang w:val="en-US"/>
              </w:rPr>
            </w:rPrChange>
          </w:rPr>
          <w:drawing>
            <wp:inline distT="0" distB="0" distL="0" distR="0" wp14:anchorId="43E122EF" wp14:editId="3237B639">
              <wp:extent cx="6121400" cy="3067050"/>
              <wp:effectExtent l="0" t="0" r="0" b="6350"/>
              <wp:docPr id="3" name="Picture 3" descr="Daten:wolfi:daten:MM Projekte:BG Grafiker:2013:Worldskills 2013:Test Module:Mod CD:Mod Corporate Design:Documentation Module 2:BAG_dieCAT.ai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Daten:wolfi:daten:MM Projekte:BG Grafiker:2013:Worldskills 2013:Test Module:Mod CD:Mod Corporate Design:Documentation Module 2:BAG_dieCAT.ai"/>
                      <pic:cNvPicPr>
                        <a:picLocks noChangeAspect="1" noChangeArrowheads="1"/>
                      </pic:cNvPicPr>
                    </pic:nvPicPr>
                    <pic:blipFill>
                      <a:blip r:embed="rId18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6121400" cy="3067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ins>
    </w:p>
    <w:p w14:paraId="79674AD5" w14:textId="77777777" w:rsidR="002B6058" w:rsidRPr="0089049F" w:rsidRDefault="002B6058" w:rsidP="00CE6B36">
      <w:pPr>
        <w:rPr>
          <w:ins w:id="4037" w:author="Wolfgang J. Toechterle" w:date="2013-06-22T20:54:00Z"/>
          <w:rPrChange w:id="4038" w:author="Teera Piyakunakorn" w:date="2013-06-30T20:08:00Z">
            <w:rPr>
              <w:ins w:id="4039" w:author="Wolfgang J. Toechterle" w:date="2013-06-22T20:54:00Z"/>
            </w:rPr>
          </w:rPrChange>
        </w:rPr>
      </w:pPr>
    </w:p>
    <w:p w14:paraId="30F5BD22" w14:textId="5E65908D" w:rsidR="002B6058" w:rsidRPr="0089049F" w:rsidRDefault="002B6058" w:rsidP="00CE6B36">
      <w:pPr>
        <w:rPr>
          <w:rPrChange w:id="4040" w:author="Teera Piyakunakorn" w:date="2013-06-30T20:08:00Z">
            <w:rPr/>
          </w:rPrChange>
        </w:rPr>
      </w:pPr>
      <w:proofErr w:type="gramStart"/>
      <w:ins w:id="4041" w:author="Wolfgang J. Toechterle" w:date="2013-06-22T20:54:00Z">
        <w:r w:rsidRPr="0089049F">
          <w:rPr>
            <w:rPrChange w:id="4042" w:author="Teera Piyakunakorn" w:date="2013-06-30T20:08:00Z">
              <w:rPr/>
            </w:rPrChange>
          </w:rPr>
          <w:t>given</w:t>
        </w:r>
        <w:proofErr w:type="gramEnd"/>
        <w:r w:rsidRPr="0089049F">
          <w:rPr>
            <w:rPrChange w:id="4043" w:author="Teera Piyakunakorn" w:date="2013-06-30T20:08:00Z">
              <w:rPr/>
            </w:rPrChange>
          </w:rPr>
          <w:t xml:space="preserve"> </w:t>
        </w:r>
        <w:proofErr w:type="spellStart"/>
        <w:r w:rsidRPr="0089049F">
          <w:rPr>
            <w:rPrChange w:id="4044" w:author="Teera Piyakunakorn" w:date="2013-06-30T20:08:00Z">
              <w:rPr/>
            </w:rPrChange>
          </w:rPr>
          <w:t>DieCut</w:t>
        </w:r>
      </w:ins>
      <w:proofErr w:type="spellEnd"/>
    </w:p>
    <w:sectPr w:rsidR="002B6058" w:rsidRPr="0089049F" w:rsidSect="00286C5F">
      <w:headerReference w:type="default" r:id="rId19"/>
      <w:footerReference w:type="default" r:id="rId20"/>
      <w:pgSz w:w="11900" w:h="16840" w:code="9"/>
      <w:pgMar w:top="1440" w:right="1134" w:bottom="1361" w:left="1440" w:header="567" w:footer="284" w:gutter="0"/>
      <w:cols w:space="708"/>
      <w:docGrid w:linePitch="360"/>
      <w:sectPrChange w:id="4090" w:author="Kinder" w:date="2013-06-30T08:38:00Z">
        <w:sectPr w:rsidR="002B6058" w:rsidRPr="0089049F" w:rsidSect="00286C5F">
          <w:pgSz w:w="11907" w:h="16839"/>
          <w:pgMar w:top="1985" w:right="1134" w:bottom="1418" w:left="1134" w:header="567" w:footer="284" w:gutter="0"/>
        </w:sectPr>
      </w:sectPrChange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F88DC09" w14:textId="77777777" w:rsidR="004C7246" w:rsidRDefault="004C7246" w:rsidP="00A11118">
      <w:r>
        <w:separator/>
      </w:r>
    </w:p>
  </w:endnote>
  <w:endnote w:type="continuationSeparator" w:id="0">
    <w:p w14:paraId="2B6749F3" w14:textId="77777777" w:rsidR="004C7246" w:rsidRDefault="004C7246" w:rsidP="00A111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Square721 BT">
    <w:altName w:val="Cambria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 Bold">
    <w:panose1 w:val="020B0704020202020204"/>
    <w:charset w:val="00"/>
    <w:family w:val="auto"/>
    <w:pitch w:val="variable"/>
    <w:sig w:usb0="00000003" w:usb1="00000000" w:usb2="00000000" w:usb3="00000000" w:csb0="00000001" w:csb1="00000000"/>
  </w:font>
  <w:font w:name="ヒラギノ角ゴ Pro W3">
    <w:charset w:val="4E"/>
    <w:family w:val="auto"/>
    <w:pitch w:val="variable"/>
    <w:sig w:usb0="00000001" w:usb1="08070000" w:usb2="00000010" w:usb3="00000000" w:csb0="00020000" w:csb1="00000000"/>
  </w:font>
  <w:font w:name="TH SarabunPSK">
    <w:panose1 w:val="020B0500040200020003"/>
    <w:charset w:val="00"/>
    <w:family w:val="auto"/>
    <w:pitch w:val="variable"/>
    <w:sig w:usb0="A100006F" w:usb1="5000205A" w:usb2="00000000" w:usb3="00000000" w:csb0="00010183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9854" w:type="dxa"/>
      <w:tblLook w:val="0000" w:firstRow="0" w:lastRow="0" w:firstColumn="0" w:lastColumn="0" w:noHBand="0" w:noVBand="0"/>
    </w:tblPr>
    <w:tblGrid>
      <w:gridCol w:w="2716"/>
      <w:gridCol w:w="5617"/>
      <w:gridCol w:w="1521"/>
    </w:tblGrid>
    <w:tr w:rsidR="004C7246" w14:paraId="6DDE62FA" w14:textId="77777777">
      <w:trPr>
        <w:cantSplit/>
      </w:trPr>
      <w:tc>
        <w:tcPr>
          <w:tcW w:w="2088" w:type="dxa"/>
        </w:tcPr>
        <w:p w14:paraId="29990C2C" w14:textId="77777777" w:rsidR="004C7246" w:rsidRDefault="004C7246" w:rsidP="004632D2">
          <w:pPr>
            <w:pStyle w:val="Footer"/>
            <w:rPr>
              <w:sz w:val="16"/>
            </w:rPr>
          </w:pPr>
        </w:p>
        <w:p w14:paraId="6F74CE45" w14:textId="77777777" w:rsidR="004C7246" w:rsidRDefault="004C7246" w:rsidP="004632D2">
          <w:pPr>
            <w:pStyle w:val="Footer"/>
            <w:rPr>
              <w:sz w:val="16"/>
            </w:rPr>
          </w:pPr>
        </w:p>
        <w:p w14:paraId="6F1A288C" w14:textId="77777777" w:rsidR="004C7246" w:rsidRDefault="004C7246" w:rsidP="00085939">
          <w:pPr>
            <w:pStyle w:val="Footer"/>
            <w:rPr>
              <w:sz w:val="16"/>
            </w:rPr>
          </w:pPr>
          <w:r>
            <w:rPr>
              <w:sz w:val="16"/>
            </w:rPr>
            <w:t>WSC2013_TP40_MODX_PRE_EN</w:t>
          </w:r>
        </w:p>
      </w:tc>
      <w:tc>
        <w:tcPr>
          <w:tcW w:w="6120" w:type="dxa"/>
        </w:tcPr>
        <w:p w14:paraId="599269E2" w14:textId="77777777" w:rsidR="004C7246" w:rsidRPr="00AF5A9A" w:rsidRDefault="004C7246" w:rsidP="004632D2">
          <w:pPr>
            <w:jc w:val="center"/>
            <w:rPr>
              <w:rFonts w:ascii="Calibri" w:hAnsi="Calibri"/>
              <w:sz w:val="16"/>
              <w:szCs w:val="16"/>
              <w:lang w:val="en-US"/>
            </w:rPr>
          </w:pPr>
          <w:r w:rsidRPr="00AF5A9A">
            <w:rPr>
              <w:sz w:val="16"/>
              <w:szCs w:val="16"/>
              <w:lang w:val="en-US"/>
            </w:rPr>
            <w:t xml:space="preserve">©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(WSI) reserves all rights in documents developed for or on behalf of WSI, including translation and electronic distribution. This material may be reproduced for non-commercial vocational and educational purposes provided that the </w:t>
          </w:r>
          <w:proofErr w:type="spellStart"/>
          <w:r w:rsidRPr="00AF5A9A">
            <w:rPr>
              <w:sz w:val="16"/>
              <w:szCs w:val="16"/>
              <w:lang w:val="en-US"/>
            </w:rPr>
            <w:t>WorldSkills</w:t>
          </w:r>
          <w:proofErr w:type="spellEnd"/>
          <w:r w:rsidRPr="00AF5A9A">
            <w:rPr>
              <w:sz w:val="16"/>
              <w:szCs w:val="16"/>
              <w:lang w:val="en-US"/>
            </w:rPr>
            <w:t xml:space="preserve"> International logo and copyright notice are left in place.</w:t>
          </w:r>
        </w:p>
      </w:tc>
      <w:tc>
        <w:tcPr>
          <w:tcW w:w="1646" w:type="dxa"/>
        </w:tcPr>
        <w:p w14:paraId="60F4FA03" w14:textId="77777777" w:rsidR="004C7246" w:rsidRDefault="004C7246" w:rsidP="004632D2">
          <w:pPr>
            <w:pStyle w:val="Footer"/>
            <w:rPr>
              <w:rStyle w:val="PageNumber"/>
            </w:rPr>
          </w:pPr>
        </w:p>
        <w:p w14:paraId="3128290C" w14:textId="77777777" w:rsidR="004C7246" w:rsidRDefault="004C7246" w:rsidP="004632D2">
          <w:pPr>
            <w:pStyle w:val="Footer"/>
            <w:jc w:val="right"/>
            <w:rPr>
              <w:rStyle w:val="PageNumber"/>
            </w:rPr>
          </w:pPr>
        </w:p>
        <w:p w14:paraId="6CBB70AC" w14:textId="77777777" w:rsidR="004C7246" w:rsidRDefault="004C7246" w:rsidP="004632D2">
          <w:pPr>
            <w:pStyle w:val="Footer"/>
            <w:jc w:val="right"/>
            <w:rPr>
              <w:rStyle w:val="PageNumber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>
            <w:rPr>
              <w:rStyle w:val="PageNumber"/>
              <w:noProof/>
            </w:rPr>
            <w:t>14</w:t>
          </w:r>
          <w:r>
            <w:rPr>
              <w:rStyle w:val="PageNumber"/>
            </w:rPr>
            <w:fldChar w:fldCharType="end"/>
          </w:r>
        </w:p>
      </w:tc>
    </w:tr>
  </w:tbl>
  <w:p w14:paraId="078811A0" w14:textId="77777777" w:rsidR="004C7246" w:rsidRDefault="004C7246" w:rsidP="00A11118">
    <w:pPr>
      <w:pStyle w:val="footerleft"/>
    </w:pPr>
  </w:p>
</w:ftr>
</file>

<file path=word/footer2.xml><?xml version="1.0" encoding="utf-8"?>
<w:ft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41" w:rightFromText="141" w:horzAnchor="page" w:tblpX="1449" w:tblpY="-330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  <w:tblPrChange w:id="4045" w:author="Kinder" w:date="2013-06-30T09:15:00Z">
        <w:tblPr>
          <w:tblW w:w="0" w:type="auto"/>
          <w:tblBorders>
            <w:top w:val="single" w:sz="4" w:space="0" w:color="auto"/>
          </w:tblBorders>
          <w:tblLook w:val="0000" w:firstRow="0" w:lastRow="0" w:firstColumn="0" w:lastColumn="0" w:noHBand="0" w:noVBand="0"/>
        </w:tblPr>
      </w:tblPrChange>
    </w:tblPr>
    <w:tblGrid>
      <w:gridCol w:w="4243"/>
      <w:gridCol w:w="2752"/>
      <w:gridCol w:w="2241"/>
      <w:tblGridChange w:id="4046">
        <w:tblGrid>
          <w:gridCol w:w="4243"/>
          <w:gridCol w:w="2752"/>
          <w:gridCol w:w="2241"/>
        </w:tblGrid>
      </w:tblGridChange>
    </w:tblGrid>
    <w:tr w:rsidR="004C7246" w:rsidDel="000161F3" w14:paraId="4538E4A4" w14:textId="7822B06E" w:rsidTr="000161F3">
      <w:trPr>
        <w:cantSplit/>
        <w:del w:id="4047" w:author="Kinder" w:date="2013-06-30T09:15:00Z"/>
        <w:trPrChange w:id="4048" w:author="Kinder" w:date="2013-06-30T09:15:00Z">
          <w:trPr>
            <w:cantSplit/>
          </w:trPr>
        </w:trPrChange>
      </w:trPr>
      <w:tc>
        <w:tcPr>
          <w:tcW w:w="4243" w:type="dxa"/>
          <w:tcPrChange w:id="4049" w:author="Kinder" w:date="2013-06-30T09:15:00Z">
            <w:tcPr>
              <w:tcW w:w="4428" w:type="dxa"/>
            </w:tcPr>
          </w:tcPrChange>
        </w:tcPr>
        <w:p w14:paraId="7156A9D3" w14:textId="118A9A32" w:rsidR="004C7246" w:rsidDel="000161F3" w:rsidRDefault="004C7246" w:rsidP="000161F3">
          <w:pPr>
            <w:pStyle w:val="Footer"/>
            <w:rPr>
              <w:del w:id="4050" w:author="Kinder" w:date="2013-06-30T09:15:00Z"/>
              <w:sz w:val="16"/>
            </w:rPr>
          </w:pPr>
        </w:p>
      </w:tc>
      <w:tc>
        <w:tcPr>
          <w:tcW w:w="2752" w:type="dxa"/>
          <w:tcPrChange w:id="4051" w:author="Kinder" w:date="2013-06-30T09:15:00Z">
            <w:tcPr>
              <w:tcW w:w="2962" w:type="dxa"/>
            </w:tcPr>
          </w:tcPrChange>
        </w:tcPr>
        <w:p w14:paraId="24BDEE0D" w14:textId="0D4A1FAC" w:rsidR="004C7246" w:rsidDel="000161F3" w:rsidRDefault="004C7246" w:rsidP="000161F3">
          <w:pPr>
            <w:pStyle w:val="Footer"/>
            <w:rPr>
              <w:del w:id="4052" w:author="Kinder" w:date="2013-06-30T09:15:00Z"/>
              <w:sz w:val="16"/>
            </w:rPr>
          </w:pPr>
        </w:p>
      </w:tc>
      <w:tc>
        <w:tcPr>
          <w:tcW w:w="2241" w:type="dxa"/>
          <w:tcPrChange w:id="4053" w:author="Kinder" w:date="2013-06-30T09:15:00Z">
            <w:tcPr>
              <w:tcW w:w="2464" w:type="dxa"/>
            </w:tcPr>
          </w:tcPrChange>
        </w:tcPr>
        <w:p w14:paraId="25623FDE" w14:textId="6FADC31A" w:rsidR="004C7246" w:rsidDel="000161F3" w:rsidRDefault="004C7246" w:rsidP="000161F3">
          <w:pPr>
            <w:pStyle w:val="Footer"/>
            <w:rPr>
              <w:del w:id="4054" w:author="Kinder" w:date="2013-06-30T09:15:00Z"/>
              <w:sz w:val="16"/>
            </w:rPr>
          </w:pPr>
        </w:p>
      </w:tc>
    </w:tr>
    <w:tr w:rsidR="004C7246" w:rsidDel="000161F3" w14:paraId="034C2079" w14:textId="22733D4D" w:rsidTr="000161F3">
      <w:trPr>
        <w:cantSplit/>
        <w:del w:id="4055" w:author="Kinder" w:date="2013-06-30T09:15:00Z"/>
        <w:trPrChange w:id="4056" w:author="Kinder" w:date="2013-06-30T09:15:00Z">
          <w:trPr>
            <w:cantSplit/>
          </w:trPr>
        </w:trPrChange>
      </w:trPr>
      <w:tc>
        <w:tcPr>
          <w:tcW w:w="4243" w:type="dxa"/>
          <w:tcPrChange w:id="4057" w:author="Kinder" w:date="2013-06-30T09:15:00Z">
            <w:tcPr>
              <w:tcW w:w="4428" w:type="dxa"/>
            </w:tcPr>
          </w:tcPrChange>
        </w:tcPr>
        <w:p w14:paraId="32A83BE0" w14:textId="7D7A69A9" w:rsidR="004C7246" w:rsidRPr="00591785" w:rsidDel="000161F3" w:rsidRDefault="004C7246" w:rsidP="000161F3">
          <w:pPr>
            <w:pStyle w:val="Footer"/>
            <w:rPr>
              <w:del w:id="4058" w:author="Kinder" w:date="2013-06-30T09:15:00Z"/>
              <w:sz w:val="16"/>
              <w:lang w:val="en-US"/>
            </w:rPr>
          </w:pPr>
          <w:del w:id="4059" w:author="Kinder" w:date="2013-06-30T09:15:00Z">
            <w:r w:rsidRPr="00591785" w:rsidDel="000161F3">
              <w:rPr>
                <w:sz w:val="16"/>
                <w:lang w:val="en-US"/>
              </w:rPr>
              <w:delText xml:space="preserve">Test Project proposal for skill </w:delText>
            </w:r>
            <w:r w:rsidDel="000161F3">
              <w:rPr>
                <w:sz w:val="16"/>
                <w:lang w:val="en-US"/>
              </w:rPr>
              <w:delText>40</w:delText>
            </w:r>
          </w:del>
        </w:p>
        <w:p w14:paraId="7B0DC11C" w14:textId="01765489" w:rsidR="004C7246" w:rsidRPr="00591785" w:rsidDel="000161F3" w:rsidRDefault="004C7246" w:rsidP="000161F3">
          <w:pPr>
            <w:pStyle w:val="Footer"/>
            <w:rPr>
              <w:del w:id="4060" w:author="Kinder" w:date="2013-06-30T09:15:00Z"/>
              <w:sz w:val="16"/>
              <w:lang w:val="de-DE"/>
            </w:rPr>
          </w:pPr>
          <w:del w:id="4061" w:author="Kinder" w:date="2013-06-30T09:15:00Z">
            <w:r w:rsidDel="000161F3">
              <w:rPr>
                <w:sz w:val="16"/>
                <w:lang w:val="de-DE"/>
              </w:rPr>
              <w:delText>WSC2013_TP</w:delText>
            </w:r>
          </w:del>
          <w:ins w:id="4062" w:author="Wolfgang J. Toechterle" w:date="2013-06-10T08:29:00Z">
            <w:del w:id="4063" w:author="Kinder" w:date="2013-06-30T09:15:00Z">
              <w:r w:rsidDel="000161F3">
                <w:rPr>
                  <w:sz w:val="16"/>
                  <w:lang w:val="de-DE"/>
                </w:rPr>
                <w:delText>40</w:delText>
              </w:r>
            </w:del>
          </w:ins>
          <w:del w:id="4064" w:author="Kinder" w:date="2013-06-30T09:15:00Z">
            <w:r w:rsidRPr="00591785" w:rsidDel="000161F3">
              <w:rPr>
                <w:sz w:val="16"/>
                <w:lang w:val="de-DE"/>
              </w:rPr>
              <w:delText>_</w:delText>
            </w:r>
            <w:r w:rsidDel="000161F3">
              <w:rPr>
                <w:sz w:val="16"/>
                <w:lang w:val="de-DE"/>
              </w:rPr>
              <w:delText>MODX_PRE</w:delText>
            </w:r>
            <w:r w:rsidRPr="00591785" w:rsidDel="000161F3">
              <w:rPr>
                <w:sz w:val="16"/>
                <w:lang w:val="de-DE"/>
              </w:rPr>
              <w:delText>_EN</w:delText>
            </w:r>
          </w:del>
        </w:p>
      </w:tc>
      <w:tc>
        <w:tcPr>
          <w:tcW w:w="2752" w:type="dxa"/>
          <w:tcPrChange w:id="4065" w:author="Kinder" w:date="2013-06-30T09:15:00Z">
            <w:tcPr>
              <w:tcW w:w="2962" w:type="dxa"/>
            </w:tcPr>
          </w:tcPrChange>
        </w:tcPr>
        <w:p w14:paraId="59B64CFA" w14:textId="6F3FA7EE" w:rsidR="004C7246" w:rsidRPr="00127BA6" w:rsidDel="000161F3" w:rsidRDefault="004C7246" w:rsidP="000161F3">
          <w:pPr>
            <w:pStyle w:val="Footer"/>
            <w:rPr>
              <w:del w:id="4066" w:author="Kinder" w:date="2013-06-30T09:15:00Z"/>
              <w:sz w:val="16"/>
              <w:lang w:val="fr-FR"/>
            </w:rPr>
          </w:pPr>
          <w:del w:id="4067" w:author="Kinder" w:date="2013-06-30T09:15:00Z">
            <w:r w:rsidDel="000161F3">
              <w:rPr>
                <w:sz w:val="16"/>
                <w:lang w:val="fr-FR"/>
              </w:rPr>
              <w:delText xml:space="preserve">Version: </w:delText>
            </w:r>
          </w:del>
          <w:ins w:id="4068" w:author="Wolfgang J. Toechterle" w:date="2013-06-08T19:35:00Z">
            <w:del w:id="4069" w:author="Kinder" w:date="2013-06-30T09:15:00Z">
              <w:r w:rsidDel="000161F3">
                <w:rPr>
                  <w:sz w:val="16"/>
                  <w:lang w:val="fr-FR"/>
                </w:rPr>
                <w:delText>2.5</w:delText>
              </w:r>
            </w:del>
          </w:ins>
        </w:p>
        <w:p w14:paraId="41B3EBC3" w14:textId="0CCC3B2D" w:rsidR="004C7246" w:rsidRPr="00127BA6" w:rsidDel="000161F3" w:rsidRDefault="004C7246" w:rsidP="000161F3">
          <w:pPr>
            <w:pStyle w:val="Footer"/>
            <w:rPr>
              <w:del w:id="4070" w:author="Kinder" w:date="2013-06-30T09:15:00Z"/>
              <w:sz w:val="16"/>
              <w:lang w:val="fr-FR"/>
            </w:rPr>
          </w:pPr>
          <w:del w:id="4071" w:author="Kinder" w:date="2013-06-30T09:15:00Z">
            <w:r w:rsidRPr="00127BA6" w:rsidDel="000161F3">
              <w:rPr>
                <w:sz w:val="16"/>
                <w:lang w:val="fr-FR"/>
              </w:rPr>
              <w:delText xml:space="preserve">Date: </w:delText>
            </w:r>
          </w:del>
          <w:ins w:id="4072" w:author="Wolfgang J. Toechterle" w:date="2013-06-22T20:55:00Z">
            <w:del w:id="4073" w:author="Kinder" w:date="2013-06-30T09:15:00Z">
              <w:r w:rsidDel="000161F3">
                <w:rPr>
                  <w:sz w:val="16"/>
                  <w:lang w:val="fr-FR"/>
                </w:rPr>
                <w:delText>22</w:delText>
              </w:r>
            </w:del>
          </w:ins>
          <w:del w:id="4074" w:author="Kinder" w:date="2013-06-30T09:15:00Z">
            <w:r w:rsidDel="000161F3">
              <w:rPr>
                <w:sz w:val="16"/>
                <w:lang w:val="fr-FR"/>
              </w:rPr>
              <w:delText>/0</w:delText>
            </w:r>
          </w:del>
          <w:ins w:id="4075" w:author="Wolfgang J. Toechterle" w:date="2013-06-08T19:35:00Z">
            <w:del w:id="4076" w:author="Kinder" w:date="2013-06-30T09:15:00Z">
              <w:r w:rsidDel="000161F3">
                <w:rPr>
                  <w:sz w:val="16"/>
                  <w:lang w:val="fr-FR"/>
                </w:rPr>
                <w:delText>6</w:delText>
              </w:r>
            </w:del>
          </w:ins>
          <w:del w:id="4077" w:author="Kinder" w:date="2013-06-30T09:15:00Z">
            <w:r w:rsidDel="000161F3">
              <w:rPr>
                <w:sz w:val="16"/>
                <w:lang w:val="fr-FR"/>
              </w:rPr>
              <w:delText>/</w:delText>
            </w:r>
          </w:del>
          <w:ins w:id="4078" w:author="Wolfgang J. Toechterle" w:date="2013-06-08T19:35:00Z">
            <w:del w:id="4079" w:author="Kinder" w:date="2013-06-30T09:15:00Z">
              <w:r w:rsidDel="000161F3">
                <w:rPr>
                  <w:sz w:val="16"/>
                  <w:lang w:val="fr-FR"/>
                </w:rPr>
                <w:delText>20</w:delText>
              </w:r>
            </w:del>
          </w:ins>
          <w:del w:id="4080" w:author="Kinder" w:date="2013-06-30T09:15:00Z">
            <w:r w:rsidDel="000161F3">
              <w:rPr>
                <w:sz w:val="16"/>
                <w:lang w:val="fr-FR"/>
              </w:rPr>
              <w:delText>13</w:delText>
            </w:r>
          </w:del>
        </w:p>
      </w:tc>
      <w:tc>
        <w:tcPr>
          <w:tcW w:w="2241" w:type="dxa"/>
          <w:tcPrChange w:id="4081" w:author="Kinder" w:date="2013-06-30T09:15:00Z">
            <w:tcPr>
              <w:tcW w:w="2464" w:type="dxa"/>
            </w:tcPr>
          </w:tcPrChange>
        </w:tcPr>
        <w:p w14:paraId="2E68629F" w14:textId="1206E493" w:rsidR="004C7246" w:rsidRPr="00127BA6" w:rsidDel="000161F3" w:rsidRDefault="004C7246" w:rsidP="000161F3">
          <w:pPr>
            <w:pStyle w:val="Footer"/>
            <w:jc w:val="right"/>
            <w:rPr>
              <w:del w:id="4082" w:author="Kinder" w:date="2013-06-30T09:15:00Z"/>
              <w:rStyle w:val="PageNumber"/>
            </w:rPr>
          </w:pPr>
        </w:p>
        <w:p w14:paraId="759C2BE0" w14:textId="6631E035" w:rsidR="004C7246" w:rsidDel="000161F3" w:rsidRDefault="004C7246" w:rsidP="000161F3">
          <w:pPr>
            <w:pStyle w:val="Footer"/>
            <w:jc w:val="right"/>
            <w:rPr>
              <w:del w:id="4083" w:author="Kinder" w:date="2013-06-30T09:15:00Z"/>
              <w:sz w:val="16"/>
            </w:rPr>
          </w:pPr>
          <w:del w:id="4084" w:author="Kinder" w:date="2013-06-30T09:15:00Z"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PAGE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2</w:delText>
            </w:r>
            <w:r w:rsidDel="000161F3">
              <w:rPr>
                <w:rStyle w:val="PageNumber"/>
              </w:rPr>
              <w:fldChar w:fldCharType="end"/>
            </w:r>
            <w:r w:rsidDel="000161F3">
              <w:rPr>
                <w:rStyle w:val="PageNumber"/>
              </w:rPr>
              <w:delText xml:space="preserve"> of </w:delText>
            </w:r>
            <w:r w:rsidDel="000161F3">
              <w:rPr>
                <w:rStyle w:val="PageNumber"/>
              </w:rPr>
              <w:fldChar w:fldCharType="begin"/>
            </w:r>
            <w:r w:rsidDel="000161F3">
              <w:rPr>
                <w:rStyle w:val="PageNumber"/>
              </w:rPr>
              <w:delInstrText xml:space="preserve"> NUMPAGES </w:delInstrText>
            </w:r>
            <w:r w:rsidDel="000161F3">
              <w:rPr>
                <w:rStyle w:val="PageNumber"/>
              </w:rPr>
              <w:fldChar w:fldCharType="separate"/>
            </w:r>
            <w:r w:rsidDel="000161F3">
              <w:rPr>
                <w:rStyle w:val="PageNumber"/>
                <w:noProof/>
              </w:rPr>
              <w:delText>14</w:delText>
            </w:r>
            <w:r w:rsidDel="000161F3">
              <w:rPr>
                <w:rStyle w:val="PageNumber"/>
              </w:rPr>
              <w:fldChar w:fldCharType="end"/>
            </w:r>
          </w:del>
        </w:p>
      </w:tc>
    </w:tr>
  </w:tbl>
  <w:tbl>
    <w:tblPr>
      <w:tblpPr w:leftFromText="141" w:rightFromText="141" w:vertAnchor="page" w:horzAnchor="page" w:tblpX="1449" w:tblpY="15481"/>
      <w:tblW w:w="0" w:type="auto"/>
      <w:tblBorders>
        <w:top w:val="single" w:sz="4" w:space="0" w:color="auto"/>
      </w:tblBorders>
      <w:tblLook w:val="0000" w:firstRow="0" w:lastRow="0" w:firstColumn="0" w:lastColumn="0" w:noHBand="0" w:noVBand="0"/>
    </w:tblPr>
    <w:tblGrid>
      <w:gridCol w:w="4243"/>
      <w:gridCol w:w="2752"/>
      <w:gridCol w:w="2241"/>
    </w:tblGrid>
    <w:tr w:rsidR="004C7246" w14:paraId="2FC5809C" w14:textId="77777777" w:rsidTr="000161F3">
      <w:trPr>
        <w:cantSplit/>
      </w:trPr>
      <w:tc>
        <w:tcPr>
          <w:tcW w:w="4243" w:type="dxa"/>
        </w:tcPr>
        <w:p w14:paraId="7480BA1B" w14:textId="77777777" w:rsidR="004C7246" w:rsidRPr="00591785" w:rsidRDefault="004C7246" w:rsidP="000161F3">
          <w:pPr>
            <w:pStyle w:val="Footer"/>
            <w:rPr>
              <w:sz w:val="16"/>
              <w:lang w:val="en-US"/>
            </w:rPr>
          </w:pPr>
          <w:r w:rsidRPr="00591785">
            <w:rPr>
              <w:sz w:val="16"/>
              <w:lang w:val="en-US"/>
            </w:rPr>
            <w:t xml:space="preserve">Test Project proposal for skill </w:t>
          </w:r>
          <w:r>
            <w:rPr>
              <w:sz w:val="16"/>
              <w:lang w:val="en-US"/>
            </w:rPr>
            <w:t>40</w:t>
          </w:r>
        </w:p>
        <w:p w14:paraId="09709B8B" w14:textId="67E9E6C4" w:rsidR="004C7246" w:rsidRPr="00591785" w:rsidRDefault="004C7246" w:rsidP="000161F3">
          <w:pPr>
            <w:pStyle w:val="Footer"/>
            <w:rPr>
              <w:sz w:val="16"/>
              <w:lang w:val="de-DE"/>
            </w:rPr>
          </w:pPr>
          <w:r>
            <w:rPr>
              <w:sz w:val="16"/>
              <w:lang w:val="de-DE"/>
            </w:rPr>
            <w:t>WSC2013_TP40</w:t>
          </w:r>
          <w:r w:rsidRPr="00591785">
            <w:rPr>
              <w:sz w:val="16"/>
              <w:lang w:val="de-DE"/>
            </w:rPr>
            <w:t>_</w:t>
          </w:r>
          <w:r>
            <w:rPr>
              <w:sz w:val="16"/>
              <w:lang w:val="de-DE"/>
            </w:rPr>
            <w:t>MOD</w:t>
          </w:r>
          <w:ins w:id="4085" w:author="Kinder" w:date="2013-06-30T09:16:00Z">
            <w:r>
              <w:rPr>
                <w:sz w:val="16"/>
                <w:lang w:val="de-DE"/>
              </w:rPr>
              <w:t>1_actual</w:t>
            </w:r>
          </w:ins>
          <w:del w:id="4086" w:author="Kinder" w:date="2013-06-30T09:16:00Z">
            <w:r w:rsidDel="000161F3">
              <w:rPr>
                <w:sz w:val="16"/>
                <w:lang w:val="de-DE"/>
              </w:rPr>
              <w:delText>X_</w:delText>
            </w:r>
          </w:del>
          <w:del w:id="4087" w:author="Kinder" w:date="2013-06-30T09:15:00Z">
            <w:r w:rsidDel="000161F3">
              <w:rPr>
                <w:sz w:val="16"/>
                <w:lang w:val="de-DE"/>
              </w:rPr>
              <w:delText>PRE</w:delText>
            </w:r>
          </w:del>
          <w:r w:rsidRPr="00591785">
            <w:rPr>
              <w:sz w:val="16"/>
              <w:lang w:val="de-DE"/>
            </w:rPr>
            <w:t>_EN</w:t>
          </w:r>
        </w:p>
      </w:tc>
      <w:tc>
        <w:tcPr>
          <w:tcW w:w="2752" w:type="dxa"/>
        </w:tcPr>
        <w:p w14:paraId="400BCF2E" w14:textId="77777777" w:rsidR="004C7246" w:rsidRPr="00127BA6" w:rsidRDefault="004C7246" w:rsidP="000161F3">
          <w:pPr>
            <w:pStyle w:val="Footer"/>
            <w:rPr>
              <w:sz w:val="16"/>
              <w:lang w:val="fr-FR"/>
            </w:rPr>
          </w:pPr>
          <w:r>
            <w:rPr>
              <w:sz w:val="16"/>
              <w:lang w:val="fr-FR"/>
            </w:rPr>
            <w:t>Version: 2.5</w:t>
          </w:r>
        </w:p>
        <w:p w14:paraId="2017ED95" w14:textId="1346E877" w:rsidR="004C7246" w:rsidRPr="00127BA6" w:rsidRDefault="004C7246" w:rsidP="000161F3">
          <w:pPr>
            <w:pStyle w:val="Footer"/>
            <w:rPr>
              <w:sz w:val="16"/>
              <w:lang w:val="fr-FR"/>
            </w:rPr>
          </w:pPr>
          <w:r w:rsidRPr="00127BA6">
            <w:rPr>
              <w:sz w:val="16"/>
              <w:lang w:val="fr-FR"/>
            </w:rPr>
            <w:t xml:space="preserve">Date: </w:t>
          </w:r>
          <w:ins w:id="4088" w:author="Kinder" w:date="2013-06-30T09:16:00Z">
            <w:r>
              <w:rPr>
                <w:sz w:val="16"/>
                <w:lang w:val="fr-FR"/>
              </w:rPr>
              <w:t>30</w:t>
            </w:r>
          </w:ins>
          <w:del w:id="4089" w:author="Kinder" w:date="2013-06-30T09:16:00Z">
            <w:r w:rsidDel="000161F3">
              <w:rPr>
                <w:sz w:val="16"/>
                <w:lang w:val="fr-FR"/>
              </w:rPr>
              <w:delText>22</w:delText>
            </w:r>
          </w:del>
          <w:r>
            <w:rPr>
              <w:sz w:val="16"/>
              <w:lang w:val="fr-FR"/>
            </w:rPr>
            <w:t>/06/2013</w:t>
          </w:r>
        </w:p>
      </w:tc>
      <w:tc>
        <w:tcPr>
          <w:tcW w:w="2241" w:type="dxa"/>
        </w:tcPr>
        <w:p w14:paraId="510226C0" w14:textId="77777777" w:rsidR="004C7246" w:rsidRPr="00127BA6" w:rsidRDefault="004C7246" w:rsidP="000161F3">
          <w:pPr>
            <w:pStyle w:val="Footer"/>
            <w:jc w:val="right"/>
            <w:rPr>
              <w:rStyle w:val="PageNumber"/>
            </w:rPr>
          </w:pPr>
        </w:p>
        <w:p w14:paraId="5A956160" w14:textId="77777777" w:rsidR="004C7246" w:rsidRDefault="004C7246" w:rsidP="000161F3">
          <w:pPr>
            <w:pStyle w:val="Footer"/>
            <w:jc w:val="right"/>
            <w:rPr>
              <w:sz w:val="16"/>
            </w:rPr>
          </w:pP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PAGE </w:instrText>
          </w:r>
          <w:r>
            <w:rPr>
              <w:rStyle w:val="PageNumber"/>
            </w:rPr>
            <w:fldChar w:fldCharType="separate"/>
          </w:r>
          <w:r w:rsidR="00864D87">
            <w:rPr>
              <w:rStyle w:val="PageNumber"/>
              <w:noProof/>
            </w:rPr>
            <w:t>5</w:t>
          </w:r>
          <w:r>
            <w:rPr>
              <w:rStyle w:val="PageNumber"/>
            </w:rPr>
            <w:fldChar w:fldCharType="end"/>
          </w:r>
          <w:r>
            <w:rPr>
              <w:rStyle w:val="PageNumber"/>
            </w:rPr>
            <w:t xml:space="preserve"> of </w:t>
          </w:r>
          <w:r>
            <w:rPr>
              <w:rStyle w:val="PageNumber"/>
            </w:rPr>
            <w:fldChar w:fldCharType="begin"/>
          </w:r>
          <w:r>
            <w:rPr>
              <w:rStyle w:val="PageNumber"/>
            </w:rPr>
            <w:instrText xml:space="preserve"> NUMPAGES </w:instrText>
          </w:r>
          <w:r>
            <w:rPr>
              <w:rStyle w:val="PageNumber"/>
            </w:rPr>
            <w:fldChar w:fldCharType="separate"/>
          </w:r>
          <w:r w:rsidR="00864D87">
            <w:rPr>
              <w:rStyle w:val="PageNumber"/>
              <w:noProof/>
            </w:rPr>
            <w:t>16</w:t>
          </w:r>
          <w:r>
            <w:rPr>
              <w:rStyle w:val="PageNumber"/>
            </w:rPr>
            <w:fldChar w:fldCharType="end"/>
          </w:r>
        </w:p>
      </w:tc>
    </w:tr>
  </w:tbl>
  <w:p w14:paraId="1A866B3F" w14:textId="77777777" w:rsidR="004C7246" w:rsidRPr="000A556C" w:rsidRDefault="004C7246" w:rsidP="00A11118">
    <w:pPr>
      <w:pStyle w:val="footerleft"/>
    </w:pPr>
  </w:p>
</w:ftr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4C374107" w14:textId="77777777" w:rsidR="004C7246" w:rsidRDefault="004C7246" w:rsidP="00A11118">
      <w:r>
        <w:separator/>
      </w:r>
    </w:p>
  </w:footnote>
  <w:footnote w:type="continuationSeparator" w:id="0">
    <w:p w14:paraId="234E99E2" w14:textId="77777777" w:rsidR="004C7246" w:rsidRDefault="004C7246" w:rsidP="00A11118">
      <w:r>
        <w:continuationSeparator/>
      </w:r>
    </w:p>
  </w:footnote>
</w:footnotes>
</file>

<file path=word/header1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158E3249" w14:textId="77777777" w:rsidR="004C7246" w:rsidRDefault="004C7246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7F11B7E" wp14:editId="67B86991">
          <wp:extent cx="1280160" cy="1097280"/>
          <wp:effectExtent l="19050" t="0" r="0" b="0"/>
          <wp:docPr id="16" name="Picture 2" descr="WSI_logo_r200_3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3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280160" cy="109728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7EB8794" w14:textId="77777777" w:rsidR="004C7246" w:rsidRDefault="004C7246" w:rsidP="00A11118">
    <w:pPr>
      <w:pStyle w:val="Header"/>
      <w:jc w:val="right"/>
    </w:pPr>
    <w:r>
      <w:rPr>
        <w:noProof/>
        <w:lang w:val="en-US"/>
      </w:rPr>
      <w:drawing>
        <wp:inline distT="0" distB="0" distL="0" distR="0" wp14:anchorId="28B6D3BE" wp14:editId="08E5E15D">
          <wp:extent cx="859536" cy="740664"/>
          <wp:effectExtent l="19050" t="0" r="0" b="0"/>
          <wp:docPr id="1" name="Picture 0" descr="WSI_logo_r200_20h_RGB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WSI_logo_r200_20h_RGB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859536" cy="7406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>
    <w:nsid w:val="06035A7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>
    <w:nsid w:val="1F746E15"/>
    <w:multiLevelType w:val="hybridMultilevel"/>
    <w:tmpl w:val="CAE683EC"/>
    <w:lvl w:ilvl="0" w:tplc="88FED76E">
      <w:start w:val="1"/>
      <w:numFmt w:val="bullet"/>
      <w:pStyle w:val="tablesub-bullet"/>
      <w:lvlText w:val="-"/>
      <w:lvlJc w:val="left"/>
      <w:pPr>
        <w:ind w:left="1004" w:hanging="360"/>
      </w:pPr>
      <w:rPr>
        <w:rFonts w:ascii="Courier New" w:hAnsi="Courier New" w:hint="default"/>
      </w:rPr>
    </w:lvl>
    <w:lvl w:ilvl="1" w:tplc="08090003" w:tentative="1">
      <w:start w:val="1"/>
      <w:numFmt w:val="bullet"/>
      <w:lvlText w:val="o"/>
      <w:lvlJc w:val="left"/>
      <w:pPr>
        <w:ind w:left="1724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444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3164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884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604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324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6044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764" w:hanging="360"/>
      </w:pPr>
      <w:rPr>
        <w:rFonts w:ascii="Wingdings" w:hAnsi="Wingdings" w:hint="default"/>
      </w:rPr>
    </w:lvl>
  </w:abstractNum>
  <w:abstractNum w:abstractNumId="3">
    <w:nsid w:val="2A7E5014"/>
    <w:multiLevelType w:val="multilevel"/>
    <w:tmpl w:val="10862F6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4">
    <w:nsid w:val="30474AEB"/>
    <w:multiLevelType w:val="hybridMultilevel"/>
    <w:tmpl w:val="AAAE509E"/>
    <w:lvl w:ilvl="0" w:tplc="8EAE1CF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A8620B0">
      <w:start w:val="1"/>
      <w:numFmt w:val="bullet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4FB2FF5"/>
    <w:multiLevelType w:val="multilevel"/>
    <w:tmpl w:val="DFA43520"/>
    <w:lvl w:ilvl="0">
      <w:start w:val="1"/>
      <w:numFmt w:val="decimal"/>
      <w:lvlText w:val="%1."/>
      <w:lvlJc w:val="left"/>
      <w:pPr>
        <w:ind w:left="454" w:hanging="454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247" w:hanging="1247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247"/>
        </w:tabs>
        <w:ind w:left="1474" w:hanging="10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6">
    <w:nsid w:val="3DB03D89"/>
    <w:multiLevelType w:val="hybridMultilevel"/>
    <w:tmpl w:val="8402A6A6"/>
    <w:lvl w:ilvl="0" w:tplc="A90CBDDE">
      <w:start w:val="1"/>
      <w:numFmt w:val="lowerLetter"/>
      <w:pStyle w:val="letteredlist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02215D3"/>
    <w:multiLevelType w:val="multilevel"/>
    <w:tmpl w:val="0409001F"/>
    <w:lvl w:ilvl="0">
      <w:start w:val="1"/>
      <w:numFmt w:val="decimal"/>
      <w:lvlText w:val="%1."/>
      <w:lvlJc w:val="left"/>
      <w:pPr>
        <w:ind w:left="814" w:hanging="360"/>
      </w:pPr>
    </w:lvl>
    <w:lvl w:ilvl="1">
      <w:start w:val="1"/>
      <w:numFmt w:val="decimal"/>
      <w:lvlText w:val="%1.%2."/>
      <w:lvlJc w:val="left"/>
      <w:pPr>
        <w:ind w:left="1246" w:hanging="432"/>
      </w:pPr>
    </w:lvl>
    <w:lvl w:ilvl="2">
      <w:start w:val="1"/>
      <w:numFmt w:val="decimal"/>
      <w:lvlText w:val="%1.%2.%3."/>
      <w:lvlJc w:val="left"/>
      <w:pPr>
        <w:ind w:left="1678" w:hanging="504"/>
      </w:pPr>
    </w:lvl>
    <w:lvl w:ilvl="3">
      <w:start w:val="1"/>
      <w:numFmt w:val="decimal"/>
      <w:lvlText w:val="%1.%2.%3.%4."/>
      <w:lvlJc w:val="left"/>
      <w:pPr>
        <w:ind w:left="2182" w:hanging="648"/>
      </w:pPr>
    </w:lvl>
    <w:lvl w:ilvl="4">
      <w:start w:val="1"/>
      <w:numFmt w:val="decimal"/>
      <w:lvlText w:val="%1.%2.%3.%4.%5."/>
      <w:lvlJc w:val="left"/>
      <w:pPr>
        <w:ind w:left="2686" w:hanging="792"/>
      </w:pPr>
    </w:lvl>
    <w:lvl w:ilvl="5">
      <w:start w:val="1"/>
      <w:numFmt w:val="decimal"/>
      <w:lvlText w:val="%1.%2.%3.%4.%5.%6."/>
      <w:lvlJc w:val="left"/>
      <w:pPr>
        <w:ind w:left="3190" w:hanging="936"/>
      </w:pPr>
    </w:lvl>
    <w:lvl w:ilvl="6">
      <w:start w:val="1"/>
      <w:numFmt w:val="decimal"/>
      <w:lvlText w:val="%1.%2.%3.%4.%5.%6.%7."/>
      <w:lvlJc w:val="left"/>
      <w:pPr>
        <w:ind w:left="3694" w:hanging="1080"/>
      </w:pPr>
    </w:lvl>
    <w:lvl w:ilvl="7">
      <w:start w:val="1"/>
      <w:numFmt w:val="decimal"/>
      <w:lvlText w:val="%1.%2.%3.%4.%5.%6.%7.%8."/>
      <w:lvlJc w:val="left"/>
      <w:pPr>
        <w:ind w:left="4198" w:hanging="1224"/>
      </w:pPr>
    </w:lvl>
    <w:lvl w:ilvl="8">
      <w:start w:val="1"/>
      <w:numFmt w:val="decimal"/>
      <w:lvlText w:val="%1.%2.%3.%4.%5.%6.%7.%8.%9."/>
      <w:lvlJc w:val="left"/>
      <w:pPr>
        <w:ind w:left="4774" w:hanging="1440"/>
      </w:pPr>
    </w:lvl>
  </w:abstractNum>
  <w:abstractNum w:abstractNumId="8">
    <w:nsid w:val="45D117FE"/>
    <w:multiLevelType w:val="hybridMultilevel"/>
    <w:tmpl w:val="8D1CD25A"/>
    <w:lvl w:ilvl="0" w:tplc="B77CAA8E">
      <w:start w:val="1"/>
      <w:numFmt w:val="bullet"/>
      <w:pStyle w:val="table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CC880AE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7176E08"/>
    <w:multiLevelType w:val="hybridMultilevel"/>
    <w:tmpl w:val="3CD649E4"/>
    <w:lvl w:ilvl="0" w:tplc="0A223C3C">
      <w:start w:val="1"/>
      <w:numFmt w:val="bullet"/>
      <w:pStyle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49922D83"/>
    <w:multiLevelType w:val="multilevel"/>
    <w:tmpl w:val="FEC6797E"/>
    <w:lvl w:ilvl="0">
      <w:start w:val="1"/>
      <w:numFmt w:val="decimal"/>
      <w:lvlText w:val="%1."/>
      <w:lvlJc w:val="left"/>
      <w:pPr>
        <w:ind w:left="454" w:hanging="454"/>
      </w:pPr>
      <w:rPr>
        <w:rFonts w:ascii="Arial" w:hAnsi="Arial" w:hint="default"/>
        <w:b/>
        <w:i w:val="0"/>
        <w:sz w:val="24"/>
        <w:u w:val="none"/>
      </w:rPr>
    </w:lvl>
    <w:lvl w:ilvl="1">
      <w:start w:val="1"/>
      <w:numFmt w:val="decimal"/>
      <w:pStyle w:val="Subsectionheading"/>
      <w:lvlText w:val="%1.%2"/>
      <w:lvlJc w:val="left"/>
      <w:pPr>
        <w:ind w:left="454" w:hanging="454"/>
      </w:pPr>
      <w:rPr>
        <w:rFonts w:ascii="Arial" w:hAnsi="Arial" w:hint="default"/>
        <w:b/>
        <w:i w:val="0"/>
        <w:sz w:val="20"/>
      </w:rPr>
    </w:lvl>
    <w:lvl w:ilvl="2">
      <w:start w:val="1"/>
      <w:numFmt w:val="decimal"/>
      <w:pStyle w:val="sub-subsectionheading"/>
      <w:lvlText w:val="%1.%2.%3"/>
      <w:lvlJc w:val="left"/>
      <w:pPr>
        <w:tabs>
          <w:tab w:val="num" w:pos="1247"/>
        </w:tabs>
        <w:ind w:left="1247" w:hanging="793"/>
      </w:pPr>
      <w:rPr>
        <w:rFonts w:ascii="Arial" w:hAnsi="Arial" w:hint="default"/>
        <w:b w:val="0"/>
        <w:i w:val="0"/>
        <w:sz w:val="2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1">
    <w:nsid w:val="4CDD6FE8"/>
    <w:multiLevelType w:val="hybridMultilevel"/>
    <w:tmpl w:val="AF4C94EA"/>
    <w:lvl w:ilvl="0" w:tplc="7CD0DE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pStyle w:val="bullet-sub"/>
      <w:lvlText w:val="-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pStyle w:val="bullet-sub-su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5684521D"/>
    <w:multiLevelType w:val="hybridMultilevel"/>
    <w:tmpl w:val="DDA836E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A021325"/>
    <w:multiLevelType w:val="multilevel"/>
    <w:tmpl w:val="04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4">
    <w:nsid w:val="6AFB5DB3"/>
    <w:multiLevelType w:val="hybridMultilevel"/>
    <w:tmpl w:val="E7AAE108"/>
    <w:lvl w:ilvl="0" w:tplc="6FAA67D6">
      <w:start w:val="1"/>
      <w:numFmt w:val="decimal"/>
      <w:pStyle w:val="numberedlist"/>
      <w:lvlText w:val="%1."/>
      <w:lvlJc w:val="left"/>
      <w:pPr>
        <w:ind w:left="720" w:hanging="360"/>
      </w:pPr>
      <w:rPr>
        <w:color w:val="000000" w:themeColor="text1"/>
      </w:rPr>
    </w:lvl>
    <w:lvl w:ilvl="1" w:tplc="0409000F">
      <w:start w:val="1"/>
      <w:numFmt w:val="lowerLetter"/>
      <w:lvlText w:val="%2."/>
      <w:lvlJc w:val="left"/>
      <w:pPr>
        <w:ind w:left="1440" w:hanging="360"/>
      </w:pPr>
    </w:lvl>
    <w:lvl w:ilvl="2" w:tplc="04090005" w:tentative="1">
      <w:start w:val="1"/>
      <w:numFmt w:val="lowerRoman"/>
      <w:lvlText w:val="%3."/>
      <w:lvlJc w:val="right"/>
      <w:pPr>
        <w:ind w:left="2160" w:hanging="180"/>
      </w:pPr>
    </w:lvl>
    <w:lvl w:ilvl="3" w:tplc="04090001" w:tentative="1">
      <w:start w:val="1"/>
      <w:numFmt w:val="decimal"/>
      <w:lvlText w:val="%4."/>
      <w:lvlJc w:val="left"/>
      <w:pPr>
        <w:ind w:left="2880" w:hanging="360"/>
      </w:pPr>
    </w:lvl>
    <w:lvl w:ilvl="4" w:tplc="04090003" w:tentative="1">
      <w:start w:val="1"/>
      <w:numFmt w:val="lowerLetter"/>
      <w:lvlText w:val="%5."/>
      <w:lvlJc w:val="left"/>
      <w:pPr>
        <w:ind w:left="3600" w:hanging="360"/>
      </w:pPr>
    </w:lvl>
    <w:lvl w:ilvl="5" w:tplc="04090005" w:tentative="1">
      <w:start w:val="1"/>
      <w:numFmt w:val="lowerRoman"/>
      <w:lvlText w:val="%6."/>
      <w:lvlJc w:val="right"/>
      <w:pPr>
        <w:ind w:left="4320" w:hanging="180"/>
      </w:pPr>
    </w:lvl>
    <w:lvl w:ilvl="6" w:tplc="04090001" w:tentative="1">
      <w:start w:val="1"/>
      <w:numFmt w:val="decimal"/>
      <w:lvlText w:val="%7."/>
      <w:lvlJc w:val="left"/>
      <w:pPr>
        <w:ind w:left="5040" w:hanging="360"/>
      </w:pPr>
    </w:lvl>
    <w:lvl w:ilvl="7" w:tplc="04090003" w:tentative="1">
      <w:start w:val="1"/>
      <w:numFmt w:val="lowerLetter"/>
      <w:lvlText w:val="%8."/>
      <w:lvlJc w:val="left"/>
      <w:pPr>
        <w:ind w:left="5760" w:hanging="360"/>
      </w:pPr>
    </w:lvl>
    <w:lvl w:ilvl="8" w:tplc="04090005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9"/>
  </w:num>
  <w:num w:numId="2">
    <w:abstractNumId w:val="4"/>
  </w:num>
  <w:num w:numId="3">
    <w:abstractNumId w:val="11"/>
  </w:num>
  <w:num w:numId="4">
    <w:abstractNumId w:val="14"/>
  </w:num>
  <w:num w:numId="5">
    <w:abstractNumId w:val="6"/>
  </w:num>
  <w:num w:numId="6">
    <w:abstractNumId w:val="5"/>
  </w:num>
  <w:num w:numId="7">
    <w:abstractNumId w:val="7"/>
  </w:num>
  <w:num w:numId="8">
    <w:abstractNumId w:val="13"/>
  </w:num>
  <w:num w:numId="9">
    <w:abstractNumId w:val="1"/>
  </w:num>
  <w:num w:numId="10">
    <w:abstractNumId w:val="3"/>
  </w:num>
  <w:num w:numId="11">
    <w:abstractNumId w:val="10"/>
  </w:num>
  <w:num w:numId="12">
    <w:abstractNumId w:val="8"/>
  </w:num>
  <w:num w:numId="13">
    <w:abstractNumId w:val="2"/>
  </w:num>
  <w:num w:numId="14">
    <w:abstractNumId w:val="0"/>
  </w:num>
  <w:num w:numId="15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attachedTemplate r:id="rId1"/>
  <w:revisionView w:markup="0"/>
  <w:trackRevisions/>
  <w:defaultTabStop w:val="720"/>
  <w:hyphenationZone w:val="425"/>
  <w:drawingGridHorizontalSpacing w:val="10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E6B36"/>
    <w:rsid w:val="00004C40"/>
    <w:rsid w:val="000161F3"/>
    <w:rsid w:val="0003499E"/>
    <w:rsid w:val="00041F11"/>
    <w:rsid w:val="00041FC5"/>
    <w:rsid w:val="000500F9"/>
    <w:rsid w:val="00051F50"/>
    <w:rsid w:val="00052CBB"/>
    <w:rsid w:val="00077928"/>
    <w:rsid w:val="0008577D"/>
    <w:rsid w:val="00085939"/>
    <w:rsid w:val="0008779D"/>
    <w:rsid w:val="00092C27"/>
    <w:rsid w:val="000B6674"/>
    <w:rsid w:val="000E276C"/>
    <w:rsid w:val="000E5425"/>
    <w:rsid w:val="000E643F"/>
    <w:rsid w:val="000F7D4F"/>
    <w:rsid w:val="00102B53"/>
    <w:rsid w:val="00107523"/>
    <w:rsid w:val="00110754"/>
    <w:rsid w:val="0011241F"/>
    <w:rsid w:val="00113080"/>
    <w:rsid w:val="001151B7"/>
    <w:rsid w:val="00121C3A"/>
    <w:rsid w:val="00123927"/>
    <w:rsid w:val="00123A66"/>
    <w:rsid w:val="00124C60"/>
    <w:rsid w:val="00133997"/>
    <w:rsid w:val="00142C5A"/>
    <w:rsid w:val="00154A5F"/>
    <w:rsid w:val="00160450"/>
    <w:rsid w:val="00164042"/>
    <w:rsid w:val="001643B2"/>
    <w:rsid w:val="00193406"/>
    <w:rsid w:val="001957A8"/>
    <w:rsid w:val="001A2347"/>
    <w:rsid w:val="001B5B51"/>
    <w:rsid w:val="001C00CF"/>
    <w:rsid w:val="001D5EA7"/>
    <w:rsid w:val="001D7D3F"/>
    <w:rsid w:val="001E261D"/>
    <w:rsid w:val="001E6D78"/>
    <w:rsid w:val="001E709A"/>
    <w:rsid w:val="00206EAC"/>
    <w:rsid w:val="0021063C"/>
    <w:rsid w:val="002227AA"/>
    <w:rsid w:val="0022481E"/>
    <w:rsid w:val="002254E8"/>
    <w:rsid w:val="0023436B"/>
    <w:rsid w:val="00244ABB"/>
    <w:rsid w:val="002634A2"/>
    <w:rsid w:val="00263883"/>
    <w:rsid w:val="002647FD"/>
    <w:rsid w:val="00285E45"/>
    <w:rsid w:val="00286C5F"/>
    <w:rsid w:val="00287305"/>
    <w:rsid w:val="00292AA9"/>
    <w:rsid w:val="00294763"/>
    <w:rsid w:val="002B6058"/>
    <w:rsid w:val="002D45C5"/>
    <w:rsid w:val="002F3239"/>
    <w:rsid w:val="002F4DE0"/>
    <w:rsid w:val="002F7F42"/>
    <w:rsid w:val="00301173"/>
    <w:rsid w:val="003043C9"/>
    <w:rsid w:val="00306215"/>
    <w:rsid w:val="003122CB"/>
    <w:rsid w:val="00322373"/>
    <w:rsid w:val="00327031"/>
    <w:rsid w:val="00331DE2"/>
    <w:rsid w:val="003371B5"/>
    <w:rsid w:val="00341765"/>
    <w:rsid w:val="0034328E"/>
    <w:rsid w:val="003577CE"/>
    <w:rsid w:val="00362398"/>
    <w:rsid w:val="00363CFC"/>
    <w:rsid w:val="00364CAC"/>
    <w:rsid w:val="00390223"/>
    <w:rsid w:val="003A6952"/>
    <w:rsid w:val="003E6451"/>
    <w:rsid w:val="003E7395"/>
    <w:rsid w:val="003F1B71"/>
    <w:rsid w:val="003F24C3"/>
    <w:rsid w:val="003F39E8"/>
    <w:rsid w:val="00413B08"/>
    <w:rsid w:val="00426C75"/>
    <w:rsid w:val="00442D74"/>
    <w:rsid w:val="00447A93"/>
    <w:rsid w:val="00456E07"/>
    <w:rsid w:val="004632D2"/>
    <w:rsid w:val="00466FEA"/>
    <w:rsid w:val="004743EC"/>
    <w:rsid w:val="00476437"/>
    <w:rsid w:val="00481A0A"/>
    <w:rsid w:val="00483A3F"/>
    <w:rsid w:val="004904E9"/>
    <w:rsid w:val="004921DA"/>
    <w:rsid w:val="004932D4"/>
    <w:rsid w:val="004A086C"/>
    <w:rsid w:val="004C4B6F"/>
    <w:rsid w:val="004C4D2C"/>
    <w:rsid w:val="004C7246"/>
    <w:rsid w:val="00504D88"/>
    <w:rsid w:val="00507333"/>
    <w:rsid w:val="00510F1B"/>
    <w:rsid w:val="00522219"/>
    <w:rsid w:val="005414DD"/>
    <w:rsid w:val="005430DA"/>
    <w:rsid w:val="00543F6C"/>
    <w:rsid w:val="00544BE0"/>
    <w:rsid w:val="0056224F"/>
    <w:rsid w:val="005626D8"/>
    <w:rsid w:val="005630DE"/>
    <w:rsid w:val="00565BE3"/>
    <w:rsid w:val="005943DD"/>
    <w:rsid w:val="00597D72"/>
    <w:rsid w:val="005A2A3D"/>
    <w:rsid w:val="005A7230"/>
    <w:rsid w:val="005B138D"/>
    <w:rsid w:val="005F4436"/>
    <w:rsid w:val="00614930"/>
    <w:rsid w:val="00626A92"/>
    <w:rsid w:val="0063530C"/>
    <w:rsid w:val="006402F1"/>
    <w:rsid w:val="00680D08"/>
    <w:rsid w:val="00695E57"/>
    <w:rsid w:val="006A1E87"/>
    <w:rsid w:val="006A59B7"/>
    <w:rsid w:val="006B03C3"/>
    <w:rsid w:val="006B7209"/>
    <w:rsid w:val="006C6DA0"/>
    <w:rsid w:val="006D3605"/>
    <w:rsid w:val="006D44E2"/>
    <w:rsid w:val="006D5051"/>
    <w:rsid w:val="006E233C"/>
    <w:rsid w:val="006F01C5"/>
    <w:rsid w:val="00700A10"/>
    <w:rsid w:val="007019CD"/>
    <w:rsid w:val="00731CAE"/>
    <w:rsid w:val="00737CDD"/>
    <w:rsid w:val="007433D6"/>
    <w:rsid w:val="0074449E"/>
    <w:rsid w:val="00747425"/>
    <w:rsid w:val="00750A78"/>
    <w:rsid w:val="00757C7E"/>
    <w:rsid w:val="00763EC0"/>
    <w:rsid w:val="00772E0D"/>
    <w:rsid w:val="007A372D"/>
    <w:rsid w:val="007B156C"/>
    <w:rsid w:val="007B1825"/>
    <w:rsid w:val="007B47BC"/>
    <w:rsid w:val="007B546D"/>
    <w:rsid w:val="007C3C31"/>
    <w:rsid w:val="007C7C0A"/>
    <w:rsid w:val="007D0F28"/>
    <w:rsid w:val="007E3F64"/>
    <w:rsid w:val="007E50C5"/>
    <w:rsid w:val="007F0DA1"/>
    <w:rsid w:val="007F3526"/>
    <w:rsid w:val="008005D8"/>
    <w:rsid w:val="00803FD9"/>
    <w:rsid w:val="00812176"/>
    <w:rsid w:val="0082082C"/>
    <w:rsid w:val="00832869"/>
    <w:rsid w:val="00837264"/>
    <w:rsid w:val="00850C9F"/>
    <w:rsid w:val="00864D87"/>
    <w:rsid w:val="0089049F"/>
    <w:rsid w:val="008A6352"/>
    <w:rsid w:val="008E30B0"/>
    <w:rsid w:val="008E46E0"/>
    <w:rsid w:val="008E6902"/>
    <w:rsid w:val="00912677"/>
    <w:rsid w:val="009179DE"/>
    <w:rsid w:val="0092197E"/>
    <w:rsid w:val="00950D88"/>
    <w:rsid w:val="00950F5C"/>
    <w:rsid w:val="00954B93"/>
    <w:rsid w:val="00963161"/>
    <w:rsid w:val="009670A7"/>
    <w:rsid w:val="0096799B"/>
    <w:rsid w:val="009A2393"/>
    <w:rsid w:val="009B1401"/>
    <w:rsid w:val="009E504A"/>
    <w:rsid w:val="009F3A44"/>
    <w:rsid w:val="009F3FF5"/>
    <w:rsid w:val="00A02EED"/>
    <w:rsid w:val="00A11118"/>
    <w:rsid w:val="00A154EE"/>
    <w:rsid w:val="00A16644"/>
    <w:rsid w:val="00A22991"/>
    <w:rsid w:val="00A31AC5"/>
    <w:rsid w:val="00A32574"/>
    <w:rsid w:val="00A33AF5"/>
    <w:rsid w:val="00A41992"/>
    <w:rsid w:val="00A43DED"/>
    <w:rsid w:val="00A5158C"/>
    <w:rsid w:val="00A53673"/>
    <w:rsid w:val="00A57DC6"/>
    <w:rsid w:val="00A71FE7"/>
    <w:rsid w:val="00A7232A"/>
    <w:rsid w:val="00A835ED"/>
    <w:rsid w:val="00A845BA"/>
    <w:rsid w:val="00A85014"/>
    <w:rsid w:val="00A94863"/>
    <w:rsid w:val="00A963AB"/>
    <w:rsid w:val="00A97A27"/>
    <w:rsid w:val="00AB1806"/>
    <w:rsid w:val="00AB4D97"/>
    <w:rsid w:val="00AE188E"/>
    <w:rsid w:val="00AF5632"/>
    <w:rsid w:val="00B04CCA"/>
    <w:rsid w:val="00B101AE"/>
    <w:rsid w:val="00B11D6A"/>
    <w:rsid w:val="00B166BD"/>
    <w:rsid w:val="00B177CF"/>
    <w:rsid w:val="00B21FF3"/>
    <w:rsid w:val="00B26476"/>
    <w:rsid w:val="00B37A05"/>
    <w:rsid w:val="00B403AA"/>
    <w:rsid w:val="00B4130E"/>
    <w:rsid w:val="00B4157B"/>
    <w:rsid w:val="00B45946"/>
    <w:rsid w:val="00B554E4"/>
    <w:rsid w:val="00B73180"/>
    <w:rsid w:val="00B8096E"/>
    <w:rsid w:val="00B82E92"/>
    <w:rsid w:val="00B837E8"/>
    <w:rsid w:val="00B90009"/>
    <w:rsid w:val="00B92967"/>
    <w:rsid w:val="00BA6B2D"/>
    <w:rsid w:val="00BB5003"/>
    <w:rsid w:val="00BC3DD0"/>
    <w:rsid w:val="00BE601D"/>
    <w:rsid w:val="00C015C8"/>
    <w:rsid w:val="00C11B41"/>
    <w:rsid w:val="00C11F70"/>
    <w:rsid w:val="00C1285F"/>
    <w:rsid w:val="00C173B7"/>
    <w:rsid w:val="00C21D0B"/>
    <w:rsid w:val="00C27E59"/>
    <w:rsid w:val="00C3214B"/>
    <w:rsid w:val="00C51A27"/>
    <w:rsid w:val="00C52EAA"/>
    <w:rsid w:val="00C93998"/>
    <w:rsid w:val="00CA05B5"/>
    <w:rsid w:val="00CA4381"/>
    <w:rsid w:val="00CA5A98"/>
    <w:rsid w:val="00CC5429"/>
    <w:rsid w:val="00CD0E39"/>
    <w:rsid w:val="00CE2E7C"/>
    <w:rsid w:val="00CE6B36"/>
    <w:rsid w:val="00CF293E"/>
    <w:rsid w:val="00D03706"/>
    <w:rsid w:val="00D03DE3"/>
    <w:rsid w:val="00D161EB"/>
    <w:rsid w:val="00D234B0"/>
    <w:rsid w:val="00D23C9A"/>
    <w:rsid w:val="00D65436"/>
    <w:rsid w:val="00D80C51"/>
    <w:rsid w:val="00D83174"/>
    <w:rsid w:val="00D875E2"/>
    <w:rsid w:val="00D87DCE"/>
    <w:rsid w:val="00DB0BB5"/>
    <w:rsid w:val="00DB44DF"/>
    <w:rsid w:val="00DD3A00"/>
    <w:rsid w:val="00DF412B"/>
    <w:rsid w:val="00DF4C8F"/>
    <w:rsid w:val="00DF7698"/>
    <w:rsid w:val="00E00510"/>
    <w:rsid w:val="00E11010"/>
    <w:rsid w:val="00E1640C"/>
    <w:rsid w:val="00E22E28"/>
    <w:rsid w:val="00E34726"/>
    <w:rsid w:val="00E36990"/>
    <w:rsid w:val="00E36FE2"/>
    <w:rsid w:val="00E41C30"/>
    <w:rsid w:val="00E4223D"/>
    <w:rsid w:val="00E82432"/>
    <w:rsid w:val="00E90506"/>
    <w:rsid w:val="00E95EBC"/>
    <w:rsid w:val="00EA5133"/>
    <w:rsid w:val="00EC452A"/>
    <w:rsid w:val="00EC7B1E"/>
    <w:rsid w:val="00EE6316"/>
    <w:rsid w:val="00EF7197"/>
    <w:rsid w:val="00EF736F"/>
    <w:rsid w:val="00F0275A"/>
    <w:rsid w:val="00F02B17"/>
    <w:rsid w:val="00F13DBB"/>
    <w:rsid w:val="00F2525A"/>
    <w:rsid w:val="00F36E7A"/>
    <w:rsid w:val="00F40D39"/>
    <w:rsid w:val="00F42C31"/>
    <w:rsid w:val="00F454D3"/>
    <w:rsid w:val="00F5386C"/>
    <w:rsid w:val="00F56128"/>
    <w:rsid w:val="00F63952"/>
    <w:rsid w:val="00F768E2"/>
    <w:rsid w:val="00F8618F"/>
    <w:rsid w:val="00F91A57"/>
    <w:rsid w:val="00F92B61"/>
    <w:rsid w:val="00FA5E08"/>
    <w:rsid w:val="00FA6E82"/>
    <w:rsid w:val="00FB3ABA"/>
    <w:rsid w:val="00FD1792"/>
    <w:rsid w:val="00FD1C1F"/>
    <w:rsid w:val="00FD5A9A"/>
    <w:rsid w:val="00FE50C4"/>
    <w:rsid w:val="00FE6C5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GB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1"/>
    </o:shapelayout>
  </w:shapeDefaults>
  <w:decimalSymbol w:val="."/>
  <w:listSeparator w:val=","/>
  <w14:docId w14:val="7CCFA225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locked="1" w:semiHidden="0" w:uiPriority="0" w:unhideWhenUsed="0" w:qFormat="1"/>
    <w:lsdException w:name="heading 2" w:locked="1" w:uiPriority="9" w:qFormat="1"/>
    <w:lsdException w:name="heading 3" w:locked="1" w:uiPriority="9" w:qFormat="1"/>
    <w:lsdException w:name="heading 4" w:uiPriority="9"/>
    <w:lsdException w:name="heading 5" w:uiPriority="9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0"/>
    <w:lsdException w:name="toc 2" w:uiPriority="0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/>
    <w:lsdException w:name="caption" w:uiPriority="35" w:qFormat="1"/>
    <w:lsdException w:name="page number" w:uiPriority="0"/>
    <w:lsdException w:name="Title" w:semiHidden="0" w:uiPriority="10" w:unhideWhenUsed="0"/>
    <w:lsdException w:name="Default Paragraph Font" w:uiPriority="1"/>
    <w:lsdException w:name="Subtitle" w:semiHidden="0" w:uiPriority="11" w:unhideWhenUsed="0"/>
    <w:lsdException w:name="Hyperlink" w:uiPriority="0"/>
    <w:lsdException w:name="Strong" w:semiHidden="0" w:uiPriority="22" w:unhideWhenUsed="0"/>
    <w:lsdException w:name="Emphasis" w:semiHidden="0" w:uiPriority="20" w:unhideWhenUsed="0"/>
    <w:lsdException w:name="Table Grid" w:semiHidden="0" w:uiPriority="0" w:unhideWhenUsed="0"/>
    <w:lsdException w:name="Placeholder Text" w:unhideWhenUsed="0"/>
    <w:lsdException w:name="No Spacing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/>
    <w:lsdException w:name="Quote" w:semiHidden="0" w:uiPriority="29" w:unhideWhenUsed="0"/>
    <w:lsdException w:name="Intense Quote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/>
    <w:lsdException w:name="Intense Emphasis" w:semiHidden="0" w:uiPriority="21" w:unhideWhenUsed="0"/>
    <w:lsdException w:name="Subtle Reference" w:semiHidden="0" w:uiPriority="31" w:unhideWhenUsed="0"/>
    <w:lsdException w:name="Intense Reference" w:semiHidden="0" w:uiPriority="32" w:unhideWhenUsed="0"/>
    <w:lsdException w:name="Book Title" w:semiHidden="0" w:uiPriority="33" w:unhideWhenUsed="0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875E2"/>
    <w:pPr>
      <w:spacing w:after="0" w:line="240" w:lineRule="auto"/>
    </w:pPr>
    <w:rPr>
      <w:rFonts w:ascii="Arial" w:hAnsi="Arial"/>
      <w:sz w:val="20"/>
      <w:lang w:val="en-GB"/>
    </w:rPr>
  </w:style>
  <w:style w:type="paragraph" w:styleId="Heading1">
    <w:name w:val="heading 1"/>
    <w:basedOn w:val="Normal"/>
    <w:next w:val="Normal"/>
    <w:link w:val="Heading1Char"/>
    <w:qFormat/>
    <w:locked/>
    <w:rsid w:val="00850C9F"/>
    <w:pPr>
      <w:keepNext/>
      <w:keepLines/>
      <w:spacing w:after="360"/>
      <w:outlineLvl w:val="0"/>
    </w:pPr>
    <w:rPr>
      <w:rFonts w:eastAsiaTheme="majorEastAsia" w:cstheme="majorBidi"/>
      <w:b/>
      <w:bCs/>
      <w:caps/>
      <w:sz w:val="24"/>
      <w:szCs w:val="28"/>
      <w:u w:val="single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locked/>
    <w:rsid w:val="00390223"/>
    <w:pPr>
      <w:keepNext/>
      <w:keepLines/>
      <w:spacing w:after="180"/>
      <w:outlineLvl w:val="1"/>
    </w:pPr>
    <w:rPr>
      <w:rFonts w:eastAsiaTheme="majorEastAsia" w:cstheme="majorBidi"/>
      <w:b/>
      <w:bCs/>
      <w:i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locked/>
    <w:rsid w:val="00390223"/>
    <w:pPr>
      <w:keepNext/>
      <w:keepLines/>
      <w:spacing w:after="60"/>
      <w:outlineLvl w:val="2"/>
    </w:pPr>
    <w:rPr>
      <w:rFonts w:eastAsiaTheme="majorEastAsia" w:cstheme="majorBidi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0C9F"/>
    <w:rPr>
      <w:rFonts w:ascii="Arial" w:eastAsiaTheme="majorEastAsia" w:hAnsi="Arial" w:cstheme="majorBidi"/>
      <w:b/>
      <w:bCs/>
      <w:caps/>
      <w:sz w:val="24"/>
      <w:szCs w:val="28"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390223"/>
    <w:rPr>
      <w:rFonts w:ascii="Arial" w:eastAsiaTheme="majorEastAsia" w:hAnsi="Arial" w:cstheme="majorBidi"/>
      <w:b/>
      <w:bCs/>
      <w:i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90223"/>
    <w:rPr>
      <w:rFonts w:ascii="Arial" w:eastAsiaTheme="majorEastAsia" w:hAnsi="Arial" w:cstheme="majorBidi"/>
      <w:b/>
      <w:bCs/>
      <w:sz w:val="20"/>
    </w:rPr>
  </w:style>
  <w:style w:type="character" w:styleId="Emphasis">
    <w:name w:val="Emphasis"/>
    <w:basedOn w:val="DefaultParagraphFont"/>
    <w:uiPriority w:val="20"/>
    <w:rsid w:val="00113080"/>
    <w:rPr>
      <w:i/>
      <w:iCs/>
    </w:rPr>
  </w:style>
  <w:style w:type="paragraph" w:styleId="Header">
    <w:name w:val="header"/>
    <w:basedOn w:val="Normal"/>
    <w:link w:val="HeaderChar"/>
    <w:uiPriority w:val="99"/>
    <w:unhideWhenUsed/>
    <w:rsid w:val="00F5612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56128"/>
    <w:rPr>
      <w:rFonts w:ascii="Square721 BT" w:hAnsi="Square721 BT"/>
      <w:sz w:val="20"/>
    </w:rPr>
  </w:style>
  <w:style w:type="paragraph" w:styleId="Footer">
    <w:name w:val="footer"/>
    <w:basedOn w:val="Normal"/>
    <w:link w:val="FooterChar"/>
    <w:unhideWhenUsed/>
    <w:rsid w:val="00F5612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56128"/>
    <w:rPr>
      <w:rFonts w:ascii="Square721 BT" w:hAnsi="Square721 BT"/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F56128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56128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F56128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footerleft">
    <w:name w:val="footer left"/>
    <w:basedOn w:val="Header"/>
    <w:link w:val="footerleftChar"/>
    <w:qFormat/>
    <w:locked/>
    <w:rsid w:val="0022481E"/>
    <w:rPr>
      <w:sz w:val="16"/>
      <w:szCs w:val="16"/>
    </w:rPr>
  </w:style>
  <w:style w:type="paragraph" w:customStyle="1" w:styleId="footercentre">
    <w:name w:val="footer centre"/>
    <w:basedOn w:val="Header"/>
    <w:link w:val="footercentreChar"/>
    <w:qFormat/>
    <w:locked/>
    <w:rsid w:val="0022481E"/>
    <w:pPr>
      <w:jc w:val="center"/>
    </w:pPr>
    <w:rPr>
      <w:sz w:val="16"/>
      <w:szCs w:val="16"/>
    </w:rPr>
  </w:style>
  <w:style w:type="character" w:customStyle="1" w:styleId="footerleftChar">
    <w:name w:val="footer left Char"/>
    <w:basedOn w:val="HeaderChar"/>
    <w:link w:val="footerleft"/>
    <w:rsid w:val="0022481E"/>
    <w:rPr>
      <w:rFonts w:ascii="Arial" w:hAnsi="Arial"/>
      <w:sz w:val="16"/>
      <w:szCs w:val="16"/>
    </w:rPr>
  </w:style>
  <w:style w:type="paragraph" w:customStyle="1" w:styleId="footerright">
    <w:name w:val="footer right"/>
    <w:basedOn w:val="Footer"/>
    <w:link w:val="footerrightChar"/>
    <w:qFormat/>
    <w:locked/>
    <w:rsid w:val="0022481E"/>
    <w:pPr>
      <w:jc w:val="right"/>
    </w:pPr>
    <w:rPr>
      <w:sz w:val="16"/>
      <w:szCs w:val="16"/>
    </w:rPr>
  </w:style>
  <w:style w:type="character" w:customStyle="1" w:styleId="footercentreChar">
    <w:name w:val="footer centre Char"/>
    <w:basedOn w:val="HeaderChar"/>
    <w:link w:val="footercentre"/>
    <w:rsid w:val="0022481E"/>
    <w:rPr>
      <w:rFonts w:ascii="Arial" w:hAnsi="Arial"/>
      <w:sz w:val="16"/>
      <w:szCs w:val="16"/>
    </w:rPr>
  </w:style>
  <w:style w:type="paragraph" w:customStyle="1" w:styleId="imagetext">
    <w:name w:val="image text"/>
    <w:basedOn w:val="Normal"/>
    <w:link w:val="imagetextChar"/>
    <w:qFormat/>
    <w:locked/>
    <w:rsid w:val="00E41C30"/>
    <w:rPr>
      <w:i/>
    </w:rPr>
  </w:style>
  <w:style w:type="character" w:customStyle="1" w:styleId="footerrightChar">
    <w:name w:val="footer right Char"/>
    <w:basedOn w:val="FooterChar"/>
    <w:link w:val="footerright"/>
    <w:rsid w:val="0022481E"/>
    <w:rPr>
      <w:rFonts w:ascii="Arial" w:hAnsi="Arial"/>
      <w:sz w:val="16"/>
      <w:szCs w:val="16"/>
    </w:rPr>
  </w:style>
  <w:style w:type="paragraph" w:customStyle="1" w:styleId="bullet">
    <w:name w:val="bullet"/>
    <w:basedOn w:val="Normal"/>
    <w:link w:val="bulletChar"/>
    <w:qFormat/>
    <w:locked/>
    <w:rsid w:val="00B8096E"/>
    <w:pPr>
      <w:numPr>
        <w:numId w:val="1"/>
      </w:numPr>
      <w:spacing w:after="60"/>
      <w:ind w:left="568" w:hanging="284"/>
      <w:contextualSpacing/>
    </w:pPr>
  </w:style>
  <w:style w:type="paragraph" w:customStyle="1" w:styleId="bullet-sub">
    <w:name w:val="bullet-sub"/>
    <w:basedOn w:val="bullet"/>
    <w:link w:val="bullet-subChar"/>
    <w:qFormat/>
    <w:locked/>
    <w:rsid w:val="00B8096E"/>
    <w:pPr>
      <w:numPr>
        <w:ilvl w:val="1"/>
        <w:numId w:val="3"/>
      </w:numPr>
      <w:ind w:left="1135" w:hanging="284"/>
    </w:pPr>
  </w:style>
  <w:style w:type="paragraph" w:customStyle="1" w:styleId="letteredlist">
    <w:name w:val="lettered list"/>
    <w:basedOn w:val="Normal"/>
    <w:link w:val="letteredlistChar"/>
    <w:qFormat/>
    <w:locked/>
    <w:rsid w:val="00E41C30"/>
    <w:pPr>
      <w:numPr>
        <w:numId w:val="5"/>
      </w:numPr>
      <w:ind w:left="568" w:hanging="284"/>
      <w:contextualSpacing/>
    </w:pPr>
  </w:style>
  <w:style w:type="character" w:customStyle="1" w:styleId="bulletChar">
    <w:name w:val="bullet Char"/>
    <w:basedOn w:val="DefaultParagraphFont"/>
    <w:link w:val="bullet"/>
    <w:rsid w:val="00B8096E"/>
    <w:rPr>
      <w:rFonts w:ascii="Arial" w:hAnsi="Arial"/>
      <w:sz w:val="20"/>
    </w:rPr>
  </w:style>
  <w:style w:type="paragraph" w:customStyle="1" w:styleId="numberedlist">
    <w:name w:val="numbered list"/>
    <w:basedOn w:val="Normal"/>
    <w:link w:val="numberedlistChar"/>
    <w:qFormat/>
    <w:locked/>
    <w:rsid w:val="00E41C30"/>
    <w:pPr>
      <w:numPr>
        <w:numId w:val="4"/>
      </w:numPr>
      <w:ind w:left="568" w:hanging="284"/>
      <w:contextualSpacing/>
    </w:pPr>
  </w:style>
  <w:style w:type="character" w:customStyle="1" w:styleId="bullet-subChar">
    <w:name w:val="bullet-sub Char"/>
    <w:basedOn w:val="bulletChar"/>
    <w:link w:val="bullet-sub"/>
    <w:rsid w:val="00B8096E"/>
    <w:rPr>
      <w:rFonts w:ascii="Arial" w:hAnsi="Arial"/>
      <w:sz w:val="20"/>
    </w:rPr>
  </w:style>
  <w:style w:type="paragraph" w:customStyle="1" w:styleId="signaturetext">
    <w:name w:val="signature text"/>
    <w:basedOn w:val="imagetext"/>
    <w:link w:val="signaturetextChar"/>
    <w:qFormat/>
    <w:locked/>
    <w:rsid w:val="00E41C30"/>
  </w:style>
  <w:style w:type="character" w:customStyle="1" w:styleId="numberedlistChar">
    <w:name w:val="numbered list Char"/>
    <w:basedOn w:val="DefaultParagraphFont"/>
    <w:link w:val="numberedlist"/>
    <w:rsid w:val="00E41C30"/>
    <w:rPr>
      <w:rFonts w:ascii="Arial" w:hAnsi="Arial"/>
      <w:sz w:val="20"/>
    </w:rPr>
  </w:style>
  <w:style w:type="character" w:customStyle="1" w:styleId="imagetextChar">
    <w:name w:val="image text Char"/>
    <w:basedOn w:val="DefaultParagraphFont"/>
    <w:link w:val="imagetext"/>
    <w:rsid w:val="00E41C30"/>
    <w:rPr>
      <w:rFonts w:ascii="Arial" w:hAnsi="Arial"/>
      <w:i/>
      <w:sz w:val="20"/>
    </w:rPr>
  </w:style>
  <w:style w:type="character" w:customStyle="1" w:styleId="letteredlistChar">
    <w:name w:val="lettered list Char"/>
    <w:basedOn w:val="DefaultParagraphFont"/>
    <w:link w:val="letteredlist"/>
    <w:rsid w:val="00E41C30"/>
    <w:rPr>
      <w:rFonts w:ascii="Arial" w:hAnsi="Arial"/>
      <w:sz w:val="20"/>
    </w:rPr>
  </w:style>
  <w:style w:type="character" w:customStyle="1" w:styleId="signaturetextChar">
    <w:name w:val="signature text Char"/>
    <w:basedOn w:val="imagetextChar"/>
    <w:link w:val="signaturetext"/>
    <w:rsid w:val="00E41C30"/>
    <w:rPr>
      <w:rFonts w:ascii="Arial" w:hAnsi="Arial"/>
      <w:i/>
      <w:sz w:val="20"/>
    </w:rPr>
  </w:style>
  <w:style w:type="paragraph" w:styleId="ListParagraph">
    <w:name w:val="List Paragraph"/>
    <w:basedOn w:val="Normal"/>
    <w:link w:val="ListParagraphChar"/>
    <w:uiPriority w:val="34"/>
    <w:rsid w:val="007F3526"/>
    <w:pPr>
      <w:ind w:left="720"/>
      <w:contextualSpacing/>
    </w:pPr>
  </w:style>
  <w:style w:type="paragraph" w:customStyle="1" w:styleId="Subsectionheading">
    <w:name w:val="Subsection heading"/>
    <w:basedOn w:val="Normal"/>
    <w:link w:val="SubsectionChar"/>
    <w:rsid w:val="007B1825"/>
    <w:pPr>
      <w:numPr>
        <w:ilvl w:val="1"/>
        <w:numId w:val="11"/>
      </w:numPr>
      <w:spacing w:after="180"/>
    </w:pPr>
    <w:rPr>
      <w:b/>
    </w:rPr>
  </w:style>
  <w:style w:type="paragraph" w:customStyle="1" w:styleId="sub-subsectionheading">
    <w:name w:val="sub-subsection heading"/>
    <w:basedOn w:val="ListParagraph"/>
    <w:link w:val="sub-subsectionheadingChar"/>
    <w:rsid w:val="007B1825"/>
    <w:pPr>
      <w:numPr>
        <w:ilvl w:val="2"/>
        <w:numId w:val="11"/>
      </w:numPr>
      <w:spacing w:after="60"/>
      <w:ind w:left="1248" w:hanging="794"/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193406"/>
    <w:rPr>
      <w:rFonts w:ascii="Arial" w:hAnsi="Arial"/>
      <w:sz w:val="20"/>
    </w:rPr>
  </w:style>
  <w:style w:type="character" w:customStyle="1" w:styleId="SubsectionChar">
    <w:name w:val="Subsection Char"/>
    <w:basedOn w:val="ListParagraphChar"/>
    <w:link w:val="Subsectionheading"/>
    <w:rsid w:val="007B1825"/>
    <w:rPr>
      <w:rFonts w:ascii="Arial" w:hAnsi="Arial"/>
      <w:b/>
      <w:sz w:val="20"/>
    </w:rPr>
  </w:style>
  <w:style w:type="paragraph" w:customStyle="1" w:styleId="sub-subsectiontext">
    <w:name w:val="sub-subsection text"/>
    <w:basedOn w:val="Normal"/>
    <w:link w:val="sub-subsectiontextChar"/>
    <w:rsid w:val="00193406"/>
    <w:pPr>
      <w:ind w:left="1247"/>
    </w:pPr>
  </w:style>
  <w:style w:type="character" w:customStyle="1" w:styleId="sub-subsectionheadingChar">
    <w:name w:val="sub-subsection heading Char"/>
    <w:basedOn w:val="ListParagraphChar"/>
    <w:link w:val="sub-subsectionheading"/>
    <w:rsid w:val="007B1825"/>
    <w:rPr>
      <w:rFonts w:ascii="Arial" w:hAnsi="Arial"/>
      <w:sz w:val="20"/>
    </w:rPr>
  </w:style>
  <w:style w:type="paragraph" w:customStyle="1" w:styleId="subsectiontext">
    <w:name w:val="subsection text"/>
    <w:basedOn w:val="Normal"/>
    <w:link w:val="subsectiontextChar"/>
    <w:rsid w:val="004743EC"/>
    <w:pPr>
      <w:ind w:left="454"/>
    </w:pPr>
  </w:style>
  <w:style w:type="character" w:customStyle="1" w:styleId="sub-subsectiontextChar">
    <w:name w:val="sub-subsection text Char"/>
    <w:basedOn w:val="DefaultParagraphFont"/>
    <w:link w:val="sub-subsectiontext"/>
    <w:rsid w:val="00193406"/>
    <w:rPr>
      <w:rFonts w:ascii="Arial" w:hAnsi="Arial"/>
      <w:sz w:val="20"/>
    </w:rPr>
  </w:style>
  <w:style w:type="paragraph" w:customStyle="1" w:styleId="bulletsub-subsection">
    <w:name w:val="bullet sub-subsection"/>
    <w:basedOn w:val="bullet"/>
    <w:link w:val="bulletsub-subsectionChar"/>
    <w:rsid w:val="003A6952"/>
    <w:pPr>
      <w:ind w:left="1531"/>
    </w:pPr>
  </w:style>
  <w:style w:type="character" w:customStyle="1" w:styleId="subsectiontextChar">
    <w:name w:val="subsection text Char"/>
    <w:basedOn w:val="DefaultParagraphFont"/>
    <w:link w:val="subsectiontext"/>
    <w:rsid w:val="004743EC"/>
    <w:rPr>
      <w:rFonts w:ascii="Arial" w:hAnsi="Arial"/>
      <w:sz w:val="20"/>
    </w:rPr>
  </w:style>
  <w:style w:type="character" w:customStyle="1" w:styleId="bulletsub-subsectionChar">
    <w:name w:val="bullet sub-subsection Char"/>
    <w:basedOn w:val="bulletChar"/>
    <w:link w:val="bulletsub-subsection"/>
    <w:rsid w:val="003A6952"/>
    <w:rPr>
      <w:rFonts w:ascii="Arial" w:hAnsi="Arial"/>
      <w:sz w:val="20"/>
    </w:rPr>
  </w:style>
  <w:style w:type="paragraph" w:customStyle="1" w:styleId="DocTitle">
    <w:name w:val="Doc Title"/>
    <w:basedOn w:val="Normal"/>
    <w:link w:val="DocTitleChar"/>
    <w:qFormat/>
    <w:rsid w:val="001D7D3F"/>
    <w:rPr>
      <w:b/>
      <w:sz w:val="44"/>
      <w:szCs w:val="44"/>
    </w:rPr>
  </w:style>
  <w:style w:type="paragraph" w:customStyle="1" w:styleId="Docsubtitle1">
    <w:name w:val="Doc subtitle1"/>
    <w:basedOn w:val="Normal"/>
    <w:link w:val="Docsubtitle1Char"/>
    <w:qFormat/>
    <w:rsid w:val="006B7209"/>
    <w:rPr>
      <w:b/>
      <w:sz w:val="28"/>
      <w:szCs w:val="28"/>
    </w:rPr>
  </w:style>
  <w:style w:type="character" w:customStyle="1" w:styleId="DocTitleChar">
    <w:name w:val="Doc Title Char"/>
    <w:basedOn w:val="DefaultParagraphFont"/>
    <w:link w:val="DocTitle"/>
    <w:rsid w:val="001D7D3F"/>
    <w:rPr>
      <w:rFonts w:ascii="Arial" w:hAnsi="Arial"/>
      <w:b/>
      <w:sz w:val="44"/>
      <w:szCs w:val="44"/>
    </w:rPr>
  </w:style>
  <w:style w:type="paragraph" w:customStyle="1" w:styleId="Docsubtitle2">
    <w:name w:val="Doc subtitle2"/>
    <w:basedOn w:val="Normal"/>
    <w:link w:val="Docsubtitle2Char"/>
    <w:qFormat/>
    <w:rsid w:val="006B7209"/>
    <w:rPr>
      <w:sz w:val="28"/>
      <w:szCs w:val="28"/>
    </w:rPr>
  </w:style>
  <w:style w:type="character" w:customStyle="1" w:styleId="Docsubtitle1Char">
    <w:name w:val="Doc subtitle1 Char"/>
    <w:basedOn w:val="DefaultParagraphFont"/>
    <w:link w:val="Docsubtitle1"/>
    <w:rsid w:val="006B7209"/>
    <w:rPr>
      <w:rFonts w:ascii="Arial" w:hAnsi="Arial"/>
      <w:b/>
      <w:sz w:val="28"/>
      <w:szCs w:val="28"/>
    </w:rPr>
  </w:style>
  <w:style w:type="paragraph" w:styleId="TOC2">
    <w:name w:val="toc 2"/>
    <w:basedOn w:val="Normal"/>
    <w:next w:val="Normal"/>
    <w:autoRedefine/>
    <w:semiHidden/>
    <w:rsid w:val="005A2A3D"/>
    <w:pPr>
      <w:ind w:left="180"/>
    </w:pPr>
    <w:rPr>
      <w:rFonts w:eastAsia="Times New Roman" w:cs="Times New Roman"/>
      <w:szCs w:val="24"/>
    </w:rPr>
  </w:style>
  <w:style w:type="character" w:customStyle="1" w:styleId="Docsubtitle2Char">
    <w:name w:val="Doc subtitle2 Char"/>
    <w:basedOn w:val="DefaultParagraphFont"/>
    <w:link w:val="Docsubtitle2"/>
    <w:rsid w:val="006B7209"/>
    <w:rPr>
      <w:rFonts w:ascii="Arial" w:hAnsi="Arial"/>
      <w:sz w:val="28"/>
      <w:szCs w:val="28"/>
    </w:rPr>
  </w:style>
  <w:style w:type="character" w:styleId="Hyperlink">
    <w:name w:val="Hyperlink"/>
    <w:basedOn w:val="DefaultParagraphFont"/>
    <w:rsid w:val="005A2A3D"/>
    <w:rPr>
      <w:color w:val="0000FF"/>
      <w:u w:val="single"/>
    </w:rPr>
  </w:style>
  <w:style w:type="table" w:customStyle="1" w:styleId="WSITable">
    <w:name w:val="WSI Table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  <w:shd w:val="clear" w:color="auto" w:fill="D9D9D9" w:themeFill="background1" w:themeFillShade="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table" w:customStyle="1" w:styleId="LightList1">
    <w:name w:val="Light List1"/>
    <w:basedOn w:val="TableNormal"/>
    <w:uiPriority w:val="61"/>
    <w:rsid w:val="00D234B0"/>
    <w:pPr>
      <w:spacing w:after="0" w:line="240" w:lineRule="auto"/>
    </w:pPr>
    <w:rPr>
      <w:rFonts w:ascii="Arial" w:hAnsi="Arial"/>
      <w:color w:val="000000" w:themeColor="text1"/>
      <w:sz w:val="20"/>
    </w:rPr>
    <w:tblPr>
      <w:tblStyleRowBandSize w:val="1"/>
      <w:tblStyleColBandSize w:val="1"/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</w:rPr>
      <w:tblPr/>
      <w:tcPr>
        <w:shd w:val="clear" w:color="auto" w:fill="D9D9D9"/>
      </w:tcPr>
    </w:tblStylePr>
    <w:tblStylePr w:type="lastRow">
      <w:pPr>
        <w:spacing w:before="0" w:after="0" w:line="240" w:lineRule="auto"/>
      </w:p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firstCol">
      <w:tblPr/>
      <w:tcPr>
        <w:tc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cBorders>
      </w:tcPr>
    </w:tblStylePr>
    <w:tblStylePr w:type="lastCol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</w:tcPr>
    </w:tblStylePr>
    <w:tblStylePr w:type="band1Horz">
      <w:rPr>
        <w:rFonts w:ascii="Arial" w:hAnsi="Arial"/>
        <w:sz w:val="20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  <w:shd w:val="clear" w:color="auto" w:fill="FFFFFF" w:themeFill="background1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single" w:sz="8" w:space="0" w:color="000000" w:themeColor="text1"/>
          <w:insideV w:val="single" w:sz="8" w:space="0" w:color="000000" w:themeColor="text1"/>
        </w:tcBorders>
      </w:tcPr>
    </w:tblStylePr>
  </w:style>
  <w:style w:type="paragraph" w:customStyle="1" w:styleId="bullettext">
    <w:name w:val="bullet text"/>
    <w:basedOn w:val="bullet"/>
    <w:link w:val="bullettextChar"/>
    <w:qFormat/>
    <w:rsid w:val="00B8096E"/>
    <w:pPr>
      <w:numPr>
        <w:numId w:val="0"/>
      </w:numPr>
      <w:ind w:left="567"/>
    </w:pPr>
  </w:style>
  <w:style w:type="paragraph" w:customStyle="1" w:styleId="bullet-subtext">
    <w:name w:val="bullet-sub text"/>
    <w:basedOn w:val="bullettext"/>
    <w:link w:val="bullet-subtextChar"/>
    <w:qFormat/>
    <w:rsid w:val="00BA6B2D"/>
    <w:pPr>
      <w:ind w:left="1134"/>
    </w:pPr>
  </w:style>
  <w:style w:type="character" w:customStyle="1" w:styleId="bullettextChar">
    <w:name w:val="bullet text Char"/>
    <w:basedOn w:val="bulletChar"/>
    <w:link w:val="bullettext"/>
    <w:rsid w:val="00B8096E"/>
    <w:rPr>
      <w:rFonts w:ascii="Arial" w:hAnsi="Arial"/>
      <w:sz w:val="20"/>
    </w:rPr>
  </w:style>
  <w:style w:type="character" w:customStyle="1" w:styleId="bullet-subtextChar">
    <w:name w:val="bullet-sub text Char"/>
    <w:basedOn w:val="bullettextChar"/>
    <w:link w:val="bullet-subtext"/>
    <w:rsid w:val="00BA6B2D"/>
    <w:rPr>
      <w:rFonts w:ascii="Arial" w:hAnsi="Arial"/>
      <w:sz w:val="20"/>
    </w:rPr>
  </w:style>
  <w:style w:type="paragraph" w:customStyle="1" w:styleId="tablebullet">
    <w:name w:val="table bullet"/>
    <w:basedOn w:val="ListParagraph"/>
    <w:link w:val="tablebulletChar"/>
    <w:qFormat/>
    <w:rsid w:val="00110754"/>
    <w:pPr>
      <w:numPr>
        <w:numId w:val="12"/>
      </w:numPr>
      <w:ind w:left="284" w:hanging="284"/>
    </w:pPr>
    <w:rPr>
      <w:color w:val="000000" w:themeColor="text1"/>
    </w:rPr>
  </w:style>
  <w:style w:type="character" w:customStyle="1" w:styleId="tablebulletChar">
    <w:name w:val="table bullet Char"/>
    <w:basedOn w:val="ListParagraphChar"/>
    <w:link w:val="tablebullet"/>
    <w:rsid w:val="00110754"/>
    <w:rPr>
      <w:rFonts w:ascii="Arial" w:hAnsi="Arial"/>
      <w:color w:val="000000" w:themeColor="text1"/>
      <w:sz w:val="20"/>
    </w:rPr>
  </w:style>
  <w:style w:type="paragraph" w:customStyle="1" w:styleId="bullet-sub-sub">
    <w:name w:val="bullet-sub-sub"/>
    <w:basedOn w:val="bullet-sub"/>
    <w:link w:val="bullet-sub-subChar"/>
    <w:qFormat/>
    <w:rsid w:val="00B8096E"/>
    <w:pPr>
      <w:numPr>
        <w:ilvl w:val="2"/>
      </w:numPr>
      <w:ind w:left="1702" w:hanging="284"/>
    </w:pPr>
  </w:style>
  <w:style w:type="paragraph" w:customStyle="1" w:styleId="bullet-sub-subtext">
    <w:name w:val="bullet-sub-sub text"/>
    <w:basedOn w:val="bullet-subtext"/>
    <w:link w:val="bullet-sub-subtextChar"/>
    <w:qFormat/>
    <w:rsid w:val="00BA6B2D"/>
    <w:pPr>
      <w:ind w:left="1701"/>
    </w:pPr>
  </w:style>
  <w:style w:type="character" w:customStyle="1" w:styleId="bullet-sub-subChar">
    <w:name w:val="bullet-sub-sub Char"/>
    <w:basedOn w:val="bullet-subChar"/>
    <w:link w:val="bullet-sub-sub"/>
    <w:rsid w:val="00B8096E"/>
    <w:rPr>
      <w:rFonts w:ascii="Arial" w:hAnsi="Arial"/>
      <w:sz w:val="20"/>
    </w:rPr>
  </w:style>
  <w:style w:type="paragraph" w:customStyle="1" w:styleId="tablesub-bullet">
    <w:name w:val="table sub-bullet"/>
    <w:basedOn w:val="tablebullet"/>
    <w:link w:val="tablesub-bulletChar"/>
    <w:qFormat/>
    <w:rsid w:val="00B8096E"/>
    <w:pPr>
      <w:numPr>
        <w:numId w:val="13"/>
      </w:numPr>
      <w:ind w:left="568" w:hanging="284"/>
    </w:pPr>
  </w:style>
  <w:style w:type="character" w:customStyle="1" w:styleId="bullet-sub-subtextChar">
    <w:name w:val="bullet-sub-sub text Char"/>
    <w:basedOn w:val="bullet-subtextChar"/>
    <w:link w:val="bullet-sub-subtext"/>
    <w:rsid w:val="00BA6B2D"/>
    <w:rPr>
      <w:rFonts w:ascii="Arial" w:hAnsi="Arial"/>
      <w:sz w:val="20"/>
    </w:rPr>
  </w:style>
  <w:style w:type="character" w:customStyle="1" w:styleId="tablesub-bulletChar">
    <w:name w:val="table sub-bullet Char"/>
    <w:basedOn w:val="tablebulletChar"/>
    <w:link w:val="tablesub-bullet"/>
    <w:rsid w:val="00B8096E"/>
    <w:rPr>
      <w:rFonts w:ascii="Arial" w:hAnsi="Arial"/>
      <w:color w:val="000000" w:themeColor="text1"/>
      <w:sz w:val="20"/>
    </w:rPr>
  </w:style>
  <w:style w:type="paragraph" w:styleId="TOC1">
    <w:name w:val="toc 1"/>
    <w:basedOn w:val="Normal"/>
    <w:next w:val="Normal"/>
    <w:autoRedefine/>
    <w:semiHidden/>
    <w:rsid w:val="00CE6B36"/>
    <w:rPr>
      <w:rFonts w:eastAsia="Times New Roman" w:cs="Times New Roman"/>
      <w:szCs w:val="24"/>
    </w:rPr>
  </w:style>
  <w:style w:type="paragraph" w:customStyle="1" w:styleId="Doctitle0">
    <w:name w:val="Doc title"/>
    <w:basedOn w:val="Normal"/>
    <w:rsid w:val="00CE6B36"/>
    <w:rPr>
      <w:rFonts w:eastAsia="Times New Roman" w:cs="Times New Roman"/>
      <w:b/>
      <w:sz w:val="40"/>
      <w:szCs w:val="24"/>
    </w:rPr>
  </w:style>
  <w:style w:type="character" w:styleId="PageNumber">
    <w:name w:val="page number"/>
    <w:basedOn w:val="DefaultParagraphFont"/>
    <w:rsid w:val="00CE6B36"/>
    <w:rPr>
      <w:rFonts w:ascii="Arial" w:hAnsi="Arial"/>
      <w:sz w:val="16"/>
    </w:rPr>
  </w:style>
  <w:style w:type="paragraph" w:customStyle="1" w:styleId="fixedtext">
    <w:name w:val="fixed text"/>
    <w:basedOn w:val="Normal"/>
    <w:link w:val="fixedtextChar"/>
    <w:locked/>
    <w:rsid w:val="004632D2"/>
    <w:pPr>
      <w:ind w:left="851"/>
    </w:pPr>
    <w:rPr>
      <w:rFonts w:eastAsia="Times New Roman" w:cs="Times New Roman"/>
      <w:szCs w:val="24"/>
      <w:lang w:eastAsia="en-GB"/>
    </w:rPr>
  </w:style>
  <w:style w:type="paragraph" w:customStyle="1" w:styleId="Editabletext">
    <w:name w:val="Editable text"/>
    <w:basedOn w:val="Normal"/>
    <w:link w:val="EditabletextChar1"/>
    <w:locked/>
    <w:rsid w:val="004632D2"/>
    <w:pPr>
      <w:ind w:left="851"/>
    </w:pPr>
    <w:rPr>
      <w:rFonts w:eastAsia="Times New Roman" w:cs="Times New Roman"/>
      <w:color w:val="0000FF"/>
      <w:szCs w:val="24"/>
    </w:rPr>
  </w:style>
  <w:style w:type="character" w:customStyle="1" w:styleId="EditabletextChar1">
    <w:name w:val="Editable text Char1"/>
    <w:basedOn w:val="DefaultParagraphFont"/>
    <w:link w:val="Editabletext"/>
    <w:rsid w:val="004632D2"/>
    <w:rPr>
      <w:rFonts w:ascii="Arial" w:eastAsia="Times New Roman" w:hAnsi="Arial" w:cs="Times New Roman"/>
      <w:color w:val="0000FF"/>
      <w:sz w:val="20"/>
      <w:szCs w:val="24"/>
      <w:lang w:val="en-GB"/>
    </w:rPr>
  </w:style>
  <w:style w:type="character" w:customStyle="1" w:styleId="fixedtextChar">
    <w:name w:val="fixed text Char"/>
    <w:basedOn w:val="DefaultParagraphFont"/>
    <w:link w:val="fixedtext"/>
    <w:rsid w:val="004632D2"/>
    <w:rPr>
      <w:rFonts w:ascii="Arial" w:eastAsia="Times New Roman" w:hAnsi="Arial" w:cs="Times New Roman"/>
      <w:sz w:val="20"/>
      <w:szCs w:val="24"/>
      <w:lang w:val="en-GB" w:eastAsia="en-GB"/>
    </w:rPr>
  </w:style>
  <w:style w:type="table" w:styleId="LightShading-Accent1">
    <w:name w:val="Light Shading Accent 1"/>
    <w:basedOn w:val="TableNormal"/>
    <w:uiPriority w:val="60"/>
    <w:rsid w:val="00832869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832869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character" w:customStyle="1" w:styleId="hps">
    <w:name w:val="hps"/>
    <w:basedOn w:val="DefaultParagraphFont"/>
    <w:rsid w:val="0008577D"/>
  </w:style>
  <w:style w:type="paragraph" w:customStyle="1" w:styleId="Heading3AA">
    <w:name w:val="Heading 3 A A"/>
    <w:next w:val="Normal"/>
    <w:autoRedefine/>
    <w:rsid w:val="00041F11"/>
    <w:pPr>
      <w:keepNext/>
      <w:keepLines/>
      <w:spacing w:after="60" w:line="240" w:lineRule="auto"/>
      <w:outlineLvl w:val="2"/>
    </w:pPr>
    <w:rPr>
      <w:rFonts w:ascii="Arial Bold" w:eastAsia="ヒラギノ角ゴ Pro W3" w:hAnsi="Arial Bold" w:cs="Times New Roman"/>
      <w:color w:val="000000"/>
      <w:sz w:val="20"/>
      <w:szCs w:val="20"/>
      <w:lang w:val="en-GB"/>
    </w:rPr>
  </w:style>
  <w:style w:type="paragraph" w:customStyle="1" w:styleId="Default">
    <w:name w:val="Default"/>
    <w:rsid w:val="00041F11"/>
    <w:pPr>
      <w:widowControl w:val="0"/>
      <w:spacing w:after="0" w:line="240" w:lineRule="auto"/>
    </w:pPr>
    <w:rPr>
      <w:rFonts w:ascii="Arial" w:eastAsia="ヒラギノ角ゴ Pro W3" w:hAnsi="Arial" w:cs="Times New Roman"/>
      <w:color w:val="000000"/>
      <w:sz w:val="24"/>
      <w:szCs w:val="20"/>
      <w:lang w:val="fr-FR"/>
    </w:rPr>
  </w:style>
  <w:style w:type="character" w:customStyle="1" w:styleId="shorttext">
    <w:name w:val="short_text"/>
    <w:basedOn w:val="DefaultParagraphFont"/>
    <w:rsid w:val="00456E07"/>
  </w:style>
  <w:style w:type="character" w:styleId="FollowedHyperlink">
    <w:name w:val="FollowedHyperlink"/>
    <w:basedOn w:val="DefaultParagraphFont"/>
    <w:uiPriority w:val="99"/>
    <w:semiHidden/>
    <w:unhideWhenUsed/>
    <w:rsid w:val="00263883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824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70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3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11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871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905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header" Target="header1.xml"/><Relationship Id="rId20" Type="http://schemas.openxmlformats.org/officeDocument/2006/relationships/footer" Target="footer2.xml"/><Relationship Id="rId21" Type="http://schemas.openxmlformats.org/officeDocument/2006/relationships/fontTable" Target="fontTable.xml"/><Relationship Id="rId22" Type="http://schemas.openxmlformats.org/officeDocument/2006/relationships/theme" Target="theme/theme1.xml"/><Relationship Id="rId10" Type="http://schemas.openxmlformats.org/officeDocument/2006/relationships/footer" Target="footer1.xml"/><Relationship Id="rId11" Type="http://schemas.openxmlformats.org/officeDocument/2006/relationships/image" Target="media/image2.png"/><Relationship Id="rId12" Type="http://schemas.openxmlformats.org/officeDocument/2006/relationships/image" Target="media/image3.jpg"/><Relationship Id="rId13" Type="http://schemas.openxmlformats.org/officeDocument/2006/relationships/image" Target="media/image4.jpg"/><Relationship Id="rId14" Type="http://schemas.openxmlformats.org/officeDocument/2006/relationships/image" Target="media/image5.jpg"/><Relationship Id="rId15" Type="http://schemas.openxmlformats.org/officeDocument/2006/relationships/image" Target="media/image6.jpg"/><Relationship Id="rId16" Type="http://schemas.openxmlformats.org/officeDocument/2006/relationships/image" Target="media/image7.jpg"/><Relationship Id="rId17" Type="http://schemas.openxmlformats.org/officeDocument/2006/relationships/image" Target="media/image8.jpg"/><Relationship Id="rId18" Type="http://schemas.openxmlformats.org/officeDocument/2006/relationships/image" Target="media/image9.emf"/><Relationship Id="rId19" Type="http://schemas.openxmlformats.org/officeDocument/2006/relationships/header" Target="header2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otnotes" Target="footnotes.xml"/><Relationship Id="rId8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0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ne\Documents\WSI_A\13_Visual_Identity\WSI_templates_2010\WSI_doc_wcover_wonum_v1.2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07E7F71-C4F1-3E44-B090-2598ED33FB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\Users\Jane\Documents\WSI_A\13_Visual_Identity\WSI_templates_2010\WSI_doc_wcover_wonum_v1.2.dotx</Template>
  <TotalTime>11</TotalTime>
  <Pages>16</Pages>
  <Words>3557</Words>
  <Characters>20275</Characters>
  <Application>Microsoft Macintosh Word</Application>
  <DocSecurity>0</DocSecurity>
  <Lines>168</Lines>
  <Paragraphs>47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WorldSkills International Secretariat</Company>
  <LinksUpToDate>false</LinksUpToDate>
  <CharactersWithSpaces>23785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Jane Stokie (WSI)</dc:creator>
  <cp:lastModifiedBy>Teera Piyakunakorn</cp:lastModifiedBy>
  <cp:revision>7</cp:revision>
  <cp:lastPrinted>2013-06-30T07:16:00Z</cp:lastPrinted>
  <dcterms:created xsi:type="dcterms:W3CDTF">2013-06-30T13:36:00Z</dcterms:created>
  <dcterms:modified xsi:type="dcterms:W3CDTF">2013-06-30T14:53:00Z</dcterms:modified>
</cp:coreProperties>
</file>