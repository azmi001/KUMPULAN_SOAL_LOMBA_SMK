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8A1BA" w14:textId="77777777" w:rsidR="0034328E" w:rsidRPr="00A20DF3" w:rsidRDefault="0034328E" w:rsidP="00A11118">
      <w:pPr>
        <w:rPr>
          <w:lang w:val="pt-PT"/>
        </w:rPr>
      </w:pPr>
    </w:p>
    <w:p w14:paraId="265156B5" w14:textId="77777777" w:rsidR="0034328E" w:rsidRPr="00A20DF3" w:rsidRDefault="0034328E" w:rsidP="00A11118">
      <w:pPr>
        <w:rPr>
          <w:lang w:val="pt-PT"/>
        </w:rPr>
      </w:pPr>
    </w:p>
    <w:p w14:paraId="1978143B" w14:textId="77777777" w:rsidR="0034328E" w:rsidRPr="00A20DF3" w:rsidRDefault="0034328E" w:rsidP="00A11118">
      <w:pPr>
        <w:rPr>
          <w:lang w:val="pt-PT"/>
        </w:rPr>
      </w:pPr>
    </w:p>
    <w:p w14:paraId="2EACD0EF" w14:textId="77777777" w:rsidR="0034328E" w:rsidRPr="00A20DF3" w:rsidRDefault="0034328E" w:rsidP="00A11118">
      <w:pPr>
        <w:rPr>
          <w:lang w:val="pt-PT"/>
        </w:rPr>
      </w:pPr>
    </w:p>
    <w:p w14:paraId="36D82ED3" w14:textId="77777777" w:rsidR="0034328E" w:rsidRPr="00A20DF3" w:rsidRDefault="0034328E" w:rsidP="00A11118">
      <w:pPr>
        <w:rPr>
          <w:lang w:val="pt-PT"/>
        </w:rPr>
      </w:pPr>
    </w:p>
    <w:p w14:paraId="1E8931DE" w14:textId="77777777" w:rsidR="0034328E" w:rsidRPr="00A20DF3" w:rsidRDefault="0034328E" w:rsidP="00A11118">
      <w:pPr>
        <w:rPr>
          <w:lang w:val="pt-PT"/>
        </w:rPr>
      </w:pPr>
    </w:p>
    <w:p w14:paraId="104AC3A1" w14:textId="77777777" w:rsidR="0034328E" w:rsidRPr="00A20DF3" w:rsidRDefault="0034328E" w:rsidP="00A11118">
      <w:pPr>
        <w:rPr>
          <w:lang w:val="pt-PT"/>
        </w:rPr>
      </w:pPr>
    </w:p>
    <w:p w14:paraId="1F3FB0E3" w14:textId="77777777" w:rsidR="0034328E" w:rsidRPr="00A20DF3" w:rsidRDefault="0034328E" w:rsidP="00A11118">
      <w:pPr>
        <w:rPr>
          <w:lang w:val="pt-PT"/>
        </w:rPr>
      </w:pPr>
    </w:p>
    <w:p w14:paraId="6971AD2F" w14:textId="77777777" w:rsidR="0034328E" w:rsidRPr="00A20DF3" w:rsidRDefault="0034328E" w:rsidP="00A11118">
      <w:pPr>
        <w:rPr>
          <w:lang w:val="pt-PT"/>
        </w:rPr>
      </w:pPr>
    </w:p>
    <w:p w14:paraId="490DD12B" w14:textId="77777777" w:rsidR="0034328E" w:rsidRPr="00A20DF3" w:rsidRDefault="0034328E" w:rsidP="00A11118">
      <w:pPr>
        <w:rPr>
          <w:lang w:val="pt-PT"/>
        </w:rPr>
      </w:pPr>
    </w:p>
    <w:p w14:paraId="321E4A72" w14:textId="77777777" w:rsidR="0034328E" w:rsidRPr="00A20DF3" w:rsidRDefault="0034328E" w:rsidP="00A11118">
      <w:pPr>
        <w:rPr>
          <w:lang w:val="pt-PT"/>
        </w:rPr>
      </w:pPr>
    </w:p>
    <w:p w14:paraId="4F1AB980" w14:textId="77777777" w:rsidR="0034328E" w:rsidRPr="00A20DF3" w:rsidRDefault="0034328E" w:rsidP="00A11118">
      <w:pPr>
        <w:rPr>
          <w:lang w:val="pt-PT"/>
        </w:rPr>
      </w:pPr>
    </w:p>
    <w:p w14:paraId="4F4B4548" w14:textId="77777777" w:rsidR="0034328E" w:rsidRPr="00A20DF3" w:rsidRDefault="0034328E" w:rsidP="00A11118">
      <w:pPr>
        <w:rPr>
          <w:lang w:val="pt-PT"/>
        </w:rPr>
      </w:pPr>
    </w:p>
    <w:p w14:paraId="0E7A10CD" w14:textId="77777777" w:rsidR="006402F1" w:rsidRPr="00A20DF3" w:rsidRDefault="00CE6B36" w:rsidP="00CE6B36">
      <w:pPr>
        <w:pStyle w:val="Doctitle0"/>
        <w:rPr>
          <w:ins w:id="0" w:author="Kinder" w:date="2013-06-30T08:23:00Z"/>
          <w:lang w:val="pt-PT"/>
        </w:rPr>
      </w:pPr>
      <w:r w:rsidRPr="00A20DF3">
        <w:rPr>
          <w:lang w:val="pt-PT"/>
          <w:rPrChange w:id="1" w:author="Wolfgang J. Toechterle" w:date="2013-06-22T10:32:00Z">
            <w:rPr>
              <w:lang w:val="fr-FR"/>
            </w:rPr>
          </w:rPrChange>
        </w:rPr>
        <w:t xml:space="preserve">Test Project </w:t>
      </w:r>
      <w:del w:id="2" w:author="Kinder" w:date="2013-06-30T08:18:00Z">
        <w:r w:rsidRPr="00A20DF3" w:rsidDel="006402F1">
          <w:rPr>
            <w:lang w:val="pt-PT"/>
            <w:rPrChange w:id="3" w:author="Wolfgang J. Toechterle" w:date="2013-06-22T10:32:00Z">
              <w:rPr>
                <w:lang w:val="fr-FR"/>
              </w:rPr>
            </w:rPrChange>
          </w:rPr>
          <w:delText>document template</w:delText>
        </w:r>
      </w:del>
      <w:ins w:id="4" w:author="Kinder" w:date="2013-06-30T08:18:00Z">
        <w:r w:rsidR="006402F1" w:rsidRPr="00A20DF3">
          <w:rPr>
            <w:lang w:val="pt-PT"/>
          </w:rPr>
          <w:t xml:space="preserve">Module 1 </w:t>
        </w:r>
      </w:ins>
    </w:p>
    <w:p w14:paraId="15ADB692" w14:textId="7BE352F3" w:rsidR="00CE6B36" w:rsidRPr="00A20DF3" w:rsidRDefault="006402F1" w:rsidP="00CE6B36">
      <w:pPr>
        <w:pStyle w:val="Doctitle0"/>
        <w:rPr>
          <w:lang w:val="pt-PT"/>
          <w:rPrChange w:id="5" w:author="Wolfgang J. Toechterle" w:date="2013-06-22T10:32:00Z">
            <w:rPr>
              <w:lang w:val="fr-FR"/>
            </w:rPr>
          </w:rPrChange>
        </w:rPr>
      </w:pPr>
      <w:ins w:id="6" w:author="Kinder" w:date="2013-06-30T08:18:00Z">
        <w:r w:rsidRPr="00A20DF3">
          <w:rPr>
            <w:lang w:val="pt-PT"/>
          </w:rPr>
          <w:t>(Corporate Design)</w:t>
        </w:r>
      </w:ins>
    </w:p>
    <w:p w14:paraId="4441C998" w14:textId="424873E9" w:rsidR="00CE6B36" w:rsidRPr="00A20DF3" w:rsidRDefault="00FD5A9A">
      <w:pPr>
        <w:pStyle w:val="Docsubtitle2"/>
        <w:rPr>
          <w:lang w:val="pt-PT"/>
          <w:rPrChange w:id="7" w:author="Wolfgang J. Toechterle" w:date="2013-06-22T10:32:00Z">
            <w:rPr>
              <w:lang w:val="fr-FR"/>
            </w:rPr>
          </w:rPrChange>
        </w:rPr>
        <w:pPrChange w:id="8" w:author="Kinder" w:date="2013-06-30T08:24:00Z">
          <w:pPr>
            <w:pStyle w:val="Docsubtitle1"/>
          </w:pPr>
        </w:pPrChange>
      </w:pPr>
      <w:r w:rsidRPr="00A20DF3">
        <w:rPr>
          <w:lang w:val="pt-PT"/>
          <w:rPrChange w:id="9" w:author="Wolfgang J. Toechterle" w:date="2013-06-22T10:32:00Z">
            <w:rPr>
              <w:lang w:val="fr-FR"/>
            </w:rPr>
          </w:rPrChange>
        </w:rPr>
        <w:t>WSC2013</w:t>
      </w:r>
      <w:r w:rsidR="004632D2" w:rsidRPr="00A20DF3">
        <w:rPr>
          <w:lang w:val="pt-PT"/>
          <w:rPrChange w:id="10" w:author="Wolfgang J. Toechterle" w:date="2013-06-22T10:32:00Z">
            <w:rPr>
              <w:lang w:val="fr-FR"/>
            </w:rPr>
          </w:rPrChange>
        </w:rPr>
        <w:t>_TP40</w:t>
      </w:r>
      <w:r w:rsidR="00CE6B36" w:rsidRPr="00A20DF3">
        <w:rPr>
          <w:lang w:val="pt-PT"/>
          <w:rPrChange w:id="11" w:author="Wolfgang J. Toechterle" w:date="2013-06-22T10:32:00Z">
            <w:rPr>
              <w:lang w:val="fr-FR"/>
            </w:rPr>
          </w:rPrChange>
        </w:rPr>
        <w:t>_</w:t>
      </w:r>
      <w:r w:rsidR="004632D2" w:rsidRPr="00A20DF3">
        <w:rPr>
          <w:lang w:val="pt-PT"/>
          <w:rPrChange w:id="12" w:author="Wolfgang J. Toechterle" w:date="2013-06-22T10:32:00Z">
            <w:rPr>
              <w:lang w:val="fr-FR"/>
            </w:rPr>
          </w:rPrChange>
        </w:rPr>
        <w:t>MO</w:t>
      </w:r>
      <w:ins w:id="13" w:author="Kinder" w:date="2013-06-30T08:20:00Z">
        <w:r w:rsidR="006402F1" w:rsidRPr="00A20DF3">
          <w:rPr>
            <w:lang w:val="pt-PT"/>
          </w:rPr>
          <w:t>1</w:t>
        </w:r>
      </w:ins>
      <w:del w:id="14" w:author="Kinder" w:date="2013-06-30T08:20:00Z">
        <w:r w:rsidR="004632D2" w:rsidRPr="00A20DF3" w:rsidDel="006402F1">
          <w:rPr>
            <w:lang w:val="pt-PT"/>
            <w:rPrChange w:id="15" w:author="Wolfgang J. Toechterle" w:date="2013-06-22T10:32:00Z">
              <w:rPr>
                <w:lang w:val="fr-FR"/>
              </w:rPr>
            </w:rPrChange>
          </w:rPr>
          <w:delText>D</w:delText>
        </w:r>
        <w:r w:rsidR="005F4436" w:rsidRPr="00A20DF3" w:rsidDel="006402F1">
          <w:rPr>
            <w:lang w:val="pt-PT"/>
            <w:rPrChange w:id="16" w:author="Wolfgang J. Toechterle" w:date="2013-06-22T10:32:00Z">
              <w:rPr>
                <w:lang w:val="fr-FR"/>
              </w:rPr>
            </w:rPrChange>
          </w:rPr>
          <w:delText>_CD</w:delText>
        </w:r>
      </w:del>
      <w:r w:rsidR="004632D2" w:rsidRPr="00A20DF3">
        <w:rPr>
          <w:lang w:val="pt-PT"/>
          <w:rPrChange w:id="17" w:author="Wolfgang J. Toechterle" w:date="2013-06-22T10:32:00Z">
            <w:rPr>
              <w:lang w:val="fr-FR"/>
            </w:rPr>
          </w:rPrChange>
        </w:rPr>
        <w:t>_</w:t>
      </w:r>
      <w:del w:id="18" w:author="Kinder" w:date="2013-06-30T08:20:00Z">
        <w:r w:rsidR="004632D2" w:rsidRPr="00A20DF3" w:rsidDel="006402F1">
          <w:rPr>
            <w:lang w:val="pt-PT"/>
            <w:rPrChange w:id="19" w:author="Wolfgang J. Toechterle" w:date="2013-06-22T10:32:00Z">
              <w:rPr>
                <w:lang w:val="fr-FR"/>
              </w:rPr>
            </w:rPrChange>
          </w:rPr>
          <w:delText>PRE</w:delText>
        </w:r>
      </w:del>
      <w:ins w:id="20" w:author="Kinder" w:date="2013-06-30T08:20:00Z">
        <w:r w:rsidR="006402F1" w:rsidRPr="00A20DF3">
          <w:rPr>
            <w:lang w:val="pt-PT"/>
          </w:rPr>
          <w:t>actual</w:t>
        </w:r>
      </w:ins>
      <w:r w:rsidR="00CE6B36" w:rsidRPr="00A20DF3">
        <w:rPr>
          <w:lang w:val="pt-PT"/>
          <w:rPrChange w:id="21" w:author="Wolfgang J. Toechterle" w:date="2013-06-22T10:32:00Z">
            <w:rPr>
              <w:lang w:val="fr-FR"/>
            </w:rPr>
          </w:rPrChange>
        </w:rPr>
        <w:t>_EN</w:t>
      </w:r>
    </w:p>
    <w:p w14:paraId="2ADF9BCB" w14:textId="77777777" w:rsidR="00CE6B36" w:rsidRPr="00A20DF3" w:rsidRDefault="00CE6B36" w:rsidP="00CE6B36">
      <w:pPr>
        <w:pStyle w:val="Docsubtitle2"/>
        <w:rPr>
          <w:lang w:val="pt-PT"/>
          <w:rPrChange w:id="22" w:author="Wolfgang J. Toechterle" w:date="2013-06-22T10:32:00Z">
            <w:rPr>
              <w:lang w:val="fr-FR"/>
            </w:rPr>
          </w:rPrChange>
        </w:rPr>
      </w:pPr>
    </w:p>
    <w:p w14:paraId="53C6B7A3" w14:textId="77777777" w:rsidR="006402F1" w:rsidRPr="00A20DF3" w:rsidRDefault="00CE6B36" w:rsidP="00CE6B36">
      <w:pPr>
        <w:pStyle w:val="Docsubtitle2"/>
        <w:rPr>
          <w:ins w:id="23" w:author="Kinder" w:date="2013-06-30T08:24:00Z"/>
          <w:lang w:val="pt-PT"/>
        </w:rPr>
      </w:pPr>
      <w:r w:rsidRPr="00A20DF3">
        <w:rPr>
          <w:lang w:val="pt-PT"/>
        </w:rPr>
        <w:t>Submitted by:</w:t>
      </w:r>
      <w:ins w:id="24" w:author="Wolfgang J. Toechterle" w:date="2013-06-07T08:23:00Z">
        <w:r w:rsidR="00DB44DF" w:rsidRPr="00A20DF3">
          <w:rPr>
            <w:lang w:val="pt-PT"/>
          </w:rPr>
          <w:t xml:space="preserve"> </w:t>
        </w:r>
      </w:ins>
    </w:p>
    <w:p w14:paraId="32C2A42A" w14:textId="1973DDAF" w:rsidR="006402F1" w:rsidRPr="00A20DF3" w:rsidRDefault="00A16644" w:rsidP="00CE6B36">
      <w:pPr>
        <w:pStyle w:val="Docsubtitle2"/>
        <w:rPr>
          <w:ins w:id="25" w:author="Kinder" w:date="2013-06-30T08:24:00Z"/>
          <w:lang w:val="pt-PT"/>
        </w:rPr>
      </w:pPr>
      <w:ins w:id="26" w:author="Wolfgang J. Toechterle" w:date="2013-06-22T09:47:00Z">
        <w:del w:id="27" w:author="Kinder" w:date="2013-06-30T09:11:00Z">
          <w:r w:rsidRPr="00A20DF3" w:rsidDel="0074449E">
            <w:rPr>
              <w:lang w:val="pt-PT"/>
            </w:rPr>
            <w:delText>Adel Alsalem</w:delText>
          </w:r>
        </w:del>
        <w:del w:id="28" w:author="Kinder" w:date="2013-06-30T08:24:00Z">
          <w:r w:rsidRPr="00A20DF3" w:rsidDel="006402F1">
            <w:rPr>
              <w:lang w:val="pt-PT"/>
            </w:rPr>
            <w:delText xml:space="preserve">, </w:delText>
          </w:r>
        </w:del>
      </w:ins>
      <w:ins w:id="29" w:author="Wolfgang J. Toechterle" w:date="2013-06-07T08:36:00Z">
        <w:r w:rsidR="003043C9" w:rsidRPr="00A20DF3">
          <w:rPr>
            <w:lang w:val="pt-PT"/>
          </w:rPr>
          <w:t>Thierry Herman</w:t>
        </w:r>
      </w:ins>
      <w:ins w:id="30" w:author="Kinder" w:date="2013-06-30T08:24:00Z">
        <w:r w:rsidR="006402F1" w:rsidRPr="00A20DF3">
          <w:rPr>
            <w:lang w:val="pt-PT"/>
          </w:rPr>
          <w:t xml:space="preserve"> BE</w:t>
        </w:r>
      </w:ins>
    </w:p>
    <w:p w14:paraId="5E3E3BDD" w14:textId="77777777" w:rsidR="006402F1" w:rsidRPr="00A20DF3" w:rsidRDefault="003043C9" w:rsidP="00CE6B36">
      <w:pPr>
        <w:pStyle w:val="Docsubtitle2"/>
        <w:rPr>
          <w:ins w:id="31" w:author="Kinder" w:date="2013-06-30T08:25:00Z"/>
          <w:lang w:val="pt-PT"/>
        </w:rPr>
      </w:pPr>
      <w:ins w:id="32" w:author="Wolfgang J. Toechterle" w:date="2013-06-07T08:36:00Z">
        <w:del w:id="33" w:author="Kinder" w:date="2013-06-30T08:24:00Z">
          <w:r w:rsidRPr="00A20DF3" w:rsidDel="006402F1">
            <w:rPr>
              <w:lang w:val="pt-PT"/>
            </w:rPr>
            <w:delText xml:space="preserve">, </w:delText>
          </w:r>
        </w:del>
      </w:ins>
      <w:ins w:id="34" w:author="Wolfgang J. Toechterle" w:date="2013-06-07T08:23:00Z">
        <w:r w:rsidR="00DB44DF" w:rsidRPr="00A20DF3">
          <w:rPr>
            <w:lang w:val="pt-PT"/>
            <w:rPrChange w:id="35" w:author="Wolfgang J. Toechterle" w:date="2013-06-22T10:32:00Z">
              <w:rPr>
                <w:lang w:val="en-US"/>
              </w:rPr>
            </w:rPrChange>
          </w:rPr>
          <w:t>Susanne Moustgaard</w:t>
        </w:r>
      </w:ins>
      <w:ins w:id="36" w:author="Kinder" w:date="2013-06-30T08:25:00Z">
        <w:r w:rsidR="006402F1" w:rsidRPr="00A20DF3">
          <w:rPr>
            <w:lang w:val="pt-PT"/>
          </w:rPr>
          <w:t xml:space="preserve"> DN</w:t>
        </w:r>
      </w:ins>
    </w:p>
    <w:p w14:paraId="079975BF" w14:textId="77777777" w:rsidR="006402F1" w:rsidRPr="00A20DF3" w:rsidRDefault="00DB44DF" w:rsidP="00CE6B36">
      <w:pPr>
        <w:pStyle w:val="Docsubtitle2"/>
        <w:rPr>
          <w:ins w:id="37" w:author="Kinder" w:date="2013-06-30T08:25:00Z"/>
          <w:lang w:val="pt-PT"/>
        </w:rPr>
      </w:pPr>
      <w:ins w:id="38" w:author="Wolfgang J. Toechterle" w:date="2013-06-07T08:23:00Z">
        <w:del w:id="39" w:author="Kinder" w:date="2013-06-30T08:25:00Z">
          <w:r w:rsidRPr="00A20DF3" w:rsidDel="006402F1">
            <w:rPr>
              <w:lang w:val="pt-PT"/>
              <w:rPrChange w:id="40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</w:ins>
      <w:ins w:id="41" w:author="Wolfgang J. Toechterle" w:date="2013-06-07T08:24:00Z">
        <w:r w:rsidRPr="00A20DF3">
          <w:rPr>
            <w:lang w:val="pt-PT"/>
            <w:rPrChange w:id="42" w:author="Wolfgang J. Toechterle" w:date="2013-06-22T10:32:00Z">
              <w:rPr>
                <w:lang w:val="en-US"/>
              </w:rPr>
            </w:rPrChange>
          </w:rPr>
          <w:t>Terkko Malm</w:t>
        </w:r>
      </w:ins>
      <w:ins w:id="43" w:author="Kinder" w:date="2013-06-30T08:25:00Z">
        <w:r w:rsidR="006402F1" w:rsidRPr="00A20DF3">
          <w:rPr>
            <w:lang w:val="pt-PT"/>
          </w:rPr>
          <w:t xml:space="preserve"> FI</w:t>
        </w:r>
      </w:ins>
      <w:ins w:id="44" w:author="Wolfgang J. Toechterle" w:date="2013-06-07T08:24:00Z">
        <w:del w:id="45" w:author="Kinder" w:date="2013-06-30T08:25:00Z">
          <w:r w:rsidRPr="00A20DF3" w:rsidDel="006402F1">
            <w:rPr>
              <w:lang w:val="pt-PT"/>
              <w:rPrChange w:id="46" w:author="Wolfgang J. Toechterle" w:date="2013-06-22T10:32:00Z">
                <w:rPr>
                  <w:lang w:val="en-US"/>
                </w:rPr>
              </w:rPrChange>
            </w:rPr>
            <w:delText>,</w:delText>
          </w:r>
        </w:del>
      </w:ins>
    </w:p>
    <w:p w14:paraId="1F44C2DD" w14:textId="1800035C" w:rsidR="006402F1" w:rsidRPr="00A20DF3" w:rsidRDefault="00DB44DF" w:rsidP="00CE6B36">
      <w:pPr>
        <w:pStyle w:val="Docsubtitle2"/>
        <w:rPr>
          <w:ins w:id="47" w:author="Kinder" w:date="2013-06-30T09:10:00Z"/>
          <w:lang w:val="pt-PT"/>
        </w:rPr>
      </w:pPr>
      <w:ins w:id="48" w:author="Wolfgang J. Toechterle" w:date="2013-06-07T08:24:00Z">
        <w:del w:id="49" w:author="Kinder" w:date="2013-06-30T08:25:00Z">
          <w:r w:rsidRPr="00A20DF3" w:rsidDel="006402F1">
            <w:rPr>
              <w:lang w:val="pt-PT"/>
              <w:rPrChange w:id="50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</w:ins>
      <w:ins w:id="51" w:author="Wolfgang J. Toechterle" w:date="2013-06-22T09:48:00Z">
        <w:r w:rsidR="00626A92" w:rsidRPr="00A20DF3">
          <w:rPr>
            <w:lang w:val="pt-PT"/>
          </w:rPr>
          <w:t>Sathish Narayanan</w:t>
        </w:r>
        <w:del w:id="52" w:author="Kinder" w:date="2013-06-30T08:25:00Z">
          <w:r w:rsidR="00626A92" w:rsidRPr="00A20DF3" w:rsidDel="006402F1">
            <w:rPr>
              <w:lang w:val="pt-PT"/>
            </w:rPr>
            <w:delText>,</w:delText>
          </w:r>
        </w:del>
      </w:ins>
      <w:ins w:id="53" w:author="Kinder" w:date="2013-06-30T08:25:00Z">
        <w:r w:rsidR="00123A66" w:rsidRPr="00A20DF3">
          <w:rPr>
            <w:lang w:val="pt-PT"/>
          </w:rPr>
          <w:t xml:space="preserve"> IN</w:t>
        </w:r>
      </w:ins>
    </w:p>
    <w:p w14:paraId="0D741168" w14:textId="77777777" w:rsidR="001151B7" w:rsidRPr="00A20DF3" w:rsidRDefault="001151B7" w:rsidP="001151B7">
      <w:pPr>
        <w:pStyle w:val="Docsubtitle2"/>
        <w:rPr>
          <w:ins w:id="54" w:author="Kinder" w:date="2013-06-30T09:10:00Z"/>
          <w:lang w:val="pt-PT"/>
        </w:rPr>
      </w:pPr>
      <w:ins w:id="55" w:author="Kinder" w:date="2013-06-30T09:10:00Z">
        <w:r w:rsidRPr="00A20DF3">
          <w:rPr>
            <w:lang w:val="pt-PT"/>
          </w:rPr>
          <w:t>Amy Soon SG</w:t>
        </w:r>
      </w:ins>
    </w:p>
    <w:p w14:paraId="5F6890D6" w14:textId="64F2598B" w:rsidR="00CE6B36" w:rsidRPr="00A20DF3" w:rsidDel="001151B7" w:rsidRDefault="00626A92">
      <w:pPr>
        <w:pStyle w:val="Docsubtitle2"/>
        <w:rPr>
          <w:del w:id="56" w:author="Kinder" w:date="2013-06-30T09:09:00Z"/>
          <w:lang w:val="pt-PT"/>
        </w:rPr>
      </w:pPr>
      <w:ins w:id="57" w:author="Wolfgang J. Toechterle" w:date="2013-06-22T09:48:00Z">
        <w:del w:id="58" w:author="Kinder" w:date="2013-06-30T08:25:00Z">
          <w:r w:rsidRPr="00A20DF3" w:rsidDel="006402F1">
            <w:rPr>
              <w:lang w:val="pt-PT"/>
            </w:rPr>
            <w:delText xml:space="preserve"> </w:delText>
          </w:r>
        </w:del>
      </w:ins>
      <w:ins w:id="59" w:author="Wolfgang J. Toechterle" w:date="2013-06-07T08:23:00Z">
        <w:r w:rsidR="00DB44DF" w:rsidRPr="00A20DF3">
          <w:rPr>
            <w:lang w:val="pt-PT"/>
            <w:rPrChange w:id="60" w:author="Wolfgang J. Toechterle" w:date="2013-06-22T10:32:00Z">
              <w:rPr>
                <w:lang w:val="en-US"/>
              </w:rPr>
            </w:rPrChange>
          </w:rPr>
          <w:t>Wolfgang Toechterle</w:t>
        </w:r>
      </w:ins>
      <w:ins w:id="61" w:author="Kinder" w:date="2013-06-30T08:25:00Z">
        <w:r w:rsidR="00123A66" w:rsidRPr="00A20DF3">
          <w:rPr>
            <w:lang w:val="pt-PT"/>
          </w:rPr>
          <w:t xml:space="preserve"> IT</w:t>
        </w:r>
      </w:ins>
      <w:ins w:id="62" w:author="Wolfgang J. Toechterle" w:date="2013-06-07T08:24:00Z">
        <w:del w:id="63" w:author="Kinder" w:date="2013-06-30T08:25:00Z">
          <w:r w:rsidR="00DB44DF" w:rsidRPr="00A20DF3" w:rsidDel="00123A66">
            <w:rPr>
              <w:lang w:val="pt-PT"/>
              <w:rPrChange w:id="64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  <w:del w:id="65" w:author="Kinder" w:date="2013-06-30T09:09:00Z">
          <w:r w:rsidR="00DB44DF" w:rsidRPr="00A20DF3" w:rsidDel="001151B7">
            <w:rPr>
              <w:lang w:val="pt-PT"/>
              <w:rPrChange w:id="66" w:author="Wolfgang J. Toechterle" w:date="2013-06-22T10:32:00Z">
                <w:rPr>
                  <w:lang w:val="en-US"/>
                </w:rPr>
              </w:rPrChange>
            </w:rPr>
            <w:delText>Amy Soon</w:delText>
          </w:r>
        </w:del>
      </w:ins>
    </w:p>
    <w:p w14:paraId="498956A1" w14:textId="1C2E8025" w:rsidR="00CE6B36" w:rsidRPr="00A20DF3" w:rsidDel="00123A66" w:rsidRDefault="00CE6B36">
      <w:pPr>
        <w:pStyle w:val="Docsubtitle2"/>
        <w:rPr>
          <w:del w:id="67" w:author="Kinder" w:date="2013-06-30T08:25:00Z"/>
          <w:lang w:val="pt-PT"/>
        </w:rPr>
      </w:pPr>
      <w:del w:id="68" w:author="Kinder" w:date="2013-06-30T08:25:00Z">
        <w:r w:rsidRPr="00A20DF3" w:rsidDel="00123A66">
          <w:rPr>
            <w:lang w:val="pt-PT"/>
          </w:rPr>
          <w:delText xml:space="preserve">Name: </w:delText>
        </w:r>
        <w:r w:rsidR="00F5386C" w:rsidRPr="00A20DF3" w:rsidDel="00123A66">
          <w:rPr>
            <w:rFonts w:cs="Arial"/>
            <w:lang w:val="pt-PT"/>
            <w:rPrChange w:id="69" w:author="Wolfgang J. Toechterle" w:date="2013-06-22T10:32:00Z">
              <w:rPr>
                <w:rFonts w:cs="Arial"/>
                <w:lang w:val="en-US"/>
              </w:rPr>
            </w:rPrChange>
          </w:rPr>
          <w:delText>Corporate Group</w:delText>
        </w:r>
      </w:del>
    </w:p>
    <w:p w14:paraId="3AD3E6B6" w14:textId="284C4A65" w:rsidR="00CE6B36" w:rsidRPr="00A20DF3" w:rsidDel="00123A66" w:rsidRDefault="00CE6B36">
      <w:pPr>
        <w:pStyle w:val="Docsubtitle2"/>
        <w:rPr>
          <w:del w:id="70" w:author="Kinder" w:date="2013-06-30T08:25:00Z"/>
          <w:lang w:val="pt-PT"/>
        </w:rPr>
        <w:pPrChange w:id="71" w:author="Kinder" w:date="2013-06-30T09:10:00Z">
          <w:pPr>
            <w:pStyle w:val="TOC1"/>
          </w:pPr>
        </w:pPrChange>
      </w:pPr>
      <w:del w:id="72" w:author="Kinder" w:date="2013-06-30T08:25:00Z">
        <w:r w:rsidRPr="00A20DF3" w:rsidDel="00123A66">
          <w:rPr>
            <w:lang w:val="pt-PT"/>
          </w:rPr>
          <w:delText xml:space="preserve">Member Country: </w:delText>
        </w:r>
      </w:del>
      <w:ins w:id="73" w:author="Wolfgang J. Toechterle" w:date="2013-06-07T08:34:00Z">
        <w:del w:id="74" w:author="Kinder" w:date="2013-06-29T15:09:00Z">
          <w:r w:rsidR="003043C9" w:rsidRPr="00A20DF3" w:rsidDel="001E709A">
            <w:rPr>
              <w:lang w:val="pt-PT"/>
            </w:rPr>
            <w:delText xml:space="preserve">Belgium, </w:delText>
          </w:r>
        </w:del>
      </w:ins>
      <w:ins w:id="75" w:author="Wolfgang J. Toechterle" w:date="2013-06-07T08:23:00Z">
        <w:del w:id="76" w:author="Kinder" w:date="2013-06-30T08:25:00Z">
          <w:r w:rsidR="003043C9" w:rsidRPr="00A20DF3" w:rsidDel="00123A66">
            <w:rPr>
              <w:lang w:val="pt-PT"/>
            </w:rPr>
            <w:delText>D</w:delText>
          </w:r>
        </w:del>
        <w:del w:id="77" w:author="Kinder" w:date="2013-06-29T15:09:00Z">
          <w:r w:rsidR="003043C9" w:rsidRPr="00A20DF3" w:rsidDel="001E709A">
            <w:rPr>
              <w:lang w:val="pt-PT"/>
            </w:rPr>
            <w:delText>enmark</w:delText>
          </w:r>
        </w:del>
        <w:del w:id="78" w:author="Kinder" w:date="2013-06-30T08:25:00Z">
          <w:r w:rsidR="003043C9" w:rsidRPr="00A20DF3" w:rsidDel="00123A66">
            <w:rPr>
              <w:lang w:val="pt-PT"/>
            </w:rPr>
            <w:delText>, F</w:delText>
          </w:r>
        </w:del>
        <w:del w:id="79" w:author="Kinder" w:date="2013-06-29T15:09:00Z">
          <w:r w:rsidR="003043C9" w:rsidRPr="00A20DF3" w:rsidDel="001E709A">
            <w:rPr>
              <w:lang w:val="pt-PT"/>
            </w:rPr>
            <w:delText>inland</w:delText>
          </w:r>
        </w:del>
        <w:del w:id="80" w:author="Kinder" w:date="2013-06-30T08:25:00Z">
          <w:r w:rsidR="003043C9" w:rsidRPr="00A20DF3" w:rsidDel="00123A66">
            <w:rPr>
              <w:lang w:val="pt-PT"/>
            </w:rPr>
            <w:delText>,</w:delText>
          </w:r>
        </w:del>
      </w:ins>
      <w:ins w:id="81" w:author="Wolfgang J. Toechterle" w:date="2013-06-22T09:48:00Z">
        <w:del w:id="82" w:author="Kinder" w:date="2013-06-30T08:25:00Z">
          <w:r w:rsidR="00626A92" w:rsidRPr="00A20DF3" w:rsidDel="00123A66">
            <w:rPr>
              <w:lang w:val="pt-PT"/>
            </w:rPr>
            <w:delText xml:space="preserve"> I</w:delText>
          </w:r>
        </w:del>
        <w:del w:id="83" w:author="Kinder" w:date="2013-06-29T15:09:00Z">
          <w:r w:rsidR="00626A92" w:rsidRPr="00A20DF3" w:rsidDel="001E709A">
            <w:rPr>
              <w:lang w:val="pt-PT"/>
            </w:rPr>
            <w:delText>ndia</w:delText>
          </w:r>
        </w:del>
        <w:del w:id="84" w:author="Kinder" w:date="2013-06-30T08:25:00Z">
          <w:r w:rsidR="00626A92" w:rsidRPr="00A20DF3" w:rsidDel="00123A66">
            <w:rPr>
              <w:lang w:val="pt-PT"/>
            </w:rPr>
            <w:delText>,</w:delText>
          </w:r>
        </w:del>
      </w:ins>
      <w:ins w:id="85" w:author="Wolfgang J. Toechterle" w:date="2013-06-07T08:23:00Z">
        <w:del w:id="86" w:author="Kinder" w:date="2013-06-30T08:25:00Z">
          <w:r w:rsidR="003043C9" w:rsidRPr="00A20DF3" w:rsidDel="00123A66">
            <w:rPr>
              <w:lang w:val="pt-PT"/>
            </w:rPr>
            <w:delText xml:space="preserve"> I</w:delText>
          </w:r>
        </w:del>
        <w:del w:id="87" w:author="Kinder" w:date="2013-06-29T15:09:00Z">
          <w:r w:rsidR="003043C9" w:rsidRPr="00A20DF3" w:rsidDel="001E709A">
            <w:rPr>
              <w:lang w:val="pt-PT"/>
            </w:rPr>
            <w:delText>taly</w:delText>
          </w:r>
        </w:del>
        <w:del w:id="88" w:author="Kinder" w:date="2013-06-30T08:25:00Z">
          <w:r w:rsidR="003043C9" w:rsidRPr="00A20DF3" w:rsidDel="00123A66">
            <w:rPr>
              <w:lang w:val="pt-PT"/>
            </w:rPr>
            <w:delText>,</w:delText>
          </w:r>
        </w:del>
        <w:del w:id="89" w:author="Kinder" w:date="2013-06-30T08:19:00Z">
          <w:r w:rsidR="003043C9" w:rsidRPr="00A20DF3" w:rsidDel="006402F1">
            <w:rPr>
              <w:lang w:val="pt-PT"/>
            </w:rPr>
            <w:delText xml:space="preserve"> </w:delText>
          </w:r>
        </w:del>
      </w:ins>
      <w:ins w:id="90" w:author="Wolfgang J. Toechterle" w:date="2013-06-22T09:48:00Z">
        <w:del w:id="91" w:author="Kinder" w:date="2013-06-30T08:19:00Z">
          <w:r w:rsidR="00626A92" w:rsidRPr="00A20DF3" w:rsidDel="006402F1">
            <w:rPr>
              <w:lang w:val="pt-PT"/>
            </w:rPr>
            <w:delText>S</w:delText>
          </w:r>
        </w:del>
        <w:del w:id="92" w:author="Kinder" w:date="2013-06-29T15:09:00Z">
          <w:r w:rsidR="00626A92" w:rsidRPr="00A20DF3" w:rsidDel="001E709A">
            <w:rPr>
              <w:lang w:val="pt-PT"/>
            </w:rPr>
            <w:delText>audi Arabia</w:delText>
          </w:r>
        </w:del>
        <w:del w:id="93" w:author="Kinder" w:date="2013-06-30T08:19:00Z">
          <w:r w:rsidR="00626A92" w:rsidRPr="00A20DF3" w:rsidDel="006402F1">
            <w:rPr>
              <w:lang w:val="pt-PT"/>
            </w:rPr>
            <w:delText>,</w:delText>
          </w:r>
        </w:del>
        <w:del w:id="94" w:author="Kinder" w:date="2013-06-30T08:25:00Z">
          <w:r w:rsidR="00626A92" w:rsidRPr="00A20DF3" w:rsidDel="00123A66">
            <w:rPr>
              <w:lang w:val="pt-PT"/>
            </w:rPr>
            <w:delText xml:space="preserve"> </w:delText>
          </w:r>
        </w:del>
      </w:ins>
      <w:ins w:id="95" w:author="Wolfgang J. Toechterle" w:date="2013-06-07T08:23:00Z">
        <w:del w:id="96" w:author="Kinder" w:date="2013-06-30T08:25:00Z">
          <w:r w:rsidR="003043C9" w:rsidRPr="00A20DF3" w:rsidDel="00123A66">
            <w:rPr>
              <w:lang w:val="pt-PT"/>
            </w:rPr>
            <w:delText>S</w:delText>
          </w:r>
        </w:del>
        <w:del w:id="97" w:author="Kinder" w:date="2013-06-29T15:09:00Z">
          <w:r w:rsidR="003043C9" w:rsidRPr="00A20DF3" w:rsidDel="001E709A">
            <w:rPr>
              <w:lang w:val="pt-PT"/>
            </w:rPr>
            <w:delText>ingapo</w:delText>
          </w:r>
          <w:r w:rsidR="00DB44DF" w:rsidRPr="00A20DF3" w:rsidDel="001E709A">
            <w:rPr>
              <w:lang w:val="pt-PT"/>
            </w:rPr>
            <w:delText>r</w:delText>
          </w:r>
        </w:del>
      </w:ins>
      <w:ins w:id="98" w:author="Wolfgang J. Toechterle" w:date="2013-06-07T08:35:00Z">
        <w:del w:id="99" w:author="Kinder" w:date="2013-06-29T15:09:00Z">
          <w:r w:rsidR="003043C9" w:rsidRPr="00A20DF3" w:rsidDel="001E709A">
            <w:rPr>
              <w:lang w:val="pt-PT"/>
            </w:rPr>
            <w:delText>e</w:delText>
          </w:r>
        </w:del>
      </w:ins>
      <w:ins w:id="100" w:author="Wolfgang J. Toechterle" w:date="2013-06-07T08:23:00Z">
        <w:del w:id="101" w:author="Kinder" w:date="2013-06-30T08:25:00Z">
          <w:r w:rsidR="00DB44DF" w:rsidRPr="00A20DF3" w:rsidDel="00123A66">
            <w:rPr>
              <w:lang w:val="pt-PT"/>
            </w:rPr>
            <w:delText xml:space="preserve">, </w:delText>
          </w:r>
        </w:del>
      </w:ins>
    </w:p>
    <w:p w14:paraId="1DE523FE" w14:textId="77777777" w:rsidR="00DB44DF" w:rsidRPr="00A20DF3" w:rsidRDefault="00DB44DF">
      <w:pPr>
        <w:pStyle w:val="Docsubtitle2"/>
        <w:rPr>
          <w:ins w:id="102" w:author="Wolfgang J. Toechterle" w:date="2013-06-07T08:24:00Z"/>
          <w:rFonts w:eastAsiaTheme="majorEastAsia" w:cstheme="majorBidi"/>
          <w:b/>
          <w:bCs/>
          <w:caps/>
          <w:sz w:val="24"/>
          <w:u w:val="single"/>
          <w:lang w:val="pt-PT"/>
        </w:rPr>
        <w:pPrChange w:id="103" w:author="Kinder" w:date="2013-06-30T09:10:00Z">
          <w:pPr>
            <w:spacing w:after="200" w:line="276" w:lineRule="auto"/>
          </w:pPr>
        </w:pPrChange>
      </w:pPr>
      <w:ins w:id="104" w:author="Wolfgang J. Toechterle" w:date="2013-06-07T08:24:00Z">
        <w:r w:rsidRPr="00A20DF3">
          <w:rPr>
            <w:lang w:val="pt-PT"/>
          </w:rPr>
          <w:br w:type="page"/>
        </w:r>
      </w:ins>
    </w:p>
    <w:p w14:paraId="6E469A8C" w14:textId="5A55853C" w:rsidR="00CE6B36" w:rsidRPr="00A20DF3" w:rsidDel="00DB44DF" w:rsidRDefault="00CE6B36" w:rsidP="00CE6B36">
      <w:pPr>
        <w:pStyle w:val="TOC1"/>
        <w:rPr>
          <w:del w:id="105" w:author="Wolfgang J. Toechterle" w:date="2013-06-07T08:24:00Z"/>
          <w:lang w:val="pt-PT"/>
        </w:rPr>
      </w:pPr>
      <w:del w:id="106" w:author="Wolfgang J. Toechterle" w:date="2013-06-07T08:24:00Z">
        <w:r w:rsidRPr="00A20DF3" w:rsidDel="00DB44DF">
          <w:rPr>
            <w:lang w:val="pt-PT"/>
          </w:rPr>
          <w:lastRenderedPageBreak/>
          <w:delText xml:space="preserve">Notes: </w:delText>
        </w:r>
      </w:del>
    </w:p>
    <w:p w14:paraId="25A3E32C" w14:textId="5096AC7E" w:rsidR="00CE6B36" w:rsidRPr="00A20DF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07" w:author="Wolfgang J. Toechterle" w:date="2013-06-07T08:24:00Z"/>
          <w:lang w:val="pt-PT"/>
        </w:rPr>
      </w:pPr>
      <w:del w:id="108" w:author="Wolfgang J. Toechterle" w:date="2013-06-07T08:24:00Z">
        <w:r w:rsidRPr="00A20DF3" w:rsidDel="00DB44DF">
          <w:rPr>
            <w:lang w:val="pt-PT"/>
          </w:rPr>
          <w:delText>The blue text in the following pages is provided as a guide or tip to help complete the Test Project submission according to WorldSkills requirements.</w:delText>
        </w:r>
      </w:del>
    </w:p>
    <w:p w14:paraId="1B4EE1A2" w14:textId="1F6C9770" w:rsidR="0034328E" w:rsidRPr="00A20DF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09" w:author="Wolfgang J. Toechterle" w:date="2013-06-07T08:24:00Z"/>
          <w:lang w:val="pt-PT"/>
        </w:rPr>
        <w:sectPr w:rsidR="0034328E" w:rsidRPr="00A20DF3" w:rsidDel="00DB44DF" w:rsidSect="006402F1">
          <w:headerReference w:type="default" r:id="rId9"/>
          <w:footerReference w:type="default" r:id="rId10"/>
          <w:pgSz w:w="11900" w:h="16840" w:code="9"/>
          <w:pgMar w:top="1440" w:right="1440" w:bottom="1440" w:left="1440" w:header="567" w:footer="284" w:gutter="0"/>
          <w:cols w:space="708"/>
          <w:docGrid w:linePitch="360"/>
          <w:sectPrChange w:id="112" w:author="Kinder" w:date="2013-06-30T08:23:00Z">
            <w:sectPr w:rsidR="0034328E" w:rsidRPr="00A20DF3" w:rsidDel="00DB44DF" w:rsidSect="006402F1">
              <w:pgSz w:w="11907" w:h="16839"/>
              <w:pgMar w:top="1985" w:right="1134" w:bottom="1418" w:left="1134" w:header="567" w:footer="284" w:gutter="0"/>
            </w:sectPr>
          </w:sectPrChange>
        </w:sectPr>
      </w:pPr>
      <w:del w:id="113" w:author="Wolfgang J. Toechterle" w:date="2013-06-07T08:24:00Z">
        <w:r w:rsidRPr="00A20DF3" w:rsidDel="00DB44DF">
          <w:rPr>
            <w:lang w:val="pt-PT"/>
          </w:rPr>
          <w:delText>Please refer to WorldSkills document WSC</w:delText>
        </w:r>
        <w:r w:rsidR="00FD5A9A" w:rsidRPr="00A20DF3" w:rsidDel="00DB44DF">
          <w:rPr>
            <w:lang w:val="pt-PT"/>
          </w:rPr>
          <w:delText>2013</w:delText>
        </w:r>
        <w:r w:rsidRPr="00A20DF3" w:rsidDel="00DB44DF">
          <w:rPr>
            <w:lang w:val="pt-PT"/>
          </w:rPr>
          <w:delText>_</w:delText>
        </w:r>
        <w:r w:rsidR="005630DE" w:rsidRPr="00A20DF3" w:rsidDel="00DB44DF">
          <w:rPr>
            <w:lang w:val="pt-PT"/>
          </w:rPr>
          <w:delText>09</w:delText>
        </w:r>
        <w:r w:rsidRPr="00A20DF3" w:rsidDel="00DB44DF">
          <w:rPr>
            <w:lang w:val="pt-PT"/>
          </w:rPr>
          <w:delText>_</w:delText>
        </w:r>
        <w:r w:rsidR="005630DE" w:rsidRPr="00A20DF3" w:rsidDel="00DB44DF">
          <w:rPr>
            <w:lang w:val="pt-PT"/>
          </w:rPr>
          <w:delText>Test_Project_prep_pres</w:delText>
        </w:r>
        <w:r w:rsidR="00FD5A9A" w:rsidRPr="00A20DF3" w:rsidDel="00DB44DF">
          <w:rPr>
            <w:lang w:val="pt-PT"/>
          </w:rPr>
          <w:delText>_EN.pdf</w:delText>
        </w:r>
        <w:r w:rsidRPr="00A20DF3" w:rsidDel="00DB44DF">
          <w:rPr>
            <w:lang w:val="pt-PT"/>
          </w:rPr>
          <w:delText xml:space="preserve"> “Test Projects for the 41</w:delText>
        </w:r>
        <w:r w:rsidRPr="00A20DF3" w:rsidDel="00DB44DF">
          <w:rPr>
            <w:vertAlign w:val="superscript"/>
            <w:lang w:val="pt-PT"/>
          </w:rPr>
          <w:delText>st</w:delText>
        </w:r>
        <w:r w:rsidRPr="00A20DF3" w:rsidDel="00DB44DF">
          <w:rPr>
            <w:lang w:val="pt-PT"/>
          </w:rPr>
          <w:delText xml:space="preserve"> WorldSkills Competition – preparation and presentation of Test Projects”.</w:delText>
        </w:r>
        <w:r w:rsidR="00FD5A9A" w:rsidRPr="00A20DF3" w:rsidDel="00DB44DF">
          <w:rPr>
            <w:lang w:val="pt-PT"/>
          </w:rPr>
          <w:delText xml:space="preserve"> </w:delText>
        </w:r>
        <w:r w:rsidRPr="00A20DF3" w:rsidDel="00DB44DF">
          <w:rPr>
            <w:lang w:val="pt-PT"/>
          </w:rPr>
          <w:delText xml:space="preserve">This document is available in </w:delText>
        </w:r>
        <w:r w:rsidR="00FD5A9A" w:rsidRPr="00A20DF3" w:rsidDel="00DB44DF">
          <w:rPr>
            <w:lang w:val="pt-PT"/>
          </w:rPr>
          <w:delText>EN, DE and FR (WSC2013</w:delText>
        </w:r>
        <w:r w:rsidRPr="00A20DF3" w:rsidDel="00DB44DF">
          <w:rPr>
            <w:lang w:val="pt-PT"/>
          </w:rPr>
          <w:delText>_TPXX_AA_EN.doc)</w:delText>
        </w:r>
      </w:del>
    </w:p>
    <w:p w14:paraId="3C32C4BD" w14:textId="627D2A01" w:rsidR="00CE6B36" w:rsidRPr="00A20DF3" w:rsidDel="00B26476" w:rsidRDefault="00CE6B36" w:rsidP="00CE6B36">
      <w:pPr>
        <w:pStyle w:val="Heading1"/>
        <w:rPr>
          <w:del w:id="114" w:author="Wolfgang J. Toechterle" w:date="2013-06-08T18:46:00Z"/>
          <w:color w:val="0000FF"/>
          <w:lang w:val="pt-PT"/>
        </w:rPr>
      </w:pPr>
      <w:bookmarkStart w:id="115" w:name="_Toc60882168"/>
      <w:bookmarkStart w:id="116" w:name="_Toc60887854"/>
      <w:del w:id="117" w:author="Wolfgang J. Toechterle" w:date="2013-06-08T18:46:00Z">
        <w:r w:rsidRPr="00A20DF3" w:rsidDel="00B26476">
          <w:rPr>
            <w:b w:val="0"/>
            <w:bCs w:val="0"/>
            <w:caps w:val="0"/>
            <w:color w:val="0000FF"/>
            <w:lang w:val="pt-PT"/>
          </w:rPr>
          <w:delText>Introduction to test project documentation</w:delText>
        </w:r>
        <w:bookmarkEnd w:id="115"/>
        <w:bookmarkEnd w:id="116"/>
      </w:del>
    </w:p>
    <w:p w14:paraId="11E78C42" w14:textId="76C14B91" w:rsidR="00CE6B36" w:rsidRPr="00A20DF3" w:rsidDel="00B26476" w:rsidRDefault="00CE6B36" w:rsidP="004921DA">
      <w:pPr>
        <w:ind w:firstLine="720"/>
        <w:rPr>
          <w:del w:id="118" w:author="Wolfgang J. Toechterle" w:date="2013-06-08T18:46:00Z"/>
          <w:color w:val="0000FF"/>
          <w:lang w:val="pt-PT"/>
        </w:rPr>
      </w:pPr>
    </w:p>
    <w:p w14:paraId="7AFC8489" w14:textId="029FA01D" w:rsidR="00CE6B36" w:rsidRPr="00A20DF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9" w:author="Wolfgang J. Toechterle" w:date="2013-06-08T18:46:00Z"/>
          <w:color w:val="0000FF"/>
          <w:lang w:val="pt-PT"/>
        </w:rPr>
      </w:pPr>
      <w:del w:id="120" w:author="Wolfgang J. Toechterle" w:date="2013-06-08T18:46:00Z">
        <w:r w:rsidRPr="00A20DF3" w:rsidDel="00B26476">
          <w:rPr>
            <w:color w:val="0000FF"/>
            <w:lang w:val="pt-PT"/>
          </w:rPr>
          <w:delText>Contents including list of all documents, drawings and photographs that make up the Test Project</w:delText>
        </w:r>
      </w:del>
    </w:p>
    <w:p w14:paraId="44757454" w14:textId="40CE2FE8" w:rsidR="00CE6B36" w:rsidRPr="00A20DF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1" w:author="Wolfgang J. Toechterle" w:date="2013-06-08T18:46:00Z"/>
          <w:color w:val="0000FF"/>
          <w:lang w:val="pt-PT"/>
        </w:rPr>
      </w:pPr>
      <w:del w:id="122" w:author="Wolfgang J. Toechterle" w:date="2013-06-08T18:46:00Z">
        <w:r w:rsidRPr="00A20DF3" w:rsidDel="00B26476">
          <w:rPr>
            <w:color w:val="0000FF"/>
            <w:lang w:val="pt-PT"/>
          </w:rPr>
          <w:delText>Introduction/overview</w:delText>
        </w:r>
      </w:del>
    </w:p>
    <w:p w14:paraId="68FC9E65" w14:textId="4110BA0A" w:rsidR="00CE6B36" w:rsidRPr="00A20DF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3" w:author="Wolfgang J. Toechterle" w:date="2013-06-08T18:46:00Z"/>
          <w:color w:val="0000FF"/>
          <w:lang w:val="pt-PT"/>
        </w:rPr>
      </w:pPr>
      <w:del w:id="124" w:author="Wolfgang J. Toechterle" w:date="2013-06-08T18:46:00Z">
        <w:r w:rsidRPr="00A20DF3" w:rsidDel="00B26476">
          <w:rPr>
            <w:color w:val="0000FF"/>
            <w:lang w:val="pt-PT"/>
          </w:rPr>
          <w:delText>Short description of project and tasks</w:delText>
        </w:r>
      </w:del>
    </w:p>
    <w:p w14:paraId="3E556767" w14:textId="39BDEB8C" w:rsidR="00CE6B36" w:rsidRPr="00A20DF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5" w:author="Wolfgang J. Toechterle" w:date="2013-06-08T18:46:00Z"/>
          <w:color w:val="0000FF"/>
          <w:lang w:val="pt-PT"/>
        </w:rPr>
      </w:pPr>
      <w:del w:id="126" w:author="Wolfgang J. Toechterle" w:date="2013-06-08T18:46:00Z">
        <w:r w:rsidRPr="00A20DF3" w:rsidDel="00B26476">
          <w:rPr>
            <w:color w:val="0000FF"/>
            <w:lang w:val="pt-PT"/>
          </w:rPr>
          <w:delText>Instructions to the competitor</w:delText>
        </w:r>
      </w:del>
    </w:p>
    <w:p w14:paraId="6D6CA4AB" w14:textId="46023280" w:rsidR="00CE6B36" w:rsidRPr="00A20DF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7" w:author="Wolfgang J. Toechterle" w:date="2013-06-08T18:46:00Z"/>
          <w:color w:val="0000FF"/>
          <w:lang w:val="pt-PT"/>
        </w:rPr>
      </w:pPr>
      <w:del w:id="128" w:author="Wolfgang J. Toechterle" w:date="2013-06-08T18:46:00Z">
        <w:r w:rsidRPr="00A20DF3" w:rsidDel="00B26476">
          <w:rPr>
            <w:color w:val="0000FF"/>
            <w:lang w:val="pt-PT"/>
          </w:rPr>
          <w:delText>Equipment, machinery, installations and materials required to complete the Test Project</w:delText>
        </w:r>
      </w:del>
    </w:p>
    <w:p w14:paraId="7BF6348B" w14:textId="5BA31737" w:rsidR="00CE6B36" w:rsidRPr="00A20DF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9" w:author="Wolfgang J. Toechterle" w:date="2013-06-08T18:46:00Z"/>
          <w:color w:val="0000FF"/>
          <w:lang w:val="pt-PT"/>
        </w:rPr>
      </w:pPr>
      <w:del w:id="130" w:author="Wolfgang J. Toechterle" w:date="2013-06-08T18:46:00Z">
        <w:r w:rsidRPr="00A20DF3" w:rsidDel="00B26476">
          <w:rPr>
            <w:color w:val="0000FF"/>
            <w:lang w:val="pt-PT"/>
          </w:rPr>
          <w:delText>Marking scheme (incl. assessment criteria)</w:delText>
        </w:r>
      </w:del>
    </w:p>
    <w:p w14:paraId="2F4AC596" w14:textId="1ABE8242" w:rsidR="00CE6B36" w:rsidRPr="00A20DF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1" w:author="Wolfgang J. Toechterle" w:date="2013-06-08T18:46:00Z"/>
          <w:color w:val="0000FF"/>
          <w:lang w:val="pt-PT"/>
        </w:rPr>
      </w:pPr>
      <w:del w:id="132" w:author="Wolfgang J. Toechterle" w:date="2013-06-08T18:46:00Z">
        <w:r w:rsidRPr="00A20DF3" w:rsidDel="00B26476">
          <w:rPr>
            <w:color w:val="0000FF"/>
            <w:lang w:val="pt-PT"/>
          </w:rPr>
          <w:delText>Other</w:delText>
        </w:r>
      </w:del>
    </w:p>
    <w:p w14:paraId="628AE687" w14:textId="77777777" w:rsidR="00CE6B36" w:rsidRPr="00A20DF3" w:rsidDel="00B26476" w:rsidRDefault="00CE6B36" w:rsidP="00CE6B36">
      <w:pPr>
        <w:rPr>
          <w:del w:id="133" w:author="Wolfgang J. Toechterle" w:date="2013-06-08T18:46:00Z"/>
          <w:lang w:val="pt-PT"/>
        </w:rPr>
      </w:pPr>
    </w:p>
    <w:p w14:paraId="05BABD7C" w14:textId="77777777" w:rsidR="00CE6B36" w:rsidRPr="00A20DF3" w:rsidDel="00B26476" w:rsidRDefault="00CE6B36" w:rsidP="00CE6B36">
      <w:pPr>
        <w:rPr>
          <w:del w:id="134" w:author="Wolfgang J. Toechterle" w:date="2013-06-08T18:46:00Z"/>
          <w:lang w:val="pt-PT"/>
        </w:rPr>
      </w:pPr>
    </w:p>
    <w:p w14:paraId="6803FBDC" w14:textId="77777777" w:rsidR="00CE6B36" w:rsidRPr="00A20DF3" w:rsidRDefault="00CE6B36" w:rsidP="004632D2">
      <w:pPr>
        <w:pStyle w:val="Heading1"/>
        <w:rPr>
          <w:lang w:val="pt-PT"/>
        </w:rPr>
      </w:pPr>
      <w:bookmarkStart w:id="135" w:name="_Toc60882171"/>
      <w:bookmarkStart w:id="136" w:name="_Toc60887857"/>
      <w:r w:rsidRPr="00A20DF3">
        <w:rPr>
          <w:lang w:val="pt-PT"/>
        </w:rPr>
        <w:t>Contents</w:t>
      </w:r>
      <w:bookmarkEnd w:id="135"/>
      <w:bookmarkEnd w:id="136"/>
    </w:p>
    <w:p w14:paraId="76310A61" w14:textId="77777777" w:rsidR="00A20DF3" w:rsidRPr="00A20DF3" w:rsidRDefault="00CE6B36" w:rsidP="00CE6B36">
      <w:pPr>
        <w:rPr>
          <w:lang w:val="pt-PT"/>
        </w:rPr>
      </w:pPr>
      <w:r w:rsidRPr="00A20DF3">
        <w:rPr>
          <w:lang w:val="pt-PT"/>
        </w:rPr>
        <w:t>This Test Project proposal consists of the following documentation/files:</w:t>
      </w:r>
    </w:p>
    <w:p w14:paraId="7BE22180" w14:textId="7DE64611" w:rsidR="00CE6B36" w:rsidRPr="00A20DF3" w:rsidRDefault="007B1D59" w:rsidP="00A20DF3">
      <w:pPr>
        <w:rPr>
          <w:lang w:val="pt-PT"/>
        </w:rPr>
      </w:pPr>
      <w:ins w:id="137" w:author="Admin" w:date="2013-07-01T08:26:00Z">
        <w:r w:rsidRPr="00A20DF3">
          <w:rPr>
            <w:lang w:val="pt-PT"/>
          </w:rPr>
          <w:t xml:space="preserve"> </w:t>
        </w:r>
        <w:r w:rsidRPr="00A20DF3">
          <w:rPr>
            <w:highlight w:val="yellow"/>
            <w:lang w:val="pt-PT"/>
            <w:rPrChange w:id="138" w:author="Admin" w:date="2013-07-01T08:27:00Z">
              <w:rPr/>
            </w:rPrChange>
          </w:rPr>
          <w:t xml:space="preserve">(Este </w:t>
        </w:r>
      </w:ins>
      <w:r w:rsidR="00A20DF3" w:rsidRPr="00A20DF3">
        <w:rPr>
          <w:highlight w:val="yellow"/>
          <w:lang w:val="pt-PT"/>
        </w:rPr>
        <w:t>Projecto esta baseado nos</w:t>
      </w:r>
      <w:ins w:id="139" w:author="Admin" w:date="2013-07-01T08:26:00Z">
        <w:r w:rsidRPr="00A20DF3">
          <w:rPr>
            <w:highlight w:val="yellow"/>
            <w:lang w:val="pt-PT"/>
            <w:rPrChange w:id="140" w:author="Admin" w:date="2013-07-01T08:27:00Z">
              <w:rPr/>
            </w:rPrChange>
          </w:rPr>
          <w:t xml:space="preserve"> seguintes documentos/arquivos)</w:t>
        </w:r>
      </w:ins>
    </w:p>
    <w:p w14:paraId="3F5B4B31" w14:textId="76CBDADA" w:rsidR="00456E07" w:rsidRPr="00A20DF3" w:rsidRDefault="00456E07" w:rsidP="00A20DF3">
      <w:pPr>
        <w:pStyle w:val="numberedlist"/>
        <w:ind w:left="360" w:hanging="360"/>
        <w:contextualSpacing w:val="0"/>
        <w:rPr>
          <w:lang w:val="pt-PT"/>
        </w:rPr>
      </w:pPr>
      <w:r w:rsidRPr="00A20DF3">
        <w:rPr>
          <w:lang w:val="pt-PT"/>
        </w:rPr>
        <w:t>Text Doc</w:t>
      </w:r>
      <w:ins w:id="141" w:author="Admin" w:date="2013-07-01T08:27:00Z">
        <w:r w:rsidR="007B1D59" w:rsidRPr="00A20DF3">
          <w:rPr>
            <w:lang w:val="pt-PT"/>
          </w:rPr>
          <w:t xml:space="preserve"> </w:t>
        </w:r>
        <w:r w:rsidR="007B1D59" w:rsidRPr="00A20DF3">
          <w:rPr>
            <w:highlight w:val="yellow"/>
            <w:lang w:val="pt-PT"/>
          </w:rPr>
          <w:t>(document</w:t>
        </w:r>
      </w:ins>
      <w:r w:rsidR="00A20DF3" w:rsidRPr="00A20DF3">
        <w:rPr>
          <w:highlight w:val="yellow"/>
          <w:lang w:val="pt-PT"/>
        </w:rPr>
        <w:t>o</w:t>
      </w:r>
      <w:ins w:id="142" w:author="Admin" w:date="2013-07-01T08:27:00Z">
        <w:r w:rsidR="007B1D59" w:rsidRPr="00A20DF3">
          <w:rPr>
            <w:highlight w:val="yellow"/>
            <w:lang w:val="pt-PT"/>
          </w:rPr>
          <w:t xml:space="preserve"> texto)</w:t>
        </w:r>
      </w:ins>
      <w:r w:rsidRPr="00A20DF3">
        <w:rPr>
          <w:highlight w:val="yellow"/>
          <w:lang w:val="pt-PT"/>
        </w:rPr>
        <w:t>:</w:t>
      </w:r>
      <w:r w:rsidR="00A20DF3" w:rsidRPr="00A20DF3">
        <w:rPr>
          <w:lang w:val="pt-PT"/>
        </w:rPr>
        <w:t xml:space="preserve"> </w:t>
      </w:r>
      <w:r w:rsidRPr="00A20DF3">
        <w:rPr>
          <w:lang w:val="pt-PT"/>
        </w:rPr>
        <w:t>WSC2013_TP40_MOD</w:t>
      </w:r>
      <w:ins w:id="143" w:author="Kinder" w:date="2013-06-30T09:20:00Z">
        <w:r w:rsidR="006D44E2" w:rsidRPr="00A20DF3">
          <w:rPr>
            <w:lang w:val="pt-PT"/>
          </w:rPr>
          <w:t>1_</w:t>
        </w:r>
      </w:ins>
      <w:del w:id="144" w:author="Kinder" w:date="2013-06-30T09:20:00Z">
        <w:r w:rsidRPr="00A20DF3" w:rsidDel="006D44E2">
          <w:rPr>
            <w:lang w:val="pt-PT"/>
          </w:rPr>
          <w:delText>_CD_PRE</w:delText>
        </w:r>
      </w:del>
      <w:ins w:id="145" w:author="Kinder" w:date="2013-06-30T09:20:00Z">
        <w:r w:rsidR="006D44E2" w:rsidRPr="00A20DF3">
          <w:rPr>
            <w:lang w:val="pt-PT"/>
          </w:rPr>
          <w:t>actual</w:t>
        </w:r>
      </w:ins>
      <w:r w:rsidRPr="00A20DF3">
        <w:rPr>
          <w:lang w:val="pt-PT"/>
        </w:rPr>
        <w:t xml:space="preserve">_EN </w:t>
      </w:r>
    </w:p>
    <w:p w14:paraId="46FB54E9" w14:textId="78356518" w:rsidR="006D44E2" w:rsidRPr="00A20DF3" w:rsidRDefault="002647FD" w:rsidP="004632D2">
      <w:pPr>
        <w:pStyle w:val="numberedlist"/>
        <w:ind w:left="360" w:hanging="360"/>
        <w:contextualSpacing w:val="0"/>
        <w:rPr>
          <w:ins w:id="146" w:author="Kinder" w:date="2013-06-30T09:19:00Z"/>
          <w:highlight w:val="yellow"/>
          <w:lang w:val="pt-PT"/>
          <w:rPrChange w:id="147" w:author="Admin" w:date="2013-07-01T08:28:00Z">
            <w:rPr>
              <w:ins w:id="148" w:author="Kinder" w:date="2013-06-30T09:19:00Z"/>
            </w:rPr>
          </w:rPrChange>
        </w:rPr>
      </w:pPr>
      <w:ins w:id="149" w:author="Kinder" w:date="2013-06-30T09:21:00Z">
        <w:r w:rsidRPr="00A20DF3">
          <w:rPr>
            <w:lang w:val="pt-PT"/>
          </w:rPr>
          <w:t>WSC2013_TP40_MOD1_</w:t>
        </w:r>
      </w:ins>
      <w:r w:rsidR="00456E07" w:rsidRPr="00A20DF3">
        <w:rPr>
          <w:lang w:val="pt-PT"/>
        </w:rPr>
        <w:t>Folder</w:t>
      </w:r>
      <w:ins w:id="150" w:author="Kinder" w:date="2013-06-30T09:21:00Z">
        <w:r w:rsidRPr="00A20DF3">
          <w:rPr>
            <w:lang w:val="pt-PT"/>
          </w:rPr>
          <w:t xml:space="preserve"> containing:</w:t>
        </w:r>
      </w:ins>
      <w:r w:rsidR="00456E07" w:rsidRPr="00A20DF3">
        <w:rPr>
          <w:lang w:val="pt-PT"/>
        </w:rPr>
        <w:t xml:space="preserve"> </w:t>
      </w:r>
      <w:ins w:id="151" w:author="Admin" w:date="2013-07-01T08:28:00Z">
        <w:r w:rsidR="007B1D59" w:rsidRPr="00A20DF3">
          <w:rPr>
            <w:highlight w:val="yellow"/>
            <w:lang w:val="pt-PT"/>
            <w:rPrChange w:id="152" w:author="Admin" w:date="2013-07-01T08:28:00Z">
              <w:rPr/>
            </w:rPrChange>
          </w:rPr>
          <w:t>(arquivo WSC2013_TP40_MOD1_Folder</w:t>
        </w:r>
        <w:r w:rsidR="007B1D59" w:rsidRPr="00A20DF3" w:rsidDel="002647FD">
          <w:rPr>
            <w:highlight w:val="yellow"/>
            <w:lang w:val="pt-PT"/>
            <w:rPrChange w:id="153" w:author="Admin" w:date="2013-07-01T08:28:00Z">
              <w:rPr/>
            </w:rPrChange>
          </w:rPr>
          <w:t xml:space="preserve"> </w:t>
        </w:r>
        <w:r w:rsidR="007B1D59" w:rsidRPr="00A20DF3">
          <w:rPr>
            <w:highlight w:val="yellow"/>
            <w:lang w:val="pt-PT"/>
            <w:rPrChange w:id="154" w:author="Admin" w:date="2013-07-01T08:28:00Z">
              <w:rPr/>
            </w:rPrChange>
          </w:rPr>
          <w:t>contendo):</w:t>
        </w:r>
      </w:ins>
      <w:del w:id="155" w:author="Kinder" w:date="2013-06-30T09:21:00Z">
        <w:r w:rsidR="00456E07" w:rsidRPr="00A20DF3" w:rsidDel="002647FD">
          <w:rPr>
            <w:highlight w:val="yellow"/>
            <w:lang w:val="pt-PT"/>
            <w:rPrChange w:id="156" w:author="Admin" w:date="2013-07-01T08:28:00Z">
              <w:rPr/>
            </w:rPrChange>
          </w:rPr>
          <w:delText>containing</w:delText>
        </w:r>
      </w:del>
    </w:p>
    <w:p w14:paraId="0B74CDC1" w14:textId="337449EC" w:rsidR="00456E07" w:rsidRPr="00A20DF3" w:rsidRDefault="00456E07">
      <w:pPr>
        <w:pStyle w:val="numberedlist"/>
        <w:numPr>
          <w:ilvl w:val="1"/>
          <w:numId w:val="4"/>
        </w:numPr>
        <w:contextualSpacing w:val="0"/>
        <w:rPr>
          <w:lang w:val="pt-PT"/>
        </w:rPr>
        <w:pPrChange w:id="157" w:author="Kinder" w:date="2013-06-30T09:20:00Z">
          <w:pPr>
            <w:pStyle w:val="numberedlist"/>
            <w:ind w:left="360" w:hanging="360"/>
            <w:contextualSpacing w:val="0"/>
          </w:pPr>
        </w:pPrChange>
      </w:pPr>
      <w:del w:id="158" w:author="Kinder" w:date="2013-06-30T09:20:00Z">
        <w:r w:rsidRPr="00A20DF3" w:rsidDel="002647FD">
          <w:rPr>
            <w:lang w:val="pt-PT"/>
          </w:rPr>
          <w:delText xml:space="preserve"> </w:delText>
        </w:r>
      </w:del>
      <w:r w:rsidRPr="00A20DF3">
        <w:rPr>
          <w:lang w:val="pt-PT"/>
        </w:rPr>
        <w:t>image files</w:t>
      </w:r>
      <w:ins w:id="159" w:author="Admin" w:date="2013-07-01T08:28:00Z">
        <w:r w:rsidR="007B1D59" w:rsidRPr="00A20DF3">
          <w:rPr>
            <w:lang w:val="pt-PT"/>
          </w:rPr>
          <w:t xml:space="preserve"> (</w:t>
        </w:r>
        <w:r w:rsidR="007B1D59" w:rsidRPr="00A20DF3">
          <w:rPr>
            <w:highlight w:val="yellow"/>
            <w:lang w:val="pt-PT"/>
            <w:rPrChange w:id="160" w:author="Admin" w:date="2013-07-01T08:30:00Z">
              <w:rPr/>
            </w:rPrChange>
          </w:rPr>
          <w:t>arquivo de imagens</w:t>
        </w:r>
        <w:r w:rsidR="007B1D59" w:rsidRPr="00A20DF3">
          <w:rPr>
            <w:lang w:val="pt-PT"/>
          </w:rPr>
          <w:t>)</w:t>
        </w:r>
      </w:ins>
      <w:r w:rsidRPr="00A20DF3">
        <w:rPr>
          <w:lang w:val="pt-PT"/>
        </w:rPr>
        <w:t>:</w:t>
      </w:r>
      <w:ins w:id="161" w:author="Wolfgang J. Toechterle" w:date="2013-06-22T10:40:00Z">
        <w:r w:rsidR="00680D08" w:rsidRPr="00A20DF3">
          <w:rPr>
            <w:lang w:val="pt-PT"/>
            <w:rPrChange w:id="162" w:author="Wolfgang J. Toechterle" w:date="2013-06-22T10:40:00Z">
              <w:rPr/>
            </w:rPrChange>
          </w:rPr>
          <w:t xml:space="preserve"> images</w:t>
        </w:r>
      </w:ins>
      <w:r w:rsidRPr="00A20DF3">
        <w:rPr>
          <w:lang w:val="pt-PT"/>
        </w:rPr>
        <w:tab/>
      </w:r>
    </w:p>
    <w:p w14:paraId="1B060F4D" w14:textId="0F44B47C" w:rsidR="00456E07" w:rsidRPr="00A20DF3" w:rsidRDefault="00456E07">
      <w:pPr>
        <w:pStyle w:val="numberedlist"/>
        <w:numPr>
          <w:ilvl w:val="1"/>
          <w:numId w:val="4"/>
        </w:numPr>
        <w:contextualSpacing w:val="0"/>
        <w:rPr>
          <w:ins w:id="163" w:author="Wolfgang J. Toechterle" w:date="2013-05-20T20:50:00Z"/>
          <w:lang w:val="pt-PT"/>
          <w:rPrChange w:id="164" w:author="Admin" w:date="2013-07-01T08:29:00Z">
            <w:rPr>
              <w:ins w:id="165" w:author="Wolfgang J. Toechterle" w:date="2013-05-20T20:50:00Z"/>
            </w:rPr>
          </w:rPrChange>
        </w:rPr>
        <w:pPrChange w:id="166" w:author="Kinder" w:date="2013-06-30T09:22:00Z">
          <w:pPr>
            <w:pStyle w:val="numberedlist"/>
            <w:ind w:left="360" w:hanging="360"/>
            <w:contextualSpacing w:val="0"/>
          </w:pPr>
        </w:pPrChange>
      </w:pPr>
      <w:r w:rsidRPr="00A20DF3">
        <w:rPr>
          <w:lang w:val="pt-PT"/>
          <w:rPrChange w:id="167" w:author="Admin" w:date="2013-07-01T08:29:00Z">
            <w:rPr/>
          </w:rPrChange>
        </w:rPr>
        <w:t>Font folder</w:t>
      </w:r>
      <w:ins w:id="168" w:author="Admin" w:date="2013-07-01T08:28:00Z">
        <w:r w:rsidR="007B1D59" w:rsidRPr="00A20DF3">
          <w:rPr>
            <w:lang w:val="pt-PT"/>
            <w:rPrChange w:id="169" w:author="Admin" w:date="2013-07-01T08:29:00Z">
              <w:rPr/>
            </w:rPrChange>
          </w:rPr>
          <w:t xml:space="preserve"> (</w:t>
        </w:r>
        <w:r w:rsidR="007B1D59" w:rsidRPr="00A20DF3">
          <w:rPr>
            <w:highlight w:val="yellow"/>
            <w:lang w:val="pt-PT"/>
            <w:rPrChange w:id="170" w:author="Admin" w:date="2013-07-01T08:30:00Z">
              <w:rPr/>
            </w:rPrChange>
          </w:rPr>
          <w:t>Pasta da fonte</w:t>
        </w:r>
        <w:r w:rsidR="007B1D59" w:rsidRPr="00A20DF3">
          <w:rPr>
            <w:lang w:val="pt-PT"/>
            <w:rPrChange w:id="171" w:author="Admin" w:date="2013-07-01T08:29:00Z">
              <w:rPr/>
            </w:rPrChange>
          </w:rPr>
          <w:t>)</w:t>
        </w:r>
      </w:ins>
      <w:r w:rsidRPr="00A20DF3">
        <w:rPr>
          <w:lang w:val="pt-PT"/>
          <w:rPrChange w:id="172" w:author="Admin" w:date="2013-07-01T08:29:00Z">
            <w:rPr/>
          </w:rPrChange>
        </w:rPr>
        <w:t xml:space="preserve">: </w:t>
      </w:r>
      <w:ins w:id="173" w:author="Wolfgang J. Toechterle" w:date="2013-06-22T10:39:00Z">
        <w:r w:rsidR="00680D08" w:rsidRPr="00A20DF3">
          <w:rPr>
            <w:lang w:val="pt-PT"/>
            <w:rPrChange w:id="174" w:author="Admin" w:date="2013-07-01T08:29:00Z">
              <w:rPr/>
            </w:rPrChange>
          </w:rPr>
          <w:t xml:space="preserve"> </w:t>
        </w:r>
      </w:ins>
      <w:ins w:id="175" w:author="Wolfgang J. Toechterle" w:date="2013-06-22T10:40:00Z">
        <w:r w:rsidR="00680D08" w:rsidRPr="00A20DF3">
          <w:rPr>
            <w:lang w:val="pt-PT"/>
            <w:rPrChange w:id="176" w:author="Admin" w:date="2013-07-01T08:29:00Z">
              <w:rPr/>
            </w:rPrChange>
          </w:rPr>
          <w:t>Kristall Now Pro</w:t>
        </w:r>
      </w:ins>
    </w:p>
    <w:p w14:paraId="54A29704" w14:textId="59CCB30A" w:rsidR="00292AA9" w:rsidRPr="00A20DF3" w:rsidRDefault="00680D08">
      <w:pPr>
        <w:pStyle w:val="numberedlist"/>
        <w:numPr>
          <w:ilvl w:val="1"/>
          <w:numId w:val="4"/>
        </w:numPr>
        <w:contextualSpacing w:val="0"/>
        <w:rPr>
          <w:ins w:id="177" w:author="Wolfgang J. Toechterle" w:date="2013-05-20T20:52:00Z"/>
          <w:lang w:val="pt-PT"/>
        </w:rPr>
        <w:pPrChange w:id="178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79" w:author="Wolfgang J. Toechterle" w:date="2013-05-20T20:50:00Z">
        <w:r w:rsidRPr="00A20DF3">
          <w:rPr>
            <w:lang w:val="pt-PT"/>
          </w:rPr>
          <w:t>Given text in file</w:t>
        </w:r>
      </w:ins>
      <w:ins w:id="180" w:author="Admin" w:date="2013-07-01T08:29:00Z">
        <w:r w:rsidR="007B1D59" w:rsidRPr="00A20DF3">
          <w:rPr>
            <w:lang w:val="pt-PT"/>
          </w:rPr>
          <w:t xml:space="preserve"> (</w:t>
        </w:r>
        <w:r w:rsidR="007B1D59" w:rsidRPr="00A20DF3">
          <w:rPr>
            <w:highlight w:val="yellow"/>
            <w:lang w:val="pt-PT"/>
            <w:rPrChange w:id="181" w:author="Admin" w:date="2013-07-01T08:30:00Z">
              <w:rPr/>
            </w:rPrChange>
          </w:rPr>
          <w:t>arquivo do texto fornecido</w:t>
        </w:r>
        <w:r w:rsidR="007B1D59" w:rsidRPr="00A20DF3">
          <w:rPr>
            <w:lang w:val="pt-PT"/>
          </w:rPr>
          <w:t>)</w:t>
        </w:r>
      </w:ins>
      <w:ins w:id="182" w:author="Wolfgang J. Toechterle" w:date="2013-06-22T10:38:00Z">
        <w:r w:rsidR="00EA5133" w:rsidRPr="00A20DF3">
          <w:rPr>
            <w:lang w:val="pt-PT"/>
          </w:rPr>
          <w:t>:</w:t>
        </w:r>
      </w:ins>
      <w:ins w:id="183" w:author="Wolfgang J. Toechterle" w:date="2013-06-22T10:37:00Z">
        <w:r w:rsidR="00EA5133" w:rsidRPr="00A20DF3">
          <w:rPr>
            <w:lang w:val="pt-PT"/>
          </w:rPr>
          <w:t xml:space="preserve"> </w:t>
        </w:r>
        <w:r w:rsidR="00EA5133" w:rsidRPr="00A20DF3">
          <w:rPr>
            <w:lang w:val="pt-PT"/>
            <w:rPrChange w:id="184" w:author="Wolfgang J. Toechterle" w:date="2013-06-22T10:39:00Z">
              <w:rPr/>
            </w:rPrChange>
          </w:rPr>
          <w:t>TEXT_Module_Corporate_Design</w:t>
        </w:r>
      </w:ins>
      <w:ins w:id="185" w:author="Wolfgang J. Toechterle" w:date="2013-06-22T10:38:00Z">
        <w:r w:rsidR="00EA5133" w:rsidRPr="00A20DF3">
          <w:rPr>
            <w:lang w:val="pt-PT"/>
            <w:rPrChange w:id="186" w:author="Wolfgang J. Toechterle" w:date="2013-06-22T10:39:00Z">
              <w:rPr/>
            </w:rPrChange>
          </w:rPr>
          <w:t>.rtf</w:t>
        </w:r>
      </w:ins>
    </w:p>
    <w:p w14:paraId="3B65733B" w14:textId="1CFD771A" w:rsidR="00292AA9" w:rsidRPr="00A20DF3" w:rsidRDefault="00292AA9">
      <w:pPr>
        <w:pStyle w:val="numberedlist"/>
        <w:numPr>
          <w:ilvl w:val="1"/>
          <w:numId w:val="4"/>
        </w:numPr>
        <w:contextualSpacing w:val="0"/>
        <w:rPr>
          <w:ins w:id="187" w:author="Wolfgang J. Toechterle" w:date="2013-05-20T21:08:00Z"/>
          <w:lang w:val="pt-PT"/>
          <w:rPrChange w:id="188" w:author="Admin" w:date="2013-06-30T22:49:00Z">
            <w:rPr>
              <w:ins w:id="189" w:author="Wolfgang J. Toechterle" w:date="2013-05-20T21:08:00Z"/>
            </w:rPr>
          </w:rPrChange>
        </w:rPr>
        <w:pPrChange w:id="190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91" w:author="Wolfgang J. Toechterle" w:date="2013-05-20T20:52:00Z">
        <w:r w:rsidRPr="00A20DF3">
          <w:rPr>
            <w:lang w:val="pt-PT"/>
            <w:rPrChange w:id="192" w:author="Admin" w:date="2013-06-30T22:49:00Z">
              <w:rPr/>
            </w:rPrChange>
          </w:rPr>
          <w:t>QR Code</w:t>
        </w:r>
      </w:ins>
      <w:ins w:id="193" w:author="Wolfgang J. Toechterle" w:date="2013-06-22T10:38:00Z">
        <w:r w:rsidR="00680D08" w:rsidRPr="00A20DF3">
          <w:rPr>
            <w:lang w:val="pt-PT"/>
            <w:rPrChange w:id="194" w:author="Admin" w:date="2013-06-30T22:49:00Z">
              <w:rPr/>
            </w:rPrChange>
          </w:rPr>
          <w:t xml:space="preserve"> in file</w:t>
        </w:r>
      </w:ins>
      <w:ins w:id="195" w:author="Admin" w:date="2013-07-01T08:29:00Z">
        <w:r w:rsidR="007B1D59" w:rsidRPr="00A20DF3">
          <w:rPr>
            <w:lang w:val="pt-PT"/>
          </w:rPr>
          <w:t xml:space="preserve"> (</w:t>
        </w:r>
        <w:r w:rsidR="007B1D59" w:rsidRPr="00A20DF3">
          <w:rPr>
            <w:highlight w:val="yellow"/>
            <w:lang w:val="pt-PT"/>
            <w:rPrChange w:id="196" w:author="Admin" w:date="2013-07-01T08:30:00Z">
              <w:rPr>
                <w:lang w:val="de-DE"/>
              </w:rPr>
            </w:rPrChange>
          </w:rPr>
          <w:t>arquivo do QR Code</w:t>
        </w:r>
        <w:r w:rsidR="007B1D59" w:rsidRPr="00A20DF3">
          <w:rPr>
            <w:lang w:val="pt-PT"/>
          </w:rPr>
          <w:t>)</w:t>
        </w:r>
      </w:ins>
      <w:ins w:id="197" w:author="Wolfgang J. Toechterle" w:date="2013-05-20T20:52:00Z">
        <w:r w:rsidR="00680D08" w:rsidRPr="00A20DF3">
          <w:rPr>
            <w:lang w:val="pt-PT"/>
            <w:rPrChange w:id="198" w:author="Admin" w:date="2013-06-30T22:49:00Z">
              <w:rPr/>
            </w:rPrChange>
          </w:rPr>
          <w:t>: druckkunst.png</w:t>
        </w:r>
      </w:ins>
    </w:p>
    <w:p w14:paraId="39D4175F" w14:textId="707888E9" w:rsidR="00041FC5" w:rsidRPr="00A20DF3" w:rsidRDefault="00041FC5">
      <w:pPr>
        <w:pStyle w:val="numberedlist"/>
        <w:numPr>
          <w:ilvl w:val="1"/>
          <w:numId w:val="4"/>
        </w:numPr>
        <w:contextualSpacing w:val="0"/>
        <w:rPr>
          <w:ins w:id="199" w:author="Wolfgang J. Toechterle" w:date="2013-06-22T10:42:00Z"/>
          <w:lang w:val="pt-PT"/>
          <w:rPrChange w:id="200" w:author="Admin" w:date="2013-07-01T08:30:00Z">
            <w:rPr>
              <w:ins w:id="201" w:author="Wolfgang J. Toechterle" w:date="2013-06-22T10:42:00Z"/>
              <w:color w:val="008000"/>
            </w:rPr>
          </w:rPrChange>
        </w:rPr>
        <w:pPrChange w:id="202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203" w:author="Wolfgang J. Toechterle" w:date="2013-05-20T21:08:00Z">
        <w:r w:rsidRPr="00A20DF3">
          <w:rPr>
            <w:lang w:val="pt-PT"/>
            <w:rPrChange w:id="204" w:author="Admin" w:date="2013-07-01T08:30:00Z">
              <w:rPr/>
            </w:rPrChange>
          </w:rPr>
          <w:t>Bag DieCut</w:t>
        </w:r>
      </w:ins>
      <w:ins w:id="205" w:author="Wolfgang J. Toechterle" w:date="2013-06-22T10:39:00Z">
        <w:r w:rsidR="00680D08" w:rsidRPr="00A20DF3">
          <w:rPr>
            <w:lang w:val="pt-PT"/>
            <w:rPrChange w:id="206" w:author="Admin" w:date="2013-07-01T08:30:00Z">
              <w:rPr/>
            </w:rPrChange>
          </w:rPr>
          <w:t xml:space="preserve"> in file</w:t>
        </w:r>
      </w:ins>
      <w:ins w:id="207" w:author="Admin" w:date="2013-07-01T08:29:00Z">
        <w:r w:rsidR="007B1D59" w:rsidRPr="00A20DF3">
          <w:rPr>
            <w:lang w:val="pt-PT"/>
            <w:rPrChange w:id="208" w:author="Admin" w:date="2013-07-01T08:30:00Z">
              <w:rPr>
                <w:color w:val="000000" w:themeColor="text1"/>
              </w:rPr>
            </w:rPrChange>
          </w:rPr>
          <w:t xml:space="preserve"> (</w:t>
        </w:r>
        <w:r w:rsidR="007B1D59" w:rsidRPr="00A20DF3">
          <w:rPr>
            <w:highlight w:val="yellow"/>
            <w:lang w:val="pt-PT"/>
            <w:rPrChange w:id="209" w:author="Admin" w:date="2013-07-01T08:30:00Z">
              <w:rPr>
                <w:color w:val="000000" w:themeColor="text1"/>
              </w:rPr>
            </w:rPrChange>
          </w:rPr>
          <w:t>arquivo d</w:t>
        </w:r>
      </w:ins>
      <w:r w:rsidR="00A20DF3" w:rsidRPr="00A20DF3">
        <w:rPr>
          <w:highlight w:val="yellow"/>
          <w:lang w:val="pt-PT"/>
        </w:rPr>
        <w:t>o cortante da saqueta</w:t>
      </w:r>
      <w:ins w:id="210" w:author="Admin" w:date="2013-07-01T08:29:00Z">
        <w:r w:rsidR="007B1D59" w:rsidRPr="00A20DF3">
          <w:rPr>
            <w:lang w:val="pt-PT"/>
            <w:rPrChange w:id="211" w:author="Admin" w:date="2013-07-01T08:30:00Z">
              <w:rPr>
                <w:color w:val="000000" w:themeColor="text1"/>
              </w:rPr>
            </w:rPrChange>
          </w:rPr>
          <w:t>)</w:t>
        </w:r>
      </w:ins>
      <w:ins w:id="212" w:author="Wolfgang J. Toechterle" w:date="2013-05-20T21:08:00Z">
        <w:r w:rsidRPr="00A20DF3">
          <w:rPr>
            <w:lang w:val="pt-PT"/>
            <w:rPrChange w:id="213" w:author="Admin" w:date="2013-07-01T08:30:00Z">
              <w:rPr/>
            </w:rPrChange>
          </w:rPr>
          <w:t>: BAG_dieC</w:t>
        </w:r>
      </w:ins>
      <w:ins w:id="214" w:author="Kinder" w:date="2013-06-29T12:14:00Z">
        <w:r w:rsidR="00C27E59" w:rsidRPr="00A20DF3">
          <w:rPr>
            <w:lang w:val="pt-PT"/>
            <w:rPrChange w:id="215" w:author="Admin" w:date="2013-07-01T08:30:00Z">
              <w:rPr>
                <w:color w:val="008000"/>
              </w:rPr>
            </w:rPrChange>
          </w:rPr>
          <w:t>U</w:t>
        </w:r>
      </w:ins>
      <w:ins w:id="216" w:author="Wolfgang J. Toechterle" w:date="2013-05-20T21:08:00Z">
        <w:del w:id="217" w:author="Kinder" w:date="2013-06-29T12:14:00Z">
          <w:r w:rsidRPr="00A20DF3" w:rsidDel="00C27E59">
            <w:rPr>
              <w:lang w:val="pt-PT"/>
              <w:rPrChange w:id="218" w:author="Admin" w:date="2013-07-01T08:30:00Z">
                <w:rPr/>
              </w:rPrChange>
            </w:rPr>
            <w:delText>A</w:delText>
          </w:r>
        </w:del>
        <w:r w:rsidRPr="00A20DF3">
          <w:rPr>
            <w:lang w:val="pt-PT"/>
            <w:rPrChange w:id="219" w:author="Admin" w:date="2013-07-01T08:30:00Z">
              <w:rPr/>
            </w:rPrChange>
          </w:rPr>
          <w:t>T.ai</w:t>
        </w:r>
      </w:ins>
    </w:p>
    <w:p w14:paraId="6E1D197F" w14:textId="17568BDC" w:rsidR="00263883" w:rsidRPr="00A20DF3" w:rsidRDefault="00510F1B">
      <w:pPr>
        <w:pStyle w:val="numberedlist"/>
        <w:numPr>
          <w:ilvl w:val="1"/>
          <w:numId w:val="4"/>
        </w:numPr>
        <w:contextualSpacing w:val="0"/>
        <w:rPr>
          <w:lang w:val="pt-PT"/>
          <w:rPrChange w:id="220" w:author="Wolfgang J. Toechterle" w:date="2013-06-22T10:39:00Z">
            <w:rPr/>
          </w:rPrChange>
        </w:rPr>
        <w:pPrChange w:id="221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222" w:author="Wolfgang J. Toechterle" w:date="2013-06-22T11:52:00Z">
        <w:r w:rsidRPr="00A20DF3">
          <w:rPr>
            <w:lang w:val="pt-PT"/>
          </w:rPr>
          <w:t>Colour</w:t>
        </w:r>
      </w:ins>
      <w:ins w:id="223" w:author="Wolfgang J. Toechterle" w:date="2013-06-22T10:42:00Z">
        <w:r w:rsidR="00263883" w:rsidRPr="00A20DF3">
          <w:rPr>
            <w:lang w:val="pt-PT"/>
            <w:rPrChange w:id="224" w:author="Wolfgang J. Toechterle" w:date="2013-06-22T10:43:00Z">
              <w:rPr>
                <w:color w:val="008000"/>
              </w:rPr>
            </w:rPrChange>
          </w:rPr>
          <w:t xml:space="preserve"> profile file</w:t>
        </w:r>
      </w:ins>
      <w:ins w:id="225" w:author="Admin" w:date="2013-07-01T08:30:00Z">
        <w:r w:rsidR="007B1D59" w:rsidRPr="00A20DF3">
          <w:rPr>
            <w:lang w:val="pt-PT"/>
          </w:rPr>
          <w:t xml:space="preserve"> (</w:t>
        </w:r>
        <w:r w:rsidR="007B1D59" w:rsidRPr="00A20DF3">
          <w:rPr>
            <w:highlight w:val="yellow"/>
            <w:lang w:val="pt-PT"/>
            <w:rPrChange w:id="226" w:author="Admin" w:date="2013-07-01T08:30:00Z">
              <w:rPr>
                <w:color w:val="000000" w:themeColor="text1"/>
              </w:rPr>
            </w:rPrChange>
          </w:rPr>
          <w:t>arquivo do perfil de cores</w:t>
        </w:r>
        <w:r w:rsidR="007B1D59" w:rsidRPr="00A20DF3">
          <w:rPr>
            <w:lang w:val="pt-PT"/>
          </w:rPr>
          <w:t>)</w:t>
        </w:r>
      </w:ins>
      <w:ins w:id="227" w:author="Wolfgang J. Toechterle" w:date="2013-06-22T10:42:00Z">
        <w:r w:rsidR="00263883" w:rsidRPr="00A20DF3">
          <w:rPr>
            <w:lang w:val="pt-PT"/>
            <w:rPrChange w:id="228" w:author="Wolfgang J. Toechterle" w:date="2013-06-22T10:43:00Z">
              <w:rPr>
                <w:color w:val="008000"/>
              </w:rPr>
            </w:rPrChange>
          </w:rPr>
          <w:t>:</w:t>
        </w:r>
        <w:r w:rsidR="00263883" w:rsidRPr="00A20DF3">
          <w:rPr>
            <w:lang w:val="pt-PT"/>
          </w:rPr>
          <w:t xml:space="preserve"> </w:t>
        </w:r>
      </w:ins>
      <w:ins w:id="229" w:author="Wolfgang J. Toechterle" w:date="2013-06-22T10:43:00Z">
        <w:r w:rsidR="00263883" w:rsidRPr="00A20DF3">
          <w:rPr>
            <w:lang w:val="pt-PT"/>
          </w:rPr>
          <w:t>ISOcoated_v2_300_eci.icc, ISOcoated_v2_300_eci.icc</w:t>
        </w:r>
      </w:ins>
    </w:p>
    <w:p w14:paraId="76AC283D" w14:textId="77777777" w:rsidR="00456E07" w:rsidRPr="00A20DF3" w:rsidRDefault="00456E07" w:rsidP="003F24C3">
      <w:pPr>
        <w:pStyle w:val="Heading1"/>
        <w:rPr>
          <w:lang w:val="pt-PT"/>
        </w:rPr>
      </w:pPr>
    </w:p>
    <w:p w14:paraId="4FDF6628" w14:textId="6E404332" w:rsidR="00CE6B36" w:rsidRPr="00A20DF3" w:rsidRDefault="00CE6B36" w:rsidP="003F24C3">
      <w:pPr>
        <w:pStyle w:val="Heading1"/>
        <w:rPr>
          <w:lang w:val="pt-PT"/>
        </w:rPr>
      </w:pPr>
      <w:r w:rsidRPr="00A20DF3">
        <w:rPr>
          <w:lang w:val="pt-PT"/>
        </w:rPr>
        <w:t>Introduction</w:t>
      </w:r>
      <w:ins w:id="230" w:author="Admin" w:date="2013-07-01T08:30:00Z">
        <w:r w:rsidR="007B1D59" w:rsidRPr="00A20DF3">
          <w:rPr>
            <w:lang w:val="pt-PT"/>
          </w:rPr>
          <w:t xml:space="preserve"> (</w:t>
        </w:r>
        <w:r w:rsidR="007B1D59" w:rsidRPr="00A20DF3">
          <w:rPr>
            <w:highlight w:val="yellow"/>
            <w:lang w:val="pt-PT"/>
            <w:rPrChange w:id="231" w:author="Admin" w:date="2013-07-01T08:30:00Z">
              <w:rPr/>
            </w:rPrChange>
          </w:rPr>
          <w:t>Introducao</w:t>
        </w:r>
        <w:r w:rsidR="007B1D59" w:rsidRPr="00A20DF3">
          <w:rPr>
            <w:lang w:val="pt-PT"/>
          </w:rPr>
          <w:t>)</w:t>
        </w:r>
      </w:ins>
    </w:p>
    <w:p w14:paraId="515F88A0" w14:textId="77777777" w:rsidR="00A85014" w:rsidRPr="00A20DF3" w:rsidRDefault="00306215" w:rsidP="00306215">
      <w:pPr>
        <w:rPr>
          <w:b/>
          <w:sz w:val="24"/>
          <w:szCs w:val="24"/>
          <w:lang w:val="pt-PT"/>
          <w:rPrChange w:id="232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</w:pPr>
      <w:r w:rsidRPr="00A20DF3">
        <w:rPr>
          <w:b/>
          <w:sz w:val="24"/>
          <w:szCs w:val="24"/>
          <w:lang w:val="pt-PT"/>
          <w:rPrChange w:id="233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From the lead typeface to the Apple Mac: </w:t>
      </w:r>
    </w:p>
    <w:p w14:paraId="485EDCB4" w14:textId="2DE4E9F3" w:rsidR="00306215" w:rsidRPr="00A20DF3" w:rsidRDefault="00306215" w:rsidP="00306215">
      <w:pPr>
        <w:rPr>
          <w:ins w:id="234" w:author="Admin" w:date="2013-06-30T22:49:00Z"/>
          <w:b/>
          <w:sz w:val="24"/>
          <w:szCs w:val="24"/>
          <w:lang w:val="pt-PT"/>
        </w:rPr>
      </w:pPr>
      <w:r w:rsidRPr="00A20DF3">
        <w:rPr>
          <w:b/>
          <w:sz w:val="24"/>
          <w:szCs w:val="24"/>
          <w:lang w:val="pt-PT"/>
          <w:rPrChange w:id="235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550 years of printing history at the </w:t>
      </w:r>
      <w:del w:id="236" w:author="Kinder" w:date="2013-06-30T08:15:00Z">
        <w:r w:rsidRPr="00A20DF3" w:rsidDel="006402F1">
          <w:rPr>
            <w:b/>
            <w:sz w:val="24"/>
            <w:szCs w:val="24"/>
            <w:lang w:val="pt-PT"/>
            <w:rPrChange w:id="237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Leipzig </w:delText>
        </w:r>
      </w:del>
      <w:r w:rsidRPr="00A20DF3">
        <w:rPr>
          <w:b/>
          <w:sz w:val="24"/>
          <w:szCs w:val="24"/>
          <w:lang w:val="pt-PT"/>
          <w:rPrChange w:id="238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>Museum of</w:t>
      </w:r>
      <w:del w:id="239" w:author="Kinder" w:date="2013-06-30T08:15:00Z">
        <w:r w:rsidRPr="00A20DF3" w:rsidDel="006402F1">
          <w:rPr>
            <w:b/>
            <w:sz w:val="24"/>
            <w:szCs w:val="24"/>
            <w:lang w:val="pt-PT"/>
            <w:rPrChange w:id="240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A20DF3">
        <w:rPr>
          <w:b/>
          <w:sz w:val="24"/>
          <w:szCs w:val="24"/>
          <w:lang w:val="pt-PT"/>
          <w:rPrChange w:id="241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 Printing Arts</w:t>
      </w:r>
      <w:ins w:id="242" w:author="Kinder" w:date="2013-06-30T08:15:00Z">
        <w:r w:rsidR="006402F1" w:rsidRPr="00A20DF3">
          <w:rPr>
            <w:b/>
            <w:sz w:val="24"/>
            <w:szCs w:val="24"/>
            <w:lang w:val="pt-PT"/>
          </w:rPr>
          <w:t xml:space="preserve"> Leipzig</w:t>
        </w:r>
      </w:ins>
    </w:p>
    <w:p w14:paraId="717D1762" w14:textId="5B29528C" w:rsidR="007922F0" w:rsidRPr="00A20DF3" w:rsidRDefault="007922F0" w:rsidP="00306215">
      <w:pPr>
        <w:rPr>
          <w:ins w:id="243" w:author="Admin" w:date="2013-06-30T22:49:00Z"/>
          <w:b/>
          <w:sz w:val="24"/>
          <w:szCs w:val="24"/>
          <w:highlight w:val="yellow"/>
          <w:lang w:val="pt-PT"/>
          <w:rPrChange w:id="244" w:author="Admin" w:date="2013-06-30T22:51:00Z">
            <w:rPr>
              <w:ins w:id="245" w:author="Admin" w:date="2013-06-30T22:49:00Z"/>
              <w:b/>
              <w:sz w:val="24"/>
              <w:szCs w:val="24"/>
            </w:rPr>
          </w:rPrChange>
        </w:rPr>
      </w:pPr>
      <w:ins w:id="246" w:author="Admin" w:date="2013-06-30T22:49:00Z">
        <w:r w:rsidRPr="00A20DF3">
          <w:rPr>
            <w:b/>
            <w:sz w:val="24"/>
            <w:szCs w:val="24"/>
            <w:highlight w:val="yellow"/>
            <w:lang w:val="pt-PT"/>
            <w:rPrChange w:id="247" w:author="Admin" w:date="2013-06-30T22:51:00Z">
              <w:rPr>
                <w:b/>
                <w:sz w:val="24"/>
                <w:szCs w:val="24"/>
              </w:rPr>
            </w:rPrChange>
          </w:rPr>
          <w:t xml:space="preserve">Da tipografia ao </w:t>
        </w:r>
      </w:ins>
      <w:r w:rsidR="00A20DF3" w:rsidRPr="00A20DF3">
        <w:rPr>
          <w:b/>
          <w:sz w:val="24"/>
          <w:szCs w:val="24"/>
          <w:highlight w:val="yellow"/>
          <w:lang w:val="pt-PT"/>
        </w:rPr>
        <w:t xml:space="preserve">Apple </w:t>
      </w:r>
      <w:ins w:id="248" w:author="Admin" w:date="2013-06-30T22:49:00Z">
        <w:r w:rsidRPr="00A20DF3">
          <w:rPr>
            <w:b/>
            <w:sz w:val="24"/>
            <w:szCs w:val="24"/>
            <w:highlight w:val="yellow"/>
            <w:lang w:val="pt-PT"/>
            <w:rPrChange w:id="249" w:author="Admin" w:date="2013-06-30T22:51:00Z">
              <w:rPr>
                <w:b/>
                <w:sz w:val="24"/>
                <w:szCs w:val="24"/>
              </w:rPr>
            </w:rPrChange>
          </w:rPr>
          <w:t>Mac</w:t>
        </w:r>
      </w:ins>
    </w:p>
    <w:p w14:paraId="66F6EE08" w14:textId="511AFFFD" w:rsidR="007922F0" w:rsidRPr="00A20DF3" w:rsidRDefault="007922F0" w:rsidP="00306215">
      <w:pPr>
        <w:rPr>
          <w:b/>
          <w:sz w:val="24"/>
          <w:szCs w:val="24"/>
          <w:lang w:val="pt-PT"/>
          <w:rPrChange w:id="250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</w:pPr>
      <w:ins w:id="251" w:author="Admin" w:date="2013-06-30T22:50:00Z">
        <w:r w:rsidRPr="00A20DF3">
          <w:rPr>
            <w:b/>
            <w:sz w:val="24"/>
            <w:szCs w:val="24"/>
            <w:highlight w:val="yellow"/>
            <w:lang w:val="pt-PT"/>
            <w:rPrChange w:id="252" w:author="Admin" w:date="2013-06-30T22:51:00Z">
              <w:rPr>
                <w:b/>
                <w:sz w:val="24"/>
                <w:szCs w:val="24"/>
              </w:rPr>
            </w:rPrChange>
          </w:rPr>
          <w:t>550 anos da historia do Museum of Printing Arts Leipzig</w:t>
        </w:r>
      </w:ins>
    </w:p>
    <w:p w14:paraId="7A45CCDD" w14:textId="77777777" w:rsidR="00D03DE3" w:rsidRPr="00A20DF3" w:rsidRDefault="00D03DE3" w:rsidP="00306215">
      <w:pPr>
        <w:rPr>
          <w:lang w:val="pt-PT"/>
          <w:rPrChange w:id="253" w:author="Wolfgang J. Toechterle" w:date="2013-06-22T10:32:00Z">
            <w:rPr>
              <w:lang w:val="en-US"/>
            </w:rPr>
          </w:rPrChange>
        </w:rPr>
      </w:pPr>
    </w:p>
    <w:p w14:paraId="62D13491" w14:textId="77777777" w:rsidR="00D03DE3" w:rsidRPr="00A20DF3" w:rsidRDefault="00D03DE3" w:rsidP="00D03DE3">
      <w:pPr>
        <w:rPr>
          <w:ins w:id="254" w:author="Admin" w:date="2013-06-30T22:51:00Z"/>
          <w:lang w:val="pt-PT"/>
        </w:rPr>
      </w:pPr>
      <w:r w:rsidRPr="00A20DF3">
        <w:rPr>
          <w:b/>
          <w:lang w:val="pt-PT"/>
          <w:rPrChange w:id="255" w:author="Wolfgang J. Toechterle" w:date="2013-06-22T10:32:00Z">
            <w:rPr>
              <w:b/>
              <w:lang w:val="en-US"/>
            </w:rPr>
          </w:rPrChange>
        </w:rPr>
        <w:t>The history of the “black art”</w:t>
      </w:r>
      <w:r w:rsidRPr="00A20DF3">
        <w:rPr>
          <w:lang w:val="pt-PT"/>
          <w:rPrChange w:id="256" w:author="Wolfgang J. Toechterle" w:date="2013-06-22T10:32:00Z">
            <w:rPr>
              <w:lang w:val="en-US"/>
            </w:rPr>
          </w:rPrChange>
        </w:rPr>
        <w:t xml:space="preserve"> is one of brilliant inventions, innovations rejected or developed and sudden radical change on a breathtaking scale. And yet it always remains a story about people. At the Leipzig Museum of</w:t>
      </w:r>
      <w:del w:id="257" w:author="Kinder" w:date="2013-06-30T08:16:00Z">
        <w:r w:rsidRPr="00A20DF3" w:rsidDel="006402F1">
          <w:rPr>
            <w:lang w:val="pt-PT"/>
            <w:rPrChange w:id="258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A20DF3">
        <w:rPr>
          <w:lang w:val="pt-PT"/>
          <w:rPrChange w:id="259" w:author="Wolfgang J. Toechterle" w:date="2013-06-22T10:32:00Z">
            <w:rPr>
              <w:lang w:val="en-US"/>
            </w:rPr>
          </w:rPrChange>
        </w:rPr>
        <w:t xml:space="preserve"> Printing Arts, the human touch makes printing history come alive again: rare historical machines and printing presses are shown in action, enabling visitors to experience the art of printing with all their senses.</w:t>
      </w:r>
    </w:p>
    <w:p w14:paraId="13DB5A8A" w14:textId="0C0E8B61" w:rsidR="007922F0" w:rsidRPr="00A20DF3" w:rsidDel="007922F0" w:rsidRDefault="007922F0" w:rsidP="006C0056">
      <w:pPr>
        <w:rPr>
          <w:del w:id="260" w:author="Admin" w:date="2013-06-30T22:52:00Z"/>
          <w:highlight w:val="yellow"/>
          <w:lang w:val="pt-PT"/>
          <w:rPrChange w:id="261" w:author="Admin" w:date="2013-06-30T22:54:00Z">
            <w:rPr>
              <w:del w:id="262" w:author="Admin" w:date="2013-06-30T22:52:00Z"/>
              <w:lang w:val="en-US"/>
            </w:rPr>
          </w:rPrChange>
        </w:rPr>
      </w:pPr>
      <w:ins w:id="263" w:author="Admin" w:date="2013-06-30T22:51:00Z">
        <w:r w:rsidRPr="00A20DF3">
          <w:rPr>
            <w:highlight w:val="yellow"/>
            <w:lang w:val="pt-PT"/>
            <w:rPrChange w:id="264" w:author="Admin" w:date="2013-06-30T22:54:00Z">
              <w:rPr/>
            </w:rPrChange>
          </w:rPr>
          <w:t xml:space="preserve">A Historia da </w:t>
        </w:r>
      </w:ins>
      <w:r w:rsidR="00A20DF3" w:rsidRPr="00A20DF3">
        <w:rPr>
          <w:highlight w:val="yellow"/>
          <w:lang w:val="pt-PT"/>
        </w:rPr>
        <w:t>“A</w:t>
      </w:r>
      <w:ins w:id="265" w:author="Admin" w:date="2013-06-30T22:51:00Z">
        <w:r w:rsidRPr="00A20DF3">
          <w:rPr>
            <w:highlight w:val="yellow"/>
            <w:lang w:val="pt-PT"/>
            <w:rPrChange w:id="266" w:author="Admin" w:date="2013-06-30T22:54:00Z">
              <w:rPr/>
            </w:rPrChange>
          </w:rPr>
          <w:t xml:space="preserve">rte </w:t>
        </w:r>
      </w:ins>
      <w:r w:rsidR="00A20DF3" w:rsidRPr="00A20DF3">
        <w:rPr>
          <w:highlight w:val="yellow"/>
          <w:lang w:val="pt-PT"/>
        </w:rPr>
        <w:t>N</w:t>
      </w:r>
      <w:ins w:id="267" w:author="Admin" w:date="2013-06-30T22:51:00Z">
        <w:r w:rsidRPr="00A20DF3">
          <w:rPr>
            <w:highlight w:val="yellow"/>
            <w:lang w:val="pt-PT"/>
            <w:rPrChange w:id="268" w:author="Admin" w:date="2013-06-30T22:54:00Z">
              <w:rPr/>
            </w:rPrChange>
          </w:rPr>
          <w:t>egra</w:t>
        </w:r>
      </w:ins>
      <w:r w:rsidR="00A20DF3" w:rsidRPr="00A20DF3">
        <w:rPr>
          <w:highlight w:val="yellow"/>
          <w:lang w:val="pt-PT"/>
        </w:rPr>
        <w:t>”</w:t>
      </w:r>
      <w:ins w:id="269" w:author="Admin" w:date="2013-06-30T22:51:00Z">
        <w:r w:rsidRPr="00A20DF3">
          <w:rPr>
            <w:highlight w:val="yellow"/>
            <w:lang w:val="pt-PT"/>
            <w:rPrChange w:id="270" w:author="Admin" w:date="2013-06-30T22:54:00Z">
              <w:rPr/>
            </w:rPrChange>
          </w:rPr>
          <w:t xml:space="preserve"> </w:t>
        </w:r>
      </w:ins>
      <w:r w:rsidR="00A20DF3" w:rsidRPr="00A20DF3">
        <w:rPr>
          <w:highlight w:val="yellow"/>
          <w:lang w:val="pt-PT"/>
        </w:rPr>
        <w:t>‘</w:t>
      </w:r>
      <w:ins w:id="271" w:author="Admin" w:date="2013-06-30T22:51:00Z">
        <w:r w:rsidRPr="00A20DF3">
          <w:rPr>
            <w:highlight w:val="yellow"/>
            <w:lang w:val="pt-PT"/>
            <w:rPrChange w:id="272" w:author="Admin" w:date="2013-06-30T22:54:00Z">
              <w:rPr/>
            </w:rPrChange>
          </w:rPr>
          <w:t xml:space="preserve">e uma das brilhantes invencoes, inivacoes rejeitadas ou desolvolvidas e </w:t>
        </w:r>
      </w:ins>
      <w:r w:rsidR="006C0056">
        <w:rPr>
          <w:highlight w:val="yellow"/>
          <w:lang w:val="pt-PT"/>
        </w:rPr>
        <w:t>q</w:t>
      </w:r>
      <w:ins w:id="273" w:author="Admin" w:date="2013-06-30T22:51:00Z">
        <w:r w:rsidRPr="00A20DF3">
          <w:rPr>
            <w:highlight w:val="yellow"/>
            <w:lang w:val="pt-PT"/>
            <w:rPrChange w:id="274" w:author="Admin" w:date="2013-06-30T22:54:00Z">
              <w:rPr/>
            </w:rPrChange>
          </w:rPr>
          <w:t xml:space="preserve">ue tiveram uma mudanca radical </w:t>
        </w:r>
      </w:ins>
      <w:r w:rsidR="006C0056">
        <w:rPr>
          <w:highlight w:val="yellow"/>
          <w:lang w:val="pt-PT"/>
        </w:rPr>
        <w:t>de cortar a respiracao</w:t>
      </w:r>
      <w:ins w:id="275" w:author="Admin" w:date="2013-06-30T22:51:00Z">
        <w:r w:rsidRPr="00A20DF3">
          <w:rPr>
            <w:highlight w:val="yellow"/>
            <w:lang w:val="pt-PT"/>
            <w:rPrChange w:id="276" w:author="Admin" w:date="2013-06-30T22:54:00Z">
              <w:rPr/>
            </w:rPrChange>
          </w:rPr>
          <w:t xml:space="preserve">. </w:t>
        </w:r>
      </w:ins>
      <w:ins w:id="277" w:author="Admin" w:date="2013-06-30T22:52:00Z">
        <w:r w:rsidRPr="00A20DF3">
          <w:rPr>
            <w:highlight w:val="yellow"/>
            <w:lang w:val="pt-PT"/>
            <w:rPrChange w:id="278" w:author="Admin" w:date="2013-06-30T22:54:00Z">
              <w:rPr/>
            </w:rPrChange>
          </w:rPr>
          <w:t xml:space="preserve">E ainda </w:t>
        </w:r>
      </w:ins>
      <w:r w:rsidR="006C0056">
        <w:rPr>
          <w:highlight w:val="yellow"/>
          <w:lang w:val="pt-PT"/>
        </w:rPr>
        <w:t>assim remete para a historia das</w:t>
      </w:r>
      <w:ins w:id="279" w:author="Admin" w:date="2013-06-30T22:52:00Z">
        <w:r w:rsidRPr="00A20DF3">
          <w:rPr>
            <w:highlight w:val="yellow"/>
            <w:lang w:val="pt-PT"/>
            <w:rPrChange w:id="280" w:author="Admin" w:date="2013-06-30T22:54:00Z">
              <w:rPr/>
            </w:rPrChange>
          </w:rPr>
          <w:t xml:space="preserve"> pessoas. No </w:t>
        </w:r>
      </w:ins>
      <w:r w:rsidR="006C0056">
        <w:rPr>
          <w:highlight w:val="yellow"/>
          <w:lang w:val="pt-PT"/>
        </w:rPr>
        <w:t>“</w:t>
      </w:r>
    </w:p>
    <w:p w14:paraId="0EDA894D" w14:textId="114FBD83" w:rsidR="00D03DE3" w:rsidRPr="00A20DF3" w:rsidRDefault="007922F0" w:rsidP="006C0056">
      <w:pPr>
        <w:rPr>
          <w:ins w:id="281" w:author="Admin" w:date="2013-06-30T22:52:00Z"/>
          <w:lang w:val="pt-PT"/>
        </w:rPr>
      </w:pPr>
      <w:ins w:id="282" w:author="Admin" w:date="2013-06-30T22:52:00Z">
        <w:r w:rsidRPr="00A20DF3">
          <w:rPr>
            <w:highlight w:val="yellow"/>
            <w:lang w:val="pt-PT"/>
            <w:rPrChange w:id="283" w:author="Admin" w:date="2013-06-30T22:54:00Z">
              <w:rPr/>
            </w:rPrChange>
          </w:rPr>
          <w:t>Leipzig Museum of Printing Arts</w:t>
        </w:r>
      </w:ins>
      <w:r w:rsidR="006C0056">
        <w:rPr>
          <w:highlight w:val="yellow"/>
          <w:lang w:val="pt-PT"/>
        </w:rPr>
        <w:t>”</w:t>
      </w:r>
      <w:ins w:id="284" w:author="Admin" w:date="2013-06-30T22:52:00Z">
        <w:r w:rsidRPr="00A20DF3">
          <w:rPr>
            <w:highlight w:val="yellow"/>
            <w:lang w:val="pt-PT"/>
            <w:rPrChange w:id="285" w:author="Admin" w:date="2013-06-30T22:54:00Z">
              <w:rPr/>
            </w:rPrChange>
          </w:rPr>
          <w:t xml:space="preserve"> o toque humano faz a </w:t>
        </w:r>
      </w:ins>
      <w:r w:rsidR="006C0056">
        <w:rPr>
          <w:highlight w:val="yellow"/>
          <w:lang w:val="pt-PT"/>
        </w:rPr>
        <w:t>historia</w:t>
      </w:r>
      <w:ins w:id="286" w:author="Admin" w:date="2013-06-30T22:52:00Z">
        <w:r w:rsidRPr="00A20DF3">
          <w:rPr>
            <w:highlight w:val="yellow"/>
            <w:lang w:val="pt-PT"/>
            <w:rPrChange w:id="287" w:author="Admin" w:date="2013-06-30T22:54:00Z">
              <w:rPr/>
            </w:rPrChange>
          </w:rPr>
          <w:t xml:space="preserve"> da impressao continuar viva</w:t>
        </w:r>
      </w:ins>
      <w:r w:rsidR="006C0056">
        <w:rPr>
          <w:highlight w:val="yellow"/>
          <w:lang w:val="pt-PT"/>
        </w:rPr>
        <w:t>,</w:t>
      </w:r>
      <w:ins w:id="288" w:author="Admin" w:date="2013-06-30T22:52:00Z">
        <w:r w:rsidRPr="00A20DF3">
          <w:rPr>
            <w:highlight w:val="yellow"/>
            <w:lang w:val="pt-PT"/>
            <w:rPrChange w:id="289" w:author="Admin" w:date="2013-06-30T22:54:00Z">
              <w:rPr/>
            </w:rPrChange>
          </w:rPr>
          <w:t xml:space="preserve"> maquinas raras e historicas e prensas de im</w:t>
        </w:r>
      </w:ins>
      <w:r w:rsidR="006C0056">
        <w:rPr>
          <w:highlight w:val="yellow"/>
          <w:lang w:val="pt-PT"/>
        </w:rPr>
        <w:t>pr</w:t>
      </w:r>
      <w:ins w:id="290" w:author="Admin" w:date="2013-06-30T22:52:00Z">
        <w:r w:rsidRPr="00A20DF3">
          <w:rPr>
            <w:highlight w:val="yellow"/>
            <w:lang w:val="pt-PT"/>
            <w:rPrChange w:id="291" w:author="Admin" w:date="2013-06-30T22:54:00Z">
              <w:rPr/>
            </w:rPrChange>
          </w:rPr>
          <w:t>essao sao paresentadas em a</w:t>
        </w:r>
      </w:ins>
      <w:r w:rsidR="006C0056">
        <w:rPr>
          <w:highlight w:val="yellow"/>
          <w:lang w:val="pt-PT"/>
        </w:rPr>
        <w:t>c</w:t>
      </w:r>
      <w:ins w:id="292" w:author="Admin" w:date="2013-06-30T22:52:00Z">
        <w:r w:rsidRPr="00A20DF3">
          <w:rPr>
            <w:highlight w:val="yellow"/>
            <w:lang w:val="pt-PT"/>
            <w:rPrChange w:id="293" w:author="Admin" w:date="2013-06-30T22:54:00Z">
              <w:rPr/>
            </w:rPrChange>
          </w:rPr>
          <w:t>cao, permitindo aos visitantes a experiencia da impressao em todos os sentidos.</w:t>
        </w:r>
      </w:ins>
    </w:p>
    <w:p w14:paraId="365AB65A" w14:textId="77777777" w:rsidR="007922F0" w:rsidRPr="00A20DF3" w:rsidRDefault="007922F0" w:rsidP="00D03DE3">
      <w:pPr>
        <w:rPr>
          <w:sz w:val="22"/>
          <w:lang w:val="pt-PT"/>
          <w:rPrChange w:id="294" w:author="Admin" w:date="2013-06-30T22:53:00Z">
            <w:rPr>
              <w:lang w:val="en-US"/>
            </w:rPr>
          </w:rPrChange>
        </w:rPr>
      </w:pPr>
    </w:p>
    <w:p w14:paraId="70D214A7" w14:textId="450E74AE" w:rsidR="00CE6B36" w:rsidRPr="00A20DF3" w:rsidRDefault="006A59B7" w:rsidP="006A59B7">
      <w:pPr>
        <w:rPr>
          <w:ins w:id="295" w:author="Admin" w:date="2013-06-30T22:54:00Z"/>
          <w:lang w:val="pt-PT"/>
        </w:rPr>
      </w:pPr>
      <w:r w:rsidRPr="00A20DF3">
        <w:rPr>
          <w:b/>
          <w:lang w:val="pt-PT"/>
          <w:rPrChange w:id="296" w:author="Wolfgang J. Toechterle" w:date="2013-06-22T10:32:00Z">
            <w:rPr>
              <w:b/>
              <w:lang w:val="en-US"/>
            </w:rPr>
          </w:rPrChange>
        </w:rPr>
        <w:t>The museum’s collection</w:t>
      </w:r>
      <w:r w:rsidRPr="00A20DF3">
        <w:rPr>
          <w:lang w:val="pt-PT"/>
          <w:rPrChange w:id="297" w:author="Wolfgang J. Toechterle" w:date="2013-06-22T10:32:00Z">
            <w:rPr>
              <w:lang w:val="en-US"/>
            </w:rPr>
          </w:rPrChange>
        </w:rPr>
        <w:t xml:space="preserve"> of around 100 working machines and press</w:t>
      </w:r>
      <w:del w:id="298" w:author="Kinder" w:date="2013-06-29T10:51:00Z">
        <w:r w:rsidRPr="00A20DF3" w:rsidDel="00597D72">
          <w:rPr>
            <w:lang w:val="pt-PT"/>
            <w:rPrChange w:id="299" w:author="Wolfgang J. Toechterle" w:date="2013-06-22T10:32:00Z">
              <w:rPr>
                <w:lang w:val="en-US"/>
              </w:rPr>
            </w:rPrChange>
          </w:rPr>
          <w:delText>es</w:delText>
        </w:r>
      </w:del>
      <w:r w:rsidRPr="00A20DF3">
        <w:rPr>
          <w:lang w:val="pt-PT"/>
          <w:rPrChange w:id="300" w:author="Wolfgang J. Toechterle" w:date="2013-06-22T10:32:00Z">
            <w:rPr>
              <w:lang w:val="en-US"/>
            </w:rPr>
          </w:rPrChange>
        </w:rPr>
        <w:t xml:space="preserve"> for historical casting, composing and printing techniques really brings the history of printing alive</w:t>
      </w:r>
      <w:del w:id="301" w:author="Kinder" w:date="2013-06-30T08:17:00Z">
        <w:r w:rsidRPr="00A20DF3" w:rsidDel="006402F1">
          <w:rPr>
            <w:lang w:val="pt-PT"/>
            <w:rPrChange w:id="302" w:author="Wolfgang J. Toechterle" w:date="2013-06-22T10:32:00Z">
              <w:rPr>
                <w:lang w:val="en-US"/>
              </w:rPr>
            </w:rPrChange>
          </w:rPr>
          <w:delText>. With</w:delText>
        </w:r>
      </w:del>
      <w:r w:rsidRPr="00A20DF3">
        <w:rPr>
          <w:lang w:val="pt-PT"/>
          <w:rPrChange w:id="303" w:author="Wolfgang J. Toechterle" w:date="2013-06-22T10:32:00Z">
            <w:rPr>
              <w:lang w:val="en-US"/>
            </w:rPr>
          </w:rPrChange>
        </w:rPr>
        <w:t xml:space="preserve"> combining a museum and an active workshop, visitors still can experience printing process</w:t>
      </w:r>
      <w:del w:id="304" w:author="Kinder" w:date="2013-06-30T08:27:00Z">
        <w:r w:rsidRPr="00A20DF3" w:rsidDel="00123A66">
          <w:rPr>
            <w:lang w:val="pt-PT"/>
            <w:rPrChange w:id="305" w:author="Wolfgang J. Toechterle" w:date="2013-06-22T10:32:00Z">
              <w:rPr>
                <w:lang w:val="en-US"/>
              </w:rPr>
            </w:rPrChange>
          </w:rPr>
          <w:delText>es</w:delText>
        </w:r>
      </w:del>
      <w:del w:id="306" w:author="Kinder" w:date="2013-06-30T08:17:00Z">
        <w:r w:rsidRPr="00A20DF3" w:rsidDel="006402F1">
          <w:rPr>
            <w:lang w:val="pt-PT"/>
            <w:rPrChange w:id="307" w:author="Wolfgang J. Toechterle" w:date="2013-06-22T10:32:00Z">
              <w:rPr>
                <w:lang w:val="en-US"/>
              </w:rPr>
            </w:rPrChange>
          </w:rPr>
          <w:delText xml:space="preserve"> at</w:delText>
        </w:r>
      </w:del>
      <w:r w:rsidRPr="00A20DF3">
        <w:rPr>
          <w:lang w:val="pt-PT"/>
          <w:rPrChange w:id="308" w:author="Wolfgang J. Toechterle" w:date="2013-06-22T10:32:00Z">
            <w:rPr>
              <w:lang w:val="en-US"/>
            </w:rPr>
          </w:rPrChange>
        </w:rPr>
        <w:t xml:space="preserve"> first hand.</w:t>
      </w:r>
      <w:r w:rsidR="00306215" w:rsidRPr="00A20DF3">
        <w:rPr>
          <w:lang w:val="pt-PT"/>
          <w:rPrChange w:id="309" w:author="Wolfgang J. Toechterle" w:date="2013-06-22T10:32:00Z">
            <w:rPr>
              <w:lang w:val="en-US"/>
            </w:rPr>
          </w:rPrChange>
        </w:rPr>
        <w:t xml:space="preserve"> </w:t>
      </w:r>
      <w:r w:rsidRPr="00A20DF3">
        <w:rPr>
          <w:lang w:val="pt-PT"/>
          <w:rPrChange w:id="310" w:author="Wolfgang J. Toechterle" w:date="2013-06-22T10:32:00Z">
            <w:rPr>
              <w:lang w:val="en-US"/>
            </w:rPr>
          </w:rPrChange>
        </w:rPr>
        <w:t xml:space="preserve">The Museum of </w:t>
      </w:r>
      <w:del w:id="311" w:author="Kinder" w:date="2013-06-30T08:26:00Z">
        <w:r w:rsidRPr="00A20DF3" w:rsidDel="00123A66">
          <w:rPr>
            <w:lang w:val="pt-PT"/>
            <w:rPrChange w:id="312" w:author="Wolfgang J. Toechterle" w:date="2013-06-22T10:32:00Z">
              <w:rPr>
                <w:lang w:val="en-US"/>
              </w:rPr>
            </w:rPrChange>
          </w:rPr>
          <w:delText xml:space="preserve">the </w:delText>
        </w:r>
      </w:del>
      <w:r w:rsidRPr="00A20DF3">
        <w:rPr>
          <w:lang w:val="pt-PT"/>
          <w:rPrChange w:id="313" w:author="Wolfgang J. Toechterle" w:date="2013-06-22T10:32:00Z">
            <w:rPr>
              <w:lang w:val="en-US"/>
            </w:rPr>
          </w:rPrChange>
        </w:rPr>
        <w:t>Printing Arts also houses a handcraft book</w:t>
      </w:r>
      <w:ins w:id="314" w:author="Kinder" w:date="2013-06-29T10:52:00Z">
        <w:r w:rsidR="00597D72" w:rsidRPr="00A20DF3">
          <w:rPr>
            <w:lang w:val="pt-PT"/>
          </w:rPr>
          <w:t xml:space="preserve"> </w:t>
        </w:r>
      </w:ins>
      <w:r w:rsidRPr="00A20DF3">
        <w:rPr>
          <w:lang w:val="pt-PT"/>
          <w:rPrChange w:id="315" w:author="Wolfgang J. Toechterle" w:date="2013-06-22T10:32:00Z">
            <w:rPr>
              <w:lang w:val="en-US"/>
            </w:rPr>
          </w:rPrChange>
        </w:rPr>
        <w:t>bindery, a workshop of a wood engrav</w:t>
      </w:r>
      <w:ins w:id="316" w:author="Kinder" w:date="2013-06-30T08:26:00Z">
        <w:r w:rsidR="00123A66" w:rsidRPr="00A20DF3">
          <w:rPr>
            <w:lang w:val="pt-PT"/>
          </w:rPr>
          <w:t>ing</w:t>
        </w:r>
      </w:ins>
      <w:del w:id="317" w:author="Kinder" w:date="2013-06-30T08:26:00Z">
        <w:r w:rsidRPr="00A20DF3" w:rsidDel="00123A66">
          <w:rPr>
            <w:lang w:val="pt-PT"/>
            <w:rPrChange w:id="318" w:author="Wolfgang J. Toechterle" w:date="2013-06-22T10:32:00Z">
              <w:rPr>
                <w:lang w:val="en-US"/>
              </w:rPr>
            </w:rPrChange>
          </w:rPr>
          <w:delText>er</w:delText>
        </w:r>
      </w:del>
      <w:r w:rsidRPr="00A20DF3">
        <w:rPr>
          <w:lang w:val="pt-PT"/>
          <w:rPrChange w:id="319" w:author="Wolfgang J. Toechterle" w:date="2013-06-22T10:32:00Z">
            <w:rPr>
              <w:lang w:val="en-US"/>
            </w:rPr>
          </w:rPrChange>
        </w:rPr>
        <w:t xml:space="preserve"> and a</w:t>
      </w:r>
      <w:del w:id="320" w:author="Kinder" w:date="2013-06-30T08:26:00Z">
        <w:r w:rsidRPr="00A20DF3" w:rsidDel="00123A66">
          <w:rPr>
            <w:lang w:val="pt-PT"/>
            <w:rPrChange w:id="321" w:author="Wolfgang J. Toechterle" w:date="2013-06-22T10:32:00Z">
              <w:rPr>
                <w:lang w:val="en-US"/>
              </w:rPr>
            </w:rPrChange>
          </w:rPr>
          <w:delText>n</w:delText>
        </w:r>
      </w:del>
      <w:r w:rsidRPr="00A20DF3">
        <w:rPr>
          <w:lang w:val="pt-PT"/>
          <w:rPrChange w:id="322" w:author="Wolfgang J. Toechterle" w:date="2013-06-22T10:32:00Z">
            <w:rPr>
              <w:lang w:val="en-US"/>
            </w:rPr>
          </w:rPrChange>
        </w:rPr>
        <w:t xml:space="preserve"> unique collection of more than 4,000 different typefaces from European and oriental provenance. The Museum of</w:t>
      </w:r>
      <w:del w:id="323" w:author="Kinder" w:date="2013-06-30T08:26:00Z">
        <w:r w:rsidRPr="00A20DF3" w:rsidDel="00123A66">
          <w:rPr>
            <w:lang w:val="pt-PT"/>
            <w:rPrChange w:id="324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A20DF3">
        <w:rPr>
          <w:lang w:val="pt-PT"/>
          <w:rPrChange w:id="325" w:author="Wolfgang J. Toechterle" w:date="2013-06-22T10:32:00Z">
            <w:rPr>
              <w:lang w:val="en-US"/>
            </w:rPr>
          </w:rPrChange>
        </w:rPr>
        <w:t xml:space="preserve"> Printing Arts is based in the former industrial quarter Plagwitz in a listed industrial building that has been in continuous use as a printing house si</w:t>
      </w:r>
      <w:r w:rsidR="007B47BC" w:rsidRPr="00A20DF3">
        <w:rPr>
          <w:lang w:val="pt-PT"/>
          <w:rPrChange w:id="326" w:author="Wolfgang J. Toechterle" w:date="2013-06-22T10:32:00Z">
            <w:rPr>
              <w:lang w:val="en-US"/>
            </w:rPr>
          </w:rPrChange>
        </w:rPr>
        <w:t>nce the early 20th</w:t>
      </w:r>
      <w:r w:rsidRPr="00A20DF3">
        <w:rPr>
          <w:lang w:val="pt-PT"/>
          <w:rPrChange w:id="327" w:author="Wolfgang J. Toechterle" w:date="2013-06-22T10:32:00Z">
            <w:rPr>
              <w:lang w:val="en-US"/>
            </w:rPr>
          </w:rPrChange>
        </w:rPr>
        <w:t xml:space="preserve"> century.</w:t>
      </w:r>
    </w:p>
    <w:p w14:paraId="4A0AF497" w14:textId="77777777" w:rsidR="007922F0" w:rsidRPr="00A20DF3" w:rsidRDefault="007922F0" w:rsidP="006A59B7">
      <w:pPr>
        <w:rPr>
          <w:ins w:id="328" w:author="Admin" w:date="2013-06-30T22:54:00Z"/>
          <w:lang w:val="pt-PT"/>
        </w:rPr>
      </w:pPr>
    </w:p>
    <w:p w14:paraId="21562704" w14:textId="5A3CCA34" w:rsidR="007922F0" w:rsidRPr="00A20DF3" w:rsidRDefault="007922F0" w:rsidP="006C0056">
      <w:pPr>
        <w:rPr>
          <w:lang w:val="pt-PT"/>
          <w:rPrChange w:id="329" w:author="Wolfgang J. Toechterle" w:date="2013-06-22T10:32:00Z">
            <w:rPr>
              <w:lang w:val="en-US"/>
            </w:rPr>
          </w:rPrChange>
        </w:rPr>
      </w:pPr>
      <w:ins w:id="330" w:author="Admin" w:date="2013-06-30T22:54:00Z">
        <w:r w:rsidRPr="00A20DF3">
          <w:rPr>
            <w:highlight w:val="yellow"/>
            <w:lang w:val="pt-PT"/>
            <w:rPrChange w:id="331" w:author="Admin" w:date="2013-07-01T00:14:00Z">
              <w:rPr/>
            </w:rPrChange>
          </w:rPr>
          <w:t>A colecao do museu</w:t>
        </w:r>
      </w:ins>
      <w:ins w:id="332" w:author="Admin" w:date="2013-06-30T22:58:00Z">
        <w:r w:rsidRPr="00A20DF3">
          <w:rPr>
            <w:highlight w:val="yellow"/>
            <w:lang w:val="pt-PT"/>
            <w:rPrChange w:id="333" w:author="Admin" w:date="2013-07-01T00:14:00Z">
              <w:rPr/>
            </w:rPrChange>
          </w:rPr>
          <w:t xml:space="preserve"> possui</w:t>
        </w:r>
      </w:ins>
      <w:ins w:id="334" w:author="Admin" w:date="2013-06-30T22:54:00Z">
        <w:r w:rsidRPr="00A20DF3">
          <w:rPr>
            <w:highlight w:val="yellow"/>
            <w:lang w:val="pt-PT"/>
            <w:rPrChange w:id="335" w:author="Admin" w:date="2013-07-01T00:14:00Z">
              <w:rPr/>
            </w:rPrChange>
          </w:rPr>
          <w:t xml:space="preserve"> </w:t>
        </w:r>
      </w:ins>
      <w:r w:rsidR="006C0056">
        <w:rPr>
          <w:highlight w:val="yellow"/>
          <w:lang w:val="pt-PT"/>
        </w:rPr>
        <w:t>cerca de</w:t>
      </w:r>
      <w:ins w:id="336" w:author="Admin" w:date="2013-06-30T22:54:00Z">
        <w:r w:rsidRPr="00A20DF3">
          <w:rPr>
            <w:highlight w:val="yellow"/>
            <w:lang w:val="pt-PT"/>
            <w:rPrChange w:id="337" w:author="Admin" w:date="2013-07-01T00:14:00Z">
              <w:rPr/>
            </w:rPrChange>
          </w:rPr>
          <w:t xml:space="preserve"> 100 maquinas</w:t>
        </w:r>
      </w:ins>
      <w:ins w:id="338" w:author="Admin" w:date="2013-06-30T22:55:00Z">
        <w:r w:rsidRPr="00A20DF3">
          <w:rPr>
            <w:highlight w:val="yellow"/>
            <w:lang w:val="pt-PT"/>
            <w:rPrChange w:id="339" w:author="Admin" w:date="2013-07-01T00:14:00Z">
              <w:rPr/>
            </w:rPrChange>
          </w:rPr>
          <w:t xml:space="preserve"> </w:t>
        </w:r>
      </w:ins>
      <w:ins w:id="340" w:author="Admin" w:date="2013-06-30T22:56:00Z">
        <w:r w:rsidRPr="00A20DF3">
          <w:rPr>
            <w:highlight w:val="yellow"/>
            <w:lang w:val="pt-PT"/>
            <w:rPrChange w:id="341" w:author="Admin" w:date="2013-07-01T00:14:00Z">
              <w:rPr/>
            </w:rPrChange>
          </w:rPr>
          <w:t>em plena funcao, composicao e tecnicas de impressao</w:t>
        </w:r>
      </w:ins>
      <w:ins w:id="342" w:author="Admin" w:date="2013-06-30T22:58:00Z">
        <w:r w:rsidRPr="00A20DF3">
          <w:rPr>
            <w:highlight w:val="yellow"/>
            <w:lang w:val="pt-PT"/>
            <w:rPrChange w:id="343" w:author="Admin" w:date="2013-07-01T00:14:00Z">
              <w:rPr/>
            </w:rPrChange>
          </w:rPr>
          <w:t xml:space="preserve"> </w:t>
        </w:r>
      </w:ins>
      <w:r w:rsidR="006C0056">
        <w:rPr>
          <w:highlight w:val="yellow"/>
          <w:lang w:val="pt-PT"/>
        </w:rPr>
        <w:t>antigas fazem</w:t>
      </w:r>
      <w:ins w:id="344" w:author="Admin" w:date="2013-06-30T22:58:00Z">
        <w:r w:rsidRPr="00A20DF3">
          <w:rPr>
            <w:highlight w:val="yellow"/>
            <w:lang w:val="pt-PT"/>
            <w:rPrChange w:id="345" w:author="Admin" w:date="2013-07-01T00:14:00Z">
              <w:rPr/>
            </w:rPrChange>
          </w:rPr>
          <w:t xml:space="preserve"> renascer a historia da impressao, combin</w:t>
        </w:r>
      </w:ins>
      <w:ins w:id="346" w:author="Admin" w:date="2013-06-30T23:04:00Z">
        <w:r w:rsidR="00CA04D5" w:rsidRPr="00A20DF3">
          <w:rPr>
            <w:highlight w:val="yellow"/>
            <w:lang w:val="pt-PT"/>
            <w:rPrChange w:id="347" w:author="Admin" w:date="2013-07-01T00:14:00Z">
              <w:rPr/>
            </w:rPrChange>
          </w:rPr>
          <w:t>a</w:t>
        </w:r>
      </w:ins>
      <w:ins w:id="348" w:author="Admin" w:date="2013-06-30T22:58:00Z">
        <w:r w:rsidRPr="00A20DF3">
          <w:rPr>
            <w:highlight w:val="yellow"/>
            <w:lang w:val="pt-PT"/>
            <w:rPrChange w:id="349" w:author="Admin" w:date="2013-07-01T00:14:00Z">
              <w:rPr/>
            </w:rPrChange>
          </w:rPr>
          <w:t>ndo o museu e a</w:t>
        </w:r>
      </w:ins>
      <w:ins w:id="350" w:author="Admin" w:date="2013-06-30T22:59:00Z">
        <w:r w:rsidR="00824319" w:rsidRPr="00A20DF3">
          <w:rPr>
            <w:highlight w:val="yellow"/>
            <w:lang w:val="pt-PT"/>
            <w:rPrChange w:id="351" w:author="Admin" w:date="2013-07-01T00:14:00Z">
              <w:rPr/>
            </w:rPrChange>
          </w:rPr>
          <w:t xml:space="preserve"> oficina a</w:t>
        </w:r>
      </w:ins>
      <w:r w:rsidR="006C0056">
        <w:rPr>
          <w:highlight w:val="yellow"/>
          <w:lang w:val="pt-PT"/>
        </w:rPr>
        <w:t>c</w:t>
      </w:r>
      <w:ins w:id="352" w:author="Admin" w:date="2013-06-30T22:59:00Z">
        <w:r w:rsidR="00824319" w:rsidRPr="00A20DF3">
          <w:rPr>
            <w:highlight w:val="yellow"/>
            <w:lang w:val="pt-PT"/>
            <w:rPrChange w:id="353" w:author="Admin" w:date="2013-07-01T00:14:00Z">
              <w:rPr/>
            </w:rPrChange>
          </w:rPr>
          <w:t xml:space="preserve">tiva, os </w:t>
        </w:r>
      </w:ins>
      <w:ins w:id="354" w:author="Admin" w:date="2013-06-30T23:00:00Z">
        <w:r w:rsidR="00824319" w:rsidRPr="00A20DF3">
          <w:rPr>
            <w:highlight w:val="yellow"/>
            <w:lang w:val="pt-PT"/>
            <w:rPrChange w:id="355" w:author="Admin" w:date="2013-07-01T00:14:00Z">
              <w:rPr/>
            </w:rPrChange>
          </w:rPr>
          <w:t>visitant</w:t>
        </w:r>
      </w:ins>
      <w:ins w:id="356" w:author="Admin" w:date="2013-06-30T23:05:00Z">
        <w:r w:rsidR="00CA04D5" w:rsidRPr="00A20DF3">
          <w:rPr>
            <w:highlight w:val="yellow"/>
            <w:lang w:val="pt-PT"/>
            <w:rPrChange w:id="357" w:author="Admin" w:date="2013-07-01T00:14:00Z">
              <w:rPr/>
            </w:rPrChange>
          </w:rPr>
          <w:t>e</w:t>
        </w:r>
      </w:ins>
      <w:ins w:id="358" w:author="Admin" w:date="2013-06-30T23:00:00Z">
        <w:r w:rsidR="00824319" w:rsidRPr="00A20DF3">
          <w:rPr>
            <w:highlight w:val="yellow"/>
            <w:lang w:val="pt-PT"/>
            <w:rPrChange w:id="359" w:author="Admin" w:date="2013-07-01T00:14:00Z">
              <w:rPr/>
            </w:rPrChange>
          </w:rPr>
          <w:t>s</w:t>
        </w:r>
      </w:ins>
      <w:ins w:id="360" w:author="Admin" w:date="2013-06-30T22:59:00Z">
        <w:r w:rsidR="00824319" w:rsidRPr="00A20DF3">
          <w:rPr>
            <w:highlight w:val="yellow"/>
            <w:lang w:val="pt-PT"/>
            <w:rPrChange w:id="361" w:author="Admin" w:date="2013-07-01T00:14:00Z">
              <w:rPr/>
            </w:rPrChange>
          </w:rPr>
          <w:t xml:space="preserve"> </w:t>
        </w:r>
      </w:ins>
      <w:ins w:id="362" w:author="Admin" w:date="2013-06-30T23:00:00Z">
        <w:r w:rsidR="00824319" w:rsidRPr="00A20DF3">
          <w:rPr>
            <w:highlight w:val="yellow"/>
            <w:lang w:val="pt-PT"/>
            <w:rPrChange w:id="363" w:author="Admin" w:date="2013-07-01T00:14:00Z">
              <w:rPr/>
            </w:rPrChange>
          </w:rPr>
          <w:t>podem experimentar em primeira mao um processo de impressao. O Museum of Printing Arts</w:t>
        </w:r>
      </w:ins>
      <w:ins w:id="364" w:author="Admin" w:date="2013-06-30T23:05:00Z">
        <w:r w:rsidR="00CA04D5" w:rsidRPr="00A20DF3">
          <w:rPr>
            <w:highlight w:val="yellow"/>
            <w:lang w:val="pt-PT"/>
            <w:rPrChange w:id="365" w:author="Admin" w:date="2013-07-01T00:14:00Z">
              <w:rPr/>
            </w:rPrChange>
          </w:rPr>
          <w:t xml:space="preserve"> tambem conta com uma encadernadora official, uma oficina de gra</w:t>
        </w:r>
      </w:ins>
      <w:r w:rsidR="006C0056">
        <w:rPr>
          <w:highlight w:val="yellow"/>
          <w:lang w:val="pt-PT"/>
        </w:rPr>
        <w:t>vacao</w:t>
      </w:r>
      <w:ins w:id="366" w:author="Admin" w:date="2013-06-30T23:05:00Z">
        <w:r w:rsidR="00CA04D5" w:rsidRPr="00A20DF3">
          <w:rPr>
            <w:highlight w:val="yellow"/>
            <w:lang w:val="pt-PT"/>
            <w:rPrChange w:id="367" w:author="Admin" w:date="2013-07-01T00:14:00Z">
              <w:rPr/>
            </w:rPrChange>
          </w:rPr>
          <w:t xml:space="preserve"> em madeira e uma colecao unica de mais de 4000 tipografias de origem europeia e oriental. </w:t>
        </w:r>
      </w:ins>
      <w:ins w:id="368" w:author="Admin" w:date="2013-06-30T23:06:00Z">
        <w:r w:rsidR="00CA04D5" w:rsidRPr="00A20DF3">
          <w:rPr>
            <w:highlight w:val="yellow"/>
            <w:lang w:val="pt-PT"/>
            <w:rPrChange w:id="369" w:author="Admin" w:date="2013-07-01T00:14:00Z">
              <w:rPr/>
            </w:rPrChange>
          </w:rPr>
          <w:t>O Museum of Printing Arts esta localizado no antigo bairro industrial Plagwitz, num edificio industrial protegido que foi utilizado como grafica desde o incio do seculo 20.</w:t>
        </w:r>
      </w:ins>
    </w:p>
    <w:p w14:paraId="466F4806" w14:textId="77777777" w:rsidR="00D03DE3" w:rsidRPr="00A20DF3" w:rsidRDefault="00D03DE3" w:rsidP="006A59B7">
      <w:pPr>
        <w:rPr>
          <w:lang w:val="pt-PT"/>
          <w:rPrChange w:id="370" w:author="Wolfgang J. Toechterle" w:date="2013-06-22T10:32:00Z">
            <w:rPr>
              <w:lang w:val="en-US"/>
            </w:rPr>
          </w:rPrChange>
        </w:rPr>
      </w:pPr>
    </w:p>
    <w:p w14:paraId="329907A1" w14:textId="77777777" w:rsidR="005A4A93" w:rsidRDefault="005A4A93" w:rsidP="00D03DE3">
      <w:pPr>
        <w:rPr>
          <w:lang w:val="pt-PT"/>
        </w:rPr>
      </w:pPr>
    </w:p>
    <w:p w14:paraId="33C680FC" w14:textId="77777777" w:rsidR="005A4A93" w:rsidRDefault="005A4A93" w:rsidP="00D03DE3">
      <w:pPr>
        <w:rPr>
          <w:lang w:val="pt-PT"/>
        </w:rPr>
      </w:pPr>
    </w:p>
    <w:p w14:paraId="614F00B0" w14:textId="77777777" w:rsidR="005A4A93" w:rsidRDefault="005A4A93" w:rsidP="00D03DE3">
      <w:pPr>
        <w:rPr>
          <w:lang w:val="pt-PT"/>
        </w:rPr>
      </w:pPr>
    </w:p>
    <w:p w14:paraId="2EDA422B" w14:textId="77777777" w:rsidR="005A4A93" w:rsidRDefault="005A4A93" w:rsidP="00D03DE3">
      <w:pPr>
        <w:rPr>
          <w:lang w:val="pt-PT"/>
        </w:rPr>
      </w:pPr>
    </w:p>
    <w:p w14:paraId="06294A7C" w14:textId="77777777" w:rsidR="005A4A93" w:rsidRDefault="005A4A93" w:rsidP="00D03DE3">
      <w:pPr>
        <w:rPr>
          <w:lang w:val="pt-PT"/>
        </w:rPr>
      </w:pPr>
    </w:p>
    <w:p w14:paraId="791B28DF" w14:textId="77777777" w:rsidR="005A4A93" w:rsidRDefault="005A4A93" w:rsidP="00D03DE3">
      <w:pPr>
        <w:rPr>
          <w:lang w:val="pt-PT"/>
        </w:rPr>
      </w:pPr>
    </w:p>
    <w:p w14:paraId="362AE3AC" w14:textId="445650AD" w:rsidR="00D03DE3" w:rsidRPr="00A20DF3" w:rsidRDefault="00D03DE3" w:rsidP="00D03DE3">
      <w:pPr>
        <w:rPr>
          <w:ins w:id="371" w:author="Admin" w:date="2013-06-30T23:09:00Z"/>
          <w:lang w:val="pt-PT"/>
        </w:rPr>
      </w:pPr>
      <w:del w:id="372" w:author="Kinder" w:date="2013-06-29T10:53:00Z">
        <w:r w:rsidRPr="00A20DF3" w:rsidDel="00597D72">
          <w:rPr>
            <w:lang w:val="pt-PT"/>
            <w:rPrChange w:id="373" w:author="Wolfgang J. Toechterle" w:date="2013-06-22T10:32:00Z">
              <w:rPr>
                <w:lang w:val="en-US"/>
              </w:rPr>
            </w:rPrChange>
          </w:rPr>
          <w:lastRenderedPageBreak/>
          <w:delText xml:space="preserve">Some </w:delText>
        </w:r>
      </w:del>
      <w:ins w:id="374" w:author="Kinder" w:date="2013-06-29T10:53:00Z">
        <w:r w:rsidR="00597D72" w:rsidRPr="00A20DF3">
          <w:rPr>
            <w:lang w:val="pt-PT"/>
          </w:rPr>
          <w:t>T</w:t>
        </w:r>
      </w:ins>
      <w:del w:id="375" w:author="Kinder" w:date="2013-06-29T10:53:00Z">
        <w:r w:rsidRPr="00A20DF3" w:rsidDel="00597D72">
          <w:rPr>
            <w:lang w:val="pt-PT"/>
            <w:rPrChange w:id="376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A20DF3">
        <w:rPr>
          <w:lang w:val="pt-PT"/>
          <w:rPrChange w:id="377" w:author="Wolfgang J. Toechterle" w:date="2013-06-22T10:32:00Z">
            <w:rPr>
              <w:lang w:val="en-US"/>
            </w:rPr>
          </w:rPrChange>
        </w:rPr>
        <w:t xml:space="preserve">hree </w:t>
      </w:r>
      <w:r w:rsidRPr="00A20DF3">
        <w:rPr>
          <w:b/>
          <w:lang w:val="pt-PT"/>
          <w:rPrChange w:id="378" w:author="Wolfgang J. Toechterle" w:date="2013-06-22T10:32:00Z">
            <w:rPr>
              <w:b/>
              <w:lang w:val="en-US"/>
            </w:rPr>
          </w:rPrChange>
        </w:rPr>
        <w:t>special exhibitions per year</w:t>
      </w:r>
      <w:r w:rsidRPr="00A20DF3">
        <w:rPr>
          <w:lang w:val="pt-PT"/>
          <w:rPrChange w:id="379" w:author="Wolfgang J. Toechterle" w:date="2013-06-22T10:32:00Z">
            <w:rPr>
              <w:lang w:val="en-US"/>
            </w:rPr>
          </w:rPrChange>
        </w:rPr>
        <w:t xml:space="preserve"> focus on individual theme</w:t>
      </w:r>
      <w:del w:id="380" w:author="Kinder" w:date="2013-06-29T10:53:00Z">
        <w:r w:rsidRPr="00A20DF3" w:rsidDel="00597D72">
          <w:rPr>
            <w:lang w:val="pt-PT"/>
            <w:rPrChange w:id="381" w:author="Wolfgang J. Toechterle" w:date="2013-06-22T10:32:00Z">
              <w:rPr>
                <w:lang w:val="en-US"/>
              </w:rPr>
            </w:rPrChange>
          </w:rPr>
          <w:delText>s</w:delText>
        </w:r>
      </w:del>
      <w:r w:rsidRPr="00A20DF3">
        <w:rPr>
          <w:lang w:val="pt-PT"/>
          <w:rPrChange w:id="382" w:author="Wolfgang J. Toechterle" w:date="2013-06-22T10:32:00Z">
            <w:rPr>
              <w:lang w:val="en-US"/>
            </w:rPr>
          </w:rPrChange>
        </w:rPr>
        <w:t xml:space="preserve"> related to printing and all its various facets. The current exhibition, which runs until mid-May 2012 is entitled “From lithography to offset printing</w:t>
      </w:r>
      <w:ins w:id="383" w:author="Kinder" w:date="2013-06-29T10:53:00Z">
        <w:r w:rsidR="00597D72" w:rsidRPr="00A20DF3">
          <w:rPr>
            <w:lang w:val="pt-PT"/>
          </w:rPr>
          <w:t>,</w:t>
        </w:r>
      </w:ins>
      <w:del w:id="384" w:author="Kinder" w:date="2013-06-29T10:53:00Z">
        <w:r w:rsidRPr="00A20DF3" w:rsidDel="00597D72">
          <w:rPr>
            <w:lang w:val="pt-PT"/>
            <w:rPrChange w:id="385" w:author="Wolfgang J. Toechterle" w:date="2013-06-22T10:32:00Z">
              <w:rPr>
                <w:lang w:val="en-US"/>
              </w:rPr>
            </w:rPrChange>
          </w:rPr>
          <w:delText>.</w:delText>
        </w:r>
      </w:del>
      <w:r w:rsidRPr="00A20DF3">
        <w:rPr>
          <w:lang w:val="pt-PT"/>
          <w:rPrChange w:id="386" w:author="Wolfgang J. Toechterle" w:date="2013-06-22T10:32:00Z">
            <w:rPr>
              <w:lang w:val="en-US"/>
            </w:rPr>
          </w:rPrChange>
        </w:rPr>
        <w:t xml:space="preserve"> </w:t>
      </w:r>
      <w:ins w:id="387" w:author="Kinder" w:date="2013-06-29T10:53:00Z">
        <w:r w:rsidR="00597D72" w:rsidRPr="00A20DF3">
          <w:rPr>
            <w:lang w:val="pt-PT"/>
          </w:rPr>
          <w:t>t</w:t>
        </w:r>
      </w:ins>
      <w:del w:id="388" w:author="Kinder" w:date="2013-06-29T10:53:00Z">
        <w:r w:rsidRPr="00A20DF3" w:rsidDel="00597D72">
          <w:rPr>
            <w:lang w:val="pt-PT"/>
            <w:rPrChange w:id="389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A20DF3">
        <w:rPr>
          <w:lang w:val="pt-PT"/>
          <w:rPrChange w:id="390" w:author="Wolfgang J. Toechterle" w:date="2013-06-22T10:32:00Z">
            <w:rPr>
              <w:lang w:val="en-US"/>
            </w:rPr>
          </w:rPrChange>
        </w:rPr>
        <w:t xml:space="preserve">he Kunstanstalt Carl Garte Leipzig and the collection of Hans Garte”. It shows extraordinary examples </w:t>
      </w:r>
      <w:r w:rsidR="007B47BC" w:rsidRPr="00A20DF3">
        <w:rPr>
          <w:lang w:val="pt-PT"/>
          <w:rPrChange w:id="391" w:author="Wolfgang J. Toechterle" w:date="2013-06-22T10:32:00Z">
            <w:rPr>
              <w:lang w:val="en-US"/>
            </w:rPr>
          </w:rPrChange>
        </w:rPr>
        <w:t>of multi-</w:t>
      </w:r>
      <w:del w:id="392" w:author="Wolfgang J. Toechterle" w:date="2013-06-22T11:52:00Z">
        <w:r w:rsidR="007B47BC" w:rsidRPr="00A20DF3" w:rsidDel="00510F1B">
          <w:rPr>
            <w:lang w:val="pt-PT"/>
            <w:rPrChange w:id="393" w:author="Wolfgang J. Toechterle" w:date="2013-06-22T10:32:00Z">
              <w:rPr>
                <w:lang w:val="en-US"/>
              </w:rPr>
            </w:rPrChange>
          </w:rPr>
          <w:delText>colo</w:delText>
        </w:r>
        <w:r w:rsidRPr="00A20DF3" w:rsidDel="00510F1B">
          <w:rPr>
            <w:lang w:val="pt-PT"/>
            <w:rPrChange w:id="394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395" w:author="Wolfgang J. Toechterle" w:date="2013-06-22T11:52:00Z">
        <w:r w:rsidR="00510F1B" w:rsidRPr="00A20DF3">
          <w:rPr>
            <w:lang w:val="pt-PT"/>
          </w:rPr>
          <w:t>colour</w:t>
        </w:r>
      </w:ins>
      <w:r w:rsidRPr="00A20DF3">
        <w:rPr>
          <w:lang w:val="pt-PT"/>
          <w:rPrChange w:id="396" w:author="Wolfgang J. Toechterle" w:date="2013-06-22T10:32:00Z">
            <w:rPr>
              <w:lang w:val="en-US"/>
            </w:rPr>
          </w:rPrChange>
        </w:rPr>
        <w:t xml:space="preserve"> lithography and early examples of offset printing from the beginning of the twentieth century.</w:t>
      </w:r>
    </w:p>
    <w:p w14:paraId="4FE79D93" w14:textId="77777777" w:rsidR="00CA04D5" w:rsidRPr="00A20DF3" w:rsidRDefault="00CA04D5" w:rsidP="00D03DE3">
      <w:pPr>
        <w:rPr>
          <w:ins w:id="397" w:author="Admin" w:date="2013-06-30T23:09:00Z"/>
          <w:lang w:val="pt-PT"/>
        </w:rPr>
      </w:pPr>
    </w:p>
    <w:p w14:paraId="0394DF28" w14:textId="587AC47D" w:rsidR="00CA04D5" w:rsidRPr="00A20DF3" w:rsidRDefault="00CA04D5" w:rsidP="005A4A93">
      <w:pPr>
        <w:rPr>
          <w:lang w:val="pt-PT"/>
          <w:rPrChange w:id="398" w:author="Admin" w:date="2013-06-30T23:15:00Z">
            <w:rPr>
              <w:lang w:val="en-US"/>
            </w:rPr>
          </w:rPrChange>
        </w:rPr>
      </w:pPr>
      <w:ins w:id="399" w:author="Admin" w:date="2013-06-30T23:09:00Z">
        <w:r w:rsidRPr="00A20DF3">
          <w:rPr>
            <w:highlight w:val="yellow"/>
            <w:lang w:val="pt-PT"/>
            <w:rPrChange w:id="400" w:author="Admin" w:date="2013-06-30T23:17:00Z">
              <w:rPr/>
            </w:rPrChange>
          </w:rPr>
          <w:t xml:space="preserve">Tres </w:t>
        </w:r>
      </w:ins>
      <w:r w:rsidR="005A4A93">
        <w:rPr>
          <w:b/>
          <w:highlight w:val="yellow"/>
          <w:lang w:val="pt-PT"/>
        </w:rPr>
        <w:t>exposicoes</w:t>
      </w:r>
      <w:ins w:id="401" w:author="Admin" w:date="2013-06-30T23:09:00Z">
        <w:r w:rsidRPr="00A20DF3">
          <w:rPr>
            <w:b/>
            <w:highlight w:val="yellow"/>
            <w:lang w:val="pt-PT"/>
            <w:rPrChange w:id="402" w:author="Admin" w:date="2013-06-30T23:18:00Z">
              <w:rPr/>
            </w:rPrChange>
          </w:rPr>
          <w:t xml:space="preserve"> especais por ano</w:t>
        </w:r>
        <w:r w:rsidRPr="00A20DF3">
          <w:rPr>
            <w:highlight w:val="yellow"/>
            <w:lang w:val="pt-PT"/>
            <w:rPrChange w:id="403" w:author="Admin" w:date="2013-06-30T23:17:00Z">
              <w:rPr/>
            </w:rPrChange>
          </w:rPr>
          <w:t xml:space="preserve"> </w:t>
        </w:r>
      </w:ins>
      <w:r w:rsidR="002574C4">
        <w:rPr>
          <w:highlight w:val="yellow"/>
          <w:lang w:val="pt-PT"/>
        </w:rPr>
        <w:t>que focam</w:t>
      </w:r>
      <w:ins w:id="404" w:author="Admin" w:date="2013-06-30T23:09:00Z">
        <w:r w:rsidR="00ED67B4" w:rsidRPr="00A20DF3">
          <w:rPr>
            <w:highlight w:val="yellow"/>
            <w:lang w:val="pt-PT"/>
            <w:rPrChange w:id="405" w:author="Admin" w:date="2013-06-30T23:17:00Z">
              <w:rPr/>
            </w:rPrChange>
          </w:rPr>
          <w:t xml:space="preserve"> temas especificos relativos a impressao e </w:t>
        </w:r>
      </w:ins>
      <w:r w:rsidR="002574C4">
        <w:rPr>
          <w:highlight w:val="yellow"/>
          <w:lang w:val="pt-PT"/>
        </w:rPr>
        <w:t xml:space="preserve">a </w:t>
      </w:r>
      <w:ins w:id="406" w:author="Admin" w:date="2013-06-30T23:09:00Z">
        <w:r w:rsidR="00ED67B4" w:rsidRPr="00A20DF3">
          <w:rPr>
            <w:highlight w:val="yellow"/>
            <w:lang w:val="pt-PT"/>
            <w:rPrChange w:id="407" w:author="Admin" w:date="2013-06-30T23:17:00Z">
              <w:rPr/>
            </w:rPrChange>
          </w:rPr>
          <w:t>tod</w:t>
        </w:r>
      </w:ins>
      <w:r w:rsidR="002574C4">
        <w:rPr>
          <w:highlight w:val="yellow"/>
          <w:lang w:val="pt-PT"/>
        </w:rPr>
        <w:t>a</w:t>
      </w:r>
      <w:ins w:id="408" w:author="Admin" w:date="2013-06-30T23:09:00Z">
        <w:r w:rsidR="00ED67B4" w:rsidRPr="00A20DF3">
          <w:rPr>
            <w:highlight w:val="yellow"/>
            <w:lang w:val="pt-PT"/>
            <w:rPrChange w:id="409" w:author="Admin" w:date="2013-06-30T23:17:00Z">
              <w:rPr/>
            </w:rPrChange>
          </w:rPr>
          <w:t xml:space="preserve">s </w:t>
        </w:r>
      </w:ins>
      <w:r w:rsidR="002574C4">
        <w:rPr>
          <w:highlight w:val="yellow"/>
          <w:lang w:val="pt-PT"/>
        </w:rPr>
        <w:t>a</w:t>
      </w:r>
      <w:ins w:id="410" w:author="Admin" w:date="2013-06-30T23:09:00Z">
        <w:r w:rsidR="00ED67B4" w:rsidRPr="00A20DF3">
          <w:rPr>
            <w:highlight w:val="yellow"/>
            <w:lang w:val="pt-PT"/>
            <w:rPrChange w:id="411" w:author="Admin" w:date="2013-06-30T23:17:00Z">
              <w:rPr/>
            </w:rPrChange>
          </w:rPr>
          <w:t>s s</w:t>
        </w:r>
      </w:ins>
      <w:r w:rsidR="002574C4">
        <w:rPr>
          <w:highlight w:val="yellow"/>
          <w:lang w:val="pt-PT"/>
        </w:rPr>
        <w:t>uas</w:t>
      </w:r>
      <w:ins w:id="412" w:author="Admin" w:date="2013-06-30T23:09:00Z">
        <w:r w:rsidR="00ED67B4" w:rsidRPr="00A20DF3">
          <w:rPr>
            <w:highlight w:val="yellow"/>
            <w:lang w:val="pt-PT"/>
            <w:rPrChange w:id="413" w:author="Admin" w:date="2013-06-30T23:17:00Z">
              <w:rPr/>
            </w:rPrChange>
          </w:rPr>
          <w:t xml:space="preserve"> </w:t>
        </w:r>
      </w:ins>
      <w:r w:rsidR="002574C4">
        <w:rPr>
          <w:highlight w:val="yellow"/>
          <w:lang w:val="pt-PT"/>
        </w:rPr>
        <w:t>facetas</w:t>
      </w:r>
      <w:ins w:id="414" w:author="Admin" w:date="2013-06-30T23:09:00Z">
        <w:r w:rsidR="00ED67B4" w:rsidRPr="00A20DF3">
          <w:rPr>
            <w:highlight w:val="yellow"/>
            <w:lang w:val="pt-PT"/>
            <w:rPrChange w:id="415" w:author="Admin" w:date="2013-06-30T23:17:00Z">
              <w:rPr/>
            </w:rPrChange>
          </w:rPr>
          <w:t xml:space="preserve">. </w:t>
        </w:r>
      </w:ins>
      <w:ins w:id="416" w:author="Admin" w:date="2013-06-30T23:10:00Z">
        <w:r w:rsidR="00ED67B4" w:rsidRPr="00A20DF3">
          <w:rPr>
            <w:highlight w:val="yellow"/>
            <w:lang w:val="pt-PT"/>
            <w:rPrChange w:id="417" w:author="Admin" w:date="2013-06-30T23:17:00Z">
              <w:rPr/>
            </w:rPrChange>
          </w:rPr>
          <w:t xml:space="preserve">A exposicao atual, que ficara </w:t>
        </w:r>
      </w:ins>
      <w:r w:rsidR="002574C4">
        <w:rPr>
          <w:highlight w:val="yellow"/>
          <w:lang w:val="pt-PT"/>
        </w:rPr>
        <w:t>patente</w:t>
      </w:r>
      <w:ins w:id="418" w:author="Admin" w:date="2013-06-30T23:10:00Z">
        <w:r w:rsidR="00ED67B4" w:rsidRPr="00A20DF3">
          <w:rPr>
            <w:highlight w:val="yellow"/>
            <w:lang w:val="pt-PT"/>
            <w:rPrChange w:id="419" w:author="Admin" w:date="2013-06-30T23:17:00Z">
              <w:rPr/>
            </w:rPrChange>
          </w:rPr>
          <w:t xml:space="preserve"> ate meados de maio de 2012, </w:t>
        </w:r>
      </w:ins>
      <w:r w:rsidR="002574C4">
        <w:rPr>
          <w:highlight w:val="yellow"/>
          <w:lang w:val="pt-PT"/>
        </w:rPr>
        <w:t>tem com</w:t>
      </w:r>
      <w:ins w:id="420" w:author="Admin" w:date="2013-06-30T23:10:00Z">
        <w:r w:rsidR="00ED67B4" w:rsidRPr="00A20DF3">
          <w:rPr>
            <w:highlight w:val="yellow"/>
            <w:lang w:val="pt-PT"/>
            <w:rPrChange w:id="421" w:author="Admin" w:date="2013-06-30T23:17:00Z">
              <w:rPr/>
            </w:rPrChange>
          </w:rPr>
          <w:t xml:space="preserve">o titulo </w:t>
        </w:r>
      </w:ins>
      <w:r w:rsidR="002574C4">
        <w:rPr>
          <w:highlight w:val="yellow"/>
          <w:lang w:val="pt-PT"/>
        </w:rPr>
        <w:t>“</w:t>
      </w:r>
      <w:ins w:id="422" w:author="Admin" w:date="2013-06-30T23:10:00Z">
        <w:r w:rsidR="00ED67B4" w:rsidRPr="00A20DF3">
          <w:rPr>
            <w:i/>
            <w:highlight w:val="yellow"/>
            <w:lang w:val="pt-PT"/>
            <w:rPrChange w:id="423" w:author="Admin" w:date="2013-06-30T23:17:00Z">
              <w:rPr/>
            </w:rPrChange>
          </w:rPr>
          <w:t>Da Litografia a impressao offset</w:t>
        </w:r>
      </w:ins>
      <w:ins w:id="424" w:author="Admin" w:date="2013-06-30T23:13:00Z">
        <w:r w:rsidR="00ED67B4" w:rsidRPr="00A20DF3">
          <w:rPr>
            <w:i/>
            <w:highlight w:val="yellow"/>
            <w:lang w:val="pt-PT"/>
            <w:rPrChange w:id="425" w:author="Admin" w:date="2013-06-30T23:17:00Z">
              <w:rPr/>
            </w:rPrChange>
          </w:rPr>
          <w:t>, Kunstanstalt Carlo Garte Leipizig e a colecao de Hans Garte</w:t>
        </w:r>
      </w:ins>
      <w:r w:rsidR="002574C4">
        <w:rPr>
          <w:i/>
          <w:highlight w:val="yellow"/>
          <w:lang w:val="pt-PT"/>
        </w:rPr>
        <w:t>”</w:t>
      </w:r>
      <w:ins w:id="426" w:author="Admin" w:date="2013-06-30T23:13:00Z">
        <w:r w:rsidR="00ED67B4" w:rsidRPr="00A20DF3">
          <w:rPr>
            <w:i/>
            <w:highlight w:val="yellow"/>
            <w:lang w:val="pt-PT"/>
            <w:rPrChange w:id="427" w:author="Admin" w:date="2013-06-30T23:17:00Z">
              <w:rPr/>
            </w:rPrChange>
          </w:rPr>
          <w:t>.</w:t>
        </w:r>
      </w:ins>
      <w:ins w:id="428" w:author="Admin" w:date="2013-06-30T23:15:00Z">
        <w:r w:rsidR="00ED67B4" w:rsidRPr="00A20DF3">
          <w:rPr>
            <w:highlight w:val="yellow"/>
            <w:lang w:val="pt-PT"/>
            <w:rPrChange w:id="429" w:author="Admin" w:date="2013-06-30T23:17:00Z">
              <w:rPr/>
            </w:rPrChange>
          </w:rPr>
          <w:t xml:space="preserve"> </w:t>
        </w:r>
      </w:ins>
      <w:r w:rsidR="002574C4">
        <w:rPr>
          <w:highlight w:val="yellow"/>
          <w:lang w:val="pt-PT"/>
        </w:rPr>
        <w:t xml:space="preserve">Esta exposicao mostra ao publico </w:t>
      </w:r>
      <w:ins w:id="430" w:author="Admin" w:date="2013-06-30T23:15:00Z">
        <w:r w:rsidR="00ED67B4" w:rsidRPr="00A20DF3">
          <w:rPr>
            <w:highlight w:val="yellow"/>
            <w:lang w:val="pt-PT"/>
            <w:rPrChange w:id="431" w:author="Admin" w:date="2013-06-30T23:17:00Z">
              <w:rPr/>
            </w:rPrChange>
          </w:rPr>
          <w:t>extraordinarios exemplos</w:t>
        </w:r>
      </w:ins>
      <w:ins w:id="432" w:author="Admin" w:date="2013-06-30T23:16:00Z">
        <w:r w:rsidR="00ED67B4" w:rsidRPr="00A20DF3">
          <w:rPr>
            <w:highlight w:val="yellow"/>
            <w:lang w:val="pt-PT"/>
            <w:rPrChange w:id="433" w:author="Admin" w:date="2013-06-30T23:17:00Z">
              <w:rPr/>
            </w:rPrChange>
          </w:rPr>
          <w:t xml:space="preserve"> da litografia multi cor e de impressao offset do inicio do seculo XX.</w:t>
        </w:r>
      </w:ins>
    </w:p>
    <w:p w14:paraId="5AD12157" w14:textId="77777777" w:rsidR="00F02B17" w:rsidRPr="00A20DF3" w:rsidRDefault="00F02B17" w:rsidP="00D03DE3">
      <w:pPr>
        <w:rPr>
          <w:lang w:val="pt-PT"/>
          <w:rPrChange w:id="434" w:author="Wolfgang J. Toechterle" w:date="2013-06-22T10:32:00Z">
            <w:rPr>
              <w:lang w:val="en-US"/>
            </w:rPr>
          </w:rPrChange>
        </w:rPr>
      </w:pPr>
    </w:p>
    <w:p w14:paraId="23F8F67A" w14:textId="5B76CC8D" w:rsidR="00F02B17" w:rsidRPr="00A20DF3" w:rsidRDefault="00F02B17" w:rsidP="00F02B17">
      <w:pPr>
        <w:rPr>
          <w:lang w:val="pt-PT"/>
          <w:rPrChange w:id="435" w:author="Wolfgang J. Toechterle" w:date="2013-06-22T10:32:00Z">
            <w:rPr>
              <w:lang w:val="en-US"/>
            </w:rPr>
          </w:rPrChange>
        </w:rPr>
      </w:pPr>
      <w:r w:rsidRPr="00A20DF3">
        <w:rPr>
          <w:b/>
          <w:lang w:val="pt-PT"/>
          <w:rPrChange w:id="436" w:author="Wolfgang J. Toechterle" w:date="2013-06-22T10:32:00Z">
            <w:rPr>
              <w:b/>
              <w:lang w:val="en-US"/>
            </w:rPr>
          </w:rPrChange>
        </w:rPr>
        <w:t>The Museum sees the future</w:t>
      </w:r>
      <w:r w:rsidRPr="00A20DF3">
        <w:rPr>
          <w:lang w:val="pt-PT"/>
          <w:rPrChange w:id="437" w:author="Wolfgang J. Toechterle" w:date="2013-06-22T10:32:00Z">
            <w:rPr>
              <w:lang w:val="en-US"/>
            </w:rPr>
          </w:rPrChange>
        </w:rPr>
        <w:t xml:space="preserve"> as lying in intelligent networking of print and Internet along the lines of “Augmented Reality” – with the difference that all the senses are addressed simultaneously at</w:t>
      </w:r>
      <w:del w:id="438" w:author="Kinder" w:date="2013-06-30T08:27:00Z">
        <w:r w:rsidRPr="00A20DF3" w:rsidDel="00123A66">
          <w:rPr>
            <w:lang w:val="pt-PT"/>
            <w:rPrChange w:id="439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A20DF3">
        <w:rPr>
          <w:lang w:val="pt-PT"/>
          <w:rPrChange w:id="440" w:author="Wolfgang J. Toechterle" w:date="2013-06-22T10:32:00Z">
            <w:rPr>
              <w:lang w:val="en-US"/>
            </w:rPr>
          </w:rPrChange>
        </w:rPr>
        <w:t xml:space="preserve"> </w:t>
      </w:r>
      <w:ins w:id="441" w:author="Kinder" w:date="2013-06-30T08:27:00Z">
        <w:r w:rsidR="00123A66" w:rsidRPr="00A20DF3">
          <w:rPr>
            <w:lang w:val="pt-PT"/>
          </w:rPr>
          <w:t xml:space="preserve">the </w:t>
        </w:r>
      </w:ins>
      <w:r w:rsidRPr="00A20DF3">
        <w:rPr>
          <w:lang w:val="pt-PT"/>
          <w:rPrChange w:id="442" w:author="Wolfgang J. Toechterle" w:date="2013-06-22T10:32:00Z">
            <w:rPr>
              <w:lang w:val="en-US"/>
            </w:rPr>
          </w:rPrChange>
        </w:rPr>
        <w:t xml:space="preserve">Museum. </w:t>
      </w:r>
      <w:del w:id="443" w:author="Kinder" w:date="2013-06-30T08:27:00Z">
        <w:r w:rsidRPr="00A20DF3" w:rsidDel="00123A66">
          <w:rPr>
            <w:lang w:val="pt-PT"/>
            <w:rPrChange w:id="444" w:author="Wolfgang J. Toechterle" w:date="2013-06-22T10:32:00Z">
              <w:rPr>
                <w:lang w:val="en-US"/>
              </w:rPr>
            </w:rPrChange>
          </w:rPr>
          <w:delText>And w</w:delText>
        </w:r>
      </w:del>
      <w:ins w:id="445" w:author="Kinder" w:date="2013-06-30T08:27:00Z">
        <w:r w:rsidR="00123A66" w:rsidRPr="00A20DF3">
          <w:rPr>
            <w:lang w:val="pt-PT"/>
          </w:rPr>
          <w:t>W</w:t>
        </w:r>
      </w:ins>
      <w:r w:rsidRPr="00A20DF3">
        <w:rPr>
          <w:lang w:val="pt-PT"/>
          <w:rPrChange w:id="446" w:author="Wolfgang J. Toechterle" w:date="2013-06-22T10:32:00Z">
            <w:rPr>
              <w:lang w:val="en-US"/>
            </w:rPr>
          </w:rPrChange>
        </w:rPr>
        <w:t>hen it comes to the media mix of the future, the Museum recommends occasionally taking a look back at the history of printing technology so as to understand the here and now better and actively use expertise from the past as a source of inspiration for the future.</w:t>
      </w:r>
    </w:p>
    <w:p w14:paraId="266D20FE" w14:textId="77777777" w:rsidR="00CE6B36" w:rsidRPr="00A20DF3" w:rsidRDefault="00CE6B36" w:rsidP="00CE6B36">
      <w:pPr>
        <w:rPr>
          <w:lang w:val="pt-PT"/>
        </w:rPr>
      </w:pPr>
    </w:p>
    <w:p w14:paraId="1C344116" w14:textId="45C2A994" w:rsidR="003F24C3" w:rsidRPr="00A20DF3" w:rsidRDefault="00ED67B4" w:rsidP="002574C4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  <w:lang w:val="pt-PT"/>
        </w:rPr>
      </w:pPr>
      <w:bookmarkStart w:id="447" w:name="_Toc60882173"/>
      <w:bookmarkStart w:id="448" w:name="_Toc60887859"/>
      <w:ins w:id="449" w:author="Admin" w:date="2013-06-30T23:18:00Z">
        <w:r w:rsidRPr="002574C4">
          <w:rPr>
            <w:b/>
            <w:bCs/>
            <w:highlight w:val="yellow"/>
            <w:lang w:val="pt-PT"/>
          </w:rPr>
          <w:t>O museu antecipa</w:t>
        </w:r>
        <w:r w:rsidRPr="002574C4">
          <w:rPr>
            <w:b/>
            <w:bCs/>
            <w:highlight w:val="yellow"/>
            <w:lang w:val="pt-PT"/>
            <w:rPrChange w:id="450" w:author="Admin" w:date="2013-06-30T23:23:00Z">
              <w:rPr/>
            </w:rPrChange>
          </w:rPr>
          <w:t xml:space="preserve"> que o futuro</w:t>
        </w:r>
        <w:r w:rsidRPr="00A20DF3">
          <w:rPr>
            <w:highlight w:val="yellow"/>
            <w:lang w:val="pt-PT"/>
            <w:rPrChange w:id="451" w:author="Admin" w:date="2013-06-30T23:23:00Z">
              <w:rPr/>
            </w:rPrChange>
          </w:rPr>
          <w:t xml:space="preserve"> </w:t>
        </w:r>
      </w:ins>
      <w:r w:rsidR="002574C4">
        <w:rPr>
          <w:highlight w:val="yellow"/>
          <w:lang w:val="pt-PT"/>
        </w:rPr>
        <w:t>utiliza</w:t>
      </w:r>
      <w:ins w:id="452" w:author="Admin" w:date="2013-07-01T09:33:00Z">
        <w:r w:rsidR="00D5088B" w:rsidRPr="00A20DF3">
          <w:rPr>
            <w:highlight w:val="yellow"/>
            <w:lang w:val="pt-PT"/>
          </w:rPr>
          <w:t xml:space="preserve"> </w:t>
        </w:r>
      </w:ins>
      <w:ins w:id="453" w:author="Admin" w:date="2013-06-30T23:19:00Z">
        <w:r w:rsidRPr="00A20DF3">
          <w:rPr>
            <w:highlight w:val="yellow"/>
            <w:lang w:val="pt-PT"/>
            <w:rPrChange w:id="454" w:author="Admin" w:date="2013-06-30T23:23:00Z">
              <w:rPr/>
            </w:rPrChange>
          </w:rPr>
          <w:t>uma</w:t>
        </w:r>
      </w:ins>
      <w:ins w:id="455" w:author="Admin" w:date="2013-06-30T23:18:00Z">
        <w:r w:rsidRPr="00A20DF3">
          <w:rPr>
            <w:highlight w:val="yellow"/>
            <w:lang w:val="pt-PT"/>
            <w:rPrChange w:id="456" w:author="Admin" w:date="2013-06-30T23:23:00Z">
              <w:rPr/>
            </w:rPrChange>
          </w:rPr>
          <w:t xml:space="preserve"> </w:t>
        </w:r>
      </w:ins>
      <w:ins w:id="457" w:author="Admin" w:date="2013-06-30T23:19:00Z">
        <w:r w:rsidRPr="00A20DF3">
          <w:rPr>
            <w:highlight w:val="yellow"/>
            <w:lang w:val="pt-PT"/>
            <w:rPrChange w:id="458" w:author="Admin" w:date="2013-06-30T23:23:00Z">
              <w:rPr/>
            </w:rPrChange>
          </w:rPr>
          <w:t>rede inteligente de impressao e internet</w:t>
        </w:r>
        <w:r w:rsidR="007B7086" w:rsidRPr="00A20DF3">
          <w:rPr>
            <w:highlight w:val="yellow"/>
            <w:lang w:val="pt-PT"/>
            <w:rPrChange w:id="459" w:author="Admin" w:date="2013-06-30T23:23:00Z">
              <w:rPr/>
            </w:rPrChange>
          </w:rPr>
          <w:t xml:space="preserve"> </w:t>
        </w:r>
      </w:ins>
      <w:r w:rsidR="002574C4">
        <w:rPr>
          <w:highlight w:val="yellow"/>
          <w:lang w:val="pt-PT"/>
        </w:rPr>
        <w:t>juntamente com</w:t>
      </w:r>
      <w:ins w:id="460" w:author="Admin" w:date="2013-06-30T23:19:00Z">
        <w:r w:rsidR="007B7086" w:rsidRPr="00A20DF3">
          <w:rPr>
            <w:highlight w:val="yellow"/>
            <w:lang w:val="pt-PT"/>
            <w:rPrChange w:id="461" w:author="Admin" w:date="2013-06-30T23:23:00Z">
              <w:rPr/>
            </w:rPrChange>
          </w:rPr>
          <w:t xml:space="preserve"> </w:t>
        </w:r>
      </w:ins>
      <w:r w:rsidR="002574C4">
        <w:rPr>
          <w:highlight w:val="yellow"/>
          <w:lang w:val="pt-PT"/>
        </w:rPr>
        <w:t>“</w:t>
      </w:r>
      <w:ins w:id="462" w:author="Admin" w:date="2013-06-30T23:19:00Z">
        <w:r w:rsidR="007B7086" w:rsidRPr="00A20DF3">
          <w:rPr>
            <w:highlight w:val="yellow"/>
            <w:lang w:val="pt-PT"/>
            <w:rPrChange w:id="463" w:author="Admin" w:date="2013-06-30T23:23:00Z">
              <w:rPr/>
            </w:rPrChange>
          </w:rPr>
          <w:t>re</w:t>
        </w:r>
      </w:ins>
      <w:ins w:id="464" w:author="Admin" w:date="2013-06-30T23:20:00Z">
        <w:r w:rsidR="007B7086" w:rsidRPr="00A20DF3">
          <w:rPr>
            <w:highlight w:val="yellow"/>
            <w:lang w:val="pt-PT"/>
            <w:rPrChange w:id="465" w:author="Admin" w:date="2013-06-30T23:23:00Z">
              <w:rPr/>
            </w:rPrChange>
          </w:rPr>
          <w:t>alidade aumentada</w:t>
        </w:r>
      </w:ins>
      <w:r w:rsidR="002574C4">
        <w:rPr>
          <w:highlight w:val="yellow"/>
          <w:lang w:val="pt-PT"/>
        </w:rPr>
        <w:t>”</w:t>
      </w:r>
      <w:ins w:id="466" w:author="Admin" w:date="2013-06-30T23:20:00Z">
        <w:r w:rsidR="007B7086" w:rsidRPr="00A20DF3">
          <w:rPr>
            <w:highlight w:val="yellow"/>
            <w:lang w:val="pt-PT"/>
            <w:rPrChange w:id="467" w:author="Admin" w:date="2013-06-30T23:23:00Z">
              <w:rPr/>
            </w:rPrChange>
          </w:rPr>
          <w:t xml:space="preserve"> – com um</w:t>
        </w:r>
      </w:ins>
      <w:r w:rsidR="002574C4">
        <w:rPr>
          <w:highlight w:val="yellow"/>
          <w:lang w:val="pt-PT"/>
        </w:rPr>
        <w:t>a</w:t>
      </w:r>
      <w:ins w:id="468" w:author="Admin" w:date="2013-06-30T23:20:00Z">
        <w:r w:rsidR="007B7086" w:rsidRPr="00A20DF3">
          <w:rPr>
            <w:highlight w:val="yellow"/>
            <w:lang w:val="pt-PT"/>
            <w:rPrChange w:id="469" w:author="Admin" w:date="2013-06-30T23:23:00Z">
              <w:rPr/>
            </w:rPrChange>
          </w:rPr>
          <w:t xml:space="preserve"> diferenc</w:t>
        </w:r>
      </w:ins>
      <w:r w:rsidR="002574C4">
        <w:rPr>
          <w:highlight w:val="yellow"/>
          <w:lang w:val="pt-PT"/>
        </w:rPr>
        <w:t>a</w:t>
      </w:r>
      <w:ins w:id="470" w:author="Admin" w:date="2013-06-30T23:20:00Z">
        <w:r w:rsidR="007B7086" w:rsidRPr="00A20DF3">
          <w:rPr>
            <w:highlight w:val="yellow"/>
            <w:lang w:val="pt-PT"/>
            <w:rPrChange w:id="471" w:author="Admin" w:date="2013-06-30T23:23:00Z">
              <w:rPr/>
            </w:rPrChange>
          </w:rPr>
          <w:t>, todos esses sentidos terao lugar ao mesmo tempo no museu</w:t>
        </w:r>
      </w:ins>
      <w:ins w:id="472" w:author="Admin" w:date="2013-06-30T23:21:00Z">
        <w:r w:rsidR="007B7086" w:rsidRPr="00A20DF3">
          <w:rPr>
            <w:highlight w:val="yellow"/>
            <w:lang w:val="pt-PT"/>
            <w:rPrChange w:id="473" w:author="Admin" w:date="2013-06-30T23:23:00Z">
              <w:rPr/>
            </w:rPrChange>
          </w:rPr>
          <w:t xml:space="preserve">. </w:t>
        </w:r>
      </w:ins>
      <w:r w:rsidR="002574C4">
        <w:rPr>
          <w:highlight w:val="yellow"/>
          <w:lang w:val="pt-PT"/>
        </w:rPr>
        <w:t>Quando o museu apresenta as novas tecnologias, recomenda que se observe o passado para que melhor se possa compreender o presente,</w:t>
      </w:r>
      <w:ins w:id="474" w:author="Admin" w:date="2013-06-30T23:22:00Z">
        <w:r w:rsidR="007B7086" w:rsidRPr="00A20DF3">
          <w:rPr>
            <w:highlight w:val="yellow"/>
            <w:lang w:val="pt-PT"/>
            <w:rPrChange w:id="475" w:author="Admin" w:date="2013-06-30T23:23:00Z">
              <w:rPr/>
            </w:rPrChange>
          </w:rPr>
          <w:t xml:space="preserve"> </w:t>
        </w:r>
      </w:ins>
      <w:ins w:id="476" w:author="Admin" w:date="2013-06-30T23:23:00Z">
        <w:r w:rsidR="007B7086" w:rsidRPr="00A20DF3">
          <w:rPr>
            <w:highlight w:val="yellow"/>
            <w:lang w:val="pt-PT"/>
            <w:rPrChange w:id="477" w:author="Admin" w:date="2013-06-30T23:23:00Z">
              <w:rPr/>
            </w:rPrChange>
          </w:rPr>
          <w:t>utiliza</w:t>
        </w:r>
      </w:ins>
      <w:r w:rsidR="002574C4">
        <w:rPr>
          <w:highlight w:val="yellow"/>
          <w:lang w:val="pt-PT"/>
        </w:rPr>
        <w:t>ndo</w:t>
      </w:r>
      <w:ins w:id="478" w:author="Admin" w:date="2013-06-30T23:23:00Z">
        <w:r w:rsidR="007B7086" w:rsidRPr="00A20DF3">
          <w:rPr>
            <w:highlight w:val="yellow"/>
            <w:lang w:val="pt-PT"/>
            <w:rPrChange w:id="479" w:author="Admin" w:date="2013-06-30T23:23:00Z">
              <w:rPr/>
            </w:rPrChange>
          </w:rPr>
          <w:t xml:space="preserve"> a experiencia do passado como fonte de inspiracao para o futuro.</w:t>
        </w:r>
      </w:ins>
      <w:ins w:id="480" w:author="Admin" w:date="2013-06-30T23:22:00Z">
        <w:r w:rsidR="007B7086" w:rsidRPr="00A20DF3">
          <w:rPr>
            <w:lang w:val="pt-PT"/>
          </w:rPr>
          <w:t xml:space="preserve"> </w:t>
        </w:r>
      </w:ins>
      <w:del w:id="481" w:author="Admin" w:date="2013-07-01T08:31:00Z">
        <w:r w:rsidR="003F24C3" w:rsidRPr="00A20DF3" w:rsidDel="007B1D59">
          <w:rPr>
            <w:lang w:val="pt-PT"/>
          </w:rPr>
          <w:br w:type="page"/>
        </w:r>
      </w:del>
    </w:p>
    <w:p w14:paraId="43976C24" w14:textId="122B24ED" w:rsidR="00CE6B36" w:rsidRPr="00A20DF3" w:rsidRDefault="00CE6B36" w:rsidP="00CE6B36">
      <w:pPr>
        <w:pStyle w:val="Heading1"/>
        <w:rPr>
          <w:ins w:id="482" w:author="Admin" w:date="2013-06-30T23:26:00Z"/>
          <w:lang w:val="pt-PT"/>
        </w:rPr>
      </w:pPr>
      <w:r w:rsidRPr="00A20DF3">
        <w:rPr>
          <w:lang w:val="pt-PT"/>
        </w:rPr>
        <w:t>Description of project and tasks</w:t>
      </w:r>
      <w:bookmarkEnd w:id="447"/>
      <w:bookmarkEnd w:id="448"/>
    </w:p>
    <w:p w14:paraId="2BB9B15B" w14:textId="5AEC2E0A" w:rsidR="007B7086" w:rsidRPr="00A20DF3" w:rsidRDefault="007B7086">
      <w:pPr>
        <w:rPr>
          <w:ins w:id="483" w:author="Admin" w:date="2013-06-30T23:26:00Z"/>
          <w:lang w:val="pt-PT"/>
        </w:rPr>
        <w:pPrChange w:id="484" w:author="Admin" w:date="2013-06-30T23:26:00Z">
          <w:pPr>
            <w:pStyle w:val="Heading1"/>
          </w:pPr>
        </w:pPrChange>
      </w:pPr>
      <w:ins w:id="485" w:author="Admin" w:date="2013-06-30T23:26:00Z">
        <w:r w:rsidRPr="00A20DF3">
          <w:rPr>
            <w:b/>
            <w:highlight w:val="yellow"/>
            <w:lang w:val="pt-PT"/>
            <w:rPrChange w:id="486" w:author="Admin" w:date="2013-06-30T23:26:00Z">
              <w:rPr/>
            </w:rPrChange>
          </w:rPr>
          <w:t>Descricao do projeto e das tarefas</w:t>
        </w:r>
      </w:ins>
    </w:p>
    <w:p w14:paraId="0DD5B778" w14:textId="77777777" w:rsidR="007B7086" w:rsidRPr="00A20DF3" w:rsidRDefault="007B7086">
      <w:pPr>
        <w:rPr>
          <w:lang w:val="pt-PT"/>
        </w:rPr>
        <w:pPrChange w:id="487" w:author="Admin" w:date="2013-06-30T23:26:00Z">
          <w:pPr>
            <w:pStyle w:val="Heading1"/>
          </w:pPr>
        </w:pPrChange>
      </w:pPr>
    </w:p>
    <w:p w14:paraId="1B2474DC" w14:textId="06EA81A5" w:rsidR="00F5386C" w:rsidRPr="00A20DF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488" w:author="Admin" w:date="2013-06-30T23:24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48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</w:t>
      </w:r>
      <w:r w:rsidRPr="00A20DF3">
        <w:rPr>
          <w:rFonts w:cs="Arial"/>
          <w:b/>
          <w:szCs w:val="20"/>
          <w:lang w:val="pt-PT"/>
          <w:rPrChange w:id="490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>Museum o</w:t>
      </w:r>
      <w:ins w:id="491" w:author="Kinder" w:date="2013-06-30T08:28:00Z">
        <w:r w:rsidR="00123A66" w:rsidRPr="00A20DF3">
          <w:rPr>
            <w:rFonts w:cs="Arial"/>
            <w:b/>
            <w:szCs w:val="20"/>
            <w:lang w:val="pt-PT"/>
          </w:rPr>
          <w:t>f</w:t>
        </w:r>
      </w:ins>
      <w:del w:id="492" w:author="Kinder" w:date="2013-06-30T08:28:00Z">
        <w:r w:rsidRPr="00A20DF3" w:rsidDel="00123A66">
          <w:rPr>
            <w:rFonts w:cs="Arial"/>
            <w:b/>
            <w:szCs w:val="20"/>
            <w:lang w:val="pt-PT"/>
            <w:rPrChange w:id="493" w:author="Wolfgang J. Toechterle" w:date="2013-06-22T10:32:00Z">
              <w:rPr>
                <w:rFonts w:cs="Arial"/>
                <w:b/>
                <w:szCs w:val="20"/>
                <w:lang w:val="en-US"/>
              </w:rPr>
            </w:rPrChange>
          </w:rPr>
          <w:delText>f the</w:delText>
        </w:r>
      </w:del>
      <w:r w:rsidRPr="00A20DF3">
        <w:rPr>
          <w:rFonts w:cs="Arial"/>
          <w:b/>
          <w:szCs w:val="20"/>
          <w:lang w:val="pt-PT"/>
          <w:rPrChange w:id="494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 xml:space="preserve"> Printing Arts</w:t>
      </w:r>
      <w:r w:rsidRPr="00A20DF3">
        <w:rPr>
          <w:rFonts w:cs="Arial"/>
          <w:szCs w:val="20"/>
          <w:lang w:val="pt-PT"/>
          <w:rPrChange w:id="49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ins w:id="496" w:author="Admin" w:date="2013-06-30T23:24:00Z">
        <w:r w:rsidR="007B7086" w:rsidRPr="00A20DF3">
          <w:rPr>
            <w:rFonts w:cs="Arial"/>
            <w:szCs w:val="20"/>
            <w:lang w:val="pt-PT"/>
          </w:rPr>
          <w:t>n</w:t>
        </w:r>
      </w:ins>
      <w:del w:id="497" w:author="Admin" w:date="2013-06-30T23:24:00Z">
        <w:r w:rsidRPr="00A20DF3" w:rsidDel="007B7086">
          <w:rPr>
            <w:rFonts w:cs="Arial"/>
            <w:szCs w:val="20"/>
            <w:lang w:val="pt-PT"/>
            <w:rPrChange w:id="49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n</w:delText>
        </w:r>
      </w:del>
      <w:r w:rsidRPr="00A20DF3">
        <w:rPr>
          <w:rFonts w:cs="Arial"/>
          <w:szCs w:val="20"/>
          <w:lang w:val="pt-PT"/>
          <w:rPrChange w:id="49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eeds to build an identity that will be used consistently through all its documents. Your job is to create this corporate identity; with </w:t>
      </w:r>
      <w:del w:id="500" w:author="Wolfgang J. Toechterle" w:date="2013-06-22T11:52:00Z">
        <w:r w:rsidRPr="00A20DF3" w:rsidDel="00510F1B">
          <w:rPr>
            <w:rFonts w:cs="Arial"/>
            <w:szCs w:val="20"/>
            <w:lang w:val="pt-PT"/>
            <w:rPrChange w:id="50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502" w:author="Wolfgang J. Toechterle" w:date="2013-06-22T11:52:00Z">
        <w:r w:rsidR="00510F1B" w:rsidRPr="00A20DF3">
          <w:rPr>
            <w:rFonts w:cs="Arial"/>
            <w:szCs w:val="20"/>
            <w:lang w:val="pt-PT"/>
          </w:rPr>
          <w:t>colour</w:t>
        </w:r>
      </w:ins>
      <w:r w:rsidRPr="00A20DF3">
        <w:rPr>
          <w:rFonts w:cs="Arial"/>
          <w:szCs w:val="20"/>
          <w:lang w:val="pt-PT"/>
          <w:rPrChange w:id="50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s, photos and illustrations, typefaces, etc. This will be applied to several promotional items including a Letterhead and Business Card, Entry Ticket and Shopping Bag. </w:t>
      </w:r>
    </w:p>
    <w:p w14:paraId="74390068" w14:textId="77777777" w:rsidR="007B7086" w:rsidRPr="00A20DF3" w:rsidRDefault="007B7086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504" w:author="Admin" w:date="2013-06-30T23:24:00Z"/>
          <w:rFonts w:cs="Arial"/>
          <w:szCs w:val="20"/>
          <w:lang w:val="pt-PT"/>
        </w:rPr>
      </w:pPr>
    </w:p>
    <w:p w14:paraId="49D19B61" w14:textId="571F9556" w:rsidR="007B7086" w:rsidRPr="00A20DF3" w:rsidRDefault="007B7086" w:rsidP="00157A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50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506" w:author="Admin" w:date="2013-06-30T23:24:00Z">
        <w:r w:rsidRPr="00A20DF3">
          <w:rPr>
            <w:rFonts w:cs="Arial"/>
            <w:szCs w:val="20"/>
            <w:highlight w:val="yellow"/>
            <w:lang w:val="pt-PT"/>
            <w:rPrChange w:id="507" w:author="Admin" w:date="2013-06-30T23:26:00Z">
              <w:rPr>
                <w:rFonts w:cs="Arial"/>
                <w:szCs w:val="20"/>
              </w:rPr>
            </w:rPrChange>
          </w:rPr>
          <w:t xml:space="preserve">O </w:t>
        </w:r>
        <w:r w:rsidRPr="00A20DF3">
          <w:rPr>
            <w:rFonts w:cs="Arial"/>
            <w:b/>
            <w:szCs w:val="20"/>
            <w:highlight w:val="yellow"/>
            <w:lang w:val="pt-PT"/>
            <w:rPrChange w:id="508" w:author="Admin" w:date="2013-06-30T23:26:00Z">
              <w:rPr>
                <w:rFonts w:cs="Arial"/>
                <w:b/>
                <w:szCs w:val="20"/>
              </w:rPr>
            </w:rPrChange>
          </w:rPr>
          <w:t xml:space="preserve">Museum of Printing Arts </w:t>
        </w:r>
      </w:ins>
      <w:ins w:id="509" w:author="Admin" w:date="2013-06-30T23:25:00Z">
        <w:r w:rsidRPr="00A20DF3">
          <w:rPr>
            <w:rFonts w:cs="Arial"/>
            <w:szCs w:val="20"/>
            <w:highlight w:val="yellow"/>
            <w:lang w:val="pt-PT"/>
            <w:rPrChange w:id="510" w:author="Admin" w:date="2013-06-30T23:26:00Z">
              <w:rPr>
                <w:rFonts w:cs="Arial"/>
                <w:b/>
                <w:szCs w:val="20"/>
              </w:rPr>
            </w:rPrChange>
          </w:rPr>
          <w:t xml:space="preserve">precisa </w:t>
        </w:r>
      </w:ins>
      <w:ins w:id="511" w:author="Admin" w:date="2013-06-30T23:26:00Z">
        <w:r w:rsidRPr="00A20DF3">
          <w:rPr>
            <w:rFonts w:cs="Arial"/>
            <w:szCs w:val="20"/>
            <w:highlight w:val="yellow"/>
            <w:lang w:val="pt-PT"/>
          </w:rPr>
          <w:t>constru</w:t>
        </w:r>
      </w:ins>
      <w:ins w:id="512" w:author="Admin" w:date="2013-06-30T23:29:00Z">
        <w:r w:rsidRPr="00A20DF3">
          <w:rPr>
            <w:rFonts w:cs="Arial"/>
            <w:szCs w:val="20"/>
            <w:highlight w:val="yellow"/>
            <w:lang w:val="pt-PT"/>
          </w:rPr>
          <w:t>i</w:t>
        </w:r>
      </w:ins>
      <w:ins w:id="513" w:author="Admin" w:date="2013-06-30T23:26:00Z">
        <w:r w:rsidRPr="00A20DF3">
          <w:rPr>
            <w:rFonts w:cs="Arial"/>
            <w:szCs w:val="20"/>
            <w:highlight w:val="yellow"/>
            <w:lang w:val="pt-PT"/>
            <w:rPrChange w:id="514" w:author="Admin" w:date="2013-06-30T23:26:00Z">
              <w:rPr>
                <w:rFonts w:cs="Arial"/>
                <w:szCs w:val="20"/>
              </w:rPr>
            </w:rPrChange>
          </w:rPr>
          <w:t>r</w:t>
        </w:r>
      </w:ins>
      <w:ins w:id="515" w:author="Admin" w:date="2013-06-30T23:25:00Z">
        <w:r w:rsidRPr="00A20DF3">
          <w:rPr>
            <w:rFonts w:cs="Arial"/>
            <w:szCs w:val="20"/>
            <w:highlight w:val="yellow"/>
            <w:lang w:val="pt-PT"/>
            <w:rPrChange w:id="516" w:author="Admin" w:date="2013-06-30T23:26:00Z">
              <w:rPr>
                <w:rFonts w:cs="Arial"/>
                <w:szCs w:val="20"/>
              </w:rPr>
            </w:rPrChange>
          </w:rPr>
          <w:t xml:space="preserve"> </w:t>
        </w:r>
      </w:ins>
      <w:ins w:id="517" w:author="Admin" w:date="2013-06-30T23:26:00Z">
        <w:r w:rsidRPr="00A20DF3">
          <w:rPr>
            <w:rFonts w:cs="Arial"/>
            <w:szCs w:val="20"/>
            <w:highlight w:val="yellow"/>
            <w:lang w:val="pt-PT"/>
            <w:rPrChange w:id="518" w:author="Admin" w:date="2013-06-30T23:26:00Z">
              <w:rPr>
                <w:rFonts w:cs="Arial"/>
                <w:szCs w:val="20"/>
              </w:rPr>
            </w:rPrChange>
          </w:rPr>
          <w:t>u</w:t>
        </w:r>
        <w:r w:rsidRPr="00A20DF3">
          <w:rPr>
            <w:rFonts w:cs="Arial"/>
            <w:szCs w:val="20"/>
            <w:highlight w:val="yellow"/>
            <w:lang w:val="pt-PT"/>
            <w:rPrChange w:id="519" w:author="Admin" w:date="2013-06-30T23:31:00Z">
              <w:rPr>
                <w:rFonts w:cs="Arial"/>
                <w:szCs w:val="20"/>
              </w:rPr>
            </w:rPrChange>
          </w:rPr>
          <w:t>ma identidade</w:t>
        </w:r>
      </w:ins>
      <w:ins w:id="520" w:author="Admin" w:date="2013-06-30T23:27:00Z">
        <w:r w:rsidRPr="00A20DF3">
          <w:rPr>
            <w:rFonts w:cs="Arial"/>
            <w:szCs w:val="20"/>
            <w:highlight w:val="yellow"/>
            <w:lang w:val="pt-PT"/>
            <w:rPrChange w:id="521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</w:ins>
      <w:r w:rsidR="002574C4">
        <w:rPr>
          <w:rFonts w:cs="Arial"/>
          <w:szCs w:val="20"/>
          <w:highlight w:val="yellow"/>
          <w:lang w:val="pt-PT"/>
        </w:rPr>
        <w:t xml:space="preserve">corporativa </w:t>
      </w:r>
      <w:ins w:id="522" w:author="Admin" w:date="2013-06-30T23:27:00Z">
        <w:r w:rsidRPr="00A20DF3">
          <w:rPr>
            <w:rFonts w:cs="Arial"/>
            <w:szCs w:val="20"/>
            <w:highlight w:val="yellow"/>
            <w:lang w:val="pt-PT"/>
            <w:rPrChange w:id="523" w:author="Admin" w:date="2013-06-30T23:31:00Z">
              <w:rPr>
                <w:rFonts w:cs="Arial"/>
                <w:szCs w:val="20"/>
              </w:rPr>
            </w:rPrChange>
          </w:rPr>
          <w:t xml:space="preserve">que sera </w:t>
        </w:r>
      </w:ins>
      <w:r w:rsidR="002574C4">
        <w:rPr>
          <w:rFonts w:cs="Arial"/>
          <w:szCs w:val="20"/>
          <w:highlight w:val="yellow"/>
          <w:lang w:val="pt-PT"/>
        </w:rPr>
        <w:t>utilizada</w:t>
      </w:r>
      <w:ins w:id="524" w:author="Admin" w:date="2013-06-30T23:27:00Z">
        <w:r w:rsidRPr="00A20DF3">
          <w:rPr>
            <w:rFonts w:cs="Arial"/>
            <w:szCs w:val="20"/>
            <w:highlight w:val="yellow"/>
            <w:lang w:val="pt-PT"/>
            <w:rPrChange w:id="525" w:author="Admin" w:date="2013-06-30T23:31:00Z">
              <w:rPr>
                <w:rFonts w:cs="Arial"/>
                <w:szCs w:val="20"/>
              </w:rPr>
            </w:rPrChange>
          </w:rPr>
          <w:t xml:space="preserve"> em varios documentos. </w:t>
        </w:r>
      </w:ins>
      <w:r w:rsidR="002574C4">
        <w:rPr>
          <w:rFonts w:cs="Arial"/>
          <w:szCs w:val="20"/>
          <w:highlight w:val="yellow"/>
          <w:lang w:val="pt-PT"/>
        </w:rPr>
        <w:t xml:space="preserve">O teu </w:t>
      </w:r>
      <w:ins w:id="526" w:author="Admin" w:date="2013-06-30T23:27:00Z">
        <w:r w:rsidRPr="00A20DF3">
          <w:rPr>
            <w:rFonts w:cs="Arial"/>
            <w:szCs w:val="20"/>
            <w:highlight w:val="yellow"/>
            <w:lang w:val="pt-PT"/>
            <w:rPrChange w:id="527" w:author="Admin" w:date="2013-06-30T23:31:00Z">
              <w:rPr>
                <w:rFonts w:cs="Arial"/>
                <w:szCs w:val="20"/>
              </w:rPr>
            </w:rPrChange>
          </w:rPr>
          <w:t xml:space="preserve"> trabalho </w:t>
        </w:r>
      </w:ins>
      <w:r w:rsidR="002574C4">
        <w:rPr>
          <w:rFonts w:cs="Arial"/>
          <w:szCs w:val="20"/>
          <w:highlight w:val="yellow"/>
          <w:lang w:val="pt-PT"/>
        </w:rPr>
        <w:t>‘</w:t>
      </w:r>
      <w:ins w:id="528" w:author="Admin" w:date="2013-06-30T23:27:00Z">
        <w:r w:rsidRPr="00A20DF3">
          <w:rPr>
            <w:rFonts w:cs="Arial"/>
            <w:szCs w:val="20"/>
            <w:highlight w:val="yellow"/>
            <w:lang w:val="pt-PT"/>
            <w:rPrChange w:id="529" w:author="Admin" w:date="2013-06-30T23:31:00Z">
              <w:rPr>
                <w:rFonts w:cs="Arial"/>
                <w:szCs w:val="20"/>
              </w:rPr>
            </w:rPrChange>
          </w:rPr>
          <w:t xml:space="preserve">e criar uma identidade </w:t>
        </w:r>
      </w:ins>
      <w:ins w:id="530" w:author="Admin" w:date="2013-06-30T23:28:00Z">
        <w:r w:rsidRPr="00A20DF3">
          <w:rPr>
            <w:rFonts w:cs="Arial"/>
            <w:szCs w:val="20"/>
            <w:highlight w:val="yellow"/>
            <w:lang w:val="pt-PT"/>
            <w:rPrChange w:id="531" w:author="Admin" w:date="2013-06-30T23:31:00Z">
              <w:rPr>
                <w:rFonts w:cs="Arial"/>
                <w:szCs w:val="20"/>
              </w:rPr>
            </w:rPrChange>
          </w:rPr>
          <w:t xml:space="preserve">corporativa, com cores, fotos, ilustracoes, </w:t>
        </w:r>
      </w:ins>
      <w:r w:rsidR="002574C4">
        <w:rPr>
          <w:rFonts w:cs="Arial"/>
          <w:szCs w:val="20"/>
          <w:highlight w:val="yellow"/>
          <w:lang w:val="pt-PT"/>
        </w:rPr>
        <w:t>tipografias</w:t>
      </w:r>
      <w:ins w:id="532" w:author="Admin" w:date="2013-06-30T23:28:00Z">
        <w:r w:rsidRPr="00A20DF3">
          <w:rPr>
            <w:rFonts w:cs="Arial"/>
            <w:szCs w:val="20"/>
            <w:highlight w:val="yellow"/>
            <w:lang w:val="pt-PT"/>
            <w:rPrChange w:id="533" w:author="Admin" w:date="2013-06-30T23:31:00Z">
              <w:rPr>
                <w:rFonts w:cs="Arial"/>
                <w:szCs w:val="20"/>
              </w:rPr>
            </w:rPrChange>
          </w:rPr>
          <w:t xml:space="preserve">, etc. </w:t>
        </w:r>
      </w:ins>
      <w:ins w:id="534" w:author="Admin" w:date="2013-06-30T23:29:00Z">
        <w:r w:rsidRPr="00A20DF3">
          <w:rPr>
            <w:rFonts w:cs="Arial"/>
            <w:szCs w:val="20"/>
            <w:highlight w:val="yellow"/>
            <w:lang w:val="pt-PT"/>
            <w:rPrChange w:id="535" w:author="Admin" w:date="2013-06-30T23:31:00Z">
              <w:rPr>
                <w:rFonts w:cs="Arial"/>
                <w:szCs w:val="20"/>
              </w:rPr>
            </w:rPrChange>
          </w:rPr>
          <w:t xml:space="preserve">Essa </w:t>
        </w:r>
      </w:ins>
      <w:ins w:id="536" w:author="Admin" w:date="2013-06-30T23:30:00Z">
        <w:r w:rsidR="001403E6" w:rsidRPr="00A20DF3">
          <w:rPr>
            <w:rFonts w:cs="Arial"/>
            <w:szCs w:val="20"/>
            <w:highlight w:val="yellow"/>
            <w:lang w:val="pt-PT"/>
            <w:rPrChange w:id="537" w:author="Admin" w:date="2013-06-30T23:31:00Z">
              <w:rPr>
                <w:rFonts w:cs="Arial"/>
                <w:szCs w:val="20"/>
              </w:rPr>
            </w:rPrChange>
          </w:rPr>
          <w:t>identidade</w:t>
        </w:r>
      </w:ins>
      <w:ins w:id="538" w:author="Admin" w:date="2013-06-30T23:29:00Z">
        <w:r w:rsidRPr="00A20DF3">
          <w:rPr>
            <w:rFonts w:cs="Arial"/>
            <w:szCs w:val="20"/>
            <w:highlight w:val="yellow"/>
            <w:lang w:val="pt-PT"/>
            <w:rPrChange w:id="539" w:author="Admin" w:date="2013-06-30T23:31:00Z">
              <w:rPr>
                <w:rFonts w:cs="Arial"/>
                <w:szCs w:val="20"/>
              </w:rPr>
            </w:rPrChange>
          </w:rPr>
          <w:t xml:space="preserve"> sera aplicada em </w:t>
        </w:r>
      </w:ins>
      <w:r w:rsidR="00157A88">
        <w:rPr>
          <w:rFonts w:cs="Arial"/>
          <w:szCs w:val="20"/>
          <w:highlight w:val="yellow"/>
          <w:lang w:val="pt-PT"/>
        </w:rPr>
        <w:t>varias</w:t>
      </w:r>
      <w:ins w:id="540" w:author="Admin" w:date="2013-06-30T23:30:00Z">
        <w:r w:rsidR="001403E6" w:rsidRPr="00A20DF3">
          <w:rPr>
            <w:rFonts w:cs="Arial"/>
            <w:szCs w:val="20"/>
            <w:highlight w:val="yellow"/>
            <w:lang w:val="pt-PT"/>
            <w:rPrChange w:id="541" w:author="Admin" w:date="2013-06-30T23:31:00Z">
              <w:rPr>
                <w:rFonts w:cs="Arial"/>
                <w:szCs w:val="20"/>
              </w:rPr>
            </w:rPrChange>
          </w:rPr>
          <w:t xml:space="preserve"> pecas promocionais, incluindo papel</w:t>
        </w:r>
      </w:ins>
      <w:r w:rsidR="00157A88">
        <w:rPr>
          <w:rFonts w:cs="Arial"/>
          <w:szCs w:val="20"/>
          <w:highlight w:val="yellow"/>
          <w:lang w:val="pt-PT"/>
        </w:rPr>
        <w:t xml:space="preserve"> de</w:t>
      </w:r>
      <w:ins w:id="542" w:author="Admin" w:date="2013-06-30T23:30:00Z">
        <w:r w:rsidR="001403E6" w:rsidRPr="00A20DF3">
          <w:rPr>
            <w:rFonts w:cs="Arial"/>
            <w:szCs w:val="20"/>
            <w:highlight w:val="yellow"/>
            <w:lang w:val="pt-PT"/>
            <w:rPrChange w:id="543" w:author="Admin" w:date="2013-06-30T23:31:00Z">
              <w:rPr>
                <w:rFonts w:cs="Arial"/>
                <w:szCs w:val="20"/>
              </w:rPr>
            </w:rPrChange>
          </w:rPr>
          <w:t xml:space="preserve"> carta e cartoes de visita, </w:t>
        </w:r>
      </w:ins>
      <w:r w:rsidR="00157A88">
        <w:rPr>
          <w:rFonts w:cs="Arial"/>
          <w:szCs w:val="20"/>
          <w:highlight w:val="yellow"/>
          <w:lang w:val="pt-PT"/>
        </w:rPr>
        <w:t>bilhetes de entrada</w:t>
      </w:r>
      <w:ins w:id="544" w:author="Admin" w:date="2013-06-30T23:30:00Z">
        <w:r w:rsidR="001403E6" w:rsidRPr="00A20DF3">
          <w:rPr>
            <w:rFonts w:cs="Arial"/>
            <w:szCs w:val="20"/>
            <w:highlight w:val="yellow"/>
            <w:lang w:val="pt-PT"/>
            <w:rPrChange w:id="545" w:author="Admin" w:date="2013-06-30T23:31:00Z">
              <w:rPr>
                <w:rFonts w:cs="Arial"/>
                <w:szCs w:val="20"/>
              </w:rPr>
            </w:rPrChange>
          </w:rPr>
          <w:t xml:space="preserve"> e sac</w:t>
        </w:r>
      </w:ins>
      <w:r w:rsidR="00157A88">
        <w:rPr>
          <w:rFonts w:cs="Arial"/>
          <w:szCs w:val="20"/>
          <w:highlight w:val="yellow"/>
          <w:lang w:val="pt-PT"/>
        </w:rPr>
        <w:t>o</w:t>
      </w:r>
      <w:ins w:id="546" w:author="Admin" w:date="2013-06-30T23:30:00Z">
        <w:r w:rsidR="001403E6" w:rsidRPr="00A20DF3">
          <w:rPr>
            <w:rFonts w:cs="Arial"/>
            <w:szCs w:val="20"/>
            <w:highlight w:val="yellow"/>
            <w:lang w:val="pt-PT"/>
            <w:rPrChange w:id="547" w:author="Admin" w:date="2013-06-30T23:31:00Z">
              <w:rPr>
                <w:rFonts w:cs="Arial"/>
                <w:szCs w:val="20"/>
              </w:rPr>
            </w:rPrChange>
          </w:rPr>
          <w:t>s de compras.</w:t>
        </w:r>
      </w:ins>
    </w:p>
    <w:p w14:paraId="60A3DD68" w14:textId="77777777" w:rsidR="00F5386C" w:rsidRPr="00A20DF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54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6FD1E2C2" w14:textId="7C614F6A" w:rsidR="00F5386C" w:rsidRPr="00A20DF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549" w:author="Admin" w:date="2013-06-30T23:32:00Z"/>
          <w:rFonts w:eastAsia="Times New Roman" w:cs="Times New Roman"/>
          <w:lang w:val="pt-PT"/>
        </w:rPr>
      </w:pPr>
      <w:r w:rsidRPr="00A20DF3">
        <w:rPr>
          <w:rFonts w:cs="Arial"/>
          <w:szCs w:val="20"/>
          <w:lang w:val="pt-PT"/>
          <w:rPrChange w:id="55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Throughout the whole project </w:t>
      </w:r>
      <w:r w:rsidR="00EC452A" w:rsidRPr="00A20DF3">
        <w:rPr>
          <w:rFonts w:cs="Arial"/>
          <w:szCs w:val="20"/>
          <w:lang w:val="pt-PT"/>
          <w:rPrChange w:id="551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Pr="00A20DF3">
        <w:rPr>
          <w:rFonts w:cs="Arial"/>
          <w:szCs w:val="20"/>
          <w:lang w:val="pt-PT"/>
          <w:rPrChange w:id="55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</w:t>
      </w:r>
      <w:ins w:id="553" w:author="Kinder" w:date="2013-06-29T10:55:00Z">
        <w:r w:rsidR="00614930" w:rsidRPr="00A20DF3">
          <w:rPr>
            <w:rFonts w:cs="Arial"/>
            <w:szCs w:val="20"/>
            <w:lang w:val="pt-PT"/>
          </w:rPr>
          <w:t>consider</w:t>
        </w:r>
      </w:ins>
      <w:del w:id="554" w:author="Kinder" w:date="2013-06-29T10:55:00Z">
        <w:r w:rsidRPr="00A20DF3" w:rsidDel="00614930">
          <w:rPr>
            <w:rFonts w:cs="Arial"/>
            <w:szCs w:val="20"/>
            <w:lang w:val="pt-PT"/>
            <w:rPrChange w:id="5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take in mind</w:delText>
        </w:r>
      </w:del>
      <w:del w:id="556" w:author="Kinder" w:date="2013-06-30T08:28:00Z">
        <w:r w:rsidRPr="00A20DF3" w:rsidDel="00123A66">
          <w:rPr>
            <w:rFonts w:cs="Arial"/>
            <w:szCs w:val="20"/>
            <w:lang w:val="pt-PT"/>
            <w:rPrChange w:id="5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A20DF3">
        <w:rPr>
          <w:rFonts w:cs="Arial"/>
          <w:szCs w:val="20"/>
          <w:lang w:val="pt-PT"/>
          <w:rPrChange w:id="55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that the museum </w:t>
      </w:r>
      <w:r w:rsidR="00EC452A" w:rsidRPr="00A20DF3">
        <w:rPr>
          <w:rFonts w:cs="Arial"/>
          <w:szCs w:val="20"/>
          <w:lang w:val="pt-PT"/>
          <w:rPrChange w:id="559" w:author="Wolfgang J. Toechterle" w:date="2013-06-22T10:32:00Z">
            <w:rPr>
              <w:rFonts w:cs="Arial"/>
              <w:szCs w:val="20"/>
              <w:lang w:val="en-US"/>
            </w:rPr>
          </w:rPrChange>
        </w:rPr>
        <w:t>represents</w:t>
      </w:r>
      <w:r w:rsidRPr="00A20DF3">
        <w:rPr>
          <w:rFonts w:cs="Arial"/>
          <w:szCs w:val="20"/>
          <w:lang w:val="pt-PT"/>
          <w:rPrChange w:id="56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C452A" w:rsidRPr="00A20DF3">
        <w:rPr>
          <w:rFonts w:cs="Arial"/>
          <w:szCs w:val="20"/>
          <w:lang w:val="pt-PT"/>
          <w:rPrChange w:id="561" w:author="Wolfgang J. Toechterle" w:date="2013-06-22T10:32:00Z">
            <w:rPr>
              <w:rFonts w:cs="Arial"/>
              <w:szCs w:val="20"/>
              <w:lang w:val="en-US"/>
            </w:rPr>
          </w:rPrChange>
        </w:rPr>
        <w:t>the art of</w:t>
      </w:r>
      <w:r w:rsidRPr="00A20DF3">
        <w:rPr>
          <w:rFonts w:cs="Arial"/>
          <w:szCs w:val="20"/>
          <w:lang w:val="pt-PT"/>
          <w:rPrChange w:id="56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letterpress printing.</w:t>
      </w:r>
      <w:r w:rsidR="00EC452A" w:rsidRPr="00A20DF3">
        <w:rPr>
          <w:rFonts w:cs="Arial"/>
          <w:szCs w:val="20"/>
          <w:lang w:val="pt-PT"/>
          <w:rPrChange w:id="56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D23C9A" w:rsidRPr="00A20DF3">
        <w:rPr>
          <w:rFonts w:cs="Arial"/>
          <w:szCs w:val="20"/>
          <w:lang w:val="pt-PT"/>
          <w:rPrChange w:id="56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Due to this, some documents will be produced with this printing method. When you </w:t>
      </w:r>
      <w:r w:rsidR="00D23C9A" w:rsidRPr="00A20DF3">
        <w:rPr>
          <w:rFonts w:cs="Arial"/>
          <w:b/>
          <w:szCs w:val="20"/>
          <w:lang w:val="pt-PT"/>
          <w:rPrChange w:id="565" w:author="Admin" w:date="2013-06-30T23:24:00Z">
            <w:rPr>
              <w:rFonts w:cs="Arial"/>
              <w:szCs w:val="20"/>
              <w:lang w:val="en-US"/>
            </w:rPr>
          </w:rPrChange>
        </w:rPr>
        <w:t>design</w:t>
      </w:r>
      <w:r w:rsidR="00D23C9A" w:rsidRPr="00A20DF3">
        <w:rPr>
          <w:rFonts w:cs="Arial"/>
          <w:szCs w:val="20"/>
          <w:lang w:val="pt-PT"/>
          <w:rPrChange w:id="56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remember some of the limitations of letterpress printing. Such as </w:t>
      </w:r>
      <w:r w:rsidR="00D23C9A" w:rsidRPr="00A20DF3">
        <w:rPr>
          <w:rFonts w:eastAsia="Times New Roman" w:cs="Times New Roman"/>
          <w:lang w:val="pt-PT"/>
        </w:rPr>
        <w:t xml:space="preserve">fine lines, large solids and halftone screens </w:t>
      </w:r>
      <w:r w:rsidR="008E30B0" w:rsidRPr="00A20DF3">
        <w:rPr>
          <w:rFonts w:eastAsia="Times New Roman" w:cs="Times New Roman"/>
          <w:lang w:val="pt-PT"/>
        </w:rPr>
        <w:t>or the transparent quality of letterpress Ink.</w:t>
      </w:r>
    </w:p>
    <w:p w14:paraId="14873415" w14:textId="77777777" w:rsidR="00360EE9" w:rsidRPr="00A20DF3" w:rsidRDefault="00360EE9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567" w:author="Admin" w:date="2013-06-30T23:32:00Z"/>
          <w:rFonts w:eastAsia="Times New Roman" w:cs="Times New Roman"/>
          <w:lang w:val="pt-PT"/>
        </w:rPr>
      </w:pPr>
    </w:p>
    <w:p w14:paraId="21E5D589" w14:textId="41BA4837" w:rsidR="00360EE9" w:rsidRPr="00A20DF3" w:rsidRDefault="00157A88" w:rsidP="00157A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Times New Roman" w:cs="Times New Roman"/>
          <w:lang w:val="pt-PT"/>
          <w:rPrChange w:id="568" w:author="Admin" w:date="2013-06-30T23:34:00Z">
            <w:rPr>
              <w:rFonts w:eastAsia="Times New Roman" w:cs="Times New Roman"/>
            </w:rPr>
          </w:rPrChange>
        </w:rPr>
      </w:pPr>
      <w:r>
        <w:rPr>
          <w:rFonts w:eastAsia="Times New Roman" w:cs="Times New Roman"/>
          <w:highlight w:val="yellow"/>
          <w:lang w:val="pt-PT"/>
        </w:rPr>
        <w:t>Enquato desenvolves o projecto, deves ter em mente que este museu representa a arte da impressao tipografica</w:t>
      </w:r>
      <w:ins w:id="569" w:author="Admin" w:date="2013-06-30T23:32:00Z">
        <w:r w:rsidR="00360EE9" w:rsidRPr="00A20DF3">
          <w:rPr>
            <w:rFonts w:eastAsia="Times New Roman" w:cs="Times New Roman"/>
            <w:highlight w:val="yellow"/>
            <w:lang w:val="pt-PT"/>
            <w:rPrChange w:id="570" w:author="Admin" w:date="2013-06-30T23:37:00Z">
              <w:rPr>
                <w:rFonts w:eastAsia="Times New Roman" w:cs="Times New Roman"/>
              </w:rPr>
            </w:rPrChange>
          </w:rPr>
          <w:t xml:space="preserve">. </w:t>
        </w:r>
      </w:ins>
      <w:r>
        <w:rPr>
          <w:rFonts w:eastAsia="Times New Roman" w:cs="Times New Roman"/>
          <w:highlight w:val="yellow"/>
          <w:lang w:val="pt-PT"/>
        </w:rPr>
        <w:t>Deves ter em conta que alguns dos documentos vao ser impressos com esse tipo de impressao</w:t>
      </w:r>
      <w:ins w:id="571" w:author="Admin" w:date="2013-06-30T23:33:00Z">
        <w:r w:rsidR="00360EE9" w:rsidRPr="00A20DF3">
          <w:rPr>
            <w:rFonts w:eastAsia="Times New Roman" w:cs="Times New Roman"/>
            <w:highlight w:val="yellow"/>
            <w:lang w:val="pt-PT"/>
            <w:rPrChange w:id="572" w:author="Admin" w:date="2013-06-30T23:37:00Z">
              <w:rPr>
                <w:rFonts w:eastAsia="Times New Roman" w:cs="Times New Roman"/>
                <w:lang w:val="de-DE"/>
              </w:rPr>
            </w:rPrChange>
          </w:rPr>
          <w:t xml:space="preserve">. </w:t>
        </w:r>
      </w:ins>
      <w:r>
        <w:rPr>
          <w:rFonts w:eastAsia="Times New Roman" w:cs="Times New Roman"/>
          <w:highlight w:val="yellow"/>
          <w:lang w:val="pt-PT"/>
        </w:rPr>
        <w:t>Quando criares o teu design, nao te esquecas de considerar as limitacoes desta tecnica de impressao</w:t>
      </w:r>
      <w:ins w:id="573" w:author="Admin" w:date="2013-06-30T23:34:00Z">
        <w:r w:rsidR="00360EE9" w:rsidRPr="00A20DF3">
          <w:rPr>
            <w:rFonts w:eastAsia="Times New Roman" w:cs="Times New Roman"/>
            <w:highlight w:val="yellow"/>
            <w:lang w:val="pt-PT"/>
            <w:rPrChange w:id="574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, </w:t>
        </w:r>
      </w:ins>
      <w:r>
        <w:rPr>
          <w:rFonts w:eastAsia="Times New Roman" w:cs="Times New Roman"/>
          <w:lang w:val="pt-PT"/>
        </w:rPr>
        <w:t>tais como: linhas muito finas, manchas muito grandes, meios tons, transparencias e a propria qualidade da impressao e da tinta.</w:t>
      </w:r>
    </w:p>
    <w:p w14:paraId="6F1A0B83" w14:textId="77777777" w:rsidR="00F5386C" w:rsidRPr="00A20DF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</w:rPr>
      </w:pPr>
    </w:p>
    <w:p w14:paraId="519F327B" w14:textId="3C308620" w:rsidR="008E30B0" w:rsidRPr="00A20DF3" w:rsidRDefault="008E30B0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575" w:author="Admin" w:date="2013-06-30T23:37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57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Therefore the client asked for a clean and </w:t>
      </w:r>
      <w:r w:rsidR="0008577D" w:rsidRPr="00A20DF3">
        <w:rPr>
          <w:rStyle w:val="hps"/>
          <w:rFonts w:eastAsia="Times New Roman" w:cs="Times New Roman"/>
          <w:lang w:val="pt-PT"/>
          <w:rPrChange w:id="577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straight</w:t>
      </w:r>
      <w:ins w:id="578" w:author="Kinder" w:date="2013-06-29T10:56:00Z">
        <w:r w:rsidR="00614930" w:rsidRPr="00A20DF3">
          <w:rPr>
            <w:rStyle w:val="hps"/>
            <w:rFonts w:eastAsia="Times New Roman" w:cs="Times New Roman"/>
            <w:lang w:val="pt-PT"/>
          </w:rPr>
          <w:t xml:space="preserve"> </w:t>
        </w:r>
      </w:ins>
      <w:r w:rsidR="0008577D" w:rsidRPr="00A20DF3">
        <w:rPr>
          <w:rStyle w:val="hps"/>
          <w:rFonts w:eastAsia="Times New Roman" w:cs="Times New Roman"/>
          <w:lang w:val="pt-PT"/>
          <w:rPrChange w:id="579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forward</w:t>
      </w:r>
      <w:r w:rsidRPr="00A20DF3">
        <w:rPr>
          <w:rFonts w:cs="Arial"/>
          <w:szCs w:val="20"/>
          <w:lang w:val="pt-PT"/>
          <w:rPrChange w:id="58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approach. The Design must be forward-looking and modern. Must explicitly be "not conservative." </w:t>
      </w:r>
    </w:p>
    <w:p w14:paraId="245C223D" w14:textId="77777777" w:rsidR="00360EE9" w:rsidRDefault="00360EE9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</w:rPr>
      </w:pPr>
    </w:p>
    <w:p w14:paraId="7D9A3A8D" w14:textId="37861519" w:rsidR="00360EE9" w:rsidRPr="00A20DF3" w:rsidRDefault="006D41FF" w:rsidP="000760C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58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0760C6">
        <w:rPr>
          <w:rFonts w:cs="Arial"/>
          <w:szCs w:val="20"/>
          <w:highlight w:val="yellow"/>
          <w:lang w:val="pt-PT"/>
        </w:rPr>
        <w:t>Mesmo assim, o cliente deseja um estudo “clean” e moderno. O design deve ser de vaguarda e moderno.</w:t>
      </w:r>
      <w:r w:rsidR="000760C6" w:rsidRPr="000760C6">
        <w:rPr>
          <w:rFonts w:cs="Arial"/>
          <w:szCs w:val="20"/>
          <w:highlight w:val="yellow"/>
          <w:lang w:val="pt-PT"/>
        </w:rPr>
        <w:t xml:space="preserve"> </w:t>
      </w:r>
      <w:r w:rsidR="000760C6">
        <w:rPr>
          <w:rFonts w:cs="Arial"/>
          <w:szCs w:val="20"/>
          <w:highlight w:val="yellow"/>
          <w:lang w:val="pt-PT"/>
        </w:rPr>
        <w:t>De uma forma muito clara</w:t>
      </w:r>
      <w:ins w:id="582" w:author="Admin" w:date="2013-06-30T23:38:00Z">
        <w:r w:rsidR="00360EE9" w:rsidRPr="000760C6">
          <w:rPr>
            <w:rFonts w:cs="Arial"/>
            <w:szCs w:val="20"/>
            <w:highlight w:val="yellow"/>
            <w:lang w:val="pt-PT"/>
            <w:rPrChange w:id="583" w:author="Admin" w:date="2013-06-30T23:39:00Z">
              <w:rPr>
                <w:rFonts w:cs="Arial"/>
                <w:szCs w:val="20"/>
              </w:rPr>
            </w:rPrChange>
          </w:rPr>
          <w:t>, nao deve ser conservador.</w:t>
        </w:r>
      </w:ins>
    </w:p>
    <w:p w14:paraId="118A4136" w14:textId="0E096FBC" w:rsidR="00F5386C" w:rsidRPr="00A20DF3" w:rsidRDefault="00F5386C" w:rsidP="00F5386C">
      <w:pPr>
        <w:rPr>
          <w:lang w:val="pt-PT"/>
        </w:rPr>
      </w:pPr>
    </w:p>
    <w:p w14:paraId="3B2040D4" w14:textId="77777777" w:rsidR="007B47BC" w:rsidRDefault="007B47BC" w:rsidP="00F5386C">
      <w:pPr>
        <w:rPr>
          <w:lang w:val="pt-PT"/>
        </w:rPr>
      </w:pPr>
    </w:p>
    <w:p w14:paraId="7D958139" w14:textId="77777777" w:rsidR="000760C6" w:rsidRDefault="000760C6" w:rsidP="00F5386C">
      <w:pPr>
        <w:rPr>
          <w:lang w:val="pt-PT"/>
        </w:rPr>
      </w:pPr>
    </w:p>
    <w:p w14:paraId="71A28E01" w14:textId="77777777" w:rsidR="000760C6" w:rsidRDefault="000760C6" w:rsidP="00F5386C">
      <w:pPr>
        <w:rPr>
          <w:lang w:val="pt-PT"/>
        </w:rPr>
      </w:pPr>
    </w:p>
    <w:p w14:paraId="0B456532" w14:textId="77777777" w:rsidR="000760C6" w:rsidRDefault="000760C6" w:rsidP="00F5386C">
      <w:pPr>
        <w:rPr>
          <w:lang w:val="pt-PT"/>
        </w:rPr>
      </w:pPr>
    </w:p>
    <w:p w14:paraId="4CC9A1A8" w14:textId="77777777" w:rsidR="000760C6" w:rsidRDefault="000760C6" w:rsidP="00F5386C">
      <w:pPr>
        <w:rPr>
          <w:lang w:val="pt-PT"/>
        </w:rPr>
      </w:pPr>
    </w:p>
    <w:p w14:paraId="506418A4" w14:textId="77777777" w:rsidR="000760C6" w:rsidRDefault="000760C6" w:rsidP="00F5386C">
      <w:pPr>
        <w:rPr>
          <w:lang w:val="pt-PT"/>
        </w:rPr>
      </w:pPr>
    </w:p>
    <w:p w14:paraId="5FD0F7E1" w14:textId="77777777" w:rsidR="000760C6" w:rsidRDefault="000760C6" w:rsidP="00F5386C">
      <w:pPr>
        <w:rPr>
          <w:lang w:val="pt-PT"/>
        </w:rPr>
      </w:pPr>
    </w:p>
    <w:p w14:paraId="154596E7" w14:textId="77777777" w:rsidR="000760C6" w:rsidRPr="00A20DF3" w:rsidRDefault="000760C6" w:rsidP="00F5386C">
      <w:pPr>
        <w:rPr>
          <w:lang w:val="pt-PT"/>
        </w:rPr>
      </w:pPr>
    </w:p>
    <w:p w14:paraId="416A0A50" w14:textId="77777777" w:rsidR="0008577D" w:rsidRPr="00A20DF3" w:rsidRDefault="0008577D" w:rsidP="0008577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584" w:author="Admin" w:date="2013-06-30T23:39:00Z"/>
          <w:rFonts w:cs="Arial"/>
          <w:b/>
          <w:bCs/>
          <w:sz w:val="28"/>
          <w:szCs w:val="28"/>
          <w:lang w:val="pt-PT"/>
        </w:rPr>
      </w:pPr>
      <w:r w:rsidRPr="00A20DF3">
        <w:rPr>
          <w:rFonts w:cs="Arial"/>
          <w:b/>
          <w:bCs/>
          <w:sz w:val="28"/>
          <w:szCs w:val="28"/>
          <w:lang w:val="pt-PT"/>
          <w:rPrChange w:id="585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Target audience</w:t>
      </w:r>
    </w:p>
    <w:p w14:paraId="39894224" w14:textId="61BB2F06" w:rsidR="00360EE9" w:rsidRPr="00A20DF3" w:rsidRDefault="00360EE9" w:rsidP="0008577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 w:val="28"/>
          <w:szCs w:val="28"/>
          <w:lang w:val="pt-PT"/>
          <w:rPrChange w:id="586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ins w:id="587" w:author="Admin" w:date="2013-06-30T23:39:00Z">
        <w:r w:rsidRPr="00A20DF3">
          <w:rPr>
            <w:rFonts w:cs="Arial"/>
            <w:b/>
            <w:bCs/>
            <w:sz w:val="28"/>
            <w:szCs w:val="28"/>
            <w:highlight w:val="yellow"/>
            <w:lang w:val="pt-PT"/>
            <w:rPrChange w:id="588" w:author="Admin" w:date="2013-06-30T23:39:00Z">
              <w:rPr>
                <w:rFonts w:cs="Arial"/>
                <w:b/>
                <w:bCs/>
                <w:sz w:val="28"/>
                <w:szCs w:val="28"/>
              </w:rPr>
            </w:rPrChange>
          </w:rPr>
          <w:t>Publico alvo</w:t>
        </w:r>
      </w:ins>
    </w:p>
    <w:p w14:paraId="6507F21D" w14:textId="77777777" w:rsidR="00360EE9" w:rsidRPr="00A20DF3" w:rsidRDefault="00360EE9" w:rsidP="0008577D">
      <w:pPr>
        <w:rPr>
          <w:ins w:id="589" w:author="Admin" w:date="2013-06-30T23:39:00Z"/>
          <w:rFonts w:cs="Arial"/>
          <w:szCs w:val="20"/>
          <w:lang w:val="pt-PT"/>
        </w:rPr>
      </w:pPr>
    </w:p>
    <w:p w14:paraId="7CE022D1" w14:textId="3DA4956D" w:rsidR="00360EE9" w:rsidRPr="00A20DF3" w:rsidRDefault="0008577D" w:rsidP="0008577D">
      <w:pPr>
        <w:rPr>
          <w:ins w:id="590" w:author="Admin" w:date="2013-06-30T23:39:00Z"/>
          <w:lang w:val="pt-PT"/>
        </w:rPr>
      </w:pPr>
      <w:r w:rsidRPr="00A20DF3">
        <w:rPr>
          <w:rFonts w:cs="Arial"/>
          <w:szCs w:val="20"/>
          <w:lang w:val="pt-PT"/>
          <w:rPrChange w:id="59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Individuals and </w:t>
      </w:r>
      <w:r w:rsidR="007B47BC" w:rsidRPr="00A20DF3">
        <w:rPr>
          <w:rFonts w:cs="Arial"/>
          <w:szCs w:val="20"/>
          <w:lang w:val="pt-PT"/>
          <w:rPrChange w:id="592" w:author="Wolfgang J. Toechterle" w:date="2013-06-22T10:32:00Z">
            <w:rPr>
              <w:rFonts w:cs="Arial"/>
              <w:szCs w:val="20"/>
              <w:lang w:val="en-US"/>
            </w:rPr>
          </w:rPrChange>
        </w:rPr>
        <w:t>f</w:t>
      </w:r>
      <w:r w:rsidRPr="00A20DF3">
        <w:rPr>
          <w:rFonts w:cs="Arial"/>
          <w:szCs w:val="20"/>
          <w:lang w:val="pt-PT"/>
          <w:rPrChange w:id="593" w:author="Wolfgang J. Toechterle" w:date="2013-06-22T10:32:00Z">
            <w:rPr>
              <w:rFonts w:cs="Arial"/>
              <w:szCs w:val="20"/>
              <w:lang w:val="en-US"/>
            </w:rPr>
          </w:rPrChange>
        </w:rPr>
        <w:t>amilies</w:t>
      </w:r>
      <w:del w:id="594" w:author="Kinder" w:date="2013-06-30T08:28:00Z">
        <w:r w:rsidR="007B47BC" w:rsidRPr="00A20DF3" w:rsidDel="00123A66">
          <w:rPr>
            <w:rFonts w:cs="Arial"/>
            <w:szCs w:val="20"/>
            <w:lang w:val="pt-PT"/>
            <w:rPrChange w:id="59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A20DF3">
        <w:rPr>
          <w:rFonts w:cs="Arial"/>
          <w:szCs w:val="20"/>
          <w:lang w:val="pt-PT"/>
          <w:rPrChange w:id="59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who are interested in </w:t>
      </w:r>
      <w:r w:rsidRPr="00A20DF3">
        <w:rPr>
          <w:lang w:val="pt-PT"/>
        </w:rPr>
        <w:t>hi</w:t>
      </w:r>
      <w:r w:rsidR="007B47BC" w:rsidRPr="00A20DF3">
        <w:rPr>
          <w:lang w:val="pt-PT"/>
        </w:rPr>
        <w:t>story of the “black art” and related</w:t>
      </w:r>
      <w:r w:rsidRPr="00A20DF3">
        <w:rPr>
          <w:lang w:val="pt-PT"/>
        </w:rPr>
        <w:t xml:space="preserve"> brilliant inventions.</w:t>
      </w:r>
    </w:p>
    <w:p w14:paraId="6E0546D8" w14:textId="22385A18" w:rsidR="00360EE9" w:rsidRPr="00A20DF3" w:rsidRDefault="00360EE9" w:rsidP="0008577D">
      <w:pPr>
        <w:rPr>
          <w:lang w:val="pt-PT"/>
          <w:rPrChange w:id="597" w:author="Admin" w:date="2013-06-30T23:39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ins w:id="598" w:author="Admin" w:date="2013-06-30T23:39:00Z">
        <w:r w:rsidRPr="00A20DF3">
          <w:rPr>
            <w:highlight w:val="yellow"/>
            <w:lang w:val="pt-PT"/>
            <w:rPrChange w:id="599" w:author="Admin" w:date="2013-06-30T23:41:00Z">
              <w:rPr/>
            </w:rPrChange>
          </w:rPr>
          <w:t>Individuos e familias</w:t>
        </w:r>
      </w:ins>
      <w:ins w:id="600" w:author="Admin" w:date="2013-06-30T23:40:00Z">
        <w:r w:rsidRPr="00A20DF3">
          <w:rPr>
            <w:highlight w:val="yellow"/>
            <w:lang w:val="pt-PT"/>
            <w:rPrChange w:id="601" w:author="Admin" w:date="2013-06-30T23:41:00Z">
              <w:rPr/>
            </w:rPrChange>
          </w:rPr>
          <w:t xml:space="preserve"> interessadas em historia da black art e identifica</w:t>
        </w:r>
        <w:r w:rsidR="00384095" w:rsidRPr="00A20DF3">
          <w:rPr>
            <w:highlight w:val="yellow"/>
            <w:lang w:val="pt-PT"/>
            <w:rPrChange w:id="602" w:author="Admin" w:date="2013-06-30T23:41:00Z">
              <w:rPr/>
            </w:rPrChange>
          </w:rPr>
          <w:t xml:space="preserve">das com </w:t>
        </w:r>
      </w:ins>
      <w:ins w:id="603" w:author="Admin" w:date="2013-06-30T23:41:00Z">
        <w:r w:rsidR="00384095" w:rsidRPr="00A20DF3">
          <w:rPr>
            <w:highlight w:val="yellow"/>
            <w:lang w:val="pt-PT"/>
            <w:rPrChange w:id="604" w:author="Admin" w:date="2013-06-30T23:41:00Z">
              <w:rPr/>
            </w:rPrChange>
          </w:rPr>
          <w:t>invencoes geniais.</w:t>
        </w:r>
      </w:ins>
    </w:p>
    <w:p w14:paraId="35619CD7" w14:textId="77777777" w:rsidR="0092197E" w:rsidRPr="00A20DF3" w:rsidRDefault="0092197E" w:rsidP="0008577D">
      <w:pPr>
        <w:rPr>
          <w:rFonts w:cs="Arial"/>
          <w:b/>
          <w:bCs/>
          <w:sz w:val="28"/>
          <w:szCs w:val="28"/>
          <w:lang w:val="pt-PT"/>
          <w:rPrChange w:id="605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58DF7760" w14:textId="77777777" w:rsidR="0008577D" w:rsidRPr="00A20DF3" w:rsidRDefault="0008577D" w:rsidP="0008577D">
      <w:pPr>
        <w:rPr>
          <w:ins w:id="606" w:author="Admin" w:date="2013-06-30T23:41:00Z"/>
          <w:lang w:val="pt-PT"/>
        </w:rPr>
      </w:pPr>
      <w:r w:rsidRPr="00A20DF3">
        <w:rPr>
          <w:rFonts w:cs="Arial"/>
          <w:b/>
          <w:bCs/>
          <w:sz w:val="28"/>
          <w:szCs w:val="28"/>
          <w:lang w:val="pt-PT"/>
          <w:rPrChange w:id="607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1: logo</w:t>
      </w:r>
      <w:r w:rsidRPr="00A20DF3">
        <w:rPr>
          <w:lang w:val="pt-PT"/>
          <w:rPrChange w:id="608" w:author="Wolfgang J. Toechterle" w:date="2013-06-22T10:32:00Z">
            <w:rPr>
              <w:lang w:val="en-US"/>
            </w:rPr>
          </w:rPrChange>
        </w:rPr>
        <w:t xml:space="preserve"> </w:t>
      </w:r>
    </w:p>
    <w:p w14:paraId="66E513CF" w14:textId="5AAB2DC5" w:rsidR="00384095" w:rsidRPr="00163E96" w:rsidRDefault="00384095" w:rsidP="008D2A9B">
      <w:pPr>
        <w:rPr>
          <w:b/>
          <w:bCs/>
          <w:sz w:val="28"/>
          <w:szCs w:val="28"/>
          <w:lang w:val="pt-PT"/>
          <w:rPrChange w:id="609" w:author="Wolfgang J. Toechterle" w:date="2013-06-22T10:32:00Z">
            <w:rPr>
              <w:lang w:val="en-US"/>
            </w:rPr>
          </w:rPrChange>
        </w:rPr>
      </w:pPr>
      <w:ins w:id="610" w:author="Admin" w:date="2013-06-30T23:41:00Z">
        <w:r w:rsidRPr="00163E96">
          <w:rPr>
            <w:b/>
            <w:bCs/>
            <w:sz w:val="28"/>
            <w:szCs w:val="28"/>
            <w:highlight w:val="yellow"/>
            <w:lang w:val="pt-PT"/>
            <w:rPrChange w:id="611" w:author="Admin" w:date="2013-06-30T23:42:00Z">
              <w:rPr/>
            </w:rPrChange>
          </w:rPr>
          <w:t>Tarefa 1</w:t>
        </w:r>
      </w:ins>
      <w:r w:rsidR="008D2A9B" w:rsidRPr="00163E96">
        <w:rPr>
          <w:b/>
          <w:bCs/>
          <w:sz w:val="28"/>
          <w:szCs w:val="28"/>
          <w:highlight w:val="yellow"/>
          <w:lang w:val="pt-PT"/>
        </w:rPr>
        <w:t>:</w:t>
      </w:r>
      <w:ins w:id="612" w:author="Admin" w:date="2013-06-30T23:41:00Z">
        <w:r w:rsidRPr="00163E96">
          <w:rPr>
            <w:b/>
            <w:bCs/>
            <w:sz w:val="28"/>
            <w:szCs w:val="28"/>
            <w:highlight w:val="yellow"/>
            <w:lang w:val="pt-PT"/>
            <w:rPrChange w:id="613" w:author="Admin" w:date="2013-06-30T23:42:00Z">
              <w:rPr/>
            </w:rPrChange>
          </w:rPr>
          <w:t xml:space="preserve"> logo</w:t>
        </w:r>
      </w:ins>
    </w:p>
    <w:p w14:paraId="29125811" w14:textId="77777777" w:rsidR="0063530C" w:rsidRPr="00A20DF3" w:rsidRDefault="0063530C" w:rsidP="0008577D">
      <w:pPr>
        <w:rPr>
          <w:lang w:val="pt-PT"/>
          <w:rPrChange w:id="614" w:author="Wolfgang J. Toechterle" w:date="2013-06-22T10:32:00Z">
            <w:rPr>
              <w:lang w:val="en-US"/>
            </w:rPr>
          </w:rPrChange>
        </w:rPr>
      </w:pPr>
    </w:p>
    <w:p w14:paraId="34953D33" w14:textId="7A61153C" w:rsidR="0092197E" w:rsidRPr="00A20DF3" w:rsidRDefault="0092197E" w:rsidP="0092197E">
      <w:pPr>
        <w:rPr>
          <w:ins w:id="615" w:author="Admin" w:date="2013-06-30T23:42:00Z"/>
          <w:lang w:val="pt-PT"/>
        </w:rPr>
      </w:pPr>
      <w:r w:rsidRPr="00A20DF3">
        <w:rPr>
          <w:lang w:val="pt-PT"/>
          <w:rPrChange w:id="616" w:author="Wolfgang J. Toechterle" w:date="2013-06-22T10:32:00Z">
            <w:rPr>
              <w:lang w:val="en-US"/>
            </w:rPr>
          </w:rPrChange>
        </w:rPr>
        <w:t xml:space="preserve">The Museum of the Printing Arts </w:t>
      </w:r>
      <w:del w:id="617" w:author="Kinder" w:date="2013-06-29T10:57:00Z">
        <w:r w:rsidRPr="00A20DF3" w:rsidDel="00614930">
          <w:rPr>
            <w:lang w:val="pt-PT"/>
            <w:rPrChange w:id="618" w:author="Wolfgang J. Toechterle" w:date="2013-06-22T10:32:00Z">
              <w:rPr>
                <w:lang w:val="en-US"/>
              </w:rPr>
            </w:rPrChange>
          </w:rPr>
          <w:delText xml:space="preserve">ask </w:delText>
        </w:r>
      </w:del>
      <w:ins w:id="619" w:author="Kinder" w:date="2013-06-29T10:57:00Z">
        <w:r w:rsidR="00614930" w:rsidRPr="00A20DF3">
          <w:rPr>
            <w:lang w:val="pt-PT"/>
          </w:rPr>
          <w:t>needs</w:t>
        </w:r>
        <w:r w:rsidR="00614930" w:rsidRPr="00A20DF3">
          <w:rPr>
            <w:lang w:val="pt-PT"/>
            <w:rPrChange w:id="620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r w:rsidRPr="00A20DF3">
        <w:rPr>
          <w:lang w:val="pt-PT"/>
          <w:rPrChange w:id="621" w:author="Wolfgang J. Toechterle" w:date="2013-06-22T10:32:00Z">
            <w:rPr>
              <w:lang w:val="en-US"/>
            </w:rPr>
          </w:rPrChange>
        </w:rPr>
        <w:t xml:space="preserve">you to create a logo for the Museum. The logo needs to embody the ideas of printing and all its various facets. From a historical, technical, handcraft </w:t>
      </w:r>
      <w:del w:id="622" w:author="Kinder" w:date="2013-06-30T08:28:00Z">
        <w:r w:rsidRPr="00A20DF3" w:rsidDel="00123A66">
          <w:rPr>
            <w:lang w:val="pt-PT"/>
            <w:rPrChange w:id="623" w:author="Wolfgang J. Toechterle" w:date="2013-06-22T10:32:00Z">
              <w:rPr>
                <w:lang w:val="en-US"/>
              </w:rPr>
            </w:rPrChange>
          </w:rPr>
          <w:delText xml:space="preserve">and </w:delText>
        </w:r>
      </w:del>
      <w:r w:rsidRPr="00A20DF3">
        <w:rPr>
          <w:lang w:val="pt-PT"/>
          <w:rPrChange w:id="624" w:author="Wolfgang J. Toechterle" w:date="2013-06-22T10:32:00Z">
            <w:rPr>
              <w:lang w:val="en-US"/>
            </w:rPr>
          </w:rPrChange>
        </w:rPr>
        <w:t xml:space="preserve">view, up to the beginning of the twentieth century. </w:t>
      </w:r>
    </w:p>
    <w:p w14:paraId="11F51503" w14:textId="70362EA9" w:rsidR="00384095" w:rsidRPr="00A20DF3" w:rsidRDefault="00384095" w:rsidP="008D2A9B">
      <w:pPr>
        <w:rPr>
          <w:lang w:val="pt-PT"/>
          <w:rPrChange w:id="625" w:author="Wolfgang J. Toechterle" w:date="2013-06-22T10:32:00Z">
            <w:rPr>
              <w:lang w:val="en-US"/>
            </w:rPr>
          </w:rPrChange>
        </w:rPr>
      </w:pPr>
      <w:ins w:id="626" w:author="Admin" w:date="2013-06-30T23:42:00Z">
        <w:r w:rsidRPr="00A20DF3">
          <w:rPr>
            <w:highlight w:val="yellow"/>
            <w:lang w:val="pt-PT"/>
            <w:rPrChange w:id="627" w:author="Admin" w:date="2013-06-30T23:45:00Z">
              <w:rPr/>
            </w:rPrChange>
          </w:rPr>
          <w:t xml:space="preserve">O </w:t>
        </w:r>
      </w:ins>
      <w:r w:rsidR="008D2A9B">
        <w:rPr>
          <w:highlight w:val="yellow"/>
          <w:lang w:val="pt-PT"/>
        </w:rPr>
        <w:t>“</w:t>
      </w:r>
      <w:ins w:id="628" w:author="Admin" w:date="2013-06-30T23:42:00Z">
        <w:r w:rsidRPr="00A20DF3">
          <w:rPr>
            <w:highlight w:val="yellow"/>
            <w:lang w:val="pt-PT"/>
            <w:rPrChange w:id="629" w:author="Admin" w:date="2013-06-30T23:45:00Z">
              <w:rPr/>
            </w:rPrChange>
          </w:rPr>
          <w:t>Museum of the Printing Arts</w:t>
        </w:r>
      </w:ins>
      <w:r w:rsidR="008D2A9B">
        <w:rPr>
          <w:highlight w:val="yellow"/>
          <w:lang w:val="pt-PT"/>
        </w:rPr>
        <w:t>”</w:t>
      </w:r>
      <w:ins w:id="630" w:author="Admin" w:date="2013-06-30T23:42:00Z">
        <w:r w:rsidRPr="00A20DF3">
          <w:rPr>
            <w:highlight w:val="yellow"/>
            <w:lang w:val="pt-PT"/>
            <w:rPrChange w:id="631" w:author="Admin" w:date="2013-06-30T23:45:00Z">
              <w:rPr/>
            </w:rPrChange>
          </w:rPr>
          <w:t xml:space="preserve"> precisa </w:t>
        </w:r>
      </w:ins>
      <w:r w:rsidR="008D2A9B">
        <w:rPr>
          <w:highlight w:val="yellow"/>
          <w:lang w:val="pt-PT"/>
        </w:rPr>
        <w:t>que tu desenhes um</w:t>
      </w:r>
      <w:ins w:id="632" w:author="Admin" w:date="2013-06-30T23:42:00Z">
        <w:r w:rsidRPr="00A20DF3">
          <w:rPr>
            <w:highlight w:val="yellow"/>
            <w:lang w:val="pt-PT"/>
            <w:rPrChange w:id="633" w:author="Admin" w:date="2013-06-30T23:45:00Z">
              <w:rPr/>
            </w:rPrChange>
          </w:rPr>
          <w:t xml:space="preserve"> logo </w:t>
        </w:r>
      </w:ins>
      <w:r w:rsidR="008D2A9B">
        <w:rPr>
          <w:highlight w:val="yellow"/>
          <w:lang w:val="pt-PT"/>
        </w:rPr>
        <w:t>novo</w:t>
      </w:r>
      <w:ins w:id="634" w:author="Admin" w:date="2013-06-30T23:42:00Z">
        <w:r w:rsidRPr="00A20DF3">
          <w:rPr>
            <w:highlight w:val="yellow"/>
            <w:lang w:val="pt-PT"/>
            <w:rPrChange w:id="635" w:author="Admin" w:date="2013-06-30T23:45:00Z">
              <w:rPr/>
            </w:rPrChange>
          </w:rPr>
          <w:t xml:space="preserve">. </w:t>
        </w:r>
      </w:ins>
      <w:r w:rsidR="008D2A9B">
        <w:rPr>
          <w:highlight w:val="yellow"/>
          <w:lang w:val="pt-PT"/>
        </w:rPr>
        <w:t>O</w:t>
      </w:r>
      <w:ins w:id="636" w:author="Admin" w:date="2013-06-30T23:42:00Z">
        <w:r w:rsidRPr="00A20DF3">
          <w:rPr>
            <w:highlight w:val="yellow"/>
            <w:lang w:val="pt-PT"/>
            <w:rPrChange w:id="637" w:author="Admin" w:date="2013-06-30T23:45:00Z">
              <w:rPr/>
            </w:rPrChange>
          </w:rPr>
          <w:t xml:space="preserve"> logo deve </w:t>
        </w:r>
      </w:ins>
      <w:r w:rsidR="008D2A9B">
        <w:rPr>
          <w:highlight w:val="yellow"/>
          <w:lang w:val="pt-PT"/>
        </w:rPr>
        <w:t>transmitir o conceito de impressao nas suas mais variadas vertentes</w:t>
      </w:r>
      <w:ins w:id="638" w:author="Admin" w:date="2013-06-30T23:42:00Z">
        <w:r w:rsidRPr="00A20DF3">
          <w:rPr>
            <w:highlight w:val="yellow"/>
            <w:lang w:val="pt-PT"/>
            <w:rPrChange w:id="639" w:author="Admin" w:date="2013-06-30T23:45:00Z">
              <w:rPr/>
            </w:rPrChange>
          </w:rPr>
          <w:t xml:space="preserve">. </w:t>
        </w:r>
      </w:ins>
      <w:r w:rsidR="008D2A9B">
        <w:rPr>
          <w:highlight w:val="yellow"/>
          <w:lang w:val="pt-PT"/>
        </w:rPr>
        <w:t>Numa</w:t>
      </w:r>
      <w:ins w:id="640" w:author="Admin" w:date="2013-06-30T23:43:00Z">
        <w:r w:rsidRPr="00A20DF3">
          <w:rPr>
            <w:highlight w:val="yellow"/>
            <w:lang w:val="pt-PT"/>
            <w:rPrChange w:id="641" w:author="Admin" w:date="2013-06-30T23:45:00Z">
              <w:rPr/>
            </w:rPrChange>
          </w:rPr>
          <w:t xml:space="preserve"> perspectiva historica, tecnica e </w:t>
        </w:r>
      </w:ins>
      <w:ins w:id="642" w:author="Admin" w:date="2013-06-30T23:44:00Z">
        <w:r w:rsidRPr="00A20DF3">
          <w:rPr>
            <w:highlight w:val="yellow"/>
            <w:lang w:val="pt-PT"/>
            <w:rPrChange w:id="643" w:author="Admin" w:date="2013-06-30T23:45:00Z">
              <w:rPr/>
            </w:rPrChange>
          </w:rPr>
          <w:t>art</w:t>
        </w:r>
      </w:ins>
      <w:ins w:id="644" w:author="Admin" w:date="2013-06-30T23:45:00Z">
        <w:r w:rsidRPr="00A20DF3">
          <w:rPr>
            <w:highlight w:val="yellow"/>
            <w:lang w:val="pt-PT"/>
            <w:rPrChange w:id="645" w:author="Admin" w:date="2013-06-30T23:45:00Z">
              <w:rPr/>
            </w:rPrChange>
          </w:rPr>
          <w:t>esanal ate o comeco do seculo XX.</w:t>
        </w:r>
      </w:ins>
    </w:p>
    <w:p w14:paraId="718F6A1F" w14:textId="77777777" w:rsidR="008D2A9B" w:rsidRDefault="00041FC5" w:rsidP="00041FC5">
      <w:pPr>
        <w:pStyle w:val="ListParagraph"/>
        <w:numPr>
          <w:ilvl w:val="0"/>
          <w:numId w:val="15"/>
        </w:numPr>
        <w:rPr>
          <w:lang w:val="pt-PT"/>
        </w:rPr>
      </w:pPr>
      <w:ins w:id="646" w:author="Wolfgang J. Toechterle" w:date="2013-05-20T21:05:00Z">
        <w:r w:rsidRPr="00A20DF3">
          <w:rPr>
            <w:lang w:val="pt-PT"/>
            <w:rPrChange w:id="647" w:author="Wolfgang J. Toechterle" w:date="2013-06-22T10:32:00Z">
              <w:rPr>
                <w:lang w:val="en-US"/>
              </w:rPr>
            </w:rPrChange>
          </w:rPr>
          <w:t>The logo should have a compact shape.</w:t>
        </w:r>
      </w:ins>
    </w:p>
    <w:p w14:paraId="2AFA0AD0" w14:textId="29CD38BD" w:rsidR="00041FC5" w:rsidRPr="008D2A9B" w:rsidRDefault="008D2A9B" w:rsidP="008D2A9B">
      <w:pPr>
        <w:pStyle w:val="ListParagraph"/>
        <w:numPr>
          <w:ilvl w:val="0"/>
          <w:numId w:val="15"/>
        </w:numPr>
        <w:rPr>
          <w:ins w:id="648" w:author="Wolfgang J. Toechterle" w:date="2013-05-20T21:05:00Z"/>
          <w:highlight w:val="yellow"/>
          <w:lang w:val="pt-PT"/>
          <w:rPrChange w:id="649" w:author="Wolfgang J. Toechterle" w:date="2013-06-22T10:32:00Z">
            <w:rPr>
              <w:ins w:id="650" w:author="Wolfgang J. Toechterle" w:date="2013-05-20T21:05:00Z"/>
              <w:lang w:val="en-US"/>
            </w:rPr>
          </w:rPrChange>
        </w:rPr>
      </w:pPr>
      <w:ins w:id="651" w:author="Admin" w:date="2013-06-30T23:51:00Z">
        <w:r w:rsidRPr="00A20DF3">
          <w:rPr>
            <w:highlight w:val="yellow"/>
            <w:lang w:val="pt-PT"/>
            <w:rPrChange w:id="652" w:author="Admin" w:date="2013-06-30T23:52:00Z">
              <w:rPr/>
            </w:rPrChange>
          </w:rPr>
          <w:t>A logo deve ter um formato compacto</w:t>
        </w:r>
      </w:ins>
      <w:ins w:id="653" w:author="Wolfgang J. Toechterle" w:date="2013-05-20T21:05:00Z">
        <w:r w:rsidR="00041FC5" w:rsidRPr="008D2A9B">
          <w:rPr>
            <w:lang w:val="pt-PT"/>
            <w:rPrChange w:id="654" w:author="Wolfgang J. Toechterle" w:date="2013-06-22T10:32:00Z">
              <w:rPr>
                <w:lang w:val="en-US"/>
              </w:rPr>
            </w:rPrChange>
          </w:rPr>
          <w:t xml:space="preserve"> </w:t>
        </w:r>
      </w:ins>
    </w:p>
    <w:p w14:paraId="557D9245" w14:textId="79789016" w:rsidR="00041FC5" w:rsidRDefault="00041FC5" w:rsidP="00041FC5">
      <w:pPr>
        <w:pStyle w:val="ListParagraph"/>
        <w:numPr>
          <w:ilvl w:val="0"/>
          <w:numId w:val="15"/>
        </w:numPr>
        <w:rPr>
          <w:lang w:val="pt-PT"/>
        </w:rPr>
      </w:pPr>
      <w:ins w:id="655" w:author="Wolfgang J. Toechterle" w:date="2013-05-20T21:05:00Z">
        <w:r w:rsidRPr="00A20DF3">
          <w:rPr>
            <w:lang w:val="pt-PT"/>
            <w:rPrChange w:id="656" w:author="Wolfgang J. Toechterle" w:date="2013-06-22T10:32:00Z">
              <w:rPr>
                <w:lang w:val="en-US"/>
              </w:rPr>
            </w:rPrChange>
          </w:rPr>
          <w:t xml:space="preserve">It should be possible to use it for </w:t>
        </w:r>
      </w:ins>
      <w:ins w:id="657" w:author="Kinder" w:date="2013-06-29T10:58:00Z">
        <w:r w:rsidR="00614930" w:rsidRPr="00A20DF3">
          <w:rPr>
            <w:lang w:val="pt-PT"/>
          </w:rPr>
          <w:t xml:space="preserve">both </w:t>
        </w:r>
      </w:ins>
      <w:ins w:id="658" w:author="Wolfgang J. Toechterle" w:date="2013-05-20T21:05:00Z">
        <w:r w:rsidRPr="00A20DF3">
          <w:rPr>
            <w:lang w:val="pt-PT"/>
            <w:rPrChange w:id="659" w:author="Wolfgang J. Toechterle" w:date="2013-06-22T10:32:00Z">
              <w:rPr>
                <w:lang w:val="en-US"/>
              </w:rPr>
            </w:rPrChange>
          </w:rPr>
          <w:t>offset and letterpress printing.</w:t>
        </w:r>
      </w:ins>
    </w:p>
    <w:p w14:paraId="48F14C60" w14:textId="4D4DBAC8" w:rsidR="008D2A9B" w:rsidRPr="00A20DF3" w:rsidRDefault="008D2A9B" w:rsidP="008D2A9B">
      <w:pPr>
        <w:pStyle w:val="ListParagraph"/>
        <w:numPr>
          <w:ilvl w:val="0"/>
          <w:numId w:val="15"/>
        </w:numPr>
        <w:rPr>
          <w:ins w:id="660" w:author="Wolfgang J. Toechterle" w:date="2013-05-20T21:05:00Z"/>
          <w:lang w:val="pt-PT"/>
          <w:rPrChange w:id="661" w:author="Wolfgang J. Toechterle" w:date="2013-06-22T10:32:00Z">
            <w:rPr>
              <w:ins w:id="662" w:author="Wolfgang J. Toechterle" w:date="2013-05-20T21:05:00Z"/>
              <w:lang w:val="en-US"/>
            </w:rPr>
          </w:rPrChange>
        </w:rPr>
      </w:pPr>
      <w:ins w:id="663" w:author="Admin" w:date="2013-06-30T23:51:00Z">
        <w:r w:rsidRPr="00A20DF3">
          <w:rPr>
            <w:highlight w:val="yellow"/>
            <w:lang w:val="pt-PT"/>
            <w:rPrChange w:id="664" w:author="Admin" w:date="2013-06-30T23:52:00Z">
              <w:rPr/>
            </w:rPrChange>
          </w:rPr>
          <w:t>Deve ser possivel utiliza-l</w:t>
        </w:r>
      </w:ins>
      <w:r>
        <w:rPr>
          <w:highlight w:val="yellow"/>
          <w:lang w:val="pt-PT"/>
        </w:rPr>
        <w:t>o</w:t>
      </w:r>
      <w:ins w:id="665" w:author="Admin" w:date="2013-06-30T23:51:00Z">
        <w:r w:rsidRPr="00A20DF3">
          <w:rPr>
            <w:highlight w:val="yellow"/>
            <w:lang w:val="pt-PT"/>
            <w:rPrChange w:id="666" w:author="Admin" w:date="2013-06-30T23:52:00Z">
              <w:rPr/>
            </w:rPrChange>
          </w:rPr>
          <w:t xml:space="preserve"> tanto na impressao offset quanto </w:t>
        </w:r>
      </w:ins>
      <w:r>
        <w:rPr>
          <w:lang w:val="pt-PT"/>
        </w:rPr>
        <w:t>na impressao tipografica</w:t>
      </w:r>
    </w:p>
    <w:p w14:paraId="4D61508F" w14:textId="4EB2C7C4" w:rsidR="00041FC5" w:rsidRDefault="00041FC5" w:rsidP="00041FC5">
      <w:pPr>
        <w:pStyle w:val="ListParagraph"/>
        <w:numPr>
          <w:ilvl w:val="0"/>
          <w:numId w:val="15"/>
        </w:numPr>
        <w:rPr>
          <w:lang w:val="pt-PT"/>
        </w:rPr>
      </w:pPr>
      <w:ins w:id="667" w:author="Wolfgang J. Toechterle" w:date="2013-05-20T21:05:00Z">
        <w:r w:rsidRPr="00A20DF3">
          <w:rPr>
            <w:lang w:val="pt-PT"/>
            <w:rPrChange w:id="668" w:author="Wolfgang J. Toechterle" w:date="2013-06-22T10:32:00Z">
              <w:rPr>
                <w:lang w:val="en-US"/>
              </w:rPr>
            </w:rPrChange>
          </w:rPr>
          <w:t>The logo must include the complete name “</w:t>
        </w:r>
        <w:r w:rsidR="00DB44DF" w:rsidRPr="00A20DF3">
          <w:rPr>
            <w:rFonts w:ascii="Times New Roman" w:hAnsi="Times New Roman" w:cs="Times New Roman"/>
            <w:sz w:val="24"/>
            <w:szCs w:val="24"/>
            <w:lang w:val="pt-PT"/>
            <w:rPrChange w:id="669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of </w:t>
        </w:r>
        <w:r w:rsidRPr="00A20DF3">
          <w:rPr>
            <w:rFonts w:ascii="Times New Roman" w:hAnsi="Times New Roman" w:cs="Times New Roman"/>
            <w:sz w:val="24"/>
            <w:szCs w:val="24"/>
            <w:lang w:val="pt-PT"/>
            <w:rPrChange w:id="670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Printing Arts Leipzig</w:t>
        </w:r>
        <w:r w:rsidRPr="00A20DF3">
          <w:rPr>
            <w:lang w:val="pt-PT"/>
            <w:rPrChange w:id="671" w:author="Wolfgang J. Toechterle" w:date="2013-06-22T10:32:00Z">
              <w:rPr>
                <w:lang w:val="en-US"/>
              </w:rPr>
            </w:rPrChange>
          </w:rPr>
          <w:t xml:space="preserve">”. </w:t>
        </w:r>
      </w:ins>
    </w:p>
    <w:p w14:paraId="2D9F28CC" w14:textId="163E4F63" w:rsidR="008D2A9B" w:rsidRPr="00A20DF3" w:rsidRDefault="008D2A9B" w:rsidP="00041FC5">
      <w:pPr>
        <w:pStyle w:val="ListParagraph"/>
        <w:numPr>
          <w:ilvl w:val="0"/>
          <w:numId w:val="15"/>
        </w:numPr>
        <w:rPr>
          <w:ins w:id="672" w:author="Wolfgang J. Toechterle" w:date="2013-05-20T21:05:00Z"/>
          <w:lang w:val="pt-PT"/>
          <w:rPrChange w:id="673" w:author="Wolfgang J. Toechterle" w:date="2013-06-22T10:32:00Z">
            <w:rPr>
              <w:ins w:id="674" w:author="Wolfgang J. Toechterle" w:date="2013-05-20T21:05:00Z"/>
              <w:lang w:val="en-US"/>
            </w:rPr>
          </w:rPrChange>
        </w:rPr>
      </w:pPr>
      <w:ins w:id="675" w:author="Admin" w:date="2013-06-30T23:51:00Z">
        <w:r w:rsidRPr="00A20DF3">
          <w:rPr>
            <w:highlight w:val="yellow"/>
            <w:lang w:val="pt-PT"/>
            <w:rPrChange w:id="676" w:author="Admin" w:date="2013-06-30T23:52:00Z">
              <w:rPr/>
            </w:rPrChange>
          </w:rPr>
          <w:t>A logo deve conter o nome completo “</w:t>
        </w:r>
        <w:r w:rsidRPr="00A20DF3">
          <w:rPr>
            <w:rFonts w:ascii="Times New Roman" w:hAnsi="Times New Roman" w:cs="Times New Roman"/>
            <w:sz w:val="24"/>
            <w:szCs w:val="24"/>
            <w:highlight w:val="yellow"/>
            <w:lang w:val="pt-PT"/>
            <w:rPrChange w:id="677" w:author="Admin" w:date="2013-06-30T23:52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Museum of Printing Arts Leipzig</w:t>
        </w:r>
        <w:r w:rsidRPr="00A20DF3">
          <w:rPr>
            <w:highlight w:val="yellow"/>
            <w:lang w:val="pt-PT"/>
            <w:rPrChange w:id="678" w:author="Admin" w:date="2013-06-30T23:52:00Z">
              <w:rPr/>
            </w:rPrChange>
          </w:rPr>
          <w:t>”.</w:t>
        </w:r>
      </w:ins>
    </w:p>
    <w:p w14:paraId="213C8E69" w14:textId="77777777" w:rsidR="00614930" w:rsidRPr="008D2A9B" w:rsidRDefault="00041FC5" w:rsidP="00041FC5">
      <w:pPr>
        <w:pStyle w:val="ListParagraph"/>
        <w:numPr>
          <w:ilvl w:val="0"/>
          <w:numId w:val="15"/>
        </w:numPr>
        <w:rPr>
          <w:lang w:val="pt-PT"/>
        </w:rPr>
      </w:pPr>
      <w:ins w:id="679" w:author="Wolfgang J. Toechterle" w:date="2013-05-20T21:05:00Z">
        <w:r w:rsidRPr="00A20DF3">
          <w:rPr>
            <w:lang w:val="pt-PT"/>
            <w:rPrChange w:id="680" w:author="Wolfgang J. Toechterle" w:date="2013-06-22T10:32:00Z">
              <w:rPr>
                <w:lang w:val="en-US"/>
              </w:rPr>
            </w:rPrChange>
          </w:rPr>
          <w:t>You must prepare the German version, too</w:t>
        </w:r>
        <w:r w:rsidRPr="00A20DF3">
          <w:rPr>
            <w:rFonts w:ascii="Times New Roman" w:hAnsi="Times New Roman" w:cs="Times New Roman"/>
            <w:sz w:val="24"/>
            <w:szCs w:val="24"/>
            <w:lang w:val="pt-PT"/>
            <w:rPrChange w:id="681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. </w:t>
        </w:r>
      </w:ins>
      <w:ins w:id="682" w:author="Wolfgang J. Toechterle" w:date="2013-06-08T09:11:00Z">
        <w:r w:rsidR="00C21D0B" w:rsidRPr="00A20DF3">
          <w:rPr>
            <w:rFonts w:ascii="Times New Roman" w:hAnsi="Times New Roman" w:cs="Times New Roman"/>
            <w:sz w:val="24"/>
            <w:szCs w:val="24"/>
            <w:lang w:val="pt-PT"/>
            <w:rPrChange w:id="683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“</w:t>
        </w:r>
      </w:ins>
      <w:ins w:id="684" w:author="Wolfgang J. Toechterle" w:date="2013-05-20T21:05:00Z">
        <w:r w:rsidRPr="00A20DF3">
          <w:rPr>
            <w:rFonts w:ascii="Times New Roman" w:hAnsi="Times New Roman" w:cs="Times New Roman"/>
            <w:sz w:val="24"/>
            <w:szCs w:val="24"/>
            <w:lang w:val="pt-PT"/>
            <w:rPrChange w:id="685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für Druckkunst Leipzig”. </w:t>
        </w:r>
      </w:ins>
    </w:p>
    <w:p w14:paraId="32139862" w14:textId="483BD5CF" w:rsidR="008D2A9B" w:rsidRPr="00A20DF3" w:rsidRDefault="008D2A9B" w:rsidP="00041FC5">
      <w:pPr>
        <w:pStyle w:val="ListParagraph"/>
        <w:numPr>
          <w:ilvl w:val="0"/>
          <w:numId w:val="15"/>
        </w:numPr>
        <w:rPr>
          <w:ins w:id="686" w:author="Kinder" w:date="2013-06-29T10:59:00Z"/>
          <w:lang w:val="pt-PT"/>
          <w:rPrChange w:id="687" w:author="Admin" w:date="2013-06-30T22:49:00Z">
            <w:rPr>
              <w:ins w:id="688" w:author="Kinder" w:date="2013-06-29T10:59:00Z"/>
              <w:rFonts w:ascii="Times New Roman" w:hAnsi="Times New Roman" w:cs="Times New Roman"/>
              <w:sz w:val="24"/>
              <w:szCs w:val="24"/>
            </w:rPr>
          </w:rPrChange>
        </w:rPr>
      </w:pPr>
      <w:r>
        <w:rPr>
          <w:highlight w:val="yellow"/>
          <w:lang w:val="pt-PT"/>
        </w:rPr>
        <w:t>Deves preparar</w:t>
      </w:r>
      <w:ins w:id="689" w:author="Admin" w:date="2013-06-30T23:51:00Z">
        <w:r w:rsidRPr="00A20DF3">
          <w:rPr>
            <w:highlight w:val="yellow"/>
            <w:lang w:val="pt-PT"/>
            <w:rPrChange w:id="690" w:author="Admin" w:date="2013-06-30T23:52:00Z">
              <w:rPr/>
            </w:rPrChange>
          </w:rPr>
          <w:t xml:space="preserve"> uma versao alema tambem </w:t>
        </w:r>
        <w:r w:rsidRPr="00A20DF3">
          <w:rPr>
            <w:rFonts w:ascii="Times New Roman" w:hAnsi="Times New Roman" w:cs="Times New Roman"/>
            <w:sz w:val="24"/>
            <w:szCs w:val="24"/>
            <w:highlight w:val="yellow"/>
            <w:lang w:val="pt-PT"/>
            <w:rPrChange w:id="691" w:author="Admin" w:date="2013-06-30T23:52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>“Museum für Druckkunst Leipzig”.</w:t>
        </w:r>
      </w:ins>
    </w:p>
    <w:p w14:paraId="295C6294" w14:textId="7B8FAF82" w:rsidR="00041FC5" w:rsidRDefault="00041FC5">
      <w:pPr>
        <w:pStyle w:val="ListParagraph"/>
        <w:rPr>
          <w:lang w:val="pt-PT"/>
        </w:rPr>
        <w:pPrChange w:id="692" w:author="Kinder" w:date="2013-06-29T10:59:00Z">
          <w:pPr>
            <w:pStyle w:val="ListParagraph"/>
            <w:numPr>
              <w:numId w:val="15"/>
            </w:numPr>
            <w:ind w:hanging="360"/>
          </w:pPr>
        </w:pPrChange>
      </w:pPr>
      <w:ins w:id="693" w:author="Wolfgang J. Toechterle" w:date="2013-05-20T21:05:00Z">
        <w:r w:rsidRPr="00A20DF3">
          <w:rPr>
            <w:lang w:val="pt-PT"/>
            <w:rPrChange w:id="694" w:author="Wolfgang J. Toechterle" w:date="2013-06-22T10:32:00Z">
              <w:rPr>
                <w:lang w:val="en-US"/>
              </w:rPr>
            </w:rPrChange>
          </w:rPr>
          <w:t xml:space="preserve">This version of the logo is </w:t>
        </w:r>
        <w:del w:id="695" w:author="Kinder" w:date="2013-06-30T08:29:00Z">
          <w:r w:rsidRPr="00A20DF3" w:rsidDel="00092C27">
            <w:rPr>
              <w:lang w:val="pt-PT"/>
              <w:rPrChange w:id="696" w:author="Wolfgang J. Toechterle" w:date="2013-06-22T10:32:00Z">
                <w:rPr>
                  <w:lang w:val="en-US"/>
                </w:rPr>
              </w:rPrChange>
            </w:rPr>
            <w:delText>an independent Brand of</w:delText>
          </w:r>
        </w:del>
        <w:del w:id="697" w:author="Kinder" w:date="2013-06-30T08:30:00Z">
          <w:r w:rsidRPr="00A20DF3" w:rsidDel="00092C27">
            <w:rPr>
              <w:lang w:val="pt-PT"/>
              <w:rPrChange w:id="698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  <w:r w:rsidRPr="00A20DF3">
          <w:rPr>
            <w:lang w:val="pt-PT"/>
            <w:rPrChange w:id="699" w:author="Wolfgang J. Toechterle" w:date="2013-06-22T10:32:00Z">
              <w:rPr>
                <w:lang w:val="en-US"/>
              </w:rPr>
            </w:rPrChange>
          </w:rPr>
          <w:t>the same d</w:t>
        </w:r>
        <w:r w:rsidR="00121C3A" w:rsidRPr="00A20DF3">
          <w:rPr>
            <w:lang w:val="pt-PT"/>
            <w:rPrChange w:id="700" w:author="Wolfgang J. Toechterle" w:date="2013-06-22T10:32:00Z">
              <w:rPr>
                <w:lang w:val="en-US"/>
              </w:rPr>
            </w:rPrChange>
          </w:rPr>
          <w:t>esign. This logo will be used in</w:t>
        </w:r>
        <w:r w:rsidRPr="00A20DF3">
          <w:rPr>
            <w:lang w:val="pt-PT"/>
            <w:rPrChange w:id="701" w:author="Wolfgang J. Toechterle" w:date="2013-06-22T10:32:00Z">
              <w:rPr>
                <w:lang w:val="en-US"/>
              </w:rPr>
            </w:rPrChange>
          </w:rPr>
          <w:t xml:space="preserve"> all the German language documents.</w:t>
        </w:r>
      </w:ins>
    </w:p>
    <w:p w14:paraId="5F7FCD62" w14:textId="6490A05A" w:rsidR="008D2A9B" w:rsidRPr="008D2A9B" w:rsidRDefault="008D2A9B" w:rsidP="008D2A9B">
      <w:pPr>
        <w:pStyle w:val="ListParagraph"/>
        <w:numPr>
          <w:ilvl w:val="0"/>
          <w:numId w:val="15"/>
        </w:numPr>
        <w:rPr>
          <w:ins w:id="702" w:author="Wolfgang J. Toechterle" w:date="2013-05-20T21:05:00Z"/>
          <w:highlight w:val="yellow"/>
          <w:lang w:val="pt-PT"/>
          <w:rPrChange w:id="703" w:author="Wolfgang J. Toechterle" w:date="2013-06-22T10:32:00Z">
            <w:rPr>
              <w:ins w:id="704" w:author="Wolfgang J. Toechterle" w:date="2013-05-20T21:05:00Z"/>
              <w:lang w:val="en-US"/>
            </w:rPr>
          </w:rPrChange>
        </w:rPr>
      </w:pPr>
      <w:r>
        <w:rPr>
          <w:highlight w:val="yellow"/>
          <w:lang w:val="pt-PT"/>
        </w:rPr>
        <w:t>A versao Alema e Inglesa devem ter o mesmo design</w:t>
      </w:r>
    </w:p>
    <w:p w14:paraId="583E9F6E" w14:textId="77777777" w:rsidR="00041FC5" w:rsidRDefault="00041FC5">
      <w:pPr>
        <w:pStyle w:val="ListParagraph"/>
        <w:rPr>
          <w:lang w:val="pt-PT"/>
        </w:rPr>
        <w:pPrChange w:id="705" w:author="Admin" w:date="2013-06-30T23:51:00Z">
          <w:pPr>
            <w:pStyle w:val="ListParagraph"/>
            <w:numPr>
              <w:numId w:val="15"/>
            </w:numPr>
            <w:ind w:hanging="360"/>
          </w:pPr>
        </w:pPrChange>
      </w:pPr>
      <w:ins w:id="706" w:author="Wolfgang J. Toechterle" w:date="2013-05-20T21:05:00Z">
        <w:r w:rsidRPr="00A20DF3">
          <w:rPr>
            <w:lang w:val="pt-PT"/>
            <w:rPrChange w:id="707" w:author="Wolfgang J. Toechterle" w:date="2013-06-22T10:32:00Z">
              <w:rPr>
                <w:lang w:val="en-US"/>
              </w:rPr>
            </w:rPrChange>
          </w:rPr>
          <w:t>The city name "Leipzig" is an important part of the Logo because of the existence of other similar museums in other cities.</w:t>
        </w:r>
      </w:ins>
    </w:p>
    <w:p w14:paraId="4A0761A1" w14:textId="6FCB2CD0" w:rsidR="008D2A9B" w:rsidRPr="00A20DF3" w:rsidRDefault="008D2A9B" w:rsidP="008F6BC3">
      <w:pPr>
        <w:pStyle w:val="ListParagraph"/>
        <w:numPr>
          <w:ilvl w:val="0"/>
          <w:numId w:val="15"/>
        </w:numPr>
        <w:rPr>
          <w:ins w:id="708" w:author="Admin" w:date="2013-06-30T23:51:00Z"/>
          <w:highlight w:val="yellow"/>
          <w:lang w:val="pt-PT"/>
          <w:rPrChange w:id="709" w:author="Admin" w:date="2013-06-30T23:52:00Z">
            <w:rPr>
              <w:ins w:id="710" w:author="Admin" w:date="2013-06-30T23:51:00Z"/>
              <w:lang w:val="en-US"/>
            </w:rPr>
          </w:rPrChange>
        </w:rPr>
      </w:pPr>
      <w:ins w:id="711" w:author="Admin" w:date="2013-06-30T23:51:00Z">
        <w:r w:rsidRPr="00A20DF3">
          <w:rPr>
            <w:highlight w:val="yellow"/>
            <w:lang w:val="pt-PT"/>
            <w:rPrChange w:id="712" w:author="Admin" w:date="2013-06-30T23:52:00Z">
              <w:rPr>
                <w:lang w:val="en-US"/>
              </w:rPr>
            </w:rPrChange>
          </w:rPr>
          <w:t>O nome da cidade "Leipzig" e parte importante d</w:t>
        </w:r>
      </w:ins>
      <w:r w:rsidR="008F6BC3">
        <w:rPr>
          <w:highlight w:val="yellow"/>
          <w:lang w:val="pt-PT"/>
        </w:rPr>
        <w:t>o</w:t>
      </w:r>
      <w:ins w:id="713" w:author="Admin" w:date="2013-06-30T23:51:00Z">
        <w:r w:rsidRPr="00A20DF3">
          <w:rPr>
            <w:highlight w:val="yellow"/>
            <w:lang w:val="pt-PT"/>
            <w:rPrChange w:id="714" w:author="Admin" w:date="2013-06-30T23:52:00Z">
              <w:rPr>
                <w:lang w:val="en-US"/>
              </w:rPr>
            </w:rPrChange>
          </w:rPr>
          <w:t xml:space="preserve"> logo </w:t>
        </w:r>
      </w:ins>
      <w:r w:rsidR="008F6BC3">
        <w:rPr>
          <w:highlight w:val="yellow"/>
          <w:lang w:val="pt-PT"/>
        </w:rPr>
        <w:t>porque</w:t>
      </w:r>
      <w:ins w:id="715" w:author="Admin" w:date="2013-06-30T23:51:00Z">
        <w:r w:rsidRPr="00A20DF3">
          <w:rPr>
            <w:highlight w:val="yellow"/>
            <w:lang w:val="pt-PT"/>
            <w:rPrChange w:id="716" w:author="Admin" w:date="2013-06-30T23:52:00Z">
              <w:rPr>
                <w:lang w:val="en-US"/>
              </w:rPr>
            </w:rPrChange>
          </w:rPr>
          <w:t xml:space="preserve"> que ha </w:t>
        </w:r>
      </w:ins>
      <w:r w:rsidR="008F6BC3">
        <w:rPr>
          <w:highlight w:val="yellow"/>
          <w:lang w:val="pt-PT"/>
        </w:rPr>
        <w:t xml:space="preserve">outros </w:t>
      </w:r>
      <w:ins w:id="717" w:author="Admin" w:date="2013-06-30T23:51:00Z">
        <w:r w:rsidRPr="00A20DF3">
          <w:rPr>
            <w:highlight w:val="yellow"/>
            <w:lang w:val="pt-PT"/>
            <w:rPrChange w:id="718" w:author="Admin" w:date="2013-06-30T23:52:00Z">
              <w:rPr>
                <w:lang w:val="en-US"/>
              </w:rPr>
            </w:rPrChange>
          </w:rPr>
          <w:t xml:space="preserve">museus </w:t>
        </w:r>
      </w:ins>
      <w:r w:rsidR="008F6BC3">
        <w:rPr>
          <w:highlight w:val="yellow"/>
          <w:lang w:val="pt-PT"/>
        </w:rPr>
        <w:t xml:space="preserve">noutras </w:t>
      </w:r>
      <w:ins w:id="719" w:author="Admin" w:date="2013-06-30T23:51:00Z">
        <w:r w:rsidRPr="00A20DF3">
          <w:rPr>
            <w:highlight w:val="yellow"/>
            <w:lang w:val="pt-PT"/>
            <w:rPrChange w:id="720" w:author="Admin" w:date="2013-06-30T23:52:00Z">
              <w:rPr>
                <w:lang w:val="en-US"/>
              </w:rPr>
            </w:rPrChange>
          </w:rPr>
          <w:t>cidades</w:t>
        </w:r>
      </w:ins>
      <w:r w:rsidR="008F6BC3">
        <w:rPr>
          <w:highlight w:val="yellow"/>
          <w:lang w:val="pt-PT"/>
        </w:rPr>
        <w:t xml:space="preserve"> com o mesmo nome</w:t>
      </w:r>
    </w:p>
    <w:p w14:paraId="575D1787" w14:textId="77777777" w:rsidR="008D2A9B" w:rsidRPr="00A20DF3" w:rsidDel="009B2315" w:rsidRDefault="008D2A9B" w:rsidP="008D2A9B">
      <w:pPr>
        <w:pStyle w:val="ListParagraph"/>
        <w:numPr>
          <w:ilvl w:val="0"/>
          <w:numId w:val="15"/>
        </w:numPr>
        <w:rPr>
          <w:del w:id="721" w:author="Kinder" w:date="2013-06-29T11:11:00Z"/>
          <w:lang w:val="pt-PT"/>
        </w:rPr>
      </w:pPr>
    </w:p>
    <w:p w14:paraId="1800154B" w14:textId="77777777" w:rsidR="009B2315" w:rsidRPr="00A20DF3" w:rsidRDefault="009B2315">
      <w:pPr>
        <w:pStyle w:val="ListParagraph"/>
        <w:rPr>
          <w:ins w:id="722" w:author="Admin" w:date="2013-06-30T23:51:00Z"/>
          <w:lang w:val="pt-PT"/>
        </w:rPr>
        <w:pPrChange w:id="723" w:author="Admin" w:date="2013-06-30T23:51:00Z">
          <w:pPr>
            <w:pStyle w:val="ListParagraph"/>
            <w:numPr>
              <w:numId w:val="15"/>
            </w:numPr>
            <w:ind w:hanging="360"/>
          </w:pPr>
        </w:pPrChange>
      </w:pPr>
    </w:p>
    <w:p w14:paraId="2376F37E" w14:textId="77777777" w:rsidR="00384095" w:rsidRPr="00A20DF3" w:rsidRDefault="00384095">
      <w:pPr>
        <w:pStyle w:val="ListParagraph"/>
        <w:rPr>
          <w:ins w:id="724" w:author="Admin" w:date="2013-06-30T23:46:00Z"/>
          <w:lang w:val="pt-PT"/>
          <w:rPrChange w:id="725" w:author="Wolfgang J. Toechterle" w:date="2013-06-22T10:32:00Z">
            <w:rPr>
              <w:ins w:id="726" w:author="Admin" w:date="2013-06-30T23:46:00Z"/>
              <w:lang w:val="en-US"/>
            </w:rPr>
          </w:rPrChange>
        </w:rPr>
        <w:pPrChange w:id="727" w:author="Admin" w:date="2013-06-30T23:49:00Z">
          <w:pPr>
            <w:pStyle w:val="ListParagraph"/>
            <w:numPr>
              <w:numId w:val="15"/>
            </w:numPr>
            <w:ind w:hanging="360"/>
          </w:pPr>
        </w:pPrChange>
      </w:pPr>
    </w:p>
    <w:p w14:paraId="5754992F" w14:textId="02F4723C" w:rsidR="00695E57" w:rsidRPr="00A20DF3" w:rsidDel="00384095" w:rsidRDefault="00041FC5">
      <w:pPr>
        <w:pStyle w:val="ListParagraph"/>
        <w:numPr>
          <w:ilvl w:val="0"/>
          <w:numId w:val="15"/>
        </w:numPr>
        <w:rPr>
          <w:del w:id="728" w:author="Admin" w:date="2013-06-30T23:51:00Z"/>
          <w:lang w:val="pt-PT"/>
        </w:rPr>
      </w:pPr>
      <w:ins w:id="729" w:author="Wolfgang J. Toechterle" w:date="2013-05-20T21:05:00Z">
        <w:del w:id="730" w:author="Admin" w:date="2013-06-30T23:51:00Z">
          <w:r w:rsidRPr="00A20DF3" w:rsidDel="00384095">
            <w:rPr>
              <w:lang w:val="pt-PT"/>
            </w:rPr>
            <w:delText xml:space="preserve">You have to provide a logo in two </w:delText>
          </w:r>
          <w:r w:rsidRPr="00A20DF3" w:rsidDel="00384095">
            <w:rPr>
              <w:rStyle w:val="hps"/>
              <w:rFonts w:eastAsia="Times New Roman" w:cs="Times New Roman"/>
              <w:lang w:val="pt-PT"/>
              <w:rPrChange w:id="731" w:author="Admin" w:date="2013-06-30T23:5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clearly distinguishable</w:delText>
          </w:r>
          <w:r w:rsidRPr="00A20DF3" w:rsidDel="00384095">
            <w:rPr>
              <w:rStyle w:val="shorttext"/>
              <w:rFonts w:eastAsia="Times New Roman" w:cs="Times New Roman"/>
              <w:lang w:val="pt-PT"/>
              <w:rPrChange w:id="732" w:author="Admin" w:date="2013-06-30T23:51:00Z">
                <w:rPr>
                  <w:rStyle w:val="shorttext"/>
                  <w:rFonts w:eastAsia="Times New Roman" w:cs="Times New Roman"/>
                  <w:lang w:val="en"/>
                </w:rPr>
              </w:rPrChange>
            </w:rPr>
            <w:delText xml:space="preserve"> </w:delText>
          </w:r>
        </w:del>
      </w:ins>
      <w:ins w:id="733" w:author="Wolfgang J. Toechterle" w:date="2013-06-22T11:52:00Z">
        <w:del w:id="734" w:author="Admin" w:date="2013-06-30T23:51:00Z">
          <w:r w:rsidR="00510F1B" w:rsidRPr="00A20DF3" w:rsidDel="00384095">
            <w:rPr>
              <w:rStyle w:val="hps"/>
              <w:rFonts w:eastAsia="Times New Roman" w:cs="Times New Roman"/>
              <w:lang w:val="pt-PT"/>
              <w:rPrChange w:id="735" w:author="Admin" w:date="2013-06-30T23:51:00Z">
                <w:rPr>
                  <w:rStyle w:val="hps"/>
                  <w:rFonts w:eastAsia="Times New Roman" w:cs="Times New Roman"/>
                </w:rPr>
              </w:rPrChange>
            </w:rPr>
            <w:delText>colour</w:delText>
          </w:r>
        </w:del>
      </w:ins>
      <w:ins w:id="736" w:author="Wolfgang J. Toechterle" w:date="2013-05-20T21:05:00Z">
        <w:del w:id="737" w:author="Admin" w:date="2013-06-30T23:51:00Z">
          <w:r w:rsidRPr="00A20DF3" w:rsidDel="00384095">
            <w:rPr>
              <w:rStyle w:val="hps"/>
              <w:rFonts w:eastAsia="Times New Roman" w:cs="Times New Roman"/>
              <w:lang w:val="pt-PT"/>
              <w:rPrChange w:id="738" w:author="Admin" w:date="2013-06-30T23:5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s</w:delText>
          </w:r>
        </w:del>
      </w:ins>
      <w:del w:id="739" w:author="Admin" w:date="2013-06-30T23:51:00Z">
        <w:r w:rsidR="00695E57" w:rsidRPr="00A20DF3" w:rsidDel="00384095">
          <w:rPr>
            <w:rStyle w:val="hps"/>
            <w:rFonts w:eastAsia="Times New Roman" w:cs="Times New Roman"/>
            <w:lang w:val="pt-PT"/>
            <w:rPrChange w:id="740" w:author="Admin" w:date="2013-06-30T23:51:00Z">
              <w:rPr>
                <w:rStyle w:val="hps"/>
                <w:rFonts w:eastAsia="Times New Roman" w:cs="Times New Roman"/>
                <w:lang w:val="en"/>
              </w:rPr>
            </w:rPrChange>
          </w:rPr>
          <w:delText xml:space="preserve">. </w:delText>
        </w:r>
      </w:del>
    </w:p>
    <w:p w14:paraId="7F8F5AD0" w14:textId="7AA80ED7" w:rsidR="00456E07" w:rsidRPr="00A20DF3" w:rsidDel="007B1D59" w:rsidRDefault="00456E07" w:rsidP="00CE6B36">
      <w:pPr>
        <w:rPr>
          <w:del w:id="741" w:author="Admin" w:date="2013-07-01T08:31:00Z"/>
          <w:rFonts w:eastAsia="Times New Roman" w:cs="Times New Roman"/>
          <w:lang w:val="pt-PT"/>
          <w:rPrChange w:id="742" w:author="Admin" w:date="2013-06-30T23:51:00Z">
            <w:rPr>
              <w:del w:id="743" w:author="Admin" w:date="2013-07-01T08:31:00Z"/>
              <w:rFonts w:eastAsia="Times New Roman" w:cs="Times New Roman"/>
            </w:rPr>
          </w:rPrChange>
        </w:rPr>
      </w:pPr>
    </w:p>
    <w:p w14:paraId="1D58BC7A" w14:textId="1C4E5295" w:rsidR="00EC452A" w:rsidRPr="00A20DF3" w:rsidDel="007B1D59" w:rsidRDefault="00EC452A" w:rsidP="00CE6B36">
      <w:pPr>
        <w:rPr>
          <w:del w:id="744" w:author="Admin" w:date="2013-07-01T08:31:00Z"/>
          <w:lang w:val="pt-PT"/>
          <w:rPrChange w:id="745" w:author="Admin" w:date="2013-06-30T23:51:00Z">
            <w:rPr>
              <w:del w:id="746" w:author="Admin" w:date="2013-07-01T08:31:00Z"/>
            </w:rPr>
          </w:rPrChange>
        </w:rPr>
      </w:pPr>
    </w:p>
    <w:p w14:paraId="0B36A578" w14:textId="77777777" w:rsidR="00C11B41" w:rsidRPr="00A20DF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ins w:id="747" w:author="Admin" w:date="2013-06-30T23:52:00Z"/>
          <w:rFonts w:cs="Arial"/>
          <w:b/>
          <w:bCs/>
          <w:szCs w:val="20"/>
          <w:lang w:val="pt-PT"/>
        </w:rPr>
      </w:pPr>
      <w:r w:rsidRPr="00A20DF3">
        <w:rPr>
          <w:rFonts w:cs="Arial"/>
          <w:b/>
          <w:bCs/>
          <w:szCs w:val="20"/>
          <w:lang w:val="pt-PT"/>
          <w:rPrChange w:id="74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7A23830F" w14:textId="50D86ABE" w:rsidR="009B2315" w:rsidRPr="00A20DF3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ins w:id="749" w:author="Admin" w:date="2013-06-30T23:52:00Z"/>
          <w:rFonts w:cs="Arial"/>
          <w:b/>
          <w:bCs/>
          <w:szCs w:val="20"/>
          <w:lang w:val="pt-PT"/>
        </w:rPr>
      </w:pPr>
      <w:ins w:id="750" w:author="Admin" w:date="2013-06-30T23:52:00Z">
        <w:r w:rsidRPr="00A20DF3">
          <w:rPr>
            <w:rFonts w:cs="Arial"/>
            <w:b/>
            <w:bCs/>
            <w:szCs w:val="20"/>
            <w:highlight w:val="yellow"/>
            <w:lang w:val="pt-PT"/>
            <w:rPrChange w:id="751" w:author="Admin" w:date="2013-06-30T23:52:00Z">
              <w:rPr>
                <w:rFonts w:cs="Arial"/>
                <w:b/>
                <w:bCs/>
                <w:szCs w:val="20"/>
              </w:rPr>
            </w:rPrChange>
          </w:rPr>
          <w:t>Especificacoes tecnicas</w:t>
        </w:r>
      </w:ins>
    </w:p>
    <w:p w14:paraId="0353736F" w14:textId="77777777" w:rsidR="00454180" w:rsidRDefault="00454180" w:rsidP="00CA05B5">
      <w:pPr>
        <w:rPr>
          <w:rFonts w:cs="Arial"/>
          <w:b/>
          <w:bCs/>
          <w:szCs w:val="20"/>
          <w:lang w:val="pt-PT"/>
        </w:rPr>
      </w:pPr>
    </w:p>
    <w:p w14:paraId="1A728426" w14:textId="0EADEB52" w:rsidR="00041FC5" w:rsidRPr="00A20DF3" w:rsidRDefault="00510F1B" w:rsidP="00CA05B5">
      <w:pPr>
        <w:rPr>
          <w:rFonts w:cs="Arial"/>
          <w:szCs w:val="20"/>
          <w:lang w:val="pt-PT"/>
        </w:rPr>
      </w:pPr>
      <w:ins w:id="752" w:author="Wolfgang J. Toechterle" w:date="2013-06-22T11:52:00Z">
        <w:r w:rsidRPr="00A20DF3">
          <w:rPr>
            <w:rFonts w:cs="Arial"/>
            <w:szCs w:val="20"/>
            <w:lang w:val="pt-PT"/>
          </w:rPr>
          <w:t>Colour</w:t>
        </w:r>
      </w:ins>
      <w:ins w:id="753" w:author="Wolfgang J. Toechterle" w:date="2013-05-20T21:04:00Z">
        <w:r w:rsidR="00041FC5" w:rsidRPr="00A20DF3">
          <w:rPr>
            <w:rFonts w:cs="Arial"/>
            <w:szCs w:val="20"/>
            <w:lang w:val="pt-PT"/>
            <w:rPrChange w:id="7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s: Two versions of the same logo: a) </w:t>
        </w:r>
      </w:ins>
      <w:ins w:id="755" w:author="Kinder" w:date="2013-06-30T08:31:00Z">
        <w:r w:rsidR="00092C27" w:rsidRPr="00A20DF3">
          <w:rPr>
            <w:rFonts w:cs="Arial"/>
            <w:szCs w:val="20"/>
            <w:lang w:val="pt-PT"/>
          </w:rPr>
          <w:t xml:space="preserve">2 </w:t>
        </w:r>
      </w:ins>
      <w:ins w:id="756" w:author="Wolfgang J. Toechterle" w:date="2013-05-20T21:04:00Z">
        <w:del w:id="757" w:author="Kinder" w:date="2013-06-30T08:30:00Z">
          <w:r w:rsidR="00041FC5" w:rsidRPr="00A20DF3" w:rsidDel="00092C27">
            <w:rPr>
              <w:rFonts w:cs="Arial"/>
              <w:szCs w:val="20"/>
              <w:lang w:val="pt-PT"/>
              <w:rPrChange w:id="758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2 spot </w:delText>
          </w:r>
        </w:del>
      </w:ins>
      <w:ins w:id="759" w:author="Wolfgang J. Toechterle" w:date="2013-06-22T11:52:00Z">
        <w:del w:id="760" w:author="Kinder" w:date="2013-06-30T08:30:00Z">
          <w:r w:rsidRPr="00A20DF3" w:rsidDel="00092C27">
            <w:rPr>
              <w:rFonts w:cs="Arial"/>
              <w:szCs w:val="20"/>
              <w:lang w:val="pt-PT"/>
            </w:rPr>
            <w:delText>colour</w:delText>
          </w:r>
        </w:del>
      </w:ins>
      <w:ins w:id="761" w:author="Wolfgang J. Toechterle" w:date="2013-05-20T21:04:00Z">
        <w:del w:id="762" w:author="Kinder" w:date="2013-06-30T08:30:00Z">
          <w:r w:rsidR="00041FC5" w:rsidRPr="00A20DF3" w:rsidDel="00092C27">
            <w:rPr>
              <w:rFonts w:cs="Arial"/>
              <w:szCs w:val="20"/>
              <w:lang w:val="pt-PT"/>
              <w:rPrChange w:id="763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</w:delText>
          </w:r>
        </w:del>
      </w:ins>
      <w:ins w:id="764" w:author="Kinder" w:date="2013-06-30T08:30:00Z">
        <w:r w:rsidR="00092C27" w:rsidRPr="00A20DF3">
          <w:rPr>
            <w:rFonts w:cs="Arial"/>
            <w:szCs w:val="20"/>
            <w:lang w:val="pt-PT"/>
          </w:rPr>
          <w:t xml:space="preserve">PMS </w:t>
        </w:r>
      </w:ins>
      <w:ins w:id="765" w:author="Kinder" w:date="2013-06-30T08:31:00Z">
        <w:r w:rsidR="00092C27" w:rsidRPr="00A20DF3">
          <w:rPr>
            <w:rFonts w:cs="Arial"/>
            <w:szCs w:val="20"/>
            <w:lang w:val="pt-PT"/>
          </w:rPr>
          <w:t>colour</w:t>
        </w:r>
      </w:ins>
      <w:ins w:id="766" w:author="Wolfgang J. Toechterle" w:date="2013-05-20T21:04:00Z">
        <w:r w:rsidR="00041FC5" w:rsidRPr="00A20DF3">
          <w:rPr>
            <w:rFonts w:cs="Arial"/>
            <w:szCs w:val="20"/>
            <w:lang w:val="pt-PT"/>
            <w:rPrChange w:id="76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b) CMYK </w:t>
        </w:r>
      </w:ins>
    </w:p>
    <w:p w14:paraId="3FF97842" w14:textId="3BC0E3E7" w:rsidR="0062406A" w:rsidRPr="00A20DF3" w:rsidRDefault="0062406A" w:rsidP="008F6BC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768" w:author="Admin" w:date="2013-06-30T23:53:00Z"/>
          <w:rFonts w:cs="Arial"/>
          <w:szCs w:val="20"/>
          <w:highlight w:val="yellow"/>
          <w:lang w:val="pt-PT"/>
          <w:rPrChange w:id="769" w:author="Admin" w:date="2013-06-30T23:59:00Z">
            <w:rPr>
              <w:ins w:id="770" w:author="Admin" w:date="2013-06-30T23:53:00Z"/>
              <w:rFonts w:cs="Arial"/>
              <w:szCs w:val="20"/>
            </w:rPr>
          </w:rPrChange>
        </w:rPr>
      </w:pPr>
      <w:ins w:id="771" w:author="Admin" w:date="2013-06-30T23:52:00Z">
        <w:r w:rsidRPr="00A20DF3">
          <w:rPr>
            <w:rFonts w:cs="Arial"/>
            <w:szCs w:val="20"/>
            <w:highlight w:val="yellow"/>
            <w:lang w:val="pt-PT"/>
            <w:rPrChange w:id="772" w:author="Admin" w:date="2013-06-30T23:59:00Z">
              <w:rPr>
                <w:rFonts w:cs="Arial"/>
                <w:szCs w:val="20"/>
              </w:rPr>
            </w:rPrChange>
          </w:rPr>
          <w:t xml:space="preserve">Cores </w:t>
        </w:r>
      </w:ins>
      <w:ins w:id="773" w:author="Admin" w:date="2013-06-30T23:53:00Z">
        <w:r w:rsidRPr="00A20DF3">
          <w:rPr>
            <w:rFonts w:cs="Arial"/>
            <w:szCs w:val="20"/>
            <w:highlight w:val="yellow"/>
            <w:lang w:val="pt-PT"/>
            <w:rPrChange w:id="774" w:author="Admin" w:date="2013-06-30T23:59:00Z">
              <w:rPr>
                <w:rFonts w:cs="Arial"/>
                <w:szCs w:val="20"/>
              </w:rPr>
            </w:rPrChange>
          </w:rPr>
          <w:t>–</w:t>
        </w:r>
      </w:ins>
      <w:ins w:id="775" w:author="Admin" w:date="2013-06-30T23:52:00Z">
        <w:r w:rsidRPr="00A20DF3">
          <w:rPr>
            <w:rFonts w:cs="Arial"/>
            <w:szCs w:val="20"/>
            <w:highlight w:val="yellow"/>
            <w:lang w:val="pt-PT"/>
            <w:rPrChange w:id="776" w:author="Admin" w:date="2013-06-30T23:59:00Z">
              <w:rPr>
                <w:rFonts w:cs="Arial"/>
                <w:szCs w:val="20"/>
              </w:rPr>
            </w:rPrChange>
          </w:rPr>
          <w:t xml:space="preserve"> duas </w:t>
        </w:r>
      </w:ins>
      <w:ins w:id="777" w:author="Admin" w:date="2013-06-30T23:53:00Z">
        <w:r w:rsidRPr="00A20DF3">
          <w:rPr>
            <w:rFonts w:cs="Arial"/>
            <w:szCs w:val="20"/>
            <w:highlight w:val="yellow"/>
            <w:lang w:val="pt-PT"/>
            <w:rPrChange w:id="778" w:author="Admin" w:date="2013-06-30T23:59:00Z">
              <w:rPr>
                <w:rFonts w:cs="Arial"/>
                <w:szCs w:val="20"/>
              </w:rPr>
            </w:rPrChange>
          </w:rPr>
          <w:t>versoes d</w:t>
        </w:r>
      </w:ins>
      <w:r w:rsidR="008F6BC3">
        <w:rPr>
          <w:rFonts w:cs="Arial"/>
          <w:szCs w:val="20"/>
          <w:highlight w:val="yellow"/>
          <w:lang w:val="pt-PT"/>
        </w:rPr>
        <w:t>o</w:t>
      </w:r>
      <w:ins w:id="779" w:author="Admin" w:date="2013-06-30T23:53:00Z">
        <w:r w:rsidRPr="00A20DF3">
          <w:rPr>
            <w:rFonts w:cs="Arial"/>
            <w:szCs w:val="20"/>
            <w:highlight w:val="yellow"/>
            <w:lang w:val="pt-PT"/>
            <w:rPrChange w:id="780" w:author="Admin" w:date="2013-06-30T23:59:00Z">
              <w:rPr>
                <w:rFonts w:cs="Arial"/>
                <w:szCs w:val="20"/>
              </w:rPr>
            </w:rPrChange>
          </w:rPr>
          <w:t xml:space="preserve"> mesm</w:t>
        </w:r>
      </w:ins>
      <w:r w:rsidR="008F6BC3">
        <w:rPr>
          <w:rFonts w:cs="Arial"/>
          <w:szCs w:val="20"/>
          <w:highlight w:val="yellow"/>
          <w:lang w:val="pt-PT"/>
        </w:rPr>
        <w:t>o</w:t>
      </w:r>
      <w:ins w:id="781" w:author="Admin" w:date="2013-06-30T23:53:00Z">
        <w:r w:rsidRPr="00A20DF3">
          <w:rPr>
            <w:rFonts w:cs="Arial"/>
            <w:szCs w:val="20"/>
            <w:highlight w:val="yellow"/>
            <w:lang w:val="pt-PT"/>
            <w:rPrChange w:id="782" w:author="Admin" w:date="2013-06-30T23:59:00Z">
              <w:rPr>
                <w:rFonts w:cs="Arial"/>
                <w:szCs w:val="20"/>
              </w:rPr>
            </w:rPrChange>
          </w:rPr>
          <w:t xml:space="preserve"> logo</w:t>
        </w:r>
      </w:ins>
      <w:r w:rsidR="008F6BC3">
        <w:rPr>
          <w:rFonts w:cs="Arial"/>
          <w:szCs w:val="20"/>
          <w:highlight w:val="yellow"/>
          <w:lang w:val="pt-PT"/>
        </w:rPr>
        <w:t xml:space="preserve">: </w:t>
      </w:r>
      <w:ins w:id="783" w:author="Admin" w:date="2013-06-30T23:53:00Z">
        <w:r w:rsidRPr="00A20DF3">
          <w:rPr>
            <w:rFonts w:cs="Arial"/>
            <w:szCs w:val="20"/>
            <w:highlight w:val="yellow"/>
            <w:lang w:val="pt-PT"/>
            <w:rPrChange w:id="784" w:author="Admin" w:date="2013-06-30T23:59:00Z">
              <w:rPr>
                <w:rFonts w:cs="Arial"/>
                <w:szCs w:val="20"/>
              </w:rPr>
            </w:rPrChange>
          </w:rPr>
          <w:t xml:space="preserve"> a) 2 cores PMS b) CMYK</w:t>
        </w:r>
      </w:ins>
    </w:p>
    <w:p w14:paraId="3AE00A57" w14:textId="77777777" w:rsidR="0062406A" w:rsidRPr="00A20DF3" w:rsidRDefault="0062406A" w:rsidP="00CA05B5">
      <w:pPr>
        <w:rPr>
          <w:ins w:id="785" w:author="Wolfgang J. Toechterle" w:date="2013-05-20T21:04:00Z"/>
          <w:rFonts w:cs="Arial"/>
          <w:szCs w:val="20"/>
          <w:lang w:val="pt-PT"/>
          <w:rPrChange w:id="786" w:author="Wolfgang J. Toechterle" w:date="2013-06-22T10:32:00Z">
            <w:rPr>
              <w:ins w:id="787" w:author="Wolfgang J. Toechterle" w:date="2013-05-20T21:04:00Z"/>
              <w:rFonts w:cs="Arial"/>
              <w:szCs w:val="20"/>
              <w:lang w:val="en-US"/>
            </w:rPr>
          </w:rPrChange>
        </w:rPr>
      </w:pPr>
    </w:p>
    <w:p w14:paraId="4A769EB8" w14:textId="364474DB" w:rsidR="00C11B41" w:rsidRPr="00A20DF3" w:rsidDel="00041FC5" w:rsidRDefault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788" w:author="Wolfgang J. Toechterle" w:date="2013-05-20T21:04:00Z"/>
          <w:rFonts w:cs="Arial"/>
          <w:szCs w:val="20"/>
          <w:lang w:val="pt-PT"/>
          <w:rPrChange w:id="789" w:author="Wolfgang J. Toechterle" w:date="2013-06-22T10:32:00Z">
            <w:rPr>
              <w:del w:id="790" w:author="Wolfgang J. Toechterle" w:date="2013-05-20T21:04:00Z"/>
              <w:rFonts w:cs="Arial"/>
              <w:szCs w:val="20"/>
              <w:lang w:val="en-US"/>
            </w:rPr>
          </w:rPrChange>
        </w:rPr>
      </w:pPr>
      <w:del w:id="791" w:author="Wolfgang J. Toechterle" w:date="2013-05-20T21:04:00Z">
        <w:r w:rsidRPr="00A20DF3" w:rsidDel="00041FC5">
          <w:rPr>
            <w:rFonts w:cs="Arial"/>
            <w:szCs w:val="20"/>
            <w:lang w:val="pt-PT"/>
            <w:rPrChange w:id="79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Colors: </w:delText>
        </w:r>
        <w:r w:rsidR="00695E57" w:rsidRPr="00A20DF3" w:rsidDel="00041FC5">
          <w:rPr>
            <w:rFonts w:cs="Arial"/>
            <w:szCs w:val="20"/>
            <w:lang w:val="pt-PT"/>
            <w:rPrChange w:id="79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Two versions of the same logo: a)</w:delText>
        </w:r>
        <w:r w:rsidRPr="00A20DF3" w:rsidDel="00041FC5">
          <w:rPr>
            <w:rFonts w:cs="Arial"/>
            <w:szCs w:val="20"/>
            <w:lang w:val="pt-PT"/>
            <w:rPrChange w:id="79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2 spot color</w:delText>
        </w:r>
        <w:r w:rsidR="00331DE2" w:rsidRPr="00A20DF3" w:rsidDel="00041FC5">
          <w:rPr>
            <w:rFonts w:cs="Arial"/>
            <w:szCs w:val="20"/>
            <w:lang w:val="pt-PT"/>
            <w:rPrChange w:id="79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  <w:r w:rsidRPr="00A20DF3" w:rsidDel="00041FC5">
          <w:rPr>
            <w:rFonts w:cs="Arial"/>
            <w:szCs w:val="20"/>
            <w:lang w:val="pt-PT"/>
            <w:rPrChange w:id="79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695E57" w:rsidRPr="00A20DF3" w:rsidDel="00041FC5">
          <w:rPr>
            <w:rFonts w:cs="Arial"/>
            <w:szCs w:val="20"/>
            <w:lang w:val="pt-PT"/>
            <w:rPrChange w:id="79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b) </w:delText>
        </w:r>
        <w:r w:rsidRPr="00A20DF3" w:rsidDel="00041FC5">
          <w:rPr>
            <w:rFonts w:cs="Arial"/>
            <w:szCs w:val="20"/>
            <w:lang w:val="pt-PT"/>
            <w:rPrChange w:id="79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CMYK </w:delText>
        </w:r>
      </w:del>
    </w:p>
    <w:p w14:paraId="4C7D58A1" w14:textId="3AAE8465" w:rsidR="00286C5F" w:rsidRPr="00A20DF3" w:rsidRDefault="007F0DA1" w:rsidP="00CA05B5">
      <w:pPr>
        <w:rPr>
          <w:rFonts w:eastAsia="Times New Roman" w:cs="Times New Roman"/>
          <w:lang w:val="pt-PT"/>
        </w:rPr>
      </w:pPr>
      <w:del w:id="799" w:author="Kinder" w:date="2013-06-30T08:46:00Z">
        <w:r w:rsidRPr="00A20DF3" w:rsidDel="00504D88">
          <w:rPr>
            <w:rFonts w:eastAsia="Times New Roman" w:cs="Times New Roman"/>
            <w:lang w:val="pt-PT"/>
          </w:rPr>
          <w:delText xml:space="preserve">Use Pantone Uncoated numbers right in your file. The </w:delText>
        </w:r>
        <w:r w:rsidR="00CA05B5" w:rsidRPr="00A20DF3" w:rsidDel="00504D88">
          <w:rPr>
            <w:rFonts w:eastAsia="Times New Roman" w:cs="Times New Roman"/>
            <w:lang w:val="pt-PT"/>
          </w:rPr>
          <w:delText>color</w:delText>
        </w:r>
      </w:del>
      <w:ins w:id="800" w:author="Wolfgang J. Toechterle" w:date="2013-06-22T11:52:00Z">
        <w:del w:id="801" w:author="Kinder" w:date="2013-06-30T08:46:00Z">
          <w:r w:rsidR="00510F1B" w:rsidRPr="00A20DF3" w:rsidDel="00504D88">
            <w:rPr>
              <w:rFonts w:eastAsia="Times New Roman" w:cs="Times New Roman"/>
              <w:lang w:val="pt-PT"/>
            </w:rPr>
            <w:delText>colour</w:delText>
          </w:r>
        </w:del>
      </w:ins>
      <w:del w:id="802" w:author="Kinder" w:date="2013-06-30T08:46:00Z">
        <w:r w:rsidRPr="00A20DF3" w:rsidDel="00504D88">
          <w:rPr>
            <w:rFonts w:eastAsia="Times New Roman" w:cs="Times New Roman"/>
            <w:lang w:val="pt-PT"/>
          </w:rPr>
          <w:delText xml:space="preserve"> swatch</w:delText>
        </w:r>
        <w:r w:rsidR="00CA05B5" w:rsidRPr="00A20DF3" w:rsidDel="00504D88">
          <w:rPr>
            <w:rFonts w:eastAsia="Times New Roman" w:cs="Times New Roman"/>
            <w:lang w:val="pt-PT"/>
          </w:rPr>
          <w:delText>es in your document have</w:delText>
        </w:r>
        <w:r w:rsidRPr="00A20DF3" w:rsidDel="00504D88">
          <w:rPr>
            <w:rFonts w:eastAsia="Times New Roman" w:cs="Times New Roman"/>
            <w:lang w:val="pt-PT"/>
          </w:rPr>
          <w:delText xml:space="preserve"> to </w:delText>
        </w:r>
        <w:r w:rsidR="00CA05B5" w:rsidRPr="00A20DF3" w:rsidDel="00504D88">
          <w:rPr>
            <w:rFonts w:eastAsia="Times New Roman" w:cs="Times New Roman"/>
            <w:lang w:val="pt-PT"/>
          </w:rPr>
          <w:delText>be named with the specific Pantone number</w:delText>
        </w:r>
      </w:del>
      <w:del w:id="803" w:author="Kinder" w:date="2013-06-29T11:12:00Z">
        <w:r w:rsidR="00CA05B5" w:rsidRPr="00A20DF3" w:rsidDel="002D45C5">
          <w:rPr>
            <w:rFonts w:eastAsia="Times New Roman" w:cs="Times New Roman"/>
            <w:lang w:val="pt-PT"/>
          </w:rPr>
          <w:delText xml:space="preserve">. </w:delText>
        </w:r>
      </w:del>
      <w:ins w:id="804" w:author="Wolfgang J. Toechterle" w:date="2013-05-20T21:04:00Z">
        <w:del w:id="805" w:author="Kinder" w:date="2013-06-29T11:12:00Z">
          <w:r w:rsidR="00041FC5" w:rsidRPr="00A20DF3" w:rsidDel="002D45C5">
            <w:rPr>
              <w:rFonts w:eastAsia="Times New Roman" w:cs="Times New Roman"/>
              <w:lang w:val="pt-PT"/>
            </w:rPr>
            <w:delText>Use Pantone Uncoated numbers right in your file</w:delText>
          </w:r>
        </w:del>
        <w:del w:id="806" w:author="Kinder" w:date="2013-06-30T08:46:00Z">
          <w:r w:rsidR="00041FC5" w:rsidRPr="00A20DF3" w:rsidDel="00504D88">
            <w:rPr>
              <w:rFonts w:eastAsia="Times New Roman" w:cs="Times New Roman"/>
              <w:lang w:val="pt-PT"/>
            </w:rPr>
            <w:delText>.</w:delText>
          </w:r>
        </w:del>
      </w:ins>
      <w:ins w:id="807" w:author="Kinder" w:date="2013-06-30T08:36:00Z">
        <w:r w:rsidR="00286C5F" w:rsidRPr="00A20DF3">
          <w:rPr>
            <w:rFonts w:eastAsia="Times New Roman" w:cs="Times New Roman"/>
            <w:lang w:val="pt-PT"/>
          </w:rPr>
          <w:t xml:space="preserve">Include the name of the Pantone number </w:t>
        </w:r>
      </w:ins>
      <w:ins w:id="808" w:author="Kinder" w:date="2013-06-30T08:46:00Z">
        <w:r w:rsidR="00504D88" w:rsidRPr="00A20DF3">
          <w:rPr>
            <w:rFonts w:eastAsia="Times New Roman" w:cs="Times New Roman"/>
            <w:lang w:val="pt-PT"/>
          </w:rPr>
          <w:t>with a colour swatch.</w:t>
        </w:r>
      </w:ins>
    </w:p>
    <w:p w14:paraId="16CCC325" w14:textId="3BDD3289" w:rsidR="0062406A" w:rsidRPr="00A20DF3" w:rsidRDefault="0062406A" w:rsidP="008F6BC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09" w:author="Admin" w:date="2013-06-30T23:55:00Z"/>
          <w:rFonts w:cs="Arial"/>
          <w:szCs w:val="20"/>
          <w:highlight w:val="yellow"/>
          <w:lang w:val="pt-PT"/>
          <w:rPrChange w:id="810" w:author="Admin" w:date="2013-06-30T23:59:00Z">
            <w:rPr>
              <w:ins w:id="811" w:author="Admin" w:date="2013-06-30T23:55:00Z"/>
              <w:rFonts w:cs="Arial"/>
              <w:szCs w:val="20"/>
            </w:rPr>
          </w:rPrChange>
        </w:rPr>
      </w:pPr>
      <w:ins w:id="812" w:author="Admin" w:date="2013-06-30T23:54:00Z">
        <w:r w:rsidRPr="00A20DF3">
          <w:rPr>
            <w:rFonts w:cs="Arial"/>
            <w:szCs w:val="20"/>
            <w:highlight w:val="yellow"/>
            <w:lang w:val="pt-PT"/>
            <w:rPrChange w:id="813" w:author="Admin" w:date="2013-06-30T23:59:00Z">
              <w:rPr>
                <w:rFonts w:cs="Arial"/>
                <w:szCs w:val="20"/>
              </w:rPr>
            </w:rPrChange>
          </w:rPr>
          <w:t xml:space="preserve">Faca uma legenda </w:t>
        </w:r>
      </w:ins>
      <w:r w:rsidR="008F6BC3">
        <w:rPr>
          <w:rFonts w:cs="Arial"/>
          <w:szCs w:val="20"/>
          <w:highlight w:val="yellow"/>
          <w:lang w:val="pt-PT"/>
        </w:rPr>
        <w:t>d</w:t>
      </w:r>
      <w:ins w:id="814" w:author="Admin" w:date="2013-06-30T23:54:00Z">
        <w:r w:rsidRPr="00A20DF3">
          <w:rPr>
            <w:rFonts w:cs="Arial"/>
            <w:szCs w:val="20"/>
            <w:highlight w:val="yellow"/>
            <w:lang w:val="pt-PT"/>
            <w:rPrChange w:id="815" w:author="Admin" w:date="2013-06-30T23:59:00Z">
              <w:rPr>
                <w:rFonts w:cs="Arial"/>
                <w:szCs w:val="20"/>
              </w:rPr>
            </w:rPrChange>
          </w:rPr>
          <w:t>as cores Pantone que voce u</w:t>
        </w:r>
      </w:ins>
      <w:ins w:id="816" w:author="Admin" w:date="2013-06-30T23:55:00Z">
        <w:r w:rsidRPr="00A20DF3">
          <w:rPr>
            <w:rFonts w:cs="Arial"/>
            <w:szCs w:val="20"/>
            <w:highlight w:val="yellow"/>
            <w:lang w:val="pt-PT"/>
            <w:rPrChange w:id="817" w:author="Admin" w:date="2013-06-30T23:59:00Z">
              <w:rPr>
                <w:rFonts w:cs="Arial"/>
                <w:szCs w:val="20"/>
              </w:rPr>
            </w:rPrChange>
          </w:rPr>
          <w:t>tilizou</w:t>
        </w:r>
      </w:ins>
    </w:p>
    <w:p w14:paraId="41E8B0A0" w14:textId="77777777" w:rsidR="0062406A" w:rsidRPr="00A20DF3" w:rsidRDefault="0062406A" w:rsidP="00CA05B5">
      <w:pPr>
        <w:rPr>
          <w:lang w:val="pt-PT"/>
        </w:rPr>
      </w:pPr>
    </w:p>
    <w:p w14:paraId="12F88DD3" w14:textId="3B1DBADB" w:rsidR="00695E57" w:rsidRPr="00A20DF3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pt-PT"/>
          <w:rPrChange w:id="818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r w:rsidRPr="00A20DF3">
        <w:rPr>
          <w:rFonts w:cs="Arial"/>
          <w:szCs w:val="20"/>
          <w:lang w:val="pt-PT"/>
          <w:rPrChange w:id="819" w:author="Wolfgang J. Toechterle" w:date="2013-06-22T10:32:00Z">
            <w:rPr>
              <w:rFonts w:cs="Arial"/>
              <w:szCs w:val="20"/>
              <w:lang w:val="en-US"/>
            </w:rPr>
          </w:rPrChange>
        </w:rPr>
        <w:t>Text for two separate logos</w:t>
      </w:r>
      <w:ins w:id="820" w:author="Wolfgang J. Toechterle" w:date="2013-06-07T18:40:00Z">
        <w:r w:rsidR="00E22E28" w:rsidRPr="00A20DF3">
          <w:rPr>
            <w:rFonts w:cs="Arial"/>
            <w:szCs w:val="20"/>
            <w:lang w:val="pt-PT"/>
            <w:rPrChange w:id="82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with the same design</w:t>
        </w:r>
      </w:ins>
      <w:r w:rsidRPr="00A20DF3">
        <w:rPr>
          <w:rFonts w:cs="Arial"/>
          <w:szCs w:val="20"/>
          <w:lang w:val="pt-PT"/>
          <w:rPrChange w:id="82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r w:rsidRPr="00A20DF3">
        <w:rPr>
          <w:rFonts w:cs="Arial"/>
          <w:szCs w:val="20"/>
          <w:lang w:val="pt-PT"/>
          <w:rPrChange w:id="823" w:author="Wolfgang J. Toechterle" w:date="2013-06-22T10:32:00Z">
            <w:rPr>
              <w:rFonts w:cs="Arial"/>
              <w:szCs w:val="20"/>
              <w:lang w:val="en-US"/>
            </w:rPr>
          </w:rPrChange>
        </w:rPr>
        <w:tab/>
        <w:t xml:space="preserve">English Logo: </w:t>
      </w:r>
      <w:r w:rsidRPr="00A20DF3">
        <w:rPr>
          <w:rFonts w:ascii="Times New Roman" w:hAnsi="Times New Roman" w:cs="Times New Roman"/>
          <w:sz w:val="24"/>
          <w:szCs w:val="24"/>
          <w:lang w:val="pt-PT"/>
          <w:rPrChange w:id="824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Museum of</w:t>
      </w:r>
      <w:del w:id="825" w:author="Wolfgang J. Toechterle" w:date="2013-05-31T18:02:00Z">
        <w:r w:rsidRPr="00A20DF3" w:rsidDel="00121C3A">
          <w:rPr>
            <w:rFonts w:ascii="Times New Roman" w:hAnsi="Times New Roman" w:cs="Times New Roman"/>
            <w:sz w:val="24"/>
            <w:szCs w:val="24"/>
            <w:lang w:val="pt-PT"/>
            <w:rPrChange w:id="826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A20DF3">
        <w:rPr>
          <w:rFonts w:ascii="Times New Roman" w:hAnsi="Times New Roman" w:cs="Times New Roman"/>
          <w:sz w:val="24"/>
          <w:szCs w:val="24"/>
          <w:lang w:val="pt-PT"/>
          <w:rPrChange w:id="827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Printing Arts Leipzig</w:t>
      </w:r>
    </w:p>
    <w:p w14:paraId="6B3D829A" w14:textId="7E962FC2" w:rsidR="00695E57" w:rsidRPr="00A20DF3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pt-PT"/>
        </w:rPr>
      </w:pPr>
      <w:r w:rsidRPr="00A20DF3">
        <w:rPr>
          <w:rFonts w:ascii="Times New Roman" w:hAnsi="Times New Roman" w:cs="Times New Roman"/>
          <w:sz w:val="24"/>
          <w:szCs w:val="24"/>
          <w:lang w:val="pt-PT"/>
          <w:rPrChange w:id="828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A20DF3">
        <w:rPr>
          <w:rFonts w:ascii="Times New Roman" w:hAnsi="Times New Roman" w:cs="Times New Roman"/>
          <w:sz w:val="24"/>
          <w:szCs w:val="24"/>
          <w:lang w:val="pt-PT"/>
          <w:rPrChange w:id="829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A20DF3">
        <w:rPr>
          <w:rFonts w:ascii="Times New Roman" w:hAnsi="Times New Roman" w:cs="Times New Roman"/>
          <w:sz w:val="24"/>
          <w:szCs w:val="24"/>
          <w:lang w:val="pt-PT"/>
          <w:rPrChange w:id="830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A20DF3">
        <w:rPr>
          <w:rFonts w:ascii="Times New Roman" w:hAnsi="Times New Roman" w:cs="Times New Roman"/>
          <w:sz w:val="24"/>
          <w:szCs w:val="24"/>
          <w:lang w:val="pt-PT"/>
          <w:rPrChange w:id="831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A20DF3">
        <w:rPr>
          <w:rFonts w:ascii="Times New Roman" w:hAnsi="Times New Roman" w:cs="Times New Roman"/>
          <w:sz w:val="24"/>
          <w:szCs w:val="24"/>
          <w:lang w:val="pt-PT"/>
          <w:rPrChange w:id="832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ins w:id="833" w:author="Wolfgang J. Toechterle" w:date="2013-06-07T18:40:00Z">
        <w:r w:rsidR="00E22E28" w:rsidRPr="00A20DF3">
          <w:rPr>
            <w:rFonts w:ascii="Times New Roman" w:hAnsi="Times New Roman" w:cs="Times New Roman"/>
            <w:sz w:val="24"/>
            <w:szCs w:val="24"/>
            <w:lang w:val="pt-PT"/>
            <w:rPrChange w:id="834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A20DF3">
          <w:rPr>
            <w:rFonts w:ascii="Times New Roman" w:hAnsi="Times New Roman" w:cs="Times New Roman"/>
            <w:sz w:val="24"/>
            <w:szCs w:val="24"/>
            <w:lang w:val="pt-PT"/>
            <w:rPrChange w:id="835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A20DF3">
          <w:rPr>
            <w:rFonts w:ascii="Times New Roman" w:hAnsi="Times New Roman" w:cs="Times New Roman"/>
            <w:sz w:val="24"/>
            <w:szCs w:val="24"/>
            <w:lang w:val="pt-PT"/>
            <w:rPrChange w:id="836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</w:ins>
      <w:r w:rsidRPr="00A20DF3">
        <w:rPr>
          <w:lang w:val="pt-PT"/>
          <w:rPrChange w:id="837" w:author="Admin" w:date="2013-06-30T22:49:00Z">
            <w:rPr>
              <w:lang w:val="en-US"/>
            </w:rPr>
          </w:rPrChange>
        </w:rPr>
        <w:t>German Logo:</w:t>
      </w:r>
      <w:r w:rsidRPr="00A20DF3">
        <w:rPr>
          <w:rFonts w:ascii="Times New Roman" w:hAnsi="Times New Roman" w:cs="Times New Roman"/>
          <w:sz w:val="24"/>
          <w:szCs w:val="24"/>
          <w:lang w:val="pt-PT"/>
          <w:rPrChange w:id="838" w:author="Admin" w:date="2013-06-30T22:49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Museum für Druckkunst Leipzig</w:t>
      </w:r>
    </w:p>
    <w:p w14:paraId="2553E4B4" w14:textId="6DB27D00" w:rsidR="0062406A" w:rsidRPr="00A20DF3" w:rsidRDefault="0062406A" w:rsidP="008F6BC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39" w:author="Admin" w:date="2013-06-30T23:56:00Z"/>
          <w:rFonts w:cs="Arial"/>
          <w:szCs w:val="20"/>
          <w:highlight w:val="yellow"/>
          <w:lang w:val="pt-PT"/>
          <w:rPrChange w:id="840" w:author="Admin" w:date="2013-06-30T23:59:00Z">
            <w:rPr>
              <w:ins w:id="841" w:author="Admin" w:date="2013-06-30T23:56:00Z"/>
              <w:rFonts w:cs="Arial"/>
              <w:szCs w:val="20"/>
            </w:rPr>
          </w:rPrChange>
        </w:rPr>
      </w:pPr>
      <w:ins w:id="842" w:author="Admin" w:date="2013-06-30T23:55:00Z">
        <w:r w:rsidRPr="00A20DF3">
          <w:rPr>
            <w:rFonts w:cs="Arial"/>
            <w:szCs w:val="20"/>
            <w:highlight w:val="yellow"/>
            <w:lang w:val="pt-PT"/>
            <w:rPrChange w:id="843" w:author="Admin" w:date="2013-06-30T23:59:00Z">
              <w:rPr>
                <w:rFonts w:cs="Arial"/>
                <w:szCs w:val="20"/>
              </w:rPr>
            </w:rPrChange>
          </w:rPr>
          <w:t xml:space="preserve">Texto para </w:t>
        </w:r>
      </w:ins>
      <w:r w:rsidR="008F6BC3">
        <w:rPr>
          <w:rFonts w:cs="Arial"/>
          <w:szCs w:val="20"/>
          <w:highlight w:val="yellow"/>
          <w:lang w:val="pt-PT"/>
        </w:rPr>
        <w:t xml:space="preserve">os </w:t>
      </w:r>
      <w:ins w:id="844" w:author="Admin" w:date="2013-06-30T23:55:00Z">
        <w:r w:rsidRPr="00A20DF3">
          <w:rPr>
            <w:rFonts w:cs="Arial"/>
            <w:szCs w:val="20"/>
            <w:highlight w:val="yellow"/>
            <w:lang w:val="pt-PT"/>
            <w:rPrChange w:id="845" w:author="Admin" w:date="2013-06-30T23:59:00Z">
              <w:rPr>
                <w:rFonts w:cs="Arial"/>
                <w:szCs w:val="20"/>
              </w:rPr>
            </w:rPrChange>
          </w:rPr>
          <w:t>d</w:t>
        </w:r>
      </w:ins>
      <w:r w:rsidR="008F6BC3">
        <w:rPr>
          <w:rFonts w:cs="Arial"/>
          <w:szCs w:val="20"/>
          <w:highlight w:val="yellow"/>
          <w:lang w:val="pt-PT"/>
        </w:rPr>
        <w:t>oi</w:t>
      </w:r>
      <w:ins w:id="846" w:author="Admin" w:date="2013-06-30T23:55:00Z">
        <w:r w:rsidRPr="00A20DF3">
          <w:rPr>
            <w:rFonts w:cs="Arial"/>
            <w:szCs w:val="20"/>
            <w:highlight w:val="yellow"/>
            <w:lang w:val="pt-PT"/>
            <w:rPrChange w:id="847" w:author="Admin" w:date="2013-06-30T23:59:00Z">
              <w:rPr>
                <w:rFonts w:cs="Arial"/>
                <w:szCs w:val="20"/>
              </w:rPr>
            </w:rPrChange>
          </w:rPr>
          <w:t xml:space="preserve">s logos </w:t>
        </w:r>
      </w:ins>
      <w:r w:rsidR="008F6BC3">
        <w:rPr>
          <w:rFonts w:cs="Arial"/>
          <w:szCs w:val="20"/>
          <w:highlight w:val="yellow"/>
          <w:lang w:val="pt-PT"/>
        </w:rPr>
        <w:t>com o texto diferente e</w:t>
      </w:r>
      <w:ins w:id="848" w:author="Admin" w:date="2013-06-30T23:55:00Z">
        <w:r w:rsidRPr="00A20DF3">
          <w:rPr>
            <w:rFonts w:cs="Arial"/>
            <w:szCs w:val="20"/>
            <w:highlight w:val="yellow"/>
            <w:lang w:val="pt-PT"/>
            <w:rPrChange w:id="849" w:author="Admin" w:date="2013-06-30T23:59:00Z">
              <w:rPr>
                <w:rFonts w:cs="Arial"/>
                <w:szCs w:val="20"/>
              </w:rPr>
            </w:rPrChange>
          </w:rPr>
          <w:t xml:space="preserve"> com o mesmo design -  </w:t>
        </w:r>
      </w:ins>
    </w:p>
    <w:p w14:paraId="1E7999BF" w14:textId="77777777" w:rsidR="0062406A" w:rsidRPr="00A20DF3" w:rsidRDefault="0062406A" w:rsidP="006240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50" w:author="Admin" w:date="2013-06-30T23:56:00Z"/>
          <w:rFonts w:cs="Arial"/>
          <w:szCs w:val="20"/>
          <w:highlight w:val="yellow"/>
          <w:lang w:val="pt-PT"/>
          <w:rPrChange w:id="851" w:author="Admin" w:date="2013-06-30T23:59:00Z">
            <w:rPr>
              <w:ins w:id="852" w:author="Admin" w:date="2013-06-30T23:56:00Z"/>
              <w:rFonts w:cs="Arial"/>
              <w:szCs w:val="20"/>
            </w:rPr>
          </w:rPrChange>
        </w:rPr>
      </w:pPr>
      <w:ins w:id="853" w:author="Admin" w:date="2013-06-30T23:56:00Z">
        <w:r w:rsidRPr="00A20DF3">
          <w:rPr>
            <w:rFonts w:cs="Arial"/>
            <w:szCs w:val="20"/>
            <w:highlight w:val="yellow"/>
            <w:lang w:val="pt-PT"/>
            <w:rPrChange w:id="854" w:author="Admin" w:date="2013-06-30T23:59:00Z">
              <w:rPr>
                <w:rFonts w:cs="Arial"/>
                <w:szCs w:val="20"/>
              </w:rPr>
            </w:rPrChange>
          </w:rPr>
          <w:tab/>
        </w:r>
      </w:ins>
      <w:ins w:id="855" w:author="Admin" w:date="2013-06-30T23:55:00Z">
        <w:r w:rsidRPr="00A20DF3">
          <w:rPr>
            <w:rFonts w:cs="Arial"/>
            <w:szCs w:val="20"/>
            <w:highlight w:val="yellow"/>
            <w:lang w:val="pt-PT"/>
            <w:rPrChange w:id="856" w:author="Admin" w:date="2013-06-30T23:59:00Z">
              <w:rPr>
                <w:rFonts w:cs="Arial"/>
                <w:szCs w:val="20"/>
              </w:rPr>
            </w:rPrChange>
          </w:rPr>
          <w:t>Logo in</w:t>
        </w:r>
      </w:ins>
      <w:ins w:id="857" w:author="Admin" w:date="2013-06-30T23:56:00Z">
        <w:r w:rsidRPr="00A20DF3">
          <w:rPr>
            <w:rFonts w:cs="Arial"/>
            <w:szCs w:val="20"/>
            <w:highlight w:val="yellow"/>
            <w:lang w:val="pt-PT"/>
            <w:rPrChange w:id="858" w:author="Admin" w:date="2013-06-30T23:59:00Z">
              <w:rPr>
                <w:rFonts w:cs="Arial"/>
                <w:szCs w:val="20"/>
              </w:rPr>
            </w:rPrChange>
          </w:rPr>
          <w:t xml:space="preserve">gles - </w:t>
        </w:r>
        <w:r w:rsidRPr="00A20DF3">
          <w:rPr>
            <w:rFonts w:ascii="Times New Roman" w:hAnsi="Times New Roman" w:cs="Times New Roman"/>
            <w:sz w:val="24"/>
            <w:szCs w:val="24"/>
            <w:highlight w:val="yellow"/>
            <w:lang w:val="pt-PT"/>
            <w:rPrChange w:id="859" w:author="Admin" w:date="2013-06-30T23:5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Museum of Printing Arts Leipzig</w:t>
        </w:r>
        <w:r w:rsidRPr="00A20DF3" w:rsidDel="00041FC5">
          <w:rPr>
            <w:rFonts w:cs="Arial"/>
            <w:szCs w:val="20"/>
            <w:highlight w:val="yellow"/>
            <w:lang w:val="pt-PT"/>
            <w:rPrChange w:id="860" w:author="Admin" w:date="2013-06-30T23:59:00Z">
              <w:rPr>
                <w:rFonts w:cs="Arial"/>
                <w:szCs w:val="20"/>
              </w:rPr>
            </w:rPrChange>
          </w:rPr>
          <w:t xml:space="preserve"> </w:t>
        </w:r>
      </w:ins>
    </w:p>
    <w:p w14:paraId="3A0BEB63" w14:textId="77777777" w:rsidR="0062406A" w:rsidRPr="00A20DF3" w:rsidRDefault="0062406A" w:rsidP="006240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61" w:author="Admin" w:date="2013-06-30T23:57:00Z"/>
          <w:rFonts w:cs="Arial"/>
          <w:szCs w:val="20"/>
          <w:highlight w:val="yellow"/>
          <w:lang w:val="pt-PT"/>
          <w:rPrChange w:id="862" w:author="Admin" w:date="2013-06-30T23:59:00Z">
            <w:rPr>
              <w:ins w:id="863" w:author="Admin" w:date="2013-06-30T23:57:00Z"/>
              <w:rFonts w:cs="Arial"/>
              <w:szCs w:val="20"/>
              <w:lang w:val="de-DE"/>
            </w:rPr>
          </w:rPrChange>
        </w:rPr>
      </w:pPr>
      <w:ins w:id="864" w:author="Admin" w:date="2013-06-30T23:56:00Z">
        <w:r w:rsidRPr="00A20DF3">
          <w:rPr>
            <w:rFonts w:cs="Arial"/>
            <w:szCs w:val="20"/>
            <w:highlight w:val="yellow"/>
            <w:lang w:val="pt-PT"/>
            <w:rPrChange w:id="865" w:author="Admin" w:date="2013-06-30T23:59:00Z">
              <w:rPr>
                <w:rFonts w:cs="Arial"/>
                <w:szCs w:val="20"/>
              </w:rPr>
            </w:rPrChange>
          </w:rPr>
          <w:tab/>
          <w:t xml:space="preserve">Logo alemao - </w:t>
        </w:r>
      </w:ins>
      <w:ins w:id="866" w:author="Admin" w:date="2013-06-30T23:57:00Z">
        <w:r w:rsidRPr="00A20DF3">
          <w:rPr>
            <w:rFonts w:ascii="Times New Roman" w:hAnsi="Times New Roman" w:cs="Times New Roman"/>
            <w:sz w:val="24"/>
            <w:szCs w:val="24"/>
            <w:highlight w:val="yellow"/>
            <w:lang w:val="pt-PT"/>
            <w:rPrChange w:id="867" w:author="Admin" w:date="2013-06-30T23:59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>Museum für Druckkunst Leipzig</w:t>
        </w:r>
        <w:r w:rsidRPr="00A20DF3" w:rsidDel="00041FC5">
          <w:rPr>
            <w:rFonts w:cs="Arial"/>
            <w:szCs w:val="20"/>
            <w:highlight w:val="yellow"/>
            <w:lang w:val="pt-PT"/>
            <w:rPrChange w:id="868" w:author="Admin" w:date="2013-06-30T23:59:00Z">
              <w:rPr>
                <w:rFonts w:cs="Arial"/>
                <w:szCs w:val="20"/>
              </w:rPr>
            </w:rPrChange>
          </w:rPr>
          <w:t xml:space="preserve"> </w:t>
        </w:r>
      </w:ins>
    </w:p>
    <w:p w14:paraId="79CF6B4A" w14:textId="77777777" w:rsidR="0062406A" w:rsidRPr="00A20DF3" w:rsidRDefault="0062406A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pt-PT"/>
          <w:rPrChange w:id="869" w:author="Admin" w:date="2013-06-30T22:49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</w:p>
    <w:p w14:paraId="43B3E68A" w14:textId="0CFFC937" w:rsidR="00C11B41" w:rsidRPr="00A20DF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870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Printing: Letterpress and offset printing</w:t>
      </w:r>
    </w:p>
    <w:p w14:paraId="57B72472" w14:textId="3A063360" w:rsidR="0062406A" w:rsidRPr="00A20DF3" w:rsidRDefault="0062406A" w:rsidP="008F6BC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71" w:author="Admin" w:date="2013-06-30T23:57:00Z"/>
          <w:rFonts w:cs="Arial"/>
          <w:szCs w:val="20"/>
          <w:highlight w:val="yellow"/>
          <w:lang w:val="pt-PT"/>
          <w:rPrChange w:id="872" w:author="Admin" w:date="2013-06-30T23:59:00Z">
            <w:rPr>
              <w:ins w:id="873" w:author="Admin" w:date="2013-06-30T23:57:00Z"/>
              <w:rFonts w:cs="Arial"/>
              <w:szCs w:val="20"/>
              <w:lang w:val="de-DE"/>
            </w:rPr>
          </w:rPrChange>
        </w:rPr>
      </w:pPr>
      <w:ins w:id="874" w:author="Admin" w:date="2013-06-30T23:57:00Z">
        <w:r w:rsidRPr="00A20DF3">
          <w:rPr>
            <w:rFonts w:cs="Arial"/>
            <w:szCs w:val="20"/>
            <w:highlight w:val="yellow"/>
            <w:lang w:val="pt-PT"/>
            <w:rPrChange w:id="875" w:author="Admin" w:date="2013-06-30T23:59:00Z">
              <w:rPr>
                <w:rFonts w:cs="Arial"/>
                <w:szCs w:val="20"/>
                <w:lang w:val="de-DE"/>
              </w:rPr>
            </w:rPrChange>
          </w:rPr>
          <w:t xml:space="preserve">Impressao – </w:t>
        </w:r>
      </w:ins>
      <w:r w:rsidR="008F6BC3">
        <w:rPr>
          <w:rFonts w:cs="Arial"/>
          <w:szCs w:val="20"/>
          <w:highlight w:val="yellow"/>
          <w:lang w:val="pt-PT"/>
        </w:rPr>
        <w:t>impressao tipografica</w:t>
      </w:r>
      <w:ins w:id="876" w:author="Admin" w:date="2013-06-30T23:57:00Z">
        <w:r w:rsidRPr="00A20DF3">
          <w:rPr>
            <w:rFonts w:cs="Arial"/>
            <w:szCs w:val="20"/>
            <w:highlight w:val="yellow"/>
            <w:lang w:val="pt-PT"/>
            <w:rPrChange w:id="877" w:author="Admin" w:date="2013-06-30T23:59:00Z">
              <w:rPr>
                <w:rFonts w:cs="Arial"/>
                <w:szCs w:val="20"/>
                <w:lang w:val="de-DE"/>
              </w:rPr>
            </w:rPrChange>
          </w:rPr>
          <w:t xml:space="preserve"> e impressao offset</w:t>
        </w:r>
      </w:ins>
    </w:p>
    <w:p w14:paraId="412C3341" w14:textId="77777777" w:rsidR="0062406A" w:rsidRPr="00A20DF3" w:rsidRDefault="0062406A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87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67A012F9" w14:textId="138E1797" w:rsidR="00C11B41" w:rsidRPr="00A20DF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879" w:author="Wolfgang J. Toechterle" w:date="2013-06-22T10:32:00Z">
            <w:rPr>
              <w:rFonts w:cs="Arial"/>
              <w:szCs w:val="20"/>
              <w:lang w:val="en-US"/>
            </w:rPr>
          </w:rPrChange>
        </w:rPr>
        <w:lastRenderedPageBreak/>
        <w:t>Trapping: 0.5 points</w:t>
      </w:r>
    </w:p>
    <w:p w14:paraId="6992B4E7" w14:textId="77777777" w:rsidR="0062406A" w:rsidRPr="00A20DF3" w:rsidRDefault="0062406A" w:rsidP="006240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80" w:author="Admin" w:date="2013-06-30T23:58:00Z"/>
          <w:rFonts w:cs="Arial"/>
          <w:szCs w:val="20"/>
          <w:highlight w:val="yellow"/>
          <w:lang w:val="pt-PT"/>
          <w:rPrChange w:id="881" w:author="Admin" w:date="2013-06-30T23:59:00Z">
            <w:rPr>
              <w:ins w:id="882" w:author="Admin" w:date="2013-06-30T23:58:00Z"/>
              <w:rFonts w:cs="Arial"/>
              <w:szCs w:val="20"/>
              <w:lang w:val="en-US"/>
            </w:rPr>
          </w:rPrChange>
        </w:rPr>
      </w:pPr>
      <w:ins w:id="883" w:author="Admin" w:date="2013-06-30T23:58:00Z">
        <w:r w:rsidRPr="00A20DF3">
          <w:rPr>
            <w:rFonts w:cs="Arial"/>
            <w:szCs w:val="20"/>
            <w:highlight w:val="yellow"/>
            <w:lang w:val="pt-PT"/>
            <w:rPrChange w:id="884" w:author="Admin" w:date="2013-06-30T23:59:00Z">
              <w:rPr>
                <w:rFonts w:cs="Arial"/>
                <w:szCs w:val="20"/>
                <w:lang w:val="de-DE"/>
              </w:rPr>
            </w:rPrChange>
          </w:rPr>
          <w:t>Trapping – 0.5 pontos</w:t>
        </w:r>
      </w:ins>
    </w:p>
    <w:p w14:paraId="6B48F959" w14:textId="77777777" w:rsidR="0062406A" w:rsidRPr="00A20DF3" w:rsidRDefault="0062406A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88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72532AE7" w14:textId="77777777" w:rsidR="009B2315" w:rsidRPr="00A20DF3" w:rsidRDefault="002634A2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86" w:author="Admin" w:date="2013-06-30T23:52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88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Images: </w:t>
      </w:r>
      <w:ins w:id="888" w:author="Wolfgang J. Toechterle" w:date="2013-05-20T21:05:00Z">
        <w:r w:rsidR="00041FC5" w:rsidRPr="00A20DF3">
          <w:rPr>
            <w:rFonts w:cs="Arial"/>
            <w:szCs w:val="20"/>
            <w:lang w:val="pt-PT"/>
            <w:rPrChange w:id="88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 images are allowed for the logo</w:t>
        </w:r>
      </w:ins>
    </w:p>
    <w:p w14:paraId="514182C5" w14:textId="77777777" w:rsidR="0062406A" w:rsidRPr="00A20DF3" w:rsidRDefault="0062406A" w:rsidP="0062406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</w:rPr>
      </w:pPr>
      <w:ins w:id="890" w:author="Admin" w:date="2013-06-30T23:58:00Z">
        <w:r w:rsidRPr="00A20DF3">
          <w:rPr>
            <w:rFonts w:cs="Arial"/>
            <w:szCs w:val="20"/>
            <w:highlight w:val="yellow"/>
            <w:lang w:val="pt-PT"/>
            <w:rPrChange w:id="891" w:author="Admin" w:date="2013-06-30T23:59:00Z">
              <w:rPr>
                <w:rFonts w:cs="Arial"/>
                <w:szCs w:val="20"/>
                <w:lang w:val="en-US"/>
              </w:rPr>
            </w:rPrChange>
          </w:rPr>
          <w:t>Imagens – somente imagens vetoriais sao permitidas</w:t>
        </w:r>
      </w:ins>
      <w:del w:id="892" w:author="Wolfgang J. Toechterle" w:date="2013-05-20T21:05:00Z">
        <w:r w:rsidRPr="00A20DF3" w:rsidDel="00041FC5">
          <w:rPr>
            <w:rFonts w:cs="Arial"/>
            <w:szCs w:val="20"/>
            <w:highlight w:val="yellow"/>
            <w:lang w:val="pt-PT"/>
            <w:rPrChange w:id="893" w:author="Admin" w:date="2013-06-30T23:59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logo</w:delText>
        </w:r>
      </w:del>
    </w:p>
    <w:p w14:paraId="0304C84E" w14:textId="77777777" w:rsidR="00C11B41" w:rsidRPr="00A20DF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pt-PT"/>
        </w:rPr>
      </w:pPr>
    </w:p>
    <w:p w14:paraId="0C0C8C07" w14:textId="77777777" w:rsidR="008F6BC3" w:rsidRDefault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pt-PT"/>
        </w:rPr>
        <w:pPrChange w:id="894" w:author="Admin" w:date="2013-06-30T23:59:00Z">
          <w:pPr>
            <w:pStyle w:val="ListParagraph"/>
            <w:widowControl w:val="0"/>
            <w:numPr>
              <w:numId w:val="14"/>
            </w:numPr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hanging="360"/>
          </w:pPr>
        </w:pPrChange>
      </w:pPr>
      <w:r w:rsidRPr="00A20DF3">
        <w:rPr>
          <w:rFonts w:cs="Arial"/>
          <w:b/>
          <w:bCs/>
          <w:szCs w:val="20"/>
          <w:lang w:val="pt-PT"/>
          <w:rPrChange w:id="89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5099D273" w14:textId="58648EC1" w:rsidR="0062406A" w:rsidRPr="00A20DF3" w:rsidRDefault="0062406A" w:rsidP="008F6BC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96" w:author="Admin" w:date="2013-07-01T00:00:00Z"/>
          <w:rFonts w:cs="Arial"/>
          <w:b/>
          <w:bCs/>
          <w:szCs w:val="20"/>
          <w:highlight w:val="yellow"/>
          <w:lang w:val="pt-PT"/>
          <w:rPrChange w:id="897" w:author="Admin" w:date="2013-07-01T00:10:00Z">
            <w:rPr>
              <w:ins w:id="898" w:author="Admin" w:date="2013-07-01T00:00:00Z"/>
              <w:rFonts w:cs="Arial"/>
              <w:b/>
              <w:bCs/>
              <w:szCs w:val="20"/>
            </w:rPr>
          </w:rPrChange>
        </w:rPr>
      </w:pPr>
      <w:ins w:id="899" w:author="Admin" w:date="2013-07-01T00:00:00Z">
        <w:r w:rsidRPr="00A20DF3">
          <w:rPr>
            <w:rFonts w:cs="Arial"/>
            <w:b/>
            <w:bCs/>
            <w:szCs w:val="20"/>
            <w:highlight w:val="yellow"/>
            <w:lang w:val="pt-PT"/>
            <w:rPrChange w:id="900" w:author="Admin" w:date="2013-07-01T00:10:00Z">
              <w:rPr>
                <w:rFonts w:cs="Arial"/>
                <w:b/>
                <w:bCs/>
                <w:szCs w:val="20"/>
              </w:rPr>
            </w:rPrChange>
          </w:rPr>
          <w:t>Voce deve entregar</w:t>
        </w:r>
      </w:ins>
      <w:ins w:id="901" w:author="Admin" w:date="2013-06-30T23:59:00Z">
        <w:r w:rsidRPr="00A20DF3">
          <w:rPr>
            <w:rFonts w:cs="Arial"/>
            <w:b/>
            <w:bCs/>
            <w:szCs w:val="20"/>
            <w:highlight w:val="yellow"/>
            <w:lang w:val="pt-PT"/>
            <w:rPrChange w:id="902" w:author="Admin" w:date="2013-07-01T00:10:00Z">
              <w:rPr/>
            </w:rPrChange>
          </w:rPr>
          <w:t>:</w:t>
        </w:r>
      </w:ins>
    </w:p>
    <w:p w14:paraId="698516C0" w14:textId="0BB59821" w:rsidR="00C11B41" w:rsidRPr="00A20DF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pt-PT"/>
          <w:rPrChange w:id="90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</w:p>
    <w:p w14:paraId="31C6A95B" w14:textId="77777777" w:rsidR="00C11B41" w:rsidRPr="00A20DF3" w:rsidRDefault="00C11B41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90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folder of your working files for archiving </w:t>
      </w:r>
    </w:p>
    <w:p w14:paraId="0B837556" w14:textId="197491B8" w:rsidR="0062406A" w:rsidRPr="008F6BC3" w:rsidRDefault="0062406A" w:rsidP="008F6BC3">
      <w:pPr>
        <w:pStyle w:val="ListParagraph"/>
        <w:widowControl w:val="0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pt-PT"/>
        </w:rPr>
      </w:pPr>
      <w:ins w:id="905" w:author="Admin" w:date="2013-07-01T00:00:00Z">
        <w:r w:rsidRPr="00A20DF3">
          <w:rPr>
            <w:rFonts w:cs="Arial"/>
            <w:szCs w:val="20"/>
            <w:highlight w:val="yellow"/>
            <w:lang w:val="pt-PT"/>
            <w:rPrChange w:id="906" w:author="Admin" w:date="2013-07-01T00:10:00Z">
              <w:rPr>
                <w:rFonts w:cs="Arial"/>
                <w:szCs w:val="20"/>
              </w:rPr>
            </w:rPrChange>
          </w:rPr>
          <w:t xml:space="preserve">1 </w:t>
        </w:r>
      </w:ins>
      <w:ins w:id="907" w:author="Admin" w:date="2013-07-01T00:01:00Z">
        <w:r w:rsidRPr="00A20DF3">
          <w:rPr>
            <w:rFonts w:cs="Arial"/>
            <w:szCs w:val="20"/>
            <w:highlight w:val="yellow"/>
            <w:lang w:val="pt-PT"/>
            <w:rPrChange w:id="908" w:author="Admin" w:date="2013-07-01T00:10:00Z">
              <w:rPr>
                <w:rFonts w:cs="Arial"/>
                <w:szCs w:val="20"/>
              </w:rPr>
            </w:rPrChange>
          </w:rPr>
          <w:t xml:space="preserve">pasta final com seus arquivos de trabalho </w:t>
        </w:r>
      </w:ins>
    </w:p>
    <w:p w14:paraId="09010840" w14:textId="77777777" w:rsidR="008F6BC3" w:rsidRPr="00A20DF3" w:rsidRDefault="008F6BC3" w:rsidP="008F6BC3">
      <w:pPr>
        <w:pStyle w:val="ListParagraph"/>
        <w:widowControl w:val="0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highlight w:val="yellow"/>
          <w:lang w:val="pt-PT"/>
          <w:rPrChange w:id="90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62AD2603" w14:textId="258AA3A9" w:rsidR="003F39E8" w:rsidRPr="008F6BC3" w:rsidRDefault="003F39E8" w:rsidP="003F39E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lang w:val="pt-PT"/>
        </w:rPr>
      </w:pPr>
      <w:ins w:id="910" w:author="Wolfgang J. Toechterle" w:date="2013-05-20T21:09:00Z">
        <w:r w:rsidRPr="008F6BC3">
          <w:rPr>
            <w:rFonts w:cs="Arial"/>
            <w:szCs w:val="20"/>
            <w:lang w:val="pt-PT"/>
            <w:rPrChange w:id="91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1 Illustrator (ai) file showing the English and the German logo</w:t>
        </w:r>
        <w:r w:rsidR="00CD0E39" w:rsidRPr="008F6BC3">
          <w:rPr>
            <w:rFonts w:cs="Arial"/>
            <w:szCs w:val="20"/>
            <w:lang w:val="pt-PT"/>
            <w:rPrChange w:id="91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in 2 </w:t>
        </w:r>
      </w:ins>
      <w:ins w:id="913" w:author="Kinder" w:date="2013-06-30T08:47:00Z">
        <w:r w:rsidR="00504D88" w:rsidRPr="008F6BC3">
          <w:rPr>
            <w:rFonts w:cs="Arial"/>
            <w:szCs w:val="20"/>
            <w:lang w:val="pt-PT"/>
          </w:rPr>
          <w:t>PMS</w:t>
        </w:r>
      </w:ins>
      <w:ins w:id="914" w:author="Wolfgang J. Toechterle" w:date="2013-05-20T21:09:00Z">
        <w:del w:id="915" w:author="Kinder" w:date="2013-06-30T08:47:00Z">
          <w:r w:rsidR="00CD0E39" w:rsidRPr="008F6BC3" w:rsidDel="00504D88">
            <w:rPr>
              <w:rFonts w:cs="Arial"/>
              <w:szCs w:val="20"/>
              <w:lang w:val="pt-PT"/>
              <w:rPrChange w:id="916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spot</w:delText>
          </w:r>
        </w:del>
        <w:r w:rsidR="00CD0E39" w:rsidRPr="008F6BC3">
          <w:rPr>
            <w:rFonts w:cs="Arial"/>
            <w:szCs w:val="20"/>
            <w:lang w:val="pt-PT"/>
            <w:rPrChange w:id="91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ins w:id="918" w:author="Wolfgang J. Toechterle" w:date="2013-06-22T11:52:00Z">
        <w:r w:rsidR="00510F1B" w:rsidRPr="008F6BC3">
          <w:rPr>
            <w:rFonts w:cs="Arial"/>
            <w:szCs w:val="20"/>
            <w:lang w:val="pt-PT"/>
          </w:rPr>
          <w:t>colour</w:t>
        </w:r>
      </w:ins>
      <w:ins w:id="919" w:author="Wolfgang J. Toechterle" w:date="2013-05-20T21:09:00Z">
        <w:r w:rsidR="00CD0E39" w:rsidRPr="008F6BC3">
          <w:rPr>
            <w:rFonts w:cs="Arial"/>
            <w:szCs w:val="20"/>
            <w:lang w:val="pt-PT"/>
            <w:rPrChange w:id="92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  <w:r w:rsidRPr="008F6BC3">
          <w:rPr>
            <w:rFonts w:cs="Arial"/>
            <w:szCs w:val="20"/>
            <w:lang w:val="pt-PT"/>
            <w:rPrChange w:id="92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(</w:t>
        </w:r>
        <w:r w:rsidRPr="008F6BC3">
          <w:rPr>
            <w:rFonts w:eastAsia="Times New Roman" w:cs="Times New Roman"/>
            <w:lang w:val="pt-PT"/>
          </w:rPr>
          <w:t>Pantone Uncoated)</w:t>
        </w:r>
      </w:ins>
      <w:ins w:id="922" w:author="Wolfgang J. Toechterle" w:date="2013-06-08T19:11:00Z">
        <w:r w:rsidR="00CD0E39" w:rsidRPr="008F6BC3">
          <w:rPr>
            <w:rFonts w:eastAsia="Times New Roman" w:cs="Times New Roman"/>
            <w:lang w:val="pt-PT"/>
          </w:rPr>
          <w:t>,</w:t>
        </w:r>
      </w:ins>
      <w:ins w:id="923" w:author="Wolfgang J. Toechterle" w:date="2013-05-20T21:09:00Z">
        <w:r w:rsidRPr="00A20DF3">
          <w:rPr>
            <w:rFonts w:eastAsia="Times New Roman" w:cs="Times New Roman"/>
            <w:lang w:val="pt-PT"/>
          </w:rPr>
          <w:t xml:space="preserve"> as well as the English and the German logo in CMYK on the same Artboard</w:t>
        </w:r>
        <w:del w:id="924" w:author="Kinder" w:date="2013-06-30T08:49:00Z">
          <w:r w:rsidRPr="00A20DF3" w:rsidDel="00504D88">
            <w:rPr>
              <w:rFonts w:eastAsia="Times New Roman" w:cs="Times New Roman"/>
              <w:lang w:val="pt-PT"/>
            </w:rPr>
            <w:delText xml:space="preserve"> (page)</w:delText>
          </w:r>
        </w:del>
      </w:ins>
      <w:ins w:id="925" w:author="Kinder" w:date="2013-06-30T08:48:00Z">
        <w:r w:rsidR="00504D88" w:rsidRPr="00A20DF3">
          <w:rPr>
            <w:rFonts w:eastAsia="Times New Roman" w:cs="Times New Roman"/>
            <w:lang w:val="pt-PT"/>
          </w:rPr>
          <w:t xml:space="preserve"> </w:t>
        </w:r>
      </w:ins>
      <w:ins w:id="926" w:author="Kinder" w:date="2013-06-30T08:49:00Z">
        <w:r w:rsidR="00504D88" w:rsidRPr="00A20DF3">
          <w:rPr>
            <w:rFonts w:eastAsia="Times New Roman" w:cs="Times New Roman"/>
            <w:lang w:val="pt-PT"/>
          </w:rPr>
          <w:t>(</w:t>
        </w:r>
      </w:ins>
      <w:ins w:id="927" w:author="Kinder" w:date="2013-06-30T08:48:00Z">
        <w:r w:rsidR="00504D88" w:rsidRPr="00A20DF3">
          <w:rPr>
            <w:rFonts w:eastAsia="Times New Roman" w:cs="Times New Roman"/>
            <w:lang w:val="pt-PT"/>
          </w:rPr>
          <w:t>All 4 on same page)</w:t>
        </w:r>
      </w:ins>
    </w:p>
    <w:p w14:paraId="737E7C61" w14:textId="47B06572" w:rsidR="0062406A" w:rsidRPr="008F6BC3" w:rsidRDefault="008F6BC3" w:rsidP="0062406A">
      <w:pPr>
        <w:pStyle w:val="ListParagraph"/>
        <w:widowControl w:val="0"/>
        <w:numPr>
          <w:ilvl w:val="0"/>
          <w:numId w:val="14"/>
        </w:numPr>
        <w:tabs>
          <w:tab w:val="left" w:pos="360"/>
          <w:tab w:val="left" w:pos="5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left="360"/>
        <w:rPr>
          <w:rFonts w:cs="Arial"/>
          <w:szCs w:val="20"/>
          <w:highlight w:val="yellow"/>
          <w:lang w:val="pt-PT"/>
        </w:rPr>
      </w:pPr>
      <w:r w:rsidRPr="008F6BC3">
        <w:rPr>
          <w:rFonts w:cs="Arial"/>
          <w:szCs w:val="20"/>
          <w:highlight w:val="yellow"/>
          <w:lang w:val="pt-PT"/>
        </w:rPr>
        <w:t>1</w:t>
      </w:r>
      <w:ins w:id="928" w:author="Admin" w:date="2013-07-01T00:01:00Z">
        <w:r w:rsidR="0062406A" w:rsidRPr="008F6BC3">
          <w:rPr>
            <w:rFonts w:cs="Arial"/>
            <w:szCs w:val="20"/>
            <w:highlight w:val="yellow"/>
            <w:lang w:val="pt-PT"/>
            <w:rPrChange w:id="929" w:author="Admin" w:date="2013-07-01T00:10:00Z">
              <w:rPr>
                <w:rFonts w:cs="Arial"/>
                <w:szCs w:val="20"/>
              </w:rPr>
            </w:rPrChange>
          </w:rPr>
          <w:t xml:space="preserve"> arquivo Ilustrator </w:t>
        </w:r>
      </w:ins>
      <w:r w:rsidRPr="008F6BC3">
        <w:rPr>
          <w:rFonts w:cs="Arial"/>
          <w:szCs w:val="20"/>
          <w:highlight w:val="yellow"/>
          <w:lang w:val="pt-PT"/>
        </w:rPr>
        <w:t xml:space="preserve">com quatro logos: 1 versao Ingles PANTONE, 1 versao Alemao PANTONE, 1 versao Ingles CMYK, 1 versao Alemao  CMYK – todos na mesma pagina A4 </w:t>
      </w:r>
    </w:p>
    <w:p w14:paraId="483E71E7" w14:textId="77777777" w:rsidR="008F6BC3" w:rsidRPr="008F6BC3" w:rsidRDefault="008F6BC3" w:rsidP="0062406A">
      <w:pPr>
        <w:pStyle w:val="ListParagraph"/>
        <w:widowControl w:val="0"/>
        <w:numPr>
          <w:ilvl w:val="0"/>
          <w:numId w:val="14"/>
        </w:numPr>
        <w:tabs>
          <w:tab w:val="left" w:pos="360"/>
          <w:tab w:val="left" w:pos="5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left="360"/>
        <w:rPr>
          <w:ins w:id="930" w:author="Wolfgang J. Toechterle" w:date="2013-05-20T21:09:00Z"/>
          <w:rFonts w:cs="Arial"/>
          <w:szCs w:val="20"/>
          <w:lang w:val="pt-PT"/>
          <w:rPrChange w:id="931" w:author="Wolfgang J. Toechterle" w:date="2013-06-22T10:32:00Z">
            <w:rPr>
              <w:ins w:id="932" w:author="Wolfgang J. Toechterle" w:date="2013-05-20T21:09:00Z"/>
              <w:rFonts w:cs="Arial"/>
              <w:szCs w:val="20"/>
              <w:lang w:val="en-US"/>
            </w:rPr>
          </w:rPrChange>
        </w:rPr>
      </w:pPr>
    </w:p>
    <w:p w14:paraId="25B315AD" w14:textId="62D8F841" w:rsidR="0062406A" w:rsidRPr="008F6BC3" w:rsidRDefault="001C00CF" w:rsidP="0062406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lang w:val="pt-PT"/>
        </w:rPr>
      </w:pPr>
      <w:ins w:id="933" w:author="Wolfgang J. Toechterle" w:date="2013-05-20T21:03:00Z">
        <w:r w:rsidRPr="008F6BC3">
          <w:rPr>
            <w:rFonts w:cs="Arial"/>
            <w:szCs w:val="20"/>
            <w:lang w:val="pt-PT"/>
            <w:rPrChange w:id="93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1 PDF/X-3:2002 </w:t>
        </w:r>
      </w:ins>
      <w:del w:id="935" w:author="Wolfgang J. Toechterle" w:date="2013-05-20T21:03:00Z">
        <w:r w:rsidR="00C11B41" w:rsidRPr="008F6BC3" w:rsidDel="001C00CF">
          <w:rPr>
            <w:rFonts w:cs="Arial"/>
            <w:szCs w:val="20"/>
            <w:lang w:val="pt-PT"/>
            <w:rPrChange w:id="93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  <w:r w:rsidR="008005D8" w:rsidRPr="008F6BC3" w:rsidDel="001C00CF">
          <w:rPr>
            <w:rFonts w:cs="Arial"/>
            <w:szCs w:val="20"/>
            <w:lang w:val="pt-PT"/>
            <w:rPrChange w:id="93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PDF/X-3:2002</w:delText>
        </w:r>
        <w:r w:rsidR="00C11B41" w:rsidRPr="008F6BC3" w:rsidDel="001C00CF">
          <w:rPr>
            <w:rFonts w:cs="Arial"/>
            <w:szCs w:val="20"/>
            <w:lang w:val="pt-PT"/>
            <w:rPrChange w:id="9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r w:rsidR="00C11B41" w:rsidRPr="008F6BC3">
        <w:rPr>
          <w:rFonts w:cs="Arial"/>
          <w:szCs w:val="20"/>
          <w:lang w:val="pt-PT"/>
          <w:rPrChange w:id="93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of your logo in CMYK (NO SPOT </w:t>
      </w:r>
      <w:del w:id="940" w:author="Wolfgang J. Toechterle" w:date="2013-06-22T11:52:00Z">
        <w:r w:rsidR="00C11B41" w:rsidRPr="008F6BC3" w:rsidDel="00510F1B">
          <w:rPr>
            <w:rFonts w:cs="Arial"/>
            <w:szCs w:val="20"/>
            <w:lang w:val="pt-PT"/>
            <w:rPrChange w:id="94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942" w:author="Wolfgang J. Toechterle" w:date="2013-06-22T11:52:00Z">
        <w:r w:rsidR="00510F1B" w:rsidRPr="008F6BC3">
          <w:rPr>
            <w:rFonts w:cs="Arial"/>
            <w:szCs w:val="20"/>
            <w:lang w:val="pt-PT"/>
          </w:rPr>
          <w:t>COLOUR</w:t>
        </w:r>
      </w:ins>
      <w:r w:rsidR="00C11B41" w:rsidRPr="008F6BC3">
        <w:rPr>
          <w:rFonts w:cs="Arial"/>
          <w:szCs w:val="20"/>
          <w:lang w:val="pt-PT"/>
          <w:rPrChange w:id="94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INCLUDED)</w:t>
      </w:r>
    </w:p>
    <w:p w14:paraId="32F96C0E" w14:textId="25947817" w:rsidR="0062406A" w:rsidRPr="008F6BC3" w:rsidRDefault="0062406A" w:rsidP="00FA6493">
      <w:pPr>
        <w:pStyle w:val="ListParagraph"/>
        <w:widowControl w:val="0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pt-PT"/>
        </w:rPr>
      </w:pPr>
      <w:ins w:id="944" w:author="Admin" w:date="2013-07-01T00:04:00Z">
        <w:r w:rsidRPr="008F6BC3">
          <w:rPr>
            <w:rFonts w:cs="Arial"/>
            <w:szCs w:val="20"/>
            <w:highlight w:val="yellow"/>
            <w:lang w:val="pt-PT"/>
            <w:rPrChange w:id="945" w:author="Admin" w:date="2013-07-01T00:10:00Z">
              <w:rPr>
                <w:rFonts w:cs="Arial"/>
                <w:szCs w:val="20"/>
              </w:rPr>
            </w:rPrChange>
          </w:rPr>
          <w:t xml:space="preserve">1 arquivo PDF/X-3:2002 com </w:t>
        </w:r>
      </w:ins>
      <w:r w:rsidR="00FA6493">
        <w:rPr>
          <w:rFonts w:cs="Arial"/>
          <w:szCs w:val="20"/>
          <w:highlight w:val="yellow"/>
          <w:lang w:val="pt-PT"/>
        </w:rPr>
        <w:t>o teu</w:t>
      </w:r>
      <w:ins w:id="946" w:author="Admin" w:date="2013-07-01T00:04:00Z">
        <w:r w:rsidRPr="008F6BC3">
          <w:rPr>
            <w:rFonts w:cs="Arial"/>
            <w:szCs w:val="20"/>
            <w:highlight w:val="yellow"/>
            <w:lang w:val="pt-PT"/>
            <w:rPrChange w:id="947" w:author="Admin" w:date="2013-07-01T00:10:00Z">
              <w:rPr>
                <w:rFonts w:cs="Arial"/>
                <w:szCs w:val="20"/>
              </w:rPr>
            </w:rPrChange>
          </w:rPr>
          <w:t xml:space="preserve"> logo em CMYK (</w:t>
        </w:r>
      </w:ins>
      <w:ins w:id="948" w:author="Admin" w:date="2013-07-01T00:07:00Z">
        <w:r w:rsidRPr="008F6BC3">
          <w:rPr>
            <w:rFonts w:cs="Arial"/>
            <w:szCs w:val="20"/>
            <w:highlight w:val="yellow"/>
            <w:lang w:val="pt-PT"/>
            <w:rPrChange w:id="949" w:author="Admin" w:date="2013-07-01T00:10:00Z">
              <w:rPr>
                <w:rFonts w:cs="Arial"/>
                <w:szCs w:val="20"/>
              </w:rPr>
            </w:rPrChange>
          </w:rPr>
          <w:t>nao pode haver cor</w:t>
        </w:r>
      </w:ins>
      <w:r w:rsidR="00FA6493">
        <w:rPr>
          <w:rFonts w:cs="Arial"/>
          <w:szCs w:val="20"/>
          <w:highlight w:val="yellow"/>
          <w:lang w:val="pt-PT"/>
        </w:rPr>
        <w:t>es directas</w:t>
      </w:r>
      <w:ins w:id="950" w:author="Admin" w:date="2013-07-01T00:07:00Z">
        <w:r w:rsidRPr="008F6BC3">
          <w:rPr>
            <w:rFonts w:cs="Arial"/>
            <w:szCs w:val="20"/>
            <w:highlight w:val="yellow"/>
            <w:lang w:val="pt-PT"/>
            <w:rPrChange w:id="951" w:author="Admin" w:date="2013-07-01T00:10:00Z">
              <w:rPr>
                <w:rFonts w:cs="Arial"/>
                <w:szCs w:val="20"/>
              </w:rPr>
            </w:rPrChange>
          </w:rPr>
          <w:t>)</w:t>
        </w:r>
      </w:ins>
    </w:p>
    <w:p w14:paraId="183F1F21" w14:textId="77777777" w:rsidR="008F6BC3" w:rsidRPr="008F6BC3" w:rsidRDefault="008F6BC3" w:rsidP="008F6BC3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pt-PT"/>
          <w:rPrChange w:id="95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2A2ED931" w14:textId="201C738B" w:rsidR="009B2315" w:rsidRPr="008F6BC3" w:rsidRDefault="00AF5632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953" w:author="Admin" w:date="2013-07-01T00:00:00Z"/>
          <w:rFonts w:cs="Arial"/>
          <w:szCs w:val="20"/>
          <w:highlight w:val="yellow"/>
          <w:lang w:val="pt-PT"/>
          <w:rPrChange w:id="954" w:author="Admin" w:date="2013-07-01T00:10:00Z">
            <w:rPr>
              <w:ins w:id="955" w:author="Admin" w:date="2013-07-01T00:00:00Z"/>
              <w:rFonts w:cs="Arial"/>
              <w:b/>
              <w:bCs/>
              <w:szCs w:val="20"/>
            </w:rPr>
          </w:rPrChange>
        </w:rPr>
        <w:pPrChange w:id="956" w:author="Admin" w:date="2013-06-30T23:59:00Z">
          <w:pPr>
            <w:pStyle w:val="ListParagraph"/>
            <w:widowControl w:val="0"/>
            <w:numPr>
              <w:numId w:val="14"/>
            </w:numPr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hanging="360"/>
          </w:pPr>
        </w:pPrChange>
      </w:pPr>
      <w:r w:rsidRPr="008F6BC3">
        <w:rPr>
          <w:rFonts w:cs="Arial"/>
          <w:szCs w:val="20"/>
          <w:lang w:val="pt-PT"/>
          <w:rPrChange w:id="95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A4 printout, mounted on </w:t>
      </w:r>
      <w:del w:id="958" w:author="Kinder" w:date="2013-06-30T08:49:00Z">
        <w:r w:rsidRPr="008F6BC3" w:rsidDel="00504D88">
          <w:rPr>
            <w:rFonts w:cs="Arial"/>
            <w:szCs w:val="20"/>
            <w:lang w:val="pt-PT"/>
            <w:rPrChange w:id="95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 </w:delText>
        </w:r>
      </w:del>
      <w:r w:rsidRPr="008F6BC3">
        <w:rPr>
          <w:rFonts w:cs="Arial"/>
          <w:szCs w:val="20"/>
          <w:lang w:val="pt-PT"/>
          <w:rPrChange w:id="96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presentation board showing the two versions of the Logo (English and German) as well as the two </w:t>
      </w:r>
      <w:del w:id="961" w:author="Wolfgang J. Toechterle" w:date="2013-06-22T11:52:00Z">
        <w:r w:rsidRPr="008F6BC3" w:rsidDel="00510F1B">
          <w:rPr>
            <w:rFonts w:cs="Arial"/>
            <w:szCs w:val="20"/>
            <w:lang w:val="pt-PT"/>
            <w:rPrChange w:id="96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963" w:author="Wolfgang J. Toechterle" w:date="2013-06-22T11:52:00Z">
        <w:r w:rsidR="00510F1B" w:rsidRPr="008F6BC3">
          <w:rPr>
            <w:rFonts w:cs="Arial"/>
            <w:szCs w:val="20"/>
            <w:lang w:val="pt-PT"/>
          </w:rPr>
          <w:t>colour</w:t>
        </w:r>
      </w:ins>
      <w:r w:rsidR="007F0DA1" w:rsidRPr="008F6BC3">
        <w:rPr>
          <w:rFonts w:cs="Arial"/>
          <w:szCs w:val="20"/>
          <w:lang w:val="pt-PT"/>
          <w:rPrChange w:id="96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Versions (</w:t>
      </w:r>
      <w:ins w:id="965" w:author="Kinder" w:date="2013-06-30T08:49:00Z">
        <w:r w:rsidR="00504D88" w:rsidRPr="008F6BC3">
          <w:rPr>
            <w:rFonts w:cs="Arial"/>
            <w:szCs w:val="20"/>
            <w:lang w:val="pt-PT"/>
          </w:rPr>
          <w:t>PMS</w:t>
        </w:r>
      </w:ins>
      <w:del w:id="966" w:author="Kinder" w:date="2013-06-30T08:49:00Z">
        <w:r w:rsidRPr="008F6BC3" w:rsidDel="00504D88">
          <w:rPr>
            <w:rFonts w:cs="Arial"/>
            <w:szCs w:val="20"/>
            <w:lang w:val="pt-PT"/>
            <w:rPrChange w:id="96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spot</w:delText>
        </w:r>
      </w:del>
      <w:r w:rsidR="007F0DA1" w:rsidRPr="008F6BC3">
        <w:rPr>
          <w:rFonts w:cs="Arial"/>
          <w:szCs w:val="20"/>
          <w:lang w:val="pt-PT"/>
          <w:rPrChange w:id="96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CMYK)</w:t>
      </w:r>
      <w:r w:rsidRPr="008F6BC3">
        <w:rPr>
          <w:rFonts w:cs="Arial"/>
          <w:szCs w:val="20"/>
          <w:lang w:val="pt-PT"/>
          <w:rPrChange w:id="969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  <w:r w:rsidR="007F0DA1" w:rsidRPr="008F6BC3">
        <w:rPr>
          <w:rFonts w:cs="Arial"/>
          <w:szCs w:val="20"/>
          <w:lang w:val="pt-PT"/>
          <w:rPrChange w:id="97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Display the used </w:t>
      </w:r>
      <w:del w:id="971" w:author="Wolfgang J. Toechterle" w:date="2013-06-22T11:52:00Z">
        <w:r w:rsidR="007F0DA1" w:rsidRPr="008F6BC3" w:rsidDel="00510F1B">
          <w:rPr>
            <w:rFonts w:cs="Arial"/>
            <w:szCs w:val="20"/>
            <w:lang w:val="pt-PT"/>
            <w:rPrChange w:id="97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973" w:author="Wolfgang J. Toechterle" w:date="2013-06-22T11:52:00Z">
        <w:r w:rsidR="00510F1B" w:rsidRPr="008F6BC3">
          <w:rPr>
            <w:rFonts w:cs="Arial"/>
            <w:szCs w:val="20"/>
            <w:lang w:val="pt-PT"/>
          </w:rPr>
          <w:t>colour</w:t>
        </w:r>
      </w:ins>
      <w:r w:rsidR="007F0DA1" w:rsidRPr="008F6BC3">
        <w:rPr>
          <w:rFonts w:cs="Arial"/>
          <w:szCs w:val="20"/>
          <w:lang w:val="pt-PT"/>
          <w:rPrChange w:id="97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swatches in a </w:t>
      </w:r>
      <w:ins w:id="975" w:author="Kinder" w:date="2013-06-30T08:50:00Z">
        <w:r w:rsidR="00504D88" w:rsidRPr="008F6BC3">
          <w:rPr>
            <w:rFonts w:cs="Arial"/>
            <w:szCs w:val="20"/>
            <w:lang w:val="pt-PT"/>
          </w:rPr>
          <w:t>colour chart.</w:t>
        </w:r>
      </w:ins>
      <w:del w:id="976" w:author="Kinder" w:date="2013-06-30T08:50:00Z">
        <w:r w:rsidR="007F0DA1" w:rsidRPr="008F6BC3" w:rsidDel="00504D88">
          <w:rPr>
            <w:rFonts w:cs="Arial"/>
            <w:szCs w:val="20"/>
            <w:highlight w:val="yellow"/>
            <w:lang w:val="pt-PT"/>
            <w:rPrChange w:id="977" w:author="Admin" w:date="2013-07-01T00:10:00Z">
              <w:rPr>
                <w:rFonts w:cs="Arial"/>
                <w:szCs w:val="20"/>
                <w:lang w:val="en-US"/>
              </w:rPr>
            </w:rPrChange>
          </w:rPr>
          <w:delText xml:space="preserve">legend. </w:delText>
        </w:r>
        <w:r w:rsidRPr="008F6BC3" w:rsidDel="00504D88">
          <w:rPr>
            <w:rFonts w:cs="Arial"/>
            <w:szCs w:val="20"/>
            <w:highlight w:val="yellow"/>
            <w:lang w:val="pt-PT"/>
            <w:rPrChange w:id="978" w:author="Admin" w:date="2013-07-01T00:10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46DFCD34" w14:textId="61EC992F" w:rsidR="00322403" w:rsidRPr="00A20DF3" w:rsidRDefault="00322403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979" w:author="Kinder" w:date="2013-06-29T11:20:00Z"/>
          <w:rFonts w:cs="Arial"/>
          <w:b/>
          <w:bCs/>
          <w:szCs w:val="20"/>
          <w:highlight w:val="yellow"/>
          <w:lang w:val="pt-PT"/>
          <w:rPrChange w:id="980" w:author="Admin" w:date="2013-07-01T00:10:00Z">
            <w:rPr>
              <w:ins w:id="981" w:author="Kinder" w:date="2013-06-29T11:20:00Z"/>
            </w:rPr>
          </w:rPrChange>
        </w:rPr>
        <w:pPrChange w:id="982" w:author="Admin" w:date="2013-07-01T00:03:00Z">
          <w:pPr/>
        </w:pPrChange>
      </w:pPr>
      <w:ins w:id="983" w:author="Admin" w:date="2013-07-01T00:06:00Z">
        <w:r w:rsidRPr="00A20DF3">
          <w:rPr>
            <w:rFonts w:cs="Arial"/>
            <w:szCs w:val="20"/>
            <w:highlight w:val="yellow"/>
            <w:lang w:val="pt-PT"/>
            <w:rPrChange w:id="984" w:author="Admin" w:date="2013-07-01T00:10:00Z">
              <w:rPr>
                <w:rFonts w:cs="Arial"/>
                <w:szCs w:val="20"/>
              </w:rPr>
            </w:rPrChange>
          </w:rPr>
          <w:t>1 copia impressa,</w:t>
        </w:r>
      </w:ins>
      <w:ins w:id="985" w:author="Admin" w:date="2013-07-01T00:07:00Z">
        <w:r w:rsidRPr="00A20DF3">
          <w:rPr>
            <w:rFonts w:cs="Arial"/>
            <w:szCs w:val="20"/>
            <w:highlight w:val="yellow"/>
            <w:lang w:val="pt-PT"/>
            <w:rPrChange w:id="986" w:author="Admin" w:date="2013-07-01T00:10:00Z">
              <w:rPr>
                <w:rFonts w:cs="Arial"/>
                <w:szCs w:val="20"/>
              </w:rPr>
            </w:rPrChange>
          </w:rPr>
          <w:t xml:space="preserve"> montada </w:t>
        </w:r>
      </w:ins>
      <w:r w:rsidR="00FA6493">
        <w:rPr>
          <w:rFonts w:cs="Arial"/>
          <w:szCs w:val="20"/>
          <w:highlight w:val="yellow"/>
          <w:lang w:val="pt-PT"/>
        </w:rPr>
        <w:t>numa</w:t>
      </w:r>
      <w:ins w:id="987" w:author="Admin" w:date="2013-07-01T00:07:00Z">
        <w:r w:rsidRPr="00A20DF3">
          <w:rPr>
            <w:rFonts w:cs="Arial"/>
            <w:szCs w:val="20"/>
            <w:highlight w:val="yellow"/>
            <w:lang w:val="pt-PT"/>
            <w:rPrChange w:id="988" w:author="Admin" w:date="2013-07-01T00:10:00Z">
              <w:rPr>
                <w:rFonts w:cs="Arial"/>
                <w:szCs w:val="20"/>
              </w:rPr>
            </w:rPrChange>
          </w:rPr>
          <w:t xml:space="preserve"> prancha de apresentacao com as duas versoes da logo (ingles e alemao) bem como com as duas versoes de cores (PMS e CMY</w:t>
        </w:r>
      </w:ins>
      <w:r w:rsidR="00FA6493">
        <w:rPr>
          <w:rFonts w:cs="Arial"/>
          <w:szCs w:val="20"/>
          <w:highlight w:val="yellow"/>
          <w:lang w:val="pt-PT"/>
        </w:rPr>
        <w:t>K</w:t>
      </w:r>
      <w:ins w:id="989" w:author="Admin" w:date="2013-07-01T00:07:00Z">
        <w:r w:rsidRPr="00A20DF3">
          <w:rPr>
            <w:rFonts w:cs="Arial"/>
            <w:szCs w:val="20"/>
            <w:highlight w:val="yellow"/>
            <w:lang w:val="pt-PT"/>
            <w:rPrChange w:id="990" w:author="Admin" w:date="2013-07-01T00:10:00Z">
              <w:rPr>
                <w:rFonts w:cs="Arial"/>
                <w:szCs w:val="20"/>
              </w:rPr>
            </w:rPrChange>
          </w:rPr>
          <w:t>)</w:t>
        </w:r>
      </w:ins>
      <w:ins w:id="991" w:author="Admin" w:date="2013-07-01T00:10:00Z">
        <w:r w:rsidRPr="00A20DF3">
          <w:rPr>
            <w:rFonts w:cs="Arial"/>
            <w:szCs w:val="20"/>
            <w:highlight w:val="yellow"/>
            <w:lang w:val="pt-PT"/>
            <w:rPrChange w:id="992" w:author="Admin" w:date="2013-07-01T00:10:00Z">
              <w:rPr>
                <w:rFonts w:cs="Arial"/>
                <w:szCs w:val="20"/>
              </w:rPr>
            </w:rPrChange>
          </w:rPr>
          <w:t xml:space="preserve"> de amb</w:t>
        </w:r>
      </w:ins>
      <w:r w:rsidR="00FA6493">
        <w:rPr>
          <w:rFonts w:cs="Arial"/>
          <w:szCs w:val="20"/>
          <w:highlight w:val="yellow"/>
          <w:lang w:val="pt-PT"/>
        </w:rPr>
        <w:t>o</w:t>
      </w:r>
      <w:ins w:id="993" w:author="Admin" w:date="2013-07-01T00:10:00Z">
        <w:r w:rsidRPr="00A20DF3">
          <w:rPr>
            <w:rFonts w:cs="Arial"/>
            <w:szCs w:val="20"/>
            <w:highlight w:val="yellow"/>
            <w:lang w:val="pt-PT"/>
            <w:rPrChange w:id="994" w:author="Admin" w:date="2013-07-01T00:10:00Z">
              <w:rPr>
                <w:rFonts w:cs="Arial"/>
                <w:szCs w:val="20"/>
              </w:rPr>
            </w:rPrChange>
          </w:rPr>
          <w:t xml:space="preserve">s </w:t>
        </w:r>
      </w:ins>
      <w:r w:rsidR="00FA6493">
        <w:rPr>
          <w:rFonts w:cs="Arial"/>
          <w:szCs w:val="20"/>
          <w:highlight w:val="yellow"/>
          <w:lang w:val="pt-PT"/>
        </w:rPr>
        <w:t>o</w:t>
      </w:r>
      <w:ins w:id="995" w:author="Admin" w:date="2013-07-01T00:10:00Z">
        <w:r w:rsidRPr="00A20DF3">
          <w:rPr>
            <w:rFonts w:cs="Arial"/>
            <w:szCs w:val="20"/>
            <w:highlight w:val="yellow"/>
            <w:lang w:val="pt-PT"/>
            <w:rPrChange w:id="996" w:author="Admin" w:date="2013-07-01T00:10:00Z">
              <w:rPr>
                <w:rFonts w:cs="Arial"/>
                <w:szCs w:val="20"/>
              </w:rPr>
            </w:rPrChange>
          </w:rPr>
          <w:t>s logos</w:t>
        </w:r>
      </w:ins>
      <w:ins w:id="997" w:author="Admin" w:date="2013-07-01T00:11:00Z">
        <w:r w:rsidR="005069C9" w:rsidRPr="00A20DF3">
          <w:rPr>
            <w:rFonts w:cs="Arial"/>
            <w:szCs w:val="20"/>
            <w:highlight w:val="yellow"/>
            <w:lang w:val="pt-PT"/>
          </w:rPr>
          <w:t xml:space="preserve">. </w:t>
        </w:r>
      </w:ins>
      <w:r w:rsidR="00FA6493">
        <w:rPr>
          <w:rFonts w:cs="Arial"/>
          <w:szCs w:val="20"/>
          <w:highlight w:val="yellow"/>
          <w:lang w:val="pt-PT"/>
        </w:rPr>
        <w:t>Coloca uma</w:t>
      </w:r>
      <w:ins w:id="998" w:author="Admin" w:date="2013-07-01T00:11:00Z">
        <w:r w:rsidR="005069C9" w:rsidRPr="00A20DF3">
          <w:rPr>
            <w:rFonts w:cs="Arial"/>
            <w:szCs w:val="20"/>
            <w:highlight w:val="yellow"/>
            <w:lang w:val="pt-PT"/>
          </w:rPr>
          <w:t xml:space="preserve"> legenda das cores utilizadas</w:t>
        </w:r>
      </w:ins>
      <w:r w:rsidR="00FA6493">
        <w:rPr>
          <w:rFonts w:cs="Arial"/>
          <w:szCs w:val="20"/>
          <w:highlight w:val="yellow"/>
          <w:lang w:val="pt-PT"/>
        </w:rPr>
        <w:t>.</w:t>
      </w:r>
    </w:p>
    <w:p w14:paraId="12A1DA8F" w14:textId="64BEEFAB" w:rsidR="001E709A" w:rsidRPr="00A20DF3" w:rsidDel="007B1D59" w:rsidRDefault="001E709A">
      <w:pPr>
        <w:spacing w:after="200" w:line="276" w:lineRule="auto"/>
        <w:rPr>
          <w:ins w:id="999" w:author="Kinder" w:date="2013-06-29T15:08:00Z"/>
          <w:del w:id="1000" w:author="Admin" w:date="2013-07-01T08:31:00Z"/>
          <w:rFonts w:cs="Arial"/>
          <w:b/>
          <w:bCs/>
          <w:sz w:val="28"/>
          <w:szCs w:val="28"/>
          <w:lang w:val="pt-PT"/>
        </w:rPr>
      </w:pPr>
      <w:ins w:id="1001" w:author="Kinder" w:date="2013-06-29T15:08:00Z">
        <w:del w:id="1002" w:author="Admin" w:date="2013-07-01T08:31:00Z">
          <w:r w:rsidRPr="00A20DF3" w:rsidDel="007B1D59">
            <w:rPr>
              <w:rFonts w:cs="Arial"/>
              <w:b/>
              <w:bCs/>
              <w:sz w:val="28"/>
              <w:szCs w:val="28"/>
              <w:lang w:val="pt-PT"/>
            </w:rPr>
            <w:br w:type="page"/>
          </w:r>
        </w:del>
      </w:ins>
    </w:p>
    <w:p w14:paraId="0BFD56B4" w14:textId="77777777" w:rsidR="007B1D59" w:rsidRPr="00A20DF3" w:rsidRDefault="007B1D59">
      <w:pPr>
        <w:spacing w:after="200" w:line="276" w:lineRule="auto"/>
        <w:rPr>
          <w:ins w:id="1003" w:author="Admin" w:date="2013-07-01T08:31:00Z"/>
          <w:rFonts w:cs="Arial"/>
          <w:b/>
          <w:bCs/>
          <w:sz w:val="28"/>
          <w:szCs w:val="28"/>
          <w:lang w:val="pt-PT"/>
        </w:rPr>
        <w:pPrChange w:id="1004" w:author="Admin" w:date="2013-07-01T08:31:00Z">
          <w:pPr/>
        </w:pPrChange>
      </w:pPr>
    </w:p>
    <w:p w14:paraId="4AD6F642" w14:textId="77777777" w:rsidR="00FA6493" w:rsidRDefault="00447A93" w:rsidP="00FA6493">
      <w:pPr>
        <w:spacing w:after="200" w:line="276" w:lineRule="auto"/>
        <w:rPr>
          <w:lang w:val="pt-PT"/>
        </w:rPr>
      </w:pPr>
      <w:r w:rsidRPr="00A20DF3">
        <w:rPr>
          <w:rFonts w:cs="Arial"/>
          <w:b/>
          <w:bCs/>
          <w:sz w:val="28"/>
          <w:szCs w:val="28"/>
          <w:lang w:val="pt-PT"/>
          <w:rPrChange w:id="1005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 xml:space="preserve">Task 2: </w:t>
      </w:r>
      <w:r w:rsidR="002254E8" w:rsidRPr="00A20DF3">
        <w:rPr>
          <w:rFonts w:cs="Arial"/>
          <w:b/>
          <w:bCs/>
          <w:sz w:val="28"/>
          <w:szCs w:val="28"/>
          <w:lang w:val="pt-PT"/>
          <w:rPrChange w:id="1006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Letterhead and Business Card</w:t>
      </w:r>
      <w:r w:rsidRPr="00A20DF3">
        <w:rPr>
          <w:lang w:val="pt-PT"/>
        </w:rPr>
        <w:t xml:space="preserve"> </w:t>
      </w:r>
    </w:p>
    <w:p w14:paraId="5C31F1B1" w14:textId="33B217EC" w:rsidR="003F0509" w:rsidRPr="00FA6493" w:rsidRDefault="003F0509" w:rsidP="00FA6493">
      <w:pPr>
        <w:spacing w:after="200" w:line="276" w:lineRule="auto"/>
        <w:rPr>
          <w:lang w:val="pt-PT"/>
        </w:rPr>
      </w:pPr>
      <w:ins w:id="1007" w:author="Admin" w:date="2013-07-01T00:23:00Z">
        <w:r w:rsidRPr="00FA6493">
          <w:rPr>
            <w:b/>
            <w:bCs/>
            <w:sz w:val="28"/>
            <w:szCs w:val="28"/>
            <w:highlight w:val="yellow"/>
            <w:lang w:val="pt-PT"/>
            <w:rPrChange w:id="1008" w:author="Admin" w:date="2013-07-01T00:24:00Z">
              <w:rPr/>
            </w:rPrChange>
          </w:rPr>
          <w:t>Tarefa 2 / papel carta e cartao de visitas</w:t>
        </w:r>
      </w:ins>
    </w:p>
    <w:p w14:paraId="559EF23D" w14:textId="77777777" w:rsidR="00447A93" w:rsidRPr="00A20DF3" w:rsidRDefault="00447A93" w:rsidP="00CE6B36">
      <w:pPr>
        <w:rPr>
          <w:lang w:val="pt-PT"/>
        </w:rPr>
      </w:pPr>
    </w:p>
    <w:p w14:paraId="21A9F21D" w14:textId="3DD9B9B5" w:rsidR="002254E8" w:rsidRPr="00A20DF3" w:rsidRDefault="002254E8" w:rsidP="002254E8">
      <w:pPr>
        <w:rPr>
          <w:ins w:id="1009" w:author="Admin" w:date="2013-07-01T00:24:00Z"/>
          <w:lang w:val="pt-PT"/>
        </w:rPr>
      </w:pPr>
      <w:r w:rsidRPr="00A20DF3">
        <w:rPr>
          <w:lang w:val="pt-PT"/>
          <w:rPrChange w:id="1010" w:author="Wolfgang J. Toechterle" w:date="2013-06-22T10:32:00Z">
            <w:rPr>
              <w:lang w:val="en-US"/>
            </w:rPr>
          </w:rPrChange>
        </w:rPr>
        <w:t>Required elements</w:t>
      </w:r>
      <w:r w:rsidR="00D03706" w:rsidRPr="00A20DF3">
        <w:rPr>
          <w:lang w:val="pt-PT"/>
          <w:rPrChange w:id="1011" w:author="Wolfgang J. Toechterle" w:date="2013-06-22T10:32:00Z">
            <w:rPr>
              <w:lang w:val="en-US"/>
            </w:rPr>
          </w:rPrChange>
        </w:rPr>
        <w:t xml:space="preserve"> fo</w:t>
      </w:r>
      <w:r w:rsidR="004C4B6F" w:rsidRPr="00A20DF3">
        <w:rPr>
          <w:lang w:val="pt-PT"/>
          <w:rPrChange w:id="1012" w:author="Wolfgang J. Toechterle" w:date="2013-06-22T10:32:00Z">
            <w:rPr>
              <w:lang w:val="en-US"/>
            </w:rPr>
          </w:rPrChange>
        </w:rPr>
        <w:t>r both – letterhead and business card</w:t>
      </w:r>
      <w:r w:rsidRPr="00A20DF3">
        <w:rPr>
          <w:lang w:val="pt-PT"/>
          <w:rPrChange w:id="1013" w:author="Wolfgang J. Toechterle" w:date="2013-06-22T10:32:00Z">
            <w:rPr>
              <w:lang w:val="en-US"/>
            </w:rPr>
          </w:rPrChange>
        </w:rPr>
        <w:t>:</w:t>
      </w:r>
    </w:p>
    <w:p w14:paraId="669F395D" w14:textId="2017C321" w:rsidR="003F0509" w:rsidRPr="00A20DF3" w:rsidRDefault="003F0509" w:rsidP="00FA6493">
      <w:pPr>
        <w:rPr>
          <w:lang w:val="pt-PT"/>
          <w:rPrChange w:id="1014" w:author="Wolfgang J. Toechterle" w:date="2013-06-22T10:32:00Z">
            <w:rPr>
              <w:lang w:val="en-US"/>
            </w:rPr>
          </w:rPrChange>
        </w:rPr>
      </w:pPr>
      <w:ins w:id="1015" w:author="Admin" w:date="2013-07-01T00:24:00Z">
        <w:r w:rsidRPr="00A20DF3">
          <w:rPr>
            <w:highlight w:val="yellow"/>
            <w:lang w:val="pt-PT"/>
            <w:rPrChange w:id="1016" w:author="Admin" w:date="2013-07-01T00:25:00Z">
              <w:rPr/>
            </w:rPrChange>
          </w:rPr>
          <w:t xml:space="preserve">Elementos </w:t>
        </w:r>
      </w:ins>
      <w:r w:rsidR="00FA6493">
        <w:rPr>
          <w:highlight w:val="yellow"/>
          <w:lang w:val="pt-PT"/>
        </w:rPr>
        <w:t>obrigatorios</w:t>
      </w:r>
      <w:ins w:id="1017" w:author="Admin" w:date="2013-07-01T00:24:00Z">
        <w:r w:rsidRPr="00A20DF3">
          <w:rPr>
            <w:highlight w:val="yellow"/>
            <w:lang w:val="pt-PT"/>
            <w:rPrChange w:id="1018" w:author="Admin" w:date="2013-07-01T00:25:00Z">
              <w:rPr/>
            </w:rPrChange>
          </w:rPr>
          <w:t xml:space="preserve"> para os dois – papel carta e cartao de visita</w:t>
        </w:r>
      </w:ins>
      <w:r w:rsidR="00FA6493">
        <w:rPr>
          <w:lang w:val="pt-PT"/>
        </w:rPr>
        <w:t>:</w:t>
      </w:r>
    </w:p>
    <w:p w14:paraId="5D0A5196" w14:textId="77777777" w:rsidR="004C4B6F" w:rsidRPr="00A20DF3" w:rsidRDefault="004C4B6F" w:rsidP="004C4B6F">
      <w:pPr>
        <w:widowControl w:val="0"/>
        <w:autoSpaceDE w:val="0"/>
        <w:autoSpaceDN w:val="0"/>
        <w:adjustRightInd w:val="0"/>
        <w:rPr>
          <w:lang w:val="pt-PT"/>
          <w:rPrChange w:id="1019" w:author="Wolfgang J. Toechterle" w:date="2013-06-22T10:32:00Z">
            <w:rPr>
              <w:lang w:val="en-US"/>
            </w:rPr>
          </w:rPrChange>
        </w:rPr>
      </w:pPr>
    </w:p>
    <w:p w14:paraId="7012B6CD" w14:textId="77777777" w:rsidR="00FA6493" w:rsidRDefault="002254E8" w:rsidP="004C4B6F">
      <w:pPr>
        <w:widowControl w:val="0"/>
        <w:autoSpaceDE w:val="0"/>
        <w:autoSpaceDN w:val="0"/>
        <w:adjustRightInd w:val="0"/>
        <w:rPr>
          <w:lang w:val="pt-PT"/>
        </w:rPr>
      </w:pPr>
      <w:r w:rsidRPr="00A20DF3">
        <w:rPr>
          <w:lang w:val="pt-PT"/>
          <w:rPrChange w:id="1020" w:author="Admin" w:date="2013-06-30T22:49:00Z">
            <w:rPr>
              <w:lang w:val="en-US"/>
            </w:rPr>
          </w:rPrChange>
        </w:rPr>
        <w:t>Given text:</w:t>
      </w:r>
    </w:p>
    <w:p w14:paraId="619A0591" w14:textId="71EBFF8F" w:rsidR="004C4B6F" w:rsidRPr="00A20DF3" w:rsidRDefault="003F0509" w:rsidP="004C4B6F">
      <w:pPr>
        <w:widowControl w:val="0"/>
        <w:autoSpaceDE w:val="0"/>
        <w:autoSpaceDN w:val="0"/>
        <w:adjustRightInd w:val="0"/>
        <w:rPr>
          <w:ins w:id="1021" w:author="Admin" w:date="2013-07-01T00:25:00Z"/>
          <w:lang w:val="pt-PT"/>
        </w:rPr>
      </w:pPr>
      <w:ins w:id="1022" w:author="Admin" w:date="2013-07-01T00:25:00Z">
        <w:r w:rsidRPr="00A20DF3">
          <w:rPr>
            <w:highlight w:val="yellow"/>
            <w:lang w:val="pt-PT"/>
            <w:rPrChange w:id="1023" w:author="Admin" w:date="2013-07-01T00:25:00Z">
              <w:rPr>
                <w:lang w:val="de-DE"/>
              </w:rPr>
            </w:rPrChange>
          </w:rPr>
          <w:t xml:space="preserve">(texto </w:t>
        </w:r>
      </w:ins>
      <w:ins w:id="1024" w:author="Admin" w:date="2013-07-01T00:33:00Z">
        <w:r w:rsidR="00B73D54" w:rsidRPr="00A20DF3">
          <w:rPr>
            <w:highlight w:val="yellow"/>
            <w:lang w:val="pt-PT"/>
          </w:rPr>
          <w:t>fornecido</w:t>
        </w:r>
      </w:ins>
      <w:ins w:id="1025" w:author="Admin" w:date="2013-07-01T00:25:00Z">
        <w:r w:rsidRPr="00A20DF3">
          <w:rPr>
            <w:highlight w:val="yellow"/>
            <w:lang w:val="pt-PT"/>
            <w:rPrChange w:id="1026" w:author="Admin" w:date="2013-07-01T00:25:00Z">
              <w:rPr>
                <w:lang w:val="de-DE"/>
              </w:rPr>
            </w:rPrChange>
          </w:rPr>
          <w:t>)</w:t>
        </w:r>
      </w:ins>
    </w:p>
    <w:p w14:paraId="1A44BFD4" w14:textId="7F29CE52" w:rsidR="003F0509" w:rsidRPr="00A20DF3" w:rsidRDefault="003F0509" w:rsidP="004C4B6F">
      <w:pPr>
        <w:widowControl w:val="0"/>
        <w:autoSpaceDE w:val="0"/>
        <w:autoSpaceDN w:val="0"/>
        <w:adjustRightInd w:val="0"/>
        <w:rPr>
          <w:lang w:val="pt-PT"/>
          <w:rPrChange w:id="1027" w:author="Admin" w:date="2013-06-30T22:49:00Z">
            <w:rPr>
              <w:lang w:val="en-US"/>
            </w:rPr>
          </w:rPrChange>
        </w:rPr>
      </w:pPr>
    </w:p>
    <w:p w14:paraId="34EB59B2" w14:textId="77777777" w:rsidR="004C4B6F" w:rsidRPr="00A20DF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lang w:val="pt-PT"/>
          <w:rPrChange w:id="1028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 w:val="18"/>
          <w:szCs w:val="18"/>
          <w:lang w:val="pt-PT"/>
          <w:rPrChange w:id="1029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Stiftung Werkstattmuseum für Druckkunst</w:t>
      </w:r>
    </w:p>
    <w:p w14:paraId="0762AAF4" w14:textId="326FBEDF" w:rsidR="00A57DC6" w:rsidRPr="00A20DF3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lang w:val="pt-PT"/>
          <w:rPrChange w:id="1030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 w:val="18"/>
          <w:szCs w:val="18"/>
          <w:lang w:val="pt-PT"/>
          <w:rPrChange w:id="1031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Nonnenstraße 38</w:t>
      </w:r>
    </w:p>
    <w:p w14:paraId="43DCDA9B" w14:textId="472DB161" w:rsidR="004C4B6F" w:rsidRPr="00A20DF3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lang w:val="pt-PT"/>
          <w:rPrChange w:id="1032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 w:val="18"/>
          <w:szCs w:val="18"/>
          <w:lang w:val="pt-PT"/>
          <w:rPrChange w:id="1033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D-</w:t>
      </w:r>
      <w:r w:rsidR="004C4B6F" w:rsidRPr="00A20DF3">
        <w:rPr>
          <w:rFonts w:ascii="Times New Roman" w:hAnsi="Times New Roman" w:cs="Times New Roman"/>
          <w:sz w:val="18"/>
          <w:szCs w:val="18"/>
          <w:lang w:val="pt-PT"/>
          <w:rPrChange w:id="1034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04229 Leipzig</w:t>
      </w:r>
    </w:p>
    <w:p w14:paraId="2600B51B" w14:textId="6CD47925" w:rsidR="004C4B6F" w:rsidRPr="00A20DF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pt-PT"/>
          <w:rPrChange w:id="1035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Cs w:val="20"/>
          <w:lang w:val="pt-PT"/>
          <w:rPrChange w:id="1036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Tel. +49 341 / 231 62-0</w:t>
      </w:r>
    </w:p>
    <w:p w14:paraId="0430A3E1" w14:textId="77777777" w:rsidR="004C4B6F" w:rsidRPr="00A20DF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pt-PT"/>
          <w:rPrChange w:id="1037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Cs w:val="20"/>
          <w:lang w:val="pt-PT"/>
          <w:rPrChange w:id="1038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Fax +49 341 / 231 62-10</w:t>
      </w:r>
    </w:p>
    <w:p w14:paraId="590BA4C3" w14:textId="77777777" w:rsidR="004C4B6F" w:rsidRPr="00A20DF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pt-PT"/>
          <w:rPrChange w:id="1039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Cs w:val="20"/>
          <w:lang w:val="pt-PT"/>
          <w:rPrChange w:id="1040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info@druckkunst-museum.de</w:t>
      </w:r>
    </w:p>
    <w:p w14:paraId="3E6390EE" w14:textId="77777777" w:rsidR="00A57DC6" w:rsidRPr="00A20DF3" w:rsidRDefault="00A57DC6" w:rsidP="00A57DC6">
      <w:pPr>
        <w:widowControl w:val="0"/>
        <w:autoSpaceDE w:val="0"/>
        <w:autoSpaceDN w:val="0"/>
        <w:adjustRightInd w:val="0"/>
        <w:rPr>
          <w:lang w:val="pt-PT"/>
          <w:rPrChange w:id="1041" w:author="Admin" w:date="2013-06-30T22:49:00Z">
            <w:rPr>
              <w:lang w:val="en-US"/>
            </w:rPr>
          </w:rPrChange>
        </w:rPr>
      </w:pPr>
      <w:r w:rsidRPr="00A20DF3">
        <w:rPr>
          <w:rFonts w:ascii="Times New Roman" w:hAnsi="Times New Roman" w:cs="Times New Roman"/>
          <w:sz w:val="18"/>
          <w:szCs w:val="18"/>
          <w:lang w:val="pt-PT"/>
          <w:rPrChange w:id="1042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www.druckkunst-museum.de</w:t>
      </w:r>
    </w:p>
    <w:p w14:paraId="2FE34F3D" w14:textId="77777777" w:rsidR="00A57DC6" w:rsidRPr="00A20DF3" w:rsidRDefault="00A57DC6" w:rsidP="002254E8">
      <w:pPr>
        <w:rPr>
          <w:rFonts w:ascii="Times New Roman" w:hAnsi="Times New Roman" w:cs="Times New Roman"/>
          <w:szCs w:val="20"/>
          <w:lang w:val="pt-PT"/>
          <w:rPrChange w:id="1043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</w:p>
    <w:p w14:paraId="7135C82D" w14:textId="181EC7AF" w:rsidR="002254E8" w:rsidRPr="00A20DF3" w:rsidRDefault="002254E8" w:rsidP="002254E8">
      <w:pPr>
        <w:rPr>
          <w:lang w:val="pt-PT"/>
          <w:rPrChange w:id="1044" w:author="Wolfgang J. Toechterle" w:date="2013-06-22T10:32:00Z">
            <w:rPr>
              <w:lang w:val="en-US"/>
            </w:rPr>
          </w:rPrChange>
        </w:rPr>
      </w:pPr>
      <w:r w:rsidRPr="00A20DF3">
        <w:rPr>
          <w:lang w:val="pt-PT"/>
          <w:rPrChange w:id="1045" w:author="Wolfgang J. Toechterle" w:date="2013-06-22T10:32:00Z">
            <w:rPr>
              <w:lang w:val="en-US"/>
            </w:rPr>
          </w:rPrChange>
        </w:rPr>
        <w:t>Logo</w:t>
      </w:r>
      <w:ins w:id="1046" w:author="Wolfgang J. Toechterle" w:date="2013-06-22T11:21:00Z">
        <w:r w:rsidR="00B04CCA" w:rsidRPr="00A20DF3">
          <w:rPr>
            <w:lang w:val="pt-PT"/>
          </w:rPr>
          <w:t>:</w:t>
        </w:r>
      </w:ins>
      <w:r w:rsidR="004C4B6F" w:rsidRPr="00A20DF3">
        <w:rPr>
          <w:lang w:val="pt-PT"/>
          <w:rPrChange w:id="1047" w:author="Wolfgang J. Toechterle" w:date="2013-06-22T10:32:00Z">
            <w:rPr>
              <w:lang w:val="en-US"/>
            </w:rPr>
          </w:rPrChange>
        </w:rPr>
        <w:t xml:space="preserve"> </w:t>
      </w:r>
      <w:del w:id="1048" w:author="Wolfgang J. Toechterle" w:date="2013-06-22T11:21:00Z">
        <w:r w:rsidR="004C4B6F" w:rsidRPr="00A20DF3" w:rsidDel="00B04CCA">
          <w:rPr>
            <w:lang w:val="pt-PT"/>
            <w:rPrChange w:id="1049" w:author="Wolfgang J. Toechterle" w:date="2013-06-22T10:32:00Z">
              <w:rPr>
                <w:lang w:val="en-US"/>
              </w:rPr>
            </w:rPrChange>
          </w:rPr>
          <w:delText xml:space="preserve">as </w:delText>
        </w:r>
        <w:r w:rsidR="005F4436" w:rsidRPr="00A20DF3" w:rsidDel="00B04CCA">
          <w:rPr>
            <w:lang w:val="pt-PT"/>
            <w:rPrChange w:id="1050" w:author="Wolfgang J. Toechterle" w:date="2013-06-22T10:32:00Z">
              <w:rPr>
                <w:lang w:val="en-US"/>
              </w:rPr>
            </w:rPrChange>
          </w:rPr>
          <w:delText>required</w:delText>
        </w:r>
      </w:del>
      <w:ins w:id="1051" w:author="Wolfgang J. Toechterle" w:date="2013-06-22T11:21:00Z">
        <w:r w:rsidR="00B04CCA" w:rsidRPr="00A20DF3">
          <w:rPr>
            <w:lang w:val="pt-PT"/>
          </w:rPr>
          <w:t xml:space="preserve"> German version</w:t>
        </w:r>
      </w:ins>
      <w:ins w:id="1052" w:author="Kinder" w:date="2013-06-29T11:30:00Z">
        <w:r w:rsidR="00EF736F" w:rsidRPr="00A20DF3">
          <w:rPr>
            <w:lang w:val="pt-PT"/>
          </w:rPr>
          <w:t xml:space="preserve"> only</w:t>
        </w:r>
      </w:ins>
      <w:ins w:id="1053" w:author="Admin" w:date="2013-07-01T00:31:00Z">
        <w:r w:rsidR="003F0509" w:rsidRPr="00A20DF3">
          <w:rPr>
            <w:lang w:val="pt-PT"/>
          </w:rPr>
          <w:t xml:space="preserve"> </w:t>
        </w:r>
        <w:r w:rsidR="003F0509" w:rsidRPr="00A20DF3">
          <w:rPr>
            <w:highlight w:val="yellow"/>
            <w:lang w:val="pt-PT"/>
            <w:rPrChange w:id="1054" w:author="Admin" w:date="2013-07-01T00:31:00Z">
              <w:rPr/>
            </w:rPrChange>
          </w:rPr>
          <w:t>(somente a versao alema)</w:t>
        </w:r>
      </w:ins>
      <w:del w:id="1055" w:author="Wolfgang J. Toechterle" w:date="2013-06-22T11:25:00Z">
        <w:r w:rsidR="005F4436" w:rsidRPr="00A20DF3" w:rsidDel="00B04CCA">
          <w:rPr>
            <w:lang w:val="pt-PT"/>
            <w:rPrChange w:id="1056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</w:p>
    <w:p w14:paraId="3FA6C2DA" w14:textId="77777777" w:rsidR="004C4B6F" w:rsidRPr="00A20DF3" w:rsidRDefault="004C4B6F" w:rsidP="002254E8">
      <w:pPr>
        <w:rPr>
          <w:lang w:val="pt-PT"/>
          <w:rPrChange w:id="1057" w:author="Wolfgang J. Toechterle" w:date="2013-06-22T10:32:00Z">
            <w:rPr>
              <w:lang w:val="en-US"/>
            </w:rPr>
          </w:rPrChange>
        </w:rPr>
      </w:pPr>
    </w:p>
    <w:p w14:paraId="374D4CB3" w14:textId="17273A74" w:rsidR="002254E8" w:rsidRPr="00A20DF3" w:rsidRDefault="002254E8" w:rsidP="002254E8">
      <w:pPr>
        <w:rPr>
          <w:ins w:id="1058" w:author="Admin" w:date="2013-07-01T00:31:00Z"/>
          <w:lang w:val="pt-PT"/>
        </w:rPr>
      </w:pPr>
      <w:r w:rsidRPr="00A20DF3">
        <w:rPr>
          <w:lang w:val="pt-PT"/>
          <w:rPrChange w:id="1059" w:author="Wolfgang J. Toechterle" w:date="2013-06-22T10:32:00Z">
            <w:rPr>
              <w:lang w:val="en-US"/>
            </w:rPr>
          </w:rPrChange>
        </w:rPr>
        <w:t xml:space="preserve">Font: The museum owns the font family Kristall Grotesk. This font family </w:t>
      </w:r>
      <w:r w:rsidR="004C4B6F" w:rsidRPr="00A20DF3">
        <w:rPr>
          <w:lang w:val="pt-PT"/>
          <w:rPrChange w:id="1060" w:author="Wolfgang J. Toechterle" w:date="2013-06-22T10:32:00Z">
            <w:rPr>
              <w:lang w:val="en-US"/>
            </w:rPr>
          </w:rPrChange>
        </w:rPr>
        <w:t xml:space="preserve">must </w:t>
      </w:r>
      <w:r w:rsidRPr="00A20DF3">
        <w:rPr>
          <w:lang w:val="pt-PT"/>
          <w:rPrChange w:id="1061" w:author="Wolfgang J. Toechterle" w:date="2013-06-22T10:32:00Z">
            <w:rPr>
              <w:lang w:val="en-US"/>
            </w:rPr>
          </w:rPrChange>
        </w:rPr>
        <w:t xml:space="preserve">be used for the entire </w:t>
      </w:r>
      <w:r w:rsidR="005F4436" w:rsidRPr="00A20DF3">
        <w:rPr>
          <w:lang w:val="pt-PT"/>
          <w:rPrChange w:id="1062" w:author="Wolfgang J. Toechterle" w:date="2013-06-22T10:32:00Z">
            <w:rPr>
              <w:lang w:val="en-US"/>
            </w:rPr>
          </w:rPrChange>
        </w:rPr>
        <w:t xml:space="preserve">“given </w:t>
      </w:r>
      <w:r w:rsidRPr="00A20DF3">
        <w:rPr>
          <w:lang w:val="pt-PT"/>
          <w:rPrChange w:id="1063" w:author="Wolfgang J. Toechterle" w:date="2013-06-22T10:32:00Z">
            <w:rPr>
              <w:lang w:val="en-US"/>
            </w:rPr>
          </w:rPrChange>
        </w:rPr>
        <w:t>text</w:t>
      </w:r>
      <w:r w:rsidR="005F4436" w:rsidRPr="00A20DF3">
        <w:rPr>
          <w:lang w:val="pt-PT"/>
          <w:rPrChange w:id="1064" w:author="Wolfgang J. Toechterle" w:date="2013-06-22T10:32:00Z">
            <w:rPr>
              <w:lang w:val="en-US"/>
            </w:rPr>
          </w:rPrChange>
        </w:rPr>
        <w:t>”</w:t>
      </w:r>
      <w:r w:rsidRPr="00A20DF3">
        <w:rPr>
          <w:lang w:val="pt-PT"/>
          <w:rPrChange w:id="1065" w:author="Wolfgang J. Toechterle" w:date="2013-06-22T10:32:00Z">
            <w:rPr>
              <w:lang w:val="en-US"/>
            </w:rPr>
          </w:rPrChange>
        </w:rPr>
        <w:t xml:space="preserve"> on the letterhead and business card. </w:t>
      </w:r>
    </w:p>
    <w:p w14:paraId="6E2CD79C" w14:textId="5853BACA" w:rsidR="00B73D54" w:rsidRPr="00A20DF3" w:rsidRDefault="00B73D54" w:rsidP="002254E8">
      <w:pPr>
        <w:rPr>
          <w:lang w:val="pt-PT"/>
        </w:rPr>
      </w:pPr>
      <w:ins w:id="1066" w:author="Admin" w:date="2013-07-01T00:32:00Z">
        <w:r w:rsidRPr="00A20DF3">
          <w:rPr>
            <w:highlight w:val="yellow"/>
            <w:lang w:val="pt-PT"/>
            <w:rPrChange w:id="1067" w:author="Admin" w:date="2013-07-01T00:34:00Z">
              <w:rPr/>
            </w:rPrChange>
          </w:rPr>
          <w:t xml:space="preserve">Fonte – O museu possui a fonte da familia Kristall Grotesk. </w:t>
        </w:r>
      </w:ins>
      <w:ins w:id="1068" w:author="Admin" w:date="2013-07-01T00:33:00Z">
        <w:r w:rsidRPr="00A20DF3">
          <w:rPr>
            <w:highlight w:val="yellow"/>
            <w:lang w:val="pt-PT"/>
            <w:rPrChange w:id="1069" w:author="Admin" w:date="2013-07-01T00:34:00Z">
              <w:rPr>
                <w:lang w:val="de-DE"/>
              </w:rPr>
            </w:rPrChange>
          </w:rPr>
          <w:t>Essa familia de fonte deve ser utilizada para todo o texto fornecido</w:t>
        </w:r>
      </w:ins>
      <w:ins w:id="1070" w:author="Admin" w:date="2013-07-01T00:34:00Z">
        <w:r w:rsidRPr="00A20DF3">
          <w:rPr>
            <w:highlight w:val="yellow"/>
            <w:lang w:val="pt-PT"/>
            <w:rPrChange w:id="1071" w:author="Admin" w:date="2013-07-01T00:34:00Z">
              <w:rPr>
                <w:lang w:val="en-US"/>
              </w:rPr>
            </w:rPrChange>
          </w:rPr>
          <w:t>, tanto</w:t>
        </w:r>
      </w:ins>
      <w:ins w:id="1072" w:author="Admin" w:date="2013-07-01T00:33:00Z">
        <w:r w:rsidRPr="00A20DF3">
          <w:rPr>
            <w:highlight w:val="yellow"/>
            <w:lang w:val="pt-PT"/>
            <w:rPrChange w:id="1073" w:author="Admin" w:date="2013-07-01T00:34:00Z">
              <w:rPr>
                <w:lang w:val="en-US"/>
              </w:rPr>
            </w:rPrChange>
          </w:rPr>
          <w:t xml:space="preserve"> no papel carta e </w:t>
        </w:r>
      </w:ins>
      <w:ins w:id="1074" w:author="Admin" w:date="2013-07-01T00:34:00Z">
        <w:r w:rsidRPr="00A20DF3">
          <w:rPr>
            <w:highlight w:val="yellow"/>
            <w:lang w:val="pt-PT"/>
            <w:rPrChange w:id="1075" w:author="Admin" w:date="2013-07-01T00:34:00Z">
              <w:rPr>
                <w:lang w:val="en-US"/>
              </w:rPr>
            </w:rPrChange>
          </w:rPr>
          <w:t xml:space="preserve">quanto </w:t>
        </w:r>
      </w:ins>
      <w:ins w:id="1076" w:author="Admin" w:date="2013-07-01T00:33:00Z">
        <w:r w:rsidRPr="00A20DF3">
          <w:rPr>
            <w:highlight w:val="yellow"/>
            <w:lang w:val="pt-PT"/>
            <w:rPrChange w:id="1077" w:author="Admin" w:date="2013-07-01T00:34:00Z">
              <w:rPr>
                <w:lang w:val="en-US"/>
              </w:rPr>
            </w:rPrChange>
          </w:rPr>
          <w:t>no cartao de visita</w:t>
        </w:r>
      </w:ins>
    </w:p>
    <w:p w14:paraId="18A67A97" w14:textId="10F3FA3B" w:rsidR="00263883" w:rsidRPr="00A20DF3" w:rsidDel="007B1D59" w:rsidRDefault="00263883" w:rsidP="002254E8">
      <w:pPr>
        <w:rPr>
          <w:ins w:id="1078" w:author="Wolfgang J. Toechterle" w:date="2013-06-22T10:54:00Z"/>
          <w:del w:id="1079" w:author="Admin" w:date="2013-07-01T08:31:00Z"/>
          <w:lang w:val="pt-PT"/>
          <w:rPrChange w:id="1080" w:author="Admin" w:date="2013-07-01T00:33:00Z">
            <w:rPr>
              <w:ins w:id="1081" w:author="Wolfgang J. Toechterle" w:date="2013-06-22T10:54:00Z"/>
              <w:del w:id="1082" w:author="Admin" w:date="2013-07-01T08:31:00Z"/>
            </w:rPr>
          </w:rPrChange>
        </w:rPr>
      </w:pPr>
    </w:p>
    <w:p w14:paraId="2B844DAA" w14:textId="5293F8B1" w:rsidR="002254E8" w:rsidRPr="00A20DF3" w:rsidDel="00263883" w:rsidRDefault="00A16644" w:rsidP="002254E8">
      <w:pPr>
        <w:rPr>
          <w:del w:id="1083" w:author="Wolfgang J. Toechterle" w:date="2013-06-22T10:54:00Z"/>
          <w:lang w:val="pt-PT"/>
        </w:rPr>
      </w:pPr>
      <w:del w:id="1084" w:author="Wolfgang J. Toechterle" w:date="2013-06-22T10:54:00Z">
        <w:r w:rsidRPr="00A20DF3" w:rsidDel="00263883">
          <w:rPr>
            <w:lang w:val="pt-PT"/>
            <w:rPrChange w:id="1085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begin"/>
        </w:r>
        <w:r w:rsidRPr="00A20DF3" w:rsidDel="00263883">
          <w:rPr>
            <w:lang w:val="pt-PT"/>
            <w:rPrChange w:id="1086" w:author="Admin" w:date="2013-07-01T00:33:00Z">
              <w:rPr/>
            </w:rPrChange>
          </w:rPr>
          <w:delInstrText xml:space="preserve"> HYPERLINK "http://www.fonts4ever.com/search_result.php?f_item_name=kristal&amp;x=0&amp;y=0" \l "familyName" </w:delInstrText>
        </w:r>
        <w:r w:rsidRPr="00A20DF3" w:rsidDel="00263883">
          <w:rPr>
            <w:lang w:val="pt-PT"/>
            <w:rPrChange w:id="1087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A20DF3" w:rsidDel="00263883">
          <w:rPr>
            <w:rStyle w:val="Hyperlink"/>
            <w:lang w:val="pt-PT"/>
          </w:rPr>
          <w:delText>http://www.fonts4ever.com/search_result ... familyName</w:delText>
        </w:r>
        <w:r w:rsidRPr="00A20DF3" w:rsidDel="00263883">
          <w:rPr>
            <w:rStyle w:val="Hyperlink"/>
            <w:lang w:val="pt-PT"/>
            <w:rPrChange w:id="1088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0DA4360C" w14:textId="2B8E9994" w:rsidR="002254E8" w:rsidRPr="00A20DF3" w:rsidDel="00263883" w:rsidRDefault="00A16644" w:rsidP="002254E8">
      <w:pPr>
        <w:rPr>
          <w:del w:id="1089" w:author="Wolfgang J. Toechterle" w:date="2013-06-22T10:54:00Z"/>
          <w:lang w:val="pt-PT"/>
        </w:rPr>
      </w:pPr>
      <w:del w:id="1090" w:author="Wolfgang J. Toechterle" w:date="2013-06-22T10:54:00Z">
        <w:r w:rsidRPr="00A20DF3" w:rsidDel="00263883">
          <w:rPr>
            <w:lang w:val="pt-PT"/>
            <w:rPrChange w:id="1091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begin"/>
        </w:r>
        <w:r w:rsidRPr="00A20DF3" w:rsidDel="00263883">
          <w:rPr>
            <w:lang w:val="pt-PT"/>
            <w:rPrChange w:id="1092" w:author="Admin" w:date="2013-07-01T00:33:00Z">
              <w:rPr/>
            </w:rPrChange>
          </w:rPr>
          <w:delInstrText xml:space="preserve"> HYPERLINK "http://www.druckkunst-museum.de/kristall-grotesk.html" </w:delInstrText>
        </w:r>
        <w:r w:rsidRPr="00A20DF3" w:rsidDel="00263883">
          <w:rPr>
            <w:lang w:val="pt-PT"/>
            <w:rPrChange w:id="1093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A20DF3" w:rsidDel="00263883">
          <w:rPr>
            <w:rStyle w:val="Hyperlink"/>
            <w:lang w:val="pt-PT"/>
          </w:rPr>
          <w:delText>http://www.druckkunst-museum.de/kristall-grotesk.html</w:delText>
        </w:r>
        <w:r w:rsidRPr="00A20DF3" w:rsidDel="00263883">
          <w:rPr>
            <w:rStyle w:val="Hyperlink"/>
            <w:lang w:val="pt-PT"/>
            <w:rPrChange w:id="1094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6FBA222E" w14:textId="77777777" w:rsidR="002254E8" w:rsidRPr="00A20DF3" w:rsidRDefault="002254E8" w:rsidP="002254E8">
      <w:pPr>
        <w:rPr>
          <w:lang w:val="pt-PT"/>
        </w:rPr>
      </w:pPr>
    </w:p>
    <w:p w14:paraId="78D0DBC1" w14:textId="77777777" w:rsidR="005A4A93" w:rsidRDefault="005A4A93" w:rsidP="00FA649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</w:p>
    <w:p w14:paraId="7F8B6DFA" w14:textId="77777777" w:rsidR="005A4A93" w:rsidRDefault="005A4A93" w:rsidP="00FA649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</w:p>
    <w:p w14:paraId="08DD6F0C" w14:textId="77777777" w:rsidR="00FA6493" w:rsidRDefault="004C4B6F" w:rsidP="00FA649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  <w:r w:rsidRPr="00A20DF3">
        <w:rPr>
          <w:rFonts w:cs="Arial"/>
          <w:b/>
          <w:bCs/>
          <w:szCs w:val="20"/>
          <w:lang w:val="pt-PT"/>
          <w:rPrChange w:id="109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lastRenderedPageBreak/>
        <w:t>Technical specifications LETTERHEAD:</w:t>
      </w:r>
    </w:p>
    <w:p w14:paraId="2944D673" w14:textId="552936B7" w:rsidR="004C4B6F" w:rsidRPr="00A20DF3" w:rsidRDefault="00B73D54" w:rsidP="00FA649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  <w:rPrChange w:id="109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ins w:id="1097" w:author="Admin" w:date="2013-07-01T00:34:00Z">
        <w:r w:rsidRPr="00A20DF3">
          <w:rPr>
            <w:rFonts w:cs="Arial"/>
            <w:b/>
            <w:bCs/>
            <w:szCs w:val="20"/>
            <w:highlight w:val="yellow"/>
            <w:lang w:val="pt-PT"/>
            <w:rPrChange w:id="1098" w:author="Admin" w:date="2013-07-01T00:35:00Z">
              <w:rPr>
                <w:rFonts w:cs="Arial"/>
                <w:b/>
                <w:bCs/>
                <w:szCs w:val="20"/>
              </w:rPr>
            </w:rPrChange>
          </w:rPr>
          <w:t xml:space="preserve">(Especificacoes tecnicas </w:t>
        </w:r>
      </w:ins>
      <w:r w:rsidR="00FA6493">
        <w:rPr>
          <w:rFonts w:cs="Arial"/>
          <w:b/>
          <w:bCs/>
          <w:szCs w:val="20"/>
          <w:highlight w:val="yellow"/>
          <w:lang w:val="pt-PT"/>
        </w:rPr>
        <w:t>PAPEL DE CARTA</w:t>
      </w:r>
      <w:ins w:id="1099" w:author="Admin" w:date="2013-07-01T00:34:00Z">
        <w:r w:rsidRPr="00A20DF3">
          <w:rPr>
            <w:rFonts w:cs="Arial"/>
            <w:b/>
            <w:bCs/>
            <w:szCs w:val="20"/>
            <w:highlight w:val="yellow"/>
            <w:lang w:val="pt-PT"/>
            <w:rPrChange w:id="1100" w:author="Admin" w:date="2013-07-01T00:35:00Z">
              <w:rPr>
                <w:rFonts w:cs="Arial"/>
                <w:b/>
                <w:bCs/>
                <w:szCs w:val="20"/>
              </w:rPr>
            </w:rPrChange>
          </w:rPr>
          <w:t>)</w:t>
        </w:r>
      </w:ins>
    </w:p>
    <w:p w14:paraId="50E3D15E" w14:textId="18E5FE47" w:rsidR="004C4B6F" w:rsidRPr="00A20DF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110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del w:id="1102" w:author="Wolfgang J. Toechterle" w:date="2013-06-22T11:52:00Z">
        <w:r w:rsidRPr="00A20DF3" w:rsidDel="00510F1B">
          <w:rPr>
            <w:rFonts w:cs="Arial"/>
            <w:szCs w:val="20"/>
            <w:lang w:val="pt-PT"/>
            <w:rPrChange w:id="110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104" w:author="Wolfgang J. Toechterle" w:date="2013-06-22T11:52:00Z">
        <w:r w:rsidR="00510F1B" w:rsidRPr="00A20DF3">
          <w:rPr>
            <w:rFonts w:cs="Arial"/>
            <w:szCs w:val="20"/>
            <w:lang w:val="pt-PT"/>
          </w:rPr>
          <w:t>Colour</w:t>
        </w:r>
      </w:ins>
      <w:r w:rsidRPr="00A20DF3">
        <w:rPr>
          <w:rFonts w:cs="Arial"/>
          <w:szCs w:val="20"/>
          <w:lang w:val="pt-PT"/>
          <w:rPrChange w:id="1105" w:author="Wolfgang J. Toechterle" w:date="2013-06-22T10:32:00Z">
            <w:rPr>
              <w:rFonts w:cs="Arial"/>
              <w:szCs w:val="20"/>
              <w:lang w:val="en-US"/>
            </w:rPr>
          </w:rPrChange>
        </w:rPr>
        <w:t>s</w:t>
      </w:r>
      <w:ins w:id="1106" w:author="Admin" w:date="2013-07-01T00:35:00Z">
        <w:r w:rsidR="00B73D54" w:rsidRPr="00A20DF3">
          <w:rPr>
            <w:rFonts w:cs="Arial"/>
            <w:szCs w:val="20"/>
            <w:lang w:val="pt-PT"/>
          </w:rPr>
          <w:t xml:space="preserve"> </w:t>
        </w:r>
        <w:r w:rsidR="00B73D54" w:rsidRPr="00A20DF3">
          <w:rPr>
            <w:rFonts w:cs="Arial"/>
            <w:szCs w:val="20"/>
            <w:highlight w:val="yellow"/>
            <w:lang w:val="pt-PT"/>
            <w:rPrChange w:id="1107" w:author="Admin" w:date="2013-07-01T00:35:00Z">
              <w:rPr>
                <w:rFonts w:cs="Arial"/>
                <w:szCs w:val="20"/>
              </w:rPr>
            </w:rPrChange>
          </w:rPr>
          <w:t>(cores)</w:t>
        </w:r>
      </w:ins>
      <w:r w:rsidRPr="00A20DF3">
        <w:rPr>
          <w:rFonts w:cs="Arial"/>
          <w:szCs w:val="20"/>
          <w:lang w:val="pt-PT"/>
          <w:rPrChange w:id="110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CMYK </w:t>
      </w:r>
    </w:p>
    <w:p w14:paraId="1CD3E0C5" w14:textId="4A58AD9A" w:rsidR="00A57DC6" w:rsidRPr="00A20DF3" w:rsidRDefault="00A57DC6" w:rsidP="00A57DC6">
      <w:pPr>
        <w:rPr>
          <w:lang w:val="pt-PT"/>
          <w:rPrChange w:id="1109" w:author="Wolfgang J. Toechterle" w:date="2013-06-22T10:32:00Z">
            <w:rPr>
              <w:lang w:val="en-US"/>
            </w:rPr>
          </w:rPrChange>
        </w:rPr>
      </w:pPr>
      <w:r w:rsidRPr="00A20DF3">
        <w:rPr>
          <w:lang w:val="pt-PT"/>
          <w:rPrChange w:id="1110" w:author="Wolfgang J. Toechterle" w:date="2013-06-22T10:32:00Z">
            <w:rPr>
              <w:lang w:val="en-US"/>
            </w:rPr>
          </w:rPrChange>
        </w:rPr>
        <w:t>Trim size</w:t>
      </w:r>
      <w:ins w:id="1111" w:author="Admin" w:date="2013-07-01T00:35:00Z">
        <w:r w:rsidR="00B73D54" w:rsidRPr="00A20DF3">
          <w:rPr>
            <w:lang w:val="pt-PT"/>
          </w:rPr>
          <w:t xml:space="preserve"> </w:t>
        </w:r>
        <w:r w:rsidR="00B73D54" w:rsidRPr="00A20DF3">
          <w:rPr>
            <w:highlight w:val="yellow"/>
            <w:lang w:val="pt-PT"/>
            <w:rPrChange w:id="1112" w:author="Admin" w:date="2013-07-01T00:36:00Z">
              <w:rPr/>
            </w:rPrChange>
          </w:rPr>
          <w:t>(marca de corte)</w:t>
        </w:r>
      </w:ins>
      <w:r w:rsidRPr="00A20DF3">
        <w:rPr>
          <w:lang w:val="pt-PT"/>
          <w:rPrChange w:id="1113" w:author="Wolfgang J. Toechterle" w:date="2013-06-22T10:32:00Z">
            <w:rPr>
              <w:lang w:val="en-US"/>
            </w:rPr>
          </w:rPrChange>
        </w:rPr>
        <w:t>; A4 (297 X 210 mm)</w:t>
      </w:r>
    </w:p>
    <w:p w14:paraId="4EE3E9F3" w14:textId="38F52537" w:rsidR="004C4B6F" w:rsidRPr="00A20DF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111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A20DF3">
        <w:rPr>
          <w:rFonts w:cs="Arial"/>
          <w:szCs w:val="20"/>
          <w:lang w:val="pt-PT"/>
          <w:rPrChange w:id="1115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</w:t>
      </w:r>
      <w:ins w:id="1116" w:author="Admin" w:date="2013-07-01T00:36:00Z">
        <w:r w:rsidR="00B73D54" w:rsidRPr="00A20DF3">
          <w:rPr>
            <w:rFonts w:cs="Arial"/>
            <w:szCs w:val="20"/>
            <w:lang w:val="pt-PT"/>
          </w:rPr>
          <w:t xml:space="preserve"> </w:t>
        </w:r>
        <w:r w:rsidR="00B73D54" w:rsidRPr="00A20DF3">
          <w:rPr>
            <w:rFonts w:cs="Arial"/>
            <w:szCs w:val="20"/>
            <w:highlight w:val="yellow"/>
            <w:lang w:val="pt-PT"/>
            <w:rPrChange w:id="1117" w:author="Admin" w:date="2013-07-01T00:36:00Z">
              <w:rPr>
                <w:rFonts w:cs="Arial"/>
                <w:szCs w:val="20"/>
              </w:rPr>
            </w:rPrChange>
          </w:rPr>
          <w:t>(Impressao)</w:t>
        </w:r>
      </w:ins>
      <w:r w:rsidRPr="00A20DF3">
        <w:rPr>
          <w:rFonts w:cs="Arial"/>
          <w:szCs w:val="20"/>
          <w:lang w:val="pt-PT"/>
          <w:rPrChange w:id="1118" w:author="Wolfgang J. Toechterle" w:date="2013-06-22T10:32:00Z">
            <w:rPr>
              <w:rFonts w:cs="Arial"/>
              <w:szCs w:val="20"/>
              <w:lang w:val="en-US"/>
            </w:rPr>
          </w:rPrChange>
        </w:rPr>
        <w:t>: offset printing</w:t>
      </w:r>
      <w:ins w:id="1119" w:author="Admin" w:date="2013-07-01T00:36:00Z">
        <w:r w:rsidR="00B73D54" w:rsidRPr="00A20DF3">
          <w:rPr>
            <w:rFonts w:cs="Arial"/>
            <w:szCs w:val="20"/>
            <w:lang w:val="pt-PT"/>
          </w:rPr>
          <w:t xml:space="preserve"> </w:t>
        </w:r>
      </w:ins>
    </w:p>
    <w:p w14:paraId="70284ACD" w14:textId="2E4CFE67" w:rsidR="00F91A57" w:rsidRPr="00A20DF3" w:rsidRDefault="00F91A57" w:rsidP="00FA649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112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A20DF3">
        <w:rPr>
          <w:rFonts w:cs="Arial"/>
          <w:szCs w:val="20"/>
          <w:lang w:val="pt-PT"/>
          <w:rPrChange w:id="1121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</w:t>
      </w:r>
      <w:ins w:id="1122" w:author="Admin" w:date="2013-07-01T00:37:00Z">
        <w:r w:rsidR="00B73D54" w:rsidRPr="00A20DF3">
          <w:rPr>
            <w:rFonts w:cs="Arial"/>
            <w:szCs w:val="20"/>
            <w:lang w:val="pt-PT"/>
          </w:rPr>
          <w:t xml:space="preserve"> </w:t>
        </w:r>
        <w:r w:rsidR="00B73D54" w:rsidRPr="00A20DF3">
          <w:rPr>
            <w:rFonts w:cs="Arial"/>
            <w:szCs w:val="20"/>
            <w:highlight w:val="yellow"/>
            <w:lang w:val="pt-PT"/>
            <w:rPrChange w:id="1123" w:author="Admin" w:date="2013-07-01T00:37:00Z">
              <w:rPr>
                <w:rFonts w:cs="Arial"/>
                <w:szCs w:val="20"/>
              </w:rPr>
            </w:rPrChange>
          </w:rPr>
          <w:t>(sangra)</w:t>
        </w:r>
      </w:ins>
      <w:r w:rsidRPr="00A20DF3">
        <w:rPr>
          <w:rFonts w:cs="Arial"/>
          <w:szCs w:val="20"/>
          <w:lang w:val="pt-PT"/>
          <w:rPrChange w:id="1124" w:author="Wolfgang J. Toechterle" w:date="2013-06-22T10:32:00Z">
            <w:rPr>
              <w:rFonts w:cs="Arial"/>
              <w:szCs w:val="20"/>
              <w:lang w:val="en-US"/>
            </w:rPr>
          </w:rPrChange>
        </w:rPr>
        <w:t>: 3 mm</w:t>
      </w:r>
    </w:p>
    <w:p w14:paraId="47B4ED0C" w14:textId="620ADD78" w:rsidR="00F91A57" w:rsidRPr="00A20DF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112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A20DF3">
        <w:rPr>
          <w:rFonts w:cs="Arial"/>
          <w:szCs w:val="20"/>
          <w:lang w:val="pt-PT"/>
          <w:rPrChange w:id="1126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ins w:id="1127" w:author="Admin" w:date="2013-07-01T00:37:00Z">
        <w:r w:rsidR="00B73D54" w:rsidRPr="00A20DF3">
          <w:rPr>
            <w:rFonts w:cs="Arial"/>
            <w:szCs w:val="20"/>
            <w:lang w:val="pt-PT"/>
          </w:rPr>
          <w:t xml:space="preserve"> </w:t>
        </w:r>
        <w:r w:rsidR="00B73D54" w:rsidRPr="00A20DF3">
          <w:rPr>
            <w:rFonts w:cs="Arial"/>
            <w:szCs w:val="20"/>
            <w:highlight w:val="yellow"/>
            <w:lang w:val="pt-PT"/>
            <w:rPrChange w:id="1128" w:author="Admin" w:date="2013-07-01T00:37:00Z">
              <w:rPr>
                <w:rFonts w:cs="Arial"/>
                <w:szCs w:val="20"/>
              </w:rPr>
            </w:rPrChange>
          </w:rPr>
          <w:t>(perfil ICC)</w:t>
        </w:r>
      </w:ins>
      <w:r w:rsidRPr="00A20DF3">
        <w:rPr>
          <w:rFonts w:cs="Arial"/>
          <w:szCs w:val="20"/>
          <w:lang w:val="pt-PT"/>
          <w:rPrChange w:id="112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1130" w:author="Wolfgang J. Toechterle" w:date="2013-05-20T21:02:00Z">
        <w:r w:rsidR="001C00CF" w:rsidRPr="00A20DF3">
          <w:rPr>
            <w:rFonts w:cs="Arial"/>
            <w:szCs w:val="20"/>
            <w:lang w:val="pt-PT"/>
            <w:rPrChange w:id="113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1132" w:author="Wolfgang J. Toechterle" w:date="2013-05-20T21:02:00Z">
        <w:r w:rsidR="00CA05B5" w:rsidRPr="00A20DF3" w:rsidDel="001C00CF">
          <w:rPr>
            <w:rFonts w:cs="Arial"/>
            <w:szCs w:val="20"/>
            <w:lang w:val="pt-PT"/>
            <w:rPrChange w:id="113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55DF337D" w14:textId="77777777" w:rsidR="00B73D54" w:rsidRPr="00A20DF3" w:rsidRDefault="002634A2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134" w:author="Admin" w:date="2013-07-01T00:38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113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Greyscale and </w:t>
      </w:r>
      <w:del w:id="1136" w:author="Wolfgang J. Toechterle" w:date="2013-06-22T11:52:00Z">
        <w:r w:rsidRPr="00A20DF3" w:rsidDel="00510F1B">
          <w:rPr>
            <w:rFonts w:cs="Arial"/>
            <w:szCs w:val="20"/>
            <w:lang w:val="pt-PT"/>
            <w:rPrChange w:id="113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A20DF3" w:rsidDel="00510F1B">
          <w:rPr>
            <w:rFonts w:cs="Arial"/>
            <w:szCs w:val="20"/>
            <w:lang w:val="pt-PT"/>
            <w:rPrChange w:id="11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1139" w:author="Wolfgang J. Toechterle" w:date="2013-06-22T11:52:00Z">
        <w:r w:rsidR="00510F1B" w:rsidRPr="00A20DF3">
          <w:rPr>
            <w:rFonts w:cs="Arial"/>
            <w:szCs w:val="20"/>
            <w:lang w:val="pt-PT"/>
          </w:rPr>
          <w:t>colour</w:t>
        </w:r>
      </w:ins>
      <w:r w:rsidR="00F91A57" w:rsidRPr="00A20DF3">
        <w:rPr>
          <w:rFonts w:cs="Arial"/>
          <w:szCs w:val="20"/>
          <w:lang w:val="pt-PT"/>
          <w:rPrChange w:id="114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images resolution: </w:t>
      </w:r>
      <w:ins w:id="1141" w:author="Wolfgang J. Toechterle" w:date="2013-05-20T21:05:00Z">
        <w:r w:rsidR="00041FC5" w:rsidRPr="00A20DF3">
          <w:rPr>
            <w:rFonts w:cs="Arial"/>
            <w:szCs w:val="20"/>
            <w:lang w:val="pt-PT"/>
            <w:rPrChange w:id="114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A20DF3">
          <w:rPr>
            <w:rFonts w:cs="Arial"/>
            <w:szCs w:val="20"/>
            <w:lang w:val="pt-PT"/>
            <w:rPrChange w:id="114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letterhead</w:t>
        </w:r>
      </w:ins>
    </w:p>
    <w:p w14:paraId="4D236F71" w14:textId="0DADCA8E" w:rsidR="00F91A57" w:rsidRPr="00A20DF3" w:rsidRDefault="00FA6493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</w:rPr>
      </w:pPr>
      <w:r>
        <w:rPr>
          <w:rFonts w:cs="Arial"/>
          <w:szCs w:val="20"/>
          <w:highlight w:val="yellow"/>
          <w:lang w:val="pt-PT"/>
        </w:rPr>
        <w:t>Resolucao das imagens pb e cores</w:t>
      </w:r>
      <w:ins w:id="1144" w:author="Admin" w:date="2013-07-01T00:38:00Z">
        <w:r w:rsidR="00B73D54" w:rsidRPr="00A20DF3">
          <w:rPr>
            <w:rFonts w:cs="Arial"/>
            <w:szCs w:val="20"/>
            <w:highlight w:val="yellow"/>
            <w:lang w:val="pt-PT"/>
            <w:rPrChange w:id="1145" w:author="Admin" w:date="2013-07-01T00:39:00Z">
              <w:rPr>
                <w:rFonts w:cs="Arial"/>
                <w:szCs w:val="20"/>
              </w:rPr>
            </w:rPrChange>
          </w:rPr>
          <w:t xml:space="preserve"> – somente imagens vetoriais sao permitidas no papel carta</w:t>
        </w:r>
      </w:ins>
      <w:del w:id="1146" w:author="Wolfgang J. Toechterle" w:date="2013-05-20T21:05:00Z">
        <w:r w:rsidR="002634A2" w:rsidRPr="00A20DF3" w:rsidDel="00041FC5">
          <w:rPr>
            <w:rFonts w:cs="Arial"/>
            <w:szCs w:val="20"/>
            <w:highlight w:val="yellow"/>
            <w:lang w:val="pt-PT"/>
            <w:rPrChange w:id="1147" w:author="Admin" w:date="2013-07-01T00:39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letterhead</w:delText>
        </w:r>
      </w:del>
    </w:p>
    <w:p w14:paraId="3046F830" w14:textId="77777777" w:rsidR="00A57DC6" w:rsidRPr="00A20DF3" w:rsidRDefault="00A57DC6" w:rsidP="002254E8">
      <w:pPr>
        <w:rPr>
          <w:lang w:val="pt-PT"/>
        </w:rPr>
      </w:pPr>
    </w:p>
    <w:p w14:paraId="4D42B036" w14:textId="77777777" w:rsidR="00FA6493" w:rsidRDefault="00D03706" w:rsidP="00FA649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  <w:r w:rsidRPr="00A20DF3">
        <w:rPr>
          <w:rFonts w:cs="Arial"/>
          <w:b/>
          <w:bCs/>
          <w:szCs w:val="20"/>
          <w:lang w:val="pt-PT"/>
          <w:rPrChange w:id="114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Business Card:</w:t>
      </w:r>
    </w:p>
    <w:p w14:paraId="3D879751" w14:textId="788CF8BD" w:rsidR="00D03706" w:rsidRPr="00A20DF3" w:rsidRDefault="00B73D54" w:rsidP="00FA649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  <w:rPrChange w:id="114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ins w:id="1150" w:author="Admin" w:date="2013-07-01T00:39:00Z">
        <w:r w:rsidRPr="00A20DF3">
          <w:rPr>
            <w:rFonts w:cs="Arial"/>
            <w:b/>
            <w:bCs/>
            <w:szCs w:val="20"/>
            <w:highlight w:val="yellow"/>
            <w:lang w:val="pt-PT"/>
            <w:rPrChange w:id="1151" w:author="Admin" w:date="2013-07-01T00:39:00Z">
              <w:rPr>
                <w:rFonts w:cs="Arial"/>
                <w:b/>
                <w:bCs/>
                <w:szCs w:val="20"/>
              </w:rPr>
            </w:rPrChange>
          </w:rPr>
          <w:t xml:space="preserve">(Especificacoes tecnicas do </w:t>
        </w:r>
      </w:ins>
      <w:r w:rsidR="00FA6493">
        <w:rPr>
          <w:rFonts w:cs="Arial"/>
          <w:b/>
          <w:bCs/>
          <w:szCs w:val="20"/>
          <w:highlight w:val="yellow"/>
          <w:lang w:val="pt-PT"/>
        </w:rPr>
        <w:t>CARTAO DE VISITA</w:t>
      </w:r>
      <w:ins w:id="1152" w:author="Admin" w:date="2013-07-01T00:39:00Z">
        <w:r w:rsidRPr="00A20DF3">
          <w:rPr>
            <w:rFonts w:cs="Arial"/>
            <w:b/>
            <w:bCs/>
            <w:szCs w:val="20"/>
            <w:highlight w:val="yellow"/>
            <w:lang w:val="pt-PT"/>
            <w:rPrChange w:id="1153" w:author="Admin" w:date="2013-07-01T00:39:00Z">
              <w:rPr>
                <w:rFonts w:cs="Arial"/>
                <w:b/>
                <w:bCs/>
                <w:szCs w:val="20"/>
              </w:rPr>
            </w:rPrChange>
          </w:rPr>
          <w:t>)</w:t>
        </w:r>
      </w:ins>
    </w:p>
    <w:p w14:paraId="6F788FCF" w14:textId="03E6D3FF" w:rsidR="002254E8" w:rsidRPr="00A20DF3" w:rsidDel="00EF736F" w:rsidRDefault="002254E8" w:rsidP="002254E8">
      <w:pPr>
        <w:rPr>
          <w:ins w:id="1154" w:author="Wolfgang J. Toechterle" w:date="2013-06-10T08:33:00Z"/>
          <w:del w:id="1155" w:author="Kinder" w:date="2013-06-29T11:33:00Z"/>
          <w:lang w:val="pt-PT"/>
          <w:rPrChange w:id="1156" w:author="Wolfgang J. Toechterle" w:date="2013-06-22T10:32:00Z">
            <w:rPr>
              <w:ins w:id="1157" w:author="Wolfgang J. Toechterle" w:date="2013-06-10T08:33:00Z"/>
              <w:del w:id="1158" w:author="Kinder" w:date="2013-06-29T11:33:00Z"/>
              <w:lang w:val="en-US"/>
            </w:rPr>
          </w:rPrChange>
        </w:rPr>
      </w:pPr>
      <w:r w:rsidRPr="00A20DF3">
        <w:rPr>
          <w:lang w:val="pt-PT"/>
          <w:rPrChange w:id="1159" w:author="Wolfgang J. Toechterle" w:date="2013-06-22T10:32:00Z">
            <w:rPr>
              <w:lang w:val="en-US"/>
            </w:rPr>
          </w:rPrChange>
        </w:rPr>
        <w:t>Trim size busines</w:t>
      </w:r>
      <w:r w:rsidR="00D03706" w:rsidRPr="00A20DF3">
        <w:rPr>
          <w:lang w:val="pt-PT"/>
          <w:rPrChange w:id="1160" w:author="Wolfgang J. Toechterle" w:date="2013-06-22T10:32:00Z">
            <w:rPr>
              <w:lang w:val="en-US"/>
            </w:rPr>
          </w:rPrChange>
        </w:rPr>
        <w:t>s card</w:t>
      </w:r>
      <w:ins w:id="1161" w:author="Admin" w:date="2013-07-01T00:39:00Z">
        <w:r w:rsidR="00B73D54" w:rsidRPr="00A20DF3">
          <w:rPr>
            <w:lang w:val="pt-PT"/>
          </w:rPr>
          <w:t xml:space="preserve"> </w:t>
        </w:r>
        <w:r w:rsidR="00B73D54" w:rsidRPr="00A20DF3">
          <w:rPr>
            <w:highlight w:val="yellow"/>
            <w:lang w:val="pt-PT"/>
            <w:rPrChange w:id="1162" w:author="Admin" w:date="2013-07-01T00:40:00Z">
              <w:rPr/>
            </w:rPrChange>
          </w:rPr>
          <w:t>(</w:t>
        </w:r>
      </w:ins>
      <w:ins w:id="1163" w:author="Admin" w:date="2013-07-01T00:47:00Z">
        <w:r w:rsidR="005F427D" w:rsidRPr="00A20DF3">
          <w:rPr>
            <w:highlight w:val="yellow"/>
            <w:lang w:val="pt-PT"/>
          </w:rPr>
          <w:t xml:space="preserve">tamanho </w:t>
        </w:r>
      </w:ins>
      <w:ins w:id="1164" w:author="Admin" w:date="2013-07-01T01:13:00Z">
        <w:r w:rsidR="003C0B2E" w:rsidRPr="00A20DF3">
          <w:rPr>
            <w:highlight w:val="yellow"/>
            <w:lang w:val="pt-PT"/>
          </w:rPr>
          <w:t xml:space="preserve">final </w:t>
        </w:r>
      </w:ins>
      <w:ins w:id="1165" w:author="Admin" w:date="2013-07-01T00:39:00Z">
        <w:r w:rsidR="00B73D54" w:rsidRPr="00A20DF3">
          <w:rPr>
            <w:highlight w:val="yellow"/>
            <w:lang w:val="pt-PT"/>
            <w:rPrChange w:id="1166" w:author="Admin" w:date="2013-07-01T00:40:00Z">
              <w:rPr/>
            </w:rPrChange>
          </w:rPr>
          <w:t>do cartao de visitas)</w:t>
        </w:r>
      </w:ins>
      <w:r w:rsidR="00D03706" w:rsidRPr="00A20DF3">
        <w:rPr>
          <w:lang w:val="pt-PT"/>
          <w:rPrChange w:id="1167" w:author="Wolfgang J. Toechterle" w:date="2013-06-22T10:32:00Z">
            <w:rPr>
              <w:lang w:val="en-US"/>
            </w:rPr>
          </w:rPrChange>
        </w:rPr>
        <w:t>: 85 x 55 or 55 x 85 mm</w:t>
      </w:r>
    </w:p>
    <w:p w14:paraId="7629F8F4" w14:textId="77777777" w:rsidR="00731CAE" w:rsidRPr="00A20DF3" w:rsidRDefault="00731CAE" w:rsidP="002254E8">
      <w:pPr>
        <w:rPr>
          <w:ins w:id="1168" w:author="Kinder" w:date="2013-06-29T11:33:00Z"/>
          <w:lang w:val="pt-PT"/>
        </w:rPr>
      </w:pPr>
    </w:p>
    <w:p w14:paraId="071FCA5F" w14:textId="0158C362" w:rsidR="00EF736F" w:rsidRPr="00A20DF3" w:rsidRDefault="00D65436" w:rsidP="002254E8">
      <w:pPr>
        <w:rPr>
          <w:lang w:val="pt-PT"/>
          <w:rPrChange w:id="1169" w:author="Wolfgang J. Toechterle" w:date="2013-06-22T10:32:00Z">
            <w:rPr>
              <w:lang w:val="en-US"/>
            </w:rPr>
          </w:rPrChange>
        </w:rPr>
      </w:pPr>
      <w:ins w:id="1170" w:author="Kinder" w:date="2013-06-29T11:33:00Z">
        <w:r w:rsidRPr="00A20DF3">
          <w:rPr>
            <w:lang w:val="pt-PT"/>
          </w:rPr>
          <w:t>Design: B</w:t>
        </w:r>
        <w:r w:rsidR="00EF736F" w:rsidRPr="00A20DF3">
          <w:rPr>
            <w:lang w:val="pt-PT"/>
          </w:rPr>
          <w:t>oth side</w:t>
        </w:r>
      </w:ins>
      <w:ins w:id="1171" w:author="Kinder" w:date="2013-06-29T11:35:00Z">
        <w:r w:rsidRPr="00A20DF3">
          <w:rPr>
            <w:lang w:val="pt-PT"/>
          </w:rPr>
          <w:t xml:space="preserve"> (front and back)</w:t>
        </w:r>
      </w:ins>
      <w:ins w:id="1172" w:author="Admin" w:date="2013-07-01T00:40:00Z">
        <w:r w:rsidR="00B73D54" w:rsidRPr="00A20DF3">
          <w:rPr>
            <w:lang w:val="pt-PT"/>
          </w:rPr>
          <w:t xml:space="preserve"> </w:t>
        </w:r>
      </w:ins>
      <w:r w:rsidR="00FA6493" w:rsidRPr="00FA6493">
        <w:rPr>
          <w:highlight w:val="yellow"/>
          <w:lang w:val="pt-PT"/>
        </w:rPr>
        <w:t>Ambos os lados</w:t>
      </w:r>
      <w:r w:rsidR="00FA6493">
        <w:rPr>
          <w:lang w:val="pt-PT"/>
        </w:rPr>
        <w:t xml:space="preserve"> </w:t>
      </w:r>
      <w:ins w:id="1173" w:author="Admin" w:date="2013-07-01T00:41:00Z">
        <w:r w:rsidR="00B73D54" w:rsidRPr="00A20DF3">
          <w:rPr>
            <w:highlight w:val="yellow"/>
            <w:lang w:val="pt-PT"/>
            <w:rPrChange w:id="1174" w:author="Admin" w:date="2013-07-01T00:41:00Z">
              <w:rPr/>
            </w:rPrChange>
          </w:rPr>
          <w:t>(frente e verso)</w:t>
        </w:r>
      </w:ins>
    </w:p>
    <w:p w14:paraId="7F31E4B1" w14:textId="75CB2E2B" w:rsidR="002254E8" w:rsidRPr="00A20DF3" w:rsidRDefault="00A845BA" w:rsidP="002254E8">
      <w:pPr>
        <w:rPr>
          <w:lang w:val="pt-PT"/>
          <w:rPrChange w:id="1175" w:author="Wolfgang J. Toechterle" w:date="2013-06-22T10:32:00Z">
            <w:rPr>
              <w:lang w:val="en-US"/>
            </w:rPr>
          </w:rPrChange>
        </w:rPr>
      </w:pPr>
      <w:r w:rsidRPr="00A20DF3">
        <w:rPr>
          <w:lang w:val="pt-PT"/>
          <w:rPrChange w:id="1176" w:author="Wolfgang J. Toechterle" w:date="2013-06-22T10:32:00Z">
            <w:rPr>
              <w:lang w:val="en-US"/>
            </w:rPr>
          </w:rPrChange>
        </w:rPr>
        <w:t>Printing</w:t>
      </w:r>
      <w:ins w:id="1177" w:author="Admin" w:date="2013-07-01T00:42:00Z">
        <w:r w:rsidR="005F427D" w:rsidRPr="00A20DF3">
          <w:rPr>
            <w:lang w:val="pt-PT"/>
          </w:rPr>
          <w:t xml:space="preserve"> </w:t>
        </w:r>
        <w:r w:rsidR="005F427D" w:rsidRPr="00A20DF3">
          <w:rPr>
            <w:highlight w:val="yellow"/>
            <w:lang w:val="pt-PT"/>
            <w:rPrChange w:id="1178" w:author="Admin" w:date="2013-07-01T00:42:00Z">
              <w:rPr/>
            </w:rPrChange>
          </w:rPr>
          <w:t>(impressao)</w:t>
        </w:r>
      </w:ins>
      <w:r w:rsidR="00D03706" w:rsidRPr="00A20DF3">
        <w:rPr>
          <w:lang w:val="pt-PT"/>
          <w:rPrChange w:id="1179" w:author="Wolfgang J. Toechterle" w:date="2013-06-22T10:32:00Z">
            <w:rPr>
              <w:lang w:val="en-US"/>
            </w:rPr>
          </w:rPrChange>
        </w:rPr>
        <w:t>:</w:t>
      </w:r>
      <w:r w:rsidRPr="00A20DF3">
        <w:rPr>
          <w:lang w:val="pt-PT"/>
          <w:rPrChange w:id="1180" w:author="Wolfgang J. Toechterle" w:date="2013-06-22T10:32:00Z">
            <w:rPr>
              <w:lang w:val="en-US"/>
            </w:rPr>
          </w:rPrChange>
        </w:rPr>
        <w:t xml:space="preserve"> </w:t>
      </w:r>
      <w:r w:rsidR="002254E8" w:rsidRPr="00A20DF3">
        <w:rPr>
          <w:lang w:val="pt-PT"/>
          <w:rPrChange w:id="1181" w:author="Wolfgang J. Toechterle" w:date="2013-06-22T10:32:00Z">
            <w:rPr>
              <w:lang w:val="en-US"/>
            </w:rPr>
          </w:rPrChange>
        </w:rPr>
        <w:t>Letterpress</w:t>
      </w:r>
    </w:p>
    <w:p w14:paraId="4DBFE97F" w14:textId="20F5F8A1" w:rsidR="00447A93" w:rsidRPr="00A20DF3" w:rsidRDefault="002634A2" w:rsidP="002254E8">
      <w:pPr>
        <w:rPr>
          <w:lang w:val="pt-PT"/>
          <w:rPrChange w:id="1182" w:author="Wolfgang J. Toechterle" w:date="2013-06-22T10:32:00Z">
            <w:rPr>
              <w:lang w:val="en-US"/>
            </w:rPr>
          </w:rPrChange>
        </w:rPr>
      </w:pPr>
      <w:del w:id="1183" w:author="Wolfgang J. Toechterle" w:date="2013-06-22T11:52:00Z">
        <w:r w:rsidRPr="00A20DF3" w:rsidDel="00510F1B">
          <w:rPr>
            <w:lang w:val="pt-PT"/>
            <w:rPrChange w:id="1184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1185" w:author="Wolfgang J. Toechterle" w:date="2013-06-22T11:52:00Z">
        <w:r w:rsidR="00510F1B" w:rsidRPr="00A20DF3">
          <w:rPr>
            <w:lang w:val="pt-PT"/>
          </w:rPr>
          <w:t>Colour</w:t>
        </w:r>
      </w:ins>
      <w:r w:rsidRPr="00A20DF3">
        <w:rPr>
          <w:lang w:val="pt-PT"/>
          <w:rPrChange w:id="1186" w:author="Wolfgang J. Toechterle" w:date="2013-06-22T10:32:00Z">
            <w:rPr>
              <w:lang w:val="en-US"/>
            </w:rPr>
          </w:rPrChange>
        </w:rPr>
        <w:t>s</w:t>
      </w:r>
      <w:ins w:id="1187" w:author="Admin" w:date="2013-07-01T00:42:00Z">
        <w:r w:rsidR="005F427D" w:rsidRPr="00A20DF3">
          <w:rPr>
            <w:lang w:val="pt-PT"/>
          </w:rPr>
          <w:t xml:space="preserve"> (</w:t>
        </w:r>
        <w:r w:rsidR="005F427D" w:rsidRPr="00A20DF3">
          <w:rPr>
            <w:highlight w:val="yellow"/>
            <w:lang w:val="pt-PT"/>
            <w:rPrChange w:id="1188" w:author="Admin" w:date="2013-07-01T00:42:00Z">
              <w:rPr/>
            </w:rPrChange>
          </w:rPr>
          <w:t>cores</w:t>
        </w:r>
        <w:r w:rsidR="005F427D" w:rsidRPr="00A20DF3">
          <w:rPr>
            <w:lang w:val="pt-PT"/>
          </w:rPr>
          <w:t>)</w:t>
        </w:r>
      </w:ins>
      <w:r w:rsidR="002254E8" w:rsidRPr="00A20DF3">
        <w:rPr>
          <w:lang w:val="pt-PT"/>
          <w:rPrChange w:id="1189" w:author="Wolfgang J. Toechterle" w:date="2013-06-22T10:32:00Z">
            <w:rPr>
              <w:lang w:val="en-US"/>
            </w:rPr>
          </w:rPrChange>
        </w:rPr>
        <w:t>: 2</w:t>
      </w:r>
      <w:r w:rsidR="00D03706" w:rsidRPr="00A20DF3">
        <w:rPr>
          <w:lang w:val="pt-PT"/>
          <w:rPrChange w:id="1190" w:author="Wolfgang J. Toechterle" w:date="2013-06-22T10:32:00Z">
            <w:rPr>
              <w:lang w:val="en-US"/>
            </w:rPr>
          </w:rPrChange>
        </w:rPr>
        <w:t xml:space="preserve"> spot </w:t>
      </w:r>
      <w:del w:id="1191" w:author="Wolfgang J. Toechterle" w:date="2013-06-22T11:52:00Z">
        <w:r w:rsidR="00D03706" w:rsidRPr="00A20DF3" w:rsidDel="00510F1B">
          <w:rPr>
            <w:lang w:val="pt-PT"/>
            <w:rPrChange w:id="1192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1193" w:author="Wolfgang J. Toechterle" w:date="2013-06-22T11:52:00Z">
        <w:r w:rsidR="00510F1B" w:rsidRPr="00A20DF3">
          <w:rPr>
            <w:lang w:val="pt-PT"/>
          </w:rPr>
          <w:t>colour</w:t>
        </w:r>
      </w:ins>
      <w:r w:rsidR="00D03706" w:rsidRPr="00A20DF3">
        <w:rPr>
          <w:lang w:val="pt-PT"/>
          <w:rPrChange w:id="1194" w:author="Wolfgang J. Toechterle" w:date="2013-06-22T10:32:00Z">
            <w:rPr>
              <w:lang w:val="en-US"/>
            </w:rPr>
          </w:rPrChange>
        </w:rPr>
        <w:t>s</w:t>
      </w:r>
      <w:ins w:id="1195" w:author="Admin" w:date="2013-07-01T00:42:00Z">
        <w:r w:rsidR="005F427D" w:rsidRPr="00A20DF3">
          <w:rPr>
            <w:lang w:val="pt-PT"/>
          </w:rPr>
          <w:t xml:space="preserve"> </w:t>
        </w:r>
        <w:r w:rsidR="005F427D" w:rsidRPr="00A20DF3">
          <w:rPr>
            <w:highlight w:val="yellow"/>
            <w:lang w:val="pt-PT"/>
            <w:rPrChange w:id="1196" w:author="Admin" w:date="2013-07-01T00:42:00Z">
              <w:rPr/>
            </w:rPrChange>
          </w:rPr>
          <w:t>(duas cores especiais)</w:t>
        </w:r>
      </w:ins>
    </w:p>
    <w:p w14:paraId="1A4B3B95" w14:textId="3D17BDE1" w:rsidR="00F91A57" w:rsidRPr="00A20DF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197" w:author="Wolfgang J. Toechterle" w:date="2013-06-11T08:50:00Z"/>
          <w:rFonts w:cs="Arial"/>
          <w:szCs w:val="20"/>
          <w:lang w:val="pt-PT"/>
          <w:rPrChange w:id="1198" w:author="Wolfgang J. Toechterle" w:date="2013-06-22T10:32:00Z">
            <w:rPr>
              <w:ins w:id="1199" w:author="Wolfgang J. Toechterle" w:date="2013-06-11T08:50:00Z"/>
              <w:rFonts w:cs="Arial"/>
              <w:szCs w:val="20"/>
              <w:lang w:val="en-US"/>
            </w:rPr>
          </w:rPrChange>
        </w:rPr>
      </w:pPr>
      <w:r w:rsidRPr="00A20DF3">
        <w:rPr>
          <w:rFonts w:cs="Arial"/>
          <w:szCs w:val="20"/>
          <w:lang w:val="pt-PT"/>
          <w:rPrChange w:id="1200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</w:t>
      </w:r>
      <w:ins w:id="1201" w:author="Admin" w:date="2013-07-01T00:43:00Z">
        <w:r w:rsidR="005F427D" w:rsidRPr="00A20DF3">
          <w:rPr>
            <w:rFonts w:cs="Arial"/>
            <w:szCs w:val="20"/>
            <w:lang w:val="pt-PT"/>
          </w:rPr>
          <w:t xml:space="preserve"> </w:t>
        </w:r>
        <w:r w:rsidR="005F427D" w:rsidRPr="00A20DF3">
          <w:rPr>
            <w:rFonts w:cs="Arial"/>
            <w:szCs w:val="20"/>
            <w:highlight w:val="yellow"/>
            <w:lang w:val="pt-PT"/>
            <w:rPrChange w:id="1202" w:author="Admin" w:date="2013-07-01T00:43:00Z">
              <w:rPr>
                <w:rFonts w:cs="Arial"/>
                <w:szCs w:val="20"/>
              </w:rPr>
            </w:rPrChange>
          </w:rPr>
          <w:t>(sangra)</w:t>
        </w:r>
      </w:ins>
      <w:r w:rsidRPr="00A20DF3">
        <w:rPr>
          <w:rFonts w:cs="Arial"/>
          <w:szCs w:val="20"/>
          <w:lang w:val="pt-PT"/>
          <w:rPrChange w:id="1203" w:author="Wolfgang J. Toechterle" w:date="2013-06-22T10:32:00Z">
            <w:rPr>
              <w:rFonts w:cs="Arial"/>
              <w:szCs w:val="20"/>
              <w:lang w:val="en-US"/>
            </w:rPr>
          </w:rPrChange>
        </w:rPr>
        <w:t>: 3 mm</w:t>
      </w:r>
    </w:p>
    <w:p w14:paraId="40C2D7B7" w14:textId="03D9FFEF" w:rsidR="00DF412B" w:rsidRPr="00A20DF3" w:rsidRDefault="00DF412B" w:rsidP="00DF412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120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A20DF3">
        <w:rPr>
          <w:rFonts w:cs="Arial"/>
          <w:szCs w:val="20"/>
          <w:lang w:val="pt-PT"/>
          <w:rPrChange w:id="1205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</w:t>
      </w:r>
      <w:r w:rsidR="00FA6493">
        <w:rPr>
          <w:rFonts w:cs="Arial"/>
          <w:szCs w:val="20"/>
          <w:lang w:val="pt-PT"/>
        </w:rPr>
        <w:t xml:space="preserve"> </w:t>
      </w:r>
      <w:r w:rsidR="00FA6493" w:rsidRPr="00FA6493">
        <w:rPr>
          <w:rFonts w:cs="Arial"/>
          <w:szCs w:val="20"/>
          <w:highlight w:val="yellow"/>
          <w:lang w:val="pt-PT"/>
        </w:rPr>
        <w:t>(</w:t>
      </w:r>
      <w:r w:rsidR="00FA6493" w:rsidRPr="00FA6493">
        <w:rPr>
          <w:rFonts w:cs="Arial"/>
          <w:szCs w:val="20"/>
          <w:highlight w:val="yellow"/>
          <w:lang w:val="pt-PT"/>
          <w:rPrChange w:id="1206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</w:t>
      </w:r>
      <w:r w:rsidR="00FA6493" w:rsidRPr="00FA6493">
        <w:rPr>
          <w:rFonts w:cs="Arial"/>
          <w:szCs w:val="20"/>
          <w:highlight w:val="yellow"/>
          <w:lang w:val="pt-PT"/>
        </w:rPr>
        <w:t>)</w:t>
      </w:r>
      <w:r w:rsidRPr="00FA6493">
        <w:rPr>
          <w:rFonts w:cs="Arial"/>
          <w:szCs w:val="20"/>
          <w:highlight w:val="yellow"/>
          <w:lang w:val="pt-PT"/>
          <w:rPrChange w:id="1207" w:author="Wolfgang J. Toechterle" w:date="2013-06-22T10:32:00Z">
            <w:rPr>
              <w:rFonts w:cs="Arial"/>
              <w:szCs w:val="20"/>
              <w:lang w:val="en-US"/>
            </w:rPr>
          </w:rPrChange>
        </w:rPr>
        <w:t>:</w:t>
      </w:r>
      <w:r w:rsidRPr="00A20DF3">
        <w:rPr>
          <w:rFonts w:cs="Arial"/>
          <w:szCs w:val="20"/>
          <w:lang w:val="pt-PT"/>
          <w:rPrChange w:id="120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0.5 points</w:t>
      </w:r>
    </w:p>
    <w:p w14:paraId="5A5D1A32" w14:textId="77777777" w:rsidR="00DF412B" w:rsidRPr="00A20DF3" w:rsidDel="00DF412B" w:rsidRDefault="00DF412B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209" w:author="Wolfgang J. Toechterle" w:date="2013-06-11T08:50:00Z"/>
          <w:rFonts w:cs="Arial"/>
          <w:szCs w:val="20"/>
          <w:lang w:val="pt-PT"/>
          <w:rPrChange w:id="1210" w:author="Wolfgang J. Toechterle" w:date="2013-06-22T10:32:00Z">
            <w:rPr>
              <w:del w:id="1211" w:author="Wolfgang J. Toechterle" w:date="2013-06-11T08:50:00Z"/>
              <w:rFonts w:cs="Arial"/>
              <w:szCs w:val="20"/>
              <w:lang w:val="en-US"/>
            </w:rPr>
          </w:rPrChange>
        </w:rPr>
      </w:pPr>
    </w:p>
    <w:p w14:paraId="5339794D" w14:textId="72AE76C9" w:rsidR="00F91A57" w:rsidRPr="00A20DF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121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A20DF3">
        <w:rPr>
          <w:rFonts w:cs="Arial"/>
          <w:szCs w:val="20"/>
          <w:lang w:val="pt-PT"/>
          <w:rPrChange w:id="1213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ins w:id="1214" w:author="Admin" w:date="2013-07-01T00:43:00Z">
        <w:r w:rsidR="005F427D" w:rsidRPr="00A20DF3">
          <w:rPr>
            <w:rFonts w:cs="Arial"/>
            <w:szCs w:val="20"/>
            <w:lang w:val="pt-PT"/>
          </w:rPr>
          <w:t xml:space="preserve"> </w:t>
        </w:r>
        <w:r w:rsidR="005F427D" w:rsidRPr="00A20DF3">
          <w:rPr>
            <w:rFonts w:cs="Arial"/>
            <w:szCs w:val="20"/>
            <w:highlight w:val="yellow"/>
            <w:lang w:val="pt-PT"/>
            <w:rPrChange w:id="1215" w:author="Admin" w:date="2013-07-01T00:44:00Z">
              <w:rPr>
                <w:rFonts w:cs="Arial"/>
                <w:szCs w:val="20"/>
              </w:rPr>
            </w:rPrChange>
          </w:rPr>
          <w:t>(Perfil ICC)</w:t>
        </w:r>
      </w:ins>
      <w:r w:rsidRPr="00A20DF3">
        <w:rPr>
          <w:rFonts w:cs="Arial"/>
          <w:szCs w:val="20"/>
          <w:lang w:val="pt-PT"/>
          <w:rPrChange w:id="121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1217" w:author="Wolfgang J. Toechterle" w:date="2013-05-20T21:03:00Z">
        <w:r w:rsidR="001C00CF" w:rsidRPr="00A20DF3">
          <w:rPr>
            <w:rFonts w:cs="Arial"/>
            <w:szCs w:val="20"/>
            <w:lang w:val="pt-PT"/>
            <w:rPrChange w:id="121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1219" w:author="Wolfgang J. Toechterle" w:date="2013-05-20T21:03:00Z">
        <w:r w:rsidR="00CA05B5" w:rsidRPr="00A20DF3" w:rsidDel="001C00CF">
          <w:rPr>
            <w:rFonts w:cs="Arial"/>
            <w:szCs w:val="20"/>
            <w:lang w:val="pt-PT"/>
            <w:rPrChange w:id="122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2A0FE5C5" w14:textId="77777777" w:rsidR="005F427D" w:rsidRPr="00A20DF3" w:rsidRDefault="00A845BA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221" w:author="Admin" w:date="2013-07-01T00:44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122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Bitmap, grayscale and </w:t>
      </w:r>
      <w:del w:id="1223" w:author="Wolfgang J. Toechterle" w:date="2013-06-22T11:52:00Z">
        <w:r w:rsidRPr="00A20DF3" w:rsidDel="00510F1B">
          <w:rPr>
            <w:rFonts w:cs="Arial"/>
            <w:szCs w:val="20"/>
            <w:lang w:val="pt-PT"/>
            <w:rPrChange w:id="122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A20DF3" w:rsidDel="00510F1B">
          <w:rPr>
            <w:rFonts w:cs="Arial"/>
            <w:szCs w:val="20"/>
            <w:lang w:val="pt-PT"/>
            <w:rPrChange w:id="122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1226" w:author="Wolfgang J. Toechterle" w:date="2013-06-22T11:52:00Z">
        <w:r w:rsidR="00510F1B" w:rsidRPr="00A20DF3">
          <w:rPr>
            <w:rFonts w:cs="Arial"/>
            <w:szCs w:val="20"/>
            <w:lang w:val="pt-PT"/>
          </w:rPr>
          <w:t>colour</w:t>
        </w:r>
      </w:ins>
      <w:r w:rsidR="00F91A57" w:rsidRPr="00A20DF3">
        <w:rPr>
          <w:rFonts w:cs="Arial"/>
          <w:szCs w:val="20"/>
          <w:lang w:val="pt-PT"/>
          <w:rPrChange w:id="122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</w:t>
      </w:r>
      <w:del w:id="1228" w:author="Kinder" w:date="2013-06-30T08:50:00Z">
        <w:r w:rsidR="00F91A57" w:rsidRPr="00A20DF3" w:rsidDel="00F2525A">
          <w:rPr>
            <w:rFonts w:cs="Arial"/>
            <w:szCs w:val="20"/>
            <w:lang w:val="pt-PT"/>
            <w:rPrChange w:id="122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="00F91A57" w:rsidRPr="00A20DF3">
        <w:rPr>
          <w:rFonts w:cs="Arial"/>
          <w:szCs w:val="20"/>
          <w:lang w:val="pt-PT"/>
          <w:rPrChange w:id="123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resolution: </w:t>
      </w:r>
      <w:ins w:id="1231" w:author="Wolfgang J. Toechterle" w:date="2013-05-20T21:05:00Z">
        <w:r w:rsidR="00041FC5" w:rsidRPr="00A20DF3">
          <w:rPr>
            <w:rFonts w:cs="Arial"/>
            <w:szCs w:val="20"/>
            <w:lang w:val="pt-PT"/>
            <w:rPrChange w:id="123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A20DF3">
          <w:rPr>
            <w:rFonts w:cs="Arial"/>
            <w:szCs w:val="20"/>
            <w:lang w:val="pt-PT"/>
            <w:rPrChange w:id="123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</w:t>
        </w:r>
      </w:ins>
      <w:ins w:id="1234" w:author="Wolfgang J. Toechterle" w:date="2013-05-31T18:03:00Z">
        <w:r w:rsidR="00121C3A" w:rsidRPr="00A20DF3">
          <w:rPr>
            <w:rFonts w:cs="Arial"/>
            <w:szCs w:val="20"/>
            <w:lang w:val="pt-PT"/>
            <w:rPrChange w:id="123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Business Card</w:t>
        </w:r>
      </w:ins>
    </w:p>
    <w:p w14:paraId="0C158F2C" w14:textId="77777777" w:rsidR="00FA6493" w:rsidRPr="00A20DF3" w:rsidRDefault="00FA6493" w:rsidP="00FA649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</w:rPr>
      </w:pPr>
      <w:r>
        <w:rPr>
          <w:rFonts w:cs="Arial"/>
          <w:szCs w:val="20"/>
          <w:highlight w:val="yellow"/>
          <w:lang w:val="pt-PT"/>
        </w:rPr>
        <w:t>Resolucao das imagens pb e cores</w:t>
      </w:r>
      <w:ins w:id="1236" w:author="Admin" w:date="2013-07-01T00:38:00Z">
        <w:r w:rsidRPr="00A20DF3">
          <w:rPr>
            <w:rFonts w:cs="Arial"/>
            <w:szCs w:val="20"/>
            <w:highlight w:val="yellow"/>
            <w:lang w:val="pt-PT"/>
            <w:rPrChange w:id="1237" w:author="Admin" w:date="2013-07-01T00:39:00Z">
              <w:rPr>
                <w:rFonts w:cs="Arial"/>
                <w:szCs w:val="20"/>
              </w:rPr>
            </w:rPrChange>
          </w:rPr>
          <w:t xml:space="preserve"> – somente imagens vetoriais sao permitidas no papel carta</w:t>
        </w:r>
      </w:ins>
      <w:del w:id="1238" w:author="Wolfgang J. Toechterle" w:date="2013-05-20T21:05:00Z">
        <w:r w:rsidRPr="00A20DF3" w:rsidDel="00041FC5">
          <w:rPr>
            <w:rFonts w:cs="Arial"/>
            <w:szCs w:val="20"/>
            <w:highlight w:val="yellow"/>
            <w:lang w:val="pt-PT"/>
            <w:rPrChange w:id="1239" w:author="Admin" w:date="2013-07-01T00:39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letterhead</w:delText>
        </w:r>
      </w:del>
    </w:p>
    <w:p w14:paraId="3A4A4EE8" w14:textId="7AD35DCE" w:rsidR="003371B5" w:rsidRPr="00A20DF3" w:rsidDel="007B1D59" w:rsidRDefault="003371B5" w:rsidP="00CE6B36">
      <w:pPr>
        <w:rPr>
          <w:ins w:id="1240" w:author="Wolfgang J. Toechterle" w:date="2013-06-08T18:57:00Z"/>
          <w:del w:id="1241" w:author="Admin" w:date="2013-07-01T08:31:00Z"/>
          <w:rFonts w:cs="Arial"/>
          <w:szCs w:val="20"/>
          <w:lang w:val="pt-PT"/>
        </w:rPr>
      </w:pPr>
    </w:p>
    <w:p w14:paraId="3901731A" w14:textId="403E8A3E" w:rsidR="00D03706" w:rsidRPr="00A20DF3" w:rsidDel="003371B5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242" w:author="Wolfgang J. Toechterle" w:date="2013-06-08T18:57:00Z"/>
          <w:rFonts w:cs="Arial"/>
          <w:szCs w:val="20"/>
          <w:lang w:val="pt-PT"/>
        </w:rPr>
      </w:pPr>
      <w:del w:id="1243" w:author="Wolfgang J. Toechterle" w:date="2013-06-08T18:57:00Z">
        <w:r w:rsidRPr="00A20DF3" w:rsidDel="003371B5">
          <w:rPr>
            <w:rFonts w:cs="Arial"/>
            <w:szCs w:val="20"/>
            <w:lang w:val="pt-PT"/>
          </w:rPr>
          <w:delText>Trapping: 0.5 points</w:delText>
        </w:r>
      </w:del>
    </w:p>
    <w:p w14:paraId="566D9716" w14:textId="77777777" w:rsidR="00447A93" w:rsidRPr="00A20DF3" w:rsidRDefault="00447A93" w:rsidP="00CE6B36">
      <w:pPr>
        <w:rPr>
          <w:lang w:val="pt-PT"/>
          <w:rPrChange w:id="1244" w:author="Admin" w:date="2013-07-01T00:45:00Z">
            <w:rPr/>
          </w:rPrChange>
        </w:rPr>
      </w:pPr>
    </w:p>
    <w:p w14:paraId="4A59D492" w14:textId="77777777" w:rsidR="00FA6493" w:rsidRDefault="00F91A57" w:rsidP="00FA649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pt-PT"/>
        </w:rPr>
      </w:pPr>
      <w:r w:rsidRPr="00A20DF3">
        <w:rPr>
          <w:rFonts w:cs="Arial"/>
          <w:b/>
          <w:bCs/>
          <w:szCs w:val="20"/>
          <w:lang w:val="pt-PT"/>
          <w:rPrChange w:id="124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17F50E5B" w14:textId="3B629DF9" w:rsidR="00F91A57" w:rsidRPr="00A20DF3" w:rsidRDefault="00FA6493" w:rsidP="00FA649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pt-PT"/>
          <w:rPrChange w:id="124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FA6493">
        <w:rPr>
          <w:rFonts w:cs="Arial"/>
          <w:b/>
          <w:bCs/>
          <w:szCs w:val="20"/>
          <w:highlight w:val="yellow"/>
          <w:lang w:val="pt-PT"/>
        </w:rPr>
        <w:t>Deves entregar:</w:t>
      </w:r>
    </w:p>
    <w:p w14:paraId="2F3474A1" w14:textId="7ED0EF50" w:rsidR="00F91A57" w:rsidRPr="00A20DF3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247" w:author="Admin" w:date="2013-07-01T00:45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1248" w:author="Wolfgang J. Toechterle" w:date="2013-06-22T10:32:00Z">
            <w:rPr>
              <w:rFonts w:cs="Arial"/>
              <w:szCs w:val="20"/>
              <w:lang w:val="en-US"/>
            </w:rPr>
          </w:rPrChange>
        </w:rPr>
        <w:t>1 Letterhead</w:t>
      </w:r>
      <w:r w:rsidR="00F91A57" w:rsidRPr="00A20DF3">
        <w:rPr>
          <w:rFonts w:cs="Arial"/>
          <w:szCs w:val="20"/>
          <w:lang w:val="pt-PT"/>
          <w:rPrChange w:id="124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composite PDF/X-</w:t>
      </w:r>
      <w:r w:rsidR="002634A2" w:rsidRPr="00A20DF3">
        <w:rPr>
          <w:rFonts w:cs="Arial"/>
          <w:szCs w:val="20"/>
          <w:lang w:val="pt-PT"/>
          <w:rPrChange w:id="1250" w:author="Wolfgang J. Toechterle" w:date="2013-06-22T10:32:00Z">
            <w:rPr>
              <w:rFonts w:cs="Arial"/>
              <w:szCs w:val="20"/>
              <w:lang w:val="en-US"/>
            </w:rPr>
          </w:rPrChange>
        </w:rPr>
        <w:t>3:2002</w:t>
      </w:r>
      <w:r w:rsidR="00F91A57" w:rsidRPr="00A20DF3">
        <w:rPr>
          <w:rFonts w:cs="Arial"/>
          <w:szCs w:val="20"/>
          <w:lang w:val="pt-PT"/>
          <w:rPrChange w:id="125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(including bleed, crop marks and specified output profile)</w:t>
      </w:r>
    </w:p>
    <w:p w14:paraId="33BA1D27" w14:textId="010D6D44" w:rsidR="005F427D" w:rsidRPr="00A20DF3" w:rsidRDefault="00FA6493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lang w:val="pt-PT"/>
          <w:rPrChange w:id="1252" w:author="Admin" w:date="2013-07-01T00:49:00Z">
            <w:rPr>
              <w:rFonts w:cs="Arial"/>
              <w:szCs w:val="20"/>
              <w:lang w:val="en-US"/>
            </w:rPr>
          </w:rPrChange>
        </w:rPr>
      </w:pPr>
      <w:r>
        <w:rPr>
          <w:rFonts w:cs="Arial"/>
          <w:szCs w:val="20"/>
          <w:highlight w:val="yellow"/>
          <w:lang w:val="pt-PT"/>
        </w:rPr>
        <w:t>1 arquivo final do</w:t>
      </w:r>
      <w:ins w:id="1253" w:author="Admin" w:date="2013-07-01T00:46:00Z">
        <w:r w:rsidR="005F427D" w:rsidRPr="00A20DF3">
          <w:rPr>
            <w:rFonts w:cs="Arial"/>
            <w:szCs w:val="20"/>
            <w:highlight w:val="yellow"/>
            <w:lang w:val="pt-PT"/>
            <w:rPrChange w:id="1254" w:author="Admin" w:date="2013-07-01T00:49:00Z">
              <w:rPr>
                <w:rFonts w:cs="Arial"/>
                <w:szCs w:val="20"/>
              </w:rPr>
            </w:rPrChange>
          </w:rPr>
          <w:t xml:space="preserve"> papel carta </w:t>
        </w:r>
      </w:ins>
      <w:r>
        <w:rPr>
          <w:rFonts w:cs="Arial"/>
          <w:szCs w:val="20"/>
          <w:highlight w:val="yellow"/>
          <w:lang w:val="pt-PT"/>
        </w:rPr>
        <w:t xml:space="preserve">em </w:t>
      </w:r>
      <w:ins w:id="1255" w:author="Admin" w:date="2013-07-01T00:46:00Z">
        <w:r w:rsidR="005F427D" w:rsidRPr="00A20DF3">
          <w:rPr>
            <w:rFonts w:cs="Arial"/>
            <w:szCs w:val="20"/>
            <w:highlight w:val="yellow"/>
            <w:lang w:val="pt-PT"/>
            <w:rPrChange w:id="1256" w:author="Admin" w:date="2013-07-01T00:49:00Z">
              <w:rPr>
                <w:rFonts w:cs="Arial"/>
                <w:szCs w:val="20"/>
              </w:rPr>
            </w:rPrChange>
          </w:rPr>
          <w:t>PDF/X-3:2002 (incluindo sangra,</w:t>
        </w:r>
      </w:ins>
      <w:ins w:id="1257" w:author="Admin" w:date="2013-07-01T00:47:00Z">
        <w:r w:rsidR="005F427D" w:rsidRPr="00A20DF3">
          <w:rPr>
            <w:rFonts w:cs="Arial"/>
            <w:szCs w:val="20"/>
            <w:highlight w:val="yellow"/>
            <w:lang w:val="pt-PT"/>
            <w:rPrChange w:id="1258" w:author="Admin" w:date="2013-07-01T00:49:00Z">
              <w:rPr>
                <w:rFonts w:cs="Arial"/>
                <w:szCs w:val="20"/>
              </w:rPr>
            </w:rPrChange>
          </w:rPr>
          <w:t xml:space="preserve"> marcas de corte e </w:t>
        </w:r>
      </w:ins>
      <w:r>
        <w:rPr>
          <w:rFonts w:cs="Arial"/>
          <w:szCs w:val="20"/>
          <w:highlight w:val="yellow"/>
          <w:lang w:val="pt-PT"/>
        </w:rPr>
        <w:t xml:space="preserve">o </w:t>
      </w:r>
      <w:ins w:id="1259" w:author="Admin" w:date="2013-07-01T00:47:00Z">
        <w:r w:rsidR="005F427D" w:rsidRPr="00A20DF3">
          <w:rPr>
            <w:rFonts w:cs="Arial"/>
            <w:szCs w:val="20"/>
            <w:highlight w:val="yellow"/>
            <w:lang w:val="pt-PT"/>
            <w:rPrChange w:id="1260" w:author="Admin" w:date="2013-07-01T00:49:00Z">
              <w:rPr>
                <w:rFonts w:cs="Arial"/>
                <w:szCs w:val="20"/>
              </w:rPr>
            </w:rPrChange>
          </w:rPr>
          <w:t>perfil</w:t>
        </w:r>
      </w:ins>
      <w:r>
        <w:rPr>
          <w:rFonts w:cs="Arial"/>
          <w:szCs w:val="20"/>
          <w:highlight w:val="yellow"/>
          <w:lang w:val="pt-PT"/>
        </w:rPr>
        <w:t xml:space="preserve"> ICC</w:t>
      </w:r>
      <w:ins w:id="1261" w:author="Admin" w:date="2013-07-01T00:47:00Z">
        <w:r w:rsidR="005F427D" w:rsidRPr="00A20DF3">
          <w:rPr>
            <w:rFonts w:cs="Arial"/>
            <w:szCs w:val="20"/>
            <w:highlight w:val="yellow"/>
            <w:lang w:val="pt-PT"/>
            <w:rPrChange w:id="1262" w:author="Admin" w:date="2013-07-01T00:49:00Z">
              <w:rPr>
                <w:rFonts w:cs="Arial"/>
                <w:szCs w:val="20"/>
              </w:rPr>
            </w:rPrChange>
          </w:rPr>
          <w:t xml:space="preserve"> </w:t>
        </w:r>
      </w:ins>
      <w:ins w:id="1263" w:author="Admin" w:date="2013-07-01T00:48:00Z">
        <w:r w:rsidR="005F427D" w:rsidRPr="00A20DF3">
          <w:rPr>
            <w:rFonts w:cs="Arial"/>
            <w:szCs w:val="20"/>
            <w:highlight w:val="yellow"/>
            <w:lang w:val="pt-PT"/>
            <w:rPrChange w:id="1264" w:author="Admin" w:date="2013-07-01T00:49:00Z">
              <w:rPr>
                <w:rFonts w:cs="Arial"/>
                <w:szCs w:val="20"/>
              </w:rPr>
            </w:rPrChange>
          </w:rPr>
          <w:t>pedido nessa tarefa</w:t>
        </w:r>
      </w:ins>
      <w:ins w:id="1265" w:author="Admin" w:date="2013-07-01T00:49:00Z">
        <w:r w:rsidR="005F427D" w:rsidRPr="00A20DF3">
          <w:rPr>
            <w:rFonts w:cs="Arial"/>
            <w:szCs w:val="20"/>
            <w:highlight w:val="yellow"/>
            <w:lang w:val="pt-PT"/>
            <w:rPrChange w:id="1266" w:author="Admin" w:date="2013-07-01T00:49:00Z">
              <w:rPr>
                <w:rFonts w:cs="Arial"/>
                <w:szCs w:val="20"/>
              </w:rPr>
            </w:rPrChange>
          </w:rPr>
          <w:t>)</w:t>
        </w:r>
      </w:ins>
    </w:p>
    <w:p w14:paraId="29676C6B" w14:textId="6AD1AC6C" w:rsidR="00C015C8" w:rsidRPr="00A20DF3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267" w:author="Admin" w:date="2013-07-01T00:49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126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Business Card final composite </w:t>
      </w:r>
      <w:r w:rsidR="002634A2" w:rsidRPr="00A20DF3">
        <w:rPr>
          <w:rFonts w:cs="Arial"/>
          <w:szCs w:val="20"/>
          <w:lang w:val="pt-PT"/>
          <w:rPrChange w:id="126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PDF/X-3:2002 </w:t>
      </w:r>
      <w:r w:rsidRPr="00A20DF3">
        <w:rPr>
          <w:rFonts w:cs="Arial"/>
          <w:szCs w:val="20"/>
          <w:lang w:val="pt-PT"/>
          <w:rPrChange w:id="1270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(including bleed, crop marks and specified output profile)</w:t>
      </w:r>
    </w:p>
    <w:p w14:paraId="6D5D1C61" w14:textId="11548D81" w:rsidR="00FA6493" w:rsidRPr="00A20DF3" w:rsidRDefault="00FA6493" w:rsidP="00FA6493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lang w:val="pt-PT"/>
          <w:rPrChange w:id="1271" w:author="Admin" w:date="2013-07-01T00:49:00Z">
            <w:rPr>
              <w:rFonts w:cs="Arial"/>
              <w:szCs w:val="20"/>
              <w:lang w:val="en-US"/>
            </w:rPr>
          </w:rPrChange>
        </w:rPr>
      </w:pPr>
      <w:r>
        <w:rPr>
          <w:rFonts w:cs="Arial"/>
          <w:szCs w:val="20"/>
          <w:highlight w:val="yellow"/>
          <w:lang w:val="pt-PT"/>
        </w:rPr>
        <w:t>1 arquivo final do</w:t>
      </w:r>
      <w:ins w:id="1272" w:author="Admin" w:date="2013-07-01T00:46:00Z">
        <w:r w:rsidRPr="00A20DF3">
          <w:rPr>
            <w:rFonts w:cs="Arial"/>
            <w:szCs w:val="20"/>
            <w:highlight w:val="yellow"/>
            <w:lang w:val="pt-PT"/>
            <w:rPrChange w:id="1273" w:author="Admin" w:date="2013-07-01T00:49:00Z">
              <w:rPr>
                <w:rFonts w:cs="Arial"/>
                <w:szCs w:val="20"/>
              </w:rPr>
            </w:rPrChange>
          </w:rPr>
          <w:t xml:space="preserve"> </w:t>
        </w:r>
      </w:ins>
      <w:r>
        <w:rPr>
          <w:rFonts w:cs="Arial"/>
          <w:szCs w:val="20"/>
          <w:highlight w:val="yellow"/>
          <w:lang w:val="pt-PT"/>
        </w:rPr>
        <w:t>cartao de visita</w:t>
      </w:r>
      <w:ins w:id="1274" w:author="Admin" w:date="2013-07-01T00:46:00Z">
        <w:r w:rsidRPr="00A20DF3">
          <w:rPr>
            <w:rFonts w:cs="Arial"/>
            <w:szCs w:val="20"/>
            <w:highlight w:val="yellow"/>
            <w:lang w:val="pt-PT"/>
            <w:rPrChange w:id="1275" w:author="Admin" w:date="2013-07-01T00:49:00Z">
              <w:rPr>
                <w:rFonts w:cs="Arial"/>
                <w:szCs w:val="20"/>
              </w:rPr>
            </w:rPrChange>
          </w:rPr>
          <w:t xml:space="preserve"> </w:t>
        </w:r>
      </w:ins>
      <w:r>
        <w:rPr>
          <w:rFonts w:cs="Arial"/>
          <w:szCs w:val="20"/>
          <w:highlight w:val="yellow"/>
          <w:lang w:val="pt-PT"/>
        </w:rPr>
        <w:t xml:space="preserve">em </w:t>
      </w:r>
      <w:ins w:id="1276" w:author="Admin" w:date="2013-07-01T00:46:00Z">
        <w:r w:rsidRPr="00A20DF3">
          <w:rPr>
            <w:rFonts w:cs="Arial"/>
            <w:szCs w:val="20"/>
            <w:highlight w:val="yellow"/>
            <w:lang w:val="pt-PT"/>
            <w:rPrChange w:id="1277" w:author="Admin" w:date="2013-07-01T00:49:00Z">
              <w:rPr>
                <w:rFonts w:cs="Arial"/>
                <w:szCs w:val="20"/>
              </w:rPr>
            </w:rPrChange>
          </w:rPr>
          <w:t>PDF/X-3:2002 (incluindo sangra,</w:t>
        </w:r>
      </w:ins>
      <w:ins w:id="1278" w:author="Admin" w:date="2013-07-01T00:47:00Z">
        <w:r w:rsidRPr="00A20DF3">
          <w:rPr>
            <w:rFonts w:cs="Arial"/>
            <w:szCs w:val="20"/>
            <w:highlight w:val="yellow"/>
            <w:lang w:val="pt-PT"/>
            <w:rPrChange w:id="1279" w:author="Admin" w:date="2013-07-01T00:49:00Z">
              <w:rPr>
                <w:rFonts w:cs="Arial"/>
                <w:szCs w:val="20"/>
              </w:rPr>
            </w:rPrChange>
          </w:rPr>
          <w:t xml:space="preserve"> marcas de corte e </w:t>
        </w:r>
      </w:ins>
      <w:r>
        <w:rPr>
          <w:rFonts w:cs="Arial"/>
          <w:szCs w:val="20"/>
          <w:highlight w:val="yellow"/>
          <w:lang w:val="pt-PT"/>
        </w:rPr>
        <w:t xml:space="preserve">o </w:t>
      </w:r>
      <w:ins w:id="1280" w:author="Admin" w:date="2013-07-01T00:47:00Z">
        <w:r w:rsidRPr="00A20DF3">
          <w:rPr>
            <w:rFonts w:cs="Arial"/>
            <w:szCs w:val="20"/>
            <w:highlight w:val="yellow"/>
            <w:lang w:val="pt-PT"/>
            <w:rPrChange w:id="1281" w:author="Admin" w:date="2013-07-01T00:49:00Z">
              <w:rPr>
                <w:rFonts w:cs="Arial"/>
                <w:szCs w:val="20"/>
              </w:rPr>
            </w:rPrChange>
          </w:rPr>
          <w:t>perfil</w:t>
        </w:r>
      </w:ins>
      <w:r>
        <w:rPr>
          <w:rFonts w:cs="Arial"/>
          <w:szCs w:val="20"/>
          <w:highlight w:val="yellow"/>
          <w:lang w:val="pt-PT"/>
        </w:rPr>
        <w:t xml:space="preserve"> ICC</w:t>
      </w:r>
      <w:ins w:id="1282" w:author="Admin" w:date="2013-07-01T00:47:00Z">
        <w:r w:rsidRPr="00A20DF3">
          <w:rPr>
            <w:rFonts w:cs="Arial"/>
            <w:szCs w:val="20"/>
            <w:highlight w:val="yellow"/>
            <w:lang w:val="pt-PT"/>
            <w:rPrChange w:id="1283" w:author="Admin" w:date="2013-07-01T00:49:00Z">
              <w:rPr>
                <w:rFonts w:cs="Arial"/>
                <w:szCs w:val="20"/>
              </w:rPr>
            </w:rPrChange>
          </w:rPr>
          <w:t xml:space="preserve"> </w:t>
        </w:r>
      </w:ins>
      <w:ins w:id="1284" w:author="Admin" w:date="2013-07-01T00:48:00Z">
        <w:r w:rsidRPr="00A20DF3">
          <w:rPr>
            <w:rFonts w:cs="Arial"/>
            <w:szCs w:val="20"/>
            <w:highlight w:val="yellow"/>
            <w:lang w:val="pt-PT"/>
            <w:rPrChange w:id="1285" w:author="Admin" w:date="2013-07-01T00:49:00Z">
              <w:rPr>
                <w:rFonts w:cs="Arial"/>
                <w:szCs w:val="20"/>
              </w:rPr>
            </w:rPrChange>
          </w:rPr>
          <w:t>pedido nessa tarefa</w:t>
        </w:r>
      </w:ins>
      <w:ins w:id="1286" w:author="Admin" w:date="2013-07-01T00:49:00Z">
        <w:r w:rsidRPr="00A20DF3">
          <w:rPr>
            <w:rFonts w:cs="Arial"/>
            <w:szCs w:val="20"/>
            <w:highlight w:val="yellow"/>
            <w:lang w:val="pt-PT"/>
            <w:rPrChange w:id="1287" w:author="Admin" w:date="2013-07-01T00:49:00Z">
              <w:rPr>
                <w:rFonts w:cs="Arial"/>
                <w:szCs w:val="20"/>
              </w:rPr>
            </w:rPrChange>
          </w:rPr>
          <w:t>)</w:t>
        </w:r>
      </w:ins>
    </w:p>
    <w:p w14:paraId="168F0D1E" w14:textId="04968934" w:rsidR="00F2525A" w:rsidRPr="00A20DF3" w:rsidRDefault="00F2525A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288" w:author="Admin" w:date="2013-07-01T00:53:00Z"/>
          <w:rFonts w:cs="Arial"/>
          <w:szCs w:val="20"/>
          <w:lang w:val="pt-PT"/>
        </w:rPr>
      </w:pPr>
      <w:ins w:id="1289" w:author="Kinder" w:date="2013-06-30T08:50:00Z">
        <w:r w:rsidRPr="00A20DF3">
          <w:rPr>
            <w:rFonts w:cs="Arial"/>
            <w:szCs w:val="20"/>
            <w:lang w:val="pt-PT"/>
          </w:rPr>
          <w:t>The letterhead and business card trimmed</w:t>
        </w:r>
      </w:ins>
      <w:ins w:id="1290" w:author="Kinder" w:date="2013-06-30T08:51:00Z">
        <w:r w:rsidRPr="00A20DF3">
          <w:rPr>
            <w:rFonts w:cs="Arial"/>
            <w:szCs w:val="20"/>
            <w:lang w:val="pt-PT"/>
          </w:rPr>
          <w:t xml:space="preserve"> and mounted onto a single presentation board.</w:t>
        </w:r>
      </w:ins>
    </w:p>
    <w:p w14:paraId="48421EA7" w14:textId="343F7F23" w:rsidR="00A907D9" w:rsidRPr="00A20DF3" w:rsidRDefault="00FA6493" w:rsidP="00FA6493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291" w:author="Kinder" w:date="2013-06-30T08:50:00Z"/>
          <w:rFonts w:cs="Arial"/>
          <w:szCs w:val="20"/>
          <w:highlight w:val="yellow"/>
          <w:lang w:val="pt-PT"/>
          <w:rPrChange w:id="1292" w:author="Admin" w:date="2013-07-01T00:53:00Z">
            <w:rPr>
              <w:ins w:id="1293" w:author="Kinder" w:date="2013-06-30T08:50:00Z"/>
              <w:rFonts w:cs="Arial"/>
              <w:szCs w:val="20"/>
            </w:rPr>
          </w:rPrChange>
        </w:rPr>
      </w:pPr>
      <w:r>
        <w:rPr>
          <w:rFonts w:cs="Arial"/>
          <w:szCs w:val="20"/>
          <w:highlight w:val="yellow"/>
          <w:lang w:val="pt-PT"/>
        </w:rPr>
        <w:t xml:space="preserve">O </w:t>
      </w:r>
      <w:ins w:id="1294" w:author="Admin" w:date="2013-07-01T00:53:00Z">
        <w:r w:rsidR="00A907D9" w:rsidRPr="00A20DF3">
          <w:rPr>
            <w:rFonts w:cs="Arial"/>
            <w:szCs w:val="20"/>
            <w:highlight w:val="yellow"/>
            <w:lang w:val="pt-PT"/>
            <w:rPrChange w:id="1295" w:author="Admin" w:date="2013-07-01T00:53:00Z">
              <w:rPr>
                <w:rFonts w:cs="Arial"/>
                <w:szCs w:val="20"/>
              </w:rPr>
            </w:rPrChange>
          </w:rPr>
          <w:t xml:space="preserve">Papel carta e </w:t>
        </w:r>
      </w:ins>
      <w:r>
        <w:rPr>
          <w:rFonts w:cs="Arial"/>
          <w:szCs w:val="20"/>
          <w:highlight w:val="yellow"/>
          <w:lang w:val="pt-PT"/>
        </w:rPr>
        <w:t>o C</w:t>
      </w:r>
      <w:ins w:id="1296" w:author="Admin" w:date="2013-07-01T00:53:00Z">
        <w:r w:rsidR="00A907D9" w:rsidRPr="00A20DF3">
          <w:rPr>
            <w:rFonts w:cs="Arial"/>
            <w:szCs w:val="20"/>
            <w:highlight w:val="yellow"/>
            <w:lang w:val="pt-PT"/>
            <w:rPrChange w:id="1297" w:author="Admin" w:date="2013-07-01T00:53:00Z">
              <w:rPr>
                <w:rFonts w:cs="Arial"/>
                <w:szCs w:val="20"/>
              </w:rPr>
            </w:rPrChange>
          </w:rPr>
          <w:t xml:space="preserve">artao de visita cortados e montados </w:t>
        </w:r>
      </w:ins>
      <w:r>
        <w:rPr>
          <w:rFonts w:cs="Arial"/>
          <w:szCs w:val="20"/>
          <w:highlight w:val="yellow"/>
          <w:lang w:val="pt-PT"/>
        </w:rPr>
        <w:t>n</w:t>
      </w:r>
      <w:ins w:id="1298" w:author="Admin" w:date="2013-07-01T00:53:00Z">
        <w:r w:rsidR="00A907D9" w:rsidRPr="00A20DF3">
          <w:rPr>
            <w:rFonts w:cs="Arial"/>
            <w:szCs w:val="20"/>
            <w:highlight w:val="yellow"/>
            <w:lang w:val="pt-PT"/>
          </w:rPr>
          <w:t>u</w:t>
        </w:r>
        <w:r w:rsidR="00A907D9" w:rsidRPr="00A20DF3">
          <w:rPr>
            <w:rFonts w:cs="Arial"/>
            <w:szCs w:val="20"/>
            <w:highlight w:val="yellow"/>
            <w:lang w:val="pt-PT"/>
            <w:rPrChange w:id="1299" w:author="Admin" w:date="2013-07-01T00:53:00Z">
              <w:rPr>
                <w:rFonts w:cs="Arial"/>
                <w:szCs w:val="20"/>
              </w:rPr>
            </w:rPrChange>
          </w:rPr>
          <w:t>ma prancha de apresentacao</w:t>
        </w:r>
      </w:ins>
    </w:p>
    <w:p w14:paraId="6BD4C166" w14:textId="052A883A" w:rsidR="001E6D78" w:rsidRPr="00A20DF3" w:rsidRDefault="00A845B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300" w:author="Admin" w:date="2013-07-01T00:54:00Z"/>
          <w:rFonts w:cs="Arial"/>
          <w:szCs w:val="20"/>
          <w:lang w:val="pt-PT"/>
        </w:rPr>
      </w:pPr>
      <w:del w:id="1301" w:author="Kinder" w:date="2013-06-30T08:51:00Z">
        <w:r w:rsidRPr="00A20DF3" w:rsidDel="00F2525A">
          <w:rPr>
            <w:rFonts w:cs="Arial"/>
            <w:szCs w:val="20"/>
            <w:lang w:val="pt-PT"/>
            <w:rPrChange w:id="130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2</w:delText>
        </w:r>
        <w:r w:rsidR="00F91A57" w:rsidRPr="00A20DF3" w:rsidDel="00F2525A">
          <w:rPr>
            <w:rFonts w:cs="Arial"/>
            <w:szCs w:val="20"/>
            <w:lang w:val="pt-PT"/>
            <w:rPrChange w:id="130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printout of your composition </w:delText>
        </w:r>
        <w:r w:rsidRPr="00A20DF3" w:rsidDel="00F2525A">
          <w:rPr>
            <w:rFonts w:cs="Arial"/>
            <w:szCs w:val="20"/>
            <w:lang w:val="pt-PT"/>
            <w:rPrChange w:id="130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trimmed and mounted</w:delText>
        </w:r>
        <w:r w:rsidR="00F91A57" w:rsidRPr="00A20DF3" w:rsidDel="00F2525A">
          <w:rPr>
            <w:rFonts w:cs="Arial"/>
            <w:szCs w:val="20"/>
            <w:lang w:val="pt-PT"/>
            <w:rPrChange w:id="130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on </w:delText>
        </w:r>
        <w:r w:rsidRPr="00A20DF3" w:rsidDel="00F2525A">
          <w:rPr>
            <w:rFonts w:cs="Arial"/>
            <w:szCs w:val="20"/>
            <w:lang w:val="pt-PT"/>
            <w:rPrChange w:id="130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</w:del>
      <w:ins w:id="1307" w:author="Wolfgang J. Toechterle" w:date="2013-05-31T18:03:00Z">
        <w:del w:id="1308" w:author="Kinder" w:date="2013-06-30T08:51:00Z">
          <w:r w:rsidR="00121C3A" w:rsidRPr="00A20DF3" w:rsidDel="00F2525A">
            <w:rPr>
              <w:rFonts w:cs="Arial"/>
              <w:szCs w:val="20"/>
              <w:lang w:val="pt-PT"/>
              <w:rPrChange w:id="1309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one </w:delText>
          </w:r>
        </w:del>
      </w:ins>
      <w:del w:id="1310" w:author="Kinder" w:date="2013-06-30T08:51:00Z">
        <w:r w:rsidR="00F91A57" w:rsidRPr="00A20DF3" w:rsidDel="00F2525A">
          <w:rPr>
            <w:rFonts w:cs="Arial"/>
            <w:szCs w:val="20"/>
            <w:lang w:val="pt-PT"/>
            <w:rPrChange w:id="131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A3 </w:delText>
        </w:r>
        <w:r w:rsidRPr="00A20DF3" w:rsidDel="00F2525A">
          <w:rPr>
            <w:rFonts w:cs="Arial"/>
            <w:szCs w:val="20"/>
            <w:lang w:val="pt-PT"/>
            <w:rPrChange w:id="131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board to fit </w:delText>
        </w:r>
      </w:del>
      <w:ins w:id="1313" w:author="Wolfgang J. Toechterle" w:date="2013-05-31T18:03:00Z">
        <w:del w:id="1314" w:author="Kinder" w:date="2013-06-30T08:51:00Z">
          <w:r w:rsidR="00121C3A" w:rsidRPr="00A20DF3" w:rsidDel="00F2525A">
            <w:rPr>
              <w:rFonts w:cs="Arial"/>
              <w:szCs w:val="20"/>
              <w:lang w:val="pt-PT"/>
              <w:rPrChange w:id="1315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show </w:delText>
          </w:r>
        </w:del>
      </w:ins>
      <w:del w:id="1316" w:author="Kinder" w:date="2013-06-30T08:51:00Z">
        <w:r w:rsidRPr="00A20DF3" w:rsidDel="00F2525A">
          <w:rPr>
            <w:rFonts w:cs="Arial"/>
            <w:szCs w:val="20"/>
            <w:lang w:val="pt-PT"/>
            <w:rPrChange w:id="131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the two designs</w:delText>
        </w:r>
        <w:r w:rsidR="00F91A57" w:rsidRPr="00A20DF3" w:rsidDel="00F2525A">
          <w:rPr>
            <w:rFonts w:cs="Arial"/>
            <w:szCs w:val="20"/>
            <w:lang w:val="pt-PT"/>
            <w:rPrChange w:id="131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</w:del>
      <w:ins w:id="1319" w:author="Kinder" w:date="2013-06-29T14:22:00Z">
        <w:r w:rsidR="00522219" w:rsidRPr="00A20DF3">
          <w:rPr>
            <w:rFonts w:cs="Arial"/>
            <w:szCs w:val="20"/>
            <w:lang w:val="pt-PT"/>
          </w:rPr>
          <w:t>1</w:t>
        </w:r>
      </w:ins>
      <w:ins w:id="1320" w:author="Kinder" w:date="2013-06-29T14:21:00Z">
        <w:r w:rsidR="00522219" w:rsidRPr="00A20DF3">
          <w:rPr>
            <w:rFonts w:cs="Arial"/>
            <w:szCs w:val="20"/>
            <w:lang w:val="pt-PT"/>
          </w:rPr>
          <w:t xml:space="preserve"> </w:t>
        </w:r>
      </w:ins>
      <w:ins w:id="1321" w:author="Kinder" w:date="2013-06-29T14:22:00Z">
        <w:r w:rsidR="00522219" w:rsidRPr="00A20DF3">
          <w:rPr>
            <w:rFonts w:cs="Arial"/>
            <w:szCs w:val="20"/>
            <w:lang w:val="pt-PT"/>
          </w:rPr>
          <w:t xml:space="preserve">A4 </w:t>
        </w:r>
      </w:ins>
      <w:ins w:id="1322" w:author="Kinder" w:date="2013-06-29T14:16:00Z">
        <w:r w:rsidR="001E6D78" w:rsidRPr="00A20DF3">
          <w:rPr>
            <w:rFonts w:cs="Arial"/>
            <w:szCs w:val="20"/>
            <w:lang w:val="pt-PT"/>
          </w:rPr>
          <w:t xml:space="preserve">printout of your </w:t>
        </w:r>
      </w:ins>
      <w:ins w:id="1323" w:author="Kinder" w:date="2013-06-29T14:23:00Z">
        <w:r w:rsidR="00522219" w:rsidRPr="00A20DF3">
          <w:rPr>
            <w:rFonts w:cs="Arial"/>
            <w:szCs w:val="20"/>
            <w:lang w:val="pt-PT"/>
          </w:rPr>
          <w:t>Business Card (front and back)</w:t>
        </w:r>
      </w:ins>
      <w:ins w:id="1324" w:author="Kinder" w:date="2013-06-29T14:16:00Z">
        <w:r w:rsidR="001E6D78" w:rsidRPr="00A20DF3">
          <w:rPr>
            <w:rFonts w:cs="Arial"/>
            <w:szCs w:val="20"/>
            <w:lang w:val="pt-PT"/>
          </w:rPr>
          <w:t xml:space="preserve"> </w:t>
        </w:r>
      </w:ins>
      <w:ins w:id="1325" w:author="Kinder" w:date="2013-06-29T14:17:00Z">
        <w:r w:rsidR="001E6D78" w:rsidRPr="00A20DF3">
          <w:rPr>
            <w:rFonts w:cs="Arial"/>
            <w:szCs w:val="20"/>
            <w:lang w:val="pt-PT"/>
          </w:rPr>
          <w:t xml:space="preserve">with </w:t>
        </w:r>
      </w:ins>
      <w:ins w:id="1326" w:author="Kinder" w:date="2013-06-29T14:19:00Z">
        <w:r w:rsidR="001E6D78" w:rsidRPr="00A20DF3">
          <w:rPr>
            <w:rFonts w:cs="Arial"/>
            <w:szCs w:val="20"/>
            <w:lang w:val="pt-PT"/>
          </w:rPr>
          <w:t xml:space="preserve">ONLY </w:t>
        </w:r>
      </w:ins>
      <w:ins w:id="1327" w:author="Kinder" w:date="2013-06-29T14:17:00Z">
        <w:r w:rsidR="001E6D78" w:rsidRPr="00A20DF3">
          <w:rPr>
            <w:rFonts w:cs="Arial"/>
            <w:szCs w:val="20"/>
            <w:lang w:val="pt-PT"/>
          </w:rPr>
          <w:t>crop marks and bleed marks</w:t>
        </w:r>
      </w:ins>
    </w:p>
    <w:p w14:paraId="6FB5EDA0" w14:textId="63B202CD" w:rsidR="00A907D9" w:rsidRPr="00A20DF3" w:rsidRDefault="00A907D9" w:rsidP="00A91062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328" w:author="Kinder" w:date="2013-06-29T14:23:00Z"/>
          <w:rFonts w:cs="Arial"/>
          <w:szCs w:val="20"/>
          <w:highlight w:val="yellow"/>
          <w:lang w:val="pt-PT"/>
          <w:rPrChange w:id="1329" w:author="Admin" w:date="2013-07-01T00:55:00Z">
            <w:rPr>
              <w:ins w:id="1330" w:author="Kinder" w:date="2013-06-29T14:23:00Z"/>
              <w:rFonts w:cs="Arial"/>
              <w:szCs w:val="20"/>
            </w:rPr>
          </w:rPrChange>
        </w:rPr>
      </w:pPr>
      <w:ins w:id="1331" w:author="Admin" w:date="2013-07-01T00:54:00Z">
        <w:r w:rsidRPr="00A20DF3">
          <w:rPr>
            <w:rFonts w:cs="Arial"/>
            <w:szCs w:val="20"/>
            <w:highlight w:val="yellow"/>
            <w:lang w:val="pt-PT"/>
            <w:rPrChange w:id="1332" w:author="Admin" w:date="2013-07-01T00:55:00Z">
              <w:rPr>
                <w:rFonts w:cs="Arial"/>
                <w:szCs w:val="20"/>
              </w:rPr>
            </w:rPrChange>
          </w:rPr>
          <w:t xml:space="preserve">1 copia impressa em A4 do cartao de visita (frente e verso) </w:t>
        </w:r>
      </w:ins>
      <w:r w:rsidR="00A91062">
        <w:rPr>
          <w:rFonts w:cs="Arial"/>
          <w:szCs w:val="20"/>
          <w:highlight w:val="yellow"/>
          <w:lang w:val="pt-PT"/>
        </w:rPr>
        <w:t>APENAS</w:t>
      </w:r>
      <w:ins w:id="1333" w:author="Admin" w:date="2013-07-01T00:54:00Z">
        <w:r w:rsidRPr="00A20DF3">
          <w:rPr>
            <w:rFonts w:cs="Arial"/>
            <w:szCs w:val="20"/>
            <w:highlight w:val="yellow"/>
            <w:lang w:val="pt-PT"/>
            <w:rPrChange w:id="1334" w:author="Admin" w:date="2013-07-01T00:55:00Z">
              <w:rPr>
                <w:rFonts w:cs="Arial"/>
                <w:szCs w:val="20"/>
              </w:rPr>
            </w:rPrChange>
          </w:rPr>
          <w:t xml:space="preserve"> com as marcas de corte e de sangra</w:t>
        </w:r>
      </w:ins>
    </w:p>
    <w:p w14:paraId="03F54DE2" w14:textId="033094ED" w:rsidR="00522219" w:rsidRPr="00A20DF3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335" w:author="Admin" w:date="2013-07-01T00:55:00Z"/>
          <w:rFonts w:cs="Arial"/>
          <w:szCs w:val="20"/>
          <w:lang w:val="pt-PT"/>
        </w:rPr>
      </w:pPr>
      <w:ins w:id="1336" w:author="Kinder" w:date="2013-06-29T14:23:00Z">
        <w:r w:rsidRPr="00A20DF3">
          <w:rPr>
            <w:rFonts w:cs="Arial"/>
            <w:szCs w:val="20"/>
            <w:lang w:val="pt-PT"/>
          </w:rPr>
          <w:t>1 A3 printout of your Letterhead with ONLY crop marks and bleed marks</w:t>
        </w:r>
      </w:ins>
    </w:p>
    <w:p w14:paraId="48D12499" w14:textId="6AFF5145" w:rsidR="00A907D9" w:rsidRPr="00A20DF3" w:rsidRDefault="00A907D9" w:rsidP="00A91062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lang w:val="pt-PT"/>
          <w:rPrChange w:id="1337" w:author="Admin" w:date="2013-07-01T00:55:00Z">
            <w:rPr>
              <w:rFonts w:cs="Arial"/>
              <w:szCs w:val="20"/>
              <w:lang w:val="en-US"/>
            </w:rPr>
          </w:rPrChange>
        </w:rPr>
      </w:pPr>
      <w:ins w:id="1338" w:author="Admin" w:date="2013-07-01T00:55:00Z">
        <w:r w:rsidRPr="00A20DF3">
          <w:rPr>
            <w:rFonts w:cs="Arial"/>
            <w:szCs w:val="20"/>
            <w:highlight w:val="yellow"/>
            <w:lang w:val="pt-PT"/>
            <w:rPrChange w:id="1339" w:author="Admin" w:date="2013-07-01T00:55:00Z">
              <w:rPr>
                <w:rFonts w:cs="Arial"/>
                <w:szCs w:val="20"/>
              </w:rPr>
            </w:rPrChange>
          </w:rPr>
          <w:t xml:space="preserve">1 copia impressa em A3 do papel carta </w:t>
        </w:r>
      </w:ins>
      <w:r w:rsidR="00A91062">
        <w:rPr>
          <w:rFonts w:cs="Arial"/>
          <w:szCs w:val="20"/>
          <w:highlight w:val="yellow"/>
          <w:lang w:val="pt-PT"/>
        </w:rPr>
        <w:t>APENAS</w:t>
      </w:r>
      <w:ins w:id="1340" w:author="Admin" w:date="2013-07-01T00:55:00Z">
        <w:r w:rsidRPr="00A20DF3">
          <w:rPr>
            <w:rFonts w:cs="Arial"/>
            <w:szCs w:val="20"/>
            <w:highlight w:val="yellow"/>
            <w:lang w:val="pt-PT"/>
            <w:rPrChange w:id="1341" w:author="Admin" w:date="2013-07-01T00:55:00Z">
              <w:rPr>
                <w:rFonts w:cs="Arial"/>
                <w:szCs w:val="20"/>
              </w:rPr>
            </w:rPrChange>
          </w:rPr>
          <w:t xml:space="preserve"> com as marcas de corte e de sangra</w:t>
        </w:r>
      </w:ins>
    </w:p>
    <w:p w14:paraId="5464B9AF" w14:textId="6DE8F350" w:rsidR="00812176" w:rsidRPr="00A20DF3" w:rsidRDefault="00812176" w:rsidP="0081217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342" w:author="Admin" w:date="2013-07-01T00:56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134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2 final </w:t>
      </w:r>
      <w:r w:rsidR="002634A2" w:rsidRPr="00A20DF3">
        <w:rPr>
          <w:rFonts w:cs="Arial"/>
          <w:szCs w:val="20"/>
          <w:lang w:val="pt-PT"/>
          <w:rPrChange w:id="1344" w:author="Wolfgang J. Toechterle" w:date="2013-06-22T10:32:00Z">
            <w:rPr>
              <w:rFonts w:cs="Arial"/>
              <w:szCs w:val="20"/>
              <w:lang w:val="en-US"/>
            </w:rPr>
          </w:rPrChange>
        </w:rPr>
        <w:t>folders</w:t>
      </w:r>
      <w:r w:rsidRPr="00A20DF3">
        <w:rPr>
          <w:rFonts w:cs="Arial"/>
          <w:szCs w:val="20"/>
          <w:lang w:val="pt-PT"/>
          <w:rPrChange w:id="134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for archiving and printing (including PDF, native files, </w:t>
      </w:r>
      <w:r w:rsidR="002634A2" w:rsidRPr="00A20DF3">
        <w:rPr>
          <w:rFonts w:cs="Arial"/>
          <w:szCs w:val="20"/>
          <w:lang w:val="pt-PT"/>
          <w:rPrChange w:id="1346" w:author="Wolfgang J. Toechterle" w:date="2013-06-22T10:32:00Z">
            <w:rPr>
              <w:rFonts w:cs="Arial"/>
              <w:szCs w:val="20"/>
              <w:lang w:val="en-US"/>
            </w:rPr>
          </w:rPrChange>
        </w:rPr>
        <w:t>fonts,)</w:t>
      </w:r>
    </w:p>
    <w:p w14:paraId="3877D880" w14:textId="4127A006" w:rsidR="00A907D9" w:rsidRPr="00A20DF3" w:rsidRDefault="00A907D9" w:rsidP="00A91062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lang w:val="pt-PT"/>
          <w:rPrChange w:id="1347" w:author="Admin" w:date="2013-07-01T00:56:00Z">
            <w:rPr>
              <w:rFonts w:cs="Arial"/>
              <w:szCs w:val="20"/>
              <w:lang w:val="en-US"/>
            </w:rPr>
          </w:rPrChange>
        </w:rPr>
      </w:pPr>
      <w:ins w:id="1348" w:author="Admin" w:date="2013-07-01T00:56:00Z">
        <w:r w:rsidRPr="00A20DF3">
          <w:rPr>
            <w:rFonts w:cs="Arial"/>
            <w:szCs w:val="20"/>
            <w:highlight w:val="yellow"/>
            <w:lang w:val="pt-PT"/>
            <w:rPrChange w:id="1349" w:author="Admin" w:date="2013-07-01T00:56:00Z">
              <w:rPr>
                <w:rFonts w:cs="Arial"/>
                <w:szCs w:val="20"/>
              </w:rPr>
            </w:rPrChange>
          </w:rPr>
          <w:t xml:space="preserve">2 pastas finais para </w:t>
        </w:r>
      </w:ins>
      <w:r w:rsidR="00A91062">
        <w:rPr>
          <w:rFonts w:cs="Arial"/>
          <w:szCs w:val="20"/>
          <w:highlight w:val="yellow"/>
          <w:lang w:val="pt-PT"/>
        </w:rPr>
        <w:t>arquivo</w:t>
      </w:r>
      <w:ins w:id="1350" w:author="Admin" w:date="2013-07-01T00:56:00Z">
        <w:r w:rsidRPr="00A20DF3">
          <w:rPr>
            <w:rFonts w:cs="Arial"/>
            <w:szCs w:val="20"/>
            <w:highlight w:val="yellow"/>
            <w:lang w:val="pt-PT"/>
            <w:rPrChange w:id="1351" w:author="Admin" w:date="2013-07-01T00:56:00Z">
              <w:rPr>
                <w:rFonts w:cs="Arial"/>
                <w:szCs w:val="20"/>
              </w:rPr>
            </w:rPrChange>
          </w:rPr>
          <w:t xml:space="preserve"> e impressao (incluindo PDF, arquivos nativos e fontes)</w:t>
        </w:r>
      </w:ins>
    </w:p>
    <w:p w14:paraId="4549FAB0" w14:textId="13E26799" w:rsidR="00447A93" w:rsidRDefault="00447A93" w:rsidP="00A91062">
      <w:pPr>
        <w:spacing w:after="200" w:line="276" w:lineRule="auto"/>
        <w:rPr>
          <w:rFonts w:cs="Arial"/>
          <w:szCs w:val="20"/>
          <w:lang w:val="pt-PT"/>
        </w:rPr>
      </w:pPr>
    </w:p>
    <w:p w14:paraId="474855ED" w14:textId="77777777" w:rsidR="00A91062" w:rsidRDefault="00A91062" w:rsidP="005A4A93">
      <w:pPr>
        <w:spacing w:after="200" w:line="276" w:lineRule="auto"/>
        <w:rPr>
          <w:rFonts w:cs="Arial"/>
          <w:szCs w:val="20"/>
          <w:lang w:val="pt-PT"/>
        </w:rPr>
      </w:pPr>
    </w:p>
    <w:p w14:paraId="2306FB32" w14:textId="77777777" w:rsidR="005A4A93" w:rsidRDefault="005A4A93" w:rsidP="005A4A93">
      <w:pPr>
        <w:spacing w:after="200" w:line="276" w:lineRule="auto"/>
        <w:rPr>
          <w:rFonts w:cs="Arial"/>
          <w:szCs w:val="20"/>
          <w:lang w:val="pt-PT"/>
        </w:rPr>
      </w:pPr>
    </w:p>
    <w:p w14:paraId="5DDF6BE1" w14:textId="77777777" w:rsidR="005A4A93" w:rsidRDefault="005A4A93" w:rsidP="005A4A93">
      <w:pPr>
        <w:spacing w:after="200" w:line="276" w:lineRule="auto"/>
        <w:rPr>
          <w:rFonts w:cs="Arial"/>
          <w:szCs w:val="20"/>
          <w:lang w:val="pt-PT"/>
        </w:rPr>
      </w:pPr>
    </w:p>
    <w:p w14:paraId="5F3A71D9" w14:textId="77777777" w:rsidR="005A4A93" w:rsidRDefault="005A4A93" w:rsidP="005A4A93">
      <w:pPr>
        <w:spacing w:after="200" w:line="276" w:lineRule="auto"/>
        <w:rPr>
          <w:rFonts w:cs="Arial"/>
          <w:szCs w:val="20"/>
          <w:lang w:val="pt-PT"/>
        </w:rPr>
      </w:pPr>
    </w:p>
    <w:p w14:paraId="602E8D3D" w14:textId="77777777" w:rsidR="005A4A93" w:rsidRDefault="005A4A93" w:rsidP="005A4A93">
      <w:pPr>
        <w:spacing w:after="200" w:line="276" w:lineRule="auto"/>
        <w:rPr>
          <w:rFonts w:cs="Arial"/>
          <w:szCs w:val="20"/>
          <w:lang w:val="pt-PT"/>
        </w:rPr>
      </w:pPr>
    </w:p>
    <w:p w14:paraId="74ED3D37" w14:textId="77777777" w:rsidR="005A4A93" w:rsidRDefault="005A4A93" w:rsidP="005A4A93">
      <w:pPr>
        <w:spacing w:after="200" w:line="276" w:lineRule="auto"/>
        <w:rPr>
          <w:rFonts w:cs="Arial"/>
          <w:szCs w:val="20"/>
          <w:lang w:val="pt-PT"/>
        </w:rPr>
      </w:pPr>
    </w:p>
    <w:p w14:paraId="4C5261F0" w14:textId="77777777" w:rsidR="005A4A93" w:rsidRPr="00A20DF3" w:rsidDel="00A907D9" w:rsidRDefault="005A4A93" w:rsidP="00A31AC5">
      <w:pPr>
        <w:widowControl w:val="0"/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left="720"/>
        <w:rPr>
          <w:del w:id="1352" w:author="Admin" w:date="2013-07-01T00:57:00Z"/>
          <w:rFonts w:cs="Arial"/>
          <w:szCs w:val="20"/>
          <w:lang w:val="pt-PT"/>
          <w:rPrChange w:id="1353" w:author="Wolfgang J. Toechterle" w:date="2013-06-22T10:32:00Z">
            <w:rPr>
              <w:del w:id="1354" w:author="Admin" w:date="2013-07-01T00:57:00Z"/>
              <w:rFonts w:cs="Arial"/>
              <w:szCs w:val="20"/>
              <w:lang w:val="en-US"/>
            </w:rPr>
          </w:rPrChange>
        </w:rPr>
      </w:pPr>
    </w:p>
    <w:p w14:paraId="54744DA7" w14:textId="77777777" w:rsidR="00F91A57" w:rsidRPr="00A20DF3" w:rsidDel="00A907D9" w:rsidRDefault="00F91A57" w:rsidP="00CE6B36">
      <w:pPr>
        <w:rPr>
          <w:del w:id="1355" w:author="Admin" w:date="2013-07-01T00:57:00Z"/>
          <w:lang w:val="pt-PT"/>
        </w:rPr>
      </w:pPr>
    </w:p>
    <w:p w14:paraId="61A644BB" w14:textId="19C2A6C4" w:rsidR="00A32574" w:rsidRPr="00A20DF3" w:rsidDel="007B1D59" w:rsidRDefault="00A32574">
      <w:pPr>
        <w:spacing w:after="200" w:line="276" w:lineRule="auto"/>
        <w:rPr>
          <w:del w:id="1356" w:author="Admin" w:date="2013-07-01T08:31:00Z"/>
          <w:rFonts w:cs="Arial"/>
          <w:b/>
          <w:bCs/>
          <w:sz w:val="28"/>
          <w:szCs w:val="28"/>
          <w:lang w:val="pt-PT"/>
          <w:rPrChange w:id="1357" w:author="Wolfgang J. Toechterle" w:date="2013-06-22T10:32:00Z">
            <w:rPr>
              <w:del w:id="1358" w:author="Admin" w:date="2013-07-01T08:31:00Z"/>
              <w:rFonts w:cs="Arial"/>
              <w:b/>
              <w:bCs/>
              <w:sz w:val="28"/>
              <w:szCs w:val="28"/>
              <w:lang w:val="en-US"/>
            </w:rPr>
          </w:rPrChange>
        </w:rPr>
      </w:pPr>
      <w:del w:id="1359" w:author="Admin" w:date="2013-07-01T00:57:00Z">
        <w:r w:rsidRPr="00A20DF3" w:rsidDel="00A907D9">
          <w:rPr>
            <w:rFonts w:cs="Arial"/>
            <w:b/>
            <w:bCs/>
            <w:sz w:val="28"/>
            <w:szCs w:val="28"/>
            <w:lang w:val="pt-PT"/>
            <w:rPrChange w:id="1360" w:author="Wolfgang J. Toechterle" w:date="2013-06-22T10:32:00Z">
              <w:rPr>
                <w:rFonts w:cs="Arial"/>
                <w:b/>
                <w:bCs/>
                <w:sz w:val="28"/>
                <w:szCs w:val="28"/>
                <w:lang w:val="en-US"/>
              </w:rPr>
            </w:rPrChange>
          </w:rPr>
          <w:br w:type="page"/>
        </w:r>
      </w:del>
    </w:p>
    <w:p w14:paraId="322D6997" w14:textId="3744B37B" w:rsidR="00E90506" w:rsidRPr="00A20DF3" w:rsidRDefault="00E90506">
      <w:pPr>
        <w:spacing w:after="200" w:line="276" w:lineRule="auto"/>
        <w:rPr>
          <w:ins w:id="1361" w:author="Admin" w:date="2013-07-01T00:57:00Z"/>
          <w:lang w:val="pt-PT"/>
        </w:rPr>
        <w:pPrChange w:id="1362" w:author="Admin" w:date="2013-07-01T08:31:00Z">
          <w:pPr/>
        </w:pPrChange>
      </w:pPr>
      <w:r w:rsidRPr="00A20DF3">
        <w:rPr>
          <w:rFonts w:cs="Arial"/>
          <w:b/>
          <w:bCs/>
          <w:sz w:val="28"/>
          <w:szCs w:val="28"/>
          <w:lang w:val="pt-PT"/>
          <w:rPrChange w:id="1363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3: Entry Ticket</w:t>
      </w:r>
      <w:r w:rsidRPr="00A20DF3">
        <w:rPr>
          <w:lang w:val="pt-PT"/>
        </w:rPr>
        <w:t xml:space="preserve"> </w:t>
      </w:r>
    </w:p>
    <w:p w14:paraId="7070ED44" w14:textId="43D3FCEC" w:rsidR="00A91062" w:rsidRPr="00A20DF3" w:rsidRDefault="00A91062">
      <w:pPr>
        <w:spacing w:after="200" w:line="276" w:lineRule="auto"/>
        <w:rPr>
          <w:ins w:id="1364" w:author="Admin" w:date="2013-07-01T00:57:00Z"/>
          <w:lang w:val="pt-PT"/>
        </w:rPr>
        <w:pPrChange w:id="1365" w:author="Admin" w:date="2013-07-01T08:31:00Z">
          <w:pPr/>
        </w:pPrChange>
      </w:pPr>
      <w:r w:rsidRPr="00A91062">
        <w:rPr>
          <w:rFonts w:cs="Arial"/>
          <w:b/>
          <w:bCs/>
          <w:sz w:val="28"/>
          <w:szCs w:val="28"/>
          <w:highlight w:val="yellow"/>
          <w:lang w:val="pt-PT"/>
          <w:rPrChange w:id="1366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</w:t>
      </w:r>
      <w:r>
        <w:rPr>
          <w:rFonts w:cs="Arial"/>
          <w:b/>
          <w:bCs/>
          <w:sz w:val="28"/>
          <w:szCs w:val="28"/>
          <w:highlight w:val="yellow"/>
          <w:lang w:val="pt-PT"/>
        </w:rPr>
        <w:t>refa</w:t>
      </w:r>
      <w:r w:rsidRPr="00A91062">
        <w:rPr>
          <w:rFonts w:cs="Arial"/>
          <w:b/>
          <w:bCs/>
          <w:sz w:val="28"/>
          <w:szCs w:val="28"/>
          <w:highlight w:val="yellow"/>
          <w:lang w:val="pt-PT"/>
          <w:rPrChange w:id="1367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 xml:space="preserve"> 3: </w:t>
      </w:r>
      <w:r>
        <w:rPr>
          <w:rFonts w:cs="Arial"/>
          <w:b/>
          <w:bCs/>
          <w:sz w:val="28"/>
          <w:szCs w:val="28"/>
          <w:lang w:val="pt-PT"/>
        </w:rPr>
        <w:t>Bilhete de Entrada</w:t>
      </w:r>
      <w:r w:rsidRPr="00A20DF3">
        <w:rPr>
          <w:lang w:val="pt-PT"/>
        </w:rPr>
        <w:t xml:space="preserve"> </w:t>
      </w:r>
    </w:p>
    <w:p w14:paraId="37C5F7FD" w14:textId="77777777" w:rsidR="00B45946" w:rsidRPr="00A20DF3" w:rsidRDefault="00B45946" w:rsidP="00E90506">
      <w:pPr>
        <w:rPr>
          <w:lang w:val="pt-PT"/>
        </w:rPr>
      </w:pPr>
    </w:p>
    <w:p w14:paraId="49AFBC3F" w14:textId="77777777" w:rsidR="00A907D9" w:rsidRPr="00A20DF3" w:rsidRDefault="00B45946">
      <w:pPr>
        <w:rPr>
          <w:ins w:id="1368" w:author="Admin" w:date="2013-07-01T00:57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136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one </w:t>
      </w:r>
      <w:del w:id="1370" w:author="Wolfgang J. Toechterle" w:date="2013-06-22T11:52:00Z">
        <w:r w:rsidRPr="00A20DF3" w:rsidDel="00510F1B">
          <w:rPr>
            <w:rFonts w:cs="Arial"/>
            <w:szCs w:val="20"/>
            <w:lang w:val="pt-PT"/>
            <w:rPrChange w:id="137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372" w:author="Wolfgang J. Toechterle" w:date="2013-06-22T11:52:00Z">
        <w:r w:rsidR="00510F1B" w:rsidRPr="00A20DF3">
          <w:rPr>
            <w:rFonts w:cs="Arial"/>
            <w:szCs w:val="20"/>
            <w:lang w:val="pt-PT"/>
          </w:rPr>
          <w:t>colour</w:t>
        </w:r>
      </w:ins>
      <w:r w:rsidRPr="00A20DF3">
        <w:rPr>
          <w:rFonts w:cs="Arial"/>
          <w:szCs w:val="20"/>
          <w:lang w:val="pt-PT"/>
          <w:rPrChange w:id="1373" w:author="Wolfgang J. Toechterle" w:date="2013-06-22T10:32:00Z">
            <w:rPr>
              <w:rFonts w:cs="Arial"/>
              <w:szCs w:val="20"/>
              <w:lang w:val="en-US"/>
            </w:rPr>
          </w:rPrChange>
        </w:rPr>
        <w:t>, one-sided entry ticket to be given at the entrance to al</w:t>
      </w:r>
      <w:r w:rsidR="00E11010" w:rsidRPr="00A20DF3">
        <w:rPr>
          <w:rFonts w:cs="Arial"/>
          <w:szCs w:val="20"/>
          <w:lang w:val="pt-PT"/>
          <w:rPrChange w:id="1374" w:author="Wolfgang J. Toechterle" w:date="2013-06-22T10:32:00Z">
            <w:rPr>
              <w:rFonts w:cs="Arial"/>
              <w:szCs w:val="20"/>
              <w:lang w:val="en-US"/>
            </w:rPr>
          </w:rPrChange>
        </w:rPr>
        <w:t>l</w:t>
      </w:r>
      <w:r w:rsidRPr="00A20DF3">
        <w:rPr>
          <w:rFonts w:cs="Arial"/>
          <w:szCs w:val="20"/>
          <w:lang w:val="pt-PT"/>
          <w:rPrChange w:id="137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visitors. The client would like to show a consistent design </w:t>
      </w:r>
      <w:r w:rsidR="00E11010" w:rsidRPr="00A20DF3">
        <w:rPr>
          <w:rFonts w:cs="Arial"/>
          <w:szCs w:val="20"/>
          <w:lang w:val="pt-PT"/>
          <w:rPrChange w:id="1376" w:author="Wolfgang J. Toechterle" w:date="2013-06-22T10:32:00Z">
            <w:rPr>
              <w:rFonts w:cs="Arial"/>
              <w:szCs w:val="20"/>
              <w:lang w:val="en-US"/>
            </w:rPr>
          </w:rPrChange>
        </w:rPr>
        <w:t>throughout</w:t>
      </w:r>
      <w:r w:rsidRPr="00A20DF3">
        <w:rPr>
          <w:rFonts w:cs="Arial"/>
          <w:szCs w:val="20"/>
          <w:lang w:val="pt-PT"/>
          <w:rPrChange w:id="137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11010" w:rsidRPr="00A20DF3">
        <w:rPr>
          <w:rFonts w:cs="Arial"/>
          <w:szCs w:val="20"/>
          <w:lang w:val="pt-PT"/>
          <w:rPrChange w:id="1378" w:author="Wolfgang J. Toechterle" w:date="2013-06-22T10:32:00Z">
            <w:rPr>
              <w:rFonts w:cs="Arial"/>
              <w:szCs w:val="20"/>
              <w:lang w:val="en-US"/>
            </w:rPr>
          </w:rPrChange>
        </w:rPr>
        <w:t>all</w:t>
      </w:r>
      <w:r w:rsidRPr="00A20DF3">
        <w:rPr>
          <w:rFonts w:cs="Arial"/>
          <w:szCs w:val="20"/>
          <w:lang w:val="pt-PT"/>
          <w:rPrChange w:id="137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documents. Tradition and modernity are important</w:t>
      </w:r>
      <w:ins w:id="1380" w:author="Kinder" w:date="2013-06-29T11:41:00Z">
        <w:r w:rsidR="00D65436" w:rsidRPr="00A20DF3">
          <w:rPr>
            <w:rFonts w:cs="Arial"/>
            <w:szCs w:val="20"/>
            <w:lang w:val="pt-PT"/>
          </w:rPr>
          <w:t xml:space="preserve">. </w:t>
        </w:r>
      </w:ins>
      <w:ins w:id="1381" w:author="Kinder" w:date="2013-06-30T08:53:00Z">
        <w:r w:rsidR="00F2525A" w:rsidRPr="00A20DF3">
          <w:rPr>
            <w:rFonts w:cs="Arial"/>
            <w:szCs w:val="20"/>
            <w:lang w:val="pt-PT"/>
          </w:rPr>
          <w:t>The given serial number needs to be included in part 1 and part 2 of the ticket.</w:t>
        </w:r>
      </w:ins>
    </w:p>
    <w:p w14:paraId="1C778117" w14:textId="77777777" w:rsidR="00A907D9" w:rsidRPr="00A20DF3" w:rsidRDefault="00A907D9">
      <w:pPr>
        <w:rPr>
          <w:ins w:id="1382" w:author="Admin" w:date="2013-07-01T00:57:00Z"/>
          <w:rFonts w:cs="Arial"/>
          <w:szCs w:val="20"/>
          <w:lang w:val="pt-PT"/>
        </w:rPr>
      </w:pPr>
    </w:p>
    <w:p w14:paraId="7C7AF72C" w14:textId="3F4E8AAF" w:rsidR="00A91062" w:rsidRDefault="00A91062" w:rsidP="002901B9">
      <w:pPr>
        <w:rPr>
          <w:lang w:val="pt-PT"/>
        </w:rPr>
      </w:pPr>
      <w:r>
        <w:rPr>
          <w:rFonts w:cs="Arial"/>
          <w:szCs w:val="20"/>
          <w:highlight w:val="yellow"/>
          <w:lang w:val="pt-PT"/>
        </w:rPr>
        <w:t>Desenha com</w:t>
      </w:r>
      <w:ins w:id="1383" w:author="Admin" w:date="2013-07-01T00:58:00Z">
        <w:r w:rsidR="00A907D9" w:rsidRPr="00A20DF3">
          <w:rPr>
            <w:rFonts w:cs="Arial"/>
            <w:szCs w:val="20"/>
            <w:highlight w:val="yellow"/>
            <w:lang w:val="pt-PT"/>
            <w:rPrChange w:id="1384" w:author="Admin" w:date="2013-07-01T01:02:00Z">
              <w:rPr>
                <w:rFonts w:cs="Arial"/>
                <w:szCs w:val="20"/>
              </w:rPr>
            </w:rPrChange>
          </w:rPr>
          <w:t xml:space="preserve"> uma unica cor e de um unico lado, </w:t>
        </w:r>
      </w:ins>
      <w:ins w:id="1385" w:author="Admin" w:date="2013-07-01T00:59:00Z">
        <w:r w:rsidR="00A907D9" w:rsidRPr="00A20DF3">
          <w:rPr>
            <w:rFonts w:cs="Arial"/>
            <w:szCs w:val="20"/>
            <w:highlight w:val="yellow"/>
            <w:lang w:val="pt-PT"/>
            <w:rPrChange w:id="1386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um </w:t>
        </w:r>
      </w:ins>
      <w:r>
        <w:rPr>
          <w:rFonts w:cs="Arial"/>
          <w:szCs w:val="20"/>
          <w:highlight w:val="yellow"/>
          <w:lang w:val="pt-PT"/>
        </w:rPr>
        <w:t>bilhete</w:t>
      </w:r>
      <w:ins w:id="1387" w:author="Admin" w:date="2013-07-01T00:59:00Z">
        <w:r w:rsidR="00A907D9" w:rsidRPr="00A20DF3">
          <w:rPr>
            <w:rFonts w:cs="Arial"/>
            <w:szCs w:val="20"/>
            <w:highlight w:val="yellow"/>
            <w:lang w:val="pt-PT"/>
            <w:rPrChange w:id="1388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 que sera entregue na entrada para todos os visitantes. O cliente gostaria de apresentar um design coerente </w:t>
        </w:r>
      </w:ins>
      <w:r>
        <w:rPr>
          <w:rFonts w:cs="Arial"/>
          <w:szCs w:val="20"/>
          <w:highlight w:val="yellow"/>
          <w:lang w:val="pt-PT"/>
        </w:rPr>
        <w:t>entre</w:t>
      </w:r>
      <w:ins w:id="1389" w:author="Admin" w:date="2013-07-01T00:59:00Z">
        <w:r w:rsidR="00A907D9" w:rsidRPr="00A20DF3">
          <w:rPr>
            <w:rFonts w:cs="Arial"/>
            <w:szCs w:val="20"/>
            <w:highlight w:val="yellow"/>
            <w:lang w:val="pt-PT"/>
            <w:rPrChange w:id="1390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 todos os documentos. Tradicao e modernidade sao importantes. Os </w:t>
        </w:r>
      </w:ins>
      <w:ins w:id="1391" w:author="Admin" w:date="2013-07-01T01:01:00Z">
        <w:r w:rsidR="00A907D9" w:rsidRPr="00A20DF3">
          <w:rPr>
            <w:rFonts w:cs="Arial"/>
            <w:szCs w:val="20"/>
            <w:highlight w:val="yellow"/>
            <w:lang w:val="pt-PT"/>
            <w:rPrChange w:id="1392" w:author="Admin" w:date="2013-07-01T01:02:00Z">
              <w:rPr>
                <w:rFonts w:cs="Arial"/>
                <w:szCs w:val="20"/>
              </w:rPr>
            </w:rPrChange>
          </w:rPr>
          <w:t xml:space="preserve">numeros  </w:t>
        </w:r>
      </w:ins>
      <w:r>
        <w:rPr>
          <w:rFonts w:cs="Arial"/>
          <w:szCs w:val="20"/>
          <w:highlight w:val="yellow"/>
          <w:lang w:val="pt-PT"/>
        </w:rPr>
        <w:t>de serie</w:t>
      </w:r>
      <w:ins w:id="1393" w:author="Admin" w:date="2013-07-01T01:01:00Z">
        <w:r w:rsidR="00A907D9" w:rsidRPr="00A20DF3">
          <w:rPr>
            <w:rFonts w:cs="Arial"/>
            <w:szCs w:val="20"/>
            <w:highlight w:val="yellow"/>
            <w:lang w:val="pt-PT"/>
            <w:rPrChange w:id="1394" w:author="Admin" w:date="2013-07-01T01:02:00Z">
              <w:rPr>
                <w:rFonts w:cs="Arial"/>
                <w:szCs w:val="20"/>
              </w:rPr>
            </w:rPrChange>
          </w:rPr>
          <w:t xml:space="preserve"> fornecidos precisam ser incluidos nas partes 1 e 2 do ticket.</w:t>
        </w:r>
      </w:ins>
      <w:del w:id="1395" w:author="Kinder" w:date="2013-06-29T11:41:00Z">
        <w:r w:rsidR="00E11010" w:rsidRPr="00A20DF3" w:rsidDel="00D65436">
          <w:rPr>
            <w:rFonts w:cs="Arial"/>
            <w:szCs w:val="20"/>
            <w:highlight w:val="yellow"/>
            <w:lang w:val="pt-PT"/>
            <w:rPrChange w:id="1396" w:author="Admin" w:date="2013-07-01T01:02:00Z">
              <w:rPr>
                <w:rFonts w:cs="Arial"/>
                <w:szCs w:val="20"/>
                <w:lang w:val="en-US"/>
              </w:rPr>
            </w:rPrChange>
          </w:rPr>
          <w:delText>,</w:delText>
        </w:r>
        <w:r w:rsidR="00B45946" w:rsidRPr="00A20DF3" w:rsidDel="00D65436">
          <w:rPr>
            <w:rFonts w:cs="Arial"/>
            <w:szCs w:val="20"/>
            <w:highlight w:val="yellow"/>
            <w:lang w:val="pt-PT"/>
            <w:rPrChange w:id="1397" w:author="Admin" w:date="2013-07-01T01:02:00Z">
              <w:rPr>
                <w:rFonts w:cs="Arial"/>
                <w:szCs w:val="20"/>
                <w:lang w:val="en-US"/>
              </w:rPr>
            </w:rPrChange>
          </w:rPr>
          <w:delText xml:space="preserve"> contemporary look is requested.</w:delText>
        </w:r>
      </w:del>
      <w:ins w:id="1398" w:author="Wolfgang J. Toechterle" w:date="2013-06-22T11:36:00Z">
        <w:del w:id="1399" w:author="Kinder" w:date="2013-06-29T11:41:00Z">
          <w:r w:rsidR="000E276C" w:rsidRPr="00A20DF3" w:rsidDel="00D65436">
            <w:rPr>
              <w:rFonts w:cs="Arial"/>
              <w:szCs w:val="20"/>
              <w:highlight w:val="yellow"/>
              <w:lang w:val="pt-PT"/>
              <w:rPrChange w:id="1400" w:author="Admin" w:date="2013-07-01T01:02:00Z">
                <w:rPr>
                  <w:rFonts w:cs="Arial"/>
                  <w:szCs w:val="20"/>
                </w:rPr>
              </w:rPrChange>
            </w:rPr>
            <w:delText xml:space="preserve"> </w:delText>
          </w:r>
        </w:del>
        <w:del w:id="1401" w:author="Kinder" w:date="2013-06-29T11:42:00Z">
          <w:r w:rsidR="000E276C" w:rsidRPr="00A20DF3" w:rsidDel="00D65436">
            <w:rPr>
              <w:rFonts w:cs="Arial"/>
              <w:szCs w:val="20"/>
              <w:highlight w:val="yellow"/>
              <w:lang w:val="pt-PT"/>
              <w:rPrChange w:id="1402" w:author="Admin" w:date="2013-07-01T01:02:00Z">
                <w:rPr>
                  <w:rFonts w:cs="Arial"/>
                  <w:szCs w:val="20"/>
                </w:rPr>
              </w:rPrChange>
            </w:rPr>
            <w:delText xml:space="preserve">Show </w:delText>
          </w:r>
        </w:del>
        <w:del w:id="1403" w:author="Kinder" w:date="2013-06-30T08:54:00Z">
          <w:r w:rsidR="000E276C" w:rsidRPr="00A20DF3" w:rsidDel="00F2525A">
            <w:rPr>
              <w:rFonts w:cs="Arial"/>
              <w:szCs w:val="20"/>
              <w:highlight w:val="yellow"/>
              <w:lang w:val="pt-PT"/>
              <w:rPrChange w:id="1404" w:author="Admin" w:date="2013-07-01T01:02:00Z">
                <w:rPr>
                  <w:rFonts w:cs="Arial"/>
                  <w:szCs w:val="20"/>
                </w:rPr>
              </w:rPrChange>
            </w:rPr>
            <w:delText>in your design where you would place the serial number on the two parts of the ticket</w:delText>
          </w:r>
        </w:del>
      </w:ins>
      <w:ins w:id="1405" w:author="Wolfgang J. Toechterle" w:date="2013-06-22T11:39:00Z">
        <w:del w:id="1406" w:author="Kinder" w:date="2013-06-30T08:54:00Z">
          <w:r w:rsidR="00107523" w:rsidRPr="00A20DF3" w:rsidDel="00F2525A">
            <w:rPr>
              <w:rFonts w:cs="Arial"/>
              <w:szCs w:val="20"/>
              <w:highlight w:val="yellow"/>
              <w:lang w:val="pt-PT"/>
              <w:rPrChange w:id="1407" w:author="Admin" w:date="2013-07-01T01:02:00Z">
                <w:rPr>
                  <w:rFonts w:cs="Arial"/>
                  <w:szCs w:val="20"/>
                </w:rPr>
              </w:rPrChange>
            </w:rPr>
            <w:delText xml:space="preserve"> (part 1, part 2)</w:delText>
          </w:r>
        </w:del>
      </w:ins>
      <w:ins w:id="1408" w:author="Wolfgang J. Toechterle" w:date="2013-06-22T11:38:00Z">
        <w:del w:id="1409" w:author="Kinder" w:date="2013-06-30T08:54:00Z">
          <w:r w:rsidR="00107523" w:rsidRPr="00A20DF3" w:rsidDel="00F2525A">
            <w:rPr>
              <w:rFonts w:cs="Arial"/>
              <w:szCs w:val="20"/>
              <w:highlight w:val="yellow"/>
              <w:lang w:val="pt-PT"/>
              <w:rPrChange w:id="1410" w:author="Admin" w:date="2013-07-01T01:02:00Z">
                <w:rPr>
                  <w:rFonts w:cs="Arial"/>
                  <w:szCs w:val="20"/>
                </w:rPr>
              </w:rPrChange>
            </w:rPr>
            <w:delText>.</w:delText>
          </w:r>
        </w:del>
      </w:ins>
      <w:del w:id="1411" w:author="Wolfgang J. Toechterle" w:date="2013-06-22T11:36:00Z">
        <w:r w:rsidR="00B45946" w:rsidRPr="00A20DF3" w:rsidDel="000E276C">
          <w:rPr>
            <w:rFonts w:cs="Arial"/>
            <w:szCs w:val="20"/>
            <w:lang w:val="pt-PT"/>
            <w:rPrChange w:id="1412" w:author="Admin" w:date="2013-07-01T00:59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432B1FB0" w14:textId="77777777" w:rsidR="002901B9" w:rsidRPr="002901B9" w:rsidRDefault="002901B9" w:rsidP="002901B9">
      <w:pPr>
        <w:rPr>
          <w:lang w:val="pt-PT"/>
        </w:rPr>
      </w:pPr>
    </w:p>
    <w:p w14:paraId="5B30E334" w14:textId="77777777" w:rsidR="00A91062" w:rsidRDefault="00A91062" w:rsidP="005B138D">
      <w:pPr>
        <w:rPr>
          <w:b/>
          <w:szCs w:val="20"/>
          <w:lang w:val="pt-PT"/>
        </w:rPr>
      </w:pPr>
    </w:p>
    <w:p w14:paraId="0F62EDC4" w14:textId="77777777" w:rsidR="00A91062" w:rsidRDefault="005B138D" w:rsidP="00A91062">
      <w:pPr>
        <w:rPr>
          <w:b/>
          <w:szCs w:val="20"/>
          <w:lang w:val="pt-PT"/>
        </w:rPr>
      </w:pPr>
      <w:r w:rsidRPr="00A20DF3">
        <w:rPr>
          <w:b/>
          <w:szCs w:val="20"/>
          <w:lang w:val="pt-PT"/>
          <w:rPrChange w:id="1413" w:author="Wolfgang J. Toechterle" w:date="2013-06-22T10:32:00Z">
            <w:rPr>
              <w:b/>
              <w:szCs w:val="20"/>
              <w:lang w:val="en-US"/>
            </w:rPr>
          </w:rPrChange>
        </w:rPr>
        <w:t>Required elements</w:t>
      </w:r>
    </w:p>
    <w:p w14:paraId="1D33AD8C" w14:textId="57E2991E" w:rsidR="005B138D" w:rsidRPr="00A20DF3" w:rsidRDefault="00301401" w:rsidP="00A91062">
      <w:pPr>
        <w:rPr>
          <w:b/>
          <w:szCs w:val="20"/>
          <w:lang w:val="pt-PT"/>
          <w:rPrChange w:id="1414" w:author="Wolfgang J. Toechterle" w:date="2013-06-22T10:32:00Z">
            <w:rPr>
              <w:b/>
              <w:szCs w:val="20"/>
              <w:lang w:val="en-US"/>
            </w:rPr>
          </w:rPrChange>
        </w:rPr>
      </w:pPr>
      <w:ins w:id="1415" w:author="Admin" w:date="2013-07-01T01:03:00Z">
        <w:r w:rsidRPr="00A20DF3">
          <w:rPr>
            <w:b/>
            <w:szCs w:val="20"/>
            <w:highlight w:val="yellow"/>
            <w:lang w:val="pt-PT"/>
            <w:rPrChange w:id="1416" w:author="Admin" w:date="2013-07-01T01:03:00Z">
              <w:rPr>
                <w:b/>
                <w:szCs w:val="20"/>
              </w:rPr>
            </w:rPrChange>
          </w:rPr>
          <w:t xml:space="preserve">(Elementos </w:t>
        </w:r>
      </w:ins>
      <w:r w:rsidR="00A91062">
        <w:rPr>
          <w:b/>
          <w:szCs w:val="20"/>
          <w:highlight w:val="yellow"/>
          <w:lang w:val="pt-PT"/>
        </w:rPr>
        <w:t>obrigatorios</w:t>
      </w:r>
      <w:ins w:id="1417" w:author="Admin" w:date="2013-07-01T01:03:00Z">
        <w:r w:rsidRPr="00A20DF3">
          <w:rPr>
            <w:b/>
            <w:szCs w:val="20"/>
            <w:highlight w:val="yellow"/>
            <w:lang w:val="pt-PT"/>
            <w:rPrChange w:id="1418" w:author="Admin" w:date="2013-07-01T01:03:00Z">
              <w:rPr>
                <w:b/>
                <w:szCs w:val="20"/>
              </w:rPr>
            </w:rPrChange>
          </w:rPr>
          <w:t>)</w:t>
        </w:r>
      </w:ins>
    </w:p>
    <w:p w14:paraId="2464B6C5" w14:textId="77777777" w:rsidR="005B138D" w:rsidRPr="00A20DF3" w:rsidRDefault="005B138D" w:rsidP="005B138D">
      <w:pPr>
        <w:rPr>
          <w:lang w:val="pt-PT"/>
          <w:rPrChange w:id="1419" w:author="Wolfgang J. Toechterle" w:date="2013-06-22T10:32:00Z">
            <w:rPr>
              <w:lang w:val="en-US"/>
            </w:rPr>
          </w:rPrChange>
        </w:rPr>
      </w:pPr>
    </w:p>
    <w:p w14:paraId="45CF279F" w14:textId="77777777" w:rsidR="00A91062" w:rsidRDefault="005B138D" w:rsidP="005B138D">
      <w:pPr>
        <w:widowControl w:val="0"/>
        <w:autoSpaceDE w:val="0"/>
        <w:autoSpaceDN w:val="0"/>
        <w:adjustRightInd w:val="0"/>
        <w:rPr>
          <w:lang w:val="pt-PT"/>
        </w:rPr>
      </w:pPr>
      <w:r w:rsidRPr="00A20DF3">
        <w:rPr>
          <w:lang w:val="pt-PT"/>
          <w:rPrChange w:id="1420" w:author="Wolfgang J. Toechterle" w:date="2013-06-22T10:32:00Z">
            <w:rPr>
              <w:lang w:val="en-US"/>
            </w:rPr>
          </w:rPrChange>
        </w:rPr>
        <w:t>Given text</w:t>
      </w:r>
      <w:del w:id="1421" w:author="Kinder" w:date="2013-06-29T11:43:00Z">
        <w:r w:rsidRPr="00A20DF3" w:rsidDel="00D65436">
          <w:rPr>
            <w:lang w:val="pt-PT"/>
            <w:rPrChange w:id="1422" w:author="Wolfgang J. Toechterle" w:date="2013-06-22T10:32:00Z">
              <w:rPr>
                <w:lang w:val="en-US"/>
              </w:rPr>
            </w:rPrChange>
          </w:rPr>
          <w:delText xml:space="preserve">: </w:delText>
        </w:r>
      </w:del>
      <w:ins w:id="1423" w:author="Kinder" w:date="2013-06-29T11:43:00Z">
        <w:r w:rsidR="00D65436" w:rsidRPr="00A20DF3">
          <w:rPr>
            <w:lang w:val="pt-PT"/>
          </w:rPr>
          <w:t xml:space="preserve"> </w:t>
        </w:r>
      </w:ins>
      <w:ins w:id="1424" w:author="Kinder" w:date="2013-06-29T11:52:00Z">
        <w:r w:rsidR="004C4D2C" w:rsidRPr="00A20DF3">
          <w:rPr>
            <w:lang w:val="pt-PT"/>
          </w:rPr>
          <w:t>:</w:t>
        </w:r>
      </w:ins>
    </w:p>
    <w:p w14:paraId="524FA610" w14:textId="0F5E002D" w:rsidR="00292AA9" w:rsidRPr="00A20DF3" w:rsidRDefault="00301401" w:rsidP="005B138D">
      <w:pPr>
        <w:widowControl w:val="0"/>
        <w:autoSpaceDE w:val="0"/>
        <w:autoSpaceDN w:val="0"/>
        <w:adjustRightInd w:val="0"/>
        <w:rPr>
          <w:lang w:val="pt-PT"/>
          <w:rPrChange w:id="1425" w:author="Wolfgang J. Toechterle" w:date="2013-06-22T10:32:00Z">
            <w:rPr>
              <w:lang w:val="en-US"/>
            </w:rPr>
          </w:rPrChange>
        </w:rPr>
      </w:pPr>
      <w:ins w:id="1426" w:author="Admin" w:date="2013-07-01T01:03:00Z">
        <w:r w:rsidRPr="00A20DF3">
          <w:rPr>
            <w:highlight w:val="yellow"/>
            <w:lang w:val="pt-PT"/>
            <w:rPrChange w:id="1427" w:author="Admin" w:date="2013-07-01T01:03:00Z">
              <w:rPr/>
            </w:rPrChange>
          </w:rPr>
          <w:t>(Texto fornecido)</w:t>
        </w:r>
      </w:ins>
    </w:p>
    <w:p w14:paraId="5E28342F" w14:textId="77777777" w:rsidR="00A32574" w:rsidRPr="00A20DF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lang w:val="pt-PT"/>
          <w:rPrChange w:id="1428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 w:val="22"/>
          <w:lang w:val="pt-PT"/>
          <w:rPrChange w:id="1429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Between technology and art</w:t>
      </w:r>
    </w:p>
    <w:p w14:paraId="4766D474" w14:textId="77777777" w:rsidR="00A32574" w:rsidRPr="00A20DF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lang w:val="pt-PT"/>
          <w:rPrChange w:id="1430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 w:val="22"/>
          <w:lang w:val="pt-PT"/>
          <w:rPrChange w:id="1431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Experience type casting, type setting</w:t>
      </w:r>
    </w:p>
    <w:p w14:paraId="329F9617" w14:textId="59798E8F" w:rsidR="00124C60" w:rsidRPr="00A20DF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lang w:val="pt-PT"/>
          <w:rPrChange w:id="1432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 w:val="22"/>
          <w:lang w:val="pt-PT"/>
          <w:rPrChange w:id="1433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and printing processes in a working museum</w:t>
      </w:r>
    </w:p>
    <w:p w14:paraId="7D0CF0D0" w14:textId="77777777" w:rsidR="00124C60" w:rsidRPr="00A20DF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pt-PT"/>
          <w:rPrChange w:id="1434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Cs w:val="20"/>
          <w:lang w:val="pt-PT"/>
          <w:rPrChange w:id="1435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Nonnenstrasse 38, D- 04229 Leipzig</w:t>
      </w:r>
    </w:p>
    <w:p w14:paraId="747F5C96" w14:textId="77777777" w:rsidR="00124C60" w:rsidRPr="00A20DF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pt-PT"/>
          <w:rPrChange w:id="1436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Cs w:val="20"/>
          <w:lang w:val="pt-PT"/>
          <w:rPrChange w:id="1437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Phone +49 (0) 341-231 62 0</w:t>
      </w:r>
    </w:p>
    <w:p w14:paraId="550FDE9A" w14:textId="77777777" w:rsidR="00124C60" w:rsidRPr="00A20DF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pt-PT"/>
          <w:rPrChange w:id="1438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Cs w:val="20"/>
          <w:lang w:val="pt-PT"/>
          <w:rPrChange w:id="1439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16CEC1C4" w14:textId="7521A631" w:rsidR="00A32574" w:rsidRPr="00A20DF3" w:rsidRDefault="00124C60" w:rsidP="00A32574">
      <w:pPr>
        <w:widowControl w:val="0"/>
        <w:autoSpaceDE w:val="0"/>
        <w:autoSpaceDN w:val="0"/>
        <w:adjustRightInd w:val="0"/>
        <w:rPr>
          <w:ins w:id="1440" w:author="Kinder" w:date="2013-06-29T12:01:00Z"/>
          <w:rFonts w:ascii="Times New Roman" w:hAnsi="Times New Roman" w:cs="Times New Roman"/>
          <w:szCs w:val="20"/>
          <w:lang w:val="pt-PT"/>
        </w:rPr>
      </w:pPr>
      <w:r w:rsidRPr="00A20DF3">
        <w:rPr>
          <w:rFonts w:ascii="Times New Roman" w:hAnsi="Times New Roman" w:cs="Times New Roman"/>
          <w:szCs w:val="20"/>
          <w:lang w:val="pt-PT"/>
          <w:rPrChange w:id="1441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Mon</w:t>
      </w:r>
      <w:ins w:id="1442" w:author="Wolfgang J. Toechterle" w:date="2013-06-22T10:35:00Z">
        <w:r w:rsidR="00EA5133" w:rsidRPr="00A20DF3">
          <w:rPr>
            <w:rFonts w:ascii="Times New Roman" w:hAnsi="Times New Roman" w:cs="Times New Roman"/>
            <w:szCs w:val="20"/>
            <w:lang w:val="pt-PT"/>
          </w:rPr>
          <w:t xml:space="preserve"> </w:t>
        </w:r>
      </w:ins>
      <w:r w:rsidRPr="00A20DF3">
        <w:rPr>
          <w:rFonts w:ascii="Times New Roman" w:hAnsi="Times New Roman" w:cs="Times New Roman"/>
          <w:szCs w:val="20"/>
          <w:lang w:val="pt-PT"/>
          <w:rPrChange w:id="1443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- Fri 10 -17, Sun 11 -17, closed Saturday</w:t>
      </w:r>
    </w:p>
    <w:p w14:paraId="0058DAF1" w14:textId="77777777" w:rsidR="00B166BD" w:rsidRPr="00A20DF3" w:rsidRDefault="00B166BD" w:rsidP="00A32574">
      <w:pPr>
        <w:widowControl w:val="0"/>
        <w:autoSpaceDE w:val="0"/>
        <w:autoSpaceDN w:val="0"/>
        <w:adjustRightInd w:val="0"/>
        <w:rPr>
          <w:ins w:id="1444" w:author="Kinder" w:date="2013-06-29T12:01:00Z"/>
          <w:rFonts w:ascii="Times New Roman" w:hAnsi="Times New Roman" w:cs="Times New Roman"/>
          <w:szCs w:val="20"/>
          <w:lang w:val="pt-PT"/>
        </w:rPr>
      </w:pPr>
    </w:p>
    <w:p w14:paraId="6BD40F8A" w14:textId="73A3B1B2" w:rsidR="00B166BD" w:rsidRPr="00A20DF3" w:rsidRDefault="00B166BD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lang w:val="pt-PT"/>
          <w:rPrChange w:id="1445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ins w:id="1446" w:author="Kinder" w:date="2013-06-29T12:01:00Z">
        <w:r w:rsidRPr="00A20DF3">
          <w:rPr>
            <w:rFonts w:ascii="Times New Roman" w:hAnsi="Times New Roman" w:cs="Times New Roman"/>
            <w:szCs w:val="20"/>
            <w:lang w:val="pt-PT"/>
          </w:rPr>
          <w:t xml:space="preserve">Serial number use </w:t>
        </w:r>
      </w:ins>
      <w:ins w:id="1447" w:author="Admin" w:date="2013-07-01T01:04:00Z">
        <w:r w:rsidR="00301401" w:rsidRPr="00A20DF3">
          <w:rPr>
            <w:rFonts w:ascii="Times New Roman" w:hAnsi="Times New Roman" w:cs="Times New Roman"/>
            <w:szCs w:val="20"/>
            <w:lang w:val="pt-PT"/>
          </w:rPr>
          <w:t>(</w:t>
        </w:r>
        <w:r w:rsidR="00301401" w:rsidRPr="00A20DF3">
          <w:rPr>
            <w:rFonts w:ascii="Times New Roman" w:hAnsi="Times New Roman" w:cs="Times New Roman"/>
            <w:szCs w:val="20"/>
            <w:highlight w:val="yellow"/>
            <w:lang w:val="pt-PT"/>
            <w:rPrChange w:id="1448" w:author="Admin" w:date="2013-07-01T01:04:00Z">
              <w:rPr>
                <w:rFonts w:ascii="Times New Roman" w:hAnsi="Times New Roman" w:cs="Times New Roman"/>
                <w:szCs w:val="20"/>
              </w:rPr>
            </w:rPrChange>
          </w:rPr>
          <w:t>numero seriado utilizado)</w:t>
        </w:r>
      </w:ins>
      <w:ins w:id="1449" w:author="Kinder" w:date="2013-06-29T12:01:00Z">
        <w:r w:rsidRPr="00A20DF3">
          <w:rPr>
            <w:rFonts w:ascii="Times New Roman" w:hAnsi="Times New Roman" w:cs="Times New Roman"/>
            <w:szCs w:val="20"/>
            <w:lang w:val="pt-PT"/>
          </w:rPr>
          <w:t>: 247398</w:t>
        </w:r>
      </w:ins>
    </w:p>
    <w:p w14:paraId="14EC3766" w14:textId="77777777" w:rsidR="00A32574" w:rsidRPr="00A20DF3" w:rsidRDefault="00A32574" w:rsidP="00A32574">
      <w:pPr>
        <w:widowControl w:val="0"/>
        <w:autoSpaceDE w:val="0"/>
        <w:autoSpaceDN w:val="0"/>
        <w:adjustRightInd w:val="0"/>
        <w:rPr>
          <w:lang w:val="pt-PT"/>
          <w:rPrChange w:id="1450" w:author="Wolfgang J. Toechterle" w:date="2013-06-22T10:32:00Z">
            <w:rPr>
              <w:lang w:val="en-US"/>
            </w:rPr>
          </w:rPrChange>
        </w:rPr>
      </w:pPr>
    </w:p>
    <w:p w14:paraId="2456F105" w14:textId="77777777" w:rsidR="00A91062" w:rsidRDefault="005B138D" w:rsidP="00A91062">
      <w:pPr>
        <w:rPr>
          <w:lang w:val="pt-PT"/>
        </w:rPr>
      </w:pPr>
      <w:r w:rsidRPr="00A20DF3">
        <w:rPr>
          <w:lang w:val="pt-PT"/>
          <w:rPrChange w:id="1451" w:author="Wolfgang J. Toechterle" w:date="2013-06-22T10:32:00Z">
            <w:rPr>
              <w:lang w:val="en-US"/>
            </w:rPr>
          </w:rPrChange>
        </w:rPr>
        <w:t>Logo</w:t>
      </w:r>
      <w:ins w:id="1452" w:author="Kinder" w:date="2013-06-29T11:51:00Z">
        <w:r w:rsidR="004C4D2C" w:rsidRPr="00A20DF3">
          <w:rPr>
            <w:lang w:val="pt-PT"/>
          </w:rPr>
          <w:t>:</w:t>
        </w:r>
      </w:ins>
      <w:r w:rsidR="00B45946" w:rsidRPr="00A20DF3">
        <w:rPr>
          <w:lang w:val="pt-PT"/>
          <w:rPrChange w:id="1453" w:author="Wolfgang J. Toechterle" w:date="2013-06-22T10:32:00Z">
            <w:rPr>
              <w:lang w:val="en-US"/>
            </w:rPr>
          </w:rPrChange>
        </w:rPr>
        <w:t xml:space="preserve"> </w:t>
      </w:r>
      <w:del w:id="1454" w:author="Kinder" w:date="2013-06-29T11:51:00Z">
        <w:r w:rsidR="00B45946" w:rsidRPr="00A20DF3" w:rsidDel="004C4D2C">
          <w:rPr>
            <w:lang w:val="pt-PT"/>
            <w:rPrChange w:id="1455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B45946" w:rsidRPr="00A20DF3">
        <w:rPr>
          <w:lang w:val="pt-PT"/>
          <w:rPrChange w:id="1456" w:author="Wolfgang J. Toechterle" w:date="2013-06-22T10:32:00Z">
            <w:rPr>
              <w:lang w:val="en-US"/>
            </w:rPr>
          </w:rPrChange>
        </w:rPr>
        <w:t>English version</w:t>
      </w:r>
      <w:r w:rsidR="00FA6E82" w:rsidRPr="00A20DF3">
        <w:rPr>
          <w:lang w:val="pt-PT"/>
          <w:rPrChange w:id="1457" w:author="Wolfgang J. Toechterle" w:date="2013-06-22T10:32:00Z">
            <w:rPr>
              <w:lang w:val="en-US"/>
            </w:rPr>
          </w:rPrChange>
        </w:rPr>
        <w:t xml:space="preserve"> </w:t>
      </w:r>
      <w:del w:id="1458" w:author="Wolfgang J. Toechterle" w:date="2013-06-22T11:24:00Z">
        <w:r w:rsidR="00FA6E82" w:rsidRPr="00A20DF3" w:rsidDel="00B04CCA">
          <w:rPr>
            <w:lang w:val="pt-PT"/>
            <w:rPrChange w:id="1459" w:author="Wolfgang J. Toechterle" w:date="2013-06-22T10:32:00Z">
              <w:rPr>
                <w:lang w:val="en-US"/>
              </w:rPr>
            </w:rPrChange>
          </w:rPr>
          <w:delText>only</w:delText>
        </w:r>
      </w:del>
      <w:ins w:id="1460" w:author="Kinder" w:date="2013-06-29T11:51:00Z">
        <w:r w:rsidR="004C4D2C" w:rsidRPr="00A20DF3">
          <w:rPr>
            <w:lang w:val="pt-PT"/>
          </w:rPr>
          <w:t>only (</w:t>
        </w:r>
      </w:ins>
      <w:ins w:id="1461" w:author="Kinder" w:date="2013-06-29T11:52:00Z">
        <w:r w:rsidR="004C4D2C" w:rsidRPr="00A20DF3">
          <w:rPr>
            <w:lang w:val="pt-PT"/>
          </w:rPr>
          <w:t>1</w:t>
        </w:r>
      </w:ins>
      <w:ins w:id="1462" w:author="Kinder" w:date="2013-06-29T11:53:00Z">
        <w:r w:rsidR="004C4D2C" w:rsidRPr="00A20DF3">
          <w:rPr>
            <w:lang w:val="pt-PT"/>
          </w:rPr>
          <w:t xml:space="preserve"> </w:t>
        </w:r>
      </w:ins>
      <w:ins w:id="1463" w:author="Kinder" w:date="2013-06-29T11:51:00Z">
        <w:r w:rsidR="00F2525A" w:rsidRPr="00A20DF3">
          <w:rPr>
            <w:lang w:val="pt-PT"/>
          </w:rPr>
          <w:t>PMS</w:t>
        </w:r>
        <w:r w:rsidR="004C4D2C" w:rsidRPr="00A20DF3">
          <w:rPr>
            <w:lang w:val="pt-PT"/>
          </w:rPr>
          <w:t xml:space="preserve"> colo</w:t>
        </w:r>
      </w:ins>
      <w:ins w:id="1464" w:author="Kinder" w:date="2013-06-29T11:53:00Z">
        <w:r w:rsidR="004C4D2C" w:rsidRPr="00A20DF3">
          <w:rPr>
            <w:lang w:val="pt-PT"/>
          </w:rPr>
          <w:t>u</w:t>
        </w:r>
      </w:ins>
      <w:ins w:id="1465" w:author="Kinder" w:date="2013-06-29T11:51:00Z">
        <w:r w:rsidR="004C4D2C" w:rsidRPr="00A20DF3">
          <w:rPr>
            <w:lang w:val="pt-PT"/>
          </w:rPr>
          <w:t>r)</w:t>
        </w:r>
      </w:ins>
    </w:p>
    <w:p w14:paraId="5B27D558" w14:textId="41B21AE3" w:rsidR="004C4D2C" w:rsidRPr="00A91062" w:rsidRDefault="00A91062" w:rsidP="00A91062">
      <w:pPr>
        <w:rPr>
          <w:ins w:id="1466" w:author="Kinder" w:date="2013-06-29T11:51:00Z"/>
          <w:bCs/>
          <w:lang w:val="pt-PT"/>
        </w:rPr>
      </w:pPr>
      <w:r w:rsidRPr="00A91062">
        <w:rPr>
          <w:bCs/>
          <w:highlight w:val="yellow"/>
          <w:lang w:val="pt-PT"/>
        </w:rPr>
        <w:t xml:space="preserve">Logo: </w:t>
      </w:r>
      <w:r w:rsidR="00225EC8" w:rsidRPr="00A91062">
        <w:rPr>
          <w:bCs/>
          <w:highlight w:val="yellow"/>
          <w:lang w:val="pt-PT"/>
        </w:rPr>
        <w:t xml:space="preserve">versao em ingles </w:t>
      </w:r>
      <w:r>
        <w:rPr>
          <w:bCs/>
          <w:highlight w:val="yellow"/>
          <w:lang w:val="pt-PT"/>
        </w:rPr>
        <w:t xml:space="preserve">(apenas </w:t>
      </w:r>
      <w:r w:rsidR="00225EC8" w:rsidRPr="00A91062">
        <w:rPr>
          <w:bCs/>
          <w:highlight w:val="yellow"/>
          <w:lang w:val="pt-PT"/>
        </w:rPr>
        <w:t>1</w:t>
      </w:r>
      <w:r>
        <w:rPr>
          <w:bCs/>
          <w:highlight w:val="yellow"/>
          <w:lang w:val="pt-PT"/>
        </w:rPr>
        <w:t xml:space="preserve"> cor</w:t>
      </w:r>
      <w:r w:rsidR="00225EC8" w:rsidRPr="00A91062">
        <w:rPr>
          <w:bCs/>
          <w:highlight w:val="yellow"/>
          <w:lang w:val="pt-PT"/>
        </w:rPr>
        <w:t xml:space="preserve"> PMS</w:t>
      </w:r>
      <w:ins w:id="1467" w:author="Admin" w:date="2013-07-01T01:04:00Z">
        <w:r w:rsidR="00301401" w:rsidRPr="00A91062">
          <w:rPr>
            <w:bCs/>
            <w:highlight w:val="yellow"/>
            <w:lang w:val="pt-PT"/>
            <w:rPrChange w:id="1468" w:author="Admin" w:date="2013-07-01T01:05:00Z">
              <w:rPr/>
            </w:rPrChange>
          </w:rPr>
          <w:t>)</w:t>
        </w:r>
      </w:ins>
    </w:p>
    <w:p w14:paraId="02334E82" w14:textId="77777777" w:rsidR="00A91062" w:rsidRDefault="004C4D2C" w:rsidP="005B138D">
      <w:pPr>
        <w:rPr>
          <w:lang w:val="pt-PT"/>
        </w:rPr>
      </w:pPr>
      <w:ins w:id="1469" w:author="Kinder" w:date="2013-06-29T11:51:00Z">
        <w:r w:rsidRPr="00A20DF3">
          <w:rPr>
            <w:lang w:val="pt-PT"/>
          </w:rPr>
          <w:t>Design: Single side</w:t>
        </w:r>
      </w:ins>
      <w:ins w:id="1470" w:author="Kinder" w:date="2013-06-30T08:55:00Z">
        <w:r w:rsidR="00F2525A" w:rsidRPr="00A20DF3">
          <w:rPr>
            <w:lang w:val="pt-PT"/>
          </w:rPr>
          <w:t>d</w:t>
        </w:r>
      </w:ins>
      <w:ins w:id="1471" w:author="Admin" w:date="2013-07-01T01:05:00Z">
        <w:r w:rsidR="00301401" w:rsidRPr="00A20DF3">
          <w:rPr>
            <w:lang w:val="pt-PT"/>
          </w:rPr>
          <w:t xml:space="preserve"> </w:t>
        </w:r>
      </w:ins>
    </w:p>
    <w:p w14:paraId="0F9555D1" w14:textId="34BB8CF3" w:rsidR="005B138D" w:rsidRPr="00A20DF3" w:rsidDel="00B37A05" w:rsidRDefault="00A91062" w:rsidP="00A91062">
      <w:pPr>
        <w:rPr>
          <w:del w:id="1472" w:author="Wolfgang J. Toechterle" w:date="2013-06-11T08:37:00Z"/>
          <w:lang w:val="pt-PT"/>
          <w:rPrChange w:id="1473" w:author="Wolfgang J. Toechterle" w:date="2013-06-22T10:32:00Z">
            <w:rPr>
              <w:del w:id="1474" w:author="Wolfgang J. Toechterle" w:date="2013-06-11T08:37:00Z"/>
              <w:lang w:val="en-US"/>
            </w:rPr>
          </w:rPrChange>
        </w:rPr>
      </w:pPr>
      <w:r w:rsidRPr="00A91062">
        <w:rPr>
          <w:highlight w:val="yellow"/>
          <w:lang w:val="pt-PT"/>
        </w:rPr>
        <w:t>Design: apenas de um lado</w:t>
      </w:r>
      <w:del w:id="1475" w:author="Wolfgang J. Toechterle" w:date="2013-06-22T11:24:00Z">
        <w:r w:rsidR="005B138D" w:rsidRPr="00A20DF3" w:rsidDel="00B04CCA">
          <w:rPr>
            <w:lang w:val="pt-PT"/>
            <w:rPrChange w:id="1476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del w:id="1477" w:author="Kinder" w:date="2013-06-29T11:50:00Z">
        <w:r w:rsidR="005B138D" w:rsidRPr="00A20DF3" w:rsidDel="004C4D2C">
          <w:rPr>
            <w:lang w:val="pt-PT"/>
            <w:rPrChange w:id="1478" w:author="Wolfgang J. Toechterle" w:date="2013-06-22T10:32:00Z">
              <w:rPr>
                <w:lang w:val="en-US"/>
              </w:rPr>
            </w:rPrChange>
          </w:rPr>
          <w:delText xml:space="preserve">as required </w:delText>
        </w:r>
      </w:del>
    </w:p>
    <w:p w14:paraId="632B0D5F" w14:textId="77777777" w:rsidR="005430DA" w:rsidRPr="00A20DF3" w:rsidRDefault="005430DA" w:rsidP="005B138D">
      <w:pPr>
        <w:rPr>
          <w:lang w:val="pt-PT"/>
          <w:rPrChange w:id="1479" w:author="Wolfgang J. Toechterle" w:date="2013-06-22T10:32:00Z">
            <w:rPr>
              <w:lang w:val="en-US"/>
            </w:rPr>
          </w:rPrChange>
        </w:rPr>
      </w:pPr>
    </w:p>
    <w:p w14:paraId="30469B3D" w14:textId="1F3395C4" w:rsidR="00362398" w:rsidRPr="00A20DF3" w:rsidRDefault="00362398" w:rsidP="005B138D">
      <w:pPr>
        <w:rPr>
          <w:ins w:id="1480" w:author="Admin" w:date="2013-07-01T01:05:00Z"/>
          <w:lang w:val="pt-PT"/>
        </w:rPr>
      </w:pPr>
      <w:r w:rsidRPr="00A20DF3">
        <w:rPr>
          <w:lang w:val="pt-PT"/>
          <w:rPrChange w:id="1481" w:author="Wolfgang J. Toechterle" w:date="2013-06-22T10:32:00Z">
            <w:rPr>
              <w:lang w:val="en-US"/>
            </w:rPr>
          </w:rPrChange>
        </w:rPr>
        <w:t>Font: no specification</w:t>
      </w:r>
      <w:ins w:id="1482" w:author="Admin" w:date="2013-07-01T01:05:00Z">
        <w:r w:rsidR="00301401" w:rsidRPr="00A20DF3">
          <w:rPr>
            <w:lang w:val="pt-PT"/>
          </w:rPr>
          <w:t xml:space="preserve"> </w:t>
        </w:r>
      </w:ins>
    </w:p>
    <w:p w14:paraId="172C728F" w14:textId="4556169C" w:rsidR="00301401" w:rsidRPr="00A20DF3" w:rsidRDefault="00301401" w:rsidP="005B138D">
      <w:pPr>
        <w:rPr>
          <w:ins w:id="1483" w:author="Wolfgang J. Toechterle" w:date="2013-06-22T11:35:00Z"/>
          <w:lang w:val="pt-PT"/>
        </w:rPr>
      </w:pPr>
      <w:ins w:id="1484" w:author="Admin" w:date="2013-07-01T01:05:00Z">
        <w:r w:rsidRPr="00A20DF3">
          <w:rPr>
            <w:highlight w:val="yellow"/>
            <w:lang w:val="pt-PT"/>
            <w:rPrChange w:id="1485" w:author="Admin" w:date="2013-07-01T01:06:00Z">
              <w:rPr/>
            </w:rPrChange>
          </w:rPr>
          <w:t>Fonte – sem especificacao</w:t>
        </w:r>
      </w:ins>
    </w:p>
    <w:p w14:paraId="37801853" w14:textId="416EDF00" w:rsidR="000E276C" w:rsidRPr="00A20DF3" w:rsidRDefault="00107523" w:rsidP="005B138D">
      <w:pPr>
        <w:rPr>
          <w:ins w:id="1486" w:author="Admin" w:date="2013-07-01T01:06:00Z"/>
          <w:lang w:val="pt-PT"/>
        </w:rPr>
      </w:pPr>
      <w:ins w:id="1487" w:author="Wolfgang J. Toechterle" w:date="2013-06-22T11:40:00Z">
        <w:r w:rsidRPr="00A20DF3">
          <w:rPr>
            <w:lang w:val="pt-PT"/>
          </w:rPr>
          <w:t>Serial number</w:t>
        </w:r>
        <w:del w:id="1488" w:author="Kinder" w:date="2013-06-29T11:54:00Z">
          <w:r w:rsidRPr="00A20DF3" w:rsidDel="006F01C5">
            <w:rPr>
              <w:lang w:val="pt-PT"/>
            </w:rPr>
            <w:delText>: two time</w:delText>
          </w:r>
        </w:del>
      </w:ins>
      <w:ins w:id="1489" w:author="Wolfgang J. Toechterle" w:date="2013-06-22T11:41:00Z">
        <w:del w:id="1490" w:author="Kinder" w:date="2013-06-29T11:54:00Z">
          <w:r w:rsidRPr="00A20DF3" w:rsidDel="006F01C5">
            <w:rPr>
              <w:lang w:val="pt-PT"/>
            </w:rPr>
            <w:delText>s</w:delText>
          </w:r>
        </w:del>
      </w:ins>
      <w:ins w:id="1491" w:author="Wolfgang J. Toechterle" w:date="2013-06-22T11:40:00Z">
        <w:del w:id="1492" w:author="Kinder" w:date="2013-06-29T11:54:00Z">
          <w:r w:rsidRPr="00A20DF3" w:rsidDel="006F01C5">
            <w:rPr>
              <w:lang w:val="pt-PT"/>
            </w:rPr>
            <w:delText xml:space="preserve"> on your Desi</w:delText>
          </w:r>
        </w:del>
      </w:ins>
      <w:ins w:id="1493" w:author="Kinder" w:date="2013-06-29T11:54:00Z">
        <w:r w:rsidR="006F01C5" w:rsidRPr="00A20DF3">
          <w:rPr>
            <w:lang w:val="pt-PT"/>
          </w:rPr>
          <w:t xml:space="preserve">: </w:t>
        </w:r>
      </w:ins>
      <w:ins w:id="1494" w:author="Kinder" w:date="2013-06-30T08:55:00Z">
        <w:r w:rsidR="00F2525A" w:rsidRPr="00A20DF3">
          <w:rPr>
            <w:lang w:val="pt-PT"/>
          </w:rPr>
          <w:t>To be on both</w:t>
        </w:r>
      </w:ins>
      <w:ins w:id="1495" w:author="Kinder" w:date="2013-06-29T11:54:00Z">
        <w:r w:rsidR="006F01C5" w:rsidRPr="00A20DF3">
          <w:rPr>
            <w:lang w:val="pt-PT"/>
          </w:rPr>
          <w:t xml:space="preserve"> part</w:t>
        </w:r>
      </w:ins>
      <w:ins w:id="1496" w:author="Kinder" w:date="2013-06-30T08:55:00Z">
        <w:r w:rsidR="00BB5003" w:rsidRPr="00A20DF3">
          <w:rPr>
            <w:lang w:val="pt-PT"/>
          </w:rPr>
          <w:t>s</w:t>
        </w:r>
      </w:ins>
      <w:ins w:id="1497" w:author="Kinder" w:date="2013-06-29T11:54:00Z">
        <w:r w:rsidR="006F01C5" w:rsidRPr="00A20DF3">
          <w:rPr>
            <w:lang w:val="pt-PT"/>
          </w:rPr>
          <w:t xml:space="preserve"> of the ticket </w:t>
        </w:r>
      </w:ins>
      <w:ins w:id="1498" w:author="Wolfgang J. Toechterle" w:date="2013-06-22T11:40:00Z">
        <w:del w:id="1499" w:author="Kinder" w:date="2013-06-29T11:54:00Z">
          <w:r w:rsidRPr="00A20DF3" w:rsidDel="006F01C5">
            <w:rPr>
              <w:lang w:val="pt-PT"/>
            </w:rPr>
            <w:delText xml:space="preserve">gn </w:delText>
          </w:r>
        </w:del>
        <w:r w:rsidRPr="00A20DF3">
          <w:rPr>
            <w:lang w:val="pt-PT"/>
          </w:rPr>
          <w:t xml:space="preserve">(on part 1 and </w:t>
        </w:r>
        <w:del w:id="1500" w:author="Kinder" w:date="2013-06-29T11:53:00Z">
          <w:r w:rsidRPr="00A20DF3" w:rsidDel="006F01C5">
            <w:rPr>
              <w:lang w:val="pt-PT"/>
            </w:rPr>
            <w:delText xml:space="preserve">on </w:delText>
          </w:r>
        </w:del>
        <w:r w:rsidRPr="00A20DF3">
          <w:rPr>
            <w:lang w:val="pt-PT"/>
          </w:rPr>
          <w:t>part 2</w:t>
        </w:r>
      </w:ins>
      <w:ins w:id="1501" w:author="Wolfgang J. Toechterle" w:date="2013-06-22T11:41:00Z">
        <w:del w:id="1502" w:author="Kinder" w:date="2013-06-29T11:54:00Z">
          <w:r w:rsidRPr="00A20DF3" w:rsidDel="006F01C5">
            <w:rPr>
              <w:lang w:val="pt-PT"/>
            </w:rPr>
            <w:delText xml:space="preserve"> divided by the straight line</w:delText>
          </w:r>
        </w:del>
      </w:ins>
      <w:ins w:id="1503" w:author="Wolfgang J. Toechterle" w:date="2013-06-22T11:40:00Z">
        <w:r w:rsidRPr="00A20DF3">
          <w:rPr>
            <w:lang w:val="pt-PT"/>
          </w:rPr>
          <w:t>)</w:t>
        </w:r>
      </w:ins>
      <w:ins w:id="1504" w:author="Kinder" w:date="2013-06-29T11:58:00Z">
        <w:r w:rsidR="00B166BD" w:rsidRPr="00A20DF3">
          <w:rPr>
            <w:lang w:val="pt-PT"/>
          </w:rPr>
          <w:t xml:space="preserve"> </w:t>
        </w:r>
      </w:ins>
    </w:p>
    <w:p w14:paraId="12AE2602" w14:textId="7BF8C5F3" w:rsidR="00301401" w:rsidRPr="00A20DF3" w:rsidRDefault="00301401" w:rsidP="00A91062">
      <w:pPr>
        <w:rPr>
          <w:lang w:val="pt-PT"/>
          <w:rPrChange w:id="1505" w:author="Wolfgang J. Toechterle" w:date="2013-06-22T10:32:00Z">
            <w:rPr>
              <w:lang w:val="en-US"/>
            </w:rPr>
          </w:rPrChange>
        </w:rPr>
      </w:pPr>
      <w:ins w:id="1506" w:author="Admin" w:date="2013-07-01T01:06:00Z">
        <w:r w:rsidRPr="00A20DF3">
          <w:rPr>
            <w:highlight w:val="yellow"/>
            <w:lang w:val="pt-PT"/>
            <w:rPrChange w:id="1507" w:author="Admin" w:date="2013-07-01T01:06:00Z">
              <w:rPr/>
            </w:rPrChange>
          </w:rPr>
          <w:t xml:space="preserve">Numero </w:t>
        </w:r>
      </w:ins>
      <w:r w:rsidR="00A91062">
        <w:rPr>
          <w:highlight w:val="yellow"/>
          <w:lang w:val="pt-PT"/>
        </w:rPr>
        <w:t>de serie</w:t>
      </w:r>
      <w:ins w:id="1508" w:author="Admin" w:date="2013-07-01T01:06:00Z">
        <w:r w:rsidRPr="00A20DF3">
          <w:rPr>
            <w:highlight w:val="yellow"/>
            <w:lang w:val="pt-PT"/>
            <w:rPrChange w:id="1509" w:author="Admin" w:date="2013-07-01T01:06:00Z">
              <w:rPr/>
            </w:rPrChange>
          </w:rPr>
          <w:t xml:space="preserve"> – deve constar das duas partes do ticket (na parte 1 e na parte 2)</w:t>
        </w:r>
      </w:ins>
    </w:p>
    <w:p w14:paraId="6673AC53" w14:textId="77777777" w:rsidR="00A32574" w:rsidRPr="00A20DF3" w:rsidRDefault="00A32574" w:rsidP="005B138D">
      <w:pPr>
        <w:rPr>
          <w:lang w:val="pt-PT"/>
          <w:rPrChange w:id="1510" w:author="Wolfgang J. Toechterle" w:date="2013-06-22T10:32:00Z">
            <w:rPr>
              <w:lang w:val="en-US"/>
            </w:rPr>
          </w:rPrChange>
        </w:rPr>
      </w:pPr>
    </w:p>
    <w:p w14:paraId="437073C2" w14:textId="77777777" w:rsidR="006F01C5" w:rsidRPr="00A20DF3" w:rsidRDefault="00124C60" w:rsidP="005B138D">
      <w:pPr>
        <w:rPr>
          <w:ins w:id="1511" w:author="Kinder" w:date="2013-06-29T11:54:00Z"/>
          <w:lang w:val="pt-PT"/>
        </w:rPr>
      </w:pPr>
      <w:r w:rsidRPr="00A20DF3">
        <w:rPr>
          <w:lang w:val="pt-PT"/>
          <w:rPrChange w:id="1512" w:author="Wolfgang J. Toechterle" w:date="2013-06-22T10:32:00Z">
            <w:rPr>
              <w:lang w:val="en-US"/>
            </w:rPr>
          </w:rPrChange>
        </w:rPr>
        <w:t>QR-Code</w:t>
      </w:r>
      <w:r w:rsidR="00A32574" w:rsidRPr="00A20DF3">
        <w:rPr>
          <w:lang w:val="pt-PT"/>
          <w:rPrChange w:id="1513" w:author="Wolfgang J. Toechterle" w:date="2013-06-22T10:32:00Z">
            <w:rPr>
              <w:lang w:val="en-US"/>
            </w:rPr>
          </w:rPrChange>
        </w:rPr>
        <w:t xml:space="preserve">: </w:t>
      </w:r>
    </w:p>
    <w:p w14:paraId="6B88CC42" w14:textId="77777777" w:rsidR="00301401" w:rsidRPr="00A20DF3" w:rsidRDefault="00FA6E82" w:rsidP="005B138D">
      <w:pPr>
        <w:rPr>
          <w:ins w:id="1514" w:author="Admin" w:date="2013-07-01T01:07:00Z"/>
          <w:lang w:val="pt-PT"/>
        </w:rPr>
      </w:pPr>
      <w:del w:id="1515" w:author="Kinder" w:date="2013-06-29T11:54:00Z">
        <w:r w:rsidRPr="00A20DF3" w:rsidDel="006F01C5">
          <w:rPr>
            <w:lang w:val="pt-PT"/>
            <w:rPrChange w:id="1516" w:author="Wolfgang J. Toechterle" w:date="2013-06-22T10:32:00Z">
              <w:rPr>
                <w:lang w:val="en-US"/>
              </w:rPr>
            </w:rPrChange>
          </w:rPr>
          <w:tab/>
        </w:r>
      </w:del>
      <w:r w:rsidR="00B45946" w:rsidRPr="00A20DF3">
        <w:rPr>
          <w:lang w:val="pt-PT"/>
          <w:rPrChange w:id="1517" w:author="Wolfgang J. Toechterle" w:date="2013-06-22T10:32:00Z">
            <w:rPr>
              <w:lang w:val="en-US"/>
            </w:rPr>
          </w:rPrChange>
        </w:rPr>
        <w:t>minimum size: 20 x 20 mm</w:t>
      </w:r>
      <w:r w:rsidR="00476437" w:rsidRPr="00A20DF3">
        <w:rPr>
          <w:lang w:val="pt-PT"/>
          <w:rPrChange w:id="1518" w:author="Wolfgang J. Toechterle" w:date="2013-06-22T10:32:00Z">
            <w:rPr>
              <w:lang w:val="en-US"/>
            </w:rPr>
          </w:rPrChange>
        </w:rPr>
        <w:t xml:space="preserve">, must be 100% </w:t>
      </w:r>
      <w:del w:id="1519" w:author="Wolfgang J. Toechterle" w:date="2013-06-11T08:36:00Z">
        <w:r w:rsidR="00476437" w:rsidRPr="00A20DF3" w:rsidDel="00B37A05">
          <w:rPr>
            <w:lang w:val="pt-PT"/>
            <w:rPrChange w:id="1520" w:author="Wolfgang J. Toechterle" w:date="2013-06-22T10:32:00Z">
              <w:rPr>
                <w:lang w:val="en-US"/>
              </w:rPr>
            </w:rPrChange>
          </w:rPr>
          <w:delText>black</w:delText>
        </w:r>
      </w:del>
      <w:ins w:id="1521" w:author="Wolfgang J. Toechterle" w:date="2013-06-11T08:36:00Z">
        <w:del w:id="1522" w:author="Kinder" w:date="2013-06-30T08:55:00Z">
          <w:r w:rsidR="00B37A05" w:rsidRPr="00A20DF3" w:rsidDel="00BB5003">
            <w:rPr>
              <w:lang w:val="pt-PT"/>
              <w:rPrChange w:id="1523" w:author="Wolfgang J. Toechterle" w:date="2013-06-22T10:32:00Z">
                <w:rPr>
                  <w:lang w:val="en-US"/>
                </w:rPr>
              </w:rPrChange>
            </w:rPr>
            <w:delText>full</w:delText>
          </w:r>
        </w:del>
        <w:r w:rsidR="00B37A05" w:rsidRPr="00A20DF3">
          <w:rPr>
            <w:lang w:val="pt-PT"/>
            <w:rPrChange w:id="1524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ins w:id="1525" w:author="Wolfgang J. Toechterle" w:date="2013-06-22T11:52:00Z">
        <w:r w:rsidR="00510F1B" w:rsidRPr="00A20DF3">
          <w:rPr>
            <w:lang w:val="pt-PT"/>
          </w:rPr>
          <w:t>colour</w:t>
        </w:r>
      </w:ins>
    </w:p>
    <w:p w14:paraId="00293D9C" w14:textId="45D7E761" w:rsidR="00A32574" w:rsidRPr="00A20DF3" w:rsidDel="00B37A05" w:rsidRDefault="00301401" w:rsidP="00A91062">
      <w:pPr>
        <w:rPr>
          <w:del w:id="1526" w:author="Wolfgang J. Toechterle" w:date="2013-06-11T08:37:00Z"/>
          <w:lang w:val="pt-PT"/>
          <w:rPrChange w:id="1527" w:author="Wolfgang J. Toechterle" w:date="2013-06-22T10:32:00Z">
            <w:rPr>
              <w:del w:id="1528" w:author="Wolfgang J. Toechterle" w:date="2013-06-11T08:37:00Z"/>
              <w:lang w:val="en-US"/>
            </w:rPr>
          </w:rPrChange>
        </w:rPr>
      </w:pPr>
      <w:ins w:id="1529" w:author="Admin" w:date="2013-07-01T01:07:00Z">
        <w:r w:rsidRPr="00A20DF3">
          <w:rPr>
            <w:highlight w:val="yellow"/>
            <w:lang w:val="pt-PT"/>
            <w:rPrChange w:id="1530" w:author="Admin" w:date="2013-07-01T01:08:00Z">
              <w:rPr/>
            </w:rPrChange>
          </w:rPr>
          <w:t xml:space="preserve">Tamanho minimo – 20 x 20 mm, deve </w:t>
        </w:r>
      </w:ins>
      <w:r w:rsidR="00A91062">
        <w:rPr>
          <w:highlight w:val="yellow"/>
          <w:lang w:val="pt-PT"/>
        </w:rPr>
        <w:t>estar a 100% da cor</w:t>
      </w:r>
      <w:del w:id="1531" w:author="Wolfgang J. Toechterle" w:date="2013-05-31T18:05:00Z">
        <w:r w:rsidR="00476437" w:rsidRPr="00A20DF3" w:rsidDel="00142C5A">
          <w:rPr>
            <w:highlight w:val="yellow"/>
            <w:lang w:val="pt-PT"/>
            <w:rPrChange w:id="1532" w:author="Admin" w:date="2013-07-01T01:08:00Z">
              <w:rPr>
                <w:lang w:val="en-US"/>
              </w:rPr>
            </w:rPrChange>
          </w:rPr>
          <w:delText xml:space="preserve"> and Bitmap</w:delText>
        </w:r>
      </w:del>
    </w:p>
    <w:p w14:paraId="785917BE" w14:textId="77777777" w:rsidR="00B37A05" w:rsidRPr="00A20DF3" w:rsidRDefault="00FA6E82" w:rsidP="005B138D">
      <w:pPr>
        <w:rPr>
          <w:ins w:id="1533" w:author="Wolfgang J. Toechterle" w:date="2013-06-11T08:37:00Z"/>
          <w:lang w:val="pt-PT"/>
          <w:rPrChange w:id="1534" w:author="Wolfgang J. Toechterle" w:date="2013-06-22T10:32:00Z">
            <w:rPr>
              <w:ins w:id="1535" w:author="Wolfgang J. Toechterle" w:date="2013-06-11T08:37:00Z"/>
              <w:lang w:val="en-US"/>
            </w:rPr>
          </w:rPrChange>
        </w:rPr>
      </w:pPr>
      <w:r w:rsidRPr="00A20DF3">
        <w:rPr>
          <w:lang w:val="pt-PT"/>
          <w:rPrChange w:id="1536" w:author="Wolfgang J. Toechterle" w:date="2013-06-22T10:32:00Z">
            <w:rPr>
              <w:lang w:val="en-US"/>
            </w:rPr>
          </w:rPrChange>
        </w:rPr>
        <w:tab/>
      </w:r>
      <w:r w:rsidRPr="00A20DF3">
        <w:rPr>
          <w:lang w:val="pt-PT"/>
          <w:rPrChange w:id="1537" w:author="Wolfgang J. Toechterle" w:date="2013-06-22T10:32:00Z">
            <w:rPr>
              <w:lang w:val="en-US"/>
            </w:rPr>
          </w:rPrChange>
        </w:rPr>
        <w:tab/>
      </w:r>
    </w:p>
    <w:p w14:paraId="53908E98" w14:textId="63E4904D" w:rsidR="00FA6E82" w:rsidRPr="00A20DF3" w:rsidRDefault="00FA6E82">
      <w:pPr>
        <w:rPr>
          <w:lang w:val="pt-PT"/>
          <w:rPrChange w:id="1538" w:author="Wolfgang J. Toechterle" w:date="2013-06-22T10:32:00Z">
            <w:rPr>
              <w:lang w:val="en-US"/>
            </w:rPr>
          </w:rPrChange>
        </w:rPr>
      </w:pPr>
      <w:r w:rsidRPr="00A20DF3">
        <w:rPr>
          <w:lang w:val="pt-PT"/>
          <w:rPrChange w:id="1539" w:author="Wolfgang J. Toechterle" w:date="2013-06-22T10:32:00Z">
            <w:rPr>
              <w:lang w:val="en-US"/>
            </w:rPr>
          </w:rPrChange>
        </w:rPr>
        <w:t>F</w:t>
      </w:r>
      <w:del w:id="1540" w:author="Admin" w:date="2013-07-01T01:08:00Z">
        <w:r w:rsidRPr="00A20DF3" w:rsidDel="00301401">
          <w:rPr>
            <w:lang w:val="pt-PT"/>
            <w:rPrChange w:id="1541" w:author="Wolfgang J. Toechterle" w:date="2013-06-22T10:32:00Z">
              <w:rPr>
                <w:lang w:val="en-US"/>
              </w:rPr>
            </w:rPrChange>
          </w:rPr>
          <w:delText>l</w:delText>
        </w:r>
      </w:del>
      <w:r w:rsidRPr="00A20DF3">
        <w:rPr>
          <w:lang w:val="pt-PT"/>
          <w:rPrChange w:id="1542" w:author="Wolfgang J. Toechterle" w:date="2013-06-22T10:32:00Z">
            <w:rPr>
              <w:lang w:val="en-US"/>
            </w:rPr>
          </w:rPrChange>
        </w:rPr>
        <w:t>i</w:t>
      </w:r>
      <w:ins w:id="1543" w:author="Admin" w:date="2013-07-01T01:08:00Z">
        <w:r w:rsidR="00301401" w:rsidRPr="00A20DF3">
          <w:rPr>
            <w:lang w:val="pt-PT"/>
          </w:rPr>
          <w:t>l</w:t>
        </w:r>
      </w:ins>
      <w:r w:rsidRPr="00A20DF3">
        <w:rPr>
          <w:lang w:val="pt-PT"/>
          <w:rPrChange w:id="1544" w:author="Wolfgang J. Toechterle" w:date="2013-06-22T10:32:00Z">
            <w:rPr>
              <w:lang w:val="en-US"/>
            </w:rPr>
          </w:rPrChange>
        </w:rPr>
        <w:t>e: druckkunst.</w:t>
      </w:r>
      <w:ins w:id="1545" w:author="Wolfgang J. Toechterle" w:date="2013-06-07T08:31:00Z">
        <w:r w:rsidR="00DB44DF" w:rsidRPr="00A20DF3">
          <w:rPr>
            <w:lang w:val="pt-PT"/>
            <w:rPrChange w:id="1546" w:author="Wolfgang J. Toechterle" w:date="2013-06-22T10:32:00Z">
              <w:rPr>
                <w:lang w:val="en-US"/>
              </w:rPr>
            </w:rPrChange>
          </w:rPr>
          <w:t>png</w:t>
        </w:r>
      </w:ins>
      <w:del w:id="1547" w:author="Wolfgang J. Toechterle" w:date="2013-06-07T08:31:00Z">
        <w:r w:rsidRPr="00A20DF3" w:rsidDel="00DB44DF">
          <w:rPr>
            <w:lang w:val="pt-PT"/>
            <w:rPrChange w:id="1548" w:author="Wolfgang J. Toechterle" w:date="2013-06-22T10:32:00Z">
              <w:rPr>
                <w:lang w:val="en-US"/>
              </w:rPr>
            </w:rPrChange>
          </w:rPr>
          <w:delText>eps</w:delText>
        </w:r>
      </w:del>
    </w:p>
    <w:p w14:paraId="6D5DE619" w14:textId="08F9B341" w:rsidR="00A32574" w:rsidRPr="00A20DF3" w:rsidRDefault="00A32574" w:rsidP="005B138D">
      <w:pPr>
        <w:rPr>
          <w:lang w:val="pt-PT"/>
          <w:rPrChange w:id="1549" w:author="Wolfgang J. Toechterle" w:date="2013-06-22T10:32:00Z">
            <w:rPr>
              <w:lang w:val="en-US"/>
            </w:rPr>
          </w:rPrChange>
        </w:rPr>
      </w:pPr>
      <w:r w:rsidRPr="00A20DF3">
        <w:rPr>
          <w:noProof/>
          <w:lang w:val="de-DE" w:eastAsia="de-DE"/>
        </w:rPr>
        <w:drawing>
          <wp:inline distT="0" distB="0" distL="0" distR="0" wp14:anchorId="18295D44" wp14:editId="46988F15">
            <wp:extent cx="675640" cy="675640"/>
            <wp:effectExtent l="0" t="0" r="1016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77" cy="67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ABF6" w14:textId="77777777" w:rsidR="00A32574" w:rsidRPr="00A20DF3" w:rsidRDefault="00A32574" w:rsidP="005B138D">
      <w:pPr>
        <w:rPr>
          <w:lang w:val="pt-PT"/>
          <w:rPrChange w:id="1550" w:author="Wolfgang J. Toechterle" w:date="2013-06-22T10:32:00Z">
            <w:rPr>
              <w:lang w:val="en-US"/>
            </w:rPr>
          </w:rPrChange>
        </w:rPr>
      </w:pPr>
    </w:p>
    <w:p w14:paraId="7CF5431A" w14:textId="77777777" w:rsidR="002901B9" w:rsidRDefault="002901B9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</w:p>
    <w:p w14:paraId="681C384D" w14:textId="77777777" w:rsidR="002901B9" w:rsidRDefault="002901B9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</w:p>
    <w:p w14:paraId="1DA8C58E" w14:textId="77777777" w:rsidR="002901B9" w:rsidRDefault="002901B9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</w:p>
    <w:p w14:paraId="6EAF9B6B" w14:textId="77777777" w:rsidR="002901B9" w:rsidRDefault="002901B9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</w:p>
    <w:p w14:paraId="61EA58F9" w14:textId="77777777" w:rsidR="002901B9" w:rsidRDefault="002901B9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</w:p>
    <w:p w14:paraId="76642118" w14:textId="77777777" w:rsidR="002901B9" w:rsidRDefault="002901B9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</w:p>
    <w:p w14:paraId="7A569159" w14:textId="77777777" w:rsidR="002901B9" w:rsidRDefault="002901B9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</w:p>
    <w:p w14:paraId="699277A3" w14:textId="77777777" w:rsidR="00A91062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  <w:r w:rsidRPr="00A20DF3">
        <w:rPr>
          <w:rFonts w:cs="Arial"/>
          <w:b/>
          <w:bCs/>
          <w:szCs w:val="20"/>
          <w:lang w:val="pt-PT"/>
          <w:rPrChange w:id="1551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lastRenderedPageBreak/>
        <w:t>Technical specifications:</w:t>
      </w:r>
      <w:ins w:id="1552" w:author="Admin" w:date="2013-07-01T01:08:00Z">
        <w:r w:rsidR="00301401" w:rsidRPr="00A20DF3">
          <w:rPr>
            <w:rFonts w:cs="Arial"/>
            <w:b/>
            <w:bCs/>
            <w:szCs w:val="20"/>
            <w:lang w:val="pt-PT"/>
          </w:rPr>
          <w:t xml:space="preserve"> </w:t>
        </w:r>
      </w:ins>
    </w:p>
    <w:p w14:paraId="6BA5FDFC" w14:textId="3304910A" w:rsidR="00362398" w:rsidRPr="00A20DF3" w:rsidRDefault="00301401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  <w:rPrChange w:id="155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ins w:id="1554" w:author="Admin" w:date="2013-07-01T01:08:00Z">
        <w:r w:rsidRPr="00A20DF3">
          <w:rPr>
            <w:rFonts w:cs="Arial"/>
            <w:b/>
            <w:bCs/>
            <w:szCs w:val="20"/>
            <w:highlight w:val="yellow"/>
            <w:lang w:val="pt-PT"/>
            <w:rPrChange w:id="1555" w:author="Admin" w:date="2013-07-01T01:08:00Z">
              <w:rPr>
                <w:rFonts w:cs="Arial"/>
                <w:b/>
                <w:bCs/>
                <w:szCs w:val="20"/>
              </w:rPr>
            </w:rPrChange>
          </w:rPr>
          <w:t>(Especificacoes tecnicas)</w:t>
        </w:r>
      </w:ins>
    </w:p>
    <w:p w14:paraId="4FD0BA90" w14:textId="77777777" w:rsidR="00A91062" w:rsidRDefault="00362398" w:rsidP="00A91062">
      <w:pPr>
        <w:rPr>
          <w:lang w:val="pt-PT"/>
        </w:rPr>
      </w:pPr>
      <w:r w:rsidRPr="00A20DF3">
        <w:rPr>
          <w:lang w:val="pt-PT"/>
          <w:rPrChange w:id="1556" w:author="Wolfgang J. Toechterle" w:date="2013-06-22T10:32:00Z">
            <w:rPr>
              <w:lang w:val="en-US"/>
            </w:rPr>
          </w:rPrChange>
        </w:rPr>
        <w:t>Printing</w:t>
      </w:r>
      <w:r w:rsidR="00A91062">
        <w:rPr>
          <w:lang w:val="pt-PT"/>
        </w:rPr>
        <w:t>:</w:t>
      </w:r>
      <w:ins w:id="1557" w:author="Admin" w:date="2013-07-01T01:08:00Z">
        <w:r w:rsidR="00301401" w:rsidRPr="00A20DF3">
          <w:rPr>
            <w:lang w:val="pt-PT"/>
          </w:rPr>
          <w:t xml:space="preserve"> </w:t>
        </w:r>
      </w:ins>
      <w:r w:rsidRPr="00A20DF3">
        <w:rPr>
          <w:lang w:val="pt-PT"/>
          <w:rPrChange w:id="1558" w:author="Wolfgang J. Toechterle" w:date="2013-06-22T10:32:00Z">
            <w:rPr>
              <w:lang w:val="en-US"/>
            </w:rPr>
          </w:rPrChange>
        </w:rPr>
        <w:t>Letterpress</w:t>
      </w:r>
    </w:p>
    <w:p w14:paraId="438A5351" w14:textId="36DF5177" w:rsidR="00A91062" w:rsidRPr="00A20DF3" w:rsidRDefault="00A91062" w:rsidP="00A91062">
      <w:pPr>
        <w:rPr>
          <w:lang w:val="pt-PT"/>
          <w:rPrChange w:id="1559" w:author="Wolfgang J. Toechterle" w:date="2013-06-22T10:32:00Z">
            <w:rPr>
              <w:lang w:val="en-US"/>
            </w:rPr>
          </w:rPrChange>
        </w:rPr>
      </w:pPr>
      <w:r w:rsidRPr="00A91062">
        <w:rPr>
          <w:highlight w:val="yellow"/>
          <w:lang w:val="pt-PT"/>
        </w:rPr>
        <w:t>I</w:t>
      </w:r>
      <w:ins w:id="1560" w:author="Admin" w:date="2013-07-01T01:08:00Z">
        <w:r w:rsidRPr="00A20DF3">
          <w:rPr>
            <w:highlight w:val="yellow"/>
            <w:lang w:val="pt-PT"/>
            <w:rPrChange w:id="1561" w:author="Admin" w:date="2013-07-01T01:09:00Z">
              <w:rPr/>
            </w:rPrChange>
          </w:rPr>
          <w:t>mpressao</w:t>
        </w:r>
      </w:ins>
      <w:r w:rsidRPr="00A20DF3">
        <w:rPr>
          <w:lang w:val="pt-PT"/>
          <w:rPrChange w:id="1562" w:author="Wolfgang J. Toechterle" w:date="2013-06-22T10:32:00Z">
            <w:rPr>
              <w:lang w:val="en-US"/>
            </w:rPr>
          </w:rPrChange>
        </w:rPr>
        <w:t>:</w:t>
      </w:r>
      <w:r>
        <w:rPr>
          <w:lang w:val="pt-PT"/>
        </w:rPr>
        <w:t xml:space="preserve"> tipografica</w:t>
      </w:r>
    </w:p>
    <w:p w14:paraId="25C9C5BD" w14:textId="155E91B0" w:rsidR="00362398" w:rsidRPr="00A20DF3" w:rsidRDefault="002634A2" w:rsidP="00362398">
      <w:pPr>
        <w:rPr>
          <w:ins w:id="1563" w:author="Admin" w:date="2013-07-01T01:09:00Z"/>
          <w:rFonts w:eastAsia="Times New Roman" w:cs="Times New Roman"/>
          <w:lang w:val="pt-PT"/>
        </w:rPr>
      </w:pPr>
      <w:r w:rsidRPr="00A20DF3">
        <w:rPr>
          <w:lang w:val="pt-PT"/>
          <w:rPrChange w:id="1564" w:author="Wolfgang J. Toechterle" w:date="2013-06-22T10:32:00Z">
            <w:rPr>
              <w:lang w:val="en-US"/>
            </w:rPr>
          </w:rPrChange>
        </w:rPr>
        <w:t>Colo</w:t>
      </w:r>
      <w:ins w:id="1565" w:author="Wolfgang J. Toechterle" w:date="2013-06-22T11:52:00Z">
        <w:r w:rsidR="00510F1B" w:rsidRPr="00A20DF3">
          <w:rPr>
            <w:lang w:val="pt-PT"/>
          </w:rPr>
          <w:t>u</w:t>
        </w:r>
      </w:ins>
      <w:r w:rsidRPr="00A20DF3">
        <w:rPr>
          <w:lang w:val="pt-PT"/>
          <w:rPrChange w:id="1566" w:author="Wolfgang J. Toechterle" w:date="2013-06-22T10:32:00Z">
            <w:rPr>
              <w:lang w:val="en-US"/>
            </w:rPr>
          </w:rPrChange>
        </w:rPr>
        <w:t>rs</w:t>
      </w:r>
      <w:r w:rsidR="00362398" w:rsidRPr="00A20DF3">
        <w:rPr>
          <w:lang w:val="pt-PT"/>
          <w:rPrChange w:id="1567" w:author="Wolfgang J. Toechterle" w:date="2013-06-22T10:32:00Z">
            <w:rPr>
              <w:lang w:val="en-US"/>
            </w:rPr>
          </w:rPrChange>
        </w:rPr>
        <w:t xml:space="preserve">: 1 </w:t>
      </w:r>
      <w:del w:id="1568" w:author="Kinder" w:date="2013-06-30T08:56:00Z">
        <w:r w:rsidR="00362398" w:rsidRPr="00A20DF3" w:rsidDel="00BB5003">
          <w:rPr>
            <w:lang w:val="pt-PT"/>
            <w:rPrChange w:id="1569" w:author="Wolfgang J. Toechterle" w:date="2013-06-22T10:32:00Z">
              <w:rPr>
                <w:lang w:val="en-US"/>
              </w:rPr>
            </w:rPrChange>
          </w:rPr>
          <w:delText xml:space="preserve">spot </w:delText>
        </w:r>
      </w:del>
      <w:ins w:id="1570" w:author="Kinder" w:date="2013-06-30T08:56:00Z">
        <w:r w:rsidR="00BB5003" w:rsidRPr="00A20DF3">
          <w:rPr>
            <w:lang w:val="pt-PT"/>
          </w:rPr>
          <w:t>PMS</w:t>
        </w:r>
        <w:r w:rsidR="00BB5003" w:rsidRPr="00A20DF3">
          <w:rPr>
            <w:lang w:val="pt-PT"/>
            <w:rPrChange w:id="1571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del w:id="1572" w:author="Wolfgang J. Toechterle" w:date="2013-06-22T11:52:00Z">
        <w:r w:rsidR="00362398" w:rsidRPr="00A20DF3" w:rsidDel="00510F1B">
          <w:rPr>
            <w:lang w:val="pt-PT"/>
            <w:rPrChange w:id="1573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1574" w:author="Wolfgang J. Toechterle" w:date="2013-06-22T11:52:00Z">
        <w:r w:rsidR="00510F1B" w:rsidRPr="00A20DF3">
          <w:rPr>
            <w:lang w:val="pt-PT"/>
          </w:rPr>
          <w:t>colour</w:t>
        </w:r>
      </w:ins>
      <w:r w:rsidR="00362398" w:rsidRPr="00A20DF3">
        <w:rPr>
          <w:lang w:val="pt-PT"/>
          <w:rPrChange w:id="1575" w:author="Wolfgang J. Toechterle" w:date="2013-06-22T10:32:00Z">
            <w:rPr>
              <w:lang w:val="en-US"/>
            </w:rPr>
          </w:rPrChange>
        </w:rPr>
        <w:t xml:space="preserve">. </w:t>
      </w:r>
      <w:r w:rsidR="00700A10" w:rsidRPr="00A20DF3">
        <w:rPr>
          <w:rFonts w:eastAsia="Times New Roman" w:cs="Times New Roman"/>
          <w:lang w:val="pt-PT"/>
        </w:rPr>
        <w:t xml:space="preserve">Use Pantone </w:t>
      </w:r>
      <w:del w:id="1576" w:author="Wolfgang J. Toechterle" w:date="2013-05-20T21:33:00Z">
        <w:r w:rsidR="00700A10" w:rsidRPr="00A20DF3" w:rsidDel="00B82E92">
          <w:rPr>
            <w:rFonts w:eastAsia="Times New Roman" w:cs="Times New Roman"/>
            <w:lang w:val="pt-PT"/>
          </w:rPr>
          <w:delText xml:space="preserve">Solid </w:delText>
        </w:r>
      </w:del>
      <w:r w:rsidR="00700A10" w:rsidRPr="00A20DF3">
        <w:rPr>
          <w:rFonts w:eastAsia="Times New Roman" w:cs="Times New Roman"/>
          <w:lang w:val="pt-PT"/>
        </w:rPr>
        <w:t>u</w:t>
      </w:r>
      <w:r w:rsidR="00362398" w:rsidRPr="00A20DF3">
        <w:rPr>
          <w:rFonts w:eastAsia="Times New Roman" w:cs="Times New Roman"/>
          <w:lang w:val="pt-PT"/>
        </w:rPr>
        <w:t>ncoated numbers</w:t>
      </w:r>
      <w:ins w:id="1577" w:author="Kinder" w:date="2013-06-30T08:56:00Z">
        <w:r w:rsidR="00BB5003" w:rsidRPr="00A20DF3">
          <w:rPr>
            <w:rFonts w:eastAsia="Times New Roman" w:cs="Times New Roman"/>
            <w:lang w:val="pt-PT"/>
          </w:rPr>
          <w:t>.</w:t>
        </w:r>
      </w:ins>
    </w:p>
    <w:p w14:paraId="7E528FB8" w14:textId="401F403D" w:rsidR="00301401" w:rsidRPr="00A20DF3" w:rsidRDefault="00301401" w:rsidP="00362398">
      <w:pPr>
        <w:rPr>
          <w:lang w:val="pt-PT"/>
          <w:rPrChange w:id="1578" w:author="Wolfgang J. Toechterle" w:date="2013-06-22T10:32:00Z">
            <w:rPr>
              <w:lang w:val="en-US"/>
            </w:rPr>
          </w:rPrChange>
        </w:rPr>
      </w:pPr>
      <w:ins w:id="1579" w:author="Admin" w:date="2013-07-01T01:09:00Z">
        <w:r w:rsidRPr="00A20DF3">
          <w:rPr>
            <w:rFonts w:eastAsia="Times New Roman" w:cs="Times New Roman"/>
            <w:highlight w:val="yellow"/>
            <w:lang w:val="pt-PT"/>
            <w:rPrChange w:id="1580" w:author="Admin" w:date="2013-07-01T01:10:00Z">
              <w:rPr>
                <w:rFonts w:eastAsia="Times New Roman" w:cs="Times New Roman"/>
              </w:rPr>
            </w:rPrChange>
          </w:rPr>
          <w:t xml:space="preserve">Cores – 1 cor </w:t>
        </w:r>
        <w:r w:rsidRPr="00A91062">
          <w:rPr>
            <w:rFonts w:eastAsia="Times New Roman" w:cs="Times New Roman"/>
            <w:highlight w:val="yellow"/>
            <w:lang w:val="pt-PT"/>
            <w:rPrChange w:id="1581" w:author="Admin" w:date="2013-07-01T01:10:00Z">
              <w:rPr>
                <w:rFonts w:eastAsia="Times New Roman" w:cs="Times New Roman"/>
              </w:rPr>
            </w:rPrChange>
          </w:rPr>
          <w:t>PMS</w:t>
        </w:r>
      </w:ins>
      <w:r w:rsidR="00225EC8" w:rsidRPr="00A91062">
        <w:rPr>
          <w:rFonts w:eastAsia="Times New Roman" w:cs="Times New Roman"/>
          <w:highlight w:val="yellow"/>
          <w:lang w:val="pt-PT"/>
        </w:rPr>
        <w:t xml:space="preserve"> </w:t>
      </w:r>
      <w:ins w:id="1582" w:author="Admin" w:date="2013-07-01T01:09:00Z">
        <w:r w:rsidRPr="00A91062">
          <w:rPr>
            <w:rFonts w:eastAsia="Times New Roman" w:cs="Times New Roman"/>
            <w:highlight w:val="yellow"/>
            <w:lang w:val="pt-PT"/>
            <w:rPrChange w:id="1583" w:author="Admin" w:date="2013-07-01T01:10:00Z">
              <w:rPr>
                <w:rFonts w:eastAsia="Times New Roman" w:cs="Times New Roman"/>
              </w:rPr>
            </w:rPrChange>
          </w:rPr>
          <w:t>U</w:t>
        </w:r>
      </w:ins>
      <w:r w:rsidR="00A91062" w:rsidRPr="00A91062">
        <w:rPr>
          <w:rFonts w:eastAsia="Times New Roman" w:cs="Times New Roman"/>
          <w:highlight w:val="yellow"/>
          <w:lang w:val="pt-PT"/>
        </w:rPr>
        <w:t>ncoated.</w:t>
      </w:r>
    </w:p>
    <w:p w14:paraId="48B39E7B" w14:textId="0BAA5F17" w:rsidR="00362398" w:rsidRPr="00A20DF3" w:rsidRDefault="00A32574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584" w:author="Admin" w:date="2013-07-01T01:10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1585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</w:t>
      </w:r>
      <w:r w:rsidR="00362398" w:rsidRPr="00A20DF3">
        <w:rPr>
          <w:rFonts w:cs="Arial"/>
          <w:szCs w:val="20"/>
          <w:lang w:val="pt-PT"/>
          <w:rPrChange w:id="158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mm</w:t>
      </w:r>
      <w:ins w:id="1587" w:author="Wolfgang J. Toechterle" w:date="2013-06-22T11:28:00Z">
        <w:r w:rsidR="00B04CCA" w:rsidRPr="00A20DF3">
          <w:rPr>
            <w:rFonts w:cs="Arial"/>
            <w:szCs w:val="20"/>
            <w:lang w:val="pt-PT"/>
          </w:rPr>
          <w:t xml:space="preserve"> if needed</w:t>
        </w:r>
      </w:ins>
    </w:p>
    <w:p w14:paraId="7239BD11" w14:textId="16B93CEE" w:rsidR="00301401" w:rsidRPr="00A20DF3" w:rsidRDefault="00301401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158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1589" w:author="Admin" w:date="2013-07-01T01:10:00Z">
        <w:r w:rsidRPr="00A20DF3">
          <w:rPr>
            <w:rFonts w:cs="Arial"/>
            <w:szCs w:val="20"/>
            <w:highlight w:val="yellow"/>
            <w:lang w:val="pt-PT"/>
            <w:rPrChange w:id="1590" w:author="Admin" w:date="2013-07-01T01:11:00Z">
              <w:rPr>
                <w:rFonts w:cs="Arial"/>
                <w:szCs w:val="20"/>
              </w:rPr>
            </w:rPrChange>
          </w:rPr>
          <w:t>Sangra – 3mm se necessario</w:t>
        </w:r>
      </w:ins>
    </w:p>
    <w:p w14:paraId="2DB9A3F3" w14:textId="77777777" w:rsidR="004A6F5C" w:rsidRDefault="00362398" w:rsidP="004A6F5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159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1592" w:author="Wolfgang J. Toechterle" w:date="2013-05-20T21:03:00Z">
        <w:r w:rsidR="001C00CF" w:rsidRPr="00A20DF3">
          <w:rPr>
            <w:rFonts w:cs="Arial"/>
            <w:szCs w:val="20"/>
            <w:lang w:val="pt-PT"/>
            <w:rPrChange w:id="159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</w:p>
    <w:p w14:paraId="2DD39EB7" w14:textId="1BCFF6EE" w:rsidR="00362398" w:rsidRPr="00A20DF3" w:rsidRDefault="004A6F5C" w:rsidP="004A6F5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159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1595" w:author="Admin" w:date="2013-07-01T01:11:00Z">
        <w:r w:rsidRPr="00A20DF3">
          <w:rPr>
            <w:rFonts w:cs="Arial"/>
            <w:szCs w:val="20"/>
            <w:highlight w:val="yellow"/>
            <w:lang w:val="pt-PT"/>
            <w:rPrChange w:id="1596" w:author="Admin" w:date="2013-07-01T01:11:00Z">
              <w:rPr>
                <w:rFonts w:cs="Arial"/>
                <w:szCs w:val="20"/>
              </w:rPr>
            </w:rPrChange>
          </w:rPr>
          <w:t>Perfil ICC</w:t>
        </w:r>
      </w:ins>
      <w:r w:rsidRPr="004A6F5C">
        <w:rPr>
          <w:rFonts w:cs="Arial"/>
          <w:szCs w:val="20"/>
          <w:highlight w:val="yellow"/>
          <w:lang w:val="pt-PT"/>
          <w:rPrChange w:id="159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1598" w:author="Wolfgang J. Toechterle" w:date="2013-05-20T21:03:00Z">
        <w:r w:rsidRPr="004A6F5C">
          <w:rPr>
            <w:rFonts w:cs="Arial"/>
            <w:szCs w:val="20"/>
            <w:highlight w:val="yellow"/>
            <w:lang w:val="pt-PT"/>
            <w:rPrChange w:id="159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r w:rsidRPr="004A6F5C" w:rsidDel="001C00CF">
        <w:rPr>
          <w:rFonts w:cs="Arial"/>
          <w:szCs w:val="20"/>
          <w:lang w:val="pt-PT"/>
        </w:rPr>
        <w:t xml:space="preserve"> </w:t>
      </w:r>
      <w:del w:id="1600" w:author="Wolfgang J. Toechterle" w:date="2013-05-20T21:03:00Z">
        <w:r w:rsidR="002634A2" w:rsidRPr="00A20DF3" w:rsidDel="001C00CF">
          <w:rPr>
            <w:rFonts w:cs="Arial"/>
            <w:szCs w:val="20"/>
            <w:lang w:val="pt-PT"/>
            <w:rPrChange w:id="160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6E7236AF" w14:textId="1A0D0108" w:rsidR="00362398" w:rsidRDefault="00362398" w:rsidP="004A6F5C">
      <w:pPr>
        <w:rPr>
          <w:lang w:val="pt-PT"/>
        </w:rPr>
      </w:pPr>
      <w:r w:rsidRPr="00A20DF3">
        <w:rPr>
          <w:lang w:val="pt-PT"/>
          <w:rPrChange w:id="1602" w:author="Wolfgang J. Toechterle" w:date="2013-06-22T10:32:00Z">
            <w:rPr>
              <w:lang w:val="en-US"/>
            </w:rPr>
          </w:rPrChange>
        </w:rPr>
        <w:t>Trim size: 150 x 60 mm</w:t>
      </w:r>
    </w:p>
    <w:p w14:paraId="24DE505D" w14:textId="6AF0C3FE" w:rsidR="004A6F5C" w:rsidRPr="00A20DF3" w:rsidRDefault="004A6F5C" w:rsidP="004A6F5C">
      <w:pPr>
        <w:rPr>
          <w:lang w:val="pt-PT"/>
          <w:rPrChange w:id="1603" w:author="Wolfgang J. Toechterle" w:date="2013-06-22T10:32:00Z">
            <w:rPr>
              <w:lang w:val="en-US"/>
            </w:rPr>
          </w:rPrChange>
        </w:rPr>
      </w:pPr>
      <w:r>
        <w:rPr>
          <w:highlight w:val="yellow"/>
          <w:lang w:val="pt-PT"/>
        </w:rPr>
        <w:t>T</w:t>
      </w:r>
      <w:ins w:id="1604" w:author="Admin" w:date="2013-07-01T01:12:00Z">
        <w:r w:rsidRPr="00A20DF3">
          <w:rPr>
            <w:highlight w:val="yellow"/>
            <w:lang w:val="pt-PT"/>
            <w:rPrChange w:id="1605" w:author="Admin" w:date="2013-07-01T01:12:00Z">
              <w:rPr/>
            </w:rPrChange>
          </w:rPr>
          <w:t>amanho fin</w:t>
        </w:r>
        <w:r w:rsidRPr="004A6F5C">
          <w:rPr>
            <w:highlight w:val="yellow"/>
            <w:lang w:val="pt-PT"/>
            <w:rPrChange w:id="1606" w:author="Admin" w:date="2013-07-01T01:12:00Z">
              <w:rPr/>
            </w:rPrChange>
          </w:rPr>
          <w:t>al</w:t>
        </w:r>
      </w:ins>
      <w:r w:rsidRPr="004A6F5C">
        <w:rPr>
          <w:highlight w:val="yellow"/>
          <w:lang w:val="pt-PT"/>
        </w:rPr>
        <w:t>: 150 x 60 mm</w:t>
      </w:r>
    </w:p>
    <w:p w14:paraId="64D07FD0" w14:textId="5D926DAC" w:rsidR="005B138D" w:rsidRPr="00A20DF3" w:rsidRDefault="005B138D" w:rsidP="005B138D">
      <w:pPr>
        <w:rPr>
          <w:ins w:id="1607" w:author="Admin" w:date="2013-07-01T01:13:00Z"/>
          <w:lang w:val="pt-PT"/>
        </w:rPr>
      </w:pPr>
      <w:del w:id="1608" w:author="Kinder" w:date="2013-06-30T08:57:00Z">
        <w:r w:rsidRPr="00A20DF3" w:rsidDel="00BB5003">
          <w:rPr>
            <w:lang w:val="pt-PT"/>
            <w:rPrChange w:id="1609" w:author="Wolfgang J. Toechterle" w:date="2013-06-22T10:32:00Z">
              <w:rPr>
                <w:lang w:val="en-US"/>
              </w:rPr>
            </w:rPrChange>
          </w:rPr>
          <w:delText>Die Cut</w:delText>
        </w:r>
      </w:del>
      <w:ins w:id="1610" w:author="Kinder" w:date="2013-06-30T08:57:00Z">
        <w:r w:rsidR="00BB5003" w:rsidRPr="00A20DF3">
          <w:rPr>
            <w:lang w:val="pt-PT"/>
          </w:rPr>
          <w:t>Perforation</w:t>
        </w:r>
      </w:ins>
      <w:r w:rsidRPr="00A20DF3">
        <w:rPr>
          <w:lang w:val="pt-PT"/>
          <w:rPrChange w:id="1611" w:author="Wolfgang J. Toechterle" w:date="2013-06-22T10:32:00Z">
            <w:rPr>
              <w:lang w:val="en-US"/>
            </w:rPr>
          </w:rPrChange>
        </w:rPr>
        <w:t xml:space="preserve">: </w:t>
      </w:r>
      <w:ins w:id="1612" w:author="Kinder" w:date="2013-06-30T08:57:00Z">
        <w:r w:rsidR="00BB5003" w:rsidRPr="00A20DF3">
          <w:rPr>
            <w:lang w:val="pt-PT"/>
          </w:rPr>
          <w:t xml:space="preserve">to be indicated with a </w:t>
        </w:r>
      </w:ins>
      <w:r w:rsidRPr="00A20DF3">
        <w:rPr>
          <w:lang w:val="pt-PT"/>
          <w:rPrChange w:id="1613" w:author="Wolfgang J. Toechterle" w:date="2013-06-22T10:32:00Z">
            <w:rPr>
              <w:lang w:val="en-US"/>
            </w:rPr>
          </w:rPrChange>
        </w:rPr>
        <w:t xml:space="preserve">straight </w:t>
      </w:r>
      <w:r w:rsidR="00362398" w:rsidRPr="00A20DF3">
        <w:rPr>
          <w:lang w:val="pt-PT"/>
          <w:rPrChange w:id="1614" w:author="Wolfgang J. Toechterle" w:date="2013-06-22T10:32:00Z">
            <w:rPr>
              <w:lang w:val="en-US"/>
            </w:rPr>
          </w:rPrChange>
        </w:rPr>
        <w:t>vertical</w:t>
      </w:r>
      <w:del w:id="1615" w:author="Kinder" w:date="2013-06-30T08:57:00Z">
        <w:r w:rsidR="00362398" w:rsidRPr="00A20DF3" w:rsidDel="00BB5003">
          <w:rPr>
            <w:lang w:val="pt-PT"/>
            <w:rPrChange w:id="1616" w:author="Wolfgang J. Toechterle" w:date="2013-06-22T10:32:00Z">
              <w:rPr>
                <w:lang w:val="en-US"/>
              </w:rPr>
            </w:rPrChange>
          </w:rPr>
          <w:delText>ly</w:delText>
        </w:r>
      </w:del>
      <w:r w:rsidR="00362398" w:rsidRPr="00A20DF3">
        <w:rPr>
          <w:lang w:val="pt-PT"/>
          <w:rPrChange w:id="1617" w:author="Wolfgang J. Toechterle" w:date="2013-06-22T10:32:00Z">
            <w:rPr>
              <w:lang w:val="en-US"/>
            </w:rPr>
          </w:rPrChange>
        </w:rPr>
        <w:t xml:space="preserve"> </w:t>
      </w:r>
      <w:r w:rsidRPr="00A20DF3">
        <w:rPr>
          <w:lang w:val="pt-PT"/>
          <w:rPrChange w:id="1618" w:author="Wolfgang J. Toechterle" w:date="2013-06-22T10:32:00Z">
            <w:rPr>
              <w:lang w:val="en-US"/>
            </w:rPr>
          </w:rPrChange>
        </w:rPr>
        <w:t>line</w:t>
      </w:r>
      <w:del w:id="1619" w:author="Kinder" w:date="2013-06-29T11:56:00Z">
        <w:r w:rsidRPr="00A20DF3" w:rsidDel="00B166BD">
          <w:rPr>
            <w:lang w:val="pt-PT"/>
            <w:rPrChange w:id="1620" w:author="Wolfgang J. Toechterle" w:date="2013-06-22T10:32:00Z">
              <w:rPr>
                <w:lang w:val="en-US"/>
              </w:rPr>
            </w:rPrChange>
          </w:rPr>
          <w:delText xml:space="preserve"> (90°)</w:delText>
        </w:r>
      </w:del>
      <w:r w:rsidRPr="00A20DF3">
        <w:rPr>
          <w:lang w:val="pt-PT"/>
          <w:rPrChange w:id="1621" w:author="Wolfgang J. Toechterle" w:date="2013-06-22T10:32:00Z">
            <w:rPr>
              <w:lang w:val="en-US"/>
            </w:rPr>
          </w:rPrChange>
        </w:rPr>
        <w:t xml:space="preserve"> </w:t>
      </w:r>
      <w:r w:rsidR="002227AA" w:rsidRPr="00A20DF3">
        <w:rPr>
          <w:lang w:val="pt-PT"/>
          <w:rPrChange w:id="1622" w:author="Wolfgang J. Toechterle" w:date="2013-06-22T10:32:00Z">
            <w:rPr>
              <w:lang w:val="en-US"/>
            </w:rPr>
          </w:rPrChange>
        </w:rPr>
        <w:t>45 mm from the left</w:t>
      </w:r>
    </w:p>
    <w:p w14:paraId="495F7FF4" w14:textId="6290E0C8" w:rsidR="003C0B2E" w:rsidRPr="00A20DF3" w:rsidRDefault="003C0B2E" w:rsidP="005B138D">
      <w:pPr>
        <w:rPr>
          <w:lang w:val="pt-PT"/>
          <w:rPrChange w:id="1623" w:author="Wolfgang J. Toechterle" w:date="2013-06-22T10:32:00Z">
            <w:rPr>
              <w:lang w:val="en-US"/>
            </w:rPr>
          </w:rPrChange>
        </w:rPr>
      </w:pPr>
      <w:ins w:id="1624" w:author="Admin" w:date="2013-07-01T01:13:00Z">
        <w:r w:rsidRPr="00A20DF3">
          <w:rPr>
            <w:highlight w:val="yellow"/>
            <w:lang w:val="pt-PT"/>
            <w:rPrChange w:id="1625" w:author="Admin" w:date="2013-07-01T01:14:00Z">
              <w:rPr/>
            </w:rPrChange>
          </w:rPr>
          <w:t>Perfuracao – a ser indicada por uma linha</w:t>
        </w:r>
      </w:ins>
      <w:ins w:id="1626" w:author="Admin" w:date="2013-07-01T01:14:00Z">
        <w:r w:rsidRPr="00A20DF3">
          <w:rPr>
            <w:highlight w:val="yellow"/>
            <w:lang w:val="pt-PT"/>
            <w:rPrChange w:id="1627" w:author="Admin" w:date="2013-07-01T01:14:00Z">
              <w:rPr/>
            </w:rPrChange>
          </w:rPr>
          <w:t xml:space="preserve"> reta</w:t>
        </w:r>
      </w:ins>
      <w:ins w:id="1628" w:author="Admin" w:date="2013-07-01T01:13:00Z">
        <w:r w:rsidRPr="00A20DF3">
          <w:rPr>
            <w:highlight w:val="yellow"/>
            <w:lang w:val="pt-PT"/>
            <w:rPrChange w:id="1629" w:author="Admin" w:date="2013-07-01T01:14:00Z">
              <w:rPr/>
            </w:rPrChange>
          </w:rPr>
          <w:t xml:space="preserve"> vertical</w:t>
        </w:r>
      </w:ins>
      <w:ins w:id="1630" w:author="Admin" w:date="2013-07-01T01:14:00Z">
        <w:r w:rsidRPr="00A20DF3">
          <w:rPr>
            <w:highlight w:val="yellow"/>
            <w:lang w:val="pt-PT"/>
            <w:rPrChange w:id="1631" w:author="Admin" w:date="2013-07-01T01:14:00Z">
              <w:rPr/>
            </w:rPrChange>
          </w:rPr>
          <w:t xml:space="preserve"> a 45mm da esquerda</w:t>
        </w:r>
      </w:ins>
    </w:p>
    <w:p w14:paraId="6B0C3843" w14:textId="77777777" w:rsidR="003C0B2E" w:rsidRPr="00A20DF3" w:rsidRDefault="00476437" w:rsidP="004764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632" w:author="Admin" w:date="2013-07-01T01:14:00Z"/>
          <w:rFonts w:cs="Arial"/>
          <w:szCs w:val="20"/>
          <w:lang w:val="pt-PT"/>
        </w:rPr>
      </w:pPr>
      <w:del w:id="1633" w:author="Kinder" w:date="2013-06-29T11:56:00Z">
        <w:r w:rsidRPr="00A20DF3" w:rsidDel="00B166BD">
          <w:rPr>
            <w:rFonts w:cs="Arial"/>
            <w:szCs w:val="20"/>
            <w:lang w:val="pt-PT"/>
            <w:rPrChange w:id="163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Bitmap, grayscale and color</w:delText>
        </w:r>
      </w:del>
      <w:ins w:id="1635" w:author="Wolfgang J. Toechterle" w:date="2013-06-22T11:52:00Z">
        <w:del w:id="1636" w:author="Kinder" w:date="2013-06-29T11:56:00Z">
          <w:r w:rsidR="00510F1B" w:rsidRPr="00A20DF3" w:rsidDel="00B166BD">
            <w:rPr>
              <w:rFonts w:cs="Arial"/>
              <w:szCs w:val="20"/>
              <w:lang w:val="pt-PT"/>
            </w:rPr>
            <w:delText>colour</w:delText>
          </w:r>
        </w:del>
      </w:ins>
      <w:del w:id="1637" w:author="Kinder" w:date="2013-06-29T11:56:00Z">
        <w:r w:rsidRPr="00A20DF3" w:rsidDel="00B166BD">
          <w:rPr>
            <w:rFonts w:cs="Arial"/>
            <w:szCs w:val="20"/>
            <w:lang w:val="pt-PT"/>
            <w:rPrChange w:id="16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ins w:id="1639" w:author="Kinder" w:date="2013-06-30T08:57:00Z">
        <w:r w:rsidR="00BB5003" w:rsidRPr="00A20DF3">
          <w:rPr>
            <w:rFonts w:cs="Arial"/>
            <w:szCs w:val="20"/>
            <w:lang w:val="pt-PT"/>
          </w:rPr>
          <w:t>I</w:t>
        </w:r>
      </w:ins>
      <w:del w:id="1640" w:author="Kinder" w:date="2013-06-30T08:57:00Z">
        <w:r w:rsidRPr="00A20DF3" w:rsidDel="00BB5003">
          <w:rPr>
            <w:rFonts w:cs="Arial"/>
            <w:szCs w:val="20"/>
            <w:lang w:val="pt-PT"/>
            <w:rPrChange w:id="164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</w:delText>
        </w:r>
      </w:del>
      <w:r w:rsidRPr="00A20DF3">
        <w:rPr>
          <w:rFonts w:cs="Arial"/>
          <w:szCs w:val="20"/>
          <w:lang w:val="pt-PT"/>
          <w:rPrChange w:id="164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mages resolution: </w:t>
      </w:r>
      <w:ins w:id="1643" w:author="Wolfgang J. Toechterle" w:date="2013-05-20T21:05:00Z">
        <w:r w:rsidR="00041FC5" w:rsidRPr="00A20DF3">
          <w:rPr>
            <w:rFonts w:cs="Arial"/>
            <w:szCs w:val="20"/>
            <w:lang w:val="pt-PT"/>
            <w:rPrChange w:id="164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42C5A" w:rsidRPr="00A20DF3">
          <w:rPr>
            <w:rFonts w:cs="Arial"/>
            <w:szCs w:val="20"/>
            <w:lang w:val="pt-PT"/>
            <w:rPrChange w:id="164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Entry Ticket</w:t>
        </w:r>
      </w:ins>
    </w:p>
    <w:p w14:paraId="11947CC2" w14:textId="1660D453" w:rsidR="00476437" w:rsidRPr="00A20DF3" w:rsidRDefault="003C0B2E" w:rsidP="004A6F5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164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1647" w:author="Admin" w:date="2013-07-01T01:14:00Z">
        <w:r w:rsidRPr="00A20DF3">
          <w:rPr>
            <w:rFonts w:cs="Arial"/>
            <w:szCs w:val="20"/>
            <w:highlight w:val="yellow"/>
            <w:lang w:val="pt-PT"/>
            <w:rPrChange w:id="1648" w:author="Admin" w:date="2013-07-01T01:15:00Z">
              <w:rPr>
                <w:rFonts w:cs="Arial"/>
                <w:szCs w:val="20"/>
              </w:rPr>
            </w:rPrChange>
          </w:rPr>
          <w:t xml:space="preserve">Resolucao das imagens </w:t>
        </w:r>
      </w:ins>
      <w:ins w:id="1649" w:author="Admin" w:date="2013-07-01T01:15:00Z">
        <w:r w:rsidRPr="00A20DF3">
          <w:rPr>
            <w:rFonts w:cs="Arial"/>
            <w:szCs w:val="20"/>
            <w:highlight w:val="yellow"/>
            <w:lang w:val="pt-PT"/>
            <w:rPrChange w:id="1650" w:author="Admin" w:date="2013-07-01T01:15:00Z">
              <w:rPr>
                <w:rFonts w:cs="Arial"/>
                <w:szCs w:val="20"/>
              </w:rPr>
            </w:rPrChange>
          </w:rPr>
          <w:t>–</w:t>
        </w:r>
      </w:ins>
      <w:ins w:id="1651" w:author="Admin" w:date="2013-07-01T01:14:00Z">
        <w:r w:rsidRPr="00A20DF3">
          <w:rPr>
            <w:rFonts w:cs="Arial"/>
            <w:szCs w:val="20"/>
            <w:highlight w:val="yellow"/>
            <w:lang w:val="pt-PT"/>
            <w:rPrChange w:id="1652" w:author="Admin" w:date="2013-07-01T01:15:00Z">
              <w:rPr>
                <w:rFonts w:cs="Arial"/>
                <w:szCs w:val="20"/>
              </w:rPr>
            </w:rPrChange>
          </w:rPr>
          <w:t xml:space="preserve"> somente </w:t>
        </w:r>
      </w:ins>
      <w:ins w:id="1653" w:author="Admin" w:date="2013-07-01T01:15:00Z">
        <w:r w:rsidRPr="00A20DF3">
          <w:rPr>
            <w:rFonts w:cs="Arial"/>
            <w:szCs w:val="20"/>
            <w:highlight w:val="yellow"/>
            <w:lang w:val="pt-PT"/>
            <w:rPrChange w:id="1654" w:author="Admin" w:date="2013-07-01T01:15:00Z">
              <w:rPr>
                <w:rFonts w:cs="Arial"/>
                <w:szCs w:val="20"/>
              </w:rPr>
            </w:rPrChange>
          </w:rPr>
          <w:t xml:space="preserve">imagens vetoriais sao permitidas no </w:t>
        </w:r>
      </w:ins>
      <w:r w:rsidR="004A6F5C">
        <w:rPr>
          <w:rFonts w:cs="Arial"/>
          <w:szCs w:val="20"/>
          <w:highlight w:val="yellow"/>
          <w:lang w:val="pt-PT"/>
        </w:rPr>
        <w:t>bilhete</w:t>
      </w:r>
      <w:del w:id="1655" w:author="Wolfgang J. Toechterle" w:date="2013-05-20T21:05:00Z">
        <w:r w:rsidR="00476437" w:rsidRPr="00A20DF3" w:rsidDel="00041FC5">
          <w:rPr>
            <w:rFonts w:cs="Arial"/>
            <w:szCs w:val="20"/>
            <w:highlight w:val="yellow"/>
            <w:lang w:val="pt-PT"/>
            <w:rPrChange w:id="1656" w:author="Admin" w:date="2013-07-01T01:15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2C1BE08B" w14:textId="2C4B4411" w:rsidR="00362398" w:rsidRPr="00A20DF3" w:rsidRDefault="002227AA" w:rsidP="005B138D">
      <w:pPr>
        <w:rPr>
          <w:lang w:val="pt-PT"/>
          <w:rPrChange w:id="1657" w:author="Wolfgang J. Toechterle" w:date="2013-06-22T10:32:00Z">
            <w:rPr>
              <w:lang w:val="en-US"/>
            </w:rPr>
          </w:rPrChange>
        </w:rPr>
      </w:pPr>
      <w:r w:rsidRPr="00A20DF3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2C76D" wp14:editId="657F6D62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2921000" cy="1009650"/>
                <wp:effectExtent l="50800" t="25400" r="76200" b="107950"/>
                <wp:wrapThrough wrapText="bothSides">
                  <wp:wrapPolygon edited="0">
                    <wp:start x="-376" y="-543"/>
                    <wp:lineTo x="-376" y="23366"/>
                    <wp:lineTo x="21976" y="23366"/>
                    <wp:lineTo x="21976" y="-543"/>
                    <wp:lineTo x="-376" y="-543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6F820" w14:textId="51381996" w:rsidR="000760C6" w:rsidRDefault="000760C6" w:rsidP="002227AA">
                            <w:r>
                              <w:rPr>
                                <w:lang w:val="en-US"/>
                              </w:rPr>
                              <w:t>45 mm ----&gt;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10.5pt;width:230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1A6F820" w14:textId="51381996" w:rsidR="000760C6" w:rsidRDefault="000760C6" w:rsidP="002227AA">
                      <w:r>
                        <w:rPr>
                          <w:lang w:val="en-US"/>
                        </w:rPr>
                        <w:t>45 mm ----&gt;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4481EC65" w14:textId="680192FC" w:rsidR="00362398" w:rsidRPr="00A20DF3" w:rsidRDefault="00107523" w:rsidP="005B138D">
      <w:pPr>
        <w:rPr>
          <w:lang w:val="pt-PT"/>
          <w:rPrChange w:id="1658" w:author="Wolfgang J. Toechterle" w:date="2013-06-22T10:32:00Z">
            <w:rPr>
              <w:lang w:val="en-US"/>
            </w:rPr>
          </w:rPrChange>
        </w:rPr>
      </w:pPr>
      <w:ins w:id="1659" w:author="Wolfgang J. Toechterle" w:date="2013-06-22T11:39:00Z">
        <w:r w:rsidRPr="00A20DF3">
          <w:rPr>
            <w:noProof/>
            <w:lang w:val="de-DE" w:eastAsia="de-DE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F70B57A" wp14:editId="62A3F4E4">
                  <wp:simplePos x="0" y="0"/>
                  <wp:positionH relativeFrom="column">
                    <wp:posOffset>-863600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11" name="Text Box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243CA7" w14:textId="0382CDD3" w:rsidR="000760C6" w:rsidRPr="00107523" w:rsidRDefault="000760C6">
                              <w:pPr>
                                <w:rPr>
                                  <w:color w:val="FFFFFF" w:themeColor="background1"/>
                                  <w:rPrChange w:id="1660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1661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1662" w:author="Wolfgang J. Toechterle" w:date="2013-06-22T11:39:00Z">
                                      <w:rPr/>
                                    </w:rPrChange>
                                  </w:rPr>
                                  <w:t>Par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t 2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margin-left:-68pt;margin-top:3.85pt;width:45pt;height:1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" filled="f" stroked="f">
                  <v:textbox>
                    <w:txbxContent>
                      <w:p w14:paraId="29243CA7" w14:textId="0382CDD3" w:rsidR="000760C6" w:rsidRPr="00107523" w:rsidRDefault="000760C6">
                        <w:pPr>
                          <w:rPr>
                            <w:color w:val="FFFFFF" w:themeColor="background1"/>
                            <w:rPrChange w:id="1663" w:author="Wolfgang J. Toechterle" w:date="2013-06-22T11:39:00Z">
                              <w:rPr/>
                            </w:rPrChange>
                          </w:rPr>
                        </w:pPr>
                        <w:ins w:id="1664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665" w:author="Wolfgang J. Toechterle" w:date="2013-06-22T11:39:00Z">
                                <w:rPr/>
                              </w:rPrChange>
                            </w:rPr>
                            <w:t>Par</w:t>
                          </w:r>
                          <w:r>
                            <w:rPr>
                              <w:color w:val="FFFFFF" w:themeColor="background1"/>
                            </w:rPr>
                            <w:t>t 2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ins w:id="1663" w:author="Wolfgang J. Toechterle" w:date="2013-06-22T11:38:00Z">
        <w:r w:rsidRPr="00A20DF3">
          <w:rPr>
            <w:noProof/>
            <w:lang w:val="de-DE" w:eastAsia="de-DE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D74B204" wp14:editId="214749A0">
                  <wp:simplePos x="0" y="0"/>
                  <wp:positionH relativeFrom="column">
                    <wp:posOffset>-3022600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9" name="Text Box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707D30" w14:textId="0B247B62" w:rsidR="000760C6" w:rsidRPr="00107523" w:rsidRDefault="000760C6">
                              <w:pPr>
                                <w:rPr>
                                  <w:color w:val="FFFFFF" w:themeColor="background1"/>
                                  <w:rPrChange w:id="1664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1665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1666" w:author="Wolfgang J. Toechterle" w:date="2013-06-22T11:39:00Z">
                                      <w:rPr/>
                                    </w:rPrChange>
                                  </w:rPr>
                                  <w:t>Part 1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id="Text Box 9" o:spid="_x0000_s1028" type="#_x0000_t202" style="position:absolute;margin-left:-238pt;margin-top:3.85pt;width:45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" filled="f" stroked="f">
                  <v:textbox>
                    <w:txbxContent>
                      <w:p w14:paraId="3B707D30" w14:textId="0B247B62" w:rsidR="000760C6" w:rsidRPr="00107523" w:rsidRDefault="000760C6">
                        <w:pPr>
                          <w:rPr>
                            <w:color w:val="FFFFFF" w:themeColor="background1"/>
                            <w:rPrChange w:id="1670" w:author="Wolfgang J. Toechterle" w:date="2013-06-22T11:39:00Z">
                              <w:rPr/>
                            </w:rPrChange>
                          </w:rPr>
                        </w:pPr>
                        <w:ins w:id="1671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672" w:author="Wolfgang J. Toechterle" w:date="2013-06-22T11:39:00Z">
                                <w:rPr/>
                              </w:rPrChange>
                            </w:rPr>
                            <w:t>Part 1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r w:rsidR="002227AA" w:rsidRPr="00A20DF3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3914E" wp14:editId="487E4F6C">
                <wp:simplePos x="0" y="0"/>
                <wp:positionH relativeFrom="column">
                  <wp:posOffset>-2324100</wp:posOffset>
                </wp:positionH>
                <wp:positionV relativeFrom="paragraph">
                  <wp:posOffset>-1905</wp:posOffset>
                </wp:positionV>
                <wp:extent cx="0" cy="1009650"/>
                <wp:effectExtent l="50800" t="25400" r="76200" b="825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id="Straight Connector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2.95pt,-.1pt" to="-182.95pt,79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" strokecolor="white [3212]" strokeweight="2pt">
                <v:stroke dashstyle="3 1"/>
                <v:shadow on="t" opacity="24903f" mv:blur="40000f" origin=",.5" offset="0,20000emu"/>
              </v:line>
            </w:pict>
          </mc:Fallback>
        </mc:AlternateContent>
      </w:r>
    </w:p>
    <w:p w14:paraId="53AC94FC" w14:textId="77777777" w:rsidR="00E90506" w:rsidRPr="00A20DF3" w:rsidRDefault="00E90506" w:rsidP="00CE6B36">
      <w:pPr>
        <w:rPr>
          <w:lang w:val="pt-PT"/>
        </w:rPr>
      </w:pPr>
    </w:p>
    <w:p w14:paraId="1EDC6B34" w14:textId="77777777" w:rsidR="00E90506" w:rsidRPr="00A20DF3" w:rsidRDefault="00E90506" w:rsidP="00CE6B36">
      <w:pPr>
        <w:rPr>
          <w:lang w:val="pt-PT"/>
        </w:rPr>
      </w:pPr>
    </w:p>
    <w:p w14:paraId="090973B3" w14:textId="77777777" w:rsidR="00E90506" w:rsidRPr="00A20DF3" w:rsidRDefault="00E90506" w:rsidP="00CE6B36">
      <w:pPr>
        <w:rPr>
          <w:lang w:val="pt-PT"/>
        </w:rPr>
      </w:pPr>
    </w:p>
    <w:p w14:paraId="4AA84A48" w14:textId="77777777" w:rsidR="00E90506" w:rsidRPr="00A20DF3" w:rsidRDefault="00E90506" w:rsidP="00CE6B36">
      <w:pPr>
        <w:rPr>
          <w:lang w:val="pt-PT"/>
        </w:rPr>
      </w:pPr>
    </w:p>
    <w:p w14:paraId="35368519" w14:textId="77777777" w:rsidR="00E90506" w:rsidRPr="00A20DF3" w:rsidRDefault="00E90506" w:rsidP="00CE6B36">
      <w:pPr>
        <w:rPr>
          <w:lang w:val="pt-PT"/>
        </w:rPr>
      </w:pPr>
    </w:p>
    <w:p w14:paraId="079CDADD" w14:textId="77777777" w:rsidR="00E90506" w:rsidRPr="00A20DF3" w:rsidRDefault="00E90506" w:rsidP="00CE6B36">
      <w:pPr>
        <w:rPr>
          <w:lang w:val="pt-PT"/>
        </w:rPr>
      </w:pPr>
    </w:p>
    <w:p w14:paraId="27850E67" w14:textId="77777777" w:rsidR="00E90506" w:rsidRPr="00A20DF3" w:rsidRDefault="00E90506" w:rsidP="00CE6B36">
      <w:pPr>
        <w:rPr>
          <w:lang w:val="pt-PT"/>
        </w:rPr>
      </w:pPr>
    </w:p>
    <w:p w14:paraId="7539EBE1" w14:textId="77777777" w:rsidR="004A6F5C" w:rsidRDefault="005430DA" w:rsidP="005430D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pt-PT"/>
        </w:rPr>
      </w:pPr>
      <w:r w:rsidRPr="00A20DF3">
        <w:rPr>
          <w:rFonts w:cs="Arial"/>
          <w:b/>
          <w:bCs/>
          <w:szCs w:val="20"/>
          <w:lang w:val="pt-PT"/>
          <w:rPrChange w:id="1667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51A1411C" w14:textId="1B4BA875" w:rsidR="005430DA" w:rsidRPr="00A20DF3" w:rsidRDefault="004A6F5C" w:rsidP="005430D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pt-PT"/>
          <w:rPrChange w:id="166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4A6F5C">
        <w:rPr>
          <w:rFonts w:cs="Arial"/>
          <w:b/>
          <w:bCs/>
          <w:szCs w:val="20"/>
          <w:highlight w:val="yellow"/>
          <w:lang w:val="pt-PT"/>
        </w:rPr>
        <w:t>Deves entregar:</w:t>
      </w:r>
    </w:p>
    <w:p w14:paraId="324BA052" w14:textId="17BEE2D1" w:rsidR="005430DA" w:rsidRPr="00A20DF3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669" w:author="Admin" w:date="2013-07-01T01:15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167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1671" w:author="Wolfgang J. Toechterle" w:date="2013-05-20T21:02:00Z">
        <w:r w:rsidR="001C00CF" w:rsidRPr="00A20DF3">
          <w:rPr>
            <w:rFonts w:cs="Arial"/>
            <w:szCs w:val="20"/>
            <w:lang w:val="pt-PT"/>
            <w:rPrChange w:id="167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PDF/X-</w:t>
        </w:r>
      </w:ins>
      <w:ins w:id="1673" w:author="Wolfgang J. Toechterle" w:date="2013-06-22T11:33:00Z">
        <w:r w:rsidR="000E276C" w:rsidRPr="00A20DF3">
          <w:rPr>
            <w:rFonts w:cs="Arial"/>
            <w:szCs w:val="20"/>
            <w:lang w:val="pt-PT"/>
          </w:rPr>
          <w:t>4</w:t>
        </w:r>
      </w:ins>
      <w:ins w:id="1674" w:author="Wolfgang J. Toechterle" w:date="2013-05-20T21:02:00Z">
        <w:r w:rsidR="001C00CF" w:rsidRPr="00A20DF3">
          <w:rPr>
            <w:rFonts w:cs="Arial"/>
            <w:szCs w:val="20"/>
            <w:lang w:val="pt-PT"/>
            <w:rPrChange w:id="167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</w:t>
        </w:r>
      </w:ins>
      <w:ins w:id="1676" w:author="Wolfgang J. Toechterle" w:date="2013-06-22T11:33:00Z">
        <w:r w:rsidR="000E276C" w:rsidRPr="00A20DF3">
          <w:rPr>
            <w:rFonts w:cs="Arial"/>
            <w:szCs w:val="20"/>
            <w:lang w:val="pt-PT"/>
          </w:rPr>
          <w:t>10</w:t>
        </w:r>
      </w:ins>
      <w:ins w:id="1677" w:author="Wolfgang J. Toechterle" w:date="2013-05-20T21:02:00Z">
        <w:r w:rsidR="001C00CF" w:rsidRPr="00A20DF3">
          <w:rPr>
            <w:rFonts w:cs="Arial"/>
            <w:szCs w:val="20"/>
            <w:lang w:val="pt-PT"/>
            <w:rPrChange w:id="167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1679" w:author="Wolfgang J. Toechterle" w:date="2013-05-20T21:02:00Z">
        <w:r w:rsidRPr="00A20DF3" w:rsidDel="001C00CF">
          <w:rPr>
            <w:rFonts w:cs="Arial"/>
            <w:szCs w:val="20"/>
            <w:lang w:val="pt-PT"/>
            <w:rPrChange w:id="168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A20DF3">
        <w:rPr>
          <w:rFonts w:cs="Arial"/>
          <w:szCs w:val="20"/>
          <w:lang w:val="pt-PT"/>
          <w:rPrChange w:id="1681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</w:t>
      </w:r>
      <w:r w:rsidR="00A53673" w:rsidRPr="00A20DF3">
        <w:rPr>
          <w:lang w:val="pt-PT"/>
        </w:rPr>
        <w:t xml:space="preserve">including: bleed, crop marks, </w:t>
      </w:r>
      <w:del w:id="1682" w:author="Wolfgang J. Toechterle" w:date="2013-06-22T11:33:00Z">
        <w:r w:rsidR="00A53673" w:rsidRPr="00A20DF3" w:rsidDel="000E276C">
          <w:rPr>
            <w:lang w:val="pt-PT"/>
          </w:rPr>
          <w:delText xml:space="preserve">marks for vertical line - placed outside the bleed area, </w:delText>
        </w:r>
      </w:del>
      <w:r w:rsidRPr="00A20DF3">
        <w:rPr>
          <w:rFonts w:cs="Arial"/>
          <w:szCs w:val="20"/>
          <w:lang w:val="pt-PT"/>
          <w:rPrChange w:id="1683" w:author="Wolfgang J. Toechterle" w:date="2013-06-22T10:32:00Z">
            <w:rPr>
              <w:rFonts w:cs="Arial"/>
              <w:szCs w:val="20"/>
              <w:lang w:val="en-US"/>
            </w:rPr>
          </w:rPrChange>
        </w:rPr>
        <w:t>and specified output profile)</w:t>
      </w:r>
      <w:ins w:id="1684" w:author="Wolfgang J. Toechterle" w:date="2013-06-22T11:34:00Z">
        <w:r w:rsidR="000E276C" w:rsidRPr="00A20DF3">
          <w:rPr>
            <w:rFonts w:cs="Arial"/>
            <w:szCs w:val="20"/>
            <w:lang w:val="pt-PT"/>
          </w:rPr>
          <w:t xml:space="preserve">. The </w:t>
        </w:r>
        <w:del w:id="1685" w:author="Kinder" w:date="2013-06-30T08:58:00Z">
          <w:r w:rsidR="000E276C" w:rsidRPr="00A20DF3" w:rsidDel="00BB5003">
            <w:rPr>
              <w:rFonts w:cs="Arial"/>
              <w:szCs w:val="20"/>
              <w:lang w:val="pt-PT"/>
            </w:rPr>
            <w:delText>DieCut</w:delText>
          </w:r>
        </w:del>
      </w:ins>
      <w:ins w:id="1686" w:author="Kinder" w:date="2013-06-30T08:58:00Z">
        <w:r w:rsidR="00BB5003" w:rsidRPr="00A20DF3">
          <w:rPr>
            <w:rFonts w:cs="Arial"/>
            <w:szCs w:val="20"/>
            <w:lang w:val="pt-PT"/>
          </w:rPr>
          <w:t>perforation</w:t>
        </w:r>
      </w:ins>
      <w:ins w:id="1687" w:author="Wolfgang J. Toechterle" w:date="2013-06-22T11:34:00Z">
        <w:r w:rsidR="000E276C" w:rsidRPr="00A20DF3">
          <w:rPr>
            <w:rFonts w:cs="Arial"/>
            <w:szCs w:val="20"/>
            <w:lang w:val="pt-PT"/>
          </w:rPr>
          <w:t xml:space="preserve"> and serial number must be placed on a </w:t>
        </w:r>
      </w:ins>
      <w:ins w:id="1688" w:author="Wolfgang J. Toechterle" w:date="2013-06-22T11:35:00Z">
        <w:r w:rsidR="000E276C" w:rsidRPr="00A20DF3">
          <w:rPr>
            <w:rFonts w:cs="Arial"/>
            <w:szCs w:val="20"/>
            <w:lang w:val="pt-PT"/>
          </w:rPr>
          <w:t>separate</w:t>
        </w:r>
      </w:ins>
      <w:ins w:id="1689" w:author="Wolfgang J. Toechterle" w:date="2013-06-22T11:34:00Z">
        <w:r w:rsidR="000E276C" w:rsidRPr="00A20DF3">
          <w:rPr>
            <w:rFonts w:cs="Arial"/>
            <w:szCs w:val="20"/>
            <w:lang w:val="pt-PT"/>
          </w:rPr>
          <w:t xml:space="preserve"> </w:t>
        </w:r>
      </w:ins>
      <w:ins w:id="1690" w:author="Wolfgang J. Toechterle" w:date="2013-06-22T11:35:00Z">
        <w:r w:rsidR="00107523" w:rsidRPr="00A20DF3">
          <w:rPr>
            <w:rFonts w:cs="Arial"/>
            <w:szCs w:val="20"/>
            <w:lang w:val="pt-PT"/>
          </w:rPr>
          <w:t>layer in the PDF file.</w:t>
        </w:r>
      </w:ins>
    </w:p>
    <w:p w14:paraId="7FC93932" w14:textId="416FE0ED" w:rsidR="003C0B2E" w:rsidRPr="00A20DF3" w:rsidRDefault="003C0B2E" w:rsidP="004A6F5C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lang w:val="pt-PT"/>
          <w:rPrChange w:id="1691" w:author="Admin" w:date="2013-07-01T01:19:00Z">
            <w:rPr>
              <w:rFonts w:cs="Arial"/>
              <w:szCs w:val="20"/>
              <w:lang w:val="en-US"/>
            </w:rPr>
          </w:rPrChange>
        </w:rPr>
      </w:pPr>
      <w:ins w:id="1692" w:author="Admin" w:date="2013-07-01T01:16:00Z">
        <w:r w:rsidRPr="00A20DF3">
          <w:rPr>
            <w:rFonts w:cs="Arial"/>
            <w:szCs w:val="20"/>
            <w:highlight w:val="yellow"/>
            <w:lang w:val="pt-PT"/>
            <w:rPrChange w:id="1693" w:author="Admin" w:date="2013-07-01T01:19:00Z">
              <w:rPr>
                <w:rFonts w:cs="Arial"/>
                <w:szCs w:val="20"/>
              </w:rPr>
            </w:rPrChange>
          </w:rPr>
          <w:t>1 arquivo final PDF/X-4:2010 (incluindo</w:t>
        </w:r>
      </w:ins>
      <w:r w:rsidR="004A6F5C">
        <w:rPr>
          <w:rFonts w:cs="Arial"/>
          <w:szCs w:val="20"/>
          <w:highlight w:val="yellow"/>
          <w:lang w:val="pt-PT"/>
        </w:rPr>
        <w:t>:</w:t>
      </w:r>
      <w:ins w:id="1694" w:author="Admin" w:date="2013-07-01T01:16:00Z">
        <w:r w:rsidRPr="00A20DF3">
          <w:rPr>
            <w:rFonts w:cs="Arial"/>
            <w:szCs w:val="20"/>
            <w:highlight w:val="yellow"/>
            <w:lang w:val="pt-PT"/>
            <w:rPrChange w:id="1695" w:author="Admin" w:date="2013-07-01T01:19:00Z">
              <w:rPr>
                <w:rFonts w:cs="Arial"/>
                <w:szCs w:val="20"/>
              </w:rPr>
            </w:rPrChange>
          </w:rPr>
          <w:t xml:space="preserve"> sangra, marcas de corte e perfil </w:t>
        </w:r>
      </w:ins>
      <w:r w:rsidR="004A6F5C">
        <w:rPr>
          <w:rFonts w:cs="Arial"/>
          <w:szCs w:val="20"/>
          <w:highlight w:val="yellow"/>
          <w:lang w:val="pt-PT"/>
        </w:rPr>
        <w:t xml:space="preserve">ICC </w:t>
      </w:r>
      <w:ins w:id="1696" w:author="Admin" w:date="2013-07-01T01:16:00Z">
        <w:r w:rsidRPr="00A20DF3">
          <w:rPr>
            <w:rFonts w:cs="Arial"/>
            <w:szCs w:val="20"/>
            <w:highlight w:val="yellow"/>
            <w:lang w:val="pt-PT"/>
            <w:rPrChange w:id="1697" w:author="Admin" w:date="2013-07-01T01:19:00Z">
              <w:rPr>
                <w:rFonts w:cs="Arial"/>
                <w:szCs w:val="20"/>
              </w:rPr>
            </w:rPrChange>
          </w:rPr>
          <w:t xml:space="preserve">especificado </w:t>
        </w:r>
      </w:ins>
      <w:r w:rsidR="004A6F5C">
        <w:rPr>
          <w:rFonts w:cs="Arial"/>
          <w:szCs w:val="20"/>
          <w:highlight w:val="yellow"/>
          <w:lang w:val="pt-PT"/>
        </w:rPr>
        <w:t>para esta</w:t>
      </w:r>
      <w:ins w:id="1698" w:author="Admin" w:date="2013-07-01T01:16:00Z">
        <w:r w:rsidRPr="00A20DF3">
          <w:rPr>
            <w:rFonts w:cs="Arial"/>
            <w:szCs w:val="20"/>
            <w:highlight w:val="yellow"/>
            <w:lang w:val="pt-PT"/>
            <w:rPrChange w:id="1699" w:author="Admin" w:date="2013-07-01T01:19:00Z">
              <w:rPr>
                <w:rFonts w:cs="Arial"/>
                <w:szCs w:val="20"/>
              </w:rPr>
            </w:rPrChange>
          </w:rPr>
          <w:t xml:space="preserve"> tarefa). </w:t>
        </w:r>
      </w:ins>
      <w:ins w:id="1700" w:author="Admin" w:date="2013-07-01T01:17:00Z">
        <w:r w:rsidRPr="00A20DF3">
          <w:rPr>
            <w:rFonts w:cs="Arial"/>
            <w:szCs w:val="20"/>
            <w:highlight w:val="yellow"/>
            <w:lang w:val="pt-PT"/>
            <w:rPrChange w:id="1701" w:author="Admin" w:date="2013-07-01T01:19:00Z">
              <w:rPr>
                <w:rFonts w:cs="Arial"/>
                <w:szCs w:val="20"/>
              </w:rPr>
            </w:rPrChange>
          </w:rPr>
          <w:t xml:space="preserve">A perfuracao e o numero seriado devem ser colocados </w:t>
        </w:r>
      </w:ins>
      <w:r w:rsidR="004A6F5C">
        <w:rPr>
          <w:rFonts w:cs="Arial"/>
          <w:szCs w:val="20"/>
          <w:highlight w:val="yellow"/>
          <w:lang w:val="pt-PT"/>
        </w:rPr>
        <w:t>nu</w:t>
      </w:r>
      <w:ins w:id="1702" w:author="Admin" w:date="2013-07-01T01:17:00Z">
        <w:r w:rsidRPr="00A20DF3">
          <w:rPr>
            <w:rFonts w:cs="Arial"/>
            <w:szCs w:val="20"/>
            <w:highlight w:val="yellow"/>
            <w:lang w:val="pt-PT"/>
            <w:rPrChange w:id="1703" w:author="Admin" w:date="2013-07-01T01:19:00Z">
              <w:rPr>
                <w:rFonts w:cs="Arial"/>
                <w:szCs w:val="20"/>
              </w:rPr>
            </w:rPrChange>
          </w:rPr>
          <w:t>m layer separados n</w:t>
        </w:r>
      </w:ins>
      <w:r w:rsidR="004A6F5C">
        <w:rPr>
          <w:rFonts w:cs="Arial"/>
          <w:szCs w:val="20"/>
          <w:highlight w:val="yellow"/>
          <w:lang w:val="pt-PT"/>
        </w:rPr>
        <w:t>o</w:t>
      </w:r>
      <w:ins w:id="1704" w:author="Admin" w:date="2013-07-01T01:17:00Z">
        <w:r w:rsidRPr="00A20DF3">
          <w:rPr>
            <w:rFonts w:cs="Arial"/>
            <w:szCs w:val="20"/>
            <w:highlight w:val="yellow"/>
            <w:lang w:val="pt-PT"/>
            <w:rPrChange w:id="1705" w:author="Admin" w:date="2013-07-01T01:19:00Z">
              <w:rPr>
                <w:rFonts w:cs="Arial"/>
                <w:szCs w:val="20"/>
              </w:rPr>
            </w:rPrChange>
          </w:rPr>
          <w:t xml:space="preserve"> arquivo PDF)</w:t>
        </w:r>
      </w:ins>
    </w:p>
    <w:p w14:paraId="5F587BE9" w14:textId="2AB0C660" w:rsidR="005430DA" w:rsidRPr="00A20DF3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706" w:author="Admin" w:date="2013-07-01T01:20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1707" w:author="Wolfgang J. Toechterle" w:date="2013-06-22T10:32:00Z">
            <w:rPr>
              <w:rFonts w:cs="Arial"/>
              <w:szCs w:val="20"/>
              <w:lang w:val="en-US"/>
            </w:rPr>
          </w:rPrChange>
        </w:rPr>
        <w:t>1 printout of your composition trimmed and mounted on 1 A4 board to present your design</w:t>
      </w:r>
      <w:del w:id="1708" w:author="Kinder" w:date="2013-06-30T08:58:00Z">
        <w:r w:rsidRPr="00A20DF3" w:rsidDel="00BB5003">
          <w:rPr>
            <w:rFonts w:cs="Arial"/>
            <w:szCs w:val="20"/>
            <w:lang w:val="pt-PT"/>
            <w:rPrChange w:id="170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Pr="00A20DF3">
        <w:rPr>
          <w:rFonts w:cs="Arial"/>
          <w:szCs w:val="20"/>
          <w:lang w:val="pt-PT"/>
          <w:rPrChange w:id="1710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6CFA81A3" w14:textId="4FBA6D41" w:rsidR="003C0B2E" w:rsidRPr="00A20DF3" w:rsidRDefault="003C0B2E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711" w:author="Kinder" w:date="2013-06-29T14:25:00Z"/>
          <w:rFonts w:cs="Arial"/>
          <w:szCs w:val="20"/>
          <w:highlight w:val="yellow"/>
          <w:lang w:val="pt-PT"/>
          <w:rPrChange w:id="1712" w:author="Admin" w:date="2013-07-01T01:22:00Z">
            <w:rPr>
              <w:ins w:id="1713" w:author="Kinder" w:date="2013-06-29T14:25:00Z"/>
              <w:rFonts w:cs="Arial"/>
              <w:szCs w:val="20"/>
            </w:rPr>
          </w:rPrChange>
        </w:rPr>
      </w:pPr>
      <w:ins w:id="1714" w:author="Admin" w:date="2013-07-01T01:20:00Z">
        <w:r w:rsidRPr="00A20DF3">
          <w:rPr>
            <w:rFonts w:cs="Arial"/>
            <w:szCs w:val="20"/>
            <w:highlight w:val="yellow"/>
            <w:lang w:val="pt-PT"/>
            <w:rPrChange w:id="1715" w:author="Admin" w:date="2013-07-01T01:22:00Z">
              <w:rPr>
                <w:rFonts w:cs="Arial"/>
                <w:szCs w:val="20"/>
              </w:rPr>
            </w:rPrChange>
          </w:rPr>
          <w:t>1 copia impressa de sua composicao cortada e montada num</w:t>
        </w:r>
      </w:ins>
      <w:ins w:id="1716" w:author="Admin" w:date="2013-07-01T01:21:00Z">
        <w:r w:rsidRPr="00A20DF3">
          <w:rPr>
            <w:rFonts w:cs="Arial"/>
            <w:szCs w:val="20"/>
            <w:highlight w:val="yellow"/>
            <w:lang w:val="pt-PT"/>
            <w:rPrChange w:id="1717" w:author="Admin" w:date="2013-07-01T01:22:00Z">
              <w:rPr>
                <w:rFonts w:cs="Arial"/>
                <w:szCs w:val="20"/>
              </w:rPr>
            </w:rPrChange>
          </w:rPr>
          <w:t>a</w:t>
        </w:r>
      </w:ins>
      <w:ins w:id="1718" w:author="Admin" w:date="2013-07-01T01:20:00Z">
        <w:r w:rsidRPr="00A20DF3">
          <w:rPr>
            <w:rFonts w:cs="Arial"/>
            <w:szCs w:val="20"/>
            <w:highlight w:val="yellow"/>
            <w:lang w:val="pt-PT"/>
            <w:rPrChange w:id="1719" w:author="Admin" w:date="2013-07-01T01:22:00Z">
              <w:rPr>
                <w:rFonts w:cs="Arial"/>
                <w:szCs w:val="20"/>
              </w:rPr>
            </w:rPrChange>
          </w:rPr>
          <w:t xml:space="preserve"> </w:t>
        </w:r>
      </w:ins>
      <w:ins w:id="1720" w:author="Admin" w:date="2013-07-01T01:22:00Z">
        <w:r w:rsidRPr="00A20DF3">
          <w:rPr>
            <w:rFonts w:cs="Arial"/>
            <w:szCs w:val="20"/>
            <w:highlight w:val="yellow"/>
            <w:lang w:val="pt-PT"/>
            <w:rPrChange w:id="1721" w:author="Admin" w:date="2013-07-01T01:22:00Z">
              <w:rPr>
                <w:rFonts w:cs="Arial"/>
                <w:szCs w:val="20"/>
              </w:rPr>
            </w:rPrChange>
          </w:rPr>
          <w:t>prancha</w:t>
        </w:r>
      </w:ins>
      <w:ins w:id="1722" w:author="Admin" w:date="2013-07-01T01:20:00Z">
        <w:r w:rsidRPr="00A20DF3">
          <w:rPr>
            <w:rFonts w:cs="Arial"/>
            <w:szCs w:val="20"/>
            <w:highlight w:val="yellow"/>
            <w:lang w:val="pt-PT"/>
            <w:rPrChange w:id="1723" w:author="Admin" w:date="2013-07-01T01:22:00Z">
              <w:rPr>
                <w:rFonts w:cs="Arial"/>
                <w:szCs w:val="20"/>
              </w:rPr>
            </w:rPrChange>
          </w:rPr>
          <w:t xml:space="preserve"> A4 para apresentar seu design.</w:t>
        </w:r>
      </w:ins>
    </w:p>
    <w:p w14:paraId="38EE6A5E" w14:textId="3A314F09" w:rsidR="00522219" w:rsidRPr="00A20DF3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724" w:author="Admin" w:date="2013-07-01T01:23:00Z"/>
          <w:rFonts w:cs="Arial"/>
          <w:szCs w:val="20"/>
          <w:lang w:val="pt-PT"/>
        </w:rPr>
      </w:pPr>
      <w:ins w:id="1725" w:author="Kinder" w:date="2013-06-29T14:25:00Z">
        <w:r w:rsidRPr="00A20DF3">
          <w:rPr>
            <w:rFonts w:cs="Arial"/>
            <w:szCs w:val="20"/>
            <w:lang w:val="pt-PT"/>
          </w:rPr>
          <w:t>1 A4 printout of your Ticket with ONLY crop marks and bleed marks</w:t>
        </w:r>
      </w:ins>
    </w:p>
    <w:p w14:paraId="6A754769" w14:textId="30417A50" w:rsidR="008F2F15" w:rsidRPr="00A20DF3" w:rsidRDefault="008F2F15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lang w:val="pt-PT"/>
          <w:rPrChange w:id="1726" w:author="Admin" w:date="2013-07-01T01:23:00Z">
            <w:rPr>
              <w:rFonts w:cs="Arial"/>
              <w:szCs w:val="20"/>
              <w:lang w:val="en-US"/>
            </w:rPr>
          </w:rPrChange>
        </w:rPr>
      </w:pPr>
      <w:ins w:id="1727" w:author="Admin" w:date="2013-07-01T01:23:00Z">
        <w:r w:rsidRPr="00A20DF3">
          <w:rPr>
            <w:rFonts w:cs="Arial"/>
            <w:szCs w:val="20"/>
            <w:highlight w:val="yellow"/>
            <w:lang w:val="pt-PT"/>
            <w:rPrChange w:id="1728" w:author="Admin" w:date="2013-07-01T01:23:00Z">
              <w:rPr>
                <w:rFonts w:cs="Arial"/>
                <w:szCs w:val="20"/>
              </w:rPr>
            </w:rPrChange>
          </w:rPr>
          <w:t>1 impressao A4 de seu ticket somente com as marcas de corte e de sangria</w:t>
        </w:r>
      </w:ins>
    </w:p>
    <w:p w14:paraId="37874C4C" w14:textId="4DB82063" w:rsidR="00E90506" w:rsidRPr="00A20DF3" w:rsidRDefault="00E11010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729" w:author="Admin" w:date="2013-07-01T01:24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1730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5430DA" w:rsidRPr="00A20DF3">
        <w:rPr>
          <w:rFonts w:cs="Arial"/>
          <w:szCs w:val="20"/>
          <w:lang w:val="pt-PT"/>
          <w:rPrChange w:id="173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</w:t>
      </w:r>
      <w:ins w:id="1732" w:author="Wolfgang J. Toechterle" w:date="2013-06-08T19:12:00Z">
        <w:r w:rsidR="00CD0E39" w:rsidRPr="00A20DF3">
          <w:rPr>
            <w:rFonts w:cs="Arial"/>
            <w:szCs w:val="20"/>
            <w:lang w:val="pt-PT"/>
            <w:rPrChange w:id="173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</w:ins>
      <w:del w:id="1734" w:author="Wolfgang J. Toechterle" w:date="2013-06-08T19:12:00Z">
        <w:r w:rsidR="005430DA" w:rsidRPr="00A20DF3" w:rsidDel="00CD0E39">
          <w:rPr>
            <w:rFonts w:cs="Arial"/>
            <w:szCs w:val="20"/>
            <w:lang w:val="pt-PT"/>
            <w:rPrChange w:id="173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s,…</w:delText>
        </w:r>
      </w:del>
      <w:r w:rsidR="005430DA" w:rsidRPr="00A20DF3">
        <w:rPr>
          <w:rFonts w:cs="Arial"/>
          <w:szCs w:val="20"/>
          <w:lang w:val="pt-PT"/>
          <w:rPrChange w:id="1736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5AFE0981" w14:textId="5EBF8DC7" w:rsidR="008F2F15" w:rsidRPr="00A20DF3" w:rsidRDefault="008F2F15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lang w:val="pt-PT"/>
          <w:rPrChange w:id="1737" w:author="Admin" w:date="2013-07-01T01:24:00Z">
            <w:rPr>
              <w:rFonts w:cs="Arial"/>
              <w:szCs w:val="20"/>
              <w:lang w:val="en-US"/>
            </w:rPr>
          </w:rPrChange>
        </w:rPr>
      </w:pPr>
      <w:ins w:id="1738" w:author="Admin" w:date="2013-07-01T01:24:00Z">
        <w:r w:rsidRPr="00A20DF3">
          <w:rPr>
            <w:rFonts w:cs="Arial"/>
            <w:szCs w:val="20"/>
            <w:highlight w:val="yellow"/>
            <w:lang w:val="pt-PT"/>
            <w:rPrChange w:id="1739" w:author="Admin" w:date="2013-07-01T01:24:00Z">
              <w:rPr>
                <w:rFonts w:cs="Arial"/>
                <w:szCs w:val="20"/>
              </w:rPr>
            </w:rPrChange>
          </w:rPr>
          <w:t>1 pasta final para arquivamento e impressao (incluindo PDF, arquivos nativos e fontes)</w:t>
        </w:r>
      </w:ins>
    </w:p>
    <w:p w14:paraId="6334947B" w14:textId="77777777" w:rsidR="00E90506" w:rsidRPr="00A20DF3" w:rsidRDefault="00E90506" w:rsidP="00CE6B36">
      <w:pPr>
        <w:rPr>
          <w:lang w:val="pt-PT"/>
        </w:rPr>
      </w:pPr>
    </w:p>
    <w:p w14:paraId="64BA6583" w14:textId="77777777" w:rsidR="00E11010" w:rsidRDefault="00E11010">
      <w:pPr>
        <w:spacing w:after="200" w:line="276" w:lineRule="auto"/>
        <w:rPr>
          <w:rFonts w:cs="Arial"/>
          <w:b/>
          <w:bCs/>
          <w:sz w:val="28"/>
          <w:szCs w:val="28"/>
          <w:lang w:val="pt-PT"/>
        </w:rPr>
      </w:pPr>
    </w:p>
    <w:p w14:paraId="6612F871" w14:textId="77777777" w:rsidR="002901B9" w:rsidRDefault="002901B9">
      <w:pPr>
        <w:spacing w:after="200" w:line="276" w:lineRule="auto"/>
        <w:rPr>
          <w:rFonts w:cs="Arial"/>
          <w:b/>
          <w:bCs/>
          <w:sz w:val="28"/>
          <w:szCs w:val="28"/>
          <w:lang w:val="pt-PT"/>
        </w:rPr>
      </w:pPr>
    </w:p>
    <w:p w14:paraId="00D203A9" w14:textId="77777777" w:rsidR="002901B9" w:rsidRDefault="002901B9">
      <w:pPr>
        <w:spacing w:after="200" w:line="276" w:lineRule="auto"/>
        <w:rPr>
          <w:rFonts w:cs="Arial"/>
          <w:b/>
          <w:bCs/>
          <w:sz w:val="28"/>
          <w:szCs w:val="28"/>
          <w:lang w:val="pt-PT"/>
        </w:rPr>
      </w:pPr>
    </w:p>
    <w:p w14:paraId="13E3207F" w14:textId="77777777" w:rsidR="002901B9" w:rsidRDefault="002901B9">
      <w:pPr>
        <w:spacing w:after="200" w:line="276" w:lineRule="auto"/>
        <w:rPr>
          <w:rFonts w:cs="Arial"/>
          <w:b/>
          <w:bCs/>
          <w:sz w:val="28"/>
          <w:szCs w:val="28"/>
          <w:lang w:val="pt-PT"/>
        </w:rPr>
      </w:pPr>
    </w:p>
    <w:p w14:paraId="0B626129" w14:textId="77777777" w:rsidR="002901B9" w:rsidRDefault="002901B9">
      <w:pPr>
        <w:spacing w:after="200" w:line="276" w:lineRule="auto"/>
        <w:rPr>
          <w:rFonts w:cs="Arial"/>
          <w:b/>
          <w:bCs/>
          <w:sz w:val="28"/>
          <w:szCs w:val="28"/>
          <w:lang w:val="pt-PT"/>
        </w:rPr>
      </w:pPr>
    </w:p>
    <w:p w14:paraId="583629A3" w14:textId="77777777" w:rsidR="002901B9" w:rsidRDefault="002901B9">
      <w:pPr>
        <w:spacing w:after="200" w:line="276" w:lineRule="auto"/>
        <w:rPr>
          <w:rFonts w:cs="Arial"/>
          <w:b/>
          <w:bCs/>
          <w:sz w:val="28"/>
          <w:szCs w:val="28"/>
          <w:lang w:val="pt-PT"/>
        </w:rPr>
      </w:pPr>
    </w:p>
    <w:p w14:paraId="30E83C34" w14:textId="77777777" w:rsidR="002901B9" w:rsidRDefault="002901B9">
      <w:pPr>
        <w:spacing w:after="200" w:line="276" w:lineRule="auto"/>
        <w:rPr>
          <w:rFonts w:cs="Arial"/>
          <w:b/>
          <w:bCs/>
          <w:sz w:val="28"/>
          <w:szCs w:val="28"/>
          <w:lang w:val="pt-PT"/>
        </w:rPr>
      </w:pPr>
    </w:p>
    <w:p w14:paraId="585A5AED" w14:textId="77777777" w:rsidR="002901B9" w:rsidRPr="00A20DF3" w:rsidDel="00107523" w:rsidRDefault="002901B9" w:rsidP="00B45946">
      <w:pPr>
        <w:spacing w:after="200" w:line="276" w:lineRule="auto"/>
        <w:rPr>
          <w:del w:id="1740" w:author="Wolfgang J. Toechterle" w:date="2013-06-22T11:42:00Z"/>
          <w:rFonts w:cs="Arial"/>
          <w:b/>
          <w:bCs/>
          <w:sz w:val="28"/>
          <w:szCs w:val="28"/>
          <w:lang w:val="pt-PT"/>
          <w:rPrChange w:id="1741" w:author="Wolfgang J. Toechterle" w:date="2013-06-22T10:32:00Z">
            <w:rPr>
              <w:del w:id="1742" w:author="Wolfgang J. Toechterle" w:date="2013-06-22T11:42:00Z"/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3C6032BF" w14:textId="77777777" w:rsidR="007B1D59" w:rsidRPr="00A20DF3" w:rsidRDefault="00E90506">
      <w:pPr>
        <w:spacing w:after="200" w:line="276" w:lineRule="auto"/>
        <w:rPr>
          <w:ins w:id="1743" w:author="Admin" w:date="2013-07-01T08:32:00Z"/>
          <w:rFonts w:cs="Arial"/>
          <w:b/>
          <w:bCs/>
          <w:sz w:val="28"/>
          <w:szCs w:val="28"/>
          <w:lang w:val="pt-PT"/>
        </w:rPr>
      </w:pPr>
      <w:r w:rsidRPr="00A20DF3">
        <w:rPr>
          <w:rFonts w:cs="Arial"/>
          <w:b/>
          <w:bCs/>
          <w:sz w:val="28"/>
          <w:szCs w:val="28"/>
          <w:lang w:val="pt-PT"/>
          <w:rPrChange w:id="1744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4: Shopping Bag</w:t>
      </w:r>
    </w:p>
    <w:p w14:paraId="5B847BA7" w14:textId="3FFB4999" w:rsidR="007B1D59" w:rsidRPr="00A20DF3" w:rsidRDefault="007B1D59" w:rsidP="00165B6B">
      <w:pPr>
        <w:spacing w:after="200" w:line="276" w:lineRule="auto"/>
        <w:rPr>
          <w:lang w:val="pt-PT"/>
          <w:rPrChange w:id="1745" w:author="Admin" w:date="2013-07-01T08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ins w:id="1746" w:author="Admin" w:date="2013-07-01T08:32:00Z">
        <w:r w:rsidRPr="00A20DF3">
          <w:rPr>
            <w:rFonts w:cs="Arial"/>
            <w:b/>
            <w:bCs/>
            <w:sz w:val="28"/>
            <w:szCs w:val="28"/>
            <w:highlight w:val="yellow"/>
            <w:lang w:val="pt-PT"/>
            <w:rPrChange w:id="1747" w:author="Admin" w:date="2013-07-01T08:32:00Z">
              <w:rPr>
                <w:rFonts w:cs="Arial"/>
                <w:b/>
                <w:bCs/>
                <w:sz w:val="28"/>
                <w:szCs w:val="28"/>
              </w:rPr>
            </w:rPrChange>
          </w:rPr>
          <w:t xml:space="preserve">Tarefa 4: </w:t>
        </w:r>
      </w:ins>
      <w:r w:rsidR="00165B6B">
        <w:rPr>
          <w:rFonts w:cs="Arial"/>
          <w:b/>
          <w:bCs/>
          <w:sz w:val="28"/>
          <w:szCs w:val="28"/>
          <w:highlight w:val="yellow"/>
          <w:lang w:val="pt-PT"/>
        </w:rPr>
        <w:t>Saco</w:t>
      </w:r>
      <w:ins w:id="1748" w:author="Admin" w:date="2013-07-01T08:32:00Z">
        <w:r w:rsidRPr="00A20DF3">
          <w:rPr>
            <w:rFonts w:cs="Arial"/>
            <w:b/>
            <w:bCs/>
            <w:sz w:val="28"/>
            <w:szCs w:val="28"/>
            <w:highlight w:val="yellow"/>
            <w:lang w:val="pt-PT"/>
            <w:rPrChange w:id="1749" w:author="Admin" w:date="2013-07-01T08:32:00Z">
              <w:rPr>
                <w:rFonts w:cs="Arial"/>
                <w:b/>
                <w:bCs/>
                <w:sz w:val="28"/>
                <w:szCs w:val="28"/>
              </w:rPr>
            </w:rPrChange>
          </w:rPr>
          <w:t xml:space="preserve"> de </w:t>
        </w:r>
      </w:ins>
      <w:r w:rsidR="00165B6B">
        <w:rPr>
          <w:rFonts w:cs="Arial"/>
          <w:b/>
          <w:bCs/>
          <w:sz w:val="28"/>
          <w:szCs w:val="28"/>
          <w:highlight w:val="yellow"/>
          <w:lang w:val="pt-PT"/>
        </w:rPr>
        <w:t>C</w:t>
      </w:r>
      <w:ins w:id="1750" w:author="Admin" w:date="2013-07-01T08:32:00Z">
        <w:r w:rsidRPr="00A20DF3">
          <w:rPr>
            <w:rFonts w:cs="Arial"/>
            <w:b/>
            <w:bCs/>
            <w:sz w:val="28"/>
            <w:szCs w:val="28"/>
            <w:highlight w:val="yellow"/>
            <w:lang w:val="pt-PT"/>
            <w:rPrChange w:id="1751" w:author="Admin" w:date="2013-07-01T08:32:00Z">
              <w:rPr>
                <w:rFonts w:cs="Arial"/>
                <w:b/>
                <w:bCs/>
                <w:sz w:val="28"/>
                <w:szCs w:val="28"/>
              </w:rPr>
            </w:rPrChange>
          </w:rPr>
          <w:t>ompras</w:t>
        </w:r>
      </w:ins>
      <w:del w:id="1752" w:author="Admin" w:date="2013-07-01T08:32:00Z">
        <w:r w:rsidR="00E90506" w:rsidRPr="00A20DF3" w:rsidDel="007B1D59">
          <w:rPr>
            <w:lang w:val="pt-PT"/>
          </w:rPr>
          <w:delText xml:space="preserve"> </w:delText>
        </w:r>
      </w:del>
    </w:p>
    <w:p w14:paraId="610D6E12" w14:textId="05663FBB" w:rsidR="00B554E4" w:rsidRPr="00A20DF3" w:rsidRDefault="00B554E4" w:rsidP="006D3605">
      <w:pPr>
        <w:rPr>
          <w:ins w:id="1753" w:author="Admin" w:date="2013-07-01T08:32:00Z"/>
          <w:lang w:val="pt-PT"/>
        </w:rPr>
      </w:pPr>
      <w:r w:rsidRPr="00A20DF3">
        <w:rPr>
          <w:rFonts w:cs="Arial"/>
          <w:szCs w:val="20"/>
          <w:lang w:val="pt-PT"/>
          <w:rPrChange w:id="1754" w:author="Wolfgang J. Toechterle" w:date="2013-06-22T10:32:00Z">
            <w:rPr>
              <w:rFonts w:cs="Arial"/>
              <w:szCs w:val="20"/>
              <w:lang w:val="en-US"/>
            </w:rPr>
          </w:rPrChange>
        </w:rPr>
        <w:t>Create a</w:t>
      </w:r>
      <w:r w:rsidR="00102B53" w:rsidRPr="00A20DF3">
        <w:rPr>
          <w:rFonts w:cs="Arial"/>
          <w:szCs w:val="20"/>
          <w:lang w:val="pt-PT"/>
          <w:rPrChange w:id="175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A20DF3">
        <w:rPr>
          <w:rFonts w:cs="Arial"/>
          <w:szCs w:val="20"/>
          <w:lang w:val="pt-PT"/>
          <w:rPrChange w:id="175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full </w:t>
      </w:r>
      <w:del w:id="1757" w:author="Wolfgang J. Toechterle" w:date="2013-06-22T11:52:00Z">
        <w:r w:rsidRPr="00A20DF3" w:rsidDel="00510F1B">
          <w:rPr>
            <w:rFonts w:cs="Arial"/>
            <w:szCs w:val="20"/>
            <w:lang w:val="pt-PT"/>
            <w:rPrChange w:id="17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759" w:author="Wolfgang J. Toechterle" w:date="2013-06-22T11:52:00Z">
        <w:r w:rsidR="00510F1B" w:rsidRPr="00A20DF3">
          <w:rPr>
            <w:rFonts w:cs="Arial"/>
            <w:szCs w:val="20"/>
            <w:lang w:val="pt-PT"/>
          </w:rPr>
          <w:t>colour</w:t>
        </w:r>
      </w:ins>
      <w:r w:rsidR="00E36990" w:rsidRPr="00A20DF3">
        <w:rPr>
          <w:lang w:val="pt-PT"/>
        </w:rPr>
        <w:t xml:space="preserve"> (CMYK)</w:t>
      </w:r>
      <w:r w:rsidRPr="00A20DF3">
        <w:rPr>
          <w:rFonts w:cs="Arial"/>
          <w:szCs w:val="20"/>
          <w:lang w:val="pt-PT"/>
          <w:rPrChange w:id="176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, two-sided shopping bag </w:t>
      </w:r>
      <w:r w:rsidR="006D3605" w:rsidRPr="00A20DF3">
        <w:rPr>
          <w:rFonts w:cs="Arial"/>
          <w:szCs w:val="20"/>
          <w:lang w:val="pt-PT"/>
          <w:rPrChange w:id="1761" w:author="Wolfgang J. Toechterle" w:date="2013-06-22T10:32:00Z">
            <w:rPr>
              <w:rFonts w:cs="Arial"/>
              <w:szCs w:val="20"/>
              <w:lang w:val="en-US"/>
            </w:rPr>
          </w:rPrChange>
        </w:rPr>
        <w:t>for t</w:t>
      </w:r>
      <w:r w:rsidRPr="00A20DF3">
        <w:rPr>
          <w:rFonts w:cs="Arial"/>
          <w:szCs w:val="20"/>
          <w:lang w:val="pt-PT"/>
          <w:rPrChange w:id="176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he museum shop. </w:t>
      </w:r>
      <w:r w:rsidR="006D3605" w:rsidRPr="00A20DF3">
        <w:rPr>
          <w:rFonts w:cs="Arial"/>
          <w:szCs w:val="20"/>
          <w:lang w:val="pt-PT"/>
          <w:rPrChange w:id="1763" w:author="Wolfgang J. Toechterle" w:date="2013-06-22T10:32:00Z">
            <w:rPr>
              <w:rFonts w:cs="Arial"/>
              <w:szCs w:val="20"/>
              <w:lang w:val="en-US"/>
            </w:rPr>
          </w:rPrChange>
        </w:rPr>
        <w:t>It’s a redesign of an existing bag therefor</w:t>
      </w:r>
      <w:ins w:id="1764" w:author="Kinder" w:date="2013-06-29T12:04:00Z">
        <w:r w:rsidR="00294763" w:rsidRPr="00A20DF3">
          <w:rPr>
            <w:rFonts w:cs="Arial"/>
            <w:szCs w:val="20"/>
            <w:lang w:val="pt-PT"/>
          </w:rPr>
          <w:t>e</w:t>
        </w:r>
      </w:ins>
      <w:ins w:id="1765" w:author="Kinder" w:date="2013-06-29T12:05:00Z">
        <w:r w:rsidR="00C27E59" w:rsidRPr="00A20DF3">
          <w:rPr>
            <w:rFonts w:cs="Arial"/>
            <w:szCs w:val="20"/>
            <w:lang w:val="pt-PT"/>
          </w:rPr>
          <w:t>, the size</w:t>
        </w:r>
      </w:ins>
      <w:ins w:id="1766" w:author="Kinder" w:date="2013-06-29T12:06:00Z">
        <w:r w:rsidR="00C27E59" w:rsidRPr="00A20DF3">
          <w:rPr>
            <w:rFonts w:cs="Arial"/>
            <w:szCs w:val="20"/>
            <w:lang w:val="pt-PT"/>
          </w:rPr>
          <w:t xml:space="preserve"> of the bag</w:t>
        </w:r>
      </w:ins>
      <w:ins w:id="1767" w:author="Kinder" w:date="2013-06-29T12:05:00Z">
        <w:r w:rsidR="00C27E59" w:rsidRPr="00A20DF3">
          <w:rPr>
            <w:rFonts w:cs="Arial"/>
            <w:szCs w:val="20"/>
            <w:lang w:val="pt-PT"/>
          </w:rPr>
          <w:t xml:space="preserve"> </w:t>
        </w:r>
      </w:ins>
      <w:del w:id="1768" w:author="Kinder" w:date="2013-06-29T12:05:00Z">
        <w:r w:rsidR="006D3605" w:rsidRPr="00A20DF3" w:rsidDel="00C27E59">
          <w:rPr>
            <w:rFonts w:cs="Arial"/>
            <w:szCs w:val="20"/>
            <w:lang w:val="pt-PT"/>
            <w:rPrChange w:id="176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form </w:delText>
        </w:r>
      </w:del>
      <w:r w:rsidR="006D3605" w:rsidRPr="00A20DF3">
        <w:rPr>
          <w:rFonts w:cs="Arial"/>
          <w:szCs w:val="20"/>
          <w:lang w:val="pt-PT"/>
          <w:rPrChange w:id="1770" w:author="Wolfgang J. Toechterle" w:date="2013-06-22T10:32:00Z">
            <w:rPr>
              <w:rFonts w:cs="Arial"/>
              <w:szCs w:val="20"/>
              <w:lang w:val="en-US"/>
            </w:rPr>
          </w:rPrChange>
        </w:rPr>
        <w:t>and die cut</w:t>
      </w:r>
      <w:ins w:id="1771" w:author="Kinder" w:date="2013-06-29T12:06:00Z">
        <w:r w:rsidR="00C27E59" w:rsidRPr="00A20DF3">
          <w:rPr>
            <w:rFonts w:cs="Arial"/>
            <w:szCs w:val="20"/>
            <w:lang w:val="pt-PT"/>
          </w:rPr>
          <w:t>s</w:t>
        </w:r>
      </w:ins>
      <w:r w:rsidR="006D3605" w:rsidRPr="00A20DF3">
        <w:rPr>
          <w:rFonts w:cs="Arial"/>
          <w:szCs w:val="20"/>
          <w:lang w:val="pt-PT"/>
          <w:rPrChange w:id="177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given. Due to the many international visitors the German and the English </w:t>
      </w:r>
      <w:ins w:id="1773" w:author="Kinder" w:date="2013-06-30T08:58:00Z">
        <w:r w:rsidR="00BB5003" w:rsidRPr="00A20DF3">
          <w:rPr>
            <w:rFonts w:cs="Arial"/>
            <w:szCs w:val="20"/>
            <w:lang w:val="pt-PT"/>
          </w:rPr>
          <w:t xml:space="preserve">Logo </w:t>
        </w:r>
      </w:ins>
      <w:r w:rsidR="006D3605" w:rsidRPr="00A20DF3">
        <w:rPr>
          <w:rFonts w:cs="Arial"/>
          <w:szCs w:val="20"/>
          <w:lang w:val="pt-PT"/>
          <w:rPrChange w:id="1774" w:author="Wolfgang J. Toechterle" w:date="2013-06-22T10:32:00Z">
            <w:rPr>
              <w:rFonts w:cs="Arial"/>
              <w:szCs w:val="20"/>
              <w:lang w:val="en-US"/>
            </w:rPr>
          </w:rPrChange>
        </w:rPr>
        <w:t>version</w:t>
      </w:r>
      <w:del w:id="1775" w:author="Kinder" w:date="2013-06-30T08:58:00Z">
        <w:r w:rsidR="00341765" w:rsidRPr="00A20DF3" w:rsidDel="00BB5003">
          <w:rPr>
            <w:rFonts w:cs="Arial"/>
            <w:szCs w:val="20"/>
            <w:lang w:val="pt-PT"/>
            <w:rPrChange w:id="177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Logo</w:delText>
        </w:r>
      </w:del>
      <w:r w:rsidR="00341765" w:rsidRPr="00A20DF3">
        <w:rPr>
          <w:rFonts w:cs="Arial"/>
          <w:szCs w:val="20"/>
          <w:lang w:val="pt-PT"/>
          <w:rPrChange w:id="177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6D3605" w:rsidRPr="00A20DF3">
        <w:rPr>
          <w:rFonts w:cs="Arial"/>
          <w:szCs w:val="20"/>
          <w:lang w:val="pt-PT"/>
          <w:rPrChange w:id="1778" w:author="Wolfgang J. Toechterle" w:date="2013-06-22T10:32:00Z">
            <w:rPr>
              <w:rFonts w:cs="Arial"/>
              <w:szCs w:val="20"/>
              <w:lang w:val="en-US"/>
            </w:rPr>
          </w:rPrChange>
        </w:rPr>
        <w:t>must be represented on the bag.</w:t>
      </w:r>
      <w:r w:rsidR="00E36990" w:rsidRPr="00A20DF3">
        <w:rPr>
          <w:lang w:val="pt-PT"/>
        </w:rPr>
        <w:t xml:space="preserve"> </w:t>
      </w:r>
      <w:del w:id="1779" w:author="Kinder" w:date="2013-06-30T08:58:00Z">
        <w:r w:rsidR="00C52EAA" w:rsidRPr="00A20DF3" w:rsidDel="00BB5003">
          <w:rPr>
            <w:lang w:val="pt-PT"/>
          </w:rPr>
          <w:delText>Also t</w:delText>
        </w:r>
      </w:del>
      <w:ins w:id="1780" w:author="Kinder" w:date="2013-06-30T08:58:00Z">
        <w:r w:rsidR="00BB5003" w:rsidRPr="00A20DF3">
          <w:rPr>
            <w:lang w:val="pt-PT"/>
          </w:rPr>
          <w:t>T</w:t>
        </w:r>
      </w:ins>
      <w:r w:rsidR="00C52EAA" w:rsidRPr="00A20DF3">
        <w:rPr>
          <w:lang w:val="pt-PT"/>
        </w:rPr>
        <w:t xml:space="preserve">he </w:t>
      </w:r>
      <w:r w:rsidR="00E36990" w:rsidRPr="00A20DF3">
        <w:rPr>
          <w:lang w:val="pt-PT"/>
        </w:rPr>
        <w:t xml:space="preserve">customer requires you to use a spot varnish on </w:t>
      </w:r>
      <w:del w:id="1781" w:author="Kinder" w:date="2013-06-30T08:58:00Z">
        <w:r w:rsidR="00E36990" w:rsidRPr="00A20DF3" w:rsidDel="00BB5003">
          <w:rPr>
            <w:lang w:val="pt-PT"/>
          </w:rPr>
          <w:delText>the</w:delText>
        </w:r>
        <w:r w:rsidR="00C52EAA" w:rsidRPr="00A20DF3" w:rsidDel="00BB5003">
          <w:rPr>
            <w:lang w:val="pt-PT"/>
          </w:rPr>
          <w:delText xml:space="preserve"> </w:delText>
        </w:r>
      </w:del>
      <w:r w:rsidR="00C52EAA" w:rsidRPr="00A20DF3">
        <w:rPr>
          <w:lang w:val="pt-PT"/>
        </w:rPr>
        <w:t>both versions of the</w:t>
      </w:r>
      <w:r w:rsidR="00E36990" w:rsidRPr="00A20DF3">
        <w:rPr>
          <w:lang w:val="pt-PT"/>
        </w:rPr>
        <w:t xml:space="preserve"> </w:t>
      </w:r>
      <w:r w:rsidR="00C52EAA" w:rsidRPr="00A20DF3">
        <w:rPr>
          <w:lang w:val="pt-PT"/>
        </w:rPr>
        <w:t>Logo</w:t>
      </w:r>
      <w:r w:rsidR="00E36990" w:rsidRPr="00A20DF3">
        <w:rPr>
          <w:lang w:val="pt-PT"/>
        </w:rPr>
        <w:t>.</w:t>
      </w:r>
    </w:p>
    <w:p w14:paraId="1E2F2DCF" w14:textId="77777777" w:rsidR="007B1D59" w:rsidRPr="00A20DF3" w:rsidRDefault="007B1D59" w:rsidP="006D3605">
      <w:pPr>
        <w:rPr>
          <w:ins w:id="1782" w:author="Admin" w:date="2013-07-01T08:32:00Z"/>
          <w:lang w:val="pt-PT"/>
        </w:rPr>
      </w:pPr>
    </w:p>
    <w:p w14:paraId="12FD126D" w14:textId="73152FC7" w:rsidR="007B1D59" w:rsidRPr="00A20DF3" w:rsidRDefault="007B1D59" w:rsidP="00165B6B">
      <w:pPr>
        <w:rPr>
          <w:rFonts w:cs="Arial"/>
          <w:szCs w:val="20"/>
          <w:lang w:val="pt-PT"/>
        </w:rPr>
      </w:pPr>
      <w:ins w:id="1783" w:author="Admin" w:date="2013-07-01T08:32:00Z">
        <w:r w:rsidRPr="00A20DF3">
          <w:rPr>
            <w:highlight w:val="yellow"/>
            <w:lang w:val="pt-PT"/>
            <w:rPrChange w:id="1784" w:author="Admin" w:date="2013-07-01T09:40:00Z">
              <w:rPr/>
            </w:rPrChange>
          </w:rPr>
          <w:t>Crie um saco</w:t>
        </w:r>
      </w:ins>
      <w:r w:rsidR="00165B6B">
        <w:rPr>
          <w:highlight w:val="yellow"/>
          <w:lang w:val="pt-PT"/>
        </w:rPr>
        <w:t xml:space="preserve"> com impressao </w:t>
      </w:r>
      <w:ins w:id="1785" w:author="Admin" w:date="2013-07-01T09:36:00Z">
        <w:r w:rsidR="00D5088B" w:rsidRPr="00A20DF3">
          <w:rPr>
            <w:highlight w:val="yellow"/>
            <w:lang w:val="pt-PT"/>
            <w:rPrChange w:id="1786" w:author="Admin" w:date="2013-07-01T09:40:00Z">
              <w:rPr/>
            </w:rPrChange>
          </w:rPr>
          <w:t xml:space="preserve">dois lados </w:t>
        </w:r>
      </w:ins>
      <w:ins w:id="1787" w:author="Admin" w:date="2013-07-01T09:34:00Z">
        <w:r w:rsidR="00D5088B" w:rsidRPr="00A20DF3">
          <w:rPr>
            <w:highlight w:val="yellow"/>
            <w:lang w:val="pt-PT"/>
            <w:rPrChange w:id="1788" w:author="Admin" w:date="2013-07-01T09:40:00Z">
              <w:rPr/>
            </w:rPrChange>
          </w:rPr>
          <w:t>em CMYK</w:t>
        </w:r>
      </w:ins>
      <w:ins w:id="1789" w:author="Admin" w:date="2013-07-01T09:36:00Z">
        <w:r w:rsidR="00D5088B" w:rsidRPr="00A20DF3">
          <w:rPr>
            <w:highlight w:val="yellow"/>
            <w:lang w:val="pt-PT"/>
            <w:rPrChange w:id="1790" w:author="Admin" w:date="2013-07-01T09:40:00Z">
              <w:rPr/>
            </w:rPrChange>
          </w:rPr>
          <w:t xml:space="preserve"> para a loja do museu. </w:t>
        </w:r>
      </w:ins>
      <w:ins w:id="1791" w:author="Admin" w:date="2013-07-01T09:37:00Z">
        <w:r w:rsidR="00D5088B" w:rsidRPr="00A20DF3">
          <w:rPr>
            <w:highlight w:val="yellow"/>
            <w:lang w:val="pt-PT"/>
            <w:rPrChange w:id="1792" w:author="Admin" w:date="2013-07-01T09:40:00Z">
              <w:rPr/>
            </w:rPrChange>
          </w:rPr>
          <w:t>E’</w:t>
        </w:r>
      </w:ins>
      <w:ins w:id="1793" w:author="Admin" w:date="2013-07-01T09:36:00Z">
        <w:r w:rsidR="00D5088B" w:rsidRPr="00A20DF3">
          <w:rPr>
            <w:highlight w:val="yellow"/>
            <w:lang w:val="pt-PT"/>
            <w:rPrChange w:id="1794" w:author="Admin" w:date="2013-07-01T09:40:00Z">
              <w:rPr/>
            </w:rPrChange>
          </w:rPr>
          <w:t xml:space="preserve"> um redes</w:t>
        </w:r>
      </w:ins>
      <w:r w:rsidR="00165B6B">
        <w:rPr>
          <w:highlight w:val="yellow"/>
          <w:lang w:val="pt-PT"/>
        </w:rPr>
        <w:t>ign</w:t>
      </w:r>
      <w:ins w:id="1795" w:author="Admin" w:date="2013-07-01T09:36:00Z">
        <w:r w:rsidR="00D5088B" w:rsidRPr="00A20DF3">
          <w:rPr>
            <w:highlight w:val="yellow"/>
            <w:lang w:val="pt-PT"/>
            <w:rPrChange w:id="1796" w:author="Admin" w:date="2013-07-01T09:40:00Z">
              <w:rPr/>
            </w:rPrChange>
          </w:rPr>
          <w:t xml:space="preserve"> de um saco </w:t>
        </w:r>
      </w:ins>
      <w:r w:rsidR="00165B6B">
        <w:rPr>
          <w:highlight w:val="yellow"/>
          <w:lang w:val="pt-PT"/>
        </w:rPr>
        <w:t xml:space="preserve">que </w:t>
      </w:r>
      <w:ins w:id="1797" w:author="Admin" w:date="2013-07-01T09:36:00Z">
        <w:r w:rsidR="00D5088B" w:rsidRPr="00A20DF3">
          <w:rPr>
            <w:highlight w:val="yellow"/>
            <w:lang w:val="pt-PT"/>
            <w:rPrChange w:id="1798" w:author="Admin" w:date="2013-07-01T09:40:00Z">
              <w:rPr/>
            </w:rPrChange>
          </w:rPr>
          <w:t>ja existente</w:t>
        </w:r>
      </w:ins>
      <w:ins w:id="1799" w:author="Admin" w:date="2013-07-01T09:34:00Z">
        <w:r w:rsidR="00D5088B" w:rsidRPr="00A20DF3">
          <w:rPr>
            <w:highlight w:val="yellow"/>
            <w:lang w:val="pt-PT"/>
            <w:rPrChange w:id="1800" w:author="Admin" w:date="2013-07-01T09:40:00Z">
              <w:rPr/>
            </w:rPrChange>
          </w:rPr>
          <w:t xml:space="preserve"> </w:t>
        </w:r>
      </w:ins>
      <w:ins w:id="1801" w:author="Admin" w:date="2013-07-01T09:37:00Z">
        <w:r w:rsidR="00D5088B" w:rsidRPr="00A20DF3">
          <w:rPr>
            <w:highlight w:val="yellow"/>
            <w:lang w:val="pt-PT"/>
            <w:rPrChange w:id="1802" w:author="Admin" w:date="2013-07-01T09:40:00Z">
              <w:rPr>
                <w:lang w:val="de-DE"/>
              </w:rPr>
            </w:rPrChange>
          </w:rPr>
          <w:t xml:space="preserve">portanto, o tamanho e </w:t>
        </w:r>
      </w:ins>
      <w:r w:rsidR="00165B6B">
        <w:rPr>
          <w:highlight w:val="yellow"/>
          <w:lang w:val="pt-PT"/>
        </w:rPr>
        <w:t>o cortante do saco</w:t>
      </w:r>
      <w:ins w:id="1803" w:author="Admin" w:date="2013-07-01T09:37:00Z">
        <w:r w:rsidR="00D5088B" w:rsidRPr="00A20DF3">
          <w:rPr>
            <w:highlight w:val="yellow"/>
            <w:lang w:val="pt-PT"/>
            <w:rPrChange w:id="1804" w:author="Admin" w:date="2013-07-01T09:40:00Z">
              <w:rPr>
                <w:lang w:val="de-DE"/>
              </w:rPr>
            </w:rPrChange>
          </w:rPr>
          <w:t xml:space="preserve"> </w:t>
        </w:r>
      </w:ins>
      <w:r w:rsidR="00165B6B">
        <w:rPr>
          <w:highlight w:val="yellow"/>
          <w:lang w:val="pt-PT"/>
        </w:rPr>
        <w:t>ja estao definidos</w:t>
      </w:r>
      <w:ins w:id="1805" w:author="Admin" w:date="2013-07-01T09:38:00Z">
        <w:r w:rsidR="00D5088B" w:rsidRPr="00A20DF3">
          <w:rPr>
            <w:highlight w:val="yellow"/>
            <w:lang w:val="pt-PT"/>
            <w:rPrChange w:id="1806" w:author="Admin" w:date="2013-07-01T09:40:00Z">
              <w:rPr>
                <w:lang w:val="de-DE"/>
              </w:rPr>
            </w:rPrChange>
          </w:rPr>
          <w:t xml:space="preserve">. </w:t>
        </w:r>
      </w:ins>
      <w:r w:rsidR="00165B6B">
        <w:rPr>
          <w:highlight w:val="yellow"/>
          <w:lang w:val="pt-PT"/>
        </w:rPr>
        <w:t>Como</w:t>
      </w:r>
      <w:ins w:id="1807" w:author="Admin" w:date="2013-07-01T09:38:00Z">
        <w:r w:rsidR="00D5088B" w:rsidRPr="00A20DF3">
          <w:rPr>
            <w:highlight w:val="yellow"/>
            <w:lang w:val="pt-PT"/>
            <w:rPrChange w:id="1808" w:author="Admin" w:date="2013-07-01T09:40:00Z">
              <w:rPr>
                <w:lang w:val="de-DE"/>
              </w:rPr>
            </w:rPrChange>
          </w:rPr>
          <w:t xml:space="preserve"> muitos </w:t>
        </w:r>
      </w:ins>
      <w:r w:rsidR="00165B6B">
        <w:rPr>
          <w:highlight w:val="yellow"/>
          <w:lang w:val="pt-PT"/>
        </w:rPr>
        <w:t>dos visitantes sao</w:t>
      </w:r>
      <w:ins w:id="1809" w:author="Admin" w:date="2013-07-01T09:38:00Z">
        <w:r w:rsidR="00D5088B" w:rsidRPr="00A20DF3">
          <w:rPr>
            <w:highlight w:val="yellow"/>
            <w:lang w:val="pt-PT"/>
            <w:rPrChange w:id="1810" w:author="Admin" w:date="2013-07-01T09:40:00Z">
              <w:rPr>
                <w:lang w:val="de-DE"/>
              </w:rPr>
            </w:rPrChange>
          </w:rPr>
          <w:t xml:space="preserve"> estrangeiros, as versoes em alemao e ingles d</w:t>
        </w:r>
      </w:ins>
      <w:r w:rsidR="00165B6B">
        <w:rPr>
          <w:highlight w:val="yellow"/>
          <w:lang w:val="pt-PT"/>
        </w:rPr>
        <w:t>o</w:t>
      </w:r>
      <w:ins w:id="1811" w:author="Admin" w:date="2013-07-01T09:38:00Z">
        <w:r w:rsidR="00D5088B" w:rsidRPr="00A20DF3">
          <w:rPr>
            <w:highlight w:val="yellow"/>
            <w:lang w:val="pt-PT"/>
            <w:rPrChange w:id="1812" w:author="Admin" w:date="2013-07-01T09:40:00Z">
              <w:rPr>
                <w:lang w:val="de-DE"/>
              </w:rPr>
            </w:rPrChange>
          </w:rPr>
          <w:t xml:space="preserve"> logo devem estar representadas na sacola. </w:t>
        </w:r>
      </w:ins>
      <w:ins w:id="1813" w:author="Admin" w:date="2013-07-01T09:39:00Z">
        <w:r w:rsidR="00D5088B" w:rsidRPr="00A20DF3">
          <w:rPr>
            <w:highlight w:val="yellow"/>
            <w:lang w:val="pt-PT"/>
            <w:rPrChange w:id="1814" w:author="Admin" w:date="2013-07-01T09:40:00Z">
              <w:rPr>
                <w:lang w:val="en-US"/>
              </w:rPr>
            </w:rPrChange>
          </w:rPr>
          <w:t xml:space="preserve">O cliente lhe pede que </w:t>
        </w:r>
        <w:r w:rsidR="00D5088B" w:rsidRPr="00165B6B">
          <w:rPr>
            <w:highlight w:val="yellow"/>
            <w:lang w:val="pt-PT"/>
            <w:rPrChange w:id="1815" w:author="Admin" w:date="2013-07-01T09:40:00Z">
              <w:rPr>
                <w:lang w:val="en-US"/>
              </w:rPr>
            </w:rPrChange>
          </w:rPr>
          <w:t xml:space="preserve">utilize </w:t>
        </w:r>
      </w:ins>
      <w:r w:rsidR="00165B6B" w:rsidRPr="00165B6B">
        <w:rPr>
          <w:highlight w:val="yellow"/>
          <w:lang w:val="pt-PT"/>
        </w:rPr>
        <w:t>verniz em ambos os logos, usa uma cor spot para representar o verniz.</w:t>
      </w:r>
    </w:p>
    <w:p w14:paraId="2FC2F4D2" w14:textId="77777777" w:rsidR="00B45946" w:rsidRPr="00A20DF3" w:rsidRDefault="00B45946" w:rsidP="00B45946">
      <w:pPr>
        <w:rPr>
          <w:lang w:val="pt-PT"/>
        </w:rPr>
      </w:pPr>
    </w:p>
    <w:p w14:paraId="33001B90" w14:textId="77777777" w:rsidR="00165B6B" w:rsidRDefault="00B45946" w:rsidP="00B45946">
      <w:pPr>
        <w:rPr>
          <w:b/>
          <w:szCs w:val="20"/>
          <w:lang w:val="pt-PT"/>
        </w:rPr>
      </w:pPr>
      <w:r w:rsidRPr="00A20DF3">
        <w:rPr>
          <w:b/>
          <w:szCs w:val="20"/>
          <w:lang w:val="pt-PT"/>
          <w:rPrChange w:id="1816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</w:p>
    <w:p w14:paraId="0795ECC9" w14:textId="097C7A16" w:rsidR="00B45946" w:rsidRPr="00A20DF3" w:rsidRDefault="00D5088B" w:rsidP="00165B6B">
      <w:pPr>
        <w:rPr>
          <w:b/>
          <w:szCs w:val="20"/>
          <w:lang w:val="pt-PT"/>
          <w:rPrChange w:id="1817" w:author="Wolfgang J. Toechterle" w:date="2013-06-22T10:32:00Z">
            <w:rPr>
              <w:b/>
              <w:szCs w:val="20"/>
              <w:lang w:val="en-US"/>
            </w:rPr>
          </w:rPrChange>
        </w:rPr>
      </w:pPr>
      <w:ins w:id="1818" w:author="Admin" w:date="2013-07-01T09:41:00Z">
        <w:r w:rsidRPr="00A20DF3">
          <w:rPr>
            <w:b/>
            <w:szCs w:val="20"/>
            <w:highlight w:val="yellow"/>
            <w:lang w:val="pt-PT"/>
            <w:rPrChange w:id="1819" w:author="Admin" w:date="2013-07-01T09:41:00Z">
              <w:rPr>
                <w:b/>
                <w:szCs w:val="20"/>
              </w:rPr>
            </w:rPrChange>
          </w:rPr>
          <w:t xml:space="preserve">Elementos </w:t>
        </w:r>
      </w:ins>
      <w:r w:rsidR="00165B6B">
        <w:rPr>
          <w:b/>
          <w:szCs w:val="20"/>
          <w:lang w:val="pt-PT"/>
        </w:rPr>
        <w:t>Obrigatoris</w:t>
      </w:r>
    </w:p>
    <w:p w14:paraId="1DA99730" w14:textId="77777777" w:rsidR="00B45946" w:rsidRPr="00A20DF3" w:rsidRDefault="00B45946" w:rsidP="00B45946">
      <w:pPr>
        <w:rPr>
          <w:lang w:val="pt-PT"/>
          <w:rPrChange w:id="1820" w:author="Wolfgang J. Toechterle" w:date="2013-06-22T10:32:00Z">
            <w:rPr>
              <w:lang w:val="en-US"/>
            </w:rPr>
          </w:rPrChange>
        </w:rPr>
      </w:pPr>
    </w:p>
    <w:p w14:paraId="3AEF35EB" w14:textId="77777777" w:rsidR="00165B6B" w:rsidRDefault="00B45946" w:rsidP="00B45946">
      <w:pPr>
        <w:widowControl w:val="0"/>
        <w:autoSpaceDE w:val="0"/>
        <w:autoSpaceDN w:val="0"/>
        <w:adjustRightInd w:val="0"/>
        <w:rPr>
          <w:lang w:val="pt-PT"/>
        </w:rPr>
      </w:pPr>
      <w:r w:rsidRPr="00A20DF3">
        <w:rPr>
          <w:lang w:val="pt-PT"/>
          <w:rPrChange w:id="1821" w:author="Wolfgang J. Toechterle" w:date="2013-06-22T10:32:00Z">
            <w:rPr>
              <w:lang w:val="en-US"/>
            </w:rPr>
          </w:rPrChange>
        </w:rPr>
        <w:t>Given text:</w:t>
      </w:r>
    </w:p>
    <w:p w14:paraId="0E19E0CF" w14:textId="05F45044" w:rsidR="00B45946" w:rsidRPr="00A20DF3" w:rsidRDefault="00D5088B" w:rsidP="00B45946">
      <w:pPr>
        <w:widowControl w:val="0"/>
        <w:autoSpaceDE w:val="0"/>
        <w:autoSpaceDN w:val="0"/>
        <w:adjustRightInd w:val="0"/>
        <w:rPr>
          <w:lang w:val="pt-PT"/>
          <w:rPrChange w:id="1822" w:author="Wolfgang J. Toechterle" w:date="2013-06-22T10:32:00Z">
            <w:rPr>
              <w:lang w:val="en-US"/>
            </w:rPr>
          </w:rPrChange>
        </w:rPr>
      </w:pPr>
      <w:ins w:id="1823" w:author="Admin" w:date="2013-07-01T09:41:00Z">
        <w:r w:rsidRPr="00A20DF3">
          <w:rPr>
            <w:highlight w:val="yellow"/>
            <w:lang w:val="pt-PT"/>
            <w:rPrChange w:id="1824" w:author="Admin" w:date="2013-07-01T09:41:00Z">
              <w:rPr/>
            </w:rPrChange>
          </w:rPr>
          <w:t>(Texto fornecido)</w:t>
        </w:r>
      </w:ins>
    </w:p>
    <w:p w14:paraId="08585430" w14:textId="77777777" w:rsidR="00B45946" w:rsidRPr="00A20DF3" w:rsidRDefault="00B45946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pt-PT"/>
          <w:rPrChange w:id="1825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Cs w:val="20"/>
          <w:lang w:val="pt-PT"/>
          <w:rPrChange w:id="1826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Between technology and art</w:t>
      </w:r>
    </w:p>
    <w:p w14:paraId="34FCF816" w14:textId="67C6422D" w:rsidR="00A41992" w:rsidRPr="00A20DF3" w:rsidRDefault="00A41992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lang w:val="pt-PT"/>
          <w:rPrChange w:id="1827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A20DF3">
        <w:rPr>
          <w:rFonts w:ascii="Times New Roman" w:hAnsi="Times New Roman" w:cs="Times New Roman"/>
          <w:szCs w:val="20"/>
          <w:lang w:val="pt-PT"/>
          <w:rPrChange w:id="1828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085BC183" w14:textId="77777777" w:rsidR="00B45946" w:rsidRPr="00A20DF3" w:rsidRDefault="00B45946" w:rsidP="00B45946">
      <w:pPr>
        <w:widowControl w:val="0"/>
        <w:autoSpaceDE w:val="0"/>
        <w:autoSpaceDN w:val="0"/>
        <w:adjustRightInd w:val="0"/>
        <w:rPr>
          <w:lang w:val="pt-PT"/>
          <w:rPrChange w:id="1829" w:author="Wolfgang J. Toechterle" w:date="2013-06-22T10:32:00Z">
            <w:rPr>
              <w:lang w:val="en-US"/>
            </w:rPr>
          </w:rPrChange>
        </w:rPr>
      </w:pPr>
    </w:p>
    <w:p w14:paraId="111BAF05" w14:textId="3D42F6EA" w:rsidR="00B45946" w:rsidRPr="00A20DF3" w:rsidRDefault="00B45946" w:rsidP="00B45946">
      <w:pPr>
        <w:rPr>
          <w:ins w:id="1830" w:author="Admin" w:date="2013-07-01T09:41:00Z"/>
          <w:lang w:val="pt-PT"/>
        </w:rPr>
      </w:pPr>
      <w:r w:rsidRPr="00A20DF3">
        <w:rPr>
          <w:lang w:val="pt-PT"/>
          <w:rPrChange w:id="1831" w:author="Wolfgang J. Toechterle" w:date="2013-06-22T10:32:00Z">
            <w:rPr>
              <w:lang w:val="en-US"/>
            </w:rPr>
          </w:rPrChange>
        </w:rPr>
        <w:t>Logo</w:t>
      </w:r>
      <w:del w:id="1832" w:author="Kinder" w:date="2013-06-29T12:07:00Z">
        <w:r w:rsidR="00E4223D" w:rsidRPr="00A20DF3" w:rsidDel="00C27E59">
          <w:rPr>
            <w:lang w:val="pt-PT"/>
            <w:rPrChange w:id="1833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ins w:id="1834" w:author="Kinder" w:date="2013-06-29T12:07:00Z">
        <w:r w:rsidR="00C27E59" w:rsidRPr="00A20DF3">
          <w:rPr>
            <w:lang w:val="pt-PT"/>
          </w:rPr>
          <w:t xml:space="preserve">: Both </w:t>
        </w:r>
      </w:ins>
      <w:del w:id="1835" w:author="Kinder" w:date="2013-06-29T12:07:00Z">
        <w:r w:rsidR="00E4223D" w:rsidRPr="00A20DF3" w:rsidDel="00C27E59">
          <w:rPr>
            <w:lang w:val="pt-PT"/>
            <w:rPrChange w:id="1836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A20DF3">
        <w:rPr>
          <w:lang w:val="pt-PT"/>
          <w:rPrChange w:id="1837" w:author="Wolfgang J. Toechterle" w:date="2013-06-22T10:32:00Z">
            <w:rPr>
              <w:lang w:val="en-US"/>
            </w:rPr>
          </w:rPrChange>
        </w:rPr>
        <w:t>English</w:t>
      </w:r>
      <w:ins w:id="1838" w:author="Kinder" w:date="2013-06-29T12:07:00Z">
        <w:r w:rsidR="00C27E59" w:rsidRPr="00A20DF3">
          <w:rPr>
            <w:b/>
            <w:lang w:val="pt-PT"/>
          </w:rPr>
          <w:t xml:space="preserve"> and</w:t>
        </w:r>
      </w:ins>
      <w:del w:id="1839" w:author="Kinder" w:date="2013-06-29T12:07:00Z">
        <w:r w:rsidR="00E4223D" w:rsidRPr="00A20DF3" w:rsidDel="00C27E59">
          <w:rPr>
            <w:lang w:val="pt-PT"/>
            <w:rPrChange w:id="1840" w:author="Wolfgang J. Toechterle" w:date="2013-06-22T10:32:00Z">
              <w:rPr>
                <w:lang w:val="en-US"/>
              </w:rPr>
            </w:rPrChange>
          </w:rPr>
          <w:delText xml:space="preserve"> </w:delText>
        </w:r>
        <w:r w:rsidR="00E4223D" w:rsidRPr="00A20DF3" w:rsidDel="00C27E59">
          <w:rPr>
            <w:b/>
            <w:lang w:val="pt-PT"/>
            <w:rPrChange w:id="1841" w:author="Wolfgang J. Toechterle" w:date="2013-06-22T10:32:00Z">
              <w:rPr>
                <w:b/>
                <w:lang w:val="en-US"/>
              </w:rPr>
            </w:rPrChange>
          </w:rPr>
          <w:delText>AND</w:delText>
        </w:r>
      </w:del>
      <w:r w:rsidR="00E4223D" w:rsidRPr="00A20DF3">
        <w:rPr>
          <w:lang w:val="pt-PT"/>
          <w:rPrChange w:id="1842" w:author="Wolfgang J. Toechterle" w:date="2013-06-22T10:32:00Z">
            <w:rPr>
              <w:lang w:val="en-US"/>
            </w:rPr>
          </w:rPrChange>
        </w:rPr>
        <w:t xml:space="preserve"> </w:t>
      </w:r>
      <w:del w:id="1843" w:author="Kinder" w:date="2013-06-29T12:07:00Z">
        <w:r w:rsidR="00E4223D" w:rsidRPr="00A20DF3" w:rsidDel="00C27E59">
          <w:rPr>
            <w:lang w:val="pt-PT"/>
            <w:rPrChange w:id="1844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A20DF3">
        <w:rPr>
          <w:lang w:val="pt-PT"/>
          <w:rPrChange w:id="1845" w:author="Wolfgang J. Toechterle" w:date="2013-06-22T10:32:00Z">
            <w:rPr>
              <w:lang w:val="en-US"/>
            </w:rPr>
          </w:rPrChange>
        </w:rPr>
        <w:t>German Version</w:t>
      </w:r>
      <w:r w:rsidR="00C52EAA" w:rsidRPr="00A20DF3">
        <w:rPr>
          <w:lang w:val="pt-PT"/>
          <w:rPrChange w:id="1846" w:author="Wolfgang J. Toechterle" w:date="2013-06-22T10:32:00Z">
            <w:rPr>
              <w:lang w:val="en-US"/>
            </w:rPr>
          </w:rPrChange>
        </w:rPr>
        <w:t xml:space="preserve"> </w:t>
      </w:r>
      <w:ins w:id="1847" w:author="Kinder" w:date="2013-06-29T12:07:00Z">
        <w:r w:rsidR="00C27E59" w:rsidRPr="00A20DF3">
          <w:rPr>
            <w:lang w:val="pt-PT"/>
          </w:rPr>
          <w:t>with</w:t>
        </w:r>
      </w:ins>
      <w:del w:id="1848" w:author="Kinder" w:date="2013-06-29T12:07:00Z">
        <w:r w:rsidR="00F40D39" w:rsidRPr="00A20DF3" w:rsidDel="00C27E59">
          <w:rPr>
            <w:lang w:val="pt-PT"/>
            <w:rPrChange w:id="1849" w:author="Wolfgang J. Toechterle" w:date="2013-06-22T10:32:00Z">
              <w:rPr>
                <w:lang w:val="en-US"/>
              </w:rPr>
            </w:rPrChange>
          </w:rPr>
          <w:delText>+</w:delText>
        </w:r>
      </w:del>
      <w:r w:rsidR="00F40D39" w:rsidRPr="00A20DF3">
        <w:rPr>
          <w:lang w:val="pt-PT"/>
          <w:rPrChange w:id="1850" w:author="Wolfgang J. Toechterle" w:date="2013-06-22T10:32:00Z">
            <w:rPr>
              <w:lang w:val="en-US"/>
            </w:rPr>
          </w:rPrChange>
        </w:rPr>
        <w:t xml:space="preserve"> spot Varnish</w:t>
      </w:r>
    </w:p>
    <w:p w14:paraId="6E4E5057" w14:textId="3450CA11" w:rsidR="00D5088B" w:rsidRPr="00A20DF3" w:rsidDel="00D5088B" w:rsidRDefault="00D5088B" w:rsidP="00B45946">
      <w:pPr>
        <w:rPr>
          <w:del w:id="1851" w:author="Admin" w:date="2013-07-01T09:42:00Z"/>
          <w:lang w:val="pt-PT"/>
          <w:rPrChange w:id="1852" w:author="Wolfgang J. Toechterle" w:date="2013-06-22T10:32:00Z">
            <w:rPr>
              <w:del w:id="1853" w:author="Admin" w:date="2013-07-01T09:42:00Z"/>
              <w:lang w:val="en-US"/>
            </w:rPr>
          </w:rPrChange>
        </w:rPr>
      </w:pPr>
    </w:p>
    <w:p w14:paraId="09F0D324" w14:textId="3DD87EC3" w:rsidR="00F40D39" w:rsidRPr="00A20DF3" w:rsidRDefault="00F40D39" w:rsidP="00F40D39">
      <w:pPr>
        <w:rPr>
          <w:lang w:val="pt-PT"/>
        </w:rPr>
      </w:pPr>
      <w:del w:id="1854" w:author="Kinder" w:date="2013-06-29T12:09:00Z">
        <w:r w:rsidRPr="00A20DF3" w:rsidDel="00C27E59">
          <w:rPr>
            <w:lang w:val="pt-PT"/>
          </w:rPr>
          <w:delText>Varnish</w:delText>
        </w:r>
      </w:del>
      <w:del w:id="1855" w:author="Kinder" w:date="2013-06-29T12:11:00Z">
        <w:r w:rsidRPr="00A20DF3" w:rsidDel="00C27E59">
          <w:rPr>
            <w:lang w:val="pt-PT"/>
          </w:rPr>
          <w:delText>:</w:delText>
        </w:r>
      </w:del>
      <w:ins w:id="1856" w:author="Kinder" w:date="2013-06-29T12:11:00Z">
        <w:r w:rsidR="00C27E59" w:rsidRPr="00A20DF3">
          <w:rPr>
            <w:lang w:val="pt-PT"/>
          </w:rPr>
          <w:t xml:space="preserve">The indication of the varnish </w:t>
        </w:r>
      </w:ins>
      <w:del w:id="1857" w:author="Kinder" w:date="2013-06-29T12:11:00Z">
        <w:r w:rsidRPr="00A20DF3" w:rsidDel="00C27E59">
          <w:rPr>
            <w:lang w:val="pt-PT"/>
          </w:rPr>
          <w:delText xml:space="preserve"> </w:delText>
        </w:r>
      </w:del>
      <w:ins w:id="1858" w:author="Kinder" w:date="2013-06-29T12:11:00Z">
        <w:r w:rsidR="00C27E59" w:rsidRPr="00A20DF3">
          <w:rPr>
            <w:lang w:val="pt-PT"/>
          </w:rPr>
          <w:t>m</w:t>
        </w:r>
      </w:ins>
      <w:del w:id="1859" w:author="Kinder" w:date="2013-06-29T12:11:00Z">
        <w:r w:rsidRPr="00A20DF3" w:rsidDel="00C27E59">
          <w:rPr>
            <w:lang w:val="pt-PT"/>
          </w:rPr>
          <w:delText>M</w:delText>
        </w:r>
      </w:del>
      <w:r w:rsidRPr="00A20DF3">
        <w:rPr>
          <w:lang w:val="pt-PT"/>
        </w:rPr>
        <w:t xml:space="preserve">ust be named </w:t>
      </w:r>
      <w:ins w:id="1860" w:author="Kinder" w:date="2013-06-29T12:09:00Z">
        <w:r w:rsidR="00C27E59" w:rsidRPr="00A20DF3">
          <w:rPr>
            <w:lang w:val="pt-PT"/>
          </w:rPr>
          <w:t xml:space="preserve">as </w:t>
        </w:r>
      </w:ins>
      <w:r w:rsidRPr="00A20DF3">
        <w:rPr>
          <w:lang w:val="pt-PT"/>
        </w:rPr>
        <w:t>“Varnish”,</w:t>
      </w:r>
      <w:del w:id="1861" w:author="Kinder" w:date="2013-06-29T12:11:00Z">
        <w:r w:rsidRPr="00A20DF3" w:rsidDel="00C27E59">
          <w:rPr>
            <w:lang w:val="pt-PT"/>
          </w:rPr>
          <w:delText xml:space="preserve"> must be created</w:delText>
        </w:r>
      </w:del>
      <w:r w:rsidRPr="00A20DF3">
        <w:rPr>
          <w:lang w:val="pt-PT"/>
        </w:rPr>
        <w:t xml:space="preserve"> as a spot colour and it must be 100% black</w:t>
      </w:r>
    </w:p>
    <w:p w14:paraId="74841399" w14:textId="77777777" w:rsidR="00F40D39" w:rsidRPr="00A20DF3" w:rsidRDefault="00F40D39" w:rsidP="00B45946">
      <w:pPr>
        <w:rPr>
          <w:ins w:id="1862" w:author="Admin" w:date="2013-07-01T09:42:00Z"/>
          <w:lang w:val="pt-PT"/>
        </w:rPr>
      </w:pPr>
    </w:p>
    <w:p w14:paraId="26FB3765" w14:textId="77777777" w:rsidR="00D5088B" w:rsidRPr="00A20DF3" w:rsidRDefault="00D5088B" w:rsidP="00D5088B">
      <w:pPr>
        <w:rPr>
          <w:ins w:id="1863" w:author="Admin" w:date="2013-07-01T09:42:00Z"/>
          <w:lang w:val="pt-PT"/>
        </w:rPr>
      </w:pPr>
      <w:ins w:id="1864" w:author="Admin" w:date="2013-07-01T09:42:00Z">
        <w:r w:rsidRPr="00A20DF3">
          <w:rPr>
            <w:highlight w:val="yellow"/>
            <w:lang w:val="pt-PT"/>
            <w:rPrChange w:id="1865" w:author="Admin" w:date="2013-07-01T09:43:00Z">
              <w:rPr/>
            </w:rPrChange>
          </w:rPr>
          <w:t>Logo: ambas as versoes, em ingles e em alemao, com uma cor especial para o verniz</w:t>
        </w:r>
      </w:ins>
    </w:p>
    <w:p w14:paraId="1A64C58B" w14:textId="3A97B4C7" w:rsidR="00D5088B" w:rsidRPr="00A20DF3" w:rsidRDefault="00D5088B" w:rsidP="00165B6B">
      <w:pPr>
        <w:rPr>
          <w:ins w:id="1866" w:author="Admin" w:date="2013-07-01T09:43:00Z"/>
          <w:lang w:val="pt-PT"/>
        </w:rPr>
      </w:pPr>
      <w:ins w:id="1867" w:author="Admin" w:date="2013-07-01T09:42:00Z">
        <w:r w:rsidRPr="00A20DF3">
          <w:rPr>
            <w:highlight w:val="yellow"/>
            <w:lang w:val="pt-PT"/>
            <w:rPrChange w:id="1868" w:author="Admin" w:date="2013-07-01T09:43:00Z">
              <w:rPr/>
            </w:rPrChange>
          </w:rPr>
          <w:t>A indicacao do verniz</w:t>
        </w:r>
      </w:ins>
      <w:ins w:id="1869" w:author="Admin" w:date="2013-07-01T09:43:00Z">
        <w:r w:rsidR="00DD40D8" w:rsidRPr="00A20DF3">
          <w:rPr>
            <w:highlight w:val="yellow"/>
            <w:lang w:val="pt-PT"/>
            <w:rPrChange w:id="1870" w:author="Admin" w:date="2013-07-01T09:43:00Z">
              <w:rPr/>
            </w:rPrChange>
          </w:rPr>
          <w:t xml:space="preserve"> deve ser nomeada como “Varnish”, com uma cor especial e deve ser 100% pret</w:t>
        </w:r>
      </w:ins>
      <w:r w:rsidR="00165B6B" w:rsidRPr="00165B6B">
        <w:rPr>
          <w:highlight w:val="yellow"/>
          <w:lang w:val="pt-PT"/>
        </w:rPr>
        <w:t>o</w:t>
      </w:r>
    </w:p>
    <w:p w14:paraId="309EEC55" w14:textId="77777777" w:rsidR="00DD40D8" w:rsidRPr="00A20DF3" w:rsidRDefault="00DD40D8" w:rsidP="00B45946">
      <w:pPr>
        <w:rPr>
          <w:lang w:val="pt-PT"/>
          <w:rPrChange w:id="1871" w:author="Wolfgang J. Toechterle" w:date="2013-06-22T10:32:00Z">
            <w:rPr>
              <w:lang w:val="en-US"/>
            </w:rPr>
          </w:rPrChange>
        </w:rPr>
      </w:pPr>
    </w:p>
    <w:p w14:paraId="471A8C15" w14:textId="1F09B95A" w:rsidR="00C52EAA" w:rsidRPr="00A20DF3" w:rsidRDefault="00B45946" w:rsidP="00B45946">
      <w:pPr>
        <w:rPr>
          <w:ins w:id="1872" w:author="Admin" w:date="2013-07-01T09:44:00Z"/>
          <w:lang w:val="pt-PT"/>
        </w:rPr>
      </w:pPr>
      <w:r w:rsidRPr="00A20DF3">
        <w:rPr>
          <w:lang w:val="pt-PT"/>
          <w:rPrChange w:id="1873" w:author="Wolfgang J. Toechterle" w:date="2013-06-22T10:32:00Z">
            <w:rPr>
              <w:lang w:val="en-US"/>
            </w:rPr>
          </w:rPrChange>
        </w:rPr>
        <w:t>Font: no specification</w:t>
      </w:r>
    </w:p>
    <w:p w14:paraId="512ED762" w14:textId="4594991F" w:rsidR="00DD40D8" w:rsidRPr="00A20DF3" w:rsidRDefault="00DD40D8" w:rsidP="00B45946">
      <w:pPr>
        <w:rPr>
          <w:ins w:id="1874" w:author="Admin" w:date="2013-07-01T09:44:00Z"/>
          <w:lang w:val="pt-PT"/>
        </w:rPr>
      </w:pPr>
      <w:ins w:id="1875" w:author="Admin" w:date="2013-07-01T09:44:00Z">
        <w:r w:rsidRPr="00A20DF3">
          <w:rPr>
            <w:highlight w:val="yellow"/>
            <w:lang w:val="pt-PT"/>
            <w:rPrChange w:id="1876" w:author="Admin" w:date="2013-07-01T09:44:00Z">
              <w:rPr/>
            </w:rPrChange>
          </w:rPr>
          <w:t>Fonte: sem especificacao</w:t>
        </w:r>
      </w:ins>
    </w:p>
    <w:p w14:paraId="0D09A1E5" w14:textId="77777777" w:rsidR="00DD40D8" w:rsidRPr="00A20DF3" w:rsidRDefault="00DD40D8" w:rsidP="00B45946">
      <w:pPr>
        <w:rPr>
          <w:lang w:val="pt-PT"/>
          <w:rPrChange w:id="1877" w:author="Wolfgang J. Toechterle" w:date="2013-06-22T10:32:00Z">
            <w:rPr>
              <w:lang w:val="en-US"/>
            </w:rPr>
          </w:rPrChange>
        </w:rPr>
      </w:pPr>
    </w:p>
    <w:p w14:paraId="70C30650" w14:textId="77777777" w:rsidR="00DD40D8" w:rsidRPr="00A20DF3" w:rsidRDefault="00C52EAA" w:rsidP="00B45946">
      <w:pPr>
        <w:rPr>
          <w:ins w:id="1878" w:author="Admin" w:date="2013-07-01T09:44:00Z"/>
          <w:rFonts w:ascii="Lucida Grande" w:hAnsi="Lucida Grande" w:cs="Lucida Grande"/>
          <w:color w:val="000000"/>
          <w:szCs w:val="20"/>
          <w:lang w:val="pt-PT"/>
        </w:rPr>
      </w:pPr>
      <w:r w:rsidRPr="00A20DF3">
        <w:rPr>
          <w:lang w:val="pt-PT"/>
          <w:rPrChange w:id="1879" w:author="Wolfgang J. Toechterle" w:date="2013-06-22T10:32:00Z">
            <w:rPr>
              <w:lang w:val="en-US"/>
            </w:rPr>
          </w:rPrChange>
        </w:rPr>
        <w:t>Image</w:t>
      </w:r>
      <w:r w:rsidR="00041F11" w:rsidRPr="00A20DF3">
        <w:rPr>
          <w:lang w:val="pt-PT"/>
          <w:rPrChange w:id="1880" w:author="Wolfgang J. Toechterle" w:date="2013-06-22T10:32:00Z">
            <w:rPr>
              <w:lang w:val="en-US"/>
            </w:rPr>
          </w:rPrChange>
        </w:rPr>
        <w:t>s</w:t>
      </w:r>
      <w:r w:rsidRPr="00A20DF3">
        <w:rPr>
          <w:lang w:val="pt-PT"/>
        </w:rPr>
        <w:t xml:space="preserve">: </w:t>
      </w:r>
      <w:ins w:id="1881" w:author="Kinder" w:date="2013-06-29T12:13:00Z">
        <w:r w:rsidR="00C27E59" w:rsidRPr="00A20DF3">
          <w:rPr>
            <w:lang w:val="pt-PT"/>
          </w:rPr>
          <w:t>Minimum 2 images must be used</w:t>
        </w:r>
      </w:ins>
      <w:ins w:id="1882" w:author="Wolfgang J. Toechterle" w:date="2013-05-20T21:30:00Z">
        <w:del w:id="1883" w:author="Kinder" w:date="2013-06-29T12:13:00Z">
          <w:r w:rsidR="00B82E92" w:rsidRPr="00A20DF3" w:rsidDel="00C27E59">
            <w:rPr>
              <w:lang w:val="pt-PT"/>
            </w:rPr>
            <w:delText>At least two of the at</w:delText>
          </w:r>
          <w:r w:rsidR="00EA5133" w:rsidRPr="00A20DF3" w:rsidDel="00C27E59">
            <w:rPr>
              <w:lang w:val="pt-PT"/>
            </w:rPr>
            <w:delText xml:space="preserve">tached images must be use. </w:delText>
          </w:r>
        </w:del>
      </w:ins>
      <w:ins w:id="1884" w:author="Kinder" w:date="2013-06-29T12:13:00Z">
        <w:r w:rsidR="00C27E59" w:rsidRPr="00A20DF3">
          <w:rPr>
            <w:lang w:val="pt-PT"/>
          </w:rPr>
          <w:t>, y</w:t>
        </w:r>
      </w:ins>
      <w:ins w:id="1885" w:author="Wolfgang J. Toechterle" w:date="2013-05-20T21:30:00Z">
        <w:del w:id="1886" w:author="Kinder" w:date="2013-06-29T12:13:00Z">
          <w:r w:rsidR="00EA5133" w:rsidRPr="00A20DF3" w:rsidDel="00C27E59">
            <w:rPr>
              <w:lang w:val="pt-PT"/>
            </w:rPr>
            <w:delText>Y</w:delText>
          </w:r>
        </w:del>
        <w:r w:rsidR="00EA5133" w:rsidRPr="00A20DF3">
          <w:rPr>
            <w:lang w:val="pt-PT"/>
          </w:rPr>
          <w:t>ou are</w:t>
        </w:r>
        <w:r w:rsidR="00B82E92" w:rsidRPr="00A20DF3">
          <w:rPr>
            <w:lang w:val="pt-PT"/>
          </w:rPr>
          <w:t xml:space="preserve"> free to use more.</w:t>
        </w:r>
        <w:r w:rsidR="00B82E92" w:rsidRPr="00A20DF3">
          <w:rPr>
            <w:rFonts w:ascii="Lucida Grande" w:hAnsi="Lucida Grande" w:cs="Lucida Grande"/>
            <w:color w:val="000000"/>
            <w:szCs w:val="20"/>
            <w:lang w:val="pt-PT"/>
            <w:rPrChange w:id="1887" w:author="Wolfgang J. Toechterle" w:date="2013-06-22T10:32:00Z">
              <w:rPr>
                <w:rFonts w:ascii="Lucida Grande" w:hAnsi="Lucida Grande" w:cs="Lucida Grande"/>
                <w:color w:val="000000"/>
                <w:szCs w:val="20"/>
                <w:lang w:val="en-US"/>
              </w:rPr>
            </w:rPrChange>
          </w:rPr>
          <w:t xml:space="preserve"> </w:t>
        </w:r>
      </w:ins>
    </w:p>
    <w:p w14:paraId="607CEDC0" w14:textId="63665326" w:rsidR="00C52EAA" w:rsidRPr="00A20DF3" w:rsidRDefault="00DD40D8" w:rsidP="00165B6B">
      <w:pPr>
        <w:rPr>
          <w:lang w:val="pt-PT"/>
          <w:rPrChange w:id="1888" w:author="Wolfgang J. Toechterle" w:date="2013-06-22T10:32:00Z">
            <w:rPr>
              <w:lang w:val="en-US"/>
            </w:rPr>
          </w:rPrChange>
        </w:rPr>
      </w:pPr>
      <w:ins w:id="1889" w:author="Admin" w:date="2013-07-01T09:44:00Z">
        <w:r w:rsidRPr="00A20DF3">
          <w:rPr>
            <w:rFonts w:ascii="Lucida Grande" w:hAnsi="Lucida Grande" w:cs="Lucida Grande"/>
            <w:color w:val="000000"/>
            <w:szCs w:val="20"/>
            <w:highlight w:val="yellow"/>
            <w:lang w:val="pt-PT"/>
            <w:rPrChange w:id="1890" w:author="Admin" w:date="2013-07-01T09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 xml:space="preserve">Imagens: no minimo duas imagens devem ser utilizadas, </w:t>
        </w:r>
      </w:ins>
      <w:r w:rsidR="00165B6B">
        <w:rPr>
          <w:rFonts w:ascii="Lucida Grande" w:hAnsi="Lucida Grande" w:cs="Lucida Grande"/>
          <w:color w:val="000000"/>
          <w:szCs w:val="20"/>
          <w:highlight w:val="yellow"/>
          <w:lang w:val="pt-PT"/>
        </w:rPr>
        <w:t>se quizeres podes usar mais</w:t>
      </w:r>
      <w:ins w:id="1891" w:author="Admin" w:date="2013-07-01T09:44:00Z">
        <w:r w:rsidRPr="00A20DF3">
          <w:rPr>
            <w:rFonts w:ascii="Lucida Grande" w:hAnsi="Lucida Grande" w:cs="Lucida Grande"/>
            <w:color w:val="000000"/>
            <w:szCs w:val="20"/>
            <w:highlight w:val="yellow"/>
            <w:lang w:val="pt-PT"/>
            <w:rPrChange w:id="1892" w:author="Admin" w:date="2013-07-01T09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>.</w:t>
        </w:r>
      </w:ins>
      <w:del w:id="1893" w:author="Wolfgang J. Toechterle" w:date="2013-05-20T21:31:00Z">
        <w:r w:rsidR="00507333" w:rsidRPr="00A20DF3" w:rsidDel="00B82E92">
          <w:rPr>
            <w:highlight w:val="yellow"/>
            <w:lang w:val="pt-PT"/>
            <w:rPrChange w:id="1894" w:author="Admin" w:date="2013-07-01T09:44:00Z">
              <w:rPr/>
            </w:rPrChange>
          </w:rPr>
          <w:delText xml:space="preserve">some </w:delText>
        </w:r>
        <w:r w:rsidR="00F40D39" w:rsidRPr="00A20DF3" w:rsidDel="00B82E92">
          <w:rPr>
            <w:highlight w:val="yellow"/>
            <w:lang w:val="pt-PT"/>
            <w:rPrChange w:id="1895" w:author="Admin" w:date="2013-07-01T09:44:00Z">
              <w:rPr/>
            </w:rPrChange>
          </w:rPr>
          <w:delText>Museum images</w:delText>
        </w:r>
        <w:r w:rsidR="00507333" w:rsidRPr="00A20DF3" w:rsidDel="00B82E92">
          <w:rPr>
            <w:highlight w:val="yellow"/>
            <w:lang w:val="pt-PT"/>
            <w:rPrChange w:id="1896" w:author="Admin" w:date="2013-07-01T09:44:00Z">
              <w:rPr/>
            </w:rPrChange>
          </w:rPr>
          <w:delText xml:space="preserve"> must be used </w:delText>
        </w:r>
        <w:r w:rsidR="00507333" w:rsidRPr="00A20DF3" w:rsidDel="00B82E92">
          <w:rPr>
            <w:b/>
            <w:highlight w:val="yellow"/>
            <w:lang w:val="pt-PT"/>
            <w:rPrChange w:id="1897" w:author="Admin" w:date="2013-07-01T09:44:00Z">
              <w:rPr>
                <w:b/>
                <w:lang w:val="en-US"/>
              </w:rPr>
            </w:rPrChange>
          </w:rPr>
          <w:delText>(a</w:delText>
        </w:r>
        <w:r w:rsidR="00C52EAA" w:rsidRPr="00A20DF3" w:rsidDel="00B82E92">
          <w:rPr>
            <w:b/>
            <w:highlight w:val="yellow"/>
            <w:lang w:val="pt-PT"/>
            <w:rPrChange w:id="1898" w:author="Admin" w:date="2013-07-01T09:44:00Z">
              <w:rPr>
                <w:b/>
                <w:lang w:val="en-US"/>
              </w:rPr>
            </w:rPrChange>
          </w:rPr>
          <w:delText>t least two</w:delText>
        </w:r>
        <w:r w:rsidR="00C52EAA" w:rsidRPr="00A20DF3" w:rsidDel="00B82E92">
          <w:rPr>
            <w:highlight w:val="yellow"/>
            <w:lang w:val="pt-PT"/>
            <w:rPrChange w:id="1899" w:author="Admin" w:date="2013-07-01T09:44:00Z">
              <w:rPr>
                <w:lang w:val="en-US"/>
              </w:rPr>
            </w:rPrChange>
          </w:rPr>
          <w:delText xml:space="preserve"> </w:delText>
        </w:r>
        <w:r w:rsidR="00507333" w:rsidRPr="00A20DF3" w:rsidDel="00B82E92">
          <w:rPr>
            <w:highlight w:val="yellow"/>
            <w:lang w:val="pt-PT"/>
            <w:rPrChange w:id="1900" w:author="Admin" w:date="2013-07-01T09:44:00Z">
              <w:rPr>
                <w:lang w:val="en-US"/>
              </w:rPr>
            </w:rPrChange>
          </w:rPr>
          <w:delText>of the attached images)</w:delText>
        </w:r>
      </w:del>
    </w:p>
    <w:p w14:paraId="7A88CE49" w14:textId="77777777" w:rsidR="00E4223D" w:rsidRPr="00A20DF3" w:rsidRDefault="00E4223D" w:rsidP="00B45946">
      <w:pPr>
        <w:rPr>
          <w:lang w:val="pt-PT"/>
          <w:rPrChange w:id="1901" w:author="Wolfgang J. Toechterle" w:date="2013-06-22T10:32:00Z">
            <w:rPr>
              <w:lang w:val="en-US"/>
            </w:rPr>
          </w:rPrChange>
        </w:rPr>
      </w:pPr>
    </w:p>
    <w:p w14:paraId="6D5EC24C" w14:textId="5195B724" w:rsidR="00E4223D" w:rsidRPr="00165B6B" w:rsidRDefault="00E4223D" w:rsidP="00165B6B">
      <w:pPr>
        <w:rPr>
          <w:ins w:id="1902" w:author="Admin" w:date="2013-07-01T09:45:00Z"/>
          <w:rStyle w:val="hps"/>
          <w:lang w:val="pt-PT"/>
        </w:rPr>
      </w:pPr>
      <w:r w:rsidRPr="00A20DF3">
        <w:rPr>
          <w:lang w:val="pt-PT"/>
          <w:rPrChange w:id="1903" w:author="Wolfgang J. Toechterle" w:date="2013-06-22T10:32:00Z">
            <w:rPr>
              <w:lang w:val="en-US"/>
            </w:rPr>
          </w:rPrChange>
        </w:rPr>
        <w:t>Die</w:t>
      </w:r>
      <w:del w:id="1904" w:author="Kinder" w:date="2013-06-29T12:16:00Z">
        <w:r w:rsidRPr="00A20DF3" w:rsidDel="00322373">
          <w:rPr>
            <w:lang w:val="pt-PT"/>
            <w:rPrChange w:id="1905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r w:rsidRPr="00A20DF3">
        <w:rPr>
          <w:lang w:val="pt-PT"/>
          <w:rPrChange w:id="1906" w:author="Wolfgang J. Toechterle" w:date="2013-06-22T10:32:00Z">
            <w:rPr>
              <w:lang w:val="en-US"/>
            </w:rPr>
          </w:rPrChange>
        </w:rPr>
        <w:t>Cut</w:t>
      </w:r>
      <w:r w:rsidR="00165B6B">
        <w:rPr>
          <w:lang w:val="pt-PT"/>
        </w:rPr>
        <w:t xml:space="preserve">: </w:t>
      </w:r>
      <w:del w:id="1907" w:author="Kinder" w:date="2013-06-30T08:59:00Z">
        <w:r w:rsidRPr="00A20DF3" w:rsidDel="00BB5003">
          <w:rPr>
            <w:lang w:val="pt-PT"/>
            <w:rPrChange w:id="1908" w:author="Wolfgang J. Toechterle" w:date="2013-06-22T10:32:00Z">
              <w:rPr>
                <w:lang w:val="en-US"/>
              </w:rPr>
            </w:rPrChange>
          </w:rPr>
          <w:delText>The competitor</w:delText>
        </w:r>
        <w:r w:rsidR="00C52EAA" w:rsidRPr="00A20DF3" w:rsidDel="00BB5003">
          <w:rPr>
            <w:lang w:val="pt-PT"/>
            <w:rPrChange w:id="1909" w:author="Wolfgang J. Toechterle" w:date="2013-06-22T10:32:00Z">
              <w:rPr>
                <w:lang w:val="en-US"/>
              </w:rPr>
            </w:rPrChange>
          </w:rPr>
          <w:delText>s</w:delText>
        </w:r>
        <w:r w:rsidRPr="00A20DF3" w:rsidDel="00BB5003">
          <w:rPr>
            <w:lang w:val="pt-PT"/>
            <w:rPrChange w:id="1910" w:author="Wolfgang J. Toechterle" w:date="2013-06-22T10:32:00Z">
              <w:rPr>
                <w:lang w:val="en-US"/>
              </w:rPr>
            </w:rPrChange>
          </w:rPr>
          <w:delText xml:space="preserve"> ha</w:delText>
        </w:r>
        <w:r w:rsidR="00C52EAA" w:rsidRPr="00A20DF3" w:rsidDel="00BB5003">
          <w:rPr>
            <w:lang w:val="pt-PT"/>
            <w:rPrChange w:id="1911" w:author="Wolfgang J. Toechterle" w:date="2013-06-22T10:32:00Z">
              <w:rPr>
                <w:lang w:val="en-US"/>
              </w:rPr>
            </w:rPrChange>
          </w:rPr>
          <w:delText>ve</w:delText>
        </w:r>
        <w:r w:rsidRPr="00A20DF3" w:rsidDel="00BB5003">
          <w:rPr>
            <w:lang w:val="pt-PT"/>
            <w:rPrChange w:id="1912" w:author="Wolfgang J. Toechterle" w:date="2013-06-22T10:32:00Z">
              <w:rPr>
                <w:lang w:val="en-US"/>
              </w:rPr>
            </w:rPrChange>
          </w:rPr>
          <w:delText xml:space="preserve"> to</w:delText>
        </w:r>
      </w:del>
      <w:ins w:id="1913" w:author="Kinder" w:date="2013-06-30T08:59:00Z">
        <w:r w:rsidR="00BB5003" w:rsidRPr="00A20DF3">
          <w:rPr>
            <w:lang w:val="pt-PT"/>
          </w:rPr>
          <w:t>You must</w:t>
        </w:r>
      </w:ins>
      <w:r w:rsidRPr="00A20DF3">
        <w:rPr>
          <w:lang w:val="pt-PT"/>
          <w:rPrChange w:id="1914" w:author="Wolfgang J. Toechterle" w:date="2013-06-22T10:32:00Z">
            <w:rPr>
              <w:lang w:val="en-US"/>
            </w:rPr>
          </w:rPrChange>
        </w:rPr>
        <w:t xml:space="preserve"> use the given Die Cut “BAG_dieC</w:t>
      </w:r>
      <w:ins w:id="1915" w:author="Kinder" w:date="2013-06-29T12:14:00Z">
        <w:r w:rsidR="00C27E59" w:rsidRPr="00A20DF3">
          <w:rPr>
            <w:lang w:val="pt-PT"/>
          </w:rPr>
          <w:t>U</w:t>
        </w:r>
      </w:ins>
      <w:del w:id="1916" w:author="Kinder" w:date="2013-06-29T12:14:00Z">
        <w:r w:rsidRPr="00A20DF3" w:rsidDel="00C27E59">
          <w:rPr>
            <w:lang w:val="pt-PT"/>
            <w:rPrChange w:id="1917" w:author="Wolfgang J. Toechterle" w:date="2013-06-22T10:32:00Z">
              <w:rPr>
                <w:lang w:val="en-US"/>
              </w:rPr>
            </w:rPrChange>
          </w:rPr>
          <w:delText>A</w:delText>
        </w:r>
      </w:del>
      <w:r w:rsidRPr="00A20DF3">
        <w:rPr>
          <w:lang w:val="pt-PT"/>
          <w:rPrChange w:id="1918" w:author="Wolfgang J. Toechterle" w:date="2013-06-22T10:32:00Z">
            <w:rPr>
              <w:lang w:val="en-US"/>
            </w:rPr>
          </w:rPrChange>
        </w:rPr>
        <w:t xml:space="preserve">T.ai”. An example of the printed </w:t>
      </w:r>
      <w:r w:rsidRPr="00A20DF3">
        <w:rPr>
          <w:rStyle w:val="hps"/>
          <w:rFonts w:eastAsia="Times New Roman" w:cs="Times New Roman"/>
          <w:lang w:val="pt-PT"/>
          <w:rPrChange w:id="1919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bag</w:t>
      </w:r>
      <w:r w:rsidRPr="00A20DF3">
        <w:rPr>
          <w:rFonts w:eastAsia="Times New Roman" w:cs="Times New Roman"/>
          <w:lang w:val="pt-PT"/>
          <w:rPrChange w:id="1920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Pr="00A20DF3">
        <w:rPr>
          <w:rStyle w:val="hps"/>
          <w:rFonts w:eastAsia="Times New Roman" w:cs="Times New Roman"/>
          <w:lang w:val="pt-PT"/>
          <w:rPrChange w:id="1921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will be given to</w:t>
      </w:r>
      <w:r w:rsidRPr="00A20DF3">
        <w:rPr>
          <w:rFonts w:eastAsia="Times New Roman" w:cs="Times New Roman"/>
          <w:lang w:val="pt-PT"/>
          <w:rPrChange w:id="1922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="00C52EAA" w:rsidRPr="00A20DF3">
        <w:rPr>
          <w:rStyle w:val="hps"/>
          <w:rFonts w:eastAsia="Times New Roman" w:cs="Times New Roman"/>
          <w:lang w:val="pt-PT"/>
          <w:rPrChange w:id="1923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each competitor</w:t>
      </w:r>
      <w:r w:rsidRPr="00A20DF3">
        <w:rPr>
          <w:rStyle w:val="hps"/>
          <w:rFonts w:eastAsia="Times New Roman" w:cs="Times New Roman"/>
          <w:lang w:val="pt-PT"/>
          <w:rPrChange w:id="1924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.</w:t>
      </w:r>
    </w:p>
    <w:p w14:paraId="21AD1581" w14:textId="77777777" w:rsidR="00DD40D8" w:rsidRPr="00A20DF3" w:rsidRDefault="00DD40D8" w:rsidP="00B45946">
      <w:pPr>
        <w:rPr>
          <w:ins w:id="1925" w:author="Admin" w:date="2013-07-01T09:45:00Z"/>
          <w:rStyle w:val="hps"/>
          <w:rFonts w:eastAsia="Times New Roman" w:cs="Times New Roman"/>
          <w:lang w:val="pt-PT"/>
        </w:rPr>
      </w:pPr>
    </w:p>
    <w:p w14:paraId="1C16B77C" w14:textId="1DC4DEF9" w:rsidR="00DD40D8" w:rsidRPr="00165B6B" w:rsidRDefault="00165B6B" w:rsidP="00165B6B">
      <w:pPr>
        <w:rPr>
          <w:rFonts w:eastAsia="Times New Roman" w:cs="Times New Roman"/>
          <w:highlight w:val="yellow"/>
          <w:lang w:val="pt-PT"/>
          <w:rPrChange w:id="1926" w:author="Wolfgang J. Toechterle" w:date="2013-06-22T10:32:00Z">
            <w:rPr>
              <w:lang w:val="en-US"/>
            </w:rPr>
          </w:rPrChange>
        </w:rPr>
      </w:pPr>
      <w:r>
        <w:rPr>
          <w:rStyle w:val="hps"/>
          <w:rFonts w:eastAsia="Times New Roman" w:cs="Times New Roman"/>
          <w:highlight w:val="yellow"/>
          <w:lang w:val="pt-PT"/>
        </w:rPr>
        <w:t>Cortante: Deves</w:t>
      </w:r>
      <w:ins w:id="1927" w:author="Admin" w:date="2013-07-01T09:45:00Z">
        <w:r w:rsidR="00DD40D8" w:rsidRPr="00A20DF3">
          <w:rPr>
            <w:rStyle w:val="hps"/>
            <w:rFonts w:eastAsia="Times New Roman" w:cs="Times New Roman"/>
            <w:highlight w:val="yellow"/>
            <w:lang w:val="pt-PT"/>
            <w:rPrChange w:id="1928" w:author="Admin" w:date="2013-07-01T09:46:00Z">
              <w:rPr>
                <w:rStyle w:val="hps"/>
                <w:rFonts w:eastAsia="Times New Roman" w:cs="Times New Roman"/>
              </w:rPr>
            </w:rPrChange>
          </w:rPr>
          <w:t xml:space="preserve"> utiliz</w:t>
        </w:r>
      </w:ins>
      <w:r>
        <w:rPr>
          <w:rStyle w:val="hps"/>
          <w:rFonts w:eastAsia="Times New Roman" w:cs="Times New Roman"/>
          <w:highlight w:val="yellow"/>
          <w:lang w:val="pt-PT"/>
        </w:rPr>
        <w:t>a</w:t>
      </w:r>
      <w:ins w:id="1929" w:author="Admin" w:date="2013-07-01T09:45:00Z">
        <w:r w:rsidR="00DD40D8" w:rsidRPr="00A20DF3">
          <w:rPr>
            <w:rStyle w:val="hps"/>
            <w:rFonts w:eastAsia="Times New Roman" w:cs="Times New Roman"/>
            <w:highlight w:val="yellow"/>
            <w:lang w:val="pt-PT"/>
            <w:rPrChange w:id="1930" w:author="Admin" w:date="2013-07-01T09:46:00Z">
              <w:rPr>
                <w:rStyle w:val="hps"/>
                <w:rFonts w:eastAsia="Times New Roman" w:cs="Times New Roman"/>
              </w:rPr>
            </w:rPrChange>
          </w:rPr>
          <w:t xml:space="preserve">r </w:t>
        </w:r>
      </w:ins>
      <w:r>
        <w:rPr>
          <w:rStyle w:val="hps"/>
          <w:rFonts w:eastAsia="Times New Roman" w:cs="Times New Roman"/>
          <w:highlight w:val="yellow"/>
          <w:lang w:val="pt-PT"/>
        </w:rPr>
        <w:t>o cortante</w:t>
      </w:r>
      <w:ins w:id="1931" w:author="Admin" w:date="2013-07-01T09:45:00Z">
        <w:r w:rsidR="00DD40D8" w:rsidRPr="00A20DF3">
          <w:rPr>
            <w:rStyle w:val="hps"/>
            <w:rFonts w:eastAsia="Times New Roman" w:cs="Times New Roman"/>
            <w:highlight w:val="yellow"/>
            <w:lang w:val="pt-PT"/>
            <w:rPrChange w:id="1932" w:author="Admin" w:date="2013-07-01T09:46:00Z">
              <w:rPr>
                <w:rStyle w:val="hps"/>
                <w:rFonts w:eastAsia="Times New Roman" w:cs="Times New Roman"/>
              </w:rPr>
            </w:rPrChange>
          </w:rPr>
          <w:t xml:space="preserve"> fornecid</w:t>
        </w:r>
      </w:ins>
      <w:r>
        <w:rPr>
          <w:rStyle w:val="hps"/>
          <w:rFonts w:eastAsia="Times New Roman" w:cs="Times New Roman"/>
          <w:highlight w:val="yellow"/>
          <w:lang w:val="pt-PT"/>
        </w:rPr>
        <w:t>o</w:t>
      </w:r>
      <w:ins w:id="1933" w:author="Admin" w:date="2013-07-01T09:45:00Z">
        <w:r w:rsidR="00DD40D8" w:rsidRPr="00A20DF3">
          <w:rPr>
            <w:rStyle w:val="hps"/>
            <w:rFonts w:eastAsia="Times New Roman" w:cs="Times New Roman"/>
            <w:highlight w:val="yellow"/>
            <w:lang w:val="pt-PT"/>
            <w:rPrChange w:id="1934" w:author="Admin" w:date="2013-07-01T09:46:00Z">
              <w:rPr>
                <w:rStyle w:val="hps"/>
                <w:rFonts w:eastAsia="Times New Roman" w:cs="Times New Roman"/>
              </w:rPr>
            </w:rPrChange>
          </w:rPr>
          <w:t xml:space="preserve"> </w:t>
        </w:r>
        <w:r w:rsidR="00DD40D8" w:rsidRPr="00A20DF3">
          <w:rPr>
            <w:highlight w:val="yellow"/>
            <w:lang w:val="pt-PT"/>
            <w:rPrChange w:id="1935" w:author="Admin" w:date="2013-07-01T09:46:00Z">
              <w:rPr/>
            </w:rPrChange>
          </w:rPr>
          <w:t xml:space="preserve">“BAG_dieCUT.ai”. </w:t>
        </w:r>
      </w:ins>
      <w:ins w:id="1936" w:author="Admin" w:date="2013-07-01T09:46:00Z">
        <w:r w:rsidR="00DD40D8" w:rsidRPr="00A20DF3">
          <w:rPr>
            <w:highlight w:val="yellow"/>
            <w:lang w:val="pt-PT"/>
            <w:rPrChange w:id="1937" w:author="Admin" w:date="2013-07-01T09:46:00Z">
              <w:rPr/>
            </w:rPrChange>
          </w:rPr>
          <w:t>Um exemplo impress</w:t>
        </w:r>
      </w:ins>
      <w:r w:rsidR="00225EC8" w:rsidRPr="00A20DF3">
        <w:rPr>
          <w:highlight w:val="yellow"/>
          <w:lang w:val="pt-PT"/>
        </w:rPr>
        <w:t>o</w:t>
      </w:r>
      <w:ins w:id="1938" w:author="Admin" w:date="2013-07-01T09:46:00Z">
        <w:r w:rsidR="00DD40D8" w:rsidRPr="00A20DF3">
          <w:rPr>
            <w:highlight w:val="yellow"/>
            <w:lang w:val="pt-PT"/>
            <w:rPrChange w:id="1939" w:author="Admin" w:date="2013-07-01T09:46:00Z">
              <w:rPr/>
            </w:rPrChange>
          </w:rPr>
          <w:t xml:space="preserve"> da sacola sera fornecida para cada competidor</w:t>
        </w:r>
      </w:ins>
    </w:p>
    <w:p w14:paraId="6536EFAF" w14:textId="77777777" w:rsidR="00B45946" w:rsidRPr="00A20DF3" w:rsidRDefault="00B45946" w:rsidP="00B45946">
      <w:pPr>
        <w:rPr>
          <w:lang w:val="pt-PT"/>
        </w:rPr>
      </w:pPr>
    </w:p>
    <w:p w14:paraId="058DB6DA" w14:textId="77777777" w:rsidR="00165B6B" w:rsidRDefault="00165B6B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</w:p>
    <w:p w14:paraId="3927C575" w14:textId="77777777" w:rsidR="00165B6B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</w:rPr>
      </w:pPr>
      <w:r w:rsidRPr="00A20DF3">
        <w:rPr>
          <w:rFonts w:cs="Arial"/>
          <w:b/>
          <w:bCs/>
          <w:szCs w:val="20"/>
          <w:lang w:val="pt-PT"/>
          <w:rPrChange w:id="1940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5D7C6AA1" w14:textId="7BCC1619" w:rsidR="00E4223D" w:rsidRPr="00A20DF3" w:rsidRDefault="00DD40D8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lang w:val="pt-PT"/>
          <w:rPrChange w:id="1941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ins w:id="1942" w:author="Admin" w:date="2013-07-01T09:46:00Z">
        <w:r w:rsidRPr="00A20DF3">
          <w:rPr>
            <w:rFonts w:cs="Arial"/>
            <w:b/>
            <w:bCs/>
            <w:szCs w:val="20"/>
            <w:highlight w:val="yellow"/>
            <w:lang w:val="pt-PT"/>
            <w:rPrChange w:id="1943" w:author="Admin" w:date="2013-07-01T09:46:00Z">
              <w:rPr>
                <w:rFonts w:cs="Arial"/>
                <w:b/>
                <w:bCs/>
                <w:szCs w:val="20"/>
              </w:rPr>
            </w:rPrChange>
          </w:rPr>
          <w:t>(Especificacoes tecnicas)</w:t>
        </w:r>
      </w:ins>
    </w:p>
    <w:p w14:paraId="09139D26" w14:textId="56E26F9B" w:rsidR="00E4223D" w:rsidRPr="00A20DF3" w:rsidRDefault="00E4223D" w:rsidP="00E4223D">
      <w:pPr>
        <w:rPr>
          <w:lang w:val="pt-PT"/>
          <w:rPrChange w:id="1944" w:author="Wolfgang J. Toechterle" w:date="2013-06-22T10:32:00Z">
            <w:rPr>
              <w:lang w:val="en-US"/>
            </w:rPr>
          </w:rPrChange>
        </w:rPr>
      </w:pPr>
      <w:r w:rsidRPr="00A20DF3">
        <w:rPr>
          <w:lang w:val="pt-PT"/>
          <w:rPrChange w:id="1945" w:author="Wolfgang J. Toechterle" w:date="2013-06-22T10:32:00Z">
            <w:rPr>
              <w:lang w:val="en-US"/>
            </w:rPr>
          </w:rPrChange>
        </w:rPr>
        <w:t>Printing</w:t>
      </w:r>
      <w:ins w:id="1946" w:author="Admin" w:date="2013-07-01T09:46:00Z">
        <w:r w:rsidR="00DD40D8" w:rsidRPr="00A20DF3">
          <w:rPr>
            <w:lang w:val="pt-PT"/>
          </w:rPr>
          <w:t xml:space="preserve"> </w:t>
        </w:r>
        <w:r w:rsidR="00DD40D8" w:rsidRPr="00A20DF3">
          <w:rPr>
            <w:highlight w:val="yellow"/>
            <w:lang w:val="pt-PT"/>
            <w:rPrChange w:id="1947" w:author="Admin" w:date="2013-07-01T09:47:00Z">
              <w:rPr/>
            </w:rPrChange>
          </w:rPr>
          <w:t>(impressao)</w:t>
        </w:r>
      </w:ins>
      <w:r w:rsidRPr="00A20DF3">
        <w:rPr>
          <w:lang w:val="pt-PT"/>
          <w:rPrChange w:id="1948" w:author="Wolfgang J. Toechterle" w:date="2013-06-22T10:32:00Z">
            <w:rPr>
              <w:lang w:val="en-US"/>
            </w:rPr>
          </w:rPrChange>
        </w:rPr>
        <w:t xml:space="preserve">: </w:t>
      </w:r>
      <w:r w:rsidR="00C52EAA" w:rsidRPr="00A20DF3">
        <w:rPr>
          <w:lang w:val="pt-PT"/>
          <w:rPrChange w:id="1949" w:author="Wolfgang J. Toechterle" w:date="2013-06-22T10:32:00Z">
            <w:rPr>
              <w:lang w:val="en-US"/>
            </w:rPr>
          </w:rPrChange>
        </w:rPr>
        <w:t>offset</w:t>
      </w:r>
    </w:p>
    <w:p w14:paraId="50807B8B" w14:textId="47E0681F" w:rsidR="00E4223D" w:rsidRPr="00A20DF3" w:rsidRDefault="00E4223D" w:rsidP="00E4223D">
      <w:pPr>
        <w:rPr>
          <w:lang w:val="pt-PT"/>
          <w:rPrChange w:id="1950" w:author="Wolfgang J. Toechterle" w:date="2013-06-22T10:32:00Z">
            <w:rPr>
              <w:lang w:val="en-US"/>
            </w:rPr>
          </w:rPrChange>
        </w:rPr>
      </w:pPr>
      <w:del w:id="1951" w:author="Wolfgang J. Toechterle" w:date="2013-06-22T10:34:00Z">
        <w:r w:rsidRPr="00A20DF3" w:rsidDel="00EA5133">
          <w:rPr>
            <w:lang w:val="pt-PT"/>
            <w:rPrChange w:id="1952" w:author="Wolfgang J. Toechterle" w:date="2013-06-22T10:32:00Z">
              <w:rPr>
                <w:lang w:val="en-US"/>
              </w:rPr>
            </w:rPrChange>
          </w:rPr>
          <w:delText>colo</w:delText>
        </w:r>
        <w:r w:rsidR="00C52EAA" w:rsidRPr="00A20DF3" w:rsidDel="00EA5133">
          <w:rPr>
            <w:lang w:val="pt-PT"/>
            <w:rPrChange w:id="1953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1954" w:author="Wolfgang J. Toechterle" w:date="2013-06-22T11:52:00Z">
        <w:r w:rsidR="00510F1B" w:rsidRPr="00A20DF3">
          <w:rPr>
            <w:lang w:val="pt-PT"/>
          </w:rPr>
          <w:t>Colour</w:t>
        </w:r>
      </w:ins>
      <w:r w:rsidRPr="00A20DF3">
        <w:rPr>
          <w:lang w:val="pt-PT"/>
          <w:rPrChange w:id="1955" w:author="Wolfgang J. Toechterle" w:date="2013-06-22T10:32:00Z">
            <w:rPr>
              <w:lang w:val="en-US"/>
            </w:rPr>
          </w:rPrChange>
        </w:rPr>
        <w:t xml:space="preserve">: </w:t>
      </w:r>
      <w:r w:rsidR="00F40D39" w:rsidRPr="00A20DF3">
        <w:rPr>
          <w:lang w:val="pt-PT"/>
        </w:rPr>
        <w:t>CMYK + spot varnish</w:t>
      </w:r>
      <w:ins w:id="1956" w:author="Admin" w:date="2013-07-01T09:47:00Z">
        <w:r w:rsidR="00DD40D8" w:rsidRPr="00A20DF3">
          <w:rPr>
            <w:lang w:val="pt-PT"/>
          </w:rPr>
          <w:t xml:space="preserve"> (</w:t>
        </w:r>
        <w:r w:rsidR="00DD40D8" w:rsidRPr="00A20DF3">
          <w:rPr>
            <w:highlight w:val="yellow"/>
            <w:lang w:val="pt-PT"/>
            <w:rPrChange w:id="1957" w:author="Admin" w:date="2013-07-01T09:47:00Z">
              <w:rPr/>
            </w:rPrChange>
          </w:rPr>
          <w:t>Cor: CMYK + cor especial para o verniz</w:t>
        </w:r>
        <w:r w:rsidR="00DD40D8" w:rsidRPr="00A20DF3">
          <w:rPr>
            <w:lang w:val="pt-PT"/>
          </w:rPr>
          <w:t>)</w:t>
        </w:r>
      </w:ins>
    </w:p>
    <w:p w14:paraId="6C105AEF" w14:textId="448EB65C" w:rsidR="00E4223D" w:rsidRPr="00A20DF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958" w:author="Wolfgang J. Toechterle" w:date="2013-06-08T18:51:00Z"/>
          <w:rFonts w:cs="Arial"/>
          <w:szCs w:val="20"/>
          <w:lang w:val="pt-PT"/>
          <w:rPrChange w:id="1959" w:author="Wolfgang J. Toechterle" w:date="2013-06-22T10:32:00Z">
            <w:rPr>
              <w:ins w:id="1960" w:author="Wolfgang J. Toechterle" w:date="2013-06-08T18:51:00Z"/>
              <w:rFonts w:cs="Arial"/>
              <w:szCs w:val="20"/>
              <w:lang w:val="en-US"/>
            </w:rPr>
          </w:rPrChange>
        </w:rPr>
      </w:pPr>
      <w:r w:rsidRPr="00A20DF3">
        <w:rPr>
          <w:rFonts w:cs="Arial"/>
          <w:szCs w:val="20"/>
          <w:lang w:val="pt-PT"/>
          <w:rPrChange w:id="1961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</w:t>
      </w:r>
      <w:ins w:id="1962" w:author="Admin" w:date="2013-07-01T09:47:00Z">
        <w:r w:rsidR="00DD40D8" w:rsidRPr="00A20DF3">
          <w:rPr>
            <w:rFonts w:cs="Arial"/>
            <w:szCs w:val="20"/>
            <w:lang w:val="pt-PT"/>
          </w:rPr>
          <w:t xml:space="preserve"> (</w:t>
        </w:r>
        <w:r w:rsidR="00DD40D8" w:rsidRPr="00A20DF3">
          <w:rPr>
            <w:rFonts w:cs="Arial"/>
            <w:szCs w:val="20"/>
            <w:highlight w:val="yellow"/>
            <w:lang w:val="pt-PT"/>
            <w:rPrChange w:id="1963" w:author="Admin" w:date="2013-07-01T09:47:00Z">
              <w:rPr>
                <w:rFonts w:cs="Arial"/>
                <w:szCs w:val="20"/>
              </w:rPr>
            </w:rPrChange>
          </w:rPr>
          <w:t>sangra</w:t>
        </w:r>
        <w:r w:rsidR="00DD40D8" w:rsidRPr="00A20DF3">
          <w:rPr>
            <w:rFonts w:cs="Arial"/>
            <w:szCs w:val="20"/>
            <w:lang w:val="pt-PT"/>
          </w:rPr>
          <w:t>)</w:t>
        </w:r>
      </w:ins>
      <w:r w:rsidRPr="00A20DF3">
        <w:rPr>
          <w:rFonts w:cs="Arial"/>
          <w:szCs w:val="20"/>
          <w:lang w:val="pt-PT"/>
          <w:rPrChange w:id="1964" w:author="Wolfgang J. Toechterle" w:date="2013-06-22T10:32:00Z">
            <w:rPr>
              <w:rFonts w:cs="Arial"/>
              <w:szCs w:val="20"/>
              <w:lang w:val="en-US"/>
            </w:rPr>
          </w:rPrChange>
        </w:rPr>
        <w:t>: 3 mm</w:t>
      </w:r>
      <w:ins w:id="1965" w:author="Wolfgang J. Toechterle" w:date="2013-06-08T18:44:00Z">
        <w:del w:id="1966" w:author="Kinder" w:date="2013-06-30T09:00:00Z">
          <w:r w:rsidR="00B26476" w:rsidRPr="00A20DF3" w:rsidDel="00BB5003">
            <w:rPr>
              <w:rFonts w:cs="Arial"/>
              <w:szCs w:val="20"/>
              <w:lang w:val="pt-PT"/>
              <w:rPrChange w:id="1967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 (DieCut)</w:delText>
          </w:r>
        </w:del>
      </w:ins>
    </w:p>
    <w:p w14:paraId="1831A71A" w14:textId="28B23387" w:rsidR="003371B5" w:rsidRPr="00A20DF3" w:rsidRDefault="003371B5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196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1969" w:author="Wolfgang J. Toechterle" w:date="2013-06-08T18:51:00Z">
        <w:r w:rsidRPr="00A20DF3">
          <w:rPr>
            <w:rFonts w:cs="Arial"/>
            <w:szCs w:val="20"/>
            <w:lang w:val="pt-PT"/>
            <w:rPrChange w:id="197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Trapping: 0.5 points</w:t>
        </w:r>
      </w:ins>
    </w:p>
    <w:p w14:paraId="4A7D820D" w14:textId="3E19F84A" w:rsidR="00E4223D" w:rsidRPr="00A20DF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197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A20DF3">
        <w:rPr>
          <w:rFonts w:cs="Arial"/>
          <w:szCs w:val="20"/>
          <w:lang w:val="pt-PT"/>
          <w:rPrChange w:id="1972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r w:rsidR="00F40D39" w:rsidRPr="00A20DF3">
        <w:rPr>
          <w:rFonts w:cs="Arial"/>
          <w:szCs w:val="20"/>
          <w:lang w:val="pt-PT"/>
          <w:rPrChange w:id="1973" w:author="Wolfgang J. Toechterle" w:date="2013-06-22T10:32:00Z">
            <w:rPr>
              <w:rFonts w:cs="Arial"/>
              <w:szCs w:val="20"/>
              <w:lang w:val="en-US"/>
            </w:rPr>
          </w:rPrChange>
        </w:rPr>
        <w:t>s</w:t>
      </w:r>
      <w:ins w:id="1974" w:author="Admin" w:date="2013-07-01T09:47:00Z">
        <w:r w:rsidR="00DD40D8" w:rsidRPr="00A20DF3">
          <w:rPr>
            <w:rFonts w:cs="Arial"/>
            <w:szCs w:val="20"/>
            <w:lang w:val="pt-PT"/>
          </w:rPr>
          <w:t xml:space="preserve"> (</w:t>
        </w:r>
        <w:r w:rsidR="00DD40D8" w:rsidRPr="00A20DF3">
          <w:rPr>
            <w:rFonts w:cs="Arial"/>
            <w:szCs w:val="20"/>
            <w:highlight w:val="yellow"/>
            <w:lang w:val="pt-PT"/>
            <w:rPrChange w:id="1975" w:author="Admin" w:date="2013-07-01T09:48:00Z">
              <w:rPr>
                <w:rFonts w:cs="Arial"/>
                <w:szCs w:val="20"/>
              </w:rPr>
            </w:rPrChange>
          </w:rPr>
          <w:t>Perfil ICC</w:t>
        </w:r>
        <w:r w:rsidR="00DD40D8" w:rsidRPr="00A20DF3">
          <w:rPr>
            <w:rFonts w:cs="Arial"/>
            <w:szCs w:val="20"/>
            <w:lang w:val="pt-PT"/>
          </w:rPr>
          <w:t>)</w:t>
        </w:r>
      </w:ins>
      <w:r w:rsidRPr="00A20DF3">
        <w:rPr>
          <w:rFonts w:cs="Arial"/>
          <w:szCs w:val="20"/>
          <w:lang w:val="pt-PT"/>
          <w:rPrChange w:id="197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1977" w:author="Wolfgang J. Toechterle" w:date="2013-05-20T21:03:00Z">
        <w:r w:rsidR="001C00CF" w:rsidRPr="00A20DF3">
          <w:rPr>
            <w:rFonts w:cs="Arial"/>
            <w:szCs w:val="20"/>
            <w:lang w:val="pt-PT"/>
            <w:rPrChange w:id="197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ISOcoated_v2_300_eci.icc</w:t>
        </w:r>
      </w:ins>
      <w:del w:id="1979" w:author="Wolfgang J. Toechterle" w:date="2013-05-20T21:03:00Z">
        <w:r w:rsidR="002634A2" w:rsidRPr="00A20DF3" w:rsidDel="001C00CF">
          <w:rPr>
            <w:rFonts w:cs="Arial"/>
            <w:szCs w:val="20"/>
            <w:lang w:val="pt-PT"/>
            <w:rPrChange w:id="198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ISOcoated_v2_300_eci.icc</w:delText>
        </w:r>
      </w:del>
    </w:p>
    <w:p w14:paraId="4BF3170C" w14:textId="151244AA" w:rsidR="00E4223D" w:rsidRPr="00A20DF3" w:rsidDel="00142C5A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981" w:author="Wolfgang J. Toechterle" w:date="2013-05-31T18:06:00Z"/>
          <w:rFonts w:cs="Arial"/>
          <w:szCs w:val="20"/>
          <w:lang w:val="pt-PT"/>
          <w:rPrChange w:id="1982" w:author="Wolfgang J. Toechterle" w:date="2013-06-22T10:32:00Z">
            <w:rPr>
              <w:del w:id="1983" w:author="Wolfgang J. Toechterle" w:date="2013-05-31T18:06:00Z"/>
              <w:rFonts w:cs="Arial"/>
              <w:szCs w:val="20"/>
              <w:lang w:val="en-US"/>
            </w:rPr>
          </w:rPrChange>
        </w:rPr>
      </w:pPr>
      <w:del w:id="1984" w:author="Wolfgang J. Toechterle" w:date="2013-05-31T18:06:00Z">
        <w:r w:rsidRPr="00A20DF3" w:rsidDel="00142C5A">
          <w:rPr>
            <w:rFonts w:cs="Arial"/>
            <w:szCs w:val="20"/>
            <w:lang w:val="pt-PT"/>
            <w:rPrChange w:id="198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47C7F788" w14:textId="3D183FE8" w:rsidR="00E4223D" w:rsidRPr="00A20DF3" w:rsidRDefault="00E4223D" w:rsidP="00C41278">
      <w:pPr>
        <w:rPr>
          <w:lang w:val="pt-PT"/>
          <w:rPrChange w:id="1986" w:author="Wolfgang J. Toechterle" w:date="2013-06-22T10:32:00Z">
            <w:rPr>
              <w:lang w:val="en-US"/>
            </w:rPr>
          </w:rPrChange>
        </w:rPr>
      </w:pPr>
      <w:r w:rsidRPr="00A20DF3">
        <w:rPr>
          <w:lang w:val="pt-PT"/>
          <w:rPrChange w:id="1987" w:author="Wolfgang J. Toechterle" w:date="2013-06-22T10:32:00Z">
            <w:rPr>
              <w:lang w:val="en-US"/>
            </w:rPr>
          </w:rPrChange>
        </w:rPr>
        <w:t xml:space="preserve">Trim size: </w:t>
      </w:r>
      <w:r w:rsidR="00A41992" w:rsidRPr="00A20DF3">
        <w:rPr>
          <w:lang w:val="pt-PT"/>
          <w:rPrChange w:id="1988" w:author="Wolfgang J. Toechterle" w:date="2013-06-22T10:32:00Z">
            <w:rPr>
              <w:lang w:val="en-US"/>
            </w:rPr>
          </w:rPrChange>
        </w:rPr>
        <w:t xml:space="preserve">design on the given Die Cut. </w:t>
      </w:r>
      <w:ins w:id="1989" w:author="Admin" w:date="2013-07-01T09:48:00Z">
        <w:r w:rsidR="00DD40D8" w:rsidRPr="00A20DF3">
          <w:rPr>
            <w:lang w:val="pt-PT"/>
          </w:rPr>
          <w:t>(</w:t>
        </w:r>
        <w:r w:rsidR="00DD40D8" w:rsidRPr="00A20DF3">
          <w:rPr>
            <w:highlight w:val="yellow"/>
            <w:lang w:val="pt-PT"/>
            <w:rPrChange w:id="1990" w:author="Admin" w:date="2013-07-01T09:49:00Z">
              <w:rPr/>
            </w:rPrChange>
          </w:rPr>
          <w:t xml:space="preserve">Corte final: </w:t>
        </w:r>
      </w:ins>
      <w:ins w:id="1991" w:author="Admin" w:date="2013-07-01T09:49:00Z">
        <w:r w:rsidR="00DD40D8" w:rsidRPr="00A20DF3">
          <w:rPr>
            <w:highlight w:val="yellow"/>
            <w:lang w:val="pt-PT"/>
            <w:rPrChange w:id="1992" w:author="Admin" w:date="2013-07-01T09:49:00Z">
              <w:rPr/>
            </w:rPrChange>
          </w:rPr>
          <w:t xml:space="preserve">baseado </w:t>
        </w:r>
      </w:ins>
      <w:r w:rsidR="00C41278">
        <w:rPr>
          <w:highlight w:val="yellow"/>
          <w:lang w:val="pt-PT"/>
        </w:rPr>
        <w:t>no cortante</w:t>
      </w:r>
      <w:ins w:id="1993" w:author="Admin" w:date="2013-07-01T09:48:00Z">
        <w:r w:rsidR="00DD40D8" w:rsidRPr="00A20DF3">
          <w:rPr>
            <w:highlight w:val="yellow"/>
            <w:lang w:val="pt-PT"/>
            <w:rPrChange w:id="1994" w:author="Admin" w:date="2013-07-01T09:49:00Z">
              <w:rPr/>
            </w:rPrChange>
          </w:rPr>
          <w:t xml:space="preserve"> fornecid</w:t>
        </w:r>
      </w:ins>
      <w:r w:rsidR="00C41278" w:rsidRPr="00C41278">
        <w:rPr>
          <w:highlight w:val="yellow"/>
          <w:lang w:val="pt-PT"/>
        </w:rPr>
        <w:t>o</w:t>
      </w:r>
      <w:ins w:id="1995" w:author="Admin" w:date="2013-07-01T09:48:00Z">
        <w:r w:rsidR="00DD40D8" w:rsidRPr="00C41278">
          <w:rPr>
            <w:highlight w:val="yellow"/>
            <w:lang w:val="pt-PT"/>
          </w:rPr>
          <w:t>)</w:t>
        </w:r>
      </w:ins>
    </w:p>
    <w:p w14:paraId="77FC0564" w14:textId="77777777" w:rsidR="00DD40D8" w:rsidRPr="00A20DF3" w:rsidRDefault="00F40D39" w:rsidP="00F40D39">
      <w:pPr>
        <w:rPr>
          <w:ins w:id="1996" w:author="Admin" w:date="2013-07-01T09:49:00Z"/>
          <w:lang w:val="pt-PT"/>
        </w:rPr>
      </w:pPr>
      <w:r w:rsidRPr="00A20DF3">
        <w:rPr>
          <w:lang w:val="pt-PT"/>
        </w:rPr>
        <w:t xml:space="preserve">Greyscale and colour image resolution: </w:t>
      </w:r>
      <w:del w:id="1997" w:author="Kinder" w:date="2013-06-30T09:00:00Z">
        <w:r w:rsidRPr="00A20DF3" w:rsidDel="00BB5003">
          <w:rPr>
            <w:lang w:val="pt-PT"/>
          </w:rPr>
          <w:delText xml:space="preserve">from </w:delText>
        </w:r>
      </w:del>
      <w:r w:rsidRPr="00A20DF3">
        <w:rPr>
          <w:lang w:val="pt-PT"/>
        </w:rPr>
        <w:t xml:space="preserve">262 to 350 PPI </w:t>
      </w:r>
      <w:del w:id="1998" w:author="Kinder" w:date="2013-06-30T09:00:00Z">
        <w:r w:rsidRPr="00A20DF3" w:rsidDel="00BB5003">
          <w:rPr>
            <w:lang w:val="pt-PT"/>
          </w:rPr>
          <w:delText xml:space="preserve">in </w:delText>
        </w:r>
      </w:del>
      <w:ins w:id="1999" w:author="Kinder" w:date="2013-06-30T09:00:00Z">
        <w:r w:rsidR="00BB5003" w:rsidRPr="00A20DF3">
          <w:rPr>
            <w:lang w:val="pt-PT"/>
          </w:rPr>
          <w:t xml:space="preserve">at </w:t>
        </w:r>
      </w:ins>
      <w:r w:rsidRPr="00A20DF3">
        <w:rPr>
          <w:lang w:val="pt-PT"/>
        </w:rPr>
        <w:t xml:space="preserve">100% </w:t>
      </w:r>
      <w:ins w:id="2000" w:author="Kinder" w:date="2013-06-29T13:54:00Z">
        <w:r w:rsidR="0003499E" w:rsidRPr="00A20DF3">
          <w:rPr>
            <w:lang w:val="pt-PT"/>
          </w:rPr>
          <w:t>in the design (Layout)</w:t>
        </w:r>
      </w:ins>
    </w:p>
    <w:p w14:paraId="476424A0" w14:textId="6715AF55" w:rsidR="00F40D39" w:rsidRPr="00A20DF3" w:rsidRDefault="00C41278">
      <w:pPr>
        <w:rPr>
          <w:lang w:val="pt-PT"/>
        </w:rPr>
      </w:pPr>
      <w:r>
        <w:rPr>
          <w:highlight w:val="yellow"/>
          <w:lang w:val="pt-PT"/>
        </w:rPr>
        <w:t>Resolucao de imagens a cores e a pb</w:t>
      </w:r>
      <w:ins w:id="2001" w:author="Admin" w:date="2013-07-01T09:49:00Z">
        <w:r w:rsidR="00DD40D8" w:rsidRPr="00A20DF3">
          <w:rPr>
            <w:highlight w:val="yellow"/>
            <w:lang w:val="pt-PT"/>
            <w:rPrChange w:id="2002" w:author="Admin" w:date="2013-07-01T09:50:00Z">
              <w:rPr/>
            </w:rPrChange>
          </w:rPr>
          <w:t xml:space="preserve">: 262 a 350 PPI </w:t>
        </w:r>
      </w:ins>
      <w:ins w:id="2003" w:author="Admin" w:date="2013-07-01T09:51:00Z">
        <w:r w:rsidR="00DD40D8" w:rsidRPr="00A20DF3">
          <w:rPr>
            <w:highlight w:val="yellow"/>
            <w:lang w:val="pt-PT"/>
          </w:rPr>
          <w:t>a</w:t>
        </w:r>
      </w:ins>
      <w:ins w:id="2004" w:author="Admin" w:date="2013-07-01T09:49:00Z">
        <w:r w:rsidR="00DD40D8" w:rsidRPr="00A20DF3">
          <w:rPr>
            <w:highlight w:val="yellow"/>
            <w:lang w:val="pt-PT"/>
            <w:rPrChange w:id="2005" w:author="Admin" w:date="2013-07-01T09:50:00Z">
              <w:rPr/>
            </w:rPrChange>
          </w:rPr>
          <w:t xml:space="preserve"> 100% no design (layout)</w:t>
        </w:r>
      </w:ins>
      <w:del w:id="2006" w:author="Kinder" w:date="2013-06-29T13:53:00Z">
        <w:r w:rsidR="00F40D39" w:rsidRPr="00A20DF3" w:rsidDel="0003499E">
          <w:rPr>
            <w:highlight w:val="yellow"/>
            <w:lang w:val="pt-PT"/>
            <w:rPrChange w:id="2007" w:author="Admin" w:date="2013-07-01T09:50:00Z">
              <w:rPr/>
            </w:rPrChange>
          </w:rPr>
          <w:delText>in InDesign</w:delText>
        </w:r>
        <w:r w:rsidR="00F40D39" w:rsidRPr="00A20DF3" w:rsidDel="0003499E">
          <w:rPr>
            <w:lang w:val="pt-PT"/>
          </w:rPr>
          <w:delText xml:space="preserve"> </w:delText>
        </w:r>
      </w:del>
    </w:p>
    <w:p w14:paraId="1143E2D0" w14:textId="00C3F2BC" w:rsidR="00F40D39" w:rsidRPr="00A20DF3" w:rsidRDefault="00F40D39" w:rsidP="00E4223D">
      <w:pPr>
        <w:rPr>
          <w:ins w:id="2008" w:author="Admin" w:date="2013-07-01T09:50:00Z"/>
          <w:lang w:val="pt-PT"/>
        </w:rPr>
      </w:pPr>
      <w:r w:rsidRPr="00A20DF3">
        <w:rPr>
          <w:lang w:val="pt-PT"/>
        </w:rPr>
        <w:t>Bitmap image</w:t>
      </w:r>
      <w:del w:id="2009" w:author="Kinder" w:date="2013-06-30T09:00:00Z">
        <w:r w:rsidRPr="00A20DF3" w:rsidDel="00BB5003">
          <w:rPr>
            <w:lang w:val="pt-PT"/>
          </w:rPr>
          <w:delText>s</w:delText>
        </w:r>
      </w:del>
      <w:r w:rsidRPr="00A20DF3">
        <w:rPr>
          <w:lang w:val="pt-PT"/>
        </w:rPr>
        <w:t xml:space="preserve"> resolution: </w:t>
      </w:r>
      <w:del w:id="2010" w:author="Kinder" w:date="2013-06-30T09:00:00Z">
        <w:r w:rsidRPr="00A20DF3" w:rsidDel="00BB5003">
          <w:rPr>
            <w:lang w:val="pt-PT"/>
          </w:rPr>
          <w:delText xml:space="preserve">from </w:delText>
        </w:r>
      </w:del>
      <w:r w:rsidRPr="00A20DF3">
        <w:rPr>
          <w:lang w:val="pt-PT"/>
        </w:rPr>
        <w:t>800 to 1200 PPI</w:t>
      </w:r>
      <w:ins w:id="2011" w:author="Wolfgang J. Toechterle" w:date="2013-06-07T18:42:00Z">
        <w:r w:rsidR="00E22E28" w:rsidRPr="00A20DF3">
          <w:rPr>
            <w:lang w:val="pt-PT"/>
          </w:rPr>
          <w:t xml:space="preserve"> </w:t>
        </w:r>
      </w:ins>
      <w:ins w:id="2012" w:author="Kinder" w:date="2013-06-30T09:00:00Z">
        <w:r w:rsidR="00BB5003" w:rsidRPr="00A20DF3">
          <w:rPr>
            <w:lang w:val="pt-PT"/>
          </w:rPr>
          <w:t>at</w:t>
        </w:r>
      </w:ins>
      <w:ins w:id="2013" w:author="Wolfgang J. Toechterle" w:date="2013-06-07T18:42:00Z">
        <w:del w:id="2014" w:author="Kinder" w:date="2013-06-30T09:00:00Z">
          <w:r w:rsidR="00E22E28" w:rsidRPr="00A20DF3" w:rsidDel="00BB5003">
            <w:rPr>
              <w:lang w:val="pt-PT"/>
            </w:rPr>
            <w:delText>in</w:delText>
          </w:r>
        </w:del>
        <w:r w:rsidR="00E22E28" w:rsidRPr="00A20DF3">
          <w:rPr>
            <w:lang w:val="pt-PT"/>
          </w:rPr>
          <w:t xml:space="preserve"> 100% </w:t>
        </w:r>
        <w:del w:id="2015" w:author="Kinder" w:date="2013-06-29T13:55:00Z">
          <w:r w:rsidR="00E22E28" w:rsidRPr="00A20DF3" w:rsidDel="0003499E">
            <w:rPr>
              <w:lang w:val="pt-PT"/>
            </w:rPr>
            <w:delText>in InDesign</w:delText>
          </w:r>
        </w:del>
      </w:ins>
      <w:ins w:id="2016" w:author="Kinder" w:date="2013-06-29T13:54:00Z">
        <w:r w:rsidR="0003499E" w:rsidRPr="00A20DF3">
          <w:rPr>
            <w:lang w:val="pt-PT"/>
          </w:rPr>
          <w:t xml:space="preserve">in the design </w:t>
        </w:r>
      </w:ins>
      <w:ins w:id="2017" w:author="Kinder" w:date="2013-06-29T13:55:00Z">
        <w:r w:rsidR="0003499E" w:rsidRPr="00A20DF3">
          <w:rPr>
            <w:lang w:val="pt-PT"/>
          </w:rPr>
          <w:t>(Layout)</w:t>
        </w:r>
      </w:ins>
    </w:p>
    <w:p w14:paraId="4665E7BE" w14:textId="1867A84D" w:rsidR="00DD40D8" w:rsidRPr="00A20DF3" w:rsidRDefault="00DD40D8" w:rsidP="00C41278">
      <w:pPr>
        <w:rPr>
          <w:lang w:val="pt-PT"/>
        </w:rPr>
      </w:pPr>
      <w:ins w:id="2018" w:author="Admin" w:date="2013-07-01T09:50:00Z">
        <w:r w:rsidRPr="00A20DF3">
          <w:rPr>
            <w:highlight w:val="yellow"/>
            <w:lang w:val="pt-PT"/>
            <w:rPrChange w:id="2019" w:author="Admin" w:date="2013-07-01T09:51:00Z">
              <w:rPr/>
            </w:rPrChange>
          </w:rPr>
          <w:t xml:space="preserve">Resolucao </w:t>
        </w:r>
      </w:ins>
      <w:r w:rsidR="00C41278">
        <w:rPr>
          <w:highlight w:val="yellow"/>
          <w:lang w:val="pt-PT"/>
        </w:rPr>
        <w:t>de imagens bitmap</w:t>
      </w:r>
      <w:ins w:id="2020" w:author="Admin" w:date="2013-07-01T09:50:00Z">
        <w:r w:rsidRPr="00A20DF3">
          <w:rPr>
            <w:highlight w:val="yellow"/>
            <w:lang w:val="pt-PT"/>
            <w:rPrChange w:id="2021" w:author="Admin" w:date="2013-07-01T09:51:00Z">
              <w:rPr/>
            </w:rPrChange>
          </w:rPr>
          <w:t>: 800 a 1200 PPI</w:t>
        </w:r>
      </w:ins>
      <w:ins w:id="2022" w:author="Admin" w:date="2013-07-01T09:51:00Z">
        <w:r w:rsidRPr="00A20DF3">
          <w:rPr>
            <w:highlight w:val="yellow"/>
            <w:lang w:val="pt-PT"/>
            <w:rPrChange w:id="2023" w:author="Admin" w:date="2013-07-01T09:51:00Z">
              <w:rPr/>
            </w:rPrChange>
          </w:rPr>
          <w:t xml:space="preserve"> a 100% no design (layout)</w:t>
        </w:r>
      </w:ins>
    </w:p>
    <w:p w14:paraId="1E6F521A" w14:textId="77777777" w:rsidR="00A53673" w:rsidRPr="00A20DF3" w:rsidRDefault="00A53673" w:rsidP="00E4223D">
      <w:pPr>
        <w:rPr>
          <w:lang w:val="pt-PT"/>
        </w:rPr>
      </w:pPr>
    </w:p>
    <w:p w14:paraId="2FAD810B" w14:textId="77777777" w:rsidR="00A53673" w:rsidRPr="00A20DF3" w:rsidRDefault="00A53673" w:rsidP="00E4223D">
      <w:pPr>
        <w:rPr>
          <w:lang w:val="pt-PT"/>
        </w:rPr>
      </w:pPr>
    </w:p>
    <w:p w14:paraId="4DB9EBC2" w14:textId="77777777" w:rsidR="00C41278" w:rsidRPr="002901B9" w:rsidRDefault="00A53673" w:rsidP="00C41278">
      <w:pPr>
        <w:pStyle w:val="Heading3AA"/>
        <w:rPr>
          <w:b/>
          <w:bCs/>
          <w:lang w:val="pt-PT"/>
        </w:rPr>
      </w:pPr>
      <w:r w:rsidRPr="002901B9">
        <w:rPr>
          <w:b/>
          <w:bCs/>
          <w:lang w:val="pt-PT"/>
        </w:rPr>
        <w:lastRenderedPageBreak/>
        <w:t>You must deliver</w:t>
      </w:r>
    </w:p>
    <w:p w14:paraId="6F20BA37" w14:textId="0B1D6CBA" w:rsidR="00041F11" w:rsidRPr="002901B9" w:rsidRDefault="00C41278" w:rsidP="00C41278">
      <w:pPr>
        <w:pStyle w:val="Heading3AA"/>
        <w:rPr>
          <w:b/>
          <w:bCs/>
          <w:lang w:val="pt-PT"/>
        </w:rPr>
      </w:pPr>
      <w:r w:rsidRPr="002901B9">
        <w:rPr>
          <w:b/>
          <w:bCs/>
          <w:highlight w:val="yellow"/>
          <w:lang w:val="pt-PT"/>
        </w:rPr>
        <w:t>Deves</w:t>
      </w:r>
      <w:ins w:id="2024" w:author="Admin" w:date="2013-07-01T09:51:00Z">
        <w:r w:rsidR="00DD40D8" w:rsidRPr="002901B9">
          <w:rPr>
            <w:b/>
            <w:bCs/>
            <w:highlight w:val="yellow"/>
            <w:lang w:val="pt-PT"/>
            <w:rPrChange w:id="2025" w:author="Admin" w:date="2013-07-01T09:51:00Z">
              <w:rPr/>
            </w:rPrChange>
          </w:rPr>
          <w:t xml:space="preserve"> entregar</w:t>
        </w:r>
        <w:r w:rsidR="00DD40D8" w:rsidRPr="002901B9">
          <w:rPr>
            <w:b/>
            <w:bCs/>
            <w:highlight w:val="yellow"/>
            <w:lang w:val="pt-PT"/>
          </w:rPr>
          <w:t>:</w:t>
        </w:r>
      </w:ins>
    </w:p>
    <w:p w14:paraId="6ADE0004" w14:textId="7C207DDB" w:rsidR="00C93998" w:rsidRPr="00A20DF3" w:rsidRDefault="00C93998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026" w:author="Admin" w:date="2013-07-01T09:51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202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2028" w:author="Wolfgang J. Toechterle" w:date="2013-05-20T21:02:00Z">
        <w:r w:rsidR="001C00CF" w:rsidRPr="00A20DF3">
          <w:rPr>
            <w:rFonts w:cs="Arial"/>
            <w:szCs w:val="20"/>
            <w:lang w:val="pt-PT"/>
            <w:rPrChange w:id="202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PDF/X-3:2002 </w:t>
        </w:r>
      </w:ins>
      <w:del w:id="2030" w:author="Wolfgang J. Toechterle" w:date="2013-05-20T21:02:00Z">
        <w:r w:rsidRPr="00A20DF3" w:rsidDel="001C00CF">
          <w:rPr>
            <w:rFonts w:cs="Arial"/>
            <w:szCs w:val="20"/>
            <w:lang w:val="pt-PT"/>
            <w:rPrChange w:id="203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A20DF3">
        <w:rPr>
          <w:rFonts w:cs="Arial"/>
          <w:szCs w:val="20"/>
          <w:lang w:val="pt-PT"/>
          <w:rPrChange w:id="203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(including bleed, die cut and specified output profile, </w:t>
      </w:r>
      <w:r w:rsidRPr="00A20DF3">
        <w:rPr>
          <w:lang w:val="pt-PT"/>
        </w:rPr>
        <w:t>colour bars for CMYK + varnish at 100% black</w:t>
      </w:r>
      <w:r w:rsidRPr="00A20DF3">
        <w:rPr>
          <w:rFonts w:cs="Arial"/>
          <w:szCs w:val="20"/>
          <w:lang w:val="pt-PT"/>
          <w:rPrChange w:id="2033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7C689F1C" w14:textId="49496C8F" w:rsidR="00DD40D8" w:rsidRPr="00A20DF3" w:rsidRDefault="00DD40D8" w:rsidP="00C4127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lang w:val="pt-PT"/>
          <w:rPrChange w:id="2034" w:author="Admin" w:date="2013-07-01T09:53:00Z">
            <w:rPr>
              <w:rFonts w:cs="Arial"/>
              <w:szCs w:val="20"/>
              <w:lang w:val="en-US"/>
            </w:rPr>
          </w:rPrChange>
        </w:rPr>
      </w:pPr>
      <w:ins w:id="2035" w:author="Admin" w:date="2013-07-01T09:51:00Z">
        <w:r w:rsidRPr="00A20DF3">
          <w:rPr>
            <w:rFonts w:cs="Arial"/>
            <w:szCs w:val="20"/>
            <w:highlight w:val="yellow"/>
            <w:lang w:val="pt-PT"/>
            <w:rPrChange w:id="2036" w:author="Admin" w:date="2013-07-01T09:53:00Z">
              <w:rPr>
                <w:rFonts w:cs="Arial"/>
                <w:szCs w:val="20"/>
              </w:rPr>
            </w:rPrChange>
          </w:rPr>
          <w:t>1 arquivo final</w:t>
        </w:r>
      </w:ins>
      <w:ins w:id="2037" w:author="Admin" w:date="2013-07-01T09:52:00Z">
        <w:r w:rsidRPr="00A20DF3">
          <w:rPr>
            <w:rFonts w:cs="Arial"/>
            <w:szCs w:val="20"/>
            <w:highlight w:val="yellow"/>
            <w:lang w:val="pt-PT"/>
            <w:rPrChange w:id="2038" w:author="Admin" w:date="2013-07-01T09:53:00Z">
              <w:rPr>
                <w:rFonts w:cs="Arial"/>
                <w:szCs w:val="20"/>
              </w:rPr>
            </w:rPrChange>
          </w:rPr>
          <w:t xml:space="preserve"> </w:t>
        </w:r>
      </w:ins>
      <w:r w:rsidR="00C41278">
        <w:rPr>
          <w:rFonts w:cs="Arial"/>
          <w:szCs w:val="20"/>
          <w:highlight w:val="yellow"/>
          <w:lang w:val="pt-PT"/>
        </w:rPr>
        <w:t xml:space="preserve">em </w:t>
      </w:r>
      <w:ins w:id="2039" w:author="Admin" w:date="2013-07-01T09:52:00Z">
        <w:r w:rsidRPr="00A20DF3">
          <w:rPr>
            <w:rFonts w:cs="Arial"/>
            <w:szCs w:val="20"/>
            <w:highlight w:val="yellow"/>
            <w:lang w:val="pt-PT"/>
            <w:rPrChange w:id="2040" w:author="Admin" w:date="2013-07-01T09:53:00Z">
              <w:rPr>
                <w:rFonts w:cs="Arial"/>
                <w:szCs w:val="20"/>
              </w:rPr>
            </w:rPrChange>
          </w:rPr>
          <w:t xml:space="preserve">PDF/X-3:2002 (incluindo sangra, </w:t>
        </w:r>
      </w:ins>
      <w:r w:rsidR="00C41278">
        <w:rPr>
          <w:rFonts w:cs="Arial"/>
          <w:szCs w:val="20"/>
          <w:highlight w:val="yellow"/>
          <w:lang w:val="pt-PT"/>
        </w:rPr>
        <w:t>cortante</w:t>
      </w:r>
      <w:ins w:id="2041" w:author="Admin" w:date="2013-07-01T09:52:00Z">
        <w:r w:rsidRPr="00A20DF3">
          <w:rPr>
            <w:rFonts w:cs="Arial"/>
            <w:szCs w:val="20"/>
            <w:highlight w:val="yellow"/>
            <w:lang w:val="pt-PT"/>
            <w:rPrChange w:id="2042" w:author="Admin" w:date="2013-07-01T09:53:00Z">
              <w:rPr>
                <w:rFonts w:cs="Arial"/>
                <w:szCs w:val="20"/>
              </w:rPr>
            </w:rPrChange>
          </w:rPr>
          <w:t xml:space="preserve"> e perfil </w:t>
        </w:r>
      </w:ins>
      <w:r w:rsidR="00C41278">
        <w:rPr>
          <w:rFonts w:cs="Arial"/>
          <w:szCs w:val="20"/>
          <w:highlight w:val="yellow"/>
          <w:lang w:val="pt-PT"/>
        </w:rPr>
        <w:t xml:space="preserve">ICC </w:t>
      </w:r>
      <w:ins w:id="2043" w:author="Admin" w:date="2013-07-01T09:52:00Z">
        <w:r w:rsidRPr="00A20DF3">
          <w:rPr>
            <w:rFonts w:cs="Arial"/>
            <w:szCs w:val="20"/>
            <w:highlight w:val="yellow"/>
            <w:lang w:val="pt-PT"/>
            <w:rPrChange w:id="2044" w:author="Admin" w:date="2013-07-01T09:53:00Z">
              <w:rPr>
                <w:rFonts w:cs="Arial"/>
                <w:szCs w:val="20"/>
              </w:rPr>
            </w:rPrChange>
          </w:rPr>
          <w:t xml:space="preserve">especificado </w:t>
        </w:r>
      </w:ins>
      <w:r w:rsidR="00C41278">
        <w:rPr>
          <w:rFonts w:cs="Arial"/>
          <w:szCs w:val="20"/>
          <w:highlight w:val="yellow"/>
          <w:lang w:val="pt-PT"/>
        </w:rPr>
        <w:t>para essa tarefa</w:t>
      </w:r>
      <w:ins w:id="2045" w:author="Admin" w:date="2013-07-01T09:53:00Z">
        <w:r w:rsidRPr="00A20DF3">
          <w:rPr>
            <w:rFonts w:cs="Arial"/>
            <w:szCs w:val="20"/>
            <w:highlight w:val="yellow"/>
            <w:lang w:val="pt-PT"/>
            <w:rPrChange w:id="2046" w:author="Admin" w:date="2013-07-01T09:53:00Z">
              <w:rPr>
                <w:rFonts w:cs="Arial"/>
                <w:szCs w:val="20"/>
              </w:rPr>
            </w:rPrChange>
          </w:rPr>
          <w:t xml:space="preserve">, barra de cores para o CMYK </w:t>
        </w:r>
      </w:ins>
      <w:r w:rsidR="00C41278">
        <w:rPr>
          <w:rFonts w:cs="Arial"/>
          <w:szCs w:val="20"/>
          <w:highlight w:val="yellow"/>
          <w:lang w:val="pt-PT"/>
        </w:rPr>
        <w:t>e o</w:t>
      </w:r>
      <w:ins w:id="2047" w:author="Admin" w:date="2013-07-01T09:53:00Z">
        <w:r w:rsidRPr="00A20DF3">
          <w:rPr>
            <w:rFonts w:cs="Arial"/>
            <w:szCs w:val="20"/>
            <w:highlight w:val="yellow"/>
            <w:lang w:val="pt-PT"/>
            <w:rPrChange w:id="2048" w:author="Admin" w:date="2013-07-01T09:53:00Z">
              <w:rPr>
                <w:rFonts w:cs="Arial"/>
                <w:szCs w:val="20"/>
              </w:rPr>
            </w:rPrChange>
          </w:rPr>
          <w:t xml:space="preserve"> verniz a 100% preto)</w:t>
        </w:r>
      </w:ins>
    </w:p>
    <w:p w14:paraId="40DB820F" w14:textId="7DB88D50" w:rsidR="00C93998" w:rsidRPr="00A20DF3" w:rsidRDefault="00A53673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049" w:author="Admin" w:date="2013-07-01T09:53:00Z"/>
          <w:rFonts w:cs="Arial"/>
          <w:szCs w:val="20"/>
          <w:lang w:val="pt-PT"/>
          <w:rPrChange w:id="2050" w:author="Admin" w:date="2013-07-01T09:53:00Z">
            <w:rPr>
              <w:ins w:id="2051" w:author="Admin" w:date="2013-07-01T09:53:00Z"/>
            </w:rPr>
          </w:rPrChange>
        </w:rPr>
      </w:pPr>
      <w:r w:rsidRPr="00A20DF3">
        <w:rPr>
          <w:rFonts w:cs="Arial"/>
          <w:szCs w:val="20"/>
          <w:lang w:val="pt-PT"/>
          <w:rPrChange w:id="2052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A20DF3">
        <w:rPr>
          <w:rFonts w:cs="Arial"/>
          <w:szCs w:val="20"/>
          <w:lang w:val="pt-PT"/>
          <w:rPrChange w:id="205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printout of your composition </w:t>
      </w:r>
      <w:ins w:id="2054" w:author="Kinder" w:date="2013-06-30T09:01:00Z">
        <w:r w:rsidR="00BB5003" w:rsidRPr="00A20DF3">
          <w:rPr>
            <w:rFonts w:cs="Arial"/>
            <w:szCs w:val="20"/>
            <w:lang w:val="pt-PT"/>
          </w:rPr>
          <w:t xml:space="preserve">to </w:t>
        </w:r>
      </w:ins>
      <w:r w:rsidRPr="00A20DF3">
        <w:rPr>
          <w:rFonts w:cs="Arial"/>
          <w:szCs w:val="20"/>
          <w:lang w:val="pt-PT"/>
          <w:rPrChange w:id="205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2056" w:author="Kinder" w:date="2013-06-30T09:00:00Z">
        <w:r w:rsidR="00BB5003" w:rsidRPr="00A20DF3">
          <w:rPr>
            <w:rFonts w:cs="Arial"/>
            <w:szCs w:val="20"/>
            <w:lang w:val="pt-PT"/>
          </w:rPr>
          <w:t>on</w:t>
        </w:r>
      </w:ins>
      <w:del w:id="2057" w:author="Kinder" w:date="2013-06-30T09:00:00Z">
        <w:r w:rsidRPr="00A20DF3" w:rsidDel="00BB5003">
          <w:rPr>
            <w:rFonts w:cs="Arial"/>
            <w:szCs w:val="20"/>
            <w:lang w:val="pt-PT"/>
            <w:rPrChange w:id="20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A20DF3">
        <w:rPr>
          <w:rFonts w:cs="Arial"/>
          <w:szCs w:val="20"/>
          <w:lang w:val="pt-PT"/>
          <w:rPrChange w:id="205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</w:t>
      </w:r>
      <w:ins w:id="2060" w:author="Kinder" w:date="2013-06-29T12:30:00Z">
        <w:r w:rsidR="00E95EBC" w:rsidRPr="00A20DF3">
          <w:rPr>
            <w:lang w:val="pt-PT"/>
          </w:rPr>
          <w:t xml:space="preserve"> with the</w:t>
        </w:r>
      </w:ins>
      <w:del w:id="2061" w:author="Kinder" w:date="2013-06-29T12:30:00Z">
        <w:r w:rsidR="00C93998" w:rsidRPr="00A20DF3" w:rsidDel="00E95EBC">
          <w:rPr>
            <w:rFonts w:cs="Arial"/>
            <w:szCs w:val="20"/>
            <w:lang w:val="pt-PT"/>
            <w:rPrChange w:id="206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  <w:r w:rsidR="00052CBB" w:rsidRPr="00A20DF3" w:rsidDel="00E95EBC">
          <w:rPr>
            <w:rFonts w:cs="Arial"/>
            <w:szCs w:val="20"/>
            <w:lang w:val="pt-PT"/>
            <w:rPrChange w:id="206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052CBB" w:rsidRPr="00A20DF3" w:rsidDel="00E95EBC">
          <w:rPr>
            <w:lang w:val="pt-PT"/>
          </w:rPr>
          <w:delText>The</w:delText>
        </w:r>
      </w:del>
      <w:r w:rsidR="00052CBB" w:rsidRPr="00A20DF3">
        <w:rPr>
          <w:lang w:val="pt-PT"/>
        </w:rPr>
        <w:t xml:space="preserve"> varnish </w:t>
      </w:r>
      <w:del w:id="2064" w:author="Kinder" w:date="2013-06-29T12:30:00Z">
        <w:r w:rsidR="00052CBB" w:rsidRPr="00A20DF3" w:rsidDel="00E95EBC">
          <w:rPr>
            <w:lang w:val="pt-PT"/>
          </w:rPr>
          <w:delText xml:space="preserve">must be printed </w:delText>
        </w:r>
      </w:del>
      <w:r w:rsidR="00052CBB" w:rsidRPr="00A20DF3">
        <w:rPr>
          <w:lang w:val="pt-PT"/>
        </w:rPr>
        <w:t xml:space="preserve">on top of the design </w:t>
      </w:r>
      <w:ins w:id="2065" w:author="Kinder" w:date="2013-06-29T12:31:00Z">
        <w:r w:rsidR="00BB5003" w:rsidRPr="00A20DF3">
          <w:rPr>
            <w:lang w:val="pt-PT"/>
          </w:rPr>
          <w:t>(the varnish area needs</w:t>
        </w:r>
        <w:r w:rsidR="00E95EBC" w:rsidRPr="00A20DF3">
          <w:rPr>
            <w:lang w:val="pt-PT"/>
          </w:rPr>
          <w:t xml:space="preserve"> to be </w:t>
        </w:r>
      </w:ins>
      <w:del w:id="2066" w:author="Kinder" w:date="2013-06-29T12:31:00Z">
        <w:r w:rsidR="00052CBB" w:rsidRPr="00A20DF3" w:rsidDel="00E95EBC">
          <w:rPr>
            <w:lang w:val="pt-PT"/>
          </w:rPr>
          <w:delText xml:space="preserve">at </w:delText>
        </w:r>
      </w:del>
      <w:r w:rsidR="00052CBB" w:rsidRPr="00A20DF3">
        <w:rPr>
          <w:lang w:val="pt-PT"/>
        </w:rPr>
        <w:t>20% transparency</w:t>
      </w:r>
      <w:ins w:id="2067" w:author="Kinder" w:date="2013-06-29T12:31:00Z">
        <w:r w:rsidR="00E95EBC" w:rsidRPr="00A20DF3">
          <w:rPr>
            <w:lang w:val="pt-PT"/>
          </w:rPr>
          <w:t>)</w:t>
        </w:r>
      </w:ins>
    </w:p>
    <w:p w14:paraId="1853F588" w14:textId="0DD6A873" w:rsidR="00DD40D8" w:rsidRPr="00A20DF3" w:rsidRDefault="00DD40D8" w:rsidP="00C4127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lang w:val="pt-PT"/>
          <w:rPrChange w:id="2068" w:author="Admin" w:date="2013-07-01T09:54:00Z">
            <w:rPr>
              <w:rFonts w:cs="Arial"/>
              <w:szCs w:val="20"/>
              <w:lang w:val="en-US"/>
            </w:rPr>
          </w:rPrChange>
        </w:rPr>
      </w:pPr>
      <w:bookmarkStart w:id="2069" w:name="_GoBack"/>
      <w:bookmarkEnd w:id="2069"/>
      <w:ins w:id="2070" w:author="Admin" w:date="2013-07-01T09:53:00Z">
        <w:r w:rsidRPr="00A20DF3">
          <w:rPr>
            <w:highlight w:val="yellow"/>
            <w:lang w:val="pt-PT"/>
            <w:rPrChange w:id="2071" w:author="Admin" w:date="2013-07-01T09:54:00Z">
              <w:rPr/>
            </w:rPrChange>
          </w:rPr>
          <w:t>1 impressao</w:t>
        </w:r>
      </w:ins>
      <w:ins w:id="2072" w:author="Admin" w:date="2013-07-01T09:55:00Z">
        <w:r w:rsidR="009A1CB9" w:rsidRPr="00A20DF3">
          <w:rPr>
            <w:highlight w:val="yellow"/>
            <w:lang w:val="pt-PT"/>
          </w:rPr>
          <w:t xml:space="preserve"> </w:t>
        </w:r>
      </w:ins>
      <w:r w:rsidR="00C41278">
        <w:rPr>
          <w:highlight w:val="yellow"/>
          <w:lang w:val="pt-PT"/>
        </w:rPr>
        <w:t xml:space="preserve">da </w:t>
      </w:r>
      <w:ins w:id="2073" w:author="Admin" w:date="2013-07-01T09:53:00Z">
        <w:r w:rsidRPr="00A20DF3">
          <w:rPr>
            <w:highlight w:val="yellow"/>
            <w:lang w:val="pt-PT"/>
            <w:rPrChange w:id="2074" w:author="Admin" w:date="2013-07-01T09:54:00Z">
              <w:rPr/>
            </w:rPrChange>
          </w:rPr>
          <w:t>composicao</w:t>
        </w:r>
      </w:ins>
      <w:r w:rsidR="00C41278">
        <w:rPr>
          <w:highlight w:val="yellow"/>
          <w:lang w:val="pt-PT"/>
        </w:rPr>
        <w:t xml:space="preserve"> final </w:t>
      </w:r>
      <w:ins w:id="2075" w:author="Admin" w:date="2013-07-01T09:53:00Z">
        <w:r w:rsidR="009A1CB9" w:rsidRPr="00A20DF3">
          <w:rPr>
            <w:highlight w:val="yellow"/>
            <w:lang w:val="pt-PT"/>
            <w:rPrChange w:id="2076" w:author="Admin" w:date="2013-07-01T09:54:00Z">
              <w:rPr/>
            </w:rPrChange>
          </w:rPr>
          <w:t>que caiba</w:t>
        </w:r>
        <w:r w:rsidR="009A1CB9" w:rsidRPr="00A20DF3">
          <w:rPr>
            <w:highlight w:val="yellow"/>
            <w:lang w:val="pt-PT"/>
          </w:rPr>
          <w:t xml:space="preserve"> no A3 com verniz aplicado </w:t>
        </w:r>
      </w:ins>
      <w:r w:rsidR="00C41278">
        <w:rPr>
          <w:highlight w:val="yellow"/>
          <w:lang w:val="pt-PT"/>
        </w:rPr>
        <w:t>sobre o</w:t>
      </w:r>
      <w:ins w:id="2077" w:author="Admin" w:date="2013-07-01T09:53:00Z">
        <w:r w:rsidR="009A1CB9" w:rsidRPr="00A20DF3">
          <w:rPr>
            <w:highlight w:val="yellow"/>
            <w:lang w:val="pt-PT"/>
            <w:rPrChange w:id="2078" w:author="Admin" w:date="2013-07-01T09:54:00Z">
              <w:rPr/>
            </w:rPrChange>
          </w:rPr>
          <w:t xml:space="preserve"> design (a area do verniz precisa ter 20% de transparencia)</w:t>
        </w:r>
      </w:ins>
    </w:p>
    <w:p w14:paraId="0F0F2096" w14:textId="6D58AB82" w:rsidR="00052CBB" w:rsidRPr="00A20DF3" w:rsidRDefault="00052CBB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079" w:author="Admin" w:date="2013-07-01T09:55:00Z"/>
          <w:rFonts w:cs="Arial"/>
          <w:szCs w:val="20"/>
          <w:lang w:val="pt-PT"/>
          <w:rPrChange w:id="2080" w:author="Admin" w:date="2013-07-01T09:55:00Z">
            <w:rPr>
              <w:ins w:id="2081" w:author="Admin" w:date="2013-07-01T09:55:00Z"/>
            </w:rPr>
          </w:rPrChange>
        </w:rPr>
      </w:pPr>
      <w:r w:rsidRPr="00A20DF3">
        <w:rPr>
          <w:rFonts w:cs="Arial"/>
          <w:szCs w:val="20"/>
          <w:lang w:val="pt-PT"/>
          <w:rPrChange w:id="208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printout of your composition </w:t>
      </w:r>
      <w:ins w:id="2083" w:author="Kinder" w:date="2013-06-30T09:01:00Z">
        <w:r w:rsidR="00BB5003" w:rsidRPr="00A20DF3">
          <w:rPr>
            <w:rFonts w:cs="Arial"/>
            <w:szCs w:val="20"/>
            <w:lang w:val="pt-PT"/>
          </w:rPr>
          <w:t xml:space="preserve">to </w:t>
        </w:r>
      </w:ins>
      <w:r w:rsidRPr="00A20DF3">
        <w:rPr>
          <w:rFonts w:cs="Arial"/>
          <w:szCs w:val="20"/>
          <w:lang w:val="pt-PT"/>
          <w:rPrChange w:id="208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2085" w:author="Kinder" w:date="2013-06-30T09:01:00Z">
        <w:r w:rsidR="00BB5003" w:rsidRPr="00A20DF3">
          <w:rPr>
            <w:rFonts w:cs="Arial"/>
            <w:szCs w:val="20"/>
            <w:lang w:val="pt-PT"/>
          </w:rPr>
          <w:t>on</w:t>
        </w:r>
      </w:ins>
      <w:del w:id="2086" w:author="Kinder" w:date="2013-06-30T09:01:00Z">
        <w:r w:rsidRPr="00A20DF3" w:rsidDel="00BB5003">
          <w:rPr>
            <w:rFonts w:cs="Arial"/>
            <w:szCs w:val="20"/>
            <w:lang w:val="pt-PT"/>
            <w:rPrChange w:id="208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A20DF3">
        <w:rPr>
          <w:rFonts w:cs="Arial"/>
          <w:szCs w:val="20"/>
          <w:lang w:val="pt-PT"/>
          <w:rPrChange w:id="208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 and mounted on one board for presentation </w:t>
      </w:r>
      <w:r w:rsidRPr="00A20DF3">
        <w:rPr>
          <w:lang w:val="pt-PT"/>
        </w:rPr>
        <w:t>without the varnish.</w:t>
      </w:r>
    </w:p>
    <w:p w14:paraId="5EE80E38" w14:textId="3B79397F" w:rsidR="009A1CB9" w:rsidRPr="00A20DF3" w:rsidRDefault="00C41278" w:rsidP="00C4127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lang w:val="pt-PT"/>
          <w:rPrChange w:id="2089" w:author="Admin" w:date="2013-07-01T09:56:00Z">
            <w:rPr>
              <w:rFonts w:cs="Arial"/>
              <w:szCs w:val="20"/>
              <w:lang w:val="en-US"/>
            </w:rPr>
          </w:rPrChange>
        </w:rPr>
      </w:pPr>
      <w:ins w:id="2090" w:author="Admin" w:date="2013-07-01T09:53:00Z">
        <w:r w:rsidRPr="00A20DF3">
          <w:rPr>
            <w:highlight w:val="yellow"/>
            <w:lang w:val="pt-PT"/>
            <w:rPrChange w:id="2091" w:author="Admin" w:date="2013-07-01T09:54:00Z">
              <w:rPr/>
            </w:rPrChange>
          </w:rPr>
          <w:t>1 impressao</w:t>
        </w:r>
      </w:ins>
      <w:ins w:id="2092" w:author="Admin" w:date="2013-07-01T09:55:00Z">
        <w:r w:rsidRPr="00A20DF3">
          <w:rPr>
            <w:highlight w:val="yellow"/>
            <w:lang w:val="pt-PT"/>
          </w:rPr>
          <w:t xml:space="preserve"> </w:t>
        </w:r>
      </w:ins>
      <w:r>
        <w:rPr>
          <w:highlight w:val="yellow"/>
          <w:lang w:val="pt-PT"/>
        </w:rPr>
        <w:t xml:space="preserve">da </w:t>
      </w:r>
      <w:ins w:id="2093" w:author="Admin" w:date="2013-07-01T09:53:00Z">
        <w:r w:rsidRPr="00A20DF3">
          <w:rPr>
            <w:highlight w:val="yellow"/>
            <w:lang w:val="pt-PT"/>
            <w:rPrChange w:id="2094" w:author="Admin" w:date="2013-07-01T09:54:00Z">
              <w:rPr/>
            </w:rPrChange>
          </w:rPr>
          <w:t>composicao</w:t>
        </w:r>
      </w:ins>
      <w:r>
        <w:rPr>
          <w:highlight w:val="yellow"/>
          <w:lang w:val="pt-PT"/>
        </w:rPr>
        <w:t xml:space="preserve"> final </w:t>
      </w:r>
      <w:ins w:id="2095" w:author="Admin" w:date="2013-07-01T09:53:00Z">
        <w:r w:rsidRPr="00A20DF3">
          <w:rPr>
            <w:highlight w:val="yellow"/>
            <w:lang w:val="pt-PT"/>
            <w:rPrChange w:id="2096" w:author="Admin" w:date="2013-07-01T09:54:00Z">
              <w:rPr/>
            </w:rPrChange>
          </w:rPr>
          <w:t>que caiba</w:t>
        </w:r>
        <w:r w:rsidRPr="00A20DF3">
          <w:rPr>
            <w:highlight w:val="yellow"/>
            <w:lang w:val="pt-PT"/>
          </w:rPr>
          <w:t xml:space="preserve"> no A3</w:t>
        </w:r>
      </w:ins>
      <w:r>
        <w:rPr>
          <w:highlight w:val="yellow"/>
          <w:lang w:val="pt-PT"/>
        </w:rPr>
        <w:t xml:space="preserve">, </w:t>
      </w:r>
      <w:ins w:id="2097" w:author="Admin" w:date="2013-07-01T09:55:00Z">
        <w:r w:rsidR="009A1CB9" w:rsidRPr="00A20DF3">
          <w:rPr>
            <w:highlight w:val="yellow"/>
            <w:lang w:val="pt-PT"/>
            <w:rPrChange w:id="2098" w:author="Admin" w:date="2013-07-01T09:56:00Z">
              <w:rPr/>
            </w:rPrChange>
          </w:rPr>
          <w:t>montada na prancha de apresentacao sem verniz</w:t>
        </w:r>
      </w:ins>
    </w:p>
    <w:p w14:paraId="7C37D6FC" w14:textId="77777777" w:rsidR="009A1CB9" w:rsidRPr="00A20DF3" w:rsidRDefault="00A53673" w:rsidP="00052CBB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099" w:author="Admin" w:date="2013-07-01T09:56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2100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A20DF3">
        <w:rPr>
          <w:rFonts w:cs="Arial"/>
          <w:szCs w:val="20"/>
          <w:lang w:val="pt-PT"/>
          <w:rPrChange w:id="210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fonts,</w:t>
      </w:r>
      <w:r w:rsidRPr="00A20DF3">
        <w:rPr>
          <w:lang w:val="pt-PT"/>
        </w:rPr>
        <w:t xml:space="preserve"> linked images, ICC profile</w:t>
      </w:r>
      <w:ins w:id="2102" w:author="Admin" w:date="2013-07-01T01:25:00Z">
        <w:r w:rsidR="008F2F15" w:rsidRPr="00A20DF3">
          <w:rPr>
            <w:rFonts w:cs="Arial"/>
            <w:szCs w:val="20"/>
            <w:lang w:val="pt-PT"/>
          </w:rPr>
          <w:t>)</w:t>
        </w:r>
      </w:ins>
    </w:p>
    <w:p w14:paraId="44718162" w14:textId="5658D074" w:rsidR="00041F11" w:rsidRPr="00A20DF3" w:rsidRDefault="009A1CB9" w:rsidP="00052CBB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lang w:val="pt-PT"/>
          <w:rPrChange w:id="2103" w:author="Admin" w:date="2013-07-01T09:57:00Z">
            <w:rPr>
              <w:rFonts w:cs="Arial"/>
              <w:szCs w:val="20"/>
              <w:lang w:val="en-US"/>
            </w:rPr>
          </w:rPrChange>
        </w:rPr>
      </w:pPr>
      <w:ins w:id="2104" w:author="Admin" w:date="2013-07-01T09:56:00Z">
        <w:r w:rsidRPr="00A20DF3">
          <w:rPr>
            <w:rFonts w:cs="Arial"/>
            <w:szCs w:val="20"/>
            <w:highlight w:val="yellow"/>
            <w:lang w:val="pt-PT"/>
            <w:rPrChange w:id="2105" w:author="Admin" w:date="2013-07-01T09:57:00Z">
              <w:rPr>
                <w:rFonts w:cs="Arial"/>
                <w:szCs w:val="20"/>
              </w:rPr>
            </w:rPrChange>
          </w:rPr>
          <w:t>1 pasta final para arquivo e impressao (incluindo PDF, arquivos nativos, fonts, imagens relacionadas, perfil ICC)</w:t>
        </w:r>
      </w:ins>
      <w:del w:id="2106" w:author="Admin" w:date="2013-07-01T01:25:00Z">
        <w:r w:rsidR="00C93998" w:rsidRPr="00A20DF3" w:rsidDel="008F2F15">
          <w:rPr>
            <w:rFonts w:cs="Arial"/>
            <w:szCs w:val="20"/>
            <w:highlight w:val="yellow"/>
            <w:lang w:val="pt-PT"/>
            <w:rPrChange w:id="2107" w:author="Admin" w:date="2013-07-01T09:57:00Z">
              <w:rPr>
                <w:rFonts w:cs="Arial"/>
                <w:szCs w:val="20"/>
                <w:lang w:val="en-US"/>
              </w:rPr>
            </w:rPrChange>
          </w:rPr>
          <w:delText>)</w:delText>
        </w:r>
      </w:del>
      <w:r w:rsidR="00041F11" w:rsidRPr="00A20DF3">
        <w:rPr>
          <w:highlight w:val="yellow"/>
          <w:lang w:val="pt-PT"/>
          <w:rPrChange w:id="2108" w:author="Admin" w:date="2013-07-01T09:57:00Z">
            <w:rPr/>
          </w:rPrChange>
        </w:rPr>
        <w:br w:type="page"/>
      </w:r>
    </w:p>
    <w:p w14:paraId="1405034A" w14:textId="2841CB3B" w:rsidR="00CE6B36" w:rsidRPr="00A20DF3" w:rsidRDefault="00CE6B36" w:rsidP="00CE6B36">
      <w:pPr>
        <w:pStyle w:val="Heading1"/>
        <w:rPr>
          <w:lang w:val="pt-PT"/>
        </w:rPr>
      </w:pPr>
      <w:r w:rsidRPr="00A20DF3">
        <w:rPr>
          <w:lang w:val="pt-PT"/>
        </w:rPr>
        <w:lastRenderedPageBreak/>
        <w:t>Instructions to the competitor</w:t>
      </w:r>
      <w:ins w:id="2109" w:author="Admin" w:date="2013-07-01T09:57:00Z">
        <w:r w:rsidR="009A1CB9" w:rsidRPr="00A20DF3">
          <w:rPr>
            <w:lang w:val="pt-PT"/>
          </w:rPr>
          <w:t xml:space="preserve"> (</w:t>
        </w:r>
        <w:r w:rsidR="009A1CB9" w:rsidRPr="00A20DF3">
          <w:rPr>
            <w:highlight w:val="yellow"/>
            <w:lang w:val="pt-PT"/>
            <w:rPrChange w:id="2110" w:author="Admin" w:date="2013-07-01T09:57:00Z">
              <w:rPr/>
            </w:rPrChange>
          </w:rPr>
          <w:t>Instrucoes para o competidor</w:t>
        </w:r>
        <w:r w:rsidR="009A1CB9" w:rsidRPr="00A20DF3">
          <w:rPr>
            <w:lang w:val="pt-PT"/>
          </w:rPr>
          <w:t>)</w:t>
        </w:r>
      </w:ins>
    </w:p>
    <w:p w14:paraId="504D1854" w14:textId="77777777" w:rsidR="00C41278" w:rsidRDefault="00E90506" w:rsidP="00C4127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pt-PT"/>
        </w:rPr>
      </w:pPr>
      <w:r w:rsidRPr="00A20DF3">
        <w:rPr>
          <w:rFonts w:cs="Arial"/>
          <w:b/>
          <w:bCs/>
          <w:szCs w:val="20"/>
          <w:lang w:val="pt-PT"/>
          <w:rPrChange w:id="2111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About image marking for all tasks</w:t>
      </w:r>
    </w:p>
    <w:p w14:paraId="0F5018D7" w14:textId="38AB2762" w:rsidR="00E90506" w:rsidRPr="00A20DF3" w:rsidRDefault="009A1CB9" w:rsidP="00C4127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pt-PT"/>
          <w:rPrChange w:id="211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ins w:id="2113" w:author="Admin" w:date="2013-07-01T09:58:00Z">
        <w:r w:rsidRPr="00C41278">
          <w:rPr>
            <w:rFonts w:cs="Arial"/>
            <w:b/>
            <w:bCs/>
            <w:szCs w:val="20"/>
            <w:highlight w:val="yellow"/>
            <w:lang w:val="pt-PT"/>
          </w:rPr>
          <w:t>(</w:t>
        </w:r>
        <w:r w:rsidRPr="00C41278">
          <w:rPr>
            <w:rFonts w:cs="Arial"/>
            <w:b/>
            <w:bCs/>
            <w:szCs w:val="20"/>
            <w:highlight w:val="yellow"/>
            <w:lang w:val="pt-PT"/>
            <w:rPrChange w:id="2114" w:author="Admin" w:date="2013-07-01T09:58:00Z">
              <w:rPr>
                <w:rFonts w:cs="Arial"/>
                <w:b/>
                <w:bCs/>
                <w:szCs w:val="20"/>
              </w:rPr>
            </w:rPrChange>
          </w:rPr>
          <w:t>Sobre a avaliacao das imagens em todas as tarefas</w:t>
        </w:r>
        <w:r w:rsidRPr="00C41278">
          <w:rPr>
            <w:rFonts w:cs="Arial"/>
            <w:b/>
            <w:bCs/>
            <w:szCs w:val="20"/>
            <w:highlight w:val="yellow"/>
            <w:lang w:val="pt-PT"/>
          </w:rPr>
          <w:t>)</w:t>
        </w:r>
      </w:ins>
      <w:r w:rsidR="00E90506" w:rsidRPr="00C41278">
        <w:rPr>
          <w:rFonts w:cs="Arial"/>
          <w:b/>
          <w:bCs/>
          <w:szCs w:val="20"/>
          <w:highlight w:val="yellow"/>
          <w:lang w:val="pt-PT"/>
          <w:rPrChange w:id="211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:</w:t>
      </w:r>
      <w:ins w:id="2116" w:author="Admin" w:date="2013-07-01T09:57:00Z">
        <w:r w:rsidRPr="00A20DF3">
          <w:rPr>
            <w:rFonts w:cs="Arial"/>
            <w:b/>
            <w:bCs/>
            <w:szCs w:val="20"/>
            <w:lang w:val="pt-PT"/>
          </w:rPr>
          <w:t xml:space="preserve"> </w:t>
        </w:r>
      </w:ins>
    </w:p>
    <w:p w14:paraId="0ED5B172" w14:textId="3FB15610" w:rsidR="00E90506" w:rsidRPr="00A20DF3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2117" w:author="Admin" w:date="2013-07-01T09:58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211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final resolution, </w:t>
      </w:r>
      <w:del w:id="2119" w:author="Wolfgang J. Toechterle" w:date="2013-06-22T11:52:00Z">
        <w:r w:rsidRPr="00A20DF3" w:rsidDel="00510F1B">
          <w:rPr>
            <w:rFonts w:cs="Arial"/>
            <w:szCs w:val="20"/>
            <w:lang w:val="pt-PT"/>
            <w:rPrChange w:id="212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</w:del>
      <w:del w:id="2121" w:author="Wolfgang J. Toechterle" w:date="2013-06-08T19:13:00Z">
        <w:r w:rsidRPr="00A20DF3" w:rsidDel="00CD0E39">
          <w:rPr>
            <w:rFonts w:cs="Arial"/>
            <w:szCs w:val="20"/>
            <w:lang w:val="pt-PT"/>
            <w:rPrChange w:id="212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u</w:delText>
        </w:r>
      </w:del>
      <w:del w:id="2123" w:author="Wolfgang J. Toechterle" w:date="2013-06-22T11:52:00Z">
        <w:r w:rsidRPr="00A20DF3" w:rsidDel="00510F1B">
          <w:rPr>
            <w:rFonts w:cs="Arial"/>
            <w:szCs w:val="20"/>
            <w:lang w:val="pt-PT"/>
            <w:rPrChange w:id="212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2125" w:author="Wolfgang J. Toechterle" w:date="2013-06-22T11:52:00Z">
        <w:r w:rsidR="00510F1B" w:rsidRPr="00A20DF3">
          <w:rPr>
            <w:rFonts w:cs="Arial"/>
            <w:szCs w:val="20"/>
            <w:lang w:val="pt-PT"/>
          </w:rPr>
          <w:t>colour</w:t>
        </w:r>
      </w:ins>
      <w:r w:rsidRPr="00A20DF3">
        <w:rPr>
          <w:rFonts w:cs="Arial"/>
          <w:szCs w:val="20"/>
          <w:lang w:val="pt-PT"/>
          <w:rPrChange w:id="212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mode and file formats of your images will be evaluated in the press ready PDF files. The JPG file format is NOT ACCEPTED for images files (outside of the PDF);  only the following saving format files are acceptable: .tif / .eps / .ai / .</w:t>
      </w:r>
      <w:r w:rsidR="00124C60" w:rsidRPr="00A20DF3">
        <w:rPr>
          <w:rFonts w:cs="Arial"/>
          <w:szCs w:val="20"/>
          <w:lang w:val="pt-PT"/>
          <w:rPrChange w:id="2127" w:author="Wolfgang J. Toechterle" w:date="2013-06-22T10:32:00Z">
            <w:rPr>
              <w:rFonts w:cs="Arial"/>
              <w:szCs w:val="20"/>
              <w:lang w:val="en-US"/>
            </w:rPr>
          </w:rPrChange>
        </w:rPr>
        <w:t>png</w:t>
      </w:r>
    </w:p>
    <w:p w14:paraId="754EAD1C" w14:textId="77777777" w:rsidR="009A1CB9" w:rsidRPr="00A20DF3" w:rsidRDefault="009A1CB9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2128" w:author="Admin" w:date="2013-07-01T10:03:00Z"/>
          <w:rFonts w:cs="Arial"/>
          <w:szCs w:val="20"/>
          <w:highlight w:val="yellow"/>
          <w:lang w:val="pt-PT"/>
        </w:rPr>
      </w:pPr>
    </w:p>
    <w:p w14:paraId="61BE282F" w14:textId="181CA328" w:rsidR="009A1CB9" w:rsidRPr="00A20DF3" w:rsidRDefault="009A1CB9" w:rsidP="00C4127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pt-PT"/>
          <w:rPrChange w:id="212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2130" w:author="Admin" w:date="2013-07-01T09:58:00Z">
        <w:r w:rsidRPr="00A20DF3">
          <w:rPr>
            <w:rFonts w:cs="Arial"/>
            <w:szCs w:val="20"/>
            <w:highlight w:val="yellow"/>
            <w:lang w:val="pt-PT"/>
            <w:rPrChange w:id="2131" w:author="Admin" w:date="2013-07-01T10:03:00Z">
              <w:rPr>
                <w:rFonts w:cs="Arial"/>
                <w:szCs w:val="20"/>
              </w:rPr>
            </w:rPrChange>
          </w:rPr>
          <w:t xml:space="preserve">A resolucao final, producao da cor e os formatos de arquivo de suas imagens serao avaliados </w:t>
        </w:r>
      </w:ins>
      <w:r w:rsidR="00C41278">
        <w:rPr>
          <w:rFonts w:cs="Arial"/>
          <w:szCs w:val="20"/>
          <w:highlight w:val="yellow"/>
          <w:lang w:val="pt-PT"/>
        </w:rPr>
        <w:t>nos</w:t>
      </w:r>
      <w:ins w:id="2132" w:author="Admin" w:date="2013-07-01T09:58:00Z">
        <w:r w:rsidRPr="00A20DF3">
          <w:rPr>
            <w:rFonts w:cs="Arial"/>
            <w:szCs w:val="20"/>
            <w:highlight w:val="yellow"/>
            <w:lang w:val="pt-PT"/>
            <w:rPrChange w:id="2133" w:author="Admin" w:date="2013-07-01T10:03:00Z">
              <w:rPr>
                <w:rFonts w:cs="Arial"/>
                <w:szCs w:val="20"/>
              </w:rPr>
            </w:rPrChange>
          </w:rPr>
          <w:t xml:space="preserve"> </w:t>
        </w:r>
        <w:r w:rsidRPr="00A20DF3">
          <w:rPr>
            <w:rFonts w:cs="Arial"/>
            <w:szCs w:val="20"/>
            <w:highlight w:val="yellow"/>
            <w:lang w:val="pt-PT"/>
            <w:rPrChange w:id="2134" w:author="Admin" w:date="2013-07-01T10:17:00Z">
              <w:rPr>
                <w:rFonts w:cs="Arial"/>
                <w:szCs w:val="20"/>
              </w:rPr>
            </w:rPrChange>
          </w:rPr>
          <w:t xml:space="preserve">arquivos </w:t>
        </w:r>
      </w:ins>
      <w:ins w:id="2135" w:author="Admin" w:date="2013-07-01T10:16:00Z">
        <w:r w:rsidR="00A159E7" w:rsidRPr="00A20DF3">
          <w:rPr>
            <w:highlight w:val="yellow"/>
            <w:lang w:val="pt-PT"/>
            <w:rPrChange w:id="2136" w:author="Admin" w:date="2013-07-01T10:17:00Z">
              <w:rPr/>
            </w:rPrChange>
          </w:rPr>
          <w:t>press ready PDF</w:t>
        </w:r>
      </w:ins>
      <w:ins w:id="2137" w:author="Admin" w:date="2013-07-01T09:58:00Z">
        <w:r w:rsidRPr="00A20DF3">
          <w:rPr>
            <w:rFonts w:cs="Arial"/>
            <w:szCs w:val="20"/>
            <w:highlight w:val="yellow"/>
            <w:lang w:val="pt-PT"/>
            <w:rPrChange w:id="2138" w:author="Admin" w:date="2013-07-01T10:17:00Z">
              <w:rPr>
                <w:rFonts w:cs="Arial"/>
                <w:szCs w:val="20"/>
              </w:rPr>
            </w:rPrChange>
          </w:rPr>
          <w:t xml:space="preserve">. </w:t>
        </w:r>
      </w:ins>
      <w:ins w:id="2139" w:author="Admin" w:date="2013-07-01T10:00:00Z">
        <w:r w:rsidRPr="00A20DF3">
          <w:rPr>
            <w:rFonts w:cs="Arial"/>
            <w:szCs w:val="20"/>
            <w:highlight w:val="yellow"/>
            <w:lang w:val="pt-PT"/>
            <w:rPrChange w:id="2140" w:author="Admin" w:date="2013-07-01T10:17:00Z">
              <w:rPr>
                <w:rFonts w:cs="Arial"/>
                <w:szCs w:val="20"/>
              </w:rPr>
            </w:rPrChange>
          </w:rPr>
          <w:t xml:space="preserve">O </w:t>
        </w:r>
      </w:ins>
      <w:ins w:id="2141" w:author="Admin" w:date="2013-07-01T10:01:00Z">
        <w:r w:rsidRPr="00A20DF3">
          <w:rPr>
            <w:rFonts w:cs="Arial"/>
            <w:szCs w:val="20"/>
            <w:highlight w:val="yellow"/>
            <w:lang w:val="pt-PT"/>
            <w:rPrChange w:id="2142" w:author="Admin" w:date="2013-07-01T10:17:00Z">
              <w:rPr>
                <w:rFonts w:cs="Arial"/>
                <w:szCs w:val="20"/>
              </w:rPr>
            </w:rPrChange>
          </w:rPr>
          <w:t>format</w:t>
        </w:r>
      </w:ins>
      <w:ins w:id="2143" w:author="Admin" w:date="2013-07-01T10:02:00Z">
        <w:r w:rsidRPr="00A20DF3">
          <w:rPr>
            <w:rFonts w:cs="Arial"/>
            <w:szCs w:val="20"/>
            <w:highlight w:val="yellow"/>
            <w:lang w:val="pt-PT"/>
            <w:rPrChange w:id="2144" w:author="Admin" w:date="2013-07-01T10:17:00Z">
              <w:rPr>
                <w:rFonts w:cs="Arial"/>
                <w:szCs w:val="20"/>
              </w:rPr>
            </w:rPrChange>
          </w:rPr>
          <w:t>o</w:t>
        </w:r>
      </w:ins>
      <w:ins w:id="2145" w:author="Admin" w:date="2013-07-01T10:00:00Z">
        <w:r w:rsidRPr="00A20DF3">
          <w:rPr>
            <w:rFonts w:cs="Arial"/>
            <w:szCs w:val="20"/>
            <w:highlight w:val="yellow"/>
            <w:lang w:val="pt-PT"/>
            <w:rPrChange w:id="2146" w:author="Admin" w:date="2013-07-01T10:17:00Z">
              <w:rPr>
                <w:rFonts w:cs="Arial"/>
                <w:szCs w:val="20"/>
              </w:rPr>
            </w:rPrChange>
          </w:rPr>
          <w:t xml:space="preserve"> </w:t>
        </w:r>
      </w:ins>
      <w:ins w:id="2147" w:author="Admin" w:date="2013-07-01T10:01:00Z">
        <w:r w:rsidRPr="00A20DF3">
          <w:rPr>
            <w:rFonts w:cs="Arial"/>
            <w:szCs w:val="20"/>
            <w:highlight w:val="yellow"/>
            <w:lang w:val="pt-PT"/>
            <w:rPrChange w:id="2148" w:author="Admin" w:date="2013-07-01T10:17:00Z">
              <w:rPr>
                <w:rFonts w:cs="Arial"/>
                <w:szCs w:val="20"/>
              </w:rPr>
            </w:rPrChange>
          </w:rPr>
          <w:t>de arquivo JPG NAO E ACEIT</w:t>
        </w:r>
      </w:ins>
      <w:r w:rsidR="00C41278">
        <w:rPr>
          <w:rFonts w:cs="Arial"/>
          <w:szCs w:val="20"/>
          <w:highlight w:val="yellow"/>
          <w:lang w:val="pt-PT"/>
        </w:rPr>
        <w:t>E</w:t>
      </w:r>
      <w:ins w:id="2149" w:author="Admin" w:date="2013-07-01T10:01:00Z">
        <w:r w:rsidRPr="00A20DF3">
          <w:rPr>
            <w:rFonts w:cs="Arial"/>
            <w:szCs w:val="20"/>
            <w:highlight w:val="yellow"/>
            <w:lang w:val="pt-PT"/>
            <w:rPrChange w:id="2150" w:author="Admin" w:date="2013-07-01T10:17:00Z">
              <w:rPr>
                <w:rFonts w:cs="Arial"/>
                <w:szCs w:val="20"/>
              </w:rPr>
            </w:rPrChange>
          </w:rPr>
          <w:t xml:space="preserve"> como arquivo de imagens</w:t>
        </w:r>
      </w:ins>
      <w:ins w:id="2151" w:author="Admin" w:date="2013-07-01T10:02:00Z">
        <w:r w:rsidRPr="00A20DF3">
          <w:rPr>
            <w:rFonts w:cs="Arial"/>
            <w:szCs w:val="20"/>
            <w:highlight w:val="yellow"/>
            <w:lang w:val="pt-PT"/>
            <w:rPrChange w:id="2152" w:author="Admin" w:date="2013-07-01T10:17:00Z">
              <w:rPr>
                <w:rFonts w:cs="Arial"/>
                <w:szCs w:val="20"/>
              </w:rPr>
            </w:rPrChange>
          </w:rPr>
          <w:t xml:space="preserve"> (fora do </w:t>
        </w:r>
        <w:r w:rsidRPr="00A20DF3">
          <w:rPr>
            <w:rFonts w:cs="Arial"/>
            <w:szCs w:val="20"/>
            <w:highlight w:val="yellow"/>
            <w:lang w:val="pt-PT"/>
            <w:rPrChange w:id="2153" w:author="Admin" w:date="2013-07-01T10:03:00Z">
              <w:rPr>
                <w:rFonts w:cs="Arial"/>
                <w:szCs w:val="20"/>
              </w:rPr>
            </w:rPrChange>
          </w:rPr>
          <w:t xml:space="preserve">PDF). Somente os seguintes formatos de arquivos </w:t>
        </w:r>
      </w:ins>
      <w:r w:rsidR="00C41278">
        <w:rPr>
          <w:rFonts w:cs="Arial"/>
          <w:szCs w:val="20"/>
          <w:highlight w:val="yellow"/>
          <w:lang w:val="pt-PT"/>
        </w:rPr>
        <w:t>serao aceites</w:t>
      </w:r>
      <w:ins w:id="2154" w:author="Admin" w:date="2013-07-01T10:02:00Z">
        <w:r w:rsidRPr="00A20DF3">
          <w:rPr>
            <w:rFonts w:cs="Arial"/>
            <w:szCs w:val="20"/>
            <w:highlight w:val="yellow"/>
            <w:lang w:val="pt-PT"/>
            <w:rPrChange w:id="2155" w:author="Admin" w:date="2013-07-01T10:03:00Z">
              <w:rPr>
                <w:rFonts w:cs="Arial"/>
                <w:szCs w:val="20"/>
              </w:rPr>
            </w:rPrChange>
          </w:rPr>
          <w:t>: .tif / .eps / .ai / .png</w:t>
        </w:r>
      </w:ins>
    </w:p>
    <w:p w14:paraId="2A7F02EC" w14:textId="77777777" w:rsidR="00E90506" w:rsidRPr="00A20DF3" w:rsidRDefault="00E90506" w:rsidP="00750A78">
      <w:pPr>
        <w:widowControl w:val="0"/>
        <w:autoSpaceDE w:val="0"/>
        <w:autoSpaceDN w:val="0"/>
        <w:adjustRightInd w:val="0"/>
        <w:jc w:val="both"/>
        <w:rPr>
          <w:color w:val="0000FF"/>
          <w:lang w:val="pt-PT"/>
        </w:rPr>
      </w:pPr>
    </w:p>
    <w:p w14:paraId="1F5BDD77" w14:textId="666FDCC6" w:rsidR="00750A78" w:rsidRPr="00A20DF3" w:rsidRDefault="00750A78" w:rsidP="00750A78">
      <w:pPr>
        <w:widowControl w:val="0"/>
        <w:autoSpaceDE w:val="0"/>
        <w:autoSpaceDN w:val="0"/>
        <w:adjustRightInd w:val="0"/>
        <w:jc w:val="both"/>
        <w:rPr>
          <w:ins w:id="2156" w:author="Admin" w:date="2013-07-01T10:03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215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folder on your Desktop called </w:t>
      </w:r>
      <w:r w:rsidR="001A2347" w:rsidRPr="00A20DF3">
        <w:rPr>
          <w:rFonts w:cs="Arial"/>
          <w:szCs w:val="20"/>
          <w:lang w:val="pt-PT"/>
          <w:rPrChange w:id="2158" w:author="Wolfgang J. Toechterle" w:date="2013-06-22T10:32:00Z">
            <w:rPr>
              <w:rFonts w:cs="Arial"/>
              <w:szCs w:val="20"/>
              <w:lang w:val="en-US"/>
            </w:rPr>
          </w:rPrChange>
        </w:rPr>
        <w:t>YY_</w:t>
      </w:r>
      <w:r w:rsidRPr="00A20DF3">
        <w:rPr>
          <w:rFonts w:cs="Arial"/>
          <w:szCs w:val="20"/>
          <w:lang w:val="pt-PT"/>
          <w:rPrChange w:id="2159" w:author="Wolfgang J. Toechterle" w:date="2013-06-22T10:32:00Z">
            <w:rPr>
              <w:rFonts w:cs="Arial"/>
              <w:szCs w:val="20"/>
              <w:lang w:val="en-US"/>
            </w:rPr>
          </w:rPrChange>
        </w:rPr>
        <w:t>MOD</w:t>
      </w:r>
      <w:ins w:id="2160" w:author="Wolfgang J. Toechterle" w:date="2013-05-31T18:07:00Z">
        <w:r w:rsidR="00142C5A" w:rsidRPr="00A20DF3">
          <w:rPr>
            <w:rFonts w:cs="Arial"/>
            <w:szCs w:val="20"/>
            <w:lang w:val="pt-PT"/>
            <w:rPrChange w:id="216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_</w:t>
        </w:r>
      </w:ins>
      <w:r w:rsidRPr="00A20DF3">
        <w:rPr>
          <w:rFonts w:cs="Arial"/>
          <w:szCs w:val="20"/>
          <w:lang w:val="pt-PT"/>
          <w:rPrChange w:id="2162" w:author="Wolfgang J. Toechterle" w:date="2013-06-22T10:32:00Z">
            <w:rPr>
              <w:rFonts w:cs="Arial"/>
              <w:szCs w:val="20"/>
              <w:lang w:val="en-US"/>
            </w:rPr>
          </w:rPrChange>
        </w:rPr>
        <w:t>X</w:t>
      </w:r>
      <w:r w:rsidR="001A2347" w:rsidRPr="00A20DF3">
        <w:rPr>
          <w:rFonts w:cs="Arial"/>
          <w:szCs w:val="20"/>
          <w:lang w:val="pt-PT"/>
          <w:rPrChange w:id="216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A20DF3">
        <w:rPr>
          <w:rFonts w:cs="Arial"/>
          <w:szCs w:val="20"/>
          <w:lang w:val="pt-PT"/>
          <w:rPrChange w:id="216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(where YY represents the number of your workstation</w:t>
      </w:r>
      <w:r w:rsidR="00E90506" w:rsidRPr="00A20DF3">
        <w:rPr>
          <w:rFonts w:cs="Arial"/>
          <w:szCs w:val="20"/>
          <w:lang w:val="pt-PT"/>
          <w:rPrChange w:id="216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X your </w:t>
      </w:r>
      <w:ins w:id="2166" w:author="Kinder" w:date="2013-06-29T14:50:00Z">
        <w:r w:rsidR="00E34726" w:rsidRPr="00A20DF3">
          <w:rPr>
            <w:rFonts w:cs="Arial"/>
            <w:szCs w:val="20"/>
            <w:lang w:val="pt-PT"/>
          </w:rPr>
          <w:t xml:space="preserve">Last </w:t>
        </w:r>
      </w:ins>
      <w:del w:id="2167" w:author="Kinder" w:date="2013-06-29T14:50:00Z">
        <w:r w:rsidR="00E90506" w:rsidRPr="00A20DF3" w:rsidDel="00E34726">
          <w:rPr>
            <w:rFonts w:cs="Arial"/>
            <w:szCs w:val="20"/>
            <w:lang w:val="pt-PT"/>
            <w:rPrChange w:id="216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NAME </w:delText>
        </w:r>
      </w:del>
      <w:ins w:id="2169" w:author="Kinder" w:date="2013-06-29T14:50:00Z">
        <w:r w:rsidR="00E34726" w:rsidRPr="00A20DF3">
          <w:rPr>
            <w:rFonts w:cs="Arial"/>
            <w:szCs w:val="20"/>
            <w:lang w:val="pt-PT"/>
          </w:rPr>
          <w:t>Name</w:t>
        </w:r>
      </w:ins>
      <w:del w:id="2170" w:author="Kinder" w:date="2013-06-29T14:50:00Z">
        <w:r w:rsidR="00E90506" w:rsidRPr="00A20DF3" w:rsidDel="00E34726">
          <w:rPr>
            <w:rFonts w:cs="Arial"/>
            <w:szCs w:val="20"/>
            <w:lang w:val="pt-PT"/>
            <w:rPrChange w:id="217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and SURNAME</w:delText>
        </w:r>
      </w:del>
      <w:r w:rsidRPr="00A20DF3">
        <w:rPr>
          <w:rFonts w:cs="Arial"/>
          <w:szCs w:val="20"/>
          <w:lang w:val="pt-PT"/>
          <w:rPrChange w:id="2172" w:author="Wolfgang J. Toechterle" w:date="2013-06-22T10:32:00Z">
            <w:rPr>
              <w:rFonts w:cs="Arial"/>
              <w:szCs w:val="20"/>
              <w:lang w:val="en-US"/>
            </w:rPr>
          </w:rPrChange>
        </w:rPr>
        <w:t>). This folder must include the following subfolders</w:t>
      </w:r>
      <w:ins w:id="2173" w:author="Wolfgang J. Toechterle" w:date="2013-06-22T11:11:00Z">
        <w:r w:rsidR="00B90009" w:rsidRPr="00A20DF3">
          <w:rPr>
            <w:rFonts w:cs="Arial"/>
            <w:szCs w:val="20"/>
            <w:lang w:val="pt-PT"/>
          </w:rPr>
          <w:t xml:space="preserve"> “Task1, Task2, Task3, Task4”</w:t>
        </w:r>
      </w:ins>
      <w:ins w:id="2174" w:author="Wolfgang J. Toechterle" w:date="2013-06-22T11:12:00Z">
        <w:r w:rsidR="00B90009" w:rsidRPr="00A20DF3">
          <w:rPr>
            <w:rFonts w:cs="Arial"/>
            <w:szCs w:val="20"/>
            <w:lang w:val="pt-PT"/>
          </w:rPr>
          <w:t xml:space="preserve">. Those subfolders contain two folder with: </w:t>
        </w:r>
      </w:ins>
      <w:del w:id="2175" w:author="Wolfgang J. Toechterle" w:date="2013-06-22T11:12:00Z">
        <w:r w:rsidRPr="00A20DF3" w:rsidDel="00B90009">
          <w:rPr>
            <w:rFonts w:cs="Arial"/>
            <w:szCs w:val="20"/>
            <w:lang w:val="pt-PT"/>
            <w:rPrChange w:id="217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:</w:delText>
        </w:r>
      </w:del>
      <w:r w:rsidRPr="00A20DF3">
        <w:rPr>
          <w:rFonts w:cs="Arial"/>
          <w:szCs w:val="20"/>
          <w:lang w:val="pt-PT"/>
          <w:rPrChange w:id="217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</w:p>
    <w:p w14:paraId="3A1290ED" w14:textId="77777777" w:rsidR="009A1CB9" w:rsidRPr="00A20DF3" w:rsidRDefault="009A1CB9">
      <w:pPr>
        <w:widowControl w:val="0"/>
        <w:autoSpaceDE w:val="0"/>
        <w:autoSpaceDN w:val="0"/>
        <w:adjustRightInd w:val="0"/>
        <w:jc w:val="both"/>
        <w:rPr>
          <w:ins w:id="2178" w:author="Admin" w:date="2013-07-01T10:03:00Z"/>
          <w:rFonts w:cs="Arial"/>
          <w:szCs w:val="20"/>
          <w:lang w:val="pt-PT"/>
        </w:rPr>
      </w:pPr>
    </w:p>
    <w:p w14:paraId="66AB8EA2" w14:textId="335C0579" w:rsidR="009A1CB9" w:rsidRPr="00A20DF3" w:rsidRDefault="009A1CB9" w:rsidP="00C412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lang w:val="pt-PT"/>
          <w:rPrChange w:id="217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2180" w:author="Admin" w:date="2013-07-01T10:03:00Z">
        <w:r w:rsidRPr="00A20DF3">
          <w:rPr>
            <w:rFonts w:cs="Arial"/>
            <w:szCs w:val="20"/>
            <w:highlight w:val="yellow"/>
            <w:lang w:val="pt-PT"/>
            <w:rPrChange w:id="2181" w:author="Admin" w:date="2013-07-01T10:05:00Z">
              <w:rPr>
                <w:rFonts w:cs="Arial"/>
                <w:szCs w:val="20"/>
              </w:rPr>
            </w:rPrChange>
          </w:rPr>
          <w:t>Crie uma pasta no seu Desktop chamada YY_MOD_X (onde YY significa o numero de sua estacao de trabalho e X o seu sobrenome).</w:t>
        </w:r>
      </w:ins>
      <w:ins w:id="2182" w:author="Admin" w:date="2013-07-01T10:04:00Z">
        <w:r w:rsidRPr="00A20DF3">
          <w:rPr>
            <w:rFonts w:cs="Arial"/>
            <w:szCs w:val="20"/>
            <w:highlight w:val="yellow"/>
            <w:lang w:val="pt-PT"/>
            <w:rPrChange w:id="2183" w:author="Admin" w:date="2013-07-01T10:05:00Z">
              <w:rPr>
                <w:rFonts w:cs="Arial"/>
                <w:szCs w:val="20"/>
              </w:rPr>
            </w:rPrChange>
          </w:rPr>
          <w:t xml:space="preserve"> Esta pasta deve incluir as seguintes subpastas: “Tarefa 1, Tarefa 2, Tarefa 3, Tarefa 4”</w:t>
        </w:r>
      </w:ins>
      <w:ins w:id="2184" w:author="Admin" w:date="2013-07-01T10:05:00Z">
        <w:r w:rsidR="00517A75" w:rsidRPr="00A20DF3">
          <w:rPr>
            <w:rFonts w:cs="Arial"/>
            <w:szCs w:val="20"/>
            <w:highlight w:val="yellow"/>
            <w:lang w:val="pt-PT"/>
            <w:rPrChange w:id="2185" w:author="Admin" w:date="2013-07-01T10:05:00Z">
              <w:rPr>
                <w:rFonts w:cs="Arial"/>
                <w:szCs w:val="20"/>
              </w:rPr>
            </w:rPrChange>
          </w:rPr>
          <w:t>)</w:t>
        </w:r>
      </w:ins>
      <w:ins w:id="2186" w:author="Admin" w:date="2013-07-01T10:04:00Z">
        <w:r w:rsidRPr="00A20DF3">
          <w:rPr>
            <w:rFonts w:cs="Arial"/>
            <w:szCs w:val="20"/>
            <w:highlight w:val="yellow"/>
            <w:lang w:val="pt-PT"/>
            <w:rPrChange w:id="2187" w:author="Admin" w:date="2013-07-01T10:05:00Z">
              <w:rPr>
                <w:rFonts w:cs="Arial"/>
                <w:szCs w:val="20"/>
              </w:rPr>
            </w:rPrChange>
          </w:rPr>
          <w:t xml:space="preserve">. </w:t>
        </w:r>
      </w:ins>
      <w:r w:rsidR="00C41278">
        <w:rPr>
          <w:rFonts w:cs="Arial"/>
          <w:szCs w:val="20"/>
          <w:highlight w:val="yellow"/>
          <w:lang w:val="pt-PT"/>
        </w:rPr>
        <w:t>Cada uma destas</w:t>
      </w:r>
      <w:ins w:id="2188" w:author="Admin" w:date="2013-07-01T10:04:00Z">
        <w:r w:rsidRPr="00A20DF3">
          <w:rPr>
            <w:rFonts w:cs="Arial"/>
            <w:szCs w:val="20"/>
            <w:highlight w:val="yellow"/>
            <w:lang w:val="pt-PT"/>
            <w:rPrChange w:id="2189" w:author="Admin" w:date="2013-07-01T10:05:00Z">
              <w:rPr>
                <w:rFonts w:cs="Arial"/>
                <w:szCs w:val="20"/>
              </w:rPr>
            </w:rPrChange>
          </w:rPr>
          <w:t xml:space="preserve"> subpastas contem duas pastas com</w:t>
        </w:r>
      </w:ins>
      <w:ins w:id="2190" w:author="Admin" w:date="2013-07-01T10:05:00Z">
        <w:r w:rsidR="00517A75" w:rsidRPr="00A20DF3">
          <w:rPr>
            <w:rFonts w:cs="Arial"/>
            <w:szCs w:val="20"/>
            <w:highlight w:val="yellow"/>
            <w:lang w:val="pt-PT"/>
            <w:rPrChange w:id="2191" w:author="Admin" w:date="2013-07-01T10:05:00Z">
              <w:rPr>
                <w:rFonts w:cs="Arial"/>
                <w:szCs w:val="20"/>
              </w:rPr>
            </w:rPrChange>
          </w:rPr>
          <w:t>:</w:t>
        </w:r>
      </w:ins>
      <w:ins w:id="2192" w:author="Admin" w:date="2013-07-01T10:03:00Z">
        <w:r w:rsidRPr="00A20DF3">
          <w:rPr>
            <w:rFonts w:cs="Arial"/>
            <w:szCs w:val="20"/>
            <w:lang w:val="pt-PT"/>
          </w:rPr>
          <w:t xml:space="preserve">  </w:t>
        </w:r>
      </w:ins>
    </w:p>
    <w:p w14:paraId="224BDED2" w14:textId="77777777" w:rsidR="00750A78" w:rsidRPr="00A20DF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lang w:val="pt-PT"/>
          <w:rPrChange w:id="219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3AFE7CB" w14:textId="31A2951E" w:rsidR="00750A78" w:rsidRPr="00A20DF3" w:rsidRDefault="00750A78" w:rsidP="00750A78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ins w:id="2194" w:author="Admin" w:date="2013-07-01T10:05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2195" w:author="Wolfgang J. Toechterle" w:date="2013-06-22T10:32:00Z">
            <w:rPr>
              <w:rFonts w:cs="Arial"/>
              <w:szCs w:val="20"/>
              <w:lang w:val="en-US"/>
            </w:rPr>
          </w:rPrChange>
        </w:rPr>
        <w:t>Original</w:t>
      </w:r>
      <w:ins w:id="2196" w:author="Wolfgang J. Toechterle" w:date="2013-06-22T10:33:00Z">
        <w:r w:rsidR="00EA5133" w:rsidRPr="00A20DF3">
          <w:rPr>
            <w:rFonts w:cs="Arial"/>
            <w:szCs w:val="20"/>
            <w:lang w:val="pt-PT"/>
          </w:rPr>
          <w:t xml:space="preserve"> </w:t>
        </w:r>
      </w:ins>
      <w:del w:id="2197" w:author="Wolfgang J. Toechterle" w:date="2013-06-22T10:33:00Z">
        <w:r w:rsidRPr="00A20DF3" w:rsidDel="00EA5133">
          <w:rPr>
            <w:rFonts w:cs="Arial"/>
            <w:szCs w:val="20"/>
            <w:lang w:val="pt-PT"/>
            <w:rPrChange w:id="219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del w:id="2199" w:author="Kinder" w:date="2013-06-29T14:53:00Z">
        <w:r w:rsidRPr="00A20DF3" w:rsidDel="00747425">
          <w:rPr>
            <w:rFonts w:cs="Arial"/>
            <w:szCs w:val="20"/>
            <w:lang w:val="pt-PT"/>
            <w:rPrChange w:id="220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ins w:id="2201" w:author="Kinder" w:date="2013-06-29T14:53:00Z">
        <w:r w:rsidR="00747425" w:rsidRPr="00A20DF3">
          <w:rPr>
            <w:rFonts w:cs="Arial"/>
            <w:szCs w:val="20"/>
            <w:lang w:val="pt-PT"/>
          </w:rPr>
          <w:t>folder</w:t>
        </w:r>
      </w:ins>
      <w:r w:rsidR="001A2347" w:rsidRPr="00A20DF3">
        <w:rPr>
          <w:rFonts w:cs="Arial"/>
          <w:szCs w:val="20"/>
          <w:lang w:val="pt-PT"/>
          <w:rPrChange w:id="2202" w:author="Wolfgang J. Toechterle" w:date="2013-06-22T10:32:00Z">
            <w:rPr>
              <w:rFonts w:cs="Arial"/>
              <w:szCs w:val="20"/>
              <w:lang w:val="en-US"/>
            </w:rPr>
          </w:rPrChange>
        </w:rPr>
        <w:t>: it should contain all the files used for the developmen</w:t>
      </w:r>
      <w:r w:rsidR="007B156C" w:rsidRPr="00A20DF3">
        <w:rPr>
          <w:rFonts w:cs="Arial"/>
          <w:szCs w:val="20"/>
          <w:lang w:val="pt-PT"/>
          <w:rPrChange w:id="2203" w:author="Wolfgang J. Toechterle" w:date="2013-06-22T10:32:00Z">
            <w:rPr>
              <w:rFonts w:cs="Arial"/>
              <w:szCs w:val="20"/>
              <w:lang w:val="en-US"/>
            </w:rPr>
          </w:rPrChange>
        </w:rPr>
        <w:t>t of your project, properly orga</w:t>
      </w:r>
      <w:r w:rsidR="001A2347" w:rsidRPr="00A20DF3">
        <w:rPr>
          <w:rFonts w:cs="Arial"/>
          <w:szCs w:val="20"/>
          <w:lang w:val="pt-PT"/>
          <w:rPrChange w:id="2204" w:author="Wolfgang J. Toechterle" w:date="2013-06-22T10:32:00Z">
            <w:rPr>
              <w:rFonts w:cs="Arial"/>
              <w:szCs w:val="20"/>
              <w:lang w:val="en-US"/>
            </w:rPr>
          </w:rPrChange>
        </w:rPr>
        <w:t>nized (fonts, links, etc.).</w:t>
      </w:r>
    </w:p>
    <w:p w14:paraId="0236B5D8" w14:textId="507E86A9" w:rsidR="00517A75" w:rsidRPr="00A20DF3" w:rsidRDefault="00C41278" w:rsidP="00C41278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highlight w:val="yellow"/>
          <w:lang w:val="pt-PT"/>
          <w:rPrChange w:id="2205" w:author="Admin" w:date="2013-07-01T10:06:00Z">
            <w:rPr>
              <w:rFonts w:cs="Arial"/>
              <w:szCs w:val="20"/>
              <w:lang w:val="en-US"/>
            </w:rPr>
          </w:rPrChange>
        </w:rPr>
      </w:pPr>
      <w:r>
        <w:rPr>
          <w:rFonts w:cs="Arial"/>
          <w:szCs w:val="20"/>
          <w:highlight w:val="yellow"/>
          <w:lang w:val="pt-PT"/>
        </w:rPr>
        <w:t>“Original Folder”</w:t>
      </w:r>
      <w:ins w:id="2206" w:author="Admin" w:date="2013-07-01T10:05:00Z">
        <w:r w:rsidR="00517A75" w:rsidRPr="00A20DF3">
          <w:rPr>
            <w:rFonts w:cs="Arial"/>
            <w:szCs w:val="20"/>
            <w:highlight w:val="yellow"/>
            <w:lang w:val="pt-PT"/>
            <w:rPrChange w:id="2207" w:author="Admin" w:date="2013-07-01T10:06:00Z">
              <w:rPr>
                <w:rFonts w:cs="Arial"/>
                <w:szCs w:val="20"/>
              </w:rPr>
            </w:rPrChange>
          </w:rPr>
          <w:t xml:space="preserve">: ela devera conter todos os arquivos utilizados para o desenvolvimento </w:t>
        </w:r>
      </w:ins>
      <w:r>
        <w:rPr>
          <w:rFonts w:cs="Arial"/>
          <w:szCs w:val="20"/>
          <w:highlight w:val="yellow"/>
          <w:lang w:val="pt-PT"/>
        </w:rPr>
        <w:t>do teu</w:t>
      </w:r>
      <w:ins w:id="2208" w:author="Admin" w:date="2013-07-01T10:05:00Z">
        <w:r w:rsidR="00517A75" w:rsidRPr="00A20DF3">
          <w:rPr>
            <w:rFonts w:cs="Arial"/>
            <w:szCs w:val="20"/>
            <w:highlight w:val="yellow"/>
            <w:lang w:val="pt-PT"/>
            <w:rPrChange w:id="2209" w:author="Admin" w:date="2013-07-01T10:06:00Z">
              <w:rPr>
                <w:rFonts w:cs="Arial"/>
                <w:szCs w:val="20"/>
              </w:rPr>
            </w:rPrChange>
          </w:rPr>
          <w:t xml:space="preserve"> projeto e estar devidamente organizada (</w:t>
        </w:r>
      </w:ins>
      <w:ins w:id="2210" w:author="Admin" w:date="2013-07-01T10:06:00Z">
        <w:r w:rsidR="00517A75" w:rsidRPr="00A20DF3">
          <w:rPr>
            <w:rFonts w:cs="Arial"/>
            <w:szCs w:val="20"/>
            <w:highlight w:val="yellow"/>
            <w:lang w:val="pt-PT"/>
            <w:rPrChange w:id="2211" w:author="Admin" w:date="2013-07-01T10:06:00Z">
              <w:rPr>
                <w:rFonts w:cs="Arial"/>
                <w:szCs w:val="20"/>
              </w:rPr>
            </w:rPrChange>
          </w:rPr>
          <w:t>fontes, linkes, etc)</w:t>
        </w:r>
      </w:ins>
    </w:p>
    <w:p w14:paraId="1E5C37DB" w14:textId="453F643C" w:rsidR="00750A78" w:rsidRPr="00A20DF3" w:rsidRDefault="00750A78" w:rsidP="001A2347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ins w:id="2212" w:author="Admin" w:date="2013-07-01T10:06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2213" w:author="Wolfgang J. Toechterle" w:date="2013-06-22T10:32:00Z">
            <w:rPr>
              <w:rFonts w:cs="Arial"/>
              <w:szCs w:val="20"/>
              <w:lang w:val="en-US"/>
            </w:rPr>
          </w:rPrChange>
        </w:rPr>
        <w:t>Final</w:t>
      </w:r>
      <w:ins w:id="2214" w:author="Wolfgang J. Toechterle" w:date="2013-06-22T10:33:00Z">
        <w:r w:rsidR="00EA5133" w:rsidRPr="00A20DF3">
          <w:rPr>
            <w:rFonts w:cs="Arial"/>
            <w:szCs w:val="20"/>
            <w:lang w:val="pt-PT"/>
          </w:rPr>
          <w:t xml:space="preserve"> </w:t>
        </w:r>
      </w:ins>
      <w:del w:id="2215" w:author="Wolfgang J. Toechterle" w:date="2013-06-22T10:33:00Z">
        <w:r w:rsidRPr="00A20DF3" w:rsidDel="00EA5133">
          <w:rPr>
            <w:rFonts w:cs="Arial"/>
            <w:szCs w:val="20"/>
            <w:lang w:val="pt-PT"/>
            <w:rPrChange w:id="221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ins w:id="2217" w:author="Kinder" w:date="2013-06-29T14:53:00Z">
        <w:r w:rsidR="00747425" w:rsidRPr="00A20DF3">
          <w:rPr>
            <w:rFonts w:cs="Arial"/>
            <w:szCs w:val="20"/>
            <w:lang w:val="pt-PT"/>
          </w:rPr>
          <w:t>folder</w:t>
        </w:r>
      </w:ins>
      <w:del w:id="2218" w:author="Kinder" w:date="2013-06-29T14:53:00Z">
        <w:r w:rsidRPr="00A20DF3" w:rsidDel="00747425">
          <w:rPr>
            <w:rFonts w:cs="Arial"/>
            <w:szCs w:val="20"/>
            <w:lang w:val="pt-PT"/>
            <w:rPrChange w:id="221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r w:rsidR="001A2347" w:rsidRPr="00A20DF3">
        <w:rPr>
          <w:rFonts w:cs="Arial"/>
          <w:szCs w:val="20"/>
          <w:lang w:val="pt-PT"/>
          <w:rPrChange w:id="2220" w:author="Wolfgang J. Toechterle" w:date="2013-06-22T10:32:00Z">
            <w:rPr>
              <w:rFonts w:cs="Arial"/>
              <w:szCs w:val="20"/>
              <w:lang w:val="en-US"/>
            </w:rPr>
          </w:rPrChange>
        </w:rPr>
        <w:t>: it</w:t>
      </w:r>
      <w:r w:rsidRPr="00A20DF3">
        <w:rPr>
          <w:rFonts w:cs="Arial"/>
          <w:szCs w:val="20"/>
          <w:lang w:val="pt-PT"/>
          <w:rPrChange w:id="222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contain all the files </w:t>
      </w:r>
      <w:r w:rsidR="007B156C" w:rsidRPr="00A20DF3">
        <w:rPr>
          <w:rFonts w:cs="Arial"/>
          <w:szCs w:val="20"/>
          <w:lang w:val="pt-PT"/>
          <w:rPrChange w:id="2222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="001A2347" w:rsidRPr="00A20DF3">
        <w:rPr>
          <w:rFonts w:cs="Arial"/>
          <w:szCs w:val="20"/>
          <w:lang w:val="pt-PT"/>
          <w:rPrChange w:id="222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supposed to deliver</w:t>
      </w:r>
      <w:ins w:id="2224" w:author="Kinder" w:date="2013-06-29T14:52:00Z">
        <w:r w:rsidR="00747425" w:rsidRPr="00A20DF3">
          <w:rPr>
            <w:rFonts w:cs="Arial"/>
            <w:szCs w:val="20"/>
            <w:lang w:val="pt-PT"/>
          </w:rPr>
          <w:t xml:space="preserve"> to print</w:t>
        </w:r>
      </w:ins>
      <w:r w:rsidR="001A2347" w:rsidRPr="00A20DF3">
        <w:rPr>
          <w:rFonts w:cs="Arial"/>
          <w:szCs w:val="20"/>
          <w:lang w:val="pt-PT"/>
          <w:rPrChange w:id="222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as required in the tasks (PDF, etc.)</w:t>
      </w:r>
      <w:r w:rsidRPr="00A20DF3">
        <w:rPr>
          <w:rFonts w:cs="Arial"/>
          <w:szCs w:val="20"/>
          <w:lang w:val="pt-PT"/>
          <w:rPrChange w:id="2226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30EDC6E9" w14:textId="03D3ACAB" w:rsidR="00517A75" w:rsidRPr="00A20DF3" w:rsidRDefault="00C41278" w:rsidP="00C41278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highlight w:val="yellow"/>
          <w:lang w:val="pt-PT"/>
          <w:rPrChange w:id="2227" w:author="Admin" w:date="2013-07-01T10:08:00Z">
            <w:rPr>
              <w:rFonts w:cs="Arial"/>
              <w:szCs w:val="20"/>
              <w:lang w:val="en-US"/>
            </w:rPr>
          </w:rPrChange>
        </w:rPr>
      </w:pPr>
      <w:r>
        <w:rPr>
          <w:rFonts w:cs="Arial"/>
          <w:szCs w:val="20"/>
          <w:highlight w:val="yellow"/>
          <w:lang w:val="pt-PT"/>
        </w:rPr>
        <w:t>“Final folder”</w:t>
      </w:r>
      <w:ins w:id="2228" w:author="Admin" w:date="2013-07-01T10:06:00Z">
        <w:r w:rsidR="00517A75" w:rsidRPr="00A20DF3">
          <w:rPr>
            <w:rFonts w:cs="Arial"/>
            <w:szCs w:val="20"/>
            <w:highlight w:val="yellow"/>
            <w:lang w:val="pt-PT"/>
            <w:rPrChange w:id="2229" w:author="Admin" w:date="2013-07-01T10:08:00Z">
              <w:rPr>
                <w:rFonts w:cs="Arial"/>
                <w:szCs w:val="20"/>
              </w:rPr>
            </w:rPrChange>
          </w:rPr>
          <w:t>: ela devera conter todos os arquivos que voce devera entre</w:t>
        </w:r>
      </w:ins>
      <w:ins w:id="2230" w:author="Admin" w:date="2013-07-01T10:08:00Z">
        <w:r w:rsidR="00517A75" w:rsidRPr="00A20DF3">
          <w:rPr>
            <w:rFonts w:cs="Arial"/>
            <w:szCs w:val="20"/>
            <w:highlight w:val="yellow"/>
            <w:lang w:val="pt-PT"/>
            <w:rPrChange w:id="2231" w:author="Admin" w:date="2013-07-01T10:08:00Z">
              <w:rPr>
                <w:rFonts w:cs="Arial"/>
                <w:szCs w:val="20"/>
              </w:rPr>
            </w:rPrChange>
          </w:rPr>
          <w:t>g</w:t>
        </w:r>
      </w:ins>
      <w:ins w:id="2232" w:author="Admin" w:date="2013-07-01T10:06:00Z">
        <w:r w:rsidR="00517A75" w:rsidRPr="00A20DF3">
          <w:rPr>
            <w:rFonts w:cs="Arial"/>
            <w:szCs w:val="20"/>
            <w:highlight w:val="yellow"/>
            <w:lang w:val="pt-PT"/>
            <w:rPrChange w:id="2233" w:author="Admin" w:date="2013-07-01T10:08:00Z">
              <w:rPr>
                <w:rFonts w:cs="Arial"/>
                <w:szCs w:val="20"/>
              </w:rPr>
            </w:rPrChange>
          </w:rPr>
          <w:t>ar</w:t>
        </w:r>
      </w:ins>
      <w:r>
        <w:rPr>
          <w:rFonts w:cs="Arial"/>
          <w:szCs w:val="20"/>
          <w:highlight w:val="yellow"/>
          <w:lang w:val="pt-PT"/>
        </w:rPr>
        <w:t>,</w:t>
      </w:r>
      <w:ins w:id="2234" w:author="Admin" w:date="2013-07-01T10:06:00Z">
        <w:r w:rsidR="00517A75" w:rsidRPr="00A20DF3">
          <w:rPr>
            <w:rFonts w:cs="Arial"/>
            <w:szCs w:val="20"/>
            <w:highlight w:val="yellow"/>
            <w:lang w:val="pt-PT"/>
            <w:rPrChange w:id="2235" w:author="Admin" w:date="2013-07-01T10:08:00Z">
              <w:rPr>
                <w:rFonts w:cs="Arial"/>
                <w:szCs w:val="20"/>
              </w:rPr>
            </w:rPrChange>
          </w:rPr>
          <w:t xml:space="preserve"> tal como solicitad</w:t>
        </w:r>
      </w:ins>
      <w:ins w:id="2236" w:author="Admin" w:date="2013-07-01T10:08:00Z">
        <w:r w:rsidR="00517A75" w:rsidRPr="00A20DF3">
          <w:rPr>
            <w:rFonts w:cs="Arial"/>
            <w:szCs w:val="20"/>
            <w:highlight w:val="yellow"/>
            <w:lang w:val="pt-PT"/>
            <w:rPrChange w:id="2237" w:author="Admin" w:date="2013-07-01T10:08:00Z">
              <w:rPr>
                <w:rFonts w:cs="Arial"/>
                <w:szCs w:val="20"/>
              </w:rPr>
            </w:rPrChange>
          </w:rPr>
          <w:t>a nas tarefas (PDF, etc)</w:t>
        </w:r>
      </w:ins>
    </w:p>
    <w:p w14:paraId="52D78F9E" w14:textId="77777777" w:rsidR="00750A78" w:rsidRPr="00A20DF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lang w:val="pt-PT"/>
          <w:rPrChange w:id="223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32AD900B" w14:textId="77777777" w:rsidR="00750A78" w:rsidRPr="00A20DF3" w:rsidRDefault="001A2347" w:rsidP="00750A78">
      <w:pPr>
        <w:widowControl w:val="0"/>
        <w:autoSpaceDE w:val="0"/>
        <w:autoSpaceDN w:val="0"/>
        <w:adjustRightInd w:val="0"/>
        <w:jc w:val="both"/>
        <w:rPr>
          <w:ins w:id="2239" w:author="Admin" w:date="2013-07-01T10:08:00Z"/>
          <w:rFonts w:cs="Arial"/>
          <w:szCs w:val="20"/>
          <w:lang w:val="pt-PT"/>
        </w:rPr>
      </w:pPr>
      <w:r w:rsidRPr="00A20DF3">
        <w:rPr>
          <w:rFonts w:cs="Arial"/>
          <w:szCs w:val="20"/>
          <w:lang w:val="pt-PT"/>
          <w:rPrChange w:id="2240" w:author="Wolfgang J. Toechterle" w:date="2013-06-22T10:32:00Z">
            <w:rPr>
              <w:rFonts w:cs="Arial"/>
              <w:szCs w:val="20"/>
              <w:lang w:val="en-US"/>
            </w:rPr>
          </w:rPrChange>
        </w:rPr>
        <w:t>Any</w:t>
      </w:r>
      <w:r w:rsidR="00750A78" w:rsidRPr="00A20DF3">
        <w:rPr>
          <w:rFonts w:cs="Arial"/>
          <w:szCs w:val="20"/>
          <w:lang w:val="pt-PT"/>
          <w:rPrChange w:id="224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saved out of its respective folder WILL NOT BE EVALUATED.</w:t>
      </w:r>
    </w:p>
    <w:p w14:paraId="6F385612" w14:textId="1A040B7D" w:rsidR="00517A75" w:rsidRPr="00A20DF3" w:rsidRDefault="00517A75" w:rsidP="00C412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lang w:val="pt-PT"/>
          <w:rPrChange w:id="224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2243" w:author="Admin" w:date="2013-07-01T10:08:00Z">
        <w:r w:rsidRPr="00A20DF3">
          <w:rPr>
            <w:rFonts w:cs="Arial"/>
            <w:szCs w:val="20"/>
            <w:highlight w:val="yellow"/>
            <w:lang w:val="pt-PT"/>
            <w:rPrChange w:id="2244" w:author="Admin" w:date="2013-07-01T10:09:00Z">
              <w:rPr>
                <w:rFonts w:cs="Arial"/>
                <w:szCs w:val="20"/>
              </w:rPr>
            </w:rPrChange>
          </w:rPr>
          <w:t>Qualquer outro arquivo salvo fora d</w:t>
        </w:r>
      </w:ins>
      <w:r w:rsidR="00C41278">
        <w:rPr>
          <w:rFonts w:cs="Arial"/>
          <w:szCs w:val="20"/>
          <w:highlight w:val="yellow"/>
          <w:lang w:val="pt-PT"/>
        </w:rPr>
        <w:t>a</w:t>
      </w:r>
      <w:ins w:id="2245" w:author="Admin" w:date="2013-07-01T10:08:00Z">
        <w:r w:rsidRPr="00A20DF3">
          <w:rPr>
            <w:rFonts w:cs="Arial"/>
            <w:szCs w:val="20"/>
            <w:highlight w:val="yellow"/>
            <w:lang w:val="pt-PT"/>
            <w:rPrChange w:id="2246" w:author="Admin" w:date="2013-07-01T10:09:00Z">
              <w:rPr>
                <w:rFonts w:cs="Arial"/>
                <w:szCs w:val="20"/>
              </w:rPr>
            </w:rPrChange>
          </w:rPr>
          <w:t xml:space="preserve"> sua pasta</w:t>
        </w:r>
      </w:ins>
      <w:r w:rsidR="00C41278">
        <w:rPr>
          <w:rFonts w:cs="Arial"/>
          <w:szCs w:val="20"/>
          <w:highlight w:val="yellow"/>
          <w:lang w:val="pt-PT"/>
        </w:rPr>
        <w:t xml:space="preserve"> </w:t>
      </w:r>
      <w:ins w:id="2247" w:author="Admin" w:date="2013-07-01T10:08:00Z">
        <w:r w:rsidR="00C41278" w:rsidRPr="00A20DF3">
          <w:rPr>
            <w:rFonts w:cs="Arial"/>
            <w:szCs w:val="20"/>
            <w:highlight w:val="yellow"/>
            <w:lang w:val="pt-PT"/>
          </w:rPr>
          <w:t>respectiv</w:t>
        </w:r>
      </w:ins>
      <w:ins w:id="2248" w:author="Admin" w:date="2013-07-01T10:17:00Z">
        <w:r w:rsidR="00C41278" w:rsidRPr="00A20DF3">
          <w:rPr>
            <w:rFonts w:cs="Arial"/>
            <w:szCs w:val="20"/>
            <w:highlight w:val="yellow"/>
            <w:lang w:val="pt-PT"/>
          </w:rPr>
          <w:t>a</w:t>
        </w:r>
      </w:ins>
      <w:ins w:id="2249" w:author="Admin" w:date="2013-07-01T10:08:00Z">
        <w:r w:rsidRPr="00A20DF3">
          <w:rPr>
            <w:rFonts w:cs="Arial"/>
            <w:szCs w:val="20"/>
            <w:highlight w:val="yellow"/>
            <w:lang w:val="pt-PT"/>
            <w:rPrChange w:id="2250" w:author="Admin" w:date="2013-07-01T10:09:00Z">
              <w:rPr>
                <w:rFonts w:cs="Arial"/>
                <w:szCs w:val="20"/>
              </w:rPr>
            </w:rPrChange>
          </w:rPr>
          <w:t xml:space="preserve"> NAO SERA AVALIADO.</w:t>
        </w:r>
      </w:ins>
    </w:p>
    <w:p w14:paraId="0A1E95E3" w14:textId="77777777" w:rsidR="00041F11" w:rsidRPr="00A20DF3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lang w:val="pt-PT"/>
          <w:rPrChange w:id="225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24AC82CC" w14:textId="272CA4A3" w:rsidR="00041F11" w:rsidRPr="00A20DF3" w:rsidDel="00517A75" w:rsidRDefault="00041F11" w:rsidP="00041F11">
      <w:pPr>
        <w:rPr>
          <w:del w:id="2252" w:author="Admin" w:date="2013-07-01T10:09:00Z"/>
          <w:lang w:val="pt-PT"/>
        </w:rPr>
      </w:pPr>
      <w:r w:rsidRPr="00A20DF3">
        <w:rPr>
          <w:lang w:val="pt-PT"/>
        </w:rPr>
        <w:t xml:space="preserve">Images must </w:t>
      </w:r>
      <w:r w:rsidRPr="00A20DF3">
        <w:rPr>
          <w:b/>
          <w:lang w:val="pt-PT"/>
          <w:rPrChange w:id="2253" w:author="Wolfgang J. Toechterle" w:date="2013-06-22T11:13:00Z">
            <w:rPr/>
          </w:rPrChange>
        </w:rPr>
        <w:t xml:space="preserve">not </w:t>
      </w:r>
      <w:r w:rsidRPr="00A20DF3">
        <w:rPr>
          <w:lang w:val="pt-PT"/>
        </w:rPr>
        <w:t xml:space="preserve">be embedded in Adobe Illustrator or </w:t>
      </w:r>
      <w:del w:id="2254" w:author="Wolfgang J. Toechterle" w:date="2013-06-22T11:13:00Z">
        <w:r w:rsidRPr="00A20DF3" w:rsidDel="00B90009">
          <w:rPr>
            <w:lang w:val="pt-PT"/>
          </w:rPr>
          <w:delText xml:space="preserve">embedded in </w:delText>
        </w:r>
      </w:del>
      <w:r w:rsidRPr="00A20DF3">
        <w:rPr>
          <w:lang w:val="pt-PT"/>
        </w:rPr>
        <w:t>InDesign</w:t>
      </w:r>
    </w:p>
    <w:p w14:paraId="20C4D88E" w14:textId="77777777" w:rsidR="00041F11" w:rsidRPr="00A20DF3" w:rsidRDefault="00041F11">
      <w:pPr>
        <w:rPr>
          <w:ins w:id="2255" w:author="Admin" w:date="2013-07-01T10:09:00Z"/>
          <w:lang w:val="pt-PT"/>
        </w:rPr>
      </w:pPr>
    </w:p>
    <w:p w14:paraId="76B4D6A1" w14:textId="5AC57964" w:rsidR="00517A75" w:rsidRPr="00A20DF3" w:rsidRDefault="00517A75">
      <w:pPr>
        <w:rPr>
          <w:ins w:id="2256" w:author="Admin" w:date="2013-07-01T10:09:00Z"/>
          <w:lang w:val="pt-PT"/>
        </w:rPr>
      </w:pPr>
      <w:ins w:id="2257" w:author="Admin" w:date="2013-07-01T10:09:00Z">
        <w:r w:rsidRPr="00A20DF3">
          <w:rPr>
            <w:highlight w:val="yellow"/>
            <w:lang w:val="pt-PT"/>
            <w:rPrChange w:id="2258" w:author="Admin" w:date="2013-07-01T10:11:00Z">
              <w:rPr/>
            </w:rPrChange>
          </w:rPr>
          <w:t xml:space="preserve">As imagens </w:t>
        </w:r>
        <w:r w:rsidRPr="00A20DF3">
          <w:rPr>
            <w:b/>
            <w:bCs/>
            <w:highlight w:val="yellow"/>
            <w:lang w:val="pt-PT"/>
            <w:rPrChange w:id="2259" w:author="Admin" w:date="2013-07-01T10:11:00Z">
              <w:rPr/>
            </w:rPrChange>
          </w:rPr>
          <w:t>nao</w:t>
        </w:r>
        <w:r w:rsidRPr="00A20DF3">
          <w:rPr>
            <w:highlight w:val="yellow"/>
            <w:lang w:val="pt-PT"/>
            <w:rPrChange w:id="2260" w:author="Admin" w:date="2013-07-01T10:11:00Z">
              <w:rPr/>
            </w:rPrChange>
          </w:rPr>
          <w:t xml:space="preserve"> poderao estar embutidas no Adobe Illustrator ou InDesign</w:t>
        </w:r>
      </w:ins>
    </w:p>
    <w:p w14:paraId="129AE164" w14:textId="77777777" w:rsidR="00517A75" w:rsidRPr="00A20DF3" w:rsidRDefault="00517A75">
      <w:pPr>
        <w:rPr>
          <w:lang w:val="pt-PT"/>
        </w:rPr>
      </w:pPr>
    </w:p>
    <w:p w14:paraId="7DA425E4" w14:textId="5FEC1F68" w:rsidR="00763EC0" w:rsidRPr="00A20DF3" w:rsidRDefault="00041F11">
      <w:pPr>
        <w:rPr>
          <w:ins w:id="2261" w:author="Admin" w:date="2013-07-01T10:11:00Z"/>
          <w:lang w:val="pt-PT"/>
        </w:rPr>
      </w:pPr>
      <w:r w:rsidRPr="00A20DF3">
        <w:rPr>
          <w:lang w:val="pt-PT"/>
        </w:rPr>
        <w:t>The colour mode and file formats of your images will be evaluated in the press ready PDF files</w:t>
      </w:r>
      <w:ins w:id="2262" w:author="Wolfgang J. Toechterle" w:date="2013-06-08T19:18:00Z">
        <w:r w:rsidR="00CD0E39" w:rsidRPr="00A20DF3">
          <w:rPr>
            <w:lang w:val="pt-PT"/>
          </w:rPr>
          <w:t>; EXCEPT</w:t>
        </w:r>
      </w:ins>
      <w:ins w:id="2263" w:author="Wolfgang J. Toechterle" w:date="2013-06-08T19:19:00Z">
        <w:r w:rsidR="00763EC0" w:rsidRPr="00A20DF3">
          <w:rPr>
            <w:lang w:val="pt-PT"/>
          </w:rPr>
          <w:t xml:space="preserve"> in Task 4 Greyscale and colour image resolution will be evaluated in the used software such as InDesign or Illustrator. </w:t>
        </w:r>
      </w:ins>
    </w:p>
    <w:p w14:paraId="64CED6C7" w14:textId="77777777" w:rsidR="00517A75" w:rsidRPr="00A20DF3" w:rsidRDefault="00517A75">
      <w:pPr>
        <w:rPr>
          <w:ins w:id="2264" w:author="Admin" w:date="2013-07-01T10:11:00Z"/>
          <w:lang w:val="pt-PT"/>
        </w:rPr>
      </w:pPr>
    </w:p>
    <w:p w14:paraId="6E128E3F" w14:textId="76D1FC78" w:rsidR="00517A75" w:rsidRPr="00A20DF3" w:rsidDel="00A159E7" w:rsidRDefault="00C41278" w:rsidP="0072113A">
      <w:pPr>
        <w:rPr>
          <w:ins w:id="2265" w:author="Wolfgang J. Toechterle" w:date="2013-06-08T19:19:00Z"/>
          <w:del w:id="2266" w:author="Admin" w:date="2013-07-01T10:16:00Z"/>
          <w:lang w:val="pt-PT"/>
        </w:rPr>
      </w:pPr>
      <w:r>
        <w:rPr>
          <w:highlight w:val="yellow"/>
          <w:lang w:val="pt-PT"/>
        </w:rPr>
        <w:t>Os modos de</w:t>
      </w:r>
      <w:ins w:id="2267" w:author="Admin" w:date="2013-07-01T10:11:00Z">
        <w:r w:rsidR="00517A75" w:rsidRPr="00A20DF3">
          <w:rPr>
            <w:highlight w:val="yellow"/>
            <w:lang w:val="pt-PT"/>
            <w:rPrChange w:id="2268" w:author="Admin" w:date="2013-07-01T10:19:00Z">
              <w:rPr/>
            </w:rPrChange>
          </w:rPr>
          <w:t xml:space="preserve"> cor e os formatos dos arquivos d</w:t>
        </w:r>
      </w:ins>
      <w:r w:rsidR="0072113A">
        <w:rPr>
          <w:highlight w:val="yellow"/>
          <w:lang w:val="pt-PT"/>
        </w:rPr>
        <w:t>as</w:t>
      </w:r>
      <w:ins w:id="2269" w:author="Admin" w:date="2013-07-01T10:11:00Z">
        <w:r w:rsidR="00517A75" w:rsidRPr="00A20DF3">
          <w:rPr>
            <w:highlight w:val="yellow"/>
            <w:lang w:val="pt-PT"/>
            <w:rPrChange w:id="2270" w:author="Admin" w:date="2013-07-01T10:19:00Z">
              <w:rPr/>
            </w:rPrChange>
          </w:rPr>
          <w:t xml:space="preserve"> </w:t>
        </w:r>
      </w:ins>
      <w:r w:rsidR="0072113A">
        <w:rPr>
          <w:highlight w:val="yellow"/>
          <w:lang w:val="pt-PT"/>
        </w:rPr>
        <w:t>t</w:t>
      </w:r>
      <w:ins w:id="2271" w:author="Admin" w:date="2013-07-01T10:11:00Z">
        <w:r w:rsidR="00517A75" w:rsidRPr="00A20DF3">
          <w:rPr>
            <w:highlight w:val="yellow"/>
            <w:lang w:val="pt-PT"/>
            <w:rPrChange w:id="2272" w:author="Admin" w:date="2013-07-01T10:19:00Z">
              <w:rPr/>
            </w:rPrChange>
          </w:rPr>
          <w:t xml:space="preserve">uas imagens serao avaliados </w:t>
        </w:r>
      </w:ins>
      <w:r w:rsidR="0072113A">
        <w:rPr>
          <w:highlight w:val="yellow"/>
          <w:lang w:val="pt-PT"/>
        </w:rPr>
        <w:t>nos</w:t>
      </w:r>
      <w:ins w:id="2273" w:author="Admin" w:date="2013-07-01T10:11:00Z">
        <w:r w:rsidR="00517A75" w:rsidRPr="00A20DF3">
          <w:rPr>
            <w:highlight w:val="yellow"/>
            <w:lang w:val="pt-PT"/>
            <w:rPrChange w:id="2274" w:author="Admin" w:date="2013-07-01T10:19:00Z">
              <w:rPr/>
            </w:rPrChange>
          </w:rPr>
          <w:t xml:space="preserve"> arquivos </w:t>
        </w:r>
      </w:ins>
      <w:r w:rsidR="0072113A">
        <w:rPr>
          <w:highlight w:val="yellow"/>
          <w:lang w:val="pt-PT"/>
        </w:rPr>
        <w:t xml:space="preserve">PDF </w:t>
      </w:r>
      <w:ins w:id="2275" w:author="Admin" w:date="2013-07-01T10:16:00Z">
        <w:r w:rsidR="00A159E7" w:rsidRPr="00A20DF3">
          <w:rPr>
            <w:highlight w:val="yellow"/>
            <w:lang w:val="pt-PT"/>
            <w:rPrChange w:id="2276" w:author="Admin" w:date="2013-07-01T10:19:00Z">
              <w:rPr/>
            </w:rPrChange>
          </w:rPr>
          <w:t>press ready</w:t>
        </w:r>
      </w:ins>
      <w:ins w:id="2277" w:author="Admin" w:date="2013-07-01T10:17:00Z">
        <w:r w:rsidR="00A159E7" w:rsidRPr="00A20DF3">
          <w:rPr>
            <w:highlight w:val="yellow"/>
            <w:lang w:val="pt-PT"/>
            <w:rPrChange w:id="2278" w:author="Admin" w:date="2013-07-01T10:19:00Z">
              <w:rPr/>
            </w:rPrChange>
          </w:rPr>
          <w:t>; COM EXCECAO da tarefa 4</w:t>
        </w:r>
      </w:ins>
      <w:r w:rsidR="0072113A">
        <w:rPr>
          <w:highlight w:val="yellow"/>
          <w:lang w:val="pt-PT"/>
        </w:rPr>
        <w:t>, onde o modo de cor e resolucao das imagens a cores e pb</w:t>
      </w:r>
      <w:ins w:id="2279" w:author="Admin" w:date="2013-07-01T10:18:00Z">
        <w:r w:rsidR="00A159E7" w:rsidRPr="00A20DF3">
          <w:rPr>
            <w:highlight w:val="yellow"/>
            <w:lang w:val="pt-PT"/>
            <w:rPrChange w:id="2280" w:author="Admin" w:date="2013-07-01T10:19:00Z">
              <w:rPr/>
            </w:rPrChange>
          </w:rPr>
          <w:t xml:space="preserve"> serao avaliadas </w:t>
        </w:r>
      </w:ins>
      <w:r w:rsidR="0072113A">
        <w:rPr>
          <w:highlight w:val="yellow"/>
          <w:lang w:val="pt-PT"/>
        </w:rPr>
        <w:t xml:space="preserve">no </w:t>
      </w:r>
      <w:ins w:id="2281" w:author="Admin" w:date="2013-07-01T10:18:00Z">
        <w:r w:rsidR="00A159E7" w:rsidRPr="00A20DF3">
          <w:rPr>
            <w:highlight w:val="yellow"/>
            <w:lang w:val="pt-PT"/>
            <w:rPrChange w:id="2282" w:author="Admin" w:date="2013-07-01T10:19:00Z">
              <w:rPr/>
            </w:rPrChange>
          </w:rPr>
          <w:t>softaware</w:t>
        </w:r>
      </w:ins>
      <w:r w:rsidR="0072113A">
        <w:rPr>
          <w:highlight w:val="yellow"/>
          <w:lang w:val="pt-PT"/>
        </w:rPr>
        <w:t xml:space="preserve"> utilizado</w:t>
      </w:r>
      <w:ins w:id="2283" w:author="Admin" w:date="2013-07-01T10:18:00Z">
        <w:r w:rsidR="00A159E7" w:rsidRPr="00A20DF3">
          <w:rPr>
            <w:highlight w:val="yellow"/>
            <w:lang w:val="pt-PT"/>
            <w:rPrChange w:id="2284" w:author="Admin" w:date="2013-07-01T10:19:00Z">
              <w:rPr/>
            </w:rPrChange>
          </w:rPr>
          <w:t>, tal como InDesign ou Illustrator.</w:t>
        </w:r>
      </w:ins>
    </w:p>
    <w:p w14:paraId="3B10430F" w14:textId="194E7D47" w:rsidR="00041F11" w:rsidRPr="00A20DF3" w:rsidRDefault="00041F11" w:rsidP="00041F11">
      <w:pPr>
        <w:rPr>
          <w:lang w:val="pt-PT"/>
        </w:rPr>
      </w:pPr>
      <w:del w:id="2285" w:author="Wolfgang J. Toechterle" w:date="2013-06-08T19:18:00Z">
        <w:r w:rsidRPr="00A20DF3" w:rsidDel="00CD0E39">
          <w:rPr>
            <w:lang w:val="pt-PT"/>
          </w:rPr>
          <w:delText xml:space="preserve">. </w:delText>
        </w:r>
      </w:del>
    </w:p>
    <w:p w14:paraId="3AB4899E" w14:textId="3B695D26" w:rsidR="00041F11" w:rsidRPr="00A20DF3" w:rsidDel="00A159E7" w:rsidRDefault="00041F11" w:rsidP="00041F11">
      <w:pPr>
        <w:rPr>
          <w:del w:id="2286" w:author="Admin" w:date="2013-07-01T10:19:00Z"/>
          <w:lang w:val="pt-PT"/>
        </w:rPr>
      </w:pPr>
    </w:p>
    <w:p w14:paraId="5268EBF9" w14:textId="542758B0" w:rsidR="00041F11" w:rsidRPr="00A20DF3" w:rsidDel="00A159E7" w:rsidRDefault="00041F11" w:rsidP="00750A78">
      <w:pPr>
        <w:widowControl w:val="0"/>
        <w:autoSpaceDE w:val="0"/>
        <w:autoSpaceDN w:val="0"/>
        <w:adjustRightInd w:val="0"/>
        <w:jc w:val="both"/>
        <w:rPr>
          <w:del w:id="2287" w:author="Admin" w:date="2013-07-01T10:19:00Z"/>
          <w:rFonts w:cs="Arial"/>
          <w:szCs w:val="20"/>
          <w:lang w:val="pt-PT"/>
          <w:rPrChange w:id="2288" w:author="Wolfgang J. Toechterle" w:date="2013-06-22T10:32:00Z">
            <w:rPr>
              <w:del w:id="2289" w:author="Admin" w:date="2013-07-01T10:19:00Z"/>
              <w:rFonts w:cs="Arial"/>
              <w:szCs w:val="20"/>
              <w:lang w:val="en-US"/>
            </w:rPr>
          </w:rPrChange>
        </w:rPr>
      </w:pPr>
    </w:p>
    <w:p w14:paraId="477BC233" w14:textId="77777777" w:rsidR="00CE6B36" w:rsidRPr="00A20DF3" w:rsidRDefault="00CE6B36" w:rsidP="00CE6B36">
      <w:pPr>
        <w:rPr>
          <w:lang w:val="pt-PT"/>
        </w:rPr>
      </w:pPr>
    </w:p>
    <w:p w14:paraId="672AB5C5" w14:textId="77777777" w:rsidR="00A159E7" w:rsidRPr="00A20DF3" w:rsidRDefault="006B03C3">
      <w:pPr>
        <w:pStyle w:val="Heading1"/>
        <w:rPr>
          <w:ins w:id="2290" w:author="Admin" w:date="2013-07-01T10:19:00Z"/>
          <w:lang w:val="pt-PT"/>
        </w:rPr>
      </w:pPr>
      <w:del w:id="2291" w:author="Wolfgang J. Toechterle" w:date="2013-06-08T19:26:00Z">
        <w:r w:rsidRPr="00A20DF3" w:rsidDel="00763EC0">
          <w:rPr>
            <w:lang w:val="pt-PT"/>
          </w:rPr>
          <w:br w:type="page"/>
        </w:r>
      </w:del>
      <w:r w:rsidR="00CE6B36" w:rsidRPr="00A20DF3">
        <w:rPr>
          <w:lang w:val="pt-PT"/>
        </w:rPr>
        <w:t>Equipment, machinery, installations and materials require</w:t>
      </w:r>
      <w:ins w:id="2292" w:author="Admin" w:date="2013-07-01T10:19:00Z">
        <w:r w:rsidR="00A159E7" w:rsidRPr="00A20DF3">
          <w:rPr>
            <w:lang w:val="pt-PT"/>
          </w:rPr>
          <w:t>d</w:t>
        </w:r>
      </w:ins>
    </w:p>
    <w:p w14:paraId="048248A2" w14:textId="1D9336A7" w:rsidR="00A159E7" w:rsidRPr="00A20DF3" w:rsidRDefault="00A159E7" w:rsidP="0072113A">
      <w:pPr>
        <w:pStyle w:val="Heading1"/>
        <w:rPr>
          <w:lang w:val="pt-PT"/>
        </w:rPr>
      </w:pPr>
      <w:ins w:id="2293" w:author="Admin" w:date="2013-07-01T10:19:00Z">
        <w:r w:rsidRPr="00A20DF3">
          <w:rPr>
            <w:highlight w:val="yellow"/>
            <w:lang w:val="pt-PT"/>
            <w:rPrChange w:id="2294" w:author="Admin" w:date="2013-07-01T10:19:00Z">
              <w:rPr/>
            </w:rPrChange>
          </w:rPr>
          <w:t>equipamentos, maquinari</w:t>
        </w:r>
      </w:ins>
      <w:r w:rsidR="0072113A">
        <w:rPr>
          <w:highlight w:val="yellow"/>
          <w:lang w:val="pt-PT"/>
        </w:rPr>
        <w:t>A</w:t>
      </w:r>
      <w:ins w:id="2295" w:author="Admin" w:date="2013-07-01T10:19:00Z">
        <w:r w:rsidRPr="00A20DF3">
          <w:rPr>
            <w:highlight w:val="yellow"/>
            <w:lang w:val="pt-PT"/>
            <w:rPrChange w:id="2296" w:author="Admin" w:date="2013-07-01T10:19:00Z">
              <w:rPr/>
            </w:rPrChange>
          </w:rPr>
          <w:t>, instalacoes e material requeridos</w:t>
        </w:r>
      </w:ins>
      <w:del w:id="2297" w:author="Admin" w:date="2013-07-01T10:19:00Z">
        <w:r w:rsidR="00CE6B36" w:rsidRPr="00A20DF3" w:rsidDel="00A159E7">
          <w:rPr>
            <w:highlight w:val="yellow"/>
            <w:lang w:val="pt-PT"/>
            <w:rPrChange w:id="2298" w:author="Admin" w:date="2013-07-01T10:19:00Z">
              <w:rPr/>
            </w:rPrChange>
          </w:rPr>
          <w:delText>d</w:delText>
        </w:r>
      </w:del>
    </w:p>
    <w:p w14:paraId="371671CC" w14:textId="32E9D072" w:rsidR="00CE6B36" w:rsidRPr="00A20DF3" w:rsidRDefault="004632D2" w:rsidP="0072113A">
      <w:pPr>
        <w:rPr>
          <w:lang w:val="pt-PT"/>
        </w:rPr>
      </w:pPr>
      <w:r w:rsidRPr="00A20DF3">
        <w:rPr>
          <w:lang w:val="pt-PT"/>
        </w:rPr>
        <w:t>No specific equipment required.</w:t>
      </w:r>
      <w:ins w:id="2299" w:author="Admin" w:date="2013-07-01T10:19:00Z">
        <w:r w:rsidR="00A159E7" w:rsidRPr="00A20DF3">
          <w:rPr>
            <w:lang w:val="pt-PT"/>
          </w:rPr>
          <w:t xml:space="preserve"> (</w:t>
        </w:r>
        <w:r w:rsidR="00A159E7" w:rsidRPr="00A20DF3">
          <w:rPr>
            <w:highlight w:val="yellow"/>
            <w:lang w:val="pt-PT"/>
            <w:rPrChange w:id="2300" w:author="Admin" w:date="2013-07-01T10:20:00Z">
              <w:rPr/>
            </w:rPrChange>
          </w:rPr>
          <w:t xml:space="preserve">Nenhuma especificacao de equipamento </w:t>
        </w:r>
      </w:ins>
      <w:r w:rsidR="0072113A">
        <w:rPr>
          <w:highlight w:val="yellow"/>
          <w:lang w:val="pt-PT"/>
        </w:rPr>
        <w:t xml:space="preserve">e </w:t>
      </w:r>
      <w:ins w:id="2301" w:author="Admin" w:date="2013-07-01T10:19:00Z">
        <w:r w:rsidR="00A159E7" w:rsidRPr="00A20DF3">
          <w:rPr>
            <w:highlight w:val="yellow"/>
            <w:lang w:val="pt-PT"/>
            <w:rPrChange w:id="2302" w:author="Admin" w:date="2013-07-01T10:20:00Z">
              <w:rPr/>
            </w:rPrChange>
          </w:rPr>
          <w:t>requerida</w:t>
        </w:r>
        <w:r w:rsidR="00A159E7" w:rsidRPr="00A20DF3">
          <w:rPr>
            <w:lang w:val="pt-PT"/>
          </w:rPr>
          <w:t>)</w:t>
        </w:r>
      </w:ins>
    </w:p>
    <w:p w14:paraId="731875F3" w14:textId="77777777" w:rsidR="007B156C" w:rsidRPr="00A20DF3" w:rsidRDefault="007B156C" w:rsidP="00CE6B36">
      <w:pPr>
        <w:rPr>
          <w:color w:val="0000FF"/>
          <w:lang w:val="pt-PT"/>
        </w:rPr>
      </w:pPr>
    </w:p>
    <w:p w14:paraId="62CFAB2F" w14:textId="77777777" w:rsidR="00763EC0" w:rsidRPr="00A20DF3" w:rsidRDefault="00763EC0">
      <w:pPr>
        <w:spacing w:after="200" w:line="276" w:lineRule="auto"/>
        <w:rPr>
          <w:ins w:id="2303" w:author="Wolfgang J. Toechterle" w:date="2013-06-08T19:26:00Z"/>
          <w:rFonts w:eastAsiaTheme="majorEastAsia" w:cstheme="majorBidi"/>
          <w:b/>
          <w:bCs/>
          <w:caps/>
          <w:sz w:val="24"/>
          <w:szCs w:val="28"/>
          <w:u w:val="single"/>
          <w:lang w:val="pt-PT"/>
        </w:rPr>
      </w:pPr>
      <w:ins w:id="2304" w:author="Wolfgang J. Toechterle" w:date="2013-06-08T19:26:00Z">
        <w:r w:rsidRPr="00A20DF3">
          <w:rPr>
            <w:lang w:val="pt-PT"/>
          </w:rPr>
          <w:br w:type="page"/>
        </w:r>
      </w:ins>
    </w:p>
    <w:p w14:paraId="0C71D920" w14:textId="2FED47B7" w:rsidR="00CE6B36" w:rsidRPr="00A20DF3" w:rsidRDefault="00CE6B36" w:rsidP="00CE6B36">
      <w:pPr>
        <w:pStyle w:val="Heading1"/>
        <w:rPr>
          <w:lang w:val="pt-PT"/>
        </w:rPr>
      </w:pPr>
      <w:r w:rsidRPr="00A20DF3">
        <w:rPr>
          <w:lang w:val="pt-PT"/>
        </w:rPr>
        <w:lastRenderedPageBreak/>
        <w:t>Marking scheme</w:t>
      </w:r>
      <w:ins w:id="2305" w:author="Admin" w:date="2013-07-01T10:20:00Z">
        <w:r w:rsidR="00A159E7" w:rsidRPr="00A20DF3">
          <w:rPr>
            <w:lang w:val="pt-PT"/>
          </w:rPr>
          <w:t xml:space="preserve"> (</w:t>
        </w:r>
        <w:r w:rsidR="00A159E7" w:rsidRPr="00A20DF3">
          <w:rPr>
            <w:highlight w:val="yellow"/>
            <w:lang w:val="pt-PT"/>
            <w:rPrChange w:id="2306" w:author="Admin" w:date="2013-07-01T10:20:00Z">
              <w:rPr/>
            </w:rPrChange>
          </w:rPr>
          <w:t>Esquema de avaliacao</w:t>
        </w:r>
        <w:r w:rsidR="00A159E7" w:rsidRPr="00A20DF3">
          <w:rPr>
            <w:lang w:val="pt-PT"/>
          </w:rPr>
          <w:t>)</w:t>
        </w:r>
      </w:ins>
    </w:p>
    <w:tbl>
      <w:tblPr>
        <w:tblStyle w:val="LightShading-Accent2"/>
        <w:tblW w:w="9779" w:type="dxa"/>
        <w:tblBorders>
          <w:top w:val="none" w:sz="0" w:space="0" w:color="auto"/>
          <w:bottom w:val="none" w:sz="0" w:space="0" w:color="auto"/>
        </w:tblBorders>
        <w:tblLook w:val="06A0" w:firstRow="1" w:lastRow="0" w:firstColumn="1" w:lastColumn="0" w:noHBand="1" w:noVBand="1"/>
      </w:tblPr>
      <w:tblGrid>
        <w:gridCol w:w="817"/>
        <w:gridCol w:w="7513"/>
        <w:gridCol w:w="1449"/>
      </w:tblGrid>
      <w:tr w:rsidR="00244ABB" w:rsidRPr="00A20DF3" w:rsidDel="00763EC0" w14:paraId="029E8E1F" w14:textId="5837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30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A35F32" w14:textId="4EEE3118" w:rsidR="004632D2" w:rsidRPr="00A20DF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2308" w:author="Wolfgang J. Toechterle" w:date="2013-06-08T19:24:00Z"/>
                <w:color w:val="0000FF"/>
                <w:lang w:val="pt-PT"/>
                <w:rPrChange w:id="2309" w:author="Wolfgang J. Toechterle" w:date="2013-06-22T10:32:00Z">
                  <w:rPr>
                    <w:del w:id="231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11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A</w:delText>
              </w:r>
            </w:del>
          </w:p>
        </w:tc>
        <w:tc>
          <w:tcPr>
            <w:tcW w:w="7513" w:type="dxa"/>
          </w:tcPr>
          <w:p w14:paraId="4487A7FA" w14:textId="22DE348C" w:rsidR="004632D2" w:rsidRPr="00A20DF3" w:rsidDel="00763EC0" w:rsidRDefault="004632D2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312" w:author="Wolfgang J. Toechterle" w:date="2013-06-08T19:24:00Z"/>
                <w:color w:val="0000FF"/>
                <w:lang w:val="pt-PT"/>
                <w:rPrChange w:id="2313" w:author="Wolfgang J. Toechterle" w:date="2013-06-22T10:32:00Z">
                  <w:rPr>
                    <w:del w:id="231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15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 xml:space="preserve"> Creative process</w:delText>
              </w:r>
            </w:del>
          </w:p>
        </w:tc>
        <w:tc>
          <w:tcPr>
            <w:tcW w:w="1449" w:type="dxa"/>
          </w:tcPr>
          <w:p w14:paraId="2343FF1C" w14:textId="2F83393A" w:rsidR="004632D2" w:rsidRPr="00A20DF3" w:rsidDel="00763EC0" w:rsidRDefault="00832869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316" w:author="Wolfgang J. Toechterle" w:date="2013-06-08T19:24:00Z"/>
                <w:color w:val="0000FF"/>
                <w:lang w:val="pt-PT"/>
                <w:rPrChange w:id="2317" w:author="Wolfgang J. Toechterle" w:date="2013-06-22T10:32:00Z">
                  <w:rPr>
                    <w:del w:id="231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19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Subjective /</w:delText>
              </w:r>
              <w:r w:rsidR="004632D2" w:rsidRPr="00A20DF3" w:rsidDel="00763EC0">
                <w:rPr>
                  <w:color w:val="0000FF"/>
                  <w:lang w:val="pt-PT"/>
                </w:rPr>
                <w:delText>2</w:delText>
              </w:r>
            </w:del>
          </w:p>
        </w:tc>
      </w:tr>
      <w:tr w:rsidR="00244ABB" w:rsidRPr="00A20DF3" w:rsidDel="00763EC0" w14:paraId="6BCC8A74" w14:textId="5091BB7C">
        <w:trPr>
          <w:del w:id="232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BEF08A" w14:textId="565D1033" w:rsidR="004632D2" w:rsidRPr="00A20DF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2321" w:author="Wolfgang J. Toechterle" w:date="2013-06-08T19:24:00Z"/>
                <w:color w:val="0000FF"/>
                <w:lang w:val="pt-PT"/>
                <w:rPrChange w:id="2322" w:author="Wolfgang J. Toechterle" w:date="2013-06-22T10:32:00Z">
                  <w:rPr>
                    <w:del w:id="232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24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A.1</w:delText>
              </w:r>
            </w:del>
          </w:p>
        </w:tc>
        <w:tc>
          <w:tcPr>
            <w:tcW w:w="7513" w:type="dxa"/>
          </w:tcPr>
          <w:p w14:paraId="131E973C" w14:textId="60483970" w:rsidR="004632D2" w:rsidRPr="00A20DF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25" w:author="Wolfgang J. Toechterle" w:date="2013-06-08T19:24:00Z"/>
                <w:color w:val="0000FF"/>
                <w:lang w:val="pt-PT"/>
                <w:rPrChange w:id="2326" w:author="Wolfgang J. Toechterle" w:date="2013-06-22T10:32:00Z">
                  <w:rPr>
                    <w:del w:id="232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2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Idea</w:delText>
              </w:r>
              <w:r w:rsidR="00832869" w:rsidRPr="00A20DF3" w:rsidDel="00763EC0">
                <w:rPr>
                  <w:color w:val="0000FF"/>
                  <w:lang w:val="pt-PT"/>
                </w:rPr>
                <w:delText>s and originality</w:delText>
              </w:r>
            </w:del>
          </w:p>
        </w:tc>
        <w:tc>
          <w:tcPr>
            <w:tcW w:w="1449" w:type="dxa"/>
          </w:tcPr>
          <w:p w14:paraId="179C8CA6" w14:textId="4DD07127" w:rsidR="004632D2" w:rsidRPr="00A20DF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29" w:author="Wolfgang J. Toechterle" w:date="2013-06-08T19:24:00Z"/>
                <w:color w:val="0000FF"/>
                <w:lang w:val="pt-PT"/>
              </w:rPr>
            </w:pPr>
          </w:p>
        </w:tc>
      </w:tr>
      <w:tr w:rsidR="00244ABB" w:rsidRPr="00A20DF3" w:rsidDel="00763EC0" w14:paraId="146D5C20" w14:textId="64E399FD">
        <w:trPr>
          <w:del w:id="233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E86F4A" w14:textId="01D2677B" w:rsidR="004632D2" w:rsidRPr="00A20DF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2331" w:author="Wolfgang J. Toechterle" w:date="2013-06-08T19:24:00Z"/>
                <w:color w:val="0000FF"/>
                <w:lang w:val="pt-PT"/>
                <w:rPrChange w:id="2332" w:author="Wolfgang J. Toechterle" w:date="2013-06-22T10:32:00Z">
                  <w:rPr>
                    <w:del w:id="233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34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A.2</w:delText>
              </w:r>
            </w:del>
          </w:p>
        </w:tc>
        <w:tc>
          <w:tcPr>
            <w:tcW w:w="7513" w:type="dxa"/>
          </w:tcPr>
          <w:p w14:paraId="10023A22" w14:textId="7FD88E94" w:rsidR="004632D2" w:rsidRPr="00A20DF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35" w:author="Wolfgang J. Toechterle" w:date="2013-06-08T19:24:00Z"/>
                <w:color w:val="0000FF"/>
                <w:lang w:val="pt-PT"/>
                <w:rPrChange w:id="2336" w:author="Wolfgang J. Toechterle" w:date="2013-06-22T10:32:00Z">
                  <w:rPr>
                    <w:del w:id="233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3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Understanding the target market</w:delText>
              </w:r>
            </w:del>
          </w:p>
        </w:tc>
        <w:tc>
          <w:tcPr>
            <w:tcW w:w="1449" w:type="dxa"/>
          </w:tcPr>
          <w:p w14:paraId="407CF26F" w14:textId="31E2CD1D" w:rsidR="004632D2" w:rsidRPr="00A20DF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39" w:author="Wolfgang J. Toechterle" w:date="2013-06-08T19:24:00Z"/>
                <w:color w:val="0000FF"/>
                <w:lang w:val="pt-PT"/>
              </w:rPr>
            </w:pPr>
          </w:p>
        </w:tc>
      </w:tr>
      <w:tr w:rsidR="00244ABB" w:rsidRPr="00A20DF3" w:rsidDel="00763EC0" w14:paraId="23CEE1B2" w14:textId="3263AA78">
        <w:trPr>
          <w:del w:id="234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273FC42" w14:textId="0A97718E" w:rsidR="004632D2" w:rsidRPr="00A20DF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2341" w:author="Wolfgang J. Toechterle" w:date="2013-06-08T19:24:00Z"/>
                <w:color w:val="0000FF"/>
                <w:lang w:val="pt-PT"/>
                <w:rPrChange w:id="2342" w:author="Wolfgang J. Toechterle" w:date="2013-06-22T10:32:00Z">
                  <w:rPr>
                    <w:del w:id="234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44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A.3</w:delText>
              </w:r>
            </w:del>
          </w:p>
        </w:tc>
        <w:tc>
          <w:tcPr>
            <w:tcW w:w="7513" w:type="dxa"/>
          </w:tcPr>
          <w:p w14:paraId="76A15880" w14:textId="6EEC049D" w:rsidR="004632D2" w:rsidRPr="00A20DF3" w:rsidDel="00763EC0" w:rsidRDefault="004632D2" w:rsidP="003F39E8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45" w:author="Wolfgang J. Toechterle" w:date="2013-06-08T19:24:00Z"/>
                <w:color w:val="0000FF"/>
                <w:lang w:val="pt-PT"/>
                <w:rPrChange w:id="2346" w:author="Wolfgang J. Toechterle" w:date="2013-06-22T10:32:00Z">
                  <w:rPr>
                    <w:del w:id="234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4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Unity and relationship between all tasks</w:delText>
              </w:r>
            </w:del>
          </w:p>
        </w:tc>
        <w:tc>
          <w:tcPr>
            <w:tcW w:w="1449" w:type="dxa"/>
          </w:tcPr>
          <w:p w14:paraId="26CD0F40" w14:textId="6F79E56E" w:rsidR="004632D2" w:rsidRPr="00A20DF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49" w:author="Wolfgang J. Toechterle" w:date="2013-06-08T19:24:00Z"/>
                <w:color w:val="0000FF"/>
                <w:lang w:val="pt-PT"/>
              </w:rPr>
            </w:pPr>
          </w:p>
        </w:tc>
      </w:tr>
      <w:tr w:rsidR="00244ABB" w:rsidRPr="00A20DF3" w:rsidDel="00763EC0" w14:paraId="7C46DAAA" w14:textId="1D4E9AFC">
        <w:trPr>
          <w:del w:id="235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2B51C2A" w14:textId="348F7AA9" w:rsidR="00244ABB" w:rsidRPr="00A20DF3" w:rsidDel="00763EC0" w:rsidRDefault="00244ABB" w:rsidP="00244ABB">
            <w:pPr>
              <w:tabs>
                <w:tab w:val="center" w:pos="4680"/>
                <w:tab w:val="right" w:pos="9360"/>
              </w:tabs>
              <w:rPr>
                <w:del w:id="2351" w:author="Wolfgang J. Toechterle" w:date="2013-06-08T19:24:00Z"/>
                <w:b w:val="0"/>
                <w:color w:val="0000FF"/>
                <w:lang w:val="pt-PT"/>
              </w:rPr>
            </w:pPr>
          </w:p>
        </w:tc>
        <w:tc>
          <w:tcPr>
            <w:tcW w:w="7513" w:type="dxa"/>
          </w:tcPr>
          <w:p w14:paraId="0906616F" w14:textId="7F6180A7" w:rsidR="00244ABB" w:rsidRPr="00A20DF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52" w:author="Wolfgang J. Toechterle" w:date="2013-06-08T19:24:00Z"/>
                <w:b/>
                <w:color w:val="0000FF"/>
                <w:lang w:val="pt-PT"/>
              </w:rPr>
            </w:pPr>
          </w:p>
        </w:tc>
        <w:tc>
          <w:tcPr>
            <w:tcW w:w="1449" w:type="dxa"/>
          </w:tcPr>
          <w:p w14:paraId="54D4A18F" w14:textId="5A919003" w:rsidR="00244ABB" w:rsidRPr="00A20DF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53" w:author="Wolfgang J. Toechterle" w:date="2013-06-08T19:24:00Z"/>
                <w:color w:val="0000FF"/>
                <w:lang w:val="pt-PT"/>
              </w:rPr>
            </w:pPr>
          </w:p>
        </w:tc>
      </w:tr>
      <w:tr w:rsidR="00244ABB" w:rsidRPr="00A20DF3" w:rsidDel="00763EC0" w14:paraId="698AB923" w14:textId="660C839B">
        <w:trPr>
          <w:del w:id="235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3FA54B" w14:textId="6B9C6B7E" w:rsidR="00244ABB" w:rsidRPr="00A20DF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2355" w:author="Wolfgang J. Toechterle" w:date="2013-06-08T19:24:00Z"/>
                <w:color w:val="0000FF"/>
                <w:lang w:val="pt-PT"/>
                <w:rPrChange w:id="2356" w:author="Wolfgang J. Toechterle" w:date="2013-06-22T10:32:00Z">
                  <w:rPr>
                    <w:del w:id="235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5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B</w:delText>
              </w:r>
            </w:del>
          </w:p>
        </w:tc>
        <w:tc>
          <w:tcPr>
            <w:tcW w:w="7513" w:type="dxa"/>
          </w:tcPr>
          <w:p w14:paraId="35B4F9B3" w14:textId="6AD4B895" w:rsidR="00244ABB" w:rsidRPr="00A20DF3" w:rsidDel="00763EC0" w:rsidRDefault="00244ABB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59" w:author="Wolfgang J. Toechterle" w:date="2013-06-08T19:24:00Z"/>
                <w:b/>
                <w:color w:val="0000FF"/>
                <w:lang w:val="pt-PT"/>
                <w:rPrChange w:id="2360" w:author="Wolfgang J. Toechterle" w:date="2013-06-22T10:32:00Z">
                  <w:rPr>
                    <w:del w:id="236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62" w:author="Wolfgang J. Toechterle" w:date="2013-06-08T19:24:00Z">
              <w:r w:rsidRPr="00A20DF3" w:rsidDel="00763EC0">
                <w:rPr>
                  <w:b/>
                  <w:color w:val="0000FF"/>
                  <w:lang w:val="pt-PT"/>
                </w:rPr>
                <w:delText>Final design</w:delText>
              </w:r>
            </w:del>
          </w:p>
        </w:tc>
        <w:tc>
          <w:tcPr>
            <w:tcW w:w="1449" w:type="dxa"/>
          </w:tcPr>
          <w:p w14:paraId="7ADC1E7E" w14:textId="67132F5A" w:rsidR="00244ABB" w:rsidRPr="00A20DF3" w:rsidDel="00763EC0" w:rsidRDefault="0083286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63" w:author="Wolfgang J. Toechterle" w:date="2013-06-08T19:24:00Z"/>
                <w:b/>
                <w:color w:val="0000FF"/>
                <w:lang w:val="pt-PT"/>
                <w:rPrChange w:id="2364" w:author="Wolfgang J. Toechterle" w:date="2013-06-22T10:32:00Z">
                  <w:rPr>
                    <w:del w:id="236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66" w:author="Wolfgang J. Toechterle" w:date="2013-06-08T19:24:00Z">
              <w:r w:rsidRPr="00A20DF3" w:rsidDel="00763EC0">
                <w:rPr>
                  <w:b/>
                  <w:color w:val="0000FF"/>
                  <w:lang w:val="pt-PT"/>
                </w:rPr>
                <w:delText>Subjective /</w:delText>
              </w:r>
              <w:r w:rsidR="00244ABB" w:rsidRPr="00A20DF3" w:rsidDel="00763EC0">
                <w:rPr>
                  <w:b/>
                  <w:color w:val="0000FF"/>
                  <w:lang w:val="pt-PT"/>
                </w:rPr>
                <w:delText>8</w:delText>
              </w:r>
            </w:del>
          </w:p>
        </w:tc>
      </w:tr>
      <w:tr w:rsidR="00244ABB" w:rsidRPr="00A20DF3" w:rsidDel="00763EC0" w14:paraId="703CE503" w14:textId="1597E6C0">
        <w:trPr>
          <w:del w:id="236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9ED6D2D" w14:textId="0921D171" w:rsidR="00244ABB" w:rsidRPr="00A20DF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2368" w:author="Wolfgang J. Toechterle" w:date="2013-06-08T19:24:00Z"/>
                <w:color w:val="0000FF"/>
                <w:lang w:val="pt-PT"/>
                <w:rPrChange w:id="2369" w:author="Wolfgang J. Toechterle" w:date="2013-06-22T10:32:00Z">
                  <w:rPr>
                    <w:del w:id="237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71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B.1</w:delText>
              </w:r>
            </w:del>
          </w:p>
        </w:tc>
        <w:tc>
          <w:tcPr>
            <w:tcW w:w="7513" w:type="dxa"/>
          </w:tcPr>
          <w:p w14:paraId="74821BAE" w14:textId="620C9D50" w:rsidR="00244ABB" w:rsidRPr="00A20DF3" w:rsidDel="00763EC0" w:rsidRDefault="00244ABB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72" w:author="Wolfgang J. Toechterle" w:date="2013-06-08T19:24:00Z"/>
                <w:color w:val="0000FF"/>
                <w:lang w:val="pt-PT"/>
              </w:rPr>
            </w:pPr>
          </w:p>
        </w:tc>
        <w:tc>
          <w:tcPr>
            <w:tcW w:w="1449" w:type="dxa"/>
          </w:tcPr>
          <w:p w14:paraId="3E6CD53A" w14:textId="18FBF94E" w:rsidR="00244ABB" w:rsidRPr="00A20DF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73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095DF4A1" w14:textId="2DAED89E">
        <w:trPr>
          <w:del w:id="237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B2AA736" w14:textId="7F7C1D2D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75" w:author="Wolfgang J. Toechterle" w:date="2013-06-08T19:24:00Z"/>
                <w:color w:val="0000FF"/>
                <w:lang w:val="pt-PT"/>
                <w:rPrChange w:id="2376" w:author="Wolfgang J. Toechterle" w:date="2013-06-22T10:32:00Z">
                  <w:rPr>
                    <w:del w:id="237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7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B.2</w:delText>
              </w:r>
            </w:del>
          </w:p>
        </w:tc>
        <w:tc>
          <w:tcPr>
            <w:tcW w:w="7513" w:type="dxa"/>
          </w:tcPr>
          <w:p w14:paraId="5E5DBE06" w14:textId="7C40217D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79" w:author="Wolfgang J. Toechterle" w:date="2013-06-08T19:24:00Z"/>
                <w:color w:val="0000FF"/>
                <w:lang w:val="pt-PT"/>
              </w:rPr>
            </w:pPr>
          </w:p>
        </w:tc>
        <w:tc>
          <w:tcPr>
            <w:tcW w:w="1449" w:type="dxa"/>
          </w:tcPr>
          <w:p w14:paraId="4D4FCC50" w14:textId="4351A189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80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2395E7C7" w14:textId="37557946">
        <w:trPr>
          <w:del w:id="238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47E769D" w14:textId="27B8E2B1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82" w:author="Wolfgang J. Toechterle" w:date="2013-06-08T19:24:00Z"/>
                <w:color w:val="0000FF"/>
                <w:lang w:val="pt-PT"/>
                <w:rPrChange w:id="2383" w:author="Wolfgang J. Toechterle" w:date="2013-06-22T10:32:00Z">
                  <w:rPr>
                    <w:del w:id="238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85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B.3</w:delText>
              </w:r>
            </w:del>
          </w:p>
        </w:tc>
        <w:tc>
          <w:tcPr>
            <w:tcW w:w="7513" w:type="dxa"/>
          </w:tcPr>
          <w:p w14:paraId="329952BB" w14:textId="76E58289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86" w:author="Wolfgang J. Toechterle" w:date="2013-06-08T19:24:00Z"/>
                <w:color w:val="0000FF"/>
                <w:lang w:val="pt-PT"/>
              </w:rPr>
            </w:pPr>
          </w:p>
        </w:tc>
        <w:tc>
          <w:tcPr>
            <w:tcW w:w="1449" w:type="dxa"/>
          </w:tcPr>
          <w:p w14:paraId="3F07A6C7" w14:textId="5DCDB2E9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87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32BB150E" w14:textId="13DBC682">
        <w:trPr>
          <w:del w:id="238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8E97BB5" w14:textId="651A4A18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89" w:author="Wolfgang J. Toechterle" w:date="2013-06-08T19:24:00Z"/>
                <w:color w:val="0000FF"/>
                <w:lang w:val="pt-PT"/>
                <w:rPrChange w:id="2390" w:author="Wolfgang J. Toechterle" w:date="2013-06-22T10:32:00Z">
                  <w:rPr>
                    <w:del w:id="239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92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 xml:space="preserve">B.4 </w:delText>
              </w:r>
            </w:del>
          </w:p>
        </w:tc>
        <w:tc>
          <w:tcPr>
            <w:tcW w:w="7513" w:type="dxa"/>
          </w:tcPr>
          <w:p w14:paraId="403BB45B" w14:textId="2263F055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93" w:author="Wolfgang J. Toechterle" w:date="2013-06-08T19:24:00Z"/>
                <w:color w:val="0000FF"/>
                <w:lang w:val="pt-PT"/>
              </w:rPr>
            </w:pPr>
          </w:p>
        </w:tc>
        <w:tc>
          <w:tcPr>
            <w:tcW w:w="1449" w:type="dxa"/>
          </w:tcPr>
          <w:p w14:paraId="4D82EC96" w14:textId="6F07A898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94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1D53D757" w14:textId="45541583">
        <w:trPr>
          <w:del w:id="239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E237667" w14:textId="715B234B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96" w:author="Wolfgang J. Toechterle" w:date="2013-06-08T19:24:00Z"/>
                <w:color w:val="0000FF"/>
                <w:lang w:val="pt-PT"/>
                <w:rPrChange w:id="2397" w:author="Wolfgang J. Toechterle" w:date="2013-06-22T10:32:00Z">
                  <w:rPr>
                    <w:del w:id="239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99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B.5</w:delText>
              </w:r>
            </w:del>
          </w:p>
        </w:tc>
        <w:tc>
          <w:tcPr>
            <w:tcW w:w="7513" w:type="dxa"/>
          </w:tcPr>
          <w:p w14:paraId="41822FB9" w14:textId="57E717A2" w:rsidR="00CC5429" w:rsidRPr="00A20DF3" w:rsidDel="00763EC0" w:rsidRDefault="00CC5429" w:rsidP="003F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00" w:author="Wolfgang J. Toechterle" w:date="2013-06-08T19:24:00Z"/>
                <w:color w:val="0000FF"/>
                <w:lang w:val="pt-PT"/>
              </w:rPr>
            </w:pPr>
          </w:p>
        </w:tc>
        <w:tc>
          <w:tcPr>
            <w:tcW w:w="1449" w:type="dxa"/>
          </w:tcPr>
          <w:p w14:paraId="3A6DB209" w14:textId="578285CE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01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22E14F26" w14:textId="48E955A3">
        <w:trPr>
          <w:del w:id="240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478F6CE" w14:textId="45CA2F16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03" w:author="Wolfgang J. Toechterle" w:date="2013-06-08T19:24:00Z"/>
                <w:color w:val="0000FF"/>
                <w:lang w:val="pt-PT"/>
                <w:rPrChange w:id="2404" w:author="Wolfgang J. Toechterle" w:date="2013-06-22T10:32:00Z">
                  <w:rPr>
                    <w:del w:id="240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06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B.6</w:delText>
              </w:r>
            </w:del>
          </w:p>
        </w:tc>
        <w:tc>
          <w:tcPr>
            <w:tcW w:w="7513" w:type="dxa"/>
          </w:tcPr>
          <w:p w14:paraId="1FA0FA48" w14:textId="1B89096D" w:rsidR="00CC5429" w:rsidRPr="00A20DF3" w:rsidDel="00763EC0" w:rsidRDefault="00CC5429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07" w:author="Wolfgang J. Toechterle" w:date="2013-06-08T19:24:00Z"/>
                <w:color w:val="0000FF"/>
                <w:lang w:val="pt-PT"/>
              </w:rPr>
            </w:pPr>
          </w:p>
        </w:tc>
        <w:tc>
          <w:tcPr>
            <w:tcW w:w="1449" w:type="dxa"/>
          </w:tcPr>
          <w:p w14:paraId="7DAE4D88" w14:textId="733B66F2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08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17BBF502" w14:textId="73C1BBD6">
        <w:trPr>
          <w:del w:id="240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8A61848" w14:textId="3A8734A4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10" w:author="Wolfgang J. Toechterle" w:date="2013-06-08T19:24:00Z"/>
                <w:color w:val="0000FF"/>
                <w:lang w:val="pt-PT"/>
                <w:rPrChange w:id="2411" w:author="Wolfgang J. Toechterle" w:date="2013-06-22T10:32:00Z">
                  <w:rPr>
                    <w:del w:id="241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13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B.7</w:delText>
              </w:r>
            </w:del>
          </w:p>
        </w:tc>
        <w:tc>
          <w:tcPr>
            <w:tcW w:w="7513" w:type="dxa"/>
          </w:tcPr>
          <w:p w14:paraId="56FE53D4" w14:textId="7C19D9FC" w:rsidR="00CC5429" w:rsidRPr="00A20DF3" w:rsidDel="00763EC0" w:rsidRDefault="00CC5429" w:rsidP="007B1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14" w:author="Wolfgang J. Toechterle" w:date="2013-06-08T19:24:00Z"/>
                <w:color w:val="0000FF"/>
                <w:lang w:val="pt-PT"/>
              </w:rPr>
            </w:pPr>
          </w:p>
        </w:tc>
        <w:tc>
          <w:tcPr>
            <w:tcW w:w="1449" w:type="dxa"/>
          </w:tcPr>
          <w:p w14:paraId="75E2C567" w14:textId="06CCA424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15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6D0E634F" w14:textId="4581105C">
        <w:trPr>
          <w:del w:id="241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B3197B" w14:textId="6A4FFAE0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17" w:author="Wolfgang J. Toechterle" w:date="2013-06-08T19:24:00Z"/>
                <w:color w:val="0000FF"/>
                <w:lang w:val="pt-PT"/>
                <w:rPrChange w:id="2418" w:author="Wolfgang J. Toechterle" w:date="2013-06-22T10:32:00Z">
                  <w:rPr>
                    <w:del w:id="241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20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B.8</w:delText>
              </w:r>
            </w:del>
          </w:p>
        </w:tc>
        <w:tc>
          <w:tcPr>
            <w:tcW w:w="7513" w:type="dxa"/>
          </w:tcPr>
          <w:p w14:paraId="11E54FAA" w14:textId="5B57C3AF" w:rsidR="00CC5429" w:rsidRPr="00A20DF3" w:rsidDel="00763EC0" w:rsidRDefault="00CC5429" w:rsidP="00142C5A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21" w:author="Wolfgang J. Toechterle" w:date="2013-06-08T19:24:00Z"/>
                <w:color w:val="0000FF"/>
                <w:lang w:val="pt-PT"/>
                <w:rPrChange w:id="2422" w:author="Wolfgang J. Toechterle" w:date="2013-06-22T10:32:00Z">
                  <w:rPr>
                    <w:del w:id="242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24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Quality of the mounted presentation</w:delText>
              </w:r>
            </w:del>
            <w:del w:id="2425" w:author="Wolfgang J. Toechterle" w:date="2013-05-31T18:08:00Z">
              <w:r w:rsidRPr="00A20DF3" w:rsidDel="00142C5A">
                <w:rPr>
                  <w:color w:val="0000FF"/>
                  <w:lang w:val="pt-PT"/>
                </w:rPr>
                <w:delText xml:space="preserve"> or the 3D assembly</w:delText>
              </w:r>
            </w:del>
          </w:p>
        </w:tc>
        <w:tc>
          <w:tcPr>
            <w:tcW w:w="1449" w:type="dxa"/>
          </w:tcPr>
          <w:p w14:paraId="252DE747" w14:textId="50FAEDC9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26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221B97A6" w14:textId="11D293EE">
        <w:trPr>
          <w:del w:id="242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C04C9B4" w14:textId="035D792F" w:rsidR="00CC5429" w:rsidRPr="00A20DF3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2428" w:author="Wolfgang J. Toechterle" w:date="2013-06-08T19:24:00Z"/>
                <w:b w:val="0"/>
                <w:color w:val="0000FF"/>
                <w:lang w:val="pt-PT"/>
              </w:rPr>
            </w:pPr>
          </w:p>
        </w:tc>
        <w:tc>
          <w:tcPr>
            <w:tcW w:w="7513" w:type="dxa"/>
          </w:tcPr>
          <w:p w14:paraId="3EBAEFE8" w14:textId="33FEB8CC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29" w:author="Wolfgang J. Toechterle" w:date="2013-06-08T19:24:00Z"/>
                <w:b/>
                <w:color w:val="0000FF"/>
                <w:lang w:val="pt-PT"/>
              </w:rPr>
            </w:pPr>
          </w:p>
        </w:tc>
        <w:tc>
          <w:tcPr>
            <w:tcW w:w="1449" w:type="dxa"/>
          </w:tcPr>
          <w:p w14:paraId="2492783E" w14:textId="4E0430D7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30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640646D0" w14:textId="1906B398">
        <w:trPr>
          <w:del w:id="243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958CD4" w14:textId="5681D38C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32" w:author="Wolfgang J. Toechterle" w:date="2013-06-08T19:24:00Z"/>
                <w:color w:val="0000FF"/>
                <w:lang w:val="pt-PT"/>
                <w:rPrChange w:id="2433" w:author="Wolfgang J. Toechterle" w:date="2013-06-22T10:32:00Z">
                  <w:rPr>
                    <w:del w:id="243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35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 xml:space="preserve">C </w:delText>
              </w:r>
            </w:del>
          </w:p>
        </w:tc>
        <w:tc>
          <w:tcPr>
            <w:tcW w:w="7513" w:type="dxa"/>
          </w:tcPr>
          <w:p w14:paraId="5F486C78" w14:textId="4D9D83A4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36" w:author="Wolfgang J. Toechterle" w:date="2013-06-08T19:24:00Z"/>
                <w:b/>
                <w:color w:val="0000FF"/>
                <w:lang w:val="pt-PT"/>
                <w:rPrChange w:id="2437" w:author="Wolfgang J. Toechterle" w:date="2013-06-22T10:32:00Z">
                  <w:rPr>
                    <w:del w:id="243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39" w:author="Wolfgang J. Toechterle" w:date="2013-06-08T19:24:00Z">
              <w:r w:rsidRPr="00A20DF3" w:rsidDel="00763EC0">
                <w:rPr>
                  <w:b/>
                  <w:color w:val="0000FF"/>
                  <w:lang w:val="pt-PT"/>
                </w:rPr>
                <w:delText>Computer usage</w:delText>
              </w:r>
            </w:del>
          </w:p>
        </w:tc>
        <w:tc>
          <w:tcPr>
            <w:tcW w:w="1449" w:type="dxa"/>
          </w:tcPr>
          <w:p w14:paraId="78760E0F" w14:textId="7D82ABD3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40" w:author="Wolfgang J. Toechterle" w:date="2013-06-08T19:24:00Z"/>
                <w:b/>
                <w:color w:val="0000FF"/>
                <w:lang w:val="pt-PT"/>
                <w:rPrChange w:id="2441" w:author="Wolfgang J. Toechterle" w:date="2013-06-22T10:32:00Z">
                  <w:rPr>
                    <w:del w:id="244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43" w:author="Wolfgang J. Toechterle" w:date="2013-06-08T19:24:00Z">
              <w:r w:rsidRPr="00A20DF3" w:rsidDel="00763EC0">
                <w:rPr>
                  <w:b/>
                  <w:color w:val="0000FF"/>
                  <w:lang w:val="pt-PT"/>
                </w:rPr>
                <w:delText>Objective /4</w:delText>
              </w:r>
            </w:del>
          </w:p>
        </w:tc>
      </w:tr>
      <w:tr w:rsidR="00CC5429" w:rsidRPr="00A20DF3" w:rsidDel="00763EC0" w14:paraId="693C2A41" w14:textId="70686D4E">
        <w:trPr>
          <w:del w:id="244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FD79305" w14:textId="31247E19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45" w:author="Wolfgang J. Toechterle" w:date="2013-06-08T19:24:00Z"/>
                <w:color w:val="0000FF"/>
                <w:lang w:val="pt-PT"/>
                <w:rPrChange w:id="2446" w:author="Wolfgang J. Toechterle" w:date="2013-06-22T10:32:00Z">
                  <w:rPr>
                    <w:del w:id="244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4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C.1</w:delText>
              </w:r>
            </w:del>
          </w:p>
        </w:tc>
        <w:tc>
          <w:tcPr>
            <w:tcW w:w="7513" w:type="dxa"/>
          </w:tcPr>
          <w:p w14:paraId="6C301183" w14:textId="6FD8F0E1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49" w:author="Wolfgang J. Toechterle" w:date="2013-06-08T19:24:00Z"/>
                <w:color w:val="0000FF"/>
                <w:lang w:val="pt-PT"/>
                <w:rPrChange w:id="2450" w:author="Wolfgang J. Toechterle" w:date="2013-06-22T10:32:00Z">
                  <w:rPr>
                    <w:del w:id="245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52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Resolution of linked, embedded or original images as specified in the task</w:delText>
              </w:r>
            </w:del>
          </w:p>
        </w:tc>
        <w:tc>
          <w:tcPr>
            <w:tcW w:w="1449" w:type="dxa"/>
          </w:tcPr>
          <w:p w14:paraId="0B1CC19C" w14:textId="709DCA57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53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283152C7" w14:textId="1316933C">
        <w:trPr>
          <w:del w:id="245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42DDC60" w14:textId="7136335B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55" w:author="Wolfgang J. Toechterle" w:date="2013-06-08T19:24:00Z"/>
                <w:color w:val="0000FF"/>
                <w:lang w:val="pt-PT"/>
                <w:rPrChange w:id="2456" w:author="Wolfgang J. Toechterle" w:date="2013-06-22T10:32:00Z">
                  <w:rPr>
                    <w:del w:id="245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5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C.2</w:delText>
              </w:r>
            </w:del>
          </w:p>
        </w:tc>
        <w:tc>
          <w:tcPr>
            <w:tcW w:w="7513" w:type="dxa"/>
          </w:tcPr>
          <w:p w14:paraId="2E6C23C5" w14:textId="5C4D9C89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59" w:author="Wolfgang J. Toechterle" w:date="2013-06-08T19:24:00Z"/>
                <w:color w:val="0000FF"/>
                <w:lang w:val="pt-PT"/>
                <w:rPrChange w:id="2460" w:author="Wolfgang J. Toechterle" w:date="2013-06-22T10:32:00Z">
                  <w:rPr>
                    <w:del w:id="246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62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 xml:space="preserve">Colour mode (RGB or CMYK) of linked images as specified in the task </w:delText>
              </w:r>
            </w:del>
          </w:p>
        </w:tc>
        <w:tc>
          <w:tcPr>
            <w:tcW w:w="1449" w:type="dxa"/>
          </w:tcPr>
          <w:p w14:paraId="05A50EB1" w14:textId="287B090A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63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553127EC" w14:textId="50F02D22">
        <w:trPr>
          <w:del w:id="246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74151CC" w14:textId="641B2D07" w:rsidR="00CC5429" w:rsidRPr="00A20DF3" w:rsidDel="00763EC0" w:rsidRDefault="00CC5429" w:rsidP="00244ABB">
            <w:pPr>
              <w:rPr>
                <w:del w:id="2465" w:author="Wolfgang J. Toechterle" w:date="2013-06-08T19:24:00Z"/>
                <w:color w:val="0000FF"/>
                <w:lang w:val="pt-PT"/>
              </w:rPr>
            </w:pPr>
            <w:del w:id="2466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C.3</w:delText>
              </w:r>
            </w:del>
          </w:p>
        </w:tc>
        <w:tc>
          <w:tcPr>
            <w:tcW w:w="7513" w:type="dxa"/>
          </w:tcPr>
          <w:p w14:paraId="6FEBA6BE" w14:textId="019B4348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67" w:author="Wolfgang J. Toechterle" w:date="2013-06-08T19:24:00Z"/>
                <w:color w:val="0000FF"/>
                <w:lang w:val="pt-PT"/>
                <w:rPrChange w:id="2468" w:author="Wolfgang J. Toechterle" w:date="2013-06-22T10:32:00Z">
                  <w:rPr>
                    <w:del w:id="246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70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Image or element dimensions as specified in the task</w:delText>
              </w:r>
            </w:del>
          </w:p>
        </w:tc>
        <w:tc>
          <w:tcPr>
            <w:tcW w:w="1449" w:type="dxa"/>
          </w:tcPr>
          <w:p w14:paraId="3E68CA99" w14:textId="3C70DD8D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71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7410C07D" w14:textId="7C8B760D">
        <w:trPr>
          <w:del w:id="247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9D5687E" w14:textId="29005E86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73" w:author="Wolfgang J. Toechterle" w:date="2013-06-08T19:24:00Z"/>
                <w:color w:val="0000FF"/>
                <w:lang w:val="pt-PT"/>
                <w:rPrChange w:id="2474" w:author="Wolfgang J. Toechterle" w:date="2013-06-22T10:32:00Z">
                  <w:rPr>
                    <w:del w:id="247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76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C.4</w:delText>
              </w:r>
            </w:del>
          </w:p>
        </w:tc>
        <w:tc>
          <w:tcPr>
            <w:tcW w:w="7513" w:type="dxa"/>
          </w:tcPr>
          <w:p w14:paraId="6B1688DB" w14:textId="70187B23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77" w:author="Wolfgang J. Toechterle" w:date="2013-06-08T19:24:00Z"/>
                <w:color w:val="0000FF"/>
                <w:lang w:val="pt-PT"/>
                <w:rPrChange w:id="2478" w:author="Wolfgang J. Toechterle" w:date="2013-06-22T10:32:00Z">
                  <w:rPr>
                    <w:del w:id="247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80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Use of style sheets or master elements in layout as required in the task</w:delText>
              </w:r>
            </w:del>
          </w:p>
        </w:tc>
        <w:tc>
          <w:tcPr>
            <w:tcW w:w="1449" w:type="dxa"/>
          </w:tcPr>
          <w:p w14:paraId="5A8D26A7" w14:textId="7638CFDE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81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6CBFD12B" w14:textId="16286711">
        <w:trPr>
          <w:del w:id="248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1B563DC" w14:textId="0D3CBB0D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83" w:author="Wolfgang J. Toechterle" w:date="2013-06-08T19:24:00Z"/>
                <w:color w:val="0000FF"/>
                <w:lang w:val="pt-PT"/>
                <w:rPrChange w:id="2484" w:author="Wolfgang J. Toechterle" w:date="2013-06-22T10:32:00Z">
                  <w:rPr>
                    <w:del w:id="248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86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C.5</w:delText>
              </w:r>
            </w:del>
          </w:p>
        </w:tc>
        <w:tc>
          <w:tcPr>
            <w:tcW w:w="7513" w:type="dxa"/>
          </w:tcPr>
          <w:p w14:paraId="66C4D0DA" w14:textId="6DE08B9B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87" w:author="Wolfgang J. Toechterle" w:date="2013-06-08T19:24:00Z"/>
                <w:color w:val="0000FF"/>
                <w:lang w:val="pt-PT"/>
              </w:rPr>
            </w:pPr>
            <w:del w:id="248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Final dimensions of layout as specified in the task</w:delText>
              </w:r>
            </w:del>
          </w:p>
        </w:tc>
        <w:tc>
          <w:tcPr>
            <w:tcW w:w="1449" w:type="dxa"/>
          </w:tcPr>
          <w:p w14:paraId="278D248C" w14:textId="5A58A7C0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89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363923F9" w14:textId="0A5BA532">
        <w:trPr>
          <w:del w:id="249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5C8554F" w14:textId="2706A363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91" w:author="Wolfgang J. Toechterle" w:date="2013-06-08T19:24:00Z"/>
                <w:color w:val="0000FF"/>
                <w:lang w:val="pt-PT"/>
                <w:rPrChange w:id="2492" w:author="Wolfgang J. Toechterle" w:date="2013-06-22T10:32:00Z">
                  <w:rPr>
                    <w:del w:id="249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94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C.6</w:delText>
              </w:r>
            </w:del>
          </w:p>
        </w:tc>
        <w:tc>
          <w:tcPr>
            <w:tcW w:w="7513" w:type="dxa"/>
          </w:tcPr>
          <w:p w14:paraId="417D86C0" w14:textId="44B6C6E2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95" w:author="Wolfgang J. Toechterle" w:date="2013-06-08T19:24:00Z"/>
                <w:color w:val="0000FF"/>
                <w:lang w:val="pt-PT"/>
                <w:rPrChange w:id="2496" w:author="Wolfgang J. Toechterle" w:date="2013-06-22T10:32:00Z">
                  <w:rPr>
                    <w:del w:id="249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9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All required text is present in the task</w:delText>
              </w:r>
            </w:del>
          </w:p>
        </w:tc>
        <w:tc>
          <w:tcPr>
            <w:tcW w:w="1449" w:type="dxa"/>
          </w:tcPr>
          <w:p w14:paraId="07A73F6E" w14:textId="32F8B59A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99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705C487A" w14:textId="3DB8106F">
        <w:trPr>
          <w:del w:id="250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925C619" w14:textId="78DD373E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01" w:author="Wolfgang J. Toechterle" w:date="2013-06-08T19:24:00Z"/>
                <w:color w:val="0000FF"/>
                <w:lang w:val="pt-PT"/>
                <w:rPrChange w:id="2502" w:author="Wolfgang J. Toechterle" w:date="2013-06-22T10:32:00Z">
                  <w:rPr>
                    <w:del w:id="250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04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C.7</w:delText>
              </w:r>
            </w:del>
          </w:p>
        </w:tc>
        <w:tc>
          <w:tcPr>
            <w:tcW w:w="7513" w:type="dxa"/>
          </w:tcPr>
          <w:p w14:paraId="492D813A" w14:textId="599D3BAF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05" w:author="Wolfgang J. Toechterle" w:date="2013-06-08T19:24:00Z"/>
                <w:color w:val="0000FF"/>
                <w:lang w:val="pt-PT"/>
                <w:rPrChange w:id="2506" w:author="Wolfgang J. Toechterle" w:date="2013-06-22T10:32:00Z">
                  <w:rPr>
                    <w:del w:id="250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0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All required elements are present in the task</w:delText>
              </w:r>
            </w:del>
          </w:p>
        </w:tc>
        <w:tc>
          <w:tcPr>
            <w:tcW w:w="1449" w:type="dxa"/>
          </w:tcPr>
          <w:p w14:paraId="71C3673B" w14:textId="000793A7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09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5EEAA3A5" w14:textId="6810EDB8">
        <w:trPr>
          <w:del w:id="251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F556EE0" w14:textId="595B56F4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11" w:author="Wolfgang J. Toechterle" w:date="2013-06-08T19:24:00Z"/>
                <w:color w:val="0000FF"/>
                <w:lang w:val="pt-PT"/>
                <w:rPrChange w:id="2512" w:author="Wolfgang J. Toechterle" w:date="2013-06-22T10:32:00Z">
                  <w:rPr>
                    <w:del w:id="251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14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C.8</w:delText>
              </w:r>
            </w:del>
          </w:p>
        </w:tc>
        <w:tc>
          <w:tcPr>
            <w:tcW w:w="7513" w:type="dxa"/>
          </w:tcPr>
          <w:p w14:paraId="2B8B5946" w14:textId="2023B3F2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15" w:author="Wolfgang J. Toechterle" w:date="2013-06-08T19:24:00Z"/>
                <w:color w:val="0000FF"/>
                <w:lang w:val="pt-PT"/>
                <w:rPrChange w:id="2516" w:author="Wolfgang J. Toechterle" w:date="2013-06-22T10:32:00Z">
                  <w:rPr>
                    <w:del w:id="251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1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Use of corporate guidelines appropriate to the task</w:delText>
              </w:r>
            </w:del>
          </w:p>
        </w:tc>
        <w:tc>
          <w:tcPr>
            <w:tcW w:w="1449" w:type="dxa"/>
          </w:tcPr>
          <w:p w14:paraId="1BEC9A5D" w14:textId="14BB1492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19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0A67A63F" w14:textId="638043E3">
        <w:trPr>
          <w:del w:id="252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A94E42E" w14:textId="6C7C8D06" w:rsidR="00CC5429" w:rsidRPr="00A20DF3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2521" w:author="Wolfgang J. Toechterle" w:date="2013-06-08T19:24:00Z"/>
                <w:b w:val="0"/>
                <w:color w:val="0000FF"/>
                <w:lang w:val="pt-PT"/>
              </w:rPr>
            </w:pPr>
          </w:p>
        </w:tc>
        <w:tc>
          <w:tcPr>
            <w:tcW w:w="7513" w:type="dxa"/>
          </w:tcPr>
          <w:p w14:paraId="6D02A07C" w14:textId="013B0F94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22" w:author="Wolfgang J. Toechterle" w:date="2013-06-08T19:24:00Z"/>
                <w:b/>
                <w:color w:val="0000FF"/>
                <w:lang w:val="pt-PT"/>
              </w:rPr>
            </w:pPr>
          </w:p>
        </w:tc>
        <w:tc>
          <w:tcPr>
            <w:tcW w:w="1449" w:type="dxa"/>
          </w:tcPr>
          <w:p w14:paraId="18D3A4D8" w14:textId="51D13F8F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23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547A84BE" w14:textId="2DAE2F21">
        <w:trPr>
          <w:del w:id="252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618612" w14:textId="4AB95932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25" w:author="Wolfgang J. Toechterle" w:date="2013-06-08T19:24:00Z"/>
                <w:color w:val="0000FF"/>
                <w:lang w:val="pt-PT"/>
                <w:rPrChange w:id="2526" w:author="Wolfgang J. Toechterle" w:date="2013-06-22T10:32:00Z">
                  <w:rPr>
                    <w:del w:id="252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2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D</w:delText>
              </w:r>
            </w:del>
          </w:p>
        </w:tc>
        <w:tc>
          <w:tcPr>
            <w:tcW w:w="7513" w:type="dxa"/>
          </w:tcPr>
          <w:p w14:paraId="49612972" w14:textId="439FA510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29" w:author="Wolfgang J. Toechterle" w:date="2013-06-08T19:24:00Z"/>
                <w:b/>
                <w:color w:val="0000FF"/>
                <w:lang w:val="pt-PT"/>
                <w:rPrChange w:id="2530" w:author="Wolfgang J. Toechterle" w:date="2013-06-22T10:32:00Z">
                  <w:rPr>
                    <w:del w:id="253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32" w:author="Wolfgang J. Toechterle" w:date="2013-06-08T19:24:00Z">
              <w:r w:rsidRPr="00A20DF3" w:rsidDel="00763EC0">
                <w:rPr>
                  <w:b/>
                  <w:color w:val="0000FF"/>
                  <w:lang w:val="pt-PT"/>
                </w:rPr>
                <w:delText>Manual abilities</w:delText>
              </w:r>
            </w:del>
          </w:p>
        </w:tc>
        <w:tc>
          <w:tcPr>
            <w:tcW w:w="1449" w:type="dxa"/>
          </w:tcPr>
          <w:p w14:paraId="2F7FCA24" w14:textId="40844740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33" w:author="Wolfgang J. Toechterle" w:date="2013-06-08T19:24:00Z"/>
                <w:b/>
                <w:color w:val="0000FF"/>
                <w:lang w:val="pt-PT"/>
                <w:rPrChange w:id="2534" w:author="Wolfgang J. Toechterle" w:date="2013-06-22T10:32:00Z">
                  <w:rPr>
                    <w:del w:id="253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36" w:author="Wolfgang J. Toechterle" w:date="2013-06-08T19:24:00Z">
              <w:r w:rsidRPr="00A20DF3" w:rsidDel="00763EC0">
                <w:rPr>
                  <w:b/>
                  <w:color w:val="0000FF"/>
                  <w:lang w:val="pt-PT"/>
                </w:rPr>
                <w:delText>Objective /2</w:delText>
              </w:r>
            </w:del>
          </w:p>
        </w:tc>
      </w:tr>
      <w:tr w:rsidR="00CC5429" w:rsidRPr="00A20DF3" w:rsidDel="00763EC0" w14:paraId="4DD6C8AE" w14:textId="416F13A4">
        <w:trPr>
          <w:del w:id="253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4359AB" w14:textId="0E52C667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38" w:author="Wolfgang J. Toechterle" w:date="2013-06-08T19:24:00Z"/>
                <w:color w:val="0000FF"/>
                <w:lang w:val="pt-PT"/>
                <w:rPrChange w:id="2539" w:author="Wolfgang J. Toechterle" w:date="2013-06-22T10:32:00Z">
                  <w:rPr>
                    <w:del w:id="254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41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 xml:space="preserve">D.1 </w:delText>
              </w:r>
            </w:del>
          </w:p>
        </w:tc>
        <w:tc>
          <w:tcPr>
            <w:tcW w:w="7513" w:type="dxa"/>
          </w:tcPr>
          <w:p w14:paraId="61D3DD7F" w14:textId="189226DA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42" w:author="Wolfgang J. Toechterle" w:date="2013-06-08T19:24:00Z"/>
                <w:color w:val="0000FF"/>
                <w:lang w:val="pt-PT"/>
                <w:rPrChange w:id="2543" w:author="Wolfgang J. Toechterle" w:date="2013-06-22T10:32:00Z">
                  <w:rPr>
                    <w:del w:id="254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45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Mounting printouts on board for presentation</w:delText>
              </w:r>
            </w:del>
          </w:p>
        </w:tc>
        <w:tc>
          <w:tcPr>
            <w:tcW w:w="1449" w:type="dxa"/>
          </w:tcPr>
          <w:p w14:paraId="17E52C07" w14:textId="39E92CF9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46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6D97FF23" w14:textId="6189ABDD">
        <w:trPr>
          <w:del w:id="254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3DDA7A2" w14:textId="5D51437B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48" w:author="Wolfgang J. Toechterle" w:date="2013-06-08T19:24:00Z"/>
                <w:color w:val="0000FF"/>
                <w:lang w:val="pt-PT"/>
                <w:rPrChange w:id="2549" w:author="Wolfgang J. Toechterle" w:date="2013-06-22T10:32:00Z">
                  <w:rPr>
                    <w:del w:id="255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51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D.2</w:delText>
              </w:r>
            </w:del>
          </w:p>
        </w:tc>
        <w:tc>
          <w:tcPr>
            <w:tcW w:w="7513" w:type="dxa"/>
          </w:tcPr>
          <w:p w14:paraId="2974C553" w14:textId="1196BBC6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52" w:author="Wolfgang J. Toechterle" w:date="2013-06-08T19:24:00Z"/>
                <w:color w:val="0000FF"/>
                <w:lang w:val="pt-PT"/>
                <w:rPrChange w:id="2553" w:author="Wolfgang J. Toechterle" w:date="2013-06-22T10:32:00Z">
                  <w:rPr>
                    <w:del w:id="255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55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Supply of printouts only</w:delText>
              </w:r>
            </w:del>
          </w:p>
        </w:tc>
        <w:tc>
          <w:tcPr>
            <w:tcW w:w="1449" w:type="dxa"/>
          </w:tcPr>
          <w:p w14:paraId="7FC2C1F6" w14:textId="5EAE5898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56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0D15392B" w14:textId="099B4569">
        <w:trPr>
          <w:del w:id="255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23DCD2" w14:textId="799325A8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58" w:author="Wolfgang J. Toechterle" w:date="2013-06-08T19:24:00Z"/>
                <w:color w:val="0000FF"/>
                <w:lang w:val="pt-PT"/>
                <w:rPrChange w:id="2559" w:author="Wolfgang J. Toechterle" w:date="2013-06-22T10:32:00Z">
                  <w:rPr>
                    <w:del w:id="256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61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D.3</w:delText>
              </w:r>
            </w:del>
          </w:p>
        </w:tc>
        <w:tc>
          <w:tcPr>
            <w:tcW w:w="7513" w:type="dxa"/>
          </w:tcPr>
          <w:p w14:paraId="29DB4EEA" w14:textId="54A093C9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62" w:author="Wolfgang J. Toechterle" w:date="2013-06-08T19:24:00Z"/>
                <w:color w:val="0000FF"/>
                <w:lang w:val="pt-PT"/>
                <w:rPrChange w:id="2563" w:author="Wolfgang J. Toechterle" w:date="2013-06-22T10:32:00Z">
                  <w:rPr>
                    <w:del w:id="256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65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Assembling in 3D (Package design or Manual design)</w:delText>
              </w:r>
            </w:del>
          </w:p>
        </w:tc>
        <w:tc>
          <w:tcPr>
            <w:tcW w:w="1449" w:type="dxa"/>
          </w:tcPr>
          <w:p w14:paraId="5D6F2CC4" w14:textId="2F527690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66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726A65F9" w14:textId="5F957454">
        <w:trPr>
          <w:del w:id="256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23ED18F" w14:textId="24C2917B" w:rsidR="00CC5429" w:rsidRPr="00A20DF3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2568" w:author="Wolfgang J. Toechterle" w:date="2013-06-08T19:24:00Z"/>
                <w:b w:val="0"/>
                <w:color w:val="0000FF"/>
                <w:lang w:val="pt-PT"/>
              </w:rPr>
            </w:pPr>
          </w:p>
        </w:tc>
        <w:tc>
          <w:tcPr>
            <w:tcW w:w="7513" w:type="dxa"/>
          </w:tcPr>
          <w:p w14:paraId="3EFA117F" w14:textId="5753E856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69" w:author="Wolfgang J. Toechterle" w:date="2013-06-08T19:24:00Z"/>
                <w:b/>
                <w:color w:val="0000FF"/>
                <w:lang w:val="pt-PT"/>
              </w:rPr>
            </w:pPr>
          </w:p>
        </w:tc>
        <w:tc>
          <w:tcPr>
            <w:tcW w:w="1449" w:type="dxa"/>
          </w:tcPr>
          <w:p w14:paraId="1A7E17F9" w14:textId="4904FE1D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70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01CFED61" w14:textId="0AD0C903">
        <w:trPr>
          <w:del w:id="257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6D6FC56" w14:textId="039C9389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72" w:author="Wolfgang J. Toechterle" w:date="2013-06-08T19:24:00Z"/>
                <w:color w:val="0000FF"/>
                <w:lang w:val="pt-PT"/>
                <w:rPrChange w:id="2573" w:author="Wolfgang J. Toechterle" w:date="2013-06-22T10:32:00Z">
                  <w:rPr>
                    <w:del w:id="257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75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E</w:delText>
              </w:r>
            </w:del>
          </w:p>
        </w:tc>
        <w:tc>
          <w:tcPr>
            <w:tcW w:w="7513" w:type="dxa"/>
          </w:tcPr>
          <w:p w14:paraId="309B6B40" w14:textId="28D49A28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76" w:author="Wolfgang J. Toechterle" w:date="2013-06-08T19:24:00Z"/>
                <w:b/>
                <w:color w:val="0000FF"/>
                <w:lang w:val="pt-PT"/>
                <w:rPrChange w:id="2577" w:author="Wolfgang J. Toechterle" w:date="2013-06-22T10:32:00Z">
                  <w:rPr>
                    <w:del w:id="257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79" w:author="Wolfgang J. Toechterle" w:date="2013-06-08T19:24:00Z">
              <w:r w:rsidRPr="00A20DF3" w:rsidDel="00763EC0">
                <w:rPr>
                  <w:b/>
                  <w:color w:val="0000FF"/>
                  <w:lang w:val="pt-PT"/>
                </w:rPr>
                <w:delText>Knowledge of the printing industry</w:delText>
              </w:r>
            </w:del>
          </w:p>
        </w:tc>
        <w:tc>
          <w:tcPr>
            <w:tcW w:w="1449" w:type="dxa"/>
          </w:tcPr>
          <w:p w14:paraId="556E4167" w14:textId="22DCC726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80" w:author="Wolfgang J. Toechterle" w:date="2013-06-08T19:24:00Z"/>
                <w:b/>
                <w:color w:val="0000FF"/>
                <w:lang w:val="pt-PT"/>
                <w:rPrChange w:id="2581" w:author="Wolfgang J. Toechterle" w:date="2013-06-22T10:32:00Z">
                  <w:rPr>
                    <w:del w:id="258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83" w:author="Wolfgang J. Toechterle" w:date="2013-06-08T19:24:00Z">
              <w:r w:rsidRPr="00A20DF3" w:rsidDel="00763EC0">
                <w:rPr>
                  <w:b/>
                  <w:color w:val="0000FF"/>
                  <w:lang w:val="pt-PT"/>
                </w:rPr>
                <w:delText>Objective /4</w:delText>
              </w:r>
            </w:del>
          </w:p>
        </w:tc>
      </w:tr>
      <w:tr w:rsidR="00CC5429" w:rsidRPr="00A20DF3" w:rsidDel="00763EC0" w14:paraId="53163CEE" w14:textId="0ECC0689">
        <w:trPr>
          <w:del w:id="258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D2575D" w14:textId="06BC2128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85" w:author="Wolfgang J. Toechterle" w:date="2013-06-08T19:24:00Z"/>
                <w:color w:val="0000FF"/>
                <w:lang w:val="pt-PT"/>
                <w:rPrChange w:id="2586" w:author="Wolfgang J. Toechterle" w:date="2013-06-22T10:32:00Z">
                  <w:rPr>
                    <w:del w:id="258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8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E.1</w:delText>
              </w:r>
            </w:del>
          </w:p>
        </w:tc>
        <w:tc>
          <w:tcPr>
            <w:tcW w:w="7513" w:type="dxa"/>
          </w:tcPr>
          <w:p w14:paraId="406E5C4F" w14:textId="01B04FEC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89" w:author="Wolfgang J. Toechterle" w:date="2013-06-08T19:24:00Z"/>
                <w:color w:val="0000FF"/>
                <w:lang w:val="pt-PT"/>
                <w:rPrChange w:id="2590" w:author="Wolfgang J. Toechterle" w:date="2013-06-22T10:32:00Z">
                  <w:rPr>
                    <w:del w:id="259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592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Bleed value applied in layout file in PDF as specified in the task</w:delText>
              </w:r>
            </w:del>
          </w:p>
        </w:tc>
        <w:tc>
          <w:tcPr>
            <w:tcW w:w="1449" w:type="dxa"/>
          </w:tcPr>
          <w:p w14:paraId="64D82527" w14:textId="63F6D165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93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641FC700" w14:textId="6E6D70C7">
        <w:trPr>
          <w:del w:id="259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2C68A8" w14:textId="44235D08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595" w:author="Wolfgang J. Toechterle" w:date="2013-06-08T19:24:00Z"/>
                <w:color w:val="0000FF"/>
                <w:lang w:val="pt-PT"/>
                <w:rPrChange w:id="2596" w:author="Wolfgang J. Toechterle" w:date="2013-06-22T10:32:00Z">
                  <w:rPr>
                    <w:del w:id="259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59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E.2</w:delText>
              </w:r>
            </w:del>
          </w:p>
        </w:tc>
        <w:tc>
          <w:tcPr>
            <w:tcW w:w="7513" w:type="dxa"/>
          </w:tcPr>
          <w:p w14:paraId="1DB7A19E" w14:textId="1BB4DCA4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99" w:author="Wolfgang J. Toechterle" w:date="2013-06-08T19:24:00Z"/>
                <w:color w:val="0000FF"/>
                <w:lang w:val="pt-PT"/>
                <w:rPrChange w:id="2600" w:author="Wolfgang J. Toechterle" w:date="2013-06-22T10:32:00Z">
                  <w:rPr>
                    <w:del w:id="260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602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Folding lines, trim and registration marks supplied as specified in the task</w:delText>
              </w:r>
            </w:del>
          </w:p>
        </w:tc>
        <w:tc>
          <w:tcPr>
            <w:tcW w:w="1449" w:type="dxa"/>
          </w:tcPr>
          <w:p w14:paraId="28BFE0CC" w14:textId="0481462A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03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33C10EBB" w14:textId="49DA05FA">
        <w:trPr>
          <w:del w:id="260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222437C" w14:textId="778C72FB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605" w:author="Wolfgang J. Toechterle" w:date="2013-06-08T19:24:00Z"/>
                <w:color w:val="0000FF"/>
                <w:lang w:val="pt-PT"/>
                <w:rPrChange w:id="2606" w:author="Wolfgang J. Toechterle" w:date="2013-06-22T10:32:00Z">
                  <w:rPr>
                    <w:del w:id="260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60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E.3</w:delText>
              </w:r>
            </w:del>
          </w:p>
        </w:tc>
        <w:tc>
          <w:tcPr>
            <w:tcW w:w="7513" w:type="dxa"/>
          </w:tcPr>
          <w:p w14:paraId="6783C8E2" w14:textId="62240E94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09" w:author="Wolfgang J. Toechterle" w:date="2013-06-08T19:24:00Z"/>
                <w:color w:val="0000FF"/>
                <w:lang w:val="pt-PT"/>
                <w:rPrChange w:id="2610" w:author="Wolfgang J. Toechterle" w:date="2013-06-22T10:32:00Z">
                  <w:rPr>
                    <w:del w:id="261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612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Trapping value applied in illustrator file as specified in the task</w:delText>
              </w:r>
            </w:del>
          </w:p>
        </w:tc>
        <w:tc>
          <w:tcPr>
            <w:tcW w:w="1449" w:type="dxa"/>
          </w:tcPr>
          <w:p w14:paraId="45BE61F7" w14:textId="1C50264D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13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46A6D197" w14:textId="31F582A6">
        <w:trPr>
          <w:del w:id="261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05EF926" w14:textId="4C2435E4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615" w:author="Wolfgang J. Toechterle" w:date="2013-06-08T19:24:00Z"/>
                <w:color w:val="0000FF"/>
                <w:lang w:val="pt-PT"/>
                <w:rPrChange w:id="2616" w:author="Wolfgang J. Toechterle" w:date="2013-06-22T10:32:00Z">
                  <w:rPr>
                    <w:del w:id="261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618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E.4</w:delText>
              </w:r>
            </w:del>
          </w:p>
        </w:tc>
        <w:tc>
          <w:tcPr>
            <w:tcW w:w="7513" w:type="dxa"/>
          </w:tcPr>
          <w:p w14:paraId="2688D8C9" w14:textId="24343F27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19" w:author="Wolfgang J. Toechterle" w:date="2013-06-08T19:24:00Z"/>
                <w:color w:val="0000FF"/>
                <w:lang w:val="pt-PT"/>
                <w:rPrChange w:id="2620" w:author="Wolfgang J. Toechterle" w:date="2013-06-22T10:32:00Z">
                  <w:rPr>
                    <w:del w:id="262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622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Overprinting applied in layout file in PDF as specified in the task</w:delText>
              </w:r>
            </w:del>
          </w:p>
        </w:tc>
        <w:tc>
          <w:tcPr>
            <w:tcW w:w="1449" w:type="dxa"/>
          </w:tcPr>
          <w:p w14:paraId="6AF1506A" w14:textId="03676E0C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23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4DA02664" w14:textId="4F527882">
        <w:trPr>
          <w:del w:id="262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8C37B08" w14:textId="32A1EE4D" w:rsidR="00CC5429" w:rsidRPr="00A20DF3" w:rsidDel="00763EC0" w:rsidRDefault="00CC5429" w:rsidP="00244ABB">
            <w:pPr>
              <w:rPr>
                <w:del w:id="2625" w:author="Wolfgang J. Toechterle" w:date="2013-06-08T19:24:00Z"/>
                <w:color w:val="0000FF"/>
                <w:lang w:val="pt-PT"/>
              </w:rPr>
            </w:pPr>
            <w:del w:id="2626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E.5</w:delText>
              </w:r>
            </w:del>
          </w:p>
        </w:tc>
        <w:tc>
          <w:tcPr>
            <w:tcW w:w="7513" w:type="dxa"/>
          </w:tcPr>
          <w:p w14:paraId="4E5387F8" w14:textId="093FCB34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27" w:author="Wolfgang J. Toechterle" w:date="2013-06-08T19:24:00Z"/>
                <w:color w:val="0000FF"/>
                <w:lang w:val="pt-PT"/>
                <w:rPrChange w:id="2628" w:author="Wolfgang J. Toechterle" w:date="2013-06-22T10:32:00Z">
                  <w:rPr>
                    <w:del w:id="262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630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Spot and CMYK colours used in layout in PDF file as specified in the task</w:delText>
              </w:r>
            </w:del>
          </w:p>
        </w:tc>
        <w:tc>
          <w:tcPr>
            <w:tcW w:w="1449" w:type="dxa"/>
          </w:tcPr>
          <w:p w14:paraId="7594196B" w14:textId="6F634B73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31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665C8392" w14:textId="22E28FEC">
        <w:trPr>
          <w:del w:id="263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3EDA25F" w14:textId="29E5E546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633" w:author="Wolfgang J. Toechterle" w:date="2013-06-08T19:24:00Z"/>
                <w:color w:val="0000FF"/>
                <w:lang w:val="pt-PT"/>
                <w:rPrChange w:id="2634" w:author="Wolfgang J. Toechterle" w:date="2013-06-22T10:32:00Z">
                  <w:rPr>
                    <w:del w:id="263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636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E.6</w:delText>
              </w:r>
            </w:del>
          </w:p>
        </w:tc>
        <w:tc>
          <w:tcPr>
            <w:tcW w:w="7513" w:type="dxa"/>
          </w:tcPr>
          <w:p w14:paraId="1E7ADA66" w14:textId="7399844B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37" w:author="Wolfgang J. Toechterle" w:date="2013-06-08T19:24:00Z"/>
                <w:color w:val="0000FF"/>
                <w:lang w:val="pt-PT"/>
                <w:rPrChange w:id="2638" w:author="Wolfgang J. Toechterle" w:date="2013-06-22T10:32:00Z">
                  <w:rPr>
                    <w:del w:id="263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640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Dieline supplied as specified in the task</w:delText>
              </w:r>
            </w:del>
          </w:p>
        </w:tc>
        <w:tc>
          <w:tcPr>
            <w:tcW w:w="1449" w:type="dxa"/>
          </w:tcPr>
          <w:p w14:paraId="6A194442" w14:textId="63753797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41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411FB3C7" w14:textId="07B77652">
        <w:trPr>
          <w:del w:id="264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3071F4" w14:textId="68B81212" w:rsidR="00CC5429" w:rsidRPr="00A20DF3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2643" w:author="Wolfgang J. Toechterle" w:date="2013-06-08T19:24:00Z"/>
                <w:b w:val="0"/>
                <w:color w:val="0000FF"/>
                <w:lang w:val="pt-PT"/>
              </w:rPr>
            </w:pPr>
          </w:p>
        </w:tc>
        <w:tc>
          <w:tcPr>
            <w:tcW w:w="7513" w:type="dxa"/>
          </w:tcPr>
          <w:p w14:paraId="0B903F10" w14:textId="789A255C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44" w:author="Wolfgang J. Toechterle" w:date="2013-06-08T19:24:00Z"/>
                <w:b/>
                <w:color w:val="0000FF"/>
                <w:lang w:val="pt-PT"/>
              </w:rPr>
            </w:pPr>
          </w:p>
        </w:tc>
        <w:tc>
          <w:tcPr>
            <w:tcW w:w="1449" w:type="dxa"/>
          </w:tcPr>
          <w:p w14:paraId="37CFFCBD" w14:textId="4C983F0B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45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3CE62EB1" w14:textId="3A0790CC">
        <w:trPr>
          <w:del w:id="264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840C051" w14:textId="2442DBCB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647" w:author="Wolfgang J. Toechterle" w:date="2013-06-08T19:24:00Z"/>
                <w:color w:val="0000FF"/>
                <w:lang w:val="pt-PT"/>
                <w:rPrChange w:id="2648" w:author="Wolfgang J. Toechterle" w:date="2013-06-22T10:32:00Z">
                  <w:rPr>
                    <w:del w:id="264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650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F</w:delText>
              </w:r>
            </w:del>
          </w:p>
        </w:tc>
        <w:tc>
          <w:tcPr>
            <w:tcW w:w="7513" w:type="dxa"/>
          </w:tcPr>
          <w:p w14:paraId="671EDA43" w14:textId="33F6B079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51" w:author="Wolfgang J. Toechterle" w:date="2013-06-08T19:24:00Z"/>
                <w:b/>
                <w:color w:val="0000FF"/>
                <w:lang w:val="pt-PT"/>
                <w:rPrChange w:id="2652" w:author="Wolfgang J. Toechterle" w:date="2013-06-22T10:32:00Z">
                  <w:rPr>
                    <w:del w:id="265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654" w:author="Wolfgang J. Toechterle" w:date="2013-06-08T19:24:00Z">
              <w:r w:rsidRPr="00A20DF3" w:rsidDel="00763EC0">
                <w:rPr>
                  <w:b/>
                  <w:color w:val="0000FF"/>
                  <w:lang w:val="pt-PT"/>
                </w:rPr>
                <w:delText>Saving and file format</w:delText>
              </w:r>
            </w:del>
          </w:p>
        </w:tc>
        <w:tc>
          <w:tcPr>
            <w:tcW w:w="1449" w:type="dxa"/>
          </w:tcPr>
          <w:p w14:paraId="25A8197A" w14:textId="46EAD559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55" w:author="Wolfgang J. Toechterle" w:date="2013-06-08T19:24:00Z"/>
                <w:b/>
                <w:color w:val="0000FF"/>
                <w:lang w:val="pt-PT"/>
              </w:rPr>
            </w:pPr>
            <w:del w:id="2656" w:author="Wolfgang J. Toechterle" w:date="2013-06-08T19:24:00Z">
              <w:r w:rsidRPr="00A20DF3" w:rsidDel="00763EC0">
                <w:rPr>
                  <w:b/>
                  <w:color w:val="0000FF"/>
                  <w:lang w:val="pt-PT"/>
                </w:rPr>
                <w:delText>Objective /5</w:delText>
              </w:r>
            </w:del>
          </w:p>
        </w:tc>
      </w:tr>
      <w:tr w:rsidR="00CC5429" w:rsidRPr="00A20DF3" w:rsidDel="00763EC0" w14:paraId="5D19C579" w14:textId="464652C7">
        <w:trPr>
          <w:del w:id="265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59A202E" w14:textId="4F4AB74D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658" w:author="Wolfgang J. Toechterle" w:date="2013-06-08T19:24:00Z"/>
                <w:color w:val="0000FF"/>
                <w:lang w:val="pt-PT"/>
                <w:rPrChange w:id="2659" w:author="Wolfgang J. Toechterle" w:date="2013-06-22T10:32:00Z">
                  <w:rPr>
                    <w:del w:id="266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661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F.1</w:delText>
              </w:r>
            </w:del>
          </w:p>
        </w:tc>
        <w:tc>
          <w:tcPr>
            <w:tcW w:w="7513" w:type="dxa"/>
          </w:tcPr>
          <w:p w14:paraId="64D1636B" w14:textId="0066F2F9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62" w:author="Wolfgang J. Toechterle" w:date="2013-06-08T19:24:00Z"/>
                <w:color w:val="0000FF"/>
                <w:lang w:val="pt-PT"/>
                <w:rPrChange w:id="2663" w:author="Wolfgang J. Toechterle" w:date="2013-06-22T10:32:00Z">
                  <w:rPr>
                    <w:del w:id="266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665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All files saved in the correct format specified in the task</w:delText>
              </w:r>
            </w:del>
          </w:p>
        </w:tc>
        <w:tc>
          <w:tcPr>
            <w:tcW w:w="1449" w:type="dxa"/>
          </w:tcPr>
          <w:p w14:paraId="4FDFF07D" w14:textId="0883E073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66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5C9D9E0E" w14:textId="2691A8AC">
        <w:trPr>
          <w:del w:id="266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0B99989" w14:textId="12E26A96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668" w:author="Wolfgang J. Toechterle" w:date="2013-06-08T19:24:00Z"/>
                <w:color w:val="0000FF"/>
                <w:lang w:val="pt-PT"/>
                <w:rPrChange w:id="2669" w:author="Wolfgang J. Toechterle" w:date="2013-06-22T10:32:00Z">
                  <w:rPr>
                    <w:del w:id="267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671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F.2</w:delText>
              </w:r>
            </w:del>
          </w:p>
        </w:tc>
        <w:tc>
          <w:tcPr>
            <w:tcW w:w="7513" w:type="dxa"/>
          </w:tcPr>
          <w:p w14:paraId="2B43E9CC" w14:textId="5F2C26A2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72" w:author="Wolfgang J. Toechterle" w:date="2013-06-08T19:24:00Z"/>
                <w:color w:val="0000FF"/>
                <w:lang w:val="pt-PT"/>
                <w:rPrChange w:id="2673" w:author="Wolfgang J. Toechterle" w:date="2013-06-22T10:32:00Z">
                  <w:rPr>
                    <w:del w:id="267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675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ICC profile applied in images, PDF or layout file as specified in the task</w:delText>
              </w:r>
            </w:del>
          </w:p>
        </w:tc>
        <w:tc>
          <w:tcPr>
            <w:tcW w:w="1449" w:type="dxa"/>
          </w:tcPr>
          <w:p w14:paraId="676D0675" w14:textId="3BD2F1C3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76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56048311" w14:textId="6C9BA208">
        <w:trPr>
          <w:del w:id="267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5C559FA" w14:textId="3D00985D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678" w:author="Wolfgang J. Toechterle" w:date="2013-06-08T19:24:00Z"/>
                <w:color w:val="0000FF"/>
                <w:lang w:val="pt-PT"/>
                <w:rPrChange w:id="2679" w:author="Wolfgang J. Toechterle" w:date="2013-06-22T10:32:00Z">
                  <w:rPr>
                    <w:del w:id="268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681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F.3</w:delText>
              </w:r>
            </w:del>
          </w:p>
        </w:tc>
        <w:tc>
          <w:tcPr>
            <w:tcW w:w="7513" w:type="dxa"/>
          </w:tcPr>
          <w:p w14:paraId="1F198BF6" w14:textId="5AE2055F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82" w:author="Wolfgang J. Toechterle" w:date="2013-06-08T19:24:00Z"/>
                <w:color w:val="0000FF"/>
                <w:lang w:val="pt-PT"/>
                <w:rPrChange w:id="2683" w:author="Wolfgang J. Toechterle" w:date="2013-06-22T10:32:00Z">
                  <w:rPr>
                    <w:del w:id="268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685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Saving in a specified PDF format as required in the task</w:delText>
              </w:r>
            </w:del>
          </w:p>
        </w:tc>
        <w:tc>
          <w:tcPr>
            <w:tcW w:w="1449" w:type="dxa"/>
          </w:tcPr>
          <w:p w14:paraId="321B226D" w14:textId="2BF4E255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86" w:author="Wolfgang J. Toechterle" w:date="2013-06-08T19:24:00Z"/>
                <w:color w:val="0000FF"/>
                <w:lang w:val="pt-PT"/>
              </w:rPr>
            </w:pPr>
          </w:p>
        </w:tc>
      </w:tr>
      <w:tr w:rsidR="00CC5429" w:rsidRPr="00A20DF3" w:rsidDel="00763EC0" w14:paraId="5FED10C5" w14:textId="6BF18C5F">
        <w:trPr>
          <w:del w:id="268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250A5B" w14:textId="29A3EDDD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688" w:author="Wolfgang J. Toechterle" w:date="2013-06-08T19:24:00Z"/>
                <w:color w:val="0000FF"/>
                <w:lang w:val="pt-PT"/>
                <w:rPrChange w:id="2689" w:author="Wolfgang J. Toechterle" w:date="2013-06-22T10:32:00Z">
                  <w:rPr>
                    <w:del w:id="269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691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F.4</w:delText>
              </w:r>
            </w:del>
          </w:p>
        </w:tc>
        <w:tc>
          <w:tcPr>
            <w:tcW w:w="7513" w:type="dxa"/>
          </w:tcPr>
          <w:p w14:paraId="560AFD1B" w14:textId="10E912ED" w:rsidR="00CC5429" w:rsidRPr="00A20DF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92" w:author="Wolfgang J. Toechterle" w:date="2013-06-08T19:24:00Z"/>
                <w:color w:val="0000FF"/>
                <w:lang w:val="pt-PT"/>
                <w:rPrChange w:id="2693" w:author="Wolfgang J. Toechterle" w:date="2013-06-22T10:32:00Z">
                  <w:rPr>
                    <w:del w:id="269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695" w:author="Wolfgang J. Toechterle" w:date="2013-06-08T19:24:00Z">
              <w:r w:rsidRPr="00A20DF3" w:rsidDel="00763EC0">
                <w:rPr>
                  <w:color w:val="0000FF"/>
                  <w:lang w:val="pt-PT"/>
                </w:rPr>
                <w:delText>Final production folder saved as required in the task</w:delText>
              </w:r>
            </w:del>
          </w:p>
        </w:tc>
        <w:tc>
          <w:tcPr>
            <w:tcW w:w="1449" w:type="dxa"/>
          </w:tcPr>
          <w:p w14:paraId="7E9CC98D" w14:textId="5887C731" w:rsidR="00CC5429" w:rsidRPr="00A20DF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96" w:author="Wolfgang J. Toechterle" w:date="2013-06-08T19:24:00Z"/>
                <w:color w:val="0000FF"/>
                <w:lang w:val="pt-PT"/>
              </w:rPr>
            </w:pPr>
          </w:p>
        </w:tc>
      </w:tr>
    </w:tbl>
    <w:tbl>
      <w:tblPr>
        <w:tblW w:w="84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6945"/>
        <w:gridCol w:w="464"/>
        <w:gridCol w:w="559"/>
      </w:tblGrid>
      <w:tr w:rsidR="001E709A" w:rsidRPr="00A20DF3" w14:paraId="0F2F027B" w14:textId="77777777" w:rsidTr="001E709A">
        <w:trPr>
          <w:trHeight w:val="300"/>
          <w:ins w:id="269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7674E" w14:textId="77777777" w:rsidR="001E709A" w:rsidRPr="00A20DF3" w:rsidRDefault="001E709A">
            <w:pPr>
              <w:rPr>
                <w:ins w:id="2698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699" w:author="Kinder" w:date="2013-06-29T15:06:00Z">
                  <w:rPr>
                    <w:ins w:id="270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0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702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703" w:author="Kinder" w:date="2013-06-29T15:06:00Z">
                    <w:rPr>
                      <w:rFonts w:eastAsia="Times New Roman" w:cs="Times New Roman"/>
                    </w:rPr>
                  </w:rPrChange>
                </w:rPr>
                <w:t>A2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2DF5F" w14:textId="77777777" w:rsidR="001E709A" w:rsidRPr="00A20DF3" w:rsidRDefault="001E709A">
            <w:pPr>
              <w:rPr>
                <w:ins w:id="270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705" w:author="Kinder" w:date="2013-06-29T15:06:00Z">
                  <w:rPr>
                    <w:ins w:id="2706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016A8" w14:textId="77777777" w:rsidR="001E709A" w:rsidRPr="00A20DF3" w:rsidRDefault="001E709A">
            <w:pPr>
              <w:rPr>
                <w:ins w:id="270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708" w:author="Kinder" w:date="2013-06-29T15:06:00Z">
                  <w:rPr>
                    <w:ins w:id="270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1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11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71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1E806" w14:textId="77777777" w:rsidR="001E709A" w:rsidRPr="00A20DF3" w:rsidRDefault="001E709A">
            <w:pPr>
              <w:rPr>
                <w:ins w:id="271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714" w:author="Kinder" w:date="2013-06-29T15:06:00Z">
                  <w:rPr>
                    <w:ins w:id="271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716" w:author="Kinder" w:date="2013-06-29T15:07:00Z">
                <w:pPr>
                  <w:jc w:val="right"/>
                </w:pPr>
              </w:pPrChange>
            </w:pPr>
            <w:ins w:id="2717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718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:rsidRPr="00A20DF3" w14:paraId="3382FCD8" w14:textId="77777777" w:rsidTr="001E709A">
        <w:trPr>
          <w:trHeight w:val="300"/>
          <w:ins w:id="271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EDA10" w14:textId="77777777" w:rsidR="001E709A" w:rsidRPr="00A20DF3" w:rsidRDefault="001E709A">
            <w:pPr>
              <w:rPr>
                <w:ins w:id="272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721" w:author="Kinder" w:date="2013-06-29T15:06:00Z">
                  <w:rPr>
                    <w:ins w:id="272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2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24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72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06630" w14:textId="77777777" w:rsidR="001E709A" w:rsidRPr="00A20DF3" w:rsidRDefault="001E709A">
            <w:pPr>
              <w:rPr>
                <w:ins w:id="2726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727" w:author="Kinder" w:date="2013-06-29T15:06:00Z">
                  <w:rPr>
                    <w:ins w:id="272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2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30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731" w:author="Kinder" w:date="2013-06-29T15:06:00Z">
                    <w:rPr>
                      <w:rFonts w:eastAsia="Times New Roman" w:cs="Times New Roman"/>
                    </w:rPr>
                  </w:rPrChange>
                </w:rPr>
                <w:t>Ideas and originality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DD1921" w14:textId="77777777" w:rsidR="001E709A" w:rsidRPr="00A20DF3" w:rsidRDefault="001E709A">
            <w:pPr>
              <w:rPr>
                <w:ins w:id="2732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733" w:author="Kinder" w:date="2013-06-29T15:06:00Z">
                  <w:rPr>
                    <w:ins w:id="273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3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736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737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9CAB8" w14:textId="77777777" w:rsidR="001E709A" w:rsidRPr="00A20DF3" w:rsidRDefault="001E709A">
            <w:pPr>
              <w:rPr>
                <w:ins w:id="273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739" w:author="Kinder" w:date="2013-06-29T15:06:00Z">
                  <w:rPr>
                    <w:ins w:id="274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302315AB" w14:textId="77777777" w:rsidTr="001E709A">
        <w:trPr>
          <w:trHeight w:val="300"/>
          <w:ins w:id="274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AA896" w14:textId="77777777" w:rsidR="001E709A" w:rsidRPr="00A20DF3" w:rsidRDefault="001E709A">
            <w:pPr>
              <w:rPr>
                <w:ins w:id="274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743" w:author="Kinder" w:date="2013-06-29T15:06:00Z">
                  <w:rPr>
                    <w:ins w:id="274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4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46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74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924C38" w14:textId="77777777" w:rsidR="001E709A" w:rsidRPr="00A20DF3" w:rsidRDefault="001E709A">
            <w:pPr>
              <w:rPr>
                <w:ins w:id="2748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749" w:author="Kinder" w:date="2013-06-29T15:06:00Z">
                  <w:rPr>
                    <w:ins w:id="275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5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52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753" w:author="Kinder" w:date="2013-06-29T15:06:00Z">
                    <w:rPr>
                      <w:rFonts w:eastAsia="Times New Roman" w:cs="Times New Roman"/>
                    </w:rPr>
                  </w:rPrChange>
                </w:rPr>
                <w:t>Understanding the target market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2F65B" w14:textId="77777777" w:rsidR="001E709A" w:rsidRPr="00A20DF3" w:rsidRDefault="001E709A">
            <w:pPr>
              <w:rPr>
                <w:ins w:id="2754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755" w:author="Kinder" w:date="2013-06-29T15:06:00Z">
                  <w:rPr>
                    <w:ins w:id="2756" w:author="Kinder" w:date="2013-06-29T15:05:00Z"/>
                    <w:rFonts w:eastAsia="Times New Roman" w:cs="Times New Roman"/>
                  </w:rPr>
                </w:rPrChange>
              </w:rPr>
              <w:pPrChange w:id="2757" w:author="Kinder" w:date="2013-06-29T15:07:00Z">
                <w:pPr>
                  <w:jc w:val="right"/>
                </w:pPr>
              </w:pPrChange>
            </w:pPr>
            <w:ins w:id="2758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759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1DE1E" w14:textId="77777777" w:rsidR="001E709A" w:rsidRPr="00A20DF3" w:rsidRDefault="001E709A">
            <w:pPr>
              <w:rPr>
                <w:ins w:id="276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761" w:author="Kinder" w:date="2013-06-29T15:06:00Z">
                  <w:rPr>
                    <w:ins w:id="276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4C868F59" w14:textId="77777777" w:rsidTr="001E709A">
        <w:trPr>
          <w:trHeight w:val="300"/>
          <w:ins w:id="276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02C2" w14:textId="77777777" w:rsidR="001E709A" w:rsidRPr="00A20DF3" w:rsidRDefault="001E709A">
            <w:pPr>
              <w:rPr>
                <w:ins w:id="276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765" w:author="Kinder" w:date="2013-06-29T15:06:00Z">
                  <w:rPr>
                    <w:ins w:id="276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6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68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76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DAAD1" w14:textId="77777777" w:rsidR="001E709A" w:rsidRPr="00A20DF3" w:rsidRDefault="001E709A">
            <w:pPr>
              <w:rPr>
                <w:ins w:id="2770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771" w:author="Kinder" w:date="2013-06-29T15:06:00Z">
                  <w:rPr>
                    <w:ins w:id="277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7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74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775" w:author="Kinder" w:date="2013-06-29T15:06:00Z">
                    <w:rPr>
                      <w:rFonts w:eastAsia="Times New Roman" w:cs="Times New Roman"/>
                    </w:rPr>
                  </w:rPrChange>
                </w:rPr>
                <w:t>Unity and relationship between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EBB56" w14:textId="77777777" w:rsidR="001E709A" w:rsidRPr="00A20DF3" w:rsidRDefault="001E709A">
            <w:pPr>
              <w:rPr>
                <w:ins w:id="2776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777" w:author="Kinder" w:date="2013-06-29T15:06:00Z">
                  <w:rPr>
                    <w:ins w:id="277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7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780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781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5C0E9" w14:textId="77777777" w:rsidR="001E709A" w:rsidRPr="00A20DF3" w:rsidRDefault="001E709A">
            <w:pPr>
              <w:rPr>
                <w:ins w:id="278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783" w:author="Kinder" w:date="2013-06-29T15:06:00Z">
                  <w:rPr>
                    <w:ins w:id="278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0966711C" w14:textId="77777777" w:rsidTr="001E709A">
        <w:trPr>
          <w:trHeight w:val="300"/>
          <w:ins w:id="278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627F7" w14:textId="77777777" w:rsidR="001E709A" w:rsidRPr="00A20DF3" w:rsidRDefault="001E709A">
            <w:pPr>
              <w:rPr>
                <w:ins w:id="2786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787" w:author="Kinder" w:date="2013-06-29T15:06:00Z">
                  <w:rPr>
                    <w:ins w:id="278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89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790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791" w:author="Kinder" w:date="2013-06-29T15:06:00Z">
                    <w:rPr>
                      <w:rFonts w:eastAsia="Times New Roman" w:cs="Times New Roman"/>
                    </w:rPr>
                  </w:rPrChange>
                </w:rPr>
                <w:t>B2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81860" w14:textId="77777777" w:rsidR="001E709A" w:rsidRPr="00A20DF3" w:rsidRDefault="001E709A">
            <w:pPr>
              <w:rPr>
                <w:ins w:id="279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793" w:author="Kinder" w:date="2013-06-29T15:06:00Z">
                  <w:rPr>
                    <w:ins w:id="2794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C1F6C" w14:textId="77777777" w:rsidR="001E709A" w:rsidRPr="00A20DF3" w:rsidRDefault="001E709A">
            <w:pPr>
              <w:rPr>
                <w:ins w:id="279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796" w:author="Kinder" w:date="2013-06-29T15:06:00Z">
                  <w:rPr>
                    <w:ins w:id="279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9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99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80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E5882" w14:textId="77777777" w:rsidR="001E709A" w:rsidRPr="00A20DF3" w:rsidRDefault="001E709A">
            <w:pPr>
              <w:rPr>
                <w:ins w:id="280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802" w:author="Kinder" w:date="2013-06-29T15:06:00Z">
                  <w:rPr>
                    <w:ins w:id="280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80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05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806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8,00</w:t>
              </w:r>
            </w:ins>
          </w:p>
        </w:tc>
      </w:tr>
      <w:tr w:rsidR="001E709A" w:rsidRPr="00A20DF3" w14:paraId="6C5B7FBD" w14:textId="77777777" w:rsidTr="001E709A">
        <w:trPr>
          <w:trHeight w:val="300"/>
          <w:ins w:id="280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DF8A4" w14:textId="77777777" w:rsidR="001E709A" w:rsidRPr="00A20DF3" w:rsidRDefault="001E709A">
            <w:pPr>
              <w:rPr>
                <w:ins w:id="2808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809" w:author="Kinder" w:date="2013-06-29T15:06:00Z">
                  <w:rPr>
                    <w:ins w:id="281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1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812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81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891A1" w14:textId="127DBE2C" w:rsidR="001E709A" w:rsidRPr="00A20DF3" w:rsidRDefault="001E709A">
            <w:pPr>
              <w:rPr>
                <w:ins w:id="281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815" w:author="Kinder" w:date="2013-06-29T15:06:00Z">
                  <w:rPr>
                    <w:ins w:id="281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1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818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81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Logo</w:t>
              </w:r>
            </w:ins>
            <w:ins w:id="2820" w:author="Kinder" w:date="2013-06-30T08:42:00Z">
              <w:r w:rsidR="00286C5F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 xml:space="preserve"> inline with clients brief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7B676" w14:textId="77777777" w:rsidR="001E709A" w:rsidRPr="00A20DF3" w:rsidRDefault="001E709A">
            <w:pPr>
              <w:rPr>
                <w:ins w:id="2821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822" w:author="Kinder" w:date="2013-06-29T15:06:00Z">
                  <w:rPr>
                    <w:ins w:id="282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2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25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826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FB911" w14:textId="77777777" w:rsidR="001E709A" w:rsidRPr="00A20DF3" w:rsidRDefault="001E709A">
            <w:pPr>
              <w:rPr>
                <w:ins w:id="282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828" w:author="Kinder" w:date="2013-06-29T15:06:00Z">
                  <w:rPr>
                    <w:ins w:id="282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69F0A5E8" w14:textId="77777777" w:rsidTr="001E709A">
        <w:trPr>
          <w:trHeight w:val="560"/>
          <w:ins w:id="283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06934" w14:textId="77777777" w:rsidR="001E709A" w:rsidRPr="00A20DF3" w:rsidRDefault="001E709A">
            <w:pPr>
              <w:rPr>
                <w:ins w:id="2831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832" w:author="Kinder" w:date="2013-06-29T15:06:00Z">
                  <w:rPr>
                    <w:ins w:id="283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3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835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83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0A6F6" w14:textId="77777777" w:rsidR="001E709A" w:rsidRPr="00A20DF3" w:rsidRDefault="001E709A">
            <w:pPr>
              <w:rPr>
                <w:ins w:id="283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838" w:author="Kinder" w:date="2013-06-29T15:06:00Z">
                  <w:rPr>
                    <w:ins w:id="283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4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841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84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Quality of the visual composition of the Logo (aesthetic appeal and balance)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2189D" w14:textId="77777777" w:rsidR="001E709A" w:rsidRPr="00A20DF3" w:rsidRDefault="001E709A">
            <w:pPr>
              <w:rPr>
                <w:ins w:id="2843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844" w:author="Kinder" w:date="2013-06-29T15:06:00Z">
                  <w:rPr>
                    <w:ins w:id="284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4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47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848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1295" w14:textId="77777777" w:rsidR="001E709A" w:rsidRPr="00A20DF3" w:rsidRDefault="001E709A">
            <w:pPr>
              <w:rPr>
                <w:ins w:id="284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850" w:author="Kinder" w:date="2013-06-29T15:06:00Z">
                  <w:rPr>
                    <w:ins w:id="285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129B6926" w14:textId="77777777" w:rsidTr="001E709A">
        <w:trPr>
          <w:trHeight w:val="560"/>
          <w:ins w:id="285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9B5EF" w14:textId="77777777" w:rsidR="001E709A" w:rsidRPr="00A20DF3" w:rsidRDefault="001E709A">
            <w:pPr>
              <w:rPr>
                <w:ins w:id="2853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854" w:author="Kinder" w:date="2013-06-29T15:06:00Z">
                  <w:rPr>
                    <w:ins w:id="285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5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857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85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566F2" w14:textId="77777777" w:rsidR="001E709A" w:rsidRPr="00A20DF3" w:rsidRDefault="001E709A">
            <w:pPr>
              <w:rPr>
                <w:ins w:id="285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860" w:author="Kinder" w:date="2013-06-29T15:06:00Z">
                  <w:rPr>
                    <w:ins w:id="286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6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863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86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Visual Impact &amp; Communication effectiveness (Letterhead and Business Card)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B1294" w14:textId="77777777" w:rsidR="001E709A" w:rsidRPr="00A20DF3" w:rsidRDefault="001E709A">
            <w:pPr>
              <w:rPr>
                <w:ins w:id="2865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866" w:author="Kinder" w:date="2013-06-29T15:06:00Z">
                  <w:rPr>
                    <w:ins w:id="286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6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69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870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883C" w14:textId="77777777" w:rsidR="001E709A" w:rsidRPr="00A20DF3" w:rsidRDefault="001E709A">
            <w:pPr>
              <w:rPr>
                <w:ins w:id="287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872" w:author="Kinder" w:date="2013-06-29T15:06:00Z">
                  <w:rPr>
                    <w:ins w:id="287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71893471" w14:textId="77777777" w:rsidTr="001E709A">
        <w:trPr>
          <w:trHeight w:val="300"/>
          <w:ins w:id="287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D9A50" w14:textId="77777777" w:rsidR="001E709A" w:rsidRPr="00A20DF3" w:rsidRDefault="001E709A">
            <w:pPr>
              <w:rPr>
                <w:ins w:id="2875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876" w:author="Kinder" w:date="2013-06-29T15:06:00Z">
                  <w:rPr>
                    <w:ins w:id="287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7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879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88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5E227" w14:textId="64821E97" w:rsidR="001E709A" w:rsidRPr="00A20DF3" w:rsidRDefault="001E709A">
            <w:pPr>
              <w:rPr>
                <w:ins w:id="28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882" w:author="Kinder" w:date="2013-06-29T15:06:00Z">
                  <w:rPr>
                    <w:ins w:id="288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8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885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88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2887" w:author="Kinder" w:date="2013-06-30T08:42:00Z">
              <w:r w:rsidR="00286C5F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>Communication effectiveness</w:t>
              </w:r>
            </w:ins>
            <w:ins w:id="2888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88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 (Ticket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B1CC02" w14:textId="77777777" w:rsidR="001E709A" w:rsidRPr="00A20DF3" w:rsidRDefault="001E709A">
            <w:pPr>
              <w:rPr>
                <w:ins w:id="2890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891" w:author="Kinder" w:date="2013-06-29T15:06:00Z">
                  <w:rPr>
                    <w:ins w:id="289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9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94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895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C3A66" w14:textId="77777777" w:rsidR="001E709A" w:rsidRPr="00A20DF3" w:rsidRDefault="001E709A">
            <w:pPr>
              <w:rPr>
                <w:ins w:id="289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897" w:author="Kinder" w:date="2013-06-29T15:06:00Z">
                  <w:rPr>
                    <w:ins w:id="289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227A8793" w14:textId="77777777" w:rsidTr="001E709A">
        <w:trPr>
          <w:trHeight w:val="300"/>
          <w:ins w:id="289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DC7A4" w14:textId="77777777" w:rsidR="001E709A" w:rsidRPr="00A20DF3" w:rsidRDefault="001E709A">
            <w:pPr>
              <w:rPr>
                <w:ins w:id="290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901" w:author="Kinder" w:date="2013-06-29T15:06:00Z">
                  <w:rPr>
                    <w:ins w:id="290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90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904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90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0AA55" w14:textId="1C3647A2" w:rsidR="001E709A" w:rsidRPr="00A20DF3" w:rsidRDefault="001E709A">
            <w:pPr>
              <w:rPr>
                <w:ins w:id="290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907" w:author="Kinder" w:date="2013-06-29T15:06:00Z">
                  <w:rPr>
                    <w:ins w:id="290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90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910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91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2912" w:author="Kinder" w:date="2013-06-30T08:42:00Z">
              <w:r w:rsidR="00286C5F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>Communication effectiveness</w:t>
              </w:r>
            </w:ins>
            <w:ins w:id="2913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91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(Shopping Bag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34ADC" w14:textId="77777777" w:rsidR="001E709A" w:rsidRPr="00A20DF3" w:rsidRDefault="001E709A">
            <w:pPr>
              <w:rPr>
                <w:ins w:id="2915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916" w:author="Kinder" w:date="2013-06-29T15:06:00Z">
                  <w:rPr>
                    <w:ins w:id="2917" w:author="Kinder" w:date="2013-06-29T15:05:00Z"/>
                    <w:rFonts w:eastAsia="Times New Roman" w:cs="Times New Roman"/>
                  </w:rPr>
                </w:rPrChange>
              </w:rPr>
              <w:pPrChange w:id="2918" w:author="Kinder" w:date="2013-06-29T15:07:00Z">
                <w:pPr>
                  <w:jc w:val="right"/>
                </w:pPr>
              </w:pPrChange>
            </w:pPr>
            <w:ins w:id="2919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920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B9470" w14:textId="77777777" w:rsidR="001E709A" w:rsidRPr="00A20DF3" w:rsidRDefault="001E709A">
            <w:pPr>
              <w:rPr>
                <w:ins w:id="292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922" w:author="Kinder" w:date="2013-06-29T15:06:00Z">
                  <w:rPr>
                    <w:ins w:id="292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5384CC92" w14:textId="77777777" w:rsidTr="001E709A">
        <w:trPr>
          <w:trHeight w:val="300"/>
          <w:ins w:id="292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FD011" w14:textId="77777777" w:rsidR="001E709A" w:rsidRPr="00A20DF3" w:rsidRDefault="001E709A">
            <w:pPr>
              <w:rPr>
                <w:ins w:id="292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926" w:author="Kinder" w:date="2013-06-29T15:06:00Z">
                  <w:rPr>
                    <w:ins w:id="292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92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929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93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E08D2" w14:textId="6966DA74" w:rsidR="001E709A" w:rsidRPr="00A20DF3" w:rsidRDefault="001E709A">
            <w:pPr>
              <w:rPr>
                <w:ins w:id="293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932" w:author="Kinder" w:date="2013-06-29T15:06:00Z">
                  <w:rPr>
                    <w:ins w:id="293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93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935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93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typography for all task</w:t>
              </w:r>
            </w:ins>
            <w:ins w:id="2937" w:author="Kinder" w:date="2013-06-30T08:42:00Z">
              <w:r w:rsidR="00286C5F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548AA" w14:textId="77777777" w:rsidR="001E709A" w:rsidRPr="00A20DF3" w:rsidRDefault="001E709A">
            <w:pPr>
              <w:rPr>
                <w:ins w:id="2938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939" w:author="Kinder" w:date="2013-06-29T15:06:00Z">
                  <w:rPr>
                    <w:ins w:id="294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94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942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943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17C93" w14:textId="77777777" w:rsidR="001E709A" w:rsidRPr="00A20DF3" w:rsidRDefault="001E709A">
            <w:pPr>
              <w:rPr>
                <w:ins w:id="294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945" w:author="Kinder" w:date="2013-06-29T15:06:00Z">
                  <w:rPr>
                    <w:ins w:id="294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7D9F2C31" w14:textId="77777777" w:rsidTr="001E709A">
        <w:trPr>
          <w:trHeight w:val="300"/>
          <w:ins w:id="294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8ED95" w14:textId="77777777" w:rsidR="001E709A" w:rsidRPr="00A20DF3" w:rsidRDefault="001E709A">
            <w:pPr>
              <w:rPr>
                <w:ins w:id="294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949" w:author="Kinder" w:date="2013-06-29T15:06:00Z">
                  <w:rPr>
                    <w:ins w:id="295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95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952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95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F4039" w14:textId="29D794B8" w:rsidR="001E709A" w:rsidRPr="00A20DF3" w:rsidRDefault="001E709A">
            <w:pPr>
              <w:rPr>
                <w:ins w:id="295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955" w:author="Kinder" w:date="2013-06-29T15:06:00Z">
                  <w:rPr>
                    <w:ins w:id="295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95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958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95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colours for all task</w:t>
              </w:r>
            </w:ins>
            <w:ins w:id="2960" w:author="Kinder" w:date="2013-06-30T08:42:00Z">
              <w:r w:rsidR="00286C5F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FB568" w14:textId="77777777" w:rsidR="001E709A" w:rsidRPr="00A20DF3" w:rsidRDefault="001E709A">
            <w:pPr>
              <w:rPr>
                <w:ins w:id="2961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962" w:author="Kinder" w:date="2013-06-29T15:06:00Z">
                  <w:rPr>
                    <w:ins w:id="296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96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965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966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F2370" w14:textId="77777777" w:rsidR="001E709A" w:rsidRPr="00A20DF3" w:rsidRDefault="001E709A">
            <w:pPr>
              <w:rPr>
                <w:ins w:id="296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968" w:author="Kinder" w:date="2013-06-29T15:06:00Z">
                  <w:rPr>
                    <w:ins w:id="296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3A032CCB" w14:textId="77777777" w:rsidTr="001E709A">
        <w:trPr>
          <w:trHeight w:val="300"/>
          <w:ins w:id="297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F4FF5" w14:textId="77777777" w:rsidR="001E709A" w:rsidRPr="00A20DF3" w:rsidRDefault="001E709A">
            <w:pPr>
              <w:rPr>
                <w:ins w:id="297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972" w:author="Kinder" w:date="2013-06-29T15:06:00Z">
                  <w:rPr>
                    <w:ins w:id="297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97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975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97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B4317" w14:textId="65A50F6B" w:rsidR="001E709A" w:rsidRPr="00A20DF3" w:rsidRDefault="001E709A">
            <w:pPr>
              <w:rPr>
                <w:ins w:id="297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978" w:author="Kinder" w:date="2013-06-29T15:06:00Z">
                  <w:rPr>
                    <w:ins w:id="2979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2980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98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mounted presentation</w:t>
              </w:r>
            </w:ins>
            <w:ins w:id="2982" w:author="Kinder" w:date="2013-06-30T08:43:00Z">
              <w:r w:rsidR="00286C5F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>s</w:t>
              </w:r>
            </w:ins>
            <w:ins w:id="2983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298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and the printout</w:t>
              </w:r>
            </w:ins>
            <w:ins w:id="2985" w:author="Kinder" w:date="2013-06-30T08:43:00Z">
              <w:r w:rsidR="00286C5F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29C870" w14:textId="77777777" w:rsidR="001E709A" w:rsidRPr="00A20DF3" w:rsidRDefault="001E709A">
            <w:pPr>
              <w:rPr>
                <w:ins w:id="2986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987" w:author="Kinder" w:date="2013-06-29T15:06:00Z">
                  <w:rPr>
                    <w:ins w:id="298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98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990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2991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B2690" w14:textId="77777777" w:rsidR="001E709A" w:rsidRPr="00A20DF3" w:rsidRDefault="001E709A">
            <w:pPr>
              <w:rPr>
                <w:ins w:id="299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2993" w:author="Kinder" w:date="2013-06-29T15:06:00Z">
                  <w:rPr>
                    <w:ins w:id="299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4225B54A" w14:textId="77777777" w:rsidTr="001E709A">
        <w:trPr>
          <w:trHeight w:val="300"/>
          <w:ins w:id="299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A305A" w14:textId="77777777" w:rsidR="001E709A" w:rsidRPr="00A20DF3" w:rsidRDefault="001E709A">
            <w:pPr>
              <w:rPr>
                <w:ins w:id="2996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2997" w:author="Kinder" w:date="2013-06-29T15:06:00Z">
                  <w:rPr>
                    <w:ins w:id="299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999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000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001" w:author="Kinder" w:date="2013-06-29T15:06:00Z">
                    <w:rPr>
                      <w:rFonts w:eastAsia="Times New Roman" w:cs="Times New Roman"/>
                    </w:rPr>
                  </w:rPrChange>
                </w:rPr>
                <w:t>C2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DC6E9" w14:textId="77777777" w:rsidR="001E709A" w:rsidRPr="00A20DF3" w:rsidRDefault="001E709A">
            <w:pPr>
              <w:rPr>
                <w:ins w:id="300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003" w:author="Kinder" w:date="2013-06-29T15:06:00Z">
                  <w:rPr>
                    <w:ins w:id="3004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A6CB" w14:textId="77777777" w:rsidR="001E709A" w:rsidRPr="00A20DF3" w:rsidRDefault="001E709A">
            <w:pPr>
              <w:rPr>
                <w:ins w:id="300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006" w:author="Kinder" w:date="2013-06-29T15:06:00Z">
                  <w:rPr>
                    <w:ins w:id="300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00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009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01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FA4E5" w14:textId="77777777" w:rsidR="001E709A" w:rsidRPr="00A20DF3" w:rsidRDefault="001E709A">
            <w:pPr>
              <w:rPr>
                <w:ins w:id="301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012" w:author="Kinder" w:date="2013-06-29T15:06:00Z">
                  <w:rPr>
                    <w:ins w:id="301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301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015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016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:rsidRPr="00A20DF3" w14:paraId="6E19B592" w14:textId="77777777" w:rsidTr="001E709A">
        <w:trPr>
          <w:trHeight w:val="300"/>
          <w:ins w:id="301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8B864" w14:textId="77777777" w:rsidR="001E709A" w:rsidRPr="00A20DF3" w:rsidRDefault="001E709A">
            <w:pPr>
              <w:rPr>
                <w:ins w:id="3018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019" w:author="Kinder" w:date="2013-06-29T15:06:00Z">
                  <w:rPr>
                    <w:ins w:id="302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02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022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02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6AC5E" w14:textId="453FD4D2" w:rsidR="001E709A" w:rsidRPr="00A20DF3" w:rsidRDefault="001151B7">
            <w:pPr>
              <w:rPr>
                <w:ins w:id="302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025" w:author="Kinder" w:date="2013-06-29T15:06:00Z">
                  <w:rPr>
                    <w:ins w:id="302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02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028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>Resolution of images in Layout</w:t>
              </w:r>
              <w:r w:rsidR="001E709A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02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as specified in T1, T2, T3, T4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F7C66" w14:textId="77777777" w:rsidR="001E709A" w:rsidRPr="00A20DF3" w:rsidRDefault="001E709A">
            <w:pPr>
              <w:rPr>
                <w:ins w:id="3030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031" w:author="Kinder" w:date="2013-06-29T15:06:00Z">
                  <w:rPr>
                    <w:ins w:id="3032" w:author="Kinder" w:date="2013-06-29T15:05:00Z"/>
                    <w:rFonts w:eastAsia="Times New Roman" w:cs="Times New Roman"/>
                  </w:rPr>
                </w:rPrChange>
              </w:rPr>
              <w:pPrChange w:id="3033" w:author="Kinder" w:date="2013-06-29T15:07:00Z">
                <w:pPr>
                  <w:jc w:val="right"/>
                </w:pPr>
              </w:pPrChange>
            </w:pPr>
            <w:ins w:id="3034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035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41E43" w14:textId="77777777" w:rsidR="001E709A" w:rsidRPr="00A20DF3" w:rsidRDefault="001E709A">
            <w:pPr>
              <w:rPr>
                <w:ins w:id="303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037" w:author="Kinder" w:date="2013-06-29T15:06:00Z">
                  <w:rPr>
                    <w:ins w:id="303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00B2C46B" w14:textId="77777777" w:rsidTr="001E709A">
        <w:trPr>
          <w:trHeight w:val="300"/>
          <w:ins w:id="303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79BF2" w14:textId="77777777" w:rsidR="001E709A" w:rsidRPr="00A20DF3" w:rsidRDefault="001E709A">
            <w:pPr>
              <w:rPr>
                <w:ins w:id="3040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041" w:author="Kinder" w:date="2013-06-29T15:06:00Z">
                  <w:rPr>
                    <w:ins w:id="304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04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044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04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68123" w14:textId="084D7256" w:rsidR="001E709A" w:rsidRPr="00A20DF3" w:rsidRDefault="001E709A">
            <w:pPr>
              <w:rPr>
                <w:ins w:id="304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047" w:author="Kinder" w:date="2013-06-29T15:06:00Z">
                  <w:rPr>
                    <w:ins w:id="304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04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050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05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Colour mode of the Logo as specified in all task</w:t>
              </w:r>
            </w:ins>
            <w:ins w:id="3052" w:author="Kinder" w:date="2013-06-30T08:43:00Z">
              <w:r w:rsidR="00286C5F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94D6AE" w14:textId="77777777" w:rsidR="001E709A" w:rsidRPr="00A20DF3" w:rsidRDefault="001E709A">
            <w:pPr>
              <w:rPr>
                <w:ins w:id="3053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054" w:author="Kinder" w:date="2013-06-29T15:06:00Z">
                  <w:rPr>
                    <w:ins w:id="305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05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057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058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CCF8A" w14:textId="77777777" w:rsidR="001E709A" w:rsidRPr="00A20DF3" w:rsidRDefault="001E709A">
            <w:pPr>
              <w:rPr>
                <w:ins w:id="305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060" w:author="Kinder" w:date="2013-06-29T15:06:00Z">
                  <w:rPr>
                    <w:ins w:id="306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1CCD00E1" w14:textId="77777777" w:rsidTr="001E709A">
        <w:trPr>
          <w:trHeight w:val="300"/>
          <w:ins w:id="306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E3D5" w14:textId="77777777" w:rsidR="001E709A" w:rsidRPr="00A20DF3" w:rsidRDefault="001E709A">
            <w:pPr>
              <w:rPr>
                <w:ins w:id="3063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064" w:author="Kinder" w:date="2013-06-29T15:06:00Z">
                  <w:rPr>
                    <w:ins w:id="306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06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067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06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24D99" w14:textId="77777777" w:rsidR="001E709A" w:rsidRPr="00A20DF3" w:rsidRDefault="001E709A">
            <w:pPr>
              <w:rPr>
                <w:ins w:id="306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070" w:author="Kinder" w:date="2013-06-29T15:06:00Z">
                  <w:rPr>
                    <w:ins w:id="307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07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073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07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Image or element dimensions as specified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7EF79" w14:textId="77777777" w:rsidR="001E709A" w:rsidRPr="00A20DF3" w:rsidRDefault="001E709A">
            <w:pPr>
              <w:rPr>
                <w:ins w:id="3075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076" w:author="Kinder" w:date="2013-06-29T15:06:00Z">
                  <w:rPr>
                    <w:ins w:id="307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07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079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080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AEFC4" w14:textId="77777777" w:rsidR="001E709A" w:rsidRPr="00A20DF3" w:rsidRDefault="001E709A">
            <w:pPr>
              <w:rPr>
                <w:ins w:id="30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082" w:author="Kinder" w:date="2013-06-29T15:06:00Z">
                  <w:rPr>
                    <w:ins w:id="308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72FD3E20" w14:textId="77777777" w:rsidTr="001E709A">
        <w:trPr>
          <w:trHeight w:val="300"/>
          <w:ins w:id="308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786EF" w14:textId="77777777" w:rsidR="001E709A" w:rsidRPr="00A20DF3" w:rsidRDefault="001E709A">
            <w:pPr>
              <w:rPr>
                <w:ins w:id="3085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086" w:author="Kinder" w:date="2013-06-29T15:06:00Z">
                  <w:rPr>
                    <w:ins w:id="308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08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089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09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07ECD" w14:textId="00B03903" w:rsidR="001E709A" w:rsidRPr="00A20DF3" w:rsidRDefault="001E709A">
            <w:pPr>
              <w:rPr>
                <w:ins w:id="309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092" w:author="Kinder" w:date="2013-06-29T15:06:00Z">
                  <w:rPr>
                    <w:ins w:id="309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09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095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09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dimension</w:t>
              </w:r>
              <w:r w:rsidR="00286C5F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 xml:space="preserve">s of layout as specified in </w:t>
              </w:r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09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task 2 and 3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D619B" w14:textId="77777777" w:rsidR="001E709A" w:rsidRPr="00A20DF3" w:rsidRDefault="001E709A">
            <w:pPr>
              <w:rPr>
                <w:ins w:id="3098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099" w:author="Kinder" w:date="2013-06-29T15:06:00Z">
                  <w:rPr>
                    <w:ins w:id="310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0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102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103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636B2" w14:textId="77777777" w:rsidR="001E709A" w:rsidRPr="00A20DF3" w:rsidRDefault="001E709A">
            <w:pPr>
              <w:rPr>
                <w:ins w:id="310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105" w:author="Kinder" w:date="2013-06-29T15:06:00Z">
                  <w:rPr>
                    <w:ins w:id="310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70174852" w14:textId="77777777" w:rsidTr="001E709A">
        <w:trPr>
          <w:trHeight w:val="300"/>
          <w:ins w:id="310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54E4D" w14:textId="77777777" w:rsidR="001E709A" w:rsidRPr="00A20DF3" w:rsidRDefault="001E709A">
            <w:pPr>
              <w:rPr>
                <w:ins w:id="3108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109" w:author="Kinder" w:date="2013-06-29T15:06:00Z">
                  <w:rPr>
                    <w:ins w:id="311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1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112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11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E9C5" w14:textId="77777777" w:rsidR="001E709A" w:rsidRPr="00A20DF3" w:rsidRDefault="001E709A">
            <w:pPr>
              <w:rPr>
                <w:ins w:id="311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115" w:author="Kinder" w:date="2013-06-29T15:06:00Z">
                  <w:rPr>
                    <w:ins w:id="311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11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118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11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required text is present in all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E9DF8A" w14:textId="77777777" w:rsidR="001E709A" w:rsidRPr="00A20DF3" w:rsidRDefault="001E709A">
            <w:pPr>
              <w:rPr>
                <w:ins w:id="3120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121" w:author="Kinder" w:date="2013-06-29T15:06:00Z">
                  <w:rPr>
                    <w:ins w:id="312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2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124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125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19B15" w14:textId="77777777" w:rsidR="001E709A" w:rsidRPr="00A20DF3" w:rsidRDefault="001E709A">
            <w:pPr>
              <w:rPr>
                <w:ins w:id="312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127" w:author="Kinder" w:date="2013-06-29T15:06:00Z">
                  <w:rPr>
                    <w:ins w:id="312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5D5E4BD8" w14:textId="77777777" w:rsidTr="001E709A">
        <w:trPr>
          <w:trHeight w:val="300"/>
          <w:ins w:id="312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E6DDF" w14:textId="77777777" w:rsidR="001E709A" w:rsidRPr="00A20DF3" w:rsidRDefault="001E709A">
            <w:pPr>
              <w:rPr>
                <w:ins w:id="3130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131" w:author="Kinder" w:date="2013-06-29T15:06:00Z">
                  <w:rPr>
                    <w:ins w:id="313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3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134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13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9D610" w14:textId="0AB4E13F" w:rsidR="001E709A" w:rsidRPr="00A20DF3" w:rsidRDefault="001E709A">
            <w:pPr>
              <w:rPr>
                <w:ins w:id="313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137" w:author="Kinder" w:date="2013-06-29T15:06:00Z">
                  <w:rPr>
                    <w:ins w:id="313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13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140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14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</w:t>
              </w:r>
              <w:r w:rsidR="00286C5F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>ired elements are present in</w:t>
              </w:r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14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2, 3 and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5D350" w14:textId="77777777" w:rsidR="001E709A" w:rsidRPr="00A20DF3" w:rsidRDefault="001E709A">
            <w:pPr>
              <w:rPr>
                <w:ins w:id="3143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144" w:author="Kinder" w:date="2013-06-29T15:06:00Z">
                  <w:rPr>
                    <w:ins w:id="314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4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147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148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8AA69" w14:textId="77777777" w:rsidR="001E709A" w:rsidRPr="00A20DF3" w:rsidRDefault="001E709A">
            <w:pPr>
              <w:rPr>
                <w:ins w:id="314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150" w:author="Kinder" w:date="2013-06-29T15:06:00Z">
                  <w:rPr>
                    <w:ins w:id="315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0EE22276" w14:textId="77777777" w:rsidTr="001E709A">
        <w:trPr>
          <w:trHeight w:val="300"/>
          <w:ins w:id="315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0852C" w14:textId="77777777" w:rsidR="001E709A" w:rsidRPr="00A20DF3" w:rsidRDefault="001E709A">
            <w:pPr>
              <w:rPr>
                <w:ins w:id="3153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154" w:author="Kinder" w:date="2013-06-29T15:06:00Z">
                  <w:rPr>
                    <w:ins w:id="315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5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157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158" w:author="Kinder" w:date="2013-06-29T15:06:00Z">
                    <w:rPr>
                      <w:rFonts w:eastAsia="Times New Roman" w:cs="Times New Roman"/>
                    </w:rPr>
                  </w:rPrChange>
                </w:rPr>
                <w:t>D2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1AB73" w14:textId="77777777" w:rsidR="001E709A" w:rsidRPr="00A20DF3" w:rsidRDefault="001E709A">
            <w:pPr>
              <w:rPr>
                <w:ins w:id="315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160" w:author="Kinder" w:date="2013-06-29T15:06:00Z">
                  <w:rPr>
                    <w:ins w:id="3161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B12AD" w14:textId="77777777" w:rsidR="001E709A" w:rsidRPr="00A20DF3" w:rsidRDefault="001E709A">
            <w:pPr>
              <w:rPr>
                <w:ins w:id="316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163" w:author="Kinder" w:date="2013-06-29T15:06:00Z">
                  <w:rPr>
                    <w:ins w:id="316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16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166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16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83DA8" w14:textId="77777777" w:rsidR="001E709A" w:rsidRPr="00A20DF3" w:rsidRDefault="001E709A">
            <w:pPr>
              <w:rPr>
                <w:ins w:id="316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169" w:author="Kinder" w:date="2013-06-29T15:06:00Z">
                  <w:rPr>
                    <w:ins w:id="317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317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172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173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:rsidRPr="00A20DF3" w14:paraId="48FE2225" w14:textId="77777777" w:rsidTr="001E709A">
        <w:trPr>
          <w:trHeight w:val="300"/>
          <w:ins w:id="317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0C6D6" w14:textId="77777777" w:rsidR="001E709A" w:rsidRPr="00A20DF3" w:rsidRDefault="001E709A">
            <w:pPr>
              <w:rPr>
                <w:ins w:id="3175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176" w:author="Kinder" w:date="2013-06-29T15:06:00Z">
                  <w:rPr>
                    <w:ins w:id="317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7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179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18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8BB88" w14:textId="77777777" w:rsidR="001E709A" w:rsidRPr="00A20DF3" w:rsidRDefault="001E709A">
            <w:pPr>
              <w:rPr>
                <w:ins w:id="31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182" w:author="Kinder" w:date="2013-06-29T15:06:00Z">
                  <w:rPr>
                    <w:ins w:id="3183" w:author="Kinder" w:date="2013-06-29T15:05:00Z"/>
                    <w:rFonts w:eastAsia="Times New Roman" w:cs="Times New Roman"/>
                    <w:color w:val="000000"/>
                  </w:rPr>
                </w:rPrChange>
              </w:rPr>
            </w:pPr>
            <w:ins w:id="3184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185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Mounting printouts on board for presentation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F4EA8" w14:textId="77777777" w:rsidR="001E709A" w:rsidRPr="00A20DF3" w:rsidRDefault="001E709A">
            <w:pPr>
              <w:rPr>
                <w:ins w:id="318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187" w:author="Kinder" w:date="2013-06-29T15:06:00Z">
                  <w:rPr>
                    <w:ins w:id="318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18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190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19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985C7" w14:textId="77777777" w:rsidR="001E709A" w:rsidRPr="00A20DF3" w:rsidRDefault="001E709A">
            <w:pPr>
              <w:rPr>
                <w:ins w:id="319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193" w:author="Kinder" w:date="2013-06-29T15:06:00Z">
                  <w:rPr>
                    <w:ins w:id="319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61791880" w14:textId="77777777" w:rsidTr="001E709A">
        <w:trPr>
          <w:trHeight w:val="300"/>
          <w:ins w:id="319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0D336" w14:textId="77777777" w:rsidR="001E709A" w:rsidRPr="00A20DF3" w:rsidRDefault="001E709A">
            <w:pPr>
              <w:rPr>
                <w:ins w:id="3196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197" w:author="Kinder" w:date="2013-06-29T15:06:00Z">
                  <w:rPr>
                    <w:ins w:id="319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199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200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201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39C6D" w14:textId="0F6DEBEB" w:rsidR="001E709A" w:rsidRPr="00A20DF3" w:rsidRDefault="001E709A">
            <w:pPr>
              <w:rPr>
                <w:ins w:id="320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203" w:author="Kinder" w:date="2013-06-29T15:06:00Z">
                  <w:rPr>
                    <w:ins w:id="3204" w:author="Kinder" w:date="2013-06-29T15:05:00Z"/>
                    <w:rFonts w:eastAsia="Times New Roman" w:cs="Times New Roman"/>
                    <w:b/>
                    <w:bCs/>
                    <w:color w:val="000000"/>
                  </w:rPr>
                </w:rPrChange>
              </w:rPr>
              <w:pPrChange w:id="320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206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207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Supply of printouts</w:t>
              </w:r>
            </w:ins>
            <w:ins w:id="3208" w:author="Kinder" w:date="2013-06-30T08:44:00Z">
              <w:r w:rsidR="00286C5F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 xml:space="preserve">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4EB53" w14:textId="77777777" w:rsidR="001E709A" w:rsidRPr="00A20DF3" w:rsidRDefault="001E709A">
            <w:pPr>
              <w:rPr>
                <w:ins w:id="320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210" w:author="Kinder" w:date="2013-06-29T15:06:00Z">
                  <w:rPr>
                    <w:ins w:id="321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21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213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21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48E05" w14:textId="77777777" w:rsidR="001E709A" w:rsidRPr="00A20DF3" w:rsidRDefault="001E709A">
            <w:pPr>
              <w:rPr>
                <w:ins w:id="321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216" w:author="Kinder" w:date="2013-06-29T15:06:00Z">
                  <w:rPr>
                    <w:ins w:id="321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424DB172" w14:textId="77777777" w:rsidTr="001E709A">
        <w:trPr>
          <w:trHeight w:val="300"/>
          <w:ins w:id="321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DD9A9" w14:textId="77777777" w:rsidR="001E709A" w:rsidRPr="00A20DF3" w:rsidRDefault="001E709A">
            <w:pPr>
              <w:rPr>
                <w:ins w:id="3219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220" w:author="Kinder" w:date="2013-06-29T15:06:00Z">
                  <w:rPr>
                    <w:ins w:id="322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222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223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224" w:author="Kinder" w:date="2013-06-29T15:06:00Z">
                    <w:rPr>
                      <w:rFonts w:eastAsia="Times New Roman" w:cs="Times New Roman"/>
                    </w:rPr>
                  </w:rPrChange>
                </w:rPr>
                <w:t>E2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42F91" w14:textId="77777777" w:rsidR="001E709A" w:rsidRPr="00A20DF3" w:rsidRDefault="001E709A">
            <w:pPr>
              <w:rPr>
                <w:ins w:id="322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226" w:author="Kinder" w:date="2013-06-29T15:06:00Z">
                  <w:rPr>
                    <w:ins w:id="3227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19B3B" w14:textId="77777777" w:rsidR="001E709A" w:rsidRPr="00A20DF3" w:rsidRDefault="001E709A">
            <w:pPr>
              <w:rPr>
                <w:ins w:id="322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229" w:author="Kinder" w:date="2013-06-29T15:06:00Z">
                  <w:rPr>
                    <w:ins w:id="323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23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232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23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CD9D5" w14:textId="77777777" w:rsidR="001E709A" w:rsidRPr="00A20DF3" w:rsidRDefault="001E709A">
            <w:pPr>
              <w:rPr>
                <w:ins w:id="323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235" w:author="Kinder" w:date="2013-06-29T15:06:00Z">
                  <w:rPr>
                    <w:ins w:id="323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323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238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239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:rsidRPr="00A20DF3" w14:paraId="78FAB75C" w14:textId="77777777" w:rsidTr="001E709A">
        <w:trPr>
          <w:trHeight w:val="300"/>
          <w:ins w:id="324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D4000" w14:textId="77777777" w:rsidR="001E709A" w:rsidRPr="00A20DF3" w:rsidRDefault="001E709A">
            <w:pPr>
              <w:rPr>
                <w:ins w:id="3241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242" w:author="Kinder" w:date="2013-06-29T15:06:00Z">
                  <w:rPr>
                    <w:ins w:id="324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24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245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24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AD14D1" w14:textId="77777777" w:rsidR="001E709A" w:rsidRPr="00A20DF3" w:rsidRDefault="001E709A">
            <w:pPr>
              <w:rPr>
                <w:ins w:id="324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248" w:author="Kinder" w:date="2013-06-29T15:06:00Z">
                  <w:rPr>
                    <w:ins w:id="3249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3250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25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Bleed value applied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48771" w14:textId="77777777" w:rsidR="001E709A" w:rsidRPr="00A20DF3" w:rsidRDefault="001E709A">
            <w:pPr>
              <w:rPr>
                <w:ins w:id="3252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253" w:author="Kinder" w:date="2013-06-29T15:06:00Z">
                  <w:rPr>
                    <w:ins w:id="325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25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256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257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CDB03" w14:textId="77777777" w:rsidR="001E709A" w:rsidRPr="00A20DF3" w:rsidRDefault="001E709A">
            <w:pPr>
              <w:rPr>
                <w:ins w:id="325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259" w:author="Kinder" w:date="2013-06-29T15:06:00Z">
                  <w:rPr>
                    <w:ins w:id="326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04896E68" w14:textId="77777777" w:rsidTr="001E709A">
        <w:trPr>
          <w:trHeight w:val="300"/>
          <w:ins w:id="326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94A3E" w14:textId="77777777" w:rsidR="001E709A" w:rsidRPr="00A20DF3" w:rsidRDefault="001E709A">
            <w:pPr>
              <w:rPr>
                <w:ins w:id="3262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263" w:author="Kinder" w:date="2013-06-29T15:06:00Z">
                  <w:rPr>
                    <w:ins w:id="326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265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266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26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21640" w14:textId="77777777" w:rsidR="001E709A" w:rsidRPr="00A20DF3" w:rsidRDefault="001E709A">
            <w:pPr>
              <w:rPr>
                <w:ins w:id="326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269" w:author="Kinder" w:date="2013-06-29T15:06:00Z">
                  <w:rPr>
                    <w:ins w:id="327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27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272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27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Trapping value applied in the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C540A" w14:textId="77777777" w:rsidR="001E709A" w:rsidRPr="00A20DF3" w:rsidRDefault="001E709A">
            <w:pPr>
              <w:rPr>
                <w:ins w:id="3274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275" w:author="Kinder" w:date="2013-06-29T15:06:00Z">
                  <w:rPr>
                    <w:ins w:id="327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27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278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279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0E5B7" w14:textId="77777777" w:rsidR="001E709A" w:rsidRPr="00A20DF3" w:rsidRDefault="001E709A">
            <w:pPr>
              <w:rPr>
                <w:ins w:id="328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281" w:author="Kinder" w:date="2013-06-29T15:06:00Z">
                  <w:rPr>
                    <w:ins w:id="328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48728A0D" w14:textId="77777777" w:rsidTr="001E709A">
        <w:trPr>
          <w:trHeight w:val="300"/>
          <w:ins w:id="328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D45DA" w14:textId="77777777" w:rsidR="001E709A" w:rsidRPr="00A20DF3" w:rsidRDefault="001E709A">
            <w:pPr>
              <w:rPr>
                <w:ins w:id="3284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285" w:author="Kinder" w:date="2013-06-29T15:06:00Z">
                  <w:rPr>
                    <w:ins w:id="328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287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288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28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D8D45" w14:textId="2FE1A9BB" w:rsidR="001E709A" w:rsidRPr="00A20DF3" w:rsidRDefault="001E709A">
            <w:pPr>
              <w:rPr>
                <w:ins w:id="329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291" w:author="Kinder" w:date="2013-06-29T15:06:00Z">
                  <w:rPr>
                    <w:ins w:id="329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29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294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29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Overprin</w:t>
              </w:r>
              <w:r w:rsidR="00286C5F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>ting applied</w:t>
              </w:r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29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315812" w14:textId="77777777" w:rsidR="001E709A" w:rsidRPr="00A20DF3" w:rsidRDefault="001E709A">
            <w:pPr>
              <w:rPr>
                <w:ins w:id="3297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298" w:author="Kinder" w:date="2013-06-29T15:06:00Z">
                  <w:rPr>
                    <w:ins w:id="329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30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301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302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C99BB" w14:textId="77777777" w:rsidR="001E709A" w:rsidRPr="00A20DF3" w:rsidRDefault="001E709A">
            <w:pPr>
              <w:rPr>
                <w:ins w:id="33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304" w:author="Kinder" w:date="2013-06-29T15:06:00Z">
                  <w:rPr>
                    <w:ins w:id="330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61601BA1" w14:textId="77777777" w:rsidTr="001E709A">
        <w:trPr>
          <w:trHeight w:val="300"/>
          <w:ins w:id="330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6FCDF" w14:textId="77777777" w:rsidR="001E709A" w:rsidRPr="00A20DF3" w:rsidRDefault="001E709A">
            <w:pPr>
              <w:rPr>
                <w:ins w:id="330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308" w:author="Kinder" w:date="2013-06-29T15:06:00Z">
                  <w:rPr>
                    <w:ins w:id="3309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3310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31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FE349" w14:textId="77777777" w:rsidR="001E709A" w:rsidRPr="00A20DF3" w:rsidRDefault="001E709A">
            <w:pPr>
              <w:rPr>
                <w:ins w:id="331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313" w:author="Kinder" w:date="2013-06-29T15:06:00Z">
                  <w:rPr>
                    <w:ins w:id="331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31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316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31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Spot and CMYK colours used in PDF file as specified in the T1,T2,T3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F2D20" w14:textId="77777777" w:rsidR="001E709A" w:rsidRPr="00A20DF3" w:rsidRDefault="001E709A">
            <w:pPr>
              <w:rPr>
                <w:ins w:id="3318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319" w:author="Kinder" w:date="2013-06-29T15:06:00Z">
                  <w:rPr>
                    <w:ins w:id="332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32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322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323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31B03" w14:textId="77777777" w:rsidR="001E709A" w:rsidRPr="00A20DF3" w:rsidRDefault="001E709A">
            <w:pPr>
              <w:rPr>
                <w:ins w:id="332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325" w:author="Kinder" w:date="2013-06-29T15:06:00Z">
                  <w:rPr>
                    <w:ins w:id="332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6003A3B7" w14:textId="77777777" w:rsidTr="001E709A">
        <w:trPr>
          <w:trHeight w:val="300"/>
          <w:ins w:id="332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0CBA7" w14:textId="77777777" w:rsidR="001E709A" w:rsidRPr="00A20DF3" w:rsidRDefault="001E709A">
            <w:pPr>
              <w:rPr>
                <w:ins w:id="332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329" w:author="Kinder" w:date="2013-06-29T15:06:00Z">
                  <w:rPr>
                    <w:ins w:id="333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33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332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33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61892F" w14:textId="51F0BE89" w:rsidR="001E709A" w:rsidRPr="00A20DF3" w:rsidRDefault="001E709A">
            <w:pPr>
              <w:rPr>
                <w:ins w:id="333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335" w:author="Kinder" w:date="2013-06-29T15:06:00Z">
                  <w:rPr>
                    <w:ins w:id="333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33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338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33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Color, varnish and  d</w:t>
              </w:r>
              <w:r w:rsidR="00286C5F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>ieCut in PDF as specified in</w:t>
              </w:r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34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8766F" w14:textId="77777777" w:rsidR="001E709A" w:rsidRPr="00A20DF3" w:rsidRDefault="001E709A">
            <w:pPr>
              <w:rPr>
                <w:ins w:id="3341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342" w:author="Kinder" w:date="2013-06-29T15:06:00Z">
                  <w:rPr>
                    <w:ins w:id="334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34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345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346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48087" w14:textId="77777777" w:rsidR="001E709A" w:rsidRPr="00A20DF3" w:rsidRDefault="001E709A">
            <w:pPr>
              <w:rPr>
                <w:ins w:id="334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348" w:author="Kinder" w:date="2013-06-29T15:06:00Z">
                  <w:rPr>
                    <w:ins w:id="334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7B575912" w14:textId="77777777" w:rsidTr="001E709A">
        <w:trPr>
          <w:trHeight w:val="300"/>
          <w:ins w:id="335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C9A3F" w14:textId="77777777" w:rsidR="001E709A" w:rsidRPr="00A20DF3" w:rsidRDefault="001E709A">
            <w:pPr>
              <w:rPr>
                <w:ins w:id="3351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352" w:author="Kinder" w:date="2013-06-29T15:06:00Z">
                  <w:rPr>
                    <w:ins w:id="335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35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355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35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6128B" w14:textId="3CD4486B" w:rsidR="001E709A" w:rsidRPr="00A20DF3" w:rsidRDefault="00286C5F">
            <w:pPr>
              <w:rPr>
                <w:ins w:id="335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358" w:author="Kinder" w:date="2013-06-29T15:06:00Z">
                  <w:rPr>
                    <w:ins w:id="335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36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361" w:author="Kinder" w:date="2013-06-30T08:41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>N</w:t>
              </w:r>
            </w:ins>
            <w:ins w:id="3362" w:author="Kinder" w:date="2013-06-29T15:05:00Z">
              <w:r w:rsidR="001E709A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36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aming of spot colo</w:t>
              </w:r>
            </w:ins>
            <w:ins w:id="3364" w:author="Kinder" w:date="2013-06-30T09:08:00Z">
              <w:r w:rsidR="001151B7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>u</w:t>
              </w:r>
            </w:ins>
            <w:ins w:id="3365" w:author="Kinder" w:date="2013-06-29T15:05:00Z">
              <w:r w:rsidR="001E709A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36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r</w:t>
              </w:r>
            </w:ins>
            <w:ins w:id="3367" w:author="Kinder" w:date="2013-06-30T08:41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</w:rPr>
                <w:t xml:space="preserve"> PMS U in T1, T2 and</w:t>
              </w:r>
            </w:ins>
            <w:ins w:id="3368" w:author="Kinder" w:date="2013-06-29T15:05:00Z">
              <w:r w:rsidR="001E709A"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36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"Varnish" in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2260D" w14:textId="77777777" w:rsidR="001E709A" w:rsidRPr="00A20DF3" w:rsidRDefault="001E709A">
            <w:pPr>
              <w:rPr>
                <w:ins w:id="3370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371" w:author="Kinder" w:date="2013-06-29T15:06:00Z">
                  <w:rPr>
                    <w:ins w:id="337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37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374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375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AAC78" w14:textId="77777777" w:rsidR="001E709A" w:rsidRPr="00A20DF3" w:rsidRDefault="001E709A">
            <w:pPr>
              <w:rPr>
                <w:ins w:id="337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377" w:author="Kinder" w:date="2013-06-29T15:06:00Z">
                  <w:rPr>
                    <w:ins w:id="337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0E3090BA" w14:textId="77777777" w:rsidTr="001E709A">
        <w:trPr>
          <w:trHeight w:val="300"/>
          <w:ins w:id="337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113CE" w14:textId="77777777" w:rsidR="001E709A" w:rsidRPr="00A20DF3" w:rsidRDefault="001E709A">
            <w:pPr>
              <w:rPr>
                <w:ins w:id="3380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381" w:author="Kinder" w:date="2013-06-29T15:06:00Z">
                  <w:rPr>
                    <w:ins w:id="338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38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384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385" w:author="Kinder" w:date="2013-06-29T15:06:00Z">
                    <w:rPr>
                      <w:rFonts w:eastAsia="Times New Roman" w:cs="Times New Roman"/>
                    </w:rPr>
                  </w:rPrChange>
                </w:rPr>
                <w:t>F2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A0E1" w14:textId="77777777" w:rsidR="001E709A" w:rsidRPr="00A20DF3" w:rsidRDefault="001E709A">
            <w:pPr>
              <w:rPr>
                <w:ins w:id="338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387" w:author="Kinder" w:date="2013-06-29T15:06:00Z">
                  <w:rPr>
                    <w:ins w:id="3388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57F74" w14:textId="77777777" w:rsidR="001E709A" w:rsidRPr="00A20DF3" w:rsidRDefault="001E709A">
            <w:pPr>
              <w:rPr>
                <w:ins w:id="338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390" w:author="Kinder" w:date="2013-06-29T15:06:00Z">
                  <w:rPr>
                    <w:ins w:id="339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39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393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39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742F5" w14:textId="77777777" w:rsidR="001E709A" w:rsidRPr="00A20DF3" w:rsidRDefault="001E709A">
            <w:pPr>
              <w:rPr>
                <w:ins w:id="339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396" w:author="Kinder" w:date="2013-06-29T15:06:00Z">
                  <w:rPr>
                    <w:ins w:id="339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339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399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400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5,00</w:t>
              </w:r>
            </w:ins>
          </w:p>
        </w:tc>
      </w:tr>
      <w:tr w:rsidR="001E709A" w:rsidRPr="00A20DF3" w14:paraId="7B678134" w14:textId="77777777" w:rsidTr="001E709A">
        <w:trPr>
          <w:trHeight w:val="560"/>
          <w:ins w:id="340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CF7F3" w14:textId="77777777" w:rsidR="001E709A" w:rsidRPr="00A20DF3" w:rsidRDefault="001E709A">
            <w:pPr>
              <w:rPr>
                <w:ins w:id="3402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403" w:author="Kinder" w:date="2013-06-29T15:06:00Z">
                  <w:rPr>
                    <w:ins w:id="340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405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406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40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110F2" w14:textId="77777777" w:rsidR="001E709A" w:rsidRPr="00A20DF3" w:rsidRDefault="001E709A">
            <w:pPr>
              <w:rPr>
                <w:ins w:id="340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409" w:author="Kinder" w:date="2013-06-29T15:06:00Z">
                  <w:rPr>
                    <w:ins w:id="341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41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412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41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Correct naming and all files saved in the correct format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414DE" w14:textId="77777777" w:rsidR="001E709A" w:rsidRPr="00A20DF3" w:rsidRDefault="001E709A">
            <w:pPr>
              <w:rPr>
                <w:ins w:id="3414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415" w:author="Kinder" w:date="2013-06-29T15:06:00Z">
                  <w:rPr>
                    <w:ins w:id="341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41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418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419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535B" w14:textId="77777777" w:rsidR="001E709A" w:rsidRPr="00A20DF3" w:rsidRDefault="001E709A">
            <w:pPr>
              <w:rPr>
                <w:ins w:id="342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421" w:author="Kinder" w:date="2013-06-29T15:06:00Z">
                  <w:rPr>
                    <w:ins w:id="342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1758E775" w14:textId="77777777" w:rsidTr="001E709A">
        <w:trPr>
          <w:trHeight w:val="300"/>
          <w:ins w:id="342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9C1B" w14:textId="77777777" w:rsidR="001E709A" w:rsidRPr="00A20DF3" w:rsidRDefault="001E709A">
            <w:pPr>
              <w:rPr>
                <w:ins w:id="3424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425" w:author="Kinder" w:date="2013-06-29T15:06:00Z">
                  <w:rPr>
                    <w:ins w:id="342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427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428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42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758729" w14:textId="77777777" w:rsidR="001E709A" w:rsidRPr="00A20DF3" w:rsidRDefault="001E709A">
            <w:pPr>
              <w:rPr>
                <w:ins w:id="343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431" w:author="Kinder" w:date="2013-06-29T15:06:00Z">
                  <w:rPr>
                    <w:ins w:id="343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43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434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43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ICC profile applied in PDF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EF116" w14:textId="77777777" w:rsidR="001E709A" w:rsidRPr="00A20DF3" w:rsidRDefault="001E709A">
            <w:pPr>
              <w:rPr>
                <w:ins w:id="3436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437" w:author="Kinder" w:date="2013-06-29T15:06:00Z">
                  <w:rPr>
                    <w:ins w:id="343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43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440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441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38D85" w14:textId="77777777" w:rsidR="001E709A" w:rsidRPr="00A20DF3" w:rsidRDefault="001E709A">
            <w:pPr>
              <w:rPr>
                <w:ins w:id="344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443" w:author="Kinder" w:date="2013-06-29T15:06:00Z">
                  <w:rPr>
                    <w:ins w:id="344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47C7C220" w14:textId="77777777" w:rsidTr="001E709A">
        <w:trPr>
          <w:trHeight w:val="300"/>
          <w:ins w:id="344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43990" w14:textId="77777777" w:rsidR="001E709A" w:rsidRPr="00A20DF3" w:rsidRDefault="001E709A">
            <w:pPr>
              <w:rPr>
                <w:ins w:id="3446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447" w:author="Kinder" w:date="2013-06-29T15:06:00Z">
                  <w:rPr>
                    <w:ins w:id="344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449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450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451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11CC8" w14:textId="77777777" w:rsidR="001E709A" w:rsidRPr="00A20DF3" w:rsidRDefault="001E709A">
            <w:pPr>
              <w:rPr>
                <w:ins w:id="345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453" w:author="Kinder" w:date="2013-06-29T15:06:00Z">
                  <w:rPr>
                    <w:ins w:id="345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45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456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45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Saving in a specified PDF format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A0BD5" w14:textId="77777777" w:rsidR="001E709A" w:rsidRPr="00A20DF3" w:rsidRDefault="001E709A">
            <w:pPr>
              <w:rPr>
                <w:ins w:id="3458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459" w:author="Kinder" w:date="2013-06-29T15:06:00Z">
                  <w:rPr>
                    <w:ins w:id="346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46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462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463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4C8CB" w14:textId="77777777" w:rsidR="001E709A" w:rsidRPr="00A20DF3" w:rsidRDefault="001E709A">
            <w:pPr>
              <w:rPr>
                <w:ins w:id="346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465" w:author="Kinder" w:date="2013-06-29T15:06:00Z">
                  <w:rPr>
                    <w:ins w:id="346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:rsidRPr="00A20DF3" w14:paraId="2E317B23" w14:textId="77777777" w:rsidTr="001E709A">
        <w:trPr>
          <w:trHeight w:val="300"/>
          <w:ins w:id="346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F302C" w14:textId="77777777" w:rsidR="001E709A" w:rsidRPr="00A20DF3" w:rsidRDefault="001E709A">
            <w:pPr>
              <w:rPr>
                <w:ins w:id="3468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469" w:author="Kinder" w:date="2013-06-29T15:06:00Z">
                  <w:rPr>
                    <w:ins w:id="347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47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472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47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97ED11" w14:textId="77777777" w:rsidR="001E709A" w:rsidRPr="00A20DF3" w:rsidRDefault="001E709A">
            <w:pPr>
              <w:rPr>
                <w:ins w:id="347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475" w:author="Kinder" w:date="2013-06-29T15:06:00Z">
                  <w:rPr>
                    <w:ins w:id="347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47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478" w:author="Kinder" w:date="2013-06-29T15:05:00Z">
              <w:r w:rsidRPr="00A20DF3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lang w:val="pt-PT"/>
                  <w:rPrChange w:id="347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production folder saved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E59ED" w14:textId="77777777" w:rsidR="001E709A" w:rsidRPr="00A20DF3" w:rsidRDefault="001E709A">
            <w:pPr>
              <w:rPr>
                <w:ins w:id="3480" w:author="Kinder" w:date="2013-06-29T15:05:00Z"/>
                <w:rFonts w:asciiTheme="majorHAnsi" w:eastAsia="Times New Roman" w:hAnsiTheme="majorHAnsi" w:cs="Times New Roman"/>
                <w:sz w:val="18"/>
                <w:szCs w:val="18"/>
                <w:lang w:val="pt-PT"/>
                <w:rPrChange w:id="3481" w:author="Kinder" w:date="2013-06-29T15:06:00Z">
                  <w:rPr>
                    <w:ins w:id="348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48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484" w:author="Kinder" w:date="2013-06-29T15:05:00Z">
              <w:r w:rsidRPr="00A20DF3">
                <w:rPr>
                  <w:rFonts w:asciiTheme="majorHAnsi" w:eastAsia="Times New Roman" w:hAnsiTheme="majorHAnsi" w:cs="Times New Roman"/>
                  <w:sz w:val="18"/>
                  <w:szCs w:val="18"/>
                  <w:lang w:val="pt-PT"/>
                  <w:rPrChange w:id="3485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CAE24" w14:textId="77777777" w:rsidR="001E709A" w:rsidRPr="00A20DF3" w:rsidRDefault="001E709A">
            <w:pPr>
              <w:rPr>
                <w:ins w:id="348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lang w:val="pt-PT"/>
                <w:rPrChange w:id="3487" w:author="Kinder" w:date="2013-06-29T15:06:00Z">
                  <w:rPr>
                    <w:ins w:id="348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</w:tbl>
    <w:p w14:paraId="4B449F50" w14:textId="3B4DC24F" w:rsidR="004A086C" w:rsidRPr="00A20DF3" w:rsidDel="001E709A" w:rsidRDefault="001E709A">
      <w:pPr>
        <w:keepNext/>
        <w:keepLines/>
        <w:tabs>
          <w:tab w:val="left" w:pos="709"/>
          <w:tab w:val="left" w:pos="8789"/>
        </w:tabs>
        <w:outlineLvl w:val="3"/>
        <w:rPr>
          <w:ins w:id="3489" w:author="Wolfgang J. Toechterle" w:date="2013-06-22T11:15:00Z"/>
          <w:del w:id="3490" w:author="Kinder" w:date="2013-06-29T15:05:00Z"/>
          <w:rFonts w:eastAsia="Times New Roman" w:cs="Times New Roman"/>
          <w:color w:val="000000"/>
          <w:szCs w:val="20"/>
          <w:highlight w:val="lightGray"/>
          <w:lang w:val="pt-PT"/>
          <w:rPrChange w:id="3491" w:author="Wolfgang J. Toechterle" w:date="2013-06-22T11:19:00Z">
            <w:rPr>
              <w:ins w:id="3492" w:author="Wolfgang J. Toechterle" w:date="2013-06-22T11:15:00Z"/>
              <w:del w:id="3493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49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95" w:author="Kinder" w:date="2013-06-29T15:05:00Z">
        <w:r w:rsidRPr="00A20DF3" w:rsidDel="001E709A">
          <w:rPr>
            <w:szCs w:val="20"/>
            <w:highlight w:val="lightGray"/>
            <w:lang w:val="pt-PT"/>
          </w:rPr>
          <w:t xml:space="preserve"> </w:t>
        </w:r>
      </w:ins>
      <w:ins w:id="3496" w:author="Wolfgang J. Toechterle" w:date="2013-06-22T11:15:00Z">
        <w:del w:id="3497" w:author="Kinder" w:date="2013-06-29T15:05:00Z">
          <w:r w:rsidR="004A086C" w:rsidRPr="00A20DF3" w:rsidDel="001E709A">
            <w:rPr>
              <w:rFonts w:eastAsia="Times New Roman" w:cs="Times New Roman"/>
              <w:szCs w:val="20"/>
              <w:highlight w:val="lightGray"/>
              <w:lang w:val="pt-PT"/>
              <w:rPrChange w:id="3498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A2</w:delText>
          </w:r>
          <w:r w:rsidR="004A086C" w:rsidRPr="00A20DF3" w:rsidDel="001E709A">
            <w:rPr>
              <w:rFonts w:eastAsia="Times New Roman" w:cs="Times New Roman"/>
              <w:szCs w:val="20"/>
              <w:highlight w:val="lightGray"/>
              <w:lang w:val="pt-PT"/>
              <w:rPrChange w:id="3499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="004A086C" w:rsidRPr="00A20DF3" w:rsidDel="001E709A">
            <w:rPr>
              <w:rFonts w:eastAsia="Times New Roman" w:cs="Times New Roman"/>
              <w:color w:val="000000"/>
              <w:szCs w:val="20"/>
              <w:highlight w:val="lightGray"/>
              <w:lang w:val="pt-PT"/>
              <w:rPrChange w:id="3500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501" w:author="Wolfgang J. Toechterle" w:date="2013-06-22T11:55:00Z">
        <w:del w:id="3502" w:author="Kinder" w:date="2013-06-29T15:05:00Z">
          <w:r w:rsidR="00510F1B" w:rsidRPr="00A20DF3" w:rsidDel="001E709A">
            <w:rPr>
              <w:rFonts w:eastAsia="Times New Roman" w:cs="Times New Roman"/>
              <w:color w:val="000000"/>
              <w:szCs w:val="20"/>
              <w:highlight w:val="lightGray"/>
              <w:lang w:val="pt-PT"/>
            </w:rPr>
            <w:delText>2</w:delText>
          </w:r>
        </w:del>
      </w:ins>
    </w:p>
    <w:p w14:paraId="22A0A97D" w14:textId="37AAF2D3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03" w:author="Wolfgang J. Toechterle" w:date="2013-06-22T11:15:00Z"/>
          <w:del w:id="3504" w:author="Kinder" w:date="2013-06-29T15:05:00Z"/>
          <w:rFonts w:eastAsia="Times New Roman" w:cs="Times New Roman"/>
          <w:szCs w:val="20"/>
          <w:lang w:val="pt-PT"/>
        </w:rPr>
        <w:pPrChange w:id="350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06" w:author="Wolfgang J. Toechterle" w:date="2013-06-22T11:15:00Z">
        <w:del w:id="3507" w:author="Kinder" w:date="2013-06-29T15:05:00Z"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0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0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Ideas and originality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  <w:delText>1</w:delText>
          </w:r>
        </w:del>
      </w:ins>
    </w:p>
    <w:p w14:paraId="0892E9B2" w14:textId="0C3B6A79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10" w:author="Wolfgang J. Toechterle" w:date="2013-06-22T11:15:00Z"/>
          <w:del w:id="3511" w:author="Kinder" w:date="2013-06-29T15:05:00Z"/>
          <w:rFonts w:eastAsia="Times New Roman" w:cs="Times New Roman"/>
          <w:szCs w:val="20"/>
          <w:lang w:val="pt-PT"/>
        </w:rPr>
        <w:pPrChange w:id="351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13" w:author="Wolfgang J. Toechterle" w:date="2013-06-22T11:15:00Z">
        <w:del w:id="3514" w:author="Kinder" w:date="2013-06-29T15:05:00Z"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1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1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Understanding the target market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  <w:delText>0,5</w:delText>
          </w:r>
        </w:del>
      </w:ins>
    </w:p>
    <w:p w14:paraId="071BF782" w14:textId="19D0CCBA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17" w:author="Wolfgang J. Toechterle" w:date="2013-06-22T11:15:00Z"/>
          <w:del w:id="3518" w:author="Kinder" w:date="2013-06-29T15:05:00Z"/>
          <w:rFonts w:eastAsia="Times New Roman" w:cs="Times New Roman"/>
          <w:szCs w:val="20"/>
          <w:lang w:val="pt-PT"/>
        </w:rPr>
        <w:pPrChange w:id="351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20" w:author="Wolfgang J. Toechterle" w:date="2013-06-22T11:15:00Z">
        <w:del w:id="3521" w:author="Kinder" w:date="2013-06-29T15:05:00Z"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2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2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Unity and relationship between all tasks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  <w:delText>0,5</w:delText>
          </w:r>
        </w:del>
      </w:ins>
    </w:p>
    <w:p w14:paraId="1CDC2629" w14:textId="7A4AC30C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24" w:author="Wolfgang J. Toechterle" w:date="2013-06-22T11:18:00Z"/>
          <w:del w:id="3525" w:author="Kinder" w:date="2013-06-29T15:05:00Z"/>
          <w:rFonts w:eastAsia="Times New Roman" w:cs="Times New Roman"/>
          <w:szCs w:val="20"/>
          <w:lang w:val="pt-PT"/>
        </w:rPr>
        <w:pPrChange w:id="352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56F2DF49" w14:textId="634214E8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27" w:author="Wolfgang J. Toechterle" w:date="2013-06-22T11:15:00Z"/>
          <w:del w:id="3528" w:author="Kinder" w:date="2013-06-29T15:05:00Z"/>
          <w:rFonts w:eastAsia="Times New Roman" w:cs="Times New Roman"/>
          <w:color w:val="000000"/>
          <w:szCs w:val="20"/>
          <w:highlight w:val="lightGray"/>
          <w:lang w:val="pt-PT"/>
          <w:rPrChange w:id="3529" w:author="Wolfgang J. Toechterle" w:date="2013-06-22T11:19:00Z">
            <w:rPr>
              <w:ins w:id="3530" w:author="Wolfgang J. Toechterle" w:date="2013-06-22T11:15:00Z"/>
              <w:del w:id="3531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53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33" w:author="Wolfgang J. Toechterle" w:date="2013-06-22T11:15:00Z">
        <w:del w:id="3534" w:author="Kinder" w:date="2013-06-29T15:05:00Z">
          <w:r w:rsidRPr="00A20DF3" w:rsidDel="001E709A">
            <w:rPr>
              <w:rFonts w:eastAsia="Times New Roman" w:cs="Times New Roman"/>
              <w:szCs w:val="20"/>
              <w:highlight w:val="lightGray"/>
              <w:lang w:val="pt-PT"/>
              <w:rPrChange w:id="3535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B2</w:delText>
          </w:r>
          <w:r w:rsidRPr="00A20DF3" w:rsidDel="001E709A">
            <w:rPr>
              <w:rFonts w:eastAsia="Times New Roman" w:cs="Times New Roman"/>
              <w:szCs w:val="20"/>
              <w:highlight w:val="lightGray"/>
              <w:lang w:val="pt-PT"/>
              <w:rPrChange w:id="3536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highlight w:val="lightGray"/>
              <w:lang w:val="pt-PT"/>
              <w:rPrChange w:id="3537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538" w:author="Wolfgang J. Toechterle" w:date="2013-06-22T11:55:00Z">
        <w:del w:id="3539" w:author="Kinder" w:date="2013-06-29T15:05:00Z">
          <w:r w:rsidR="00510F1B" w:rsidRPr="00A20DF3" w:rsidDel="001E709A">
            <w:rPr>
              <w:rFonts w:eastAsia="Times New Roman" w:cs="Times New Roman"/>
              <w:color w:val="000000"/>
              <w:szCs w:val="20"/>
              <w:highlight w:val="lightGray"/>
              <w:lang w:val="pt-PT"/>
            </w:rPr>
            <w:delText>8</w:delText>
          </w:r>
        </w:del>
      </w:ins>
    </w:p>
    <w:p w14:paraId="3E6CE20A" w14:textId="71D4DAD6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40" w:author="Wolfgang J. Toechterle" w:date="2013-06-22T11:15:00Z"/>
          <w:del w:id="3541" w:author="Kinder" w:date="2013-06-29T15:05:00Z"/>
          <w:rFonts w:eastAsia="Times New Roman" w:cs="Times New Roman"/>
          <w:szCs w:val="20"/>
          <w:lang w:val="pt-PT"/>
        </w:rPr>
        <w:pPrChange w:id="354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43" w:author="Wolfgang J. Toechterle" w:date="2013-06-22T11:15:00Z">
        <w:del w:id="3544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4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Consistency between client briefing and realisation of the Logo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4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1</w:delText>
          </w:r>
        </w:del>
      </w:ins>
    </w:p>
    <w:p w14:paraId="72287066" w14:textId="2D0C2B14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47" w:author="Wolfgang J. Toechterle" w:date="2013-06-22T11:15:00Z"/>
          <w:del w:id="3548" w:author="Kinder" w:date="2013-06-29T15:05:00Z"/>
          <w:rFonts w:eastAsia="Times New Roman" w:cs="Times New Roman"/>
          <w:szCs w:val="20"/>
          <w:lang w:val="pt-PT"/>
        </w:rPr>
        <w:pPrChange w:id="354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50" w:author="Wolfgang J. Toechterle" w:date="2013-06-22T11:15:00Z">
        <w:del w:id="3551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5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Quality of the visual composition of the Logo (aesthetic appeal and balance) 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5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1</w:delText>
          </w:r>
        </w:del>
        <w:del w:id="3554" w:author="Kinder" w:date="2013-06-29T13:31:00Z">
          <w:r w:rsidRPr="00A20DF3" w:rsidDel="00A33AF5">
            <w:rPr>
              <w:rFonts w:eastAsia="Times New Roman" w:cs="Times New Roman"/>
              <w:szCs w:val="20"/>
              <w:lang w:val="pt-PT"/>
            </w:rPr>
            <w:delText>,</w:delText>
          </w:r>
        </w:del>
        <w:del w:id="3555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5</w:delText>
          </w:r>
        </w:del>
      </w:ins>
    </w:p>
    <w:p w14:paraId="146CDFEF" w14:textId="598954B3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56" w:author="Wolfgang J. Toechterle" w:date="2013-06-22T11:15:00Z"/>
          <w:del w:id="3557" w:author="Kinder" w:date="2013-06-29T15:05:00Z"/>
          <w:rFonts w:eastAsia="Times New Roman" w:cs="Times New Roman"/>
          <w:szCs w:val="20"/>
          <w:lang w:val="pt-PT"/>
        </w:rPr>
        <w:pPrChange w:id="355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59" w:author="Wolfgang J. Toechterle" w:date="2013-06-22T11:15:00Z">
        <w:del w:id="3560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6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Communication effectiveness (Letterhead and Business Card)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6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1</w:delText>
          </w:r>
        </w:del>
      </w:ins>
    </w:p>
    <w:p w14:paraId="2FD79670" w14:textId="2E4EB910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63" w:author="Wolfgang J. Toechterle" w:date="2013-06-22T11:15:00Z"/>
          <w:del w:id="3564" w:author="Kinder" w:date="2013-06-29T15:05:00Z"/>
          <w:rFonts w:eastAsia="Times New Roman" w:cs="Times New Roman"/>
          <w:szCs w:val="20"/>
          <w:lang w:val="pt-PT"/>
        </w:rPr>
        <w:pPrChange w:id="356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66" w:author="Wolfgang J. Toechterle" w:date="2013-06-22T11:15:00Z">
        <w:del w:id="3567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6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quality  (Ticket Design)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6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3570" w:author="Kinder" w:date="2013-06-29T13:47:00Z">
          <w:r w:rsidRPr="00A20DF3" w:rsidDel="00757C7E">
            <w:rPr>
              <w:rFonts w:eastAsia="Times New Roman" w:cs="Times New Roman"/>
              <w:szCs w:val="20"/>
              <w:lang w:val="pt-PT"/>
            </w:rPr>
            <w:delText>0</w:delText>
          </w:r>
        </w:del>
        <w:del w:id="3571" w:author="Kinder" w:date="2013-06-29T13:31:00Z">
          <w:r w:rsidRPr="00A20DF3" w:rsidDel="00A33AF5">
            <w:rPr>
              <w:rFonts w:eastAsia="Times New Roman" w:cs="Times New Roman"/>
              <w:szCs w:val="20"/>
              <w:lang w:val="pt-PT"/>
            </w:rPr>
            <w:delText>,</w:delText>
          </w:r>
        </w:del>
        <w:del w:id="3572" w:author="Kinder" w:date="2013-06-29T13:47:00Z">
          <w:r w:rsidRPr="00A20DF3" w:rsidDel="00757C7E">
            <w:rPr>
              <w:rFonts w:eastAsia="Times New Roman" w:cs="Times New Roman"/>
              <w:szCs w:val="20"/>
              <w:lang w:val="pt-PT"/>
            </w:rPr>
            <w:delText>5</w:delText>
          </w:r>
        </w:del>
      </w:ins>
    </w:p>
    <w:p w14:paraId="7CB30C84" w14:textId="3190FD52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73" w:author="Wolfgang J. Toechterle" w:date="2013-06-22T11:15:00Z"/>
          <w:del w:id="3574" w:author="Kinder" w:date="2013-06-29T15:05:00Z"/>
          <w:rFonts w:eastAsia="Times New Roman" w:cs="Times New Roman"/>
          <w:szCs w:val="20"/>
          <w:lang w:val="pt-PT"/>
        </w:rPr>
        <w:pPrChange w:id="357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76" w:author="Wolfgang J. Toechterle" w:date="2013-06-22T11:15:00Z">
        <w:del w:id="3577" w:author="Kinder" w:date="2013-06-29T15:05:00Z"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7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7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Visual Impact &amp; quality (Shopping Bag Design)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8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1</w:delText>
          </w:r>
        </w:del>
      </w:ins>
    </w:p>
    <w:p w14:paraId="7BF42F3E" w14:textId="63891728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81" w:author="Wolfgang J. Toechterle" w:date="2013-06-22T11:15:00Z"/>
          <w:del w:id="3582" w:author="Kinder" w:date="2013-06-29T15:05:00Z"/>
          <w:rFonts w:eastAsia="Times New Roman" w:cs="Times New Roman"/>
          <w:szCs w:val="20"/>
          <w:lang w:val="pt-PT"/>
        </w:rPr>
        <w:pPrChange w:id="358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84" w:author="Wolfgang J. Toechterle" w:date="2013-06-22T11:15:00Z">
        <w:del w:id="3585" w:author="Kinder" w:date="2013-06-29T15:05:00Z"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8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8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typography for all task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8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1</w:delText>
          </w:r>
        </w:del>
      </w:ins>
    </w:p>
    <w:p w14:paraId="61C55123" w14:textId="57ABB52B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89" w:author="Wolfgang J. Toechterle" w:date="2013-06-22T11:15:00Z"/>
          <w:del w:id="3590" w:author="Kinder" w:date="2013-06-29T15:05:00Z"/>
          <w:rFonts w:eastAsia="Times New Roman" w:cs="Times New Roman"/>
          <w:szCs w:val="20"/>
          <w:lang w:val="pt-PT"/>
        </w:rPr>
        <w:pPrChange w:id="359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92" w:author="Wolfgang J. Toechterle" w:date="2013-06-22T11:15:00Z">
        <w:del w:id="3593" w:author="Kinder" w:date="2013-06-29T15:05:00Z"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9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9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colours for all task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59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1</w:delText>
          </w:r>
        </w:del>
      </w:ins>
    </w:p>
    <w:p w14:paraId="69C6900B" w14:textId="72BCC4FD" w:rsidR="004A086C" w:rsidRPr="00A20DF3" w:rsidDel="001E709A" w:rsidRDefault="004A086C">
      <w:pPr>
        <w:tabs>
          <w:tab w:val="left" w:pos="709"/>
          <w:tab w:val="left" w:pos="8789"/>
        </w:tabs>
        <w:rPr>
          <w:ins w:id="3597" w:author="Wolfgang J. Toechterle" w:date="2013-06-22T11:15:00Z"/>
          <w:del w:id="3598" w:author="Kinder" w:date="2013-06-29T15:05:00Z"/>
          <w:rFonts w:eastAsia="Times New Roman" w:cs="Times New Roman"/>
          <w:szCs w:val="20"/>
          <w:lang w:val="pt-PT"/>
        </w:rPr>
        <w:pPrChange w:id="3599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3600" w:author="Wolfgang J. Toechterle" w:date="2013-06-22T11:15:00Z">
        <w:del w:id="3601" w:author="Kinder" w:date="2013-06-29T15:05:00Z"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0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0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mounted presentation and the printout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0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3605" w:author="Kinder" w:date="2013-06-29T13:46:00Z">
          <w:r w:rsidRPr="00A20DF3" w:rsidDel="00757C7E">
            <w:rPr>
              <w:rFonts w:eastAsia="Times New Roman" w:cs="Times New Roman"/>
              <w:szCs w:val="20"/>
              <w:lang w:val="pt-PT"/>
            </w:rPr>
            <w:delText>1</w:delText>
          </w:r>
        </w:del>
      </w:ins>
    </w:p>
    <w:p w14:paraId="7943107B" w14:textId="4EDDFFD7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06" w:author="Wolfgang J. Toechterle" w:date="2013-06-22T11:18:00Z"/>
          <w:del w:id="3607" w:author="Kinder" w:date="2013-06-29T15:05:00Z"/>
          <w:rFonts w:eastAsia="Times New Roman" w:cs="Times New Roman"/>
          <w:szCs w:val="20"/>
          <w:lang w:val="pt-PT"/>
        </w:rPr>
        <w:pPrChange w:id="360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0190D828" w14:textId="7960FE80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09" w:author="Wolfgang J. Toechterle" w:date="2013-06-22T11:15:00Z"/>
          <w:del w:id="3610" w:author="Kinder" w:date="2013-06-29T15:05:00Z"/>
          <w:rFonts w:eastAsia="Times New Roman" w:cs="Times New Roman"/>
          <w:color w:val="000000"/>
          <w:szCs w:val="20"/>
          <w:highlight w:val="lightGray"/>
          <w:lang w:val="pt-PT"/>
          <w:rPrChange w:id="3611" w:author="Wolfgang J. Toechterle" w:date="2013-06-22T11:19:00Z">
            <w:rPr>
              <w:ins w:id="3612" w:author="Wolfgang J. Toechterle" w:date="2013-06-22T11:15:00Z"/>
              <w:del w:id="3613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61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15" w:author="Wolfgang J. Toechterle" w:date="2013-06-22T11:15:00Z">
        <w:del w:id="3616" w:author="Kinder" w:date="2013-06-29T15:05:00Z">
          <w:r w:rsidRPr="00A20DF3" w:rsidDel="001E709A">
            <w:rPr>
              <w:rFonts w:eastAsia="Times New Roman" w:cs="Times New Roman"/>
              <w:szCs w:val="20"/>
              <w:highlight w:val="lightGray"/>
              <w:lang w:val="pt-PT"/>
              <w:rPrChange w:id="3617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C2</w:delText>
          </w:r>
          <w:r w:rsidRPr="00A20DF3" w:rsidDel="001E709A">
            <w:rPr>
              <w:rFonts w:eastAsia="Times New Roman" w:cs="Times New Roman"/>
              <w:szCs w:val="20"/>
              <w:highlight w:val="lightGray"/>
              <w:lang w:val="pt-PT"/>
              <w:rPrChange w:id="3618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highlight w:val="lightGray"/>
              <w:lang w:val="pt-PT"/>
              <w:rPrChange w:id="3619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620" w:author="Wolfgang J. Toechterle" w:date="2013-06-22T11:55:00Z">
        <w:del w:id="3621" w:author="Kinder" w:date="2013-06-29T15:05:00Z">
          <w:r w:rsidR="00510F1B" w:rsidRPr="00A20DF3" w:rsidDel="001E709A">
            <w:rPr>
              <w:rFonts w:eastAsia="Times New Roman" w:cs="Times New Roman"/>
              <w:color w:val="000000"/>
              <w:szCs w:val="20"/>
              <w:highlight w:val="lightGray"/>
              <w:lang w:val="pt-PT"/>
            </w:rPr>
            <w:delText>4</w:delText>
          </w:r>
        </w:del>
      </w:ins>
    </w:p>
    <w:p w14:paraId="2CC1280F" w14:textId="75FF5917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22" w:author="Wolfgang J. Toechterle" w:date="2013-06-22T11:15:00Z"/>
          <w:del w:id="3623" w:author="Kinder" w:date="2013-06-29T15:05:00Z"/>
          <w:rFonts w:eastAsia="Times New Roman" w:cs="Times New Roman"/>
          <w:szCs w:val="20"/>
          <w:lang w:val="pt-PT"/>
        </w:rPr>
        <w:pPrChange w:id="362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25" w:author="Wolfgang J. Toechterle" w:date="2013-06-22T11:15:00Z">
        <w:del w:id="3626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27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Resolution of images in Layout </w:delText>
          </w:r>
        </w:del>
        <w:del w:id="3628" w:author="Kinder" w:date="2013-06-29T13:50:00Z">
          <w:r w:rsidRPr="00A20DF3" w:rsidDel="00757C7E">
            <w:rPr>
              <w:rFonts w:eastAsia="Times New Roman" w:cs="Times New Roman"/>
              <w:color w:val="000000"/>
              <w:szCs w:val="20"/>
              <w:lang w:val="pt-PT"/>
              <w:rPrChange w:id="3629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(InDesign) </w:delText>
          </w:r>
        </w:del>
        <w:del w:id="3630" w:author="Kinder" w:date="2013-06-29T15:05:00Z"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31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as specified in T1, T2, T3, 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32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0,5</w:delText>
          </w:r>
        </w:del>
      </w:ins>
    </w:p>
    <w:p w14:paraId="092AA3C4" w14:textId="36252806" w:rsidR="004A086C" w:rsidRPr="00A20DF3" w:rsidDel="001E709A" w:rsidRDefault="004A086C">
      <w:pPr>
        <w:tabs>
          <w:tab w:val="left" w:pos="709"/>
          <w:tab w:val="left" w:pos="8789"/>
        </w:tabs>
        <w:rPr>
          <w:ins w:id="3633" w:author="Wolfgang J. Toechterle" w:date="2013-06-22T11:15:00Z"/>
          <w:del w:id="3634" w:author="Kinder" w:date="2013-06-29T15:05:00Z"/>
          <w:rFonts w:eastAsia="Times New Roman" w:cs="Times New Roman"/>
          <w:szCs w:val="20"/>
          <w:lang w:val="pt-PT"/>
        </w:rPr>
        <w:pPrChange w:id="3635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3636" w:author="Wolfgang J. Toechterle" w:date="2013-06-22T11:15:00Z">
        <w:del w:id="3637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38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Colour mode of the Logo as specified in all task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39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0,75</w:delText>
          </w:r>
        </w:del>
      </w:ins>
    </w:p>
    <w:p w14:paraId="43D94CCA" w14:textId="3465A269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40" w:author="Wolfgang J. Toechterle" w:date="2013-06-22T11:15:00Z"/>
          <w:del w:id="3641" w:author="Kinder" w:date="2013-06-29T15:05:00Z"/>
          <w:rFonts w:eastAsia="Times New Roman" w:cs="Times New Roman"/>
          <w:szCs w:val="20"/>
          <w:lang w:val="pt-PT"/>
        </w:rPr>
        <w:pPrChange w:id="364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43" w:author="Wolfgang J. Toechterle" w:date="2013-06-22T11:15:00Z">
        <w:del w:id="3644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45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Image or element dimensions as specified in the task 3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46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1</w:delText>
          </w:r>
        </w:del>
      </w:ins>
    </w:p>
    <w:p w14:paraId="0263B485" w14:textId="7C403208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47" w:author="Wolfgang J. Toechterle" w:date="2013-06-22T11:15:00Z"/>
          <w:del w:id="3648" w:author="Kinder" w:date="2013-06-29T15:05:00Z"/>
          <w:rFonts w:eastAsia="Times New Roman" w:cs="Times New Roman"/>
          <w:szCs w:val="20"/>
          <w:lang w:val="pt-PT"/>
        </w:rPr>
        <w:pPrChange w:id="364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50" w:author="Wolfgang J. Toechterle" w:date="2013-06-22T11:15:00Z">
        <w:del w:id="3651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52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Final dimensions of layout as specified in the task 2 and 3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53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0,25</w:delText>
          </w:r>
        </w:del>
      </w:ins>
    </w:p>
    <w:p w14:paraId="461106EB" w14:textId="592DEC5D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54" w:author="Wolfgang J. Toechterle" w:date="2013-06-22T11:15:00Z"/>
          <w:del w:id="3655" w:author="Kinder" w:date="2013-06-29T15:05:00Z"/>
          <w:rFonts w:eastAsia="Times New Roman" w:cs="Times New Roman"/>
          <w:szCs w:val="20"/>
          <w:lang w:val="pt-PT"/>
        </w:rPr>
        <w:pPrChange w:id="365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57" w:author="Wolfgang J. Toechterle" w:date="2013-06-22T11:15:00Z">
        <w:del w:id="3658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5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text is present in all task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6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0,5</w:delText>
          </w:r>
        </w:del>
      </w:ins>
    </w:p>
    <w:p w14:paraId="16432C7C" w14:textId="0D83CD08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61" w:author="Wolfgang J. Toechterle" w:date="2013-06-22T11:15:00Z"/>
          <w:del w:id="3662" w:author="Kinder" w:date="2013-06-29T15:05:00Z"/>
          <w:rFonts w:eastAsia="Times New Roman" w:cs="Times New Roman"/>
          <w:szCs w:val="20"/>
          <w:lang w:val="pt-PT"/>
        </w:rPr>
        <w:pPrChange w:id="366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64" w:author="Wolfgang J. Toechterle" w:date="2013-06-22T11:15:00Z">
        <w:del w:id="3665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6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elements are present in the task 2, 3 and 4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66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1</w:delText>
          </w:r>
        </w:del>
      </w:ins>
    </w:p>
    <w:p w14:paraId="21DEBE9B" w14:textId="145D74F7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68" w:author="Wolfgang J. Toechterle" w:date="2013-06-22T11:18:00Z"/>
          <w:del w:id="3669" w:author="Kinder" w:date="2013-06-29T15:05:00Z"/>
          <w:rFonts w:eastAsia="Times New Roman" w:cs="Times New Roman"/>
          <w:szCs w:val="20"/>
          <w:lang w:val="pt-PT"/>
        </w:rPr>
        <w:pPrChange w:id="367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2A0E43A0" w14:textId="1421E5FB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71" w:author="Wolfgang J. Toechterle" w:date="2013-06-22T11:15:00Z"/>
          <w:del w:id="3672" w:author="Kinder" w:date="2013-06-29T15:05:00Z"/>
          <w:rFonts w:eastAsia="Times New Roman" w:cs="Times New Roman"/>
          <w:color w:val="000000"/>
          <w:szCs w:val="20"/>
          <w:highlight w:val="lightGray"/>
          <w:lang w:val="pt-PT"/>
          <w:rPrChange w:id="3673" w:author="Wolfgang J. Toechterle" w:date="2013-06-22T11:19:00Z">
            <w:rPr>
              <w:ins w:id="3674" w:author="Wolfgang J. Toechterle" w:date="2013-06-22T11:15:00Z"/>
              <w:del w:id="3675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67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77" w:author="Wolfgang J. Toechterle" w:date="2013-06-22T11:15:00Z">
        <w:del w:id="3678" w:author="Kinder" w:date="2013-06-29T15:05:00Z">
          <w:r w:rsidRPr="00A20DF3" w:rsidDel="001E709A">
            <w:rPr>
              <w:rFonts w:eastAsia="Times New Roman" w:cs="Times New Roman"/>
              <w:szCs w:val="20"/>
              <w:highlight w:val="lightGray"/>
              <w:lang w:val="pt-PT"/>
              <w:rPrChange w:id="3679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D2</w:delText>
          </w:r>
          <w:r w:rsidRPr="00A20DF3" w:rsidDel="001E709A">
            <w:rPr>
              <w:rFonts w:eastAsia="Times New Roman" w:cs="Times New Roman"/>
              <w:szCs w:val="20"/>
              <w:highlight w:val="lightGray"/>
              <w:lang w:val="pt-PT"/>
              <w:rPrChange w:id="3680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highlight w:val="lightGray"/>
              <w:lang w:val="pt-PT"/>
              <w:rPrChange w:id="3681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682" w:author="Wolfgang J. Toechterle" w:date="2013-06-22T11:55:00Z">
        <w:del w:id="3683" w:author="Kinder" w:date="2013-06-29T15:05:00Z">
          <w:r w:rsidR="00510F1B" w:rsidRPr="00A20DF3" w:rsidDel="001E709A">
            <w:rPr>
              <w:rFonts w:eastAsia="Times New Roman" w:cs="Times New Roman"/>
              <w:color w:val="000000"/>
              <w:szCs w:val="20"/>
              <w:highlight w:val="lightGray"/>
              <w:lang w:val="pt-PT"/>
            </w:rPr>
            <w:delText>2</w:delText>
          </w:r>
        </w:del>
      </w:ins>
    </w:p>
    <w:p w14:paraId="00451BE8" w14:textId="6722F520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84" w:author="Wolfgang J. Toechterle" w:date="2013-06-22T11:15:00Z"/>
          <w:del w:id="3685" w:author="Kinder" w:date="2013-06-29T15:05:00Z"/>
          <w:rFonts w:eastAsia="Times New Roman" w:cs="Times New Roman"/>
          <w:color w:val="000000"/>
          <w:szCs w:val="20"/>
          <w:lang w:val="pt-PT"/>
          <w:rPrChange w:id="3686" w:author="Wolfgang J. Toechterle" w:date="2013-06-22T11:16:00Z">
            <w:rPr>
              <w:ins w:id="3687" w:author="Wolfgang J. Toechterle" w:date="2013-06-22T11:15:00Z"/>
              <w:del w:id="3688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68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90" w:author="Wolfgang J. Toechterle" w:date="2013-06-22T11:15:00Z">
        <w:del w:id="3691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</w:rPr>
            <w:delText>Mounting printouts on board for presentation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</w:rPr>
            <w:tab/>
            <w:delText>1</w:delText>
          </w:r>
        </w:del>
      </w:ins>
    </w:p>
    <w:p w14:paraId="764C5165" w14:textId="6FF9FA0D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92" w:author="Wolfgang J. Toechterle" w:date="2013-06-22T11:15:00Z"/>
          <w:del w:id="3693" w:author="Kinder" w:date="2013-06-29T15:05:00Z"/>
          <w:rFonts w:eastAsia="Times New Roman" w:cs="Times New Roman"/>
          <w:color w:val="000000"/>
          <w:szCs w:val="20"/>
          <w:lang w:val="pt-PT"/>
          <w:rPrChange w:id="3694" w:author="Wolfgang J. Toechterle" w:date="2013-06-22T11:16:00Z">
            <w:rPr>
              <w:ins w:id="3695" w:author="Wolfgang J. Toechterle" w:date="2013-06-22T11:15:00Z"/>
              <w:del w:id="3696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69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98" w:author="Wolfgang J. Toechterle" w:date="2013-06-22T11:15:00Z">
        <w:del w:id="3699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</w:rPr>
            <w:delText>Supply of printouts only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</w:rPr>
            <w:tab/>
            <w:delText>1</w:delText>
          </w:r>
        </w:del>
      </w:ins>
    </w:p>
    <w:p w14:paraId="165A50E9" w14:textId="63FAB08B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00" w:author="Wolfgang J. Toechterle" w:date="2013-06-22T11:18:00Z"/>
          <w:del w:id="3701" w:author="Kinder" w:date="2013-06-29T15:05:00Z"/>
          <w:rFonts w:eastAsia="Times New Roman" w:cs="Times New Roman"/>
          <w:szCs w:val="20"/>
          <w:lang w:val="pt-PT"/>
        </w:rPr>
        <w:pPrChange w:id="370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68DB7FC9" w14:textId="69D1EB05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03" w:author="Wolfgang J. Toechterle" w:date="2013-06-22T11:15:00Z"/>
          <w:del w:id="3704" w:author="Kinder" w:date="2013-06-29T15:05:00Z"/>
          <w:rFonts w:eastAsia="Times New Roman" w:cs="Times New Roman"/>
          <w:color w:val="000000"/>
          <w:szCs w:val="20"/>
          <w:highlight w:val="lightGray"/>
          <w:lang w:val="pt-PT"/>
          <w:rPrChange w:id="3705" w:author="Wolfgang J. Toechterle" w:date="2013-06-22T11:19:00Z">
            <w:rPr>
              <w:ins w:id="3706" w:author="Wolfgang J. Toechterle" w:date="2013-06-22T11:15:00Z"/>
              <w:del w:id="3707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70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09" w:author="Wolfgang J. Toechterle" w:date="2013-06-22T11:15:00Z">
        <w:del w:id="3710" w:author="Kinder" w:date="2013-06-29T15:05:00Z">
          <w:r w:rsidRPr="00A20DF3" w:rsidDel="001E709A">
            <w:rPr>
              <w:rFonts w:eastAsia="Times New Roman" w:cs="Times New Roman"/>
              <w:szCs w:val="20"/>
              <w:highlight w:val="lightGray"/>
              <w:lang w:val="pt-PT"/>
              <w:rPrChange w:id="3711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E2</w:delText>
          </w:r>
          <w:r w:rsidRPr="00A20DF3" w:rsidDel="001E709A">
            <w:rPr>
              <w:rFonts w:eastAsia="Times New Roman" w:cs="Times New Roman"/>
              <w:szCs w:val="20"/>
              <w:highlight w:val="lightGray"/>
              <w:lang w:val="pt-PT"/>
              <w:rPrChange w:id="3712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highlight w:val="lightGray"/>
              <w:lang w:val="pt-PT"/>
              <w:rPrChange w:id="3713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714" w:author="Wolfgang J. Toechterle" w:date="2013-06-22T11:55:00Z">
        <w:del w:id="3715" w:author="Kinder" w:date="2013-06-29T15:05:00Z">
          <w:r w:rsidR="00510F1B" w:rsidRPr="00A20DF3" w:rsidDel="001E709A">
            <w:rPr>
              <w:rFonts w:eastAsia="Times New Roman" w:cs="Times New Roman"/>
              <w:color w:val="000000"/>
              <w:szCs w:val="20"/>
              <w:highlight w:val="lightGray"/>
              <w:lang w:val="pt-PT"/>
            </w:rPr>
            <w:delText>4</w:delText>
          </w:r>
        </w:del>
      </w:ins>
    </w:p>
    <w:p w14:paraId="47C2200E" w14:textId="16347CEC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16" w:author="Wolfgang J. Toechterle" w:date="2013-06-22T11:15:00Z"/>
          <w:del w:id="3717" w:author="Kinder" w:date="2013-06-29T15:05:00Z"/>
          <w:rFonts w:eastAsia="Times New Roman" w:cs="Times New Roman"/>
          <w:szCs w:val="20"/>
          <w:lang w:val="pt-PT"/>
        </w:rPr>
        <w:pPrChange w:id="371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19" w:author="Wolfgang J. Toechterle" w:date="2013-06-22T11:15:00Z">
        <w:del w:id="3720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2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Bleed value applied in PDF as specified in the task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2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0,5</w:delText>
          </w:r>
        </w:del>
      </w:ins>
    </w:p>
    <w:p w14:paraId="7D549159" w14:textId="3C7041ED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23" w:author="Wolfgang J. Toechterle" w:date="2013-06-22T11:15:00Z"/>
          <w:del w:id="3724" w:author="Kinder" w:date="2013-06-29T15:05:00Z"/>
          <w:rFonts w:eastAsia="Times New Roman" w:cs="Times New Roman"/>
          <w:szCs w:val="20"/>
          <w:lang w:val="pt-PT"/>
        </w:rPr>
        <w:pPrChange w:id="372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26" w:author="Wolfgang J. Toechterle" w:date="2013-06-22T11:15:00Z">
        <w:del w:id="3727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2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Folding lines, trim and registration marks supplied as specified in the task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2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0,5</w:delText>
          </w:r>
        </w:del>
      </w:ins>
    </w:p>
    <w:p w14:paraId="3059027D" w14:textId="1164ABDB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30" w:author="Wolfgang J. Toechterle" w:date="2013-06-22T11:15:00Z"/>
          <w:del w:id="3731" w:author="Kinder" w:date="2013-06-29T15:05:00Z"/>
          <w:rFonts w:eastAsia="Times New Roman" w:cs="Times New Roman"/>
          <w:szCs w:val="20"/>
          <w:lang w:val="pt-PT"/>
        </w:rPr>
        <w:pPrChange w:id="373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33" w:author="Wolfgang J. Toechterle" w:date="2013-06-22T11:15:00Z">
        <w:del w:id="3734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3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Trapping value applied in</w:delText>
          </w:r>
          <w:r w:rsidR="00B04CCA" w:rsidRPr="00A20DF3" w:rsidDel="001E709A">
            <w:rPr>
              <w:rFonts w:eastAsia="Times New Roman" w:cs="Times New Roman"/>
              <w:color w:val="000000"/>
              <w:szCs w:val="20"/>
              <w:lang w:val="pt-PT"/>
            </w:rPr>
            <w:delText xml:space="preserve"> the 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3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file as specified in the task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3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0,75</w:delText>
          </w:r>
        </w:del>
      </w:ins>
    </w:p>
    <w:p w14:paraId="61C13253" w14:textId="18878774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38" w:author="Wolfgang J. Toechterle" w:date="2013-06-22T11:15:00Z"/>
          <w:del w:id="3739" w:author="Kinder" w:date="2013-06-29T15:05:00Z"/>
          <w:rFonts w:eastAsia="Times New Roman" w:cs="Times New Roman"/>
          <w:szCs w:val="20"/>
          <w:lang w:val="pt-PT"/>
        </w:rPr>
        <w:pPrChange w:id="374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41" w:author="Wolfgang J. Toechterle" w:date="2013-06-22T11:15:00Z">
        <w:del w:id="3742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4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Overprinting applied in layout file in PDF as specified in the task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4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0,5</w:delText>
          </w:r>
        </w:del>
      </w:ins>
    </w:p>
    <w:p w14:paraId="4BB48DD7" w14:textId="778BD053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45" w:author="Wolfgang J. Toechterle" w:date="2013-06-22T11:15:00Z"/>
          <w:del w:id="3746" w:author="Kinder" w:date="2013-06-29T15:05:00Z"/>
          <w:rFonts w:eastAsia="Times New Roman" w:cs="Times New Roman"/>
          <w:szCs w:val="20"/>
          <w:lang w:val="pt-PT"/>
        </w:rPr>
        <w:pPrChange w:id="374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48" w:author="Wolfgang J. Toechterle" w:date="2013-06-22T11:15:00Z">
        <w:del w:id="3749" w:author="Kinder" w:date="2013-06-29T15:05:00Z"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5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5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Spot and CMYK colours used in PDF file as specified in the task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5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1</w:delText>
          </w:r>
        </w:del>
      </w:ins>
    </w:p>
    <w:p w14:paraId="68B25C53" w14:textId="313664A7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53" w:author="Wolfgang J. Toechterle" w:date="2013-06-22T11:15:00Z"/>
          <w:del w:id="3754" w:author="Kinder" w:date="2013-06-29T15:05:00Z"/>
          <w:rFonts w:eastAsia="Times New Roman" w:cs="Times New Roman"/>
          <w:szCs w:val="20"/>
          <w:lang w:val="pt-PT"/>
        </w:rPr>
        <w:pPrChange w:id="375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56" w:author="Wolfgang J. Toechterle" w:date="2013-06-22T11:15:00Z">
        <w:del w:id="3757" w:author="Kinder" w:date="2013-06-29T15:05:00Z"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5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5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Die</w:delText>
          </w:r>
        </w:del>
        <w:del w:id="3760" w:author="Kinder" w:date="2013-06-29T12:17:00Z">
          <w:r w:rsidRPr="00A20DF3" w:rsidDel="00322373">
            <w:rPr>
              <w:rFonts w:eastAsia="Times New Roman" w:cs="Times New Roman"/>
              <w:color w:val="000000"/>
              <w:szCs w:val="20"/>
              <w:lang w:val="pt-PT"/>
              <w:rPrChange w:id="376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line</w:delText>
          </w:r>
        </w:del>
        <w:del w:id="3762" w:author="Kinder" w:date="2013-06-29T15:05:00Z"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6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supplied as specified in the task 4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6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0,5</w:delText>
          </w:r>
        </w:del>
      </w:ins>
    </w:p>
    <w:p w14:paraId="1D8CD996" w14:textId="23347B14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65" w:author="Wolfgang J. Toechterle" w:date="2013-06-22T11:15:00Z"/>
          <w:del w:id="3766" w:author="Kinder" w:date="2013-06-29T15:05:00Z"/>
          <w:rFonts w:eastAsia="Times New Roman" w:cs="Times New Roman"/>
          <w:szCs w:val="20"/>
          <w:lang w:val="pt-PT"/>
        </w:rPr>
        <w:pPrChange w:id="376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68" w:author="Wolfgang J. Toechterle" w:date="2013-06-22T11:15:00Z">
        <w:del w:id="3769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7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Use of spot </w:delText>
          </w:r>
        </w:del>
      </w:ins>
      <w:ins w:id="3771" w:author="Wolfgang J. Toechterle" w:date="2013-06-22T11:52:00Z">
        <w:del w:id="3772" w:author="Kinder" w:date="2013-06-29T15:05:00Z">
          <w:r w:rsidR="00510F1B" w:rsidRPr="00A20DF3" w:rsidDel="001E709A">
            <w:rPr>
              <w:rFonts w:eastAsia="Times New Roman" w:cs="Times New Roman"/>
              <w:color w:val="000000"/>
              <w:szCs w:val="20"/>
              <w:lang w:val="pt-PT"/>
            </w:rPr>
            <w:delText>colour</w:delText>
          </w:r>
        </w:del>
      </w:ins>
      <w:ins w:id="3773" w:author="Wolfgang J. Toechterle" w:date="2013-06-22T11:15:00Z">
        <w:del w:id="3774" w:author="Kinder" w:date="2013-06-29T15:05:00Z"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7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"varnish" in task 4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7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0,25</w:delText>
          </w:r>
        </w:del>
      </w:ins>
    </w:p>
    <w:p w14:paraId="3AC44365" w14:textId="2F62809D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77" w:author="Wolfgang J. Toechterle" w:date="2013-06-22T11:18:00Z"/>
          <w:del w:id="3778" w:author="Kinder" w:date="2013-06-29T15:05:00Z"/>
          <w:rFonts w:eastAsia="Times New Roman" w:cs="Times New Roman"/>
          <w:szCs w:val="20"/>
          <w:lang w:val="pt-PT"/>
        </w:rPr>
        <w:pPrChange w:id="377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3F840584" w14:textId="1B361140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80" w:author="Wolfgang J. Toechterle" w:date="2013-06-22T11:15:00Z"/>
          <w:del w:id="3781" w:author="Kinder" w:date="2013-06-29T15:05:00Z"/>
          <w:rFonts w:eastAsia="Times New Roman" w:cs="Times New Roman"/>
          <w:color w:val="000000"/>
          <w:szCs w:val="20"/>
          <w:highlight w:val="lightGray"/>
          <w:lang w:val="pt-PT"/>
          <w:rPrChange w:id="3782" w:author="Wolfgang J. Toechterle" w:date="2013-06-22T11:19:00Z">
            <w:rPr>
              <w:ins w:id="3783" w:author="Wolfgang J. Toechterle" w:date="2013-06-22T11:15:00Z"/>
              <w:del w:id="3784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78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86" w:author="Wolfgang J. Toechterle" w:date="2013-06-22T11:15:00Z">
        <w:del w:id="3787" w:author="Kinder" w:date="2013-06-29T15:05:00Z">
          <w:r w:rsidRPr="00A20DF3" w:rsidDel="001E709A">
            <w:rPr>
              <w:rFonts w:eastAsia="Times New Roman" w:cs="Times New Roman"/>
              <w:szCs w:val="20"/>
              <w:highlight w:val="lightGray"/>
              <w:lang w:val="pt-PT"/>
              <w:rPrChange w:id="3788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F2</w:delText>
          </w:r>
          <w:r w:rsidRPr="00A20DF3" w:rsidDel="001E709A">
            <w:rPr>
              <w:rFonts w:eastAsia="Times New Roman" w:cs="Times New Roman"/>
              <w:szCs w:val="20"/>
              <w:highlight w:val="lightGray"/>
              <w:lang w:val="pt-PT"/>
              <w:rPrChange w:id="3789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highlight w:val="lightGray"/>
              <w:lang w:val="pt-PT"/>
              <w:rPrChange w:id="3790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791" w:author="Wolfgang J. Toechterle" w:date="2013-06-22T11:56:00Z">
        <w:del w:id="3792" w:author="Kinder" w:date="2013-06-29T15:05:00Z">
          <w:r w:rsidR="00510F1B" w:rsidRPr="00A20DF3" w:rsidDel="001E709A">
            <w:rPr>
              <w:rFonts w:eastAsia="Times New Roman" w:cs="Times New Roman"/>
              <w:color w:val="000000"/>
              <w:szCs w:val="20"/>
              <w:highlight w:val="lightGray"/>
              <w:lang w:val="pt-PT"/>
            </w:rPr>
            <w:delText>5</w:delText>
          </w:r>
        </w:del>
      </w:ins>
    </w:p>
    <w:p w14:paraId="46D4715E" w14:textId="269F0E6C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93" w:author="Wolfgang J. Toechterle" w:date="2013-06-22T11:15:00Z"/>
          <w:del w:id="3794" w:author="Kinder" w:date="2013-06-29T15:05:00Z"/>
          <w:rFonts w:eastAsia="Times New Roman" w:cs="Times New Roman"/>
          <w:szCs w:val="20"/>
          <w:lang w:val="pt-PT"/>
        </w:rPr>
        <w:pPrChange w:id="379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96" w:author="Wolfgang J. Toechterle" w:date="2013-06-22T11:15:00Z">
        <w:del w:id="3797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9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Correct naming and all files saved in the correct format 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79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1,25</w:delText>
          </w:r>
        </w:del>
      </w:ins>
    </w:p>
    <w:p w14:paraId="5F0E09E0" w14:textId="7F4D353A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800" w:author="Wolfgang J. Toechterle" w:date="2013-06-22T11:15:00Z"/>
          <w:del w:id="3801" w:author="Kinder" w:date="2013-06-29T15:05:00Z"/>
          <w:rFonts w:eastAsia="Times New Roman" w:cs="Times New Roman"/>
          <w:szCs w:val="20"/>
          <w:lang w:val="pt-PT"/>
        </w:rPr>
        <w:pPrChange w:id="380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803" w:author="Wolfgang J. Toechterle" w:date="2013-06-22T11:15:00Z">
        <w:del w:id="3804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80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ICC profile applied in PDF file as specified in the task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80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1,25</w:delText>
          </w:r>
        </w:del>
      </w:ins>
    </w:p>
    <w:p w14:paraId="389DB157" w14:textId="3BE453B5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807" w:author="Wolfgang J. Toechterle" w:date="2013-06-22T11:15:00Z"/>
          <w:del w:id="3808" w:author="Kinder" w:date="2013-06-29T15:05:00Z"/>
          <w:rFonts w:eastAsia="Times New Roman" w:cs="Times New Roman"/>
          <w:szCs w:val="20"/>
          <w:lang w:val="pt-PT"/>
        </w:rPr>
        <w:pPrChange w:id="380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810" w:author="Wolfgang J. Toechterle" w:date="2013-06-22T11:15:00Z">
        <w:del w:id="3811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81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Saving in a specified PDF format as required in the task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81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1,5</w:delText>
          </w:r>
        </w:del>
      </w:ins>
    </w:p>
    <w:p w14:paraId="14A91DB7" w14:textId="5B6F7F2D" w:rsidR="004A086C" w:rsidRPr="00A20DF3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814" w:author="Wolfgang J. Toechterle" w:date="2013-06-22T11:15:00Z"/>
          <w:del w:id="3815" w:author="Kinder" w:date="2013-06-29T15:05:00Z"/>
          <w:rFonts w:eastAsia="Times New Roman" w:cs="Times New Roman"/>
          <w:szCs w:val="20"/>
          <w:lang w:val="pt-PT"/>
        </w:rPr>
        <w:pPrChange w:id="381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817" w:author="Wolfgang J. Toechterle" w:date="2013-06-22T11:15:00Z">
        <w:del w:id="3818" w:author="Kinder" w:date="2013-06-29T15:05:00Z">
          <w:r w:rsidRPr="00A20DF3" w:rsidDel="001E709A">
            <w:rPr>
              <w:rFonts w:eastAsia="Times New Roman" w:cs="Times New Roman"/>
              <w:szCs w:val="20"/>
              <w:lang w:val="pt-PT"/>
            </w:rPr>
            <w:delText> </w:delText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tab/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81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Final production folder saved as required in the task</w:delText>
          </w:r>
          <w:r w:rsidRPr="00A20DF3" w:rsidDel="001E709A">
            <w:rPr>
              <w:rFonts w:eastAsia="Times New Roman" w:cs="Times New Roman"/>
              <w:color w:val="000000"/>
              <w:szCs w:val="20"/>
              <w:lang w:val="pt-PT"/>
              <w:rPrChange w:id="382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A20DF3" w:rsidDel="001E709A">
            <w:rPr>
              <w:rFonts w:eastAsia="Times New Roman" w:cs="Times New Roman"/>
              <w:szCs w:val="20"/>
              <w:lang w:val="pt-PT"/>
            </w:rPr>
            <w:delText>1</w:delText>
          </w:r>
        </w:del>
      </w:ins>
    </w:p>
    <w:p w14:paraId="24A93ACC" w14:textId="5F6ED3FD" w:rsidR="004632D2" w:rsidRPr="00A20DF3" w:rsidDel="001E709A" w:rsidRDefault="004632D2" w:rsidP="004632D2">
      <w:pPr>
        <w:tabs>
          <w:tab w:val="left" w:pos="1800"/>
          <w:tab w:val="left" w:pos="1980"/>
        </w:tabs>
        <w:rPr>
          <w:del w:id="3821" w:author="Kinder" w:date="2013-06-29T15:05:00Z"/>
          <w:lang w:val="pt-PT"/>
        </w:rPr>
      </w:pPr>
    </w:p>
    <w:p w14:paraId="2A953FFB" w14:textId="77777777" w:rsidR="004A086C" w:rsidRPr="00A20DF3" w:rsidRDefault="004A086C" w:rsidP="004632D2">
      <w:pPr>
        <w:pStyle w:val="Editabletext"/>
        <w:ind w:left="0"/>
        <w:rPr>
          <w:ins w:id="3822" w:author="Wolfgang J. Toechterle" w:date="2013-06-22T11:18:00Z"/>
          <w:color w:val="000000" w:themeColor="text1"/>
          <w:lang w:val="pt-PT"/>
        </w:rPr>
      </w:pPr>
    </w:p>
    <w:p w14:paraId="0B4166CD" w14:textId="77777777" w:rsidR="004632D2" w:rsidRPr="00A20DF3" w:rsidRDefault="004632D2" w:rsidP="004632D2">
      <w:pPr>
        <w:pStyle w:val="Editabletext"/>
        <w:ind w:left="0"/>
        <w:rPr>
          <w:color w:val="000000" w:themeColor="text1"/>
          <w:lang w:val="pt-PT"/>
          <w:rPrChange w:id="3823" w:author="Wolfgang J. Toechterle" w:date="2013-06-22T11:17:00Z">
            <w:rPr>
              <w:color w:val="auto"/>
            </w:rPr>
          </w:rPrChange>
        </w:rPr>
      </w:pPr>
      <w:r w:rsidRPr="00A20DF3">
        <w:rPr>
          <w:color w:val="000000" w:themeColor="text1"/>
          <w:lang w:val="pt-PT"/>
          <w:rPrChange w:id="3824" w:author="Wolfgang J. Toechterle" w:date="2013-06-22T11:17:00Z">
            <w:rPr/>
          </w:rPrChange>
        </w:rPr>
        <w:t>Total = 25 marks per module (Objective 15 + Subjective 10)</w:t>
      </w:r>
    </w:p>
    <w:p w14:paraId="67116CE9" w14:textId="77777777" w:rsidR="00CE6B36" w:rsidRPr="00A20DF3" w:rsidRDefault="00CE6B36" w:rsidP="00CE6B36">
      <w:pPr>
        <w:rPr>
          <w:lang w:val="pt-PT"/>
        </w:rPr>
      </w:pPr>
    </w:p>
    <w:p w14:paraId="629F9435" w14:textId="77777777" w:rsidR="004921DA" w:rsidRPr="00A20DF3" w:rsidRDefault="004921DA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  <w:lang w:val="pt-PT"/>
        </w:rPr>
      </w:pPr>
      <w:r w:rsidRPr="00A20DF3">
        <w:rPr>
          <w:lang w:val="pt-PT"/>
        </w:rPr>
        <w:br w:type="page"/>
      </w:r>
    </w:p>
    <w:p w14:paraId="7106BAB0" w14:textId="4BB3DD06" w:rsidR="00CE6B36" w:rsidRPr="00A20DF3" w:rsidRDefault="004921DA" w:rsidP="004921DA">
      <w:pPr>
        <w:pStyle w:val="Heading1"/>
        <w:rPr>
          <w:ins w:id="3825" w:author="Wolfgang J. Toechterle" w:date="2013-06-22T12:03:00Z"/>
          <w:u w:val="none"/>
          <w:lang w:val="pt-PT"/>
        </w:rPr>
      </w:pPr>
      <w:r w:rsidRPr="00A20DF3">
        <w:rPr>
          <w:u w:val="none"/>
          <w:lang w:val="pt-PT"/>
        </w:rPr>
        <w:lastRenderedPageBreak/>
        <w:t>APPENDICES</w:t>
      </w:r>
    </w:p>
    <w:p w14:paraId="072204A3" w14:textId="3F188BD9" w:rsidR="00051F50" w:rsidRPr="00A20DF3" w:rsidRDefault="00051F50">
      <w:pPr>
        <w:rPr>
          <w:ins w:id="3826" w:author="Wolfgang J. Toechterle" w:date="2013-06-22T12:03:00Z"/>
          <w:color w:val="008000"/>
          <w:lang w:val="pt-PT"/>
          <w:rPrChange w:id="3827" w:author="Wolfgang J. Toechterle" w:date="2013-06-22T12:08:00Z">
            <w:rPr>
              <w:ins w:id="3828" w:author="Wolfgang J. Toechterle" w:date="2013-06-22T12:03:00Z"/>
            </w:rPr>
          </w:rPrChange>
        </w:rPr>
        <w:pPrChange w:id="3829" w:author="Wolfgang J. Toechterle" w:date="2013-06-22T12:03:00Z">
          <w:pPr>
            <w:pStyle w:val="Heading1"/>
          </w:pPr>
        </w:pPrChange>
      </w:pPr>
      <w:ins w:id="3830" w:author="Wolfgang J. Toechterle" w:date="2013-06-22T12:03:00Z">
        <w:r w:rsidRPr="00A20DF3">
          <w:rPr>
            <w:color w:val="008000"/>
            <w:lang w:val="pt-PT"/>
            <w:rPrChange w:id="3831" w:author="Wolfgang J. Toechterle" w:date="2013-06-22T12:08:00Z">
              <w:rPr>
                <w:b w:val="0"/>
                <w:bCs w:val="0"/>
                <w:caps w:val="0"/>
              </w:rPr>
            </w:rPrChange>
          </w:rPr>
          <w:t>Text</w:t>
        </w:r>
      </w:ins>
    </w:p>
    <w:p w14:paraId="5035C8A6" w14:textId="7814194F" w:rsidR="00051F50" w:rsidRPr="00A20DF3" w:rsidRDefault="00051F50">
      <w:pPr>
        <w:rPr>
          <w:ins w:id="3832" w:author="Wolfgang J. Toechterle" w:date="2013-06-22T12:03:00Z"/>
          <w:color w:val="008000"/>
          <w:lang w:val="pt-PT"/>
          <w:rPrChange w:id="3833" w:author="Wolfgang J. Toechterle" w:date="2013-06-22T12:08:00Z">
            <w:rPr>
              <w:ins w:id="3834" w:author="Wolfgang J. Toechterle" w:date="2013-06-22T12:03:00Z"/>
            </w:rPr>
          </w:rPrChange>
        </w:rPr>
        <w:pPrChange w:id="3835" w:author="Wolfgang J. Toechterle" w:date="2013-06-22T12:03:00Z">
          <w:pPr>
            <w:pStyle w:val="Heading1"/>
          </w:pPr>
        </w:pPrChange>
      </w:pPr>
      <w:ins w:id="3836" w:author="Wolfgang J. Toechterle" w:date="2013-06-22T12:03:00Z">
        <w:r w:rsidRPr="00A20DF3">
          <w:rPr>
            <w:color w:val="008000"/>
            <w:lang w:val="pt-PT"/>
            <w:rPrChange w:id="3837" w:author="Wolfgang J. Toechterle" w:date="2013-06-22T12:08:00Z">
              <w:rPr>
                <w:b w:val="0"/>
                <w:bCs w:val="0"/>
                <w:caps w:val="0"/>
              </w:rPr>
            </w:rPrChange>
          </w:rPr>
          <w:t>Images</w:t>
        </w:r>
      </w:ins>
    </w:p>
    <w:p w14:paraId="3A5F60DF" w14:textId="6724BAE0" w:rsidR="00051F50" w:rsidRPr="00A20DF3" w:rsidRDefault="00051F50">
      <w:pPr>
        <w:rPr>
          <w:ins w:id="3838" w:author="Wolfgang J. Toechterle" w:date="2013-06-22T12:04:00Z"/>
          <w:color w:val="008000"/>
          <w:lang w:val="pt-PT"/>
          <w:rPrChange w:id="3839" w:author="Wolfgang J. Toechterle" w:date="2013-06-22T12:08:00Z">
            <w:rPr>
              <w:ins w:id="3840" w:author="Wolfgang J. Toechterle" w:date="2013-06-22T12:04:00Z"/>
            </w:rPr>
          </w:rPrChange>
        </w:rPr>
        <w:pPrChange w:id="3841" w:author="Wolfgang J. Toechterle" w:date="2013-06-22T12:03:00Z">
          <w:pPr>
            <w:pStyle w:val="Heading1"/>
          </w:pPr>
        </w:pPrChange>
      </w:pPr>
      <w:ins w:id="3842" w:author="Wolfgang J. Toechterle" w:date="2013-06-22T12:03:00Z">
        <w:r w:rsidRPr="00A20DF3">
          <w:rPr>
            <w:color w:val="008000"/>
            <w:lang w:val="pt-PT"/>
            <w:rPrChange w:id="3843" w:author="Wolfgang J. Toechterle" w:date="2013-06-22T12:08:00Z">
              <w:rPr>
                <w:b w:val="0"/>
                <w:bCs w:val="0"/>
                <w:caps w:val="0"/>
              </w:rPr>
            </w:rPrChange>
          </w:rPr>
          <w:t>QR-Code</w:t>
        </w:r>
      </w:ins>
    </w:p>
    <w:p w14:paraId="48ACCE58" w14:textId="2874D59F" w:rsidR="007D0F28" w:rsidRPr="00A20DF3" w:rsidRDefault="007D0F28">
      <w:pPr>
        <w:rPr>
          <w:ins w:id="3844" w:author="Wolfgang J. Toechterle" w:date="2013-06-22T12:03:00Z"/>
          <w:color w:val="008000"/>
          <w:lang w:val="pt-PT"/>
          <w:rPrChange w:id="3845" w:author="Wolfgang J. Toechterle" w:date="2013-06-22T12:08:00Z">
            <w:rPr>
              <w:ins w:id="3846" w:author="Wolfgang J. Toechterle" w:date="2013-06-22T12:03:00Z"/>
            </w:rPr>
          </w:rPrChange>
        </w:rPr>
        <w:pPrChange w:id="3847" w:author="Wolfgang J. Toechterle" w:date="2013-06-22T12:03:00Z">
          <w:pPr>
            <w:pStyle w:val="Heading1"/>
          </w:pPr>
        </w:pPrChange>
      </w:pPr>
      <w:ins w:id="3848" w:author="Wolfgang J. Toechterle" w:date="2013-06-22T12:04:00Z">
        <w:r w:rsidRPr="00A20DF3">
          <w:rPr>
            <w:color w:val="008000"/>
            <w:lang w:val="pt-PT"/>
            <w:rPrChange w:id="3849" w:author="Wolfgang J. Toechterle" w:date="2013-06-22T12:08:00Z">
              <w:rPr>
                <w:b w:val="0"/>
                <w:bCs w:val="0"/>
                <w:caps w:val="0"/>
              </w:rPr>
            </w:rPrChange>
          </w:rPr>
          <w:t>Preview Shopper model</w:t>
        </w:r>
      </w:ins>
    </w:p>
    <w:p w14:paraId="6C897C0E" w14:textId="71690B23" w:rsidR="002B6058" w:rsidRPr="00A20DF3" w:rsidRDefault="002B6058">
      <w:pPr>
        <w:rPr>
          <w:ins w:id="3850" w:author="Wolfgang J. Toechterle" w:date="2013-06-22T12:07:00Z"/>
          <w:lang w:val="pt-PT"/>
        </w:rPr>
        <w:pPrChange w:id="3851" w:author="Wolfgang J. Toechterle" w:date="2013-06-22T12:03:00Z">
          <w:pPr>
            <w:pStyle w:val="Heading1"/>
          </w:pPr>
        </w:pPrChange>
      </w:pPr>
      <w:ins w:id="3852" w:author="Wolfgang J. Toechterle" w:date="2013-06-22T20:53:00Z">
        <w:r w:rsidRPr="00A20DF3">
          <w:rPr>
            <w:color w:val="008000"/>
            <w:lang w:val="pt-PT"/>
          </w:rPr>
          <w:t>DieCut</w:t>
        </w:r>
      </w:ins>
    </w:p>
    <w:p w14:paraId="3F18673F" w14:textId="77777777" w:rsidR="00E1640C" w:rsidRPr="00A20DF3" w:rsidRDefault="00E1640C">
      <w:pPr>
        <w:rPr>
          <w:ins w:id="3853" w:author="Wolfgang J. Toechterle" w:date="2013-06-22T12:07:00Z"/>
          <w:lang w:val="pt-PT"/>
        </w:rPr>
        <w:pPrChange w:id="3854" w:author="Wolfgang J. Toechterle" w:date="2013-06-22T12:03:00Z">
          <w:pPr>
            <w:pStyle w:val="Heading1"/>
          </w:pPr>
        </w:pPrChange>
      </w:pPr>
    </w:p>
    <w:p w14:paraId="091D7E3E" w14:textId="77777777" w:rsidR="00E1640C" w:rsidRPr="00A20DF3" w:rsidRDefault="00E1640C">
      <w:pPr>
        <w:rPr>
          <w:ins w:id="3855" w:author="Wolfgang J. Toechterle" w:date="2013-06-22T12:07:00Z"/>
          <w:lang w:val="pt-PT"/>
        </w:rPr>
        <w:pPrChange w:id="3856" w:author="Wolfgang J. Toechterle" w:date="2013-06-22T12:03:00Z">
          <w:pPr>
            <w:pStyle w:val="Heading1"/>
          </w:pPr>
        </w:pPrChange>
      </w:pPr>
    </w:p>
    <w:p w14:paraId="5DE9478D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857" w:author="Wolfgang J. Toechterle" w:date="2013-06-22T12:07:00Z"/>
          <w:rFonts w:cs="Arial"/>
          <w:szCs w:val="20"/>
          <w:lang w:val="pt-PT"/>
        </w:rPr>
      </w:pPr>
      <w:ins w:id="3858" w:author="Wolfgang J. Toechterle" w:date="2013-06-22T12:07:00Z">
        <w:r w:rsidRPr="00A20DF3">
          <w:rPr>
            <w:rFonts w:cs="Arial"/>
            <w:b/>
            <w:bCs/>
            <w:sz w:val="28"/>
            <w:szCs w:val="28"/>
            <w:lang w:val="pt-PT"/>
          </w:rPr>
          <w:t>Task 1: logo</w:t>
        </w:r>
        <w:r w:rsidRPr="00A20DF3">
          <w:rPr>
            <w:rFonts w:cs="Arial"/>
            <w:szCs w:val="20"/>
            <w:lang w:val="pt-PT"/>
          </w:rPr>
          <w:t xml:space="preserve"> </w:t>
        </w:r>
      </w:ins>
    </w:p>
    <w:p w14:paraId="596AE60E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859" w:author="Wolfgang J. Toechterle" w:date="2013-06-22T12:07:00Z"/>
          <w:rFonts w:cs="Arial"/>
          <w:szCs w:val="20"/>
          <w:lang w:val="pt-PT"/>
        </w:rPr>
      </w:pPr>
    </w:p>
    <w:p w14:paraId="75088E42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60" w:author="Wolfgang J. Toechterle" w:date="2013-06-22T12:07:00Z"/>
          <w:rFonts w:ascii="Times New Roman" w:hAnsi="Times New Roman" w:cs="Times New Roman"/>
          <w:sz w:val="24"/>
          <w:szCs w:val="24"/>
          <w:lang w:val="pt-PT"/>
        </w:rPr>
      </w:pPr>
      <w:ins w:id="3861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</w:rPr>
          <w:t>Museum of Printing Arts Leipzig</w:t>
        </w:r>
      </w:ins>
    </w:p>
    <w:p w14:paraId="64467EBF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62" w:author="Wolfgang J. Toechterle" w:date="2013-06-22T12:07:00Z"/>
          <w:rFonts w:ascii="Times New Roman" w:hAnsi="Times New Roman" w:cs="Times New Roman"/>
          <w:sz w:val="24"/>
          <w:szCs w:val="24"/>
          <w:lang w:val="pt-PT"/>
        </w:rPr>
      </w:pPr>
      <w:ins w:id="3863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</w:rPr>
          <w:t>Museum für Druckkunst Leipzig</w:t>
        </w:r>
      </w:ins>
    </w:p>
    <w:p w14:paraId="7F79607E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864" w:author="Wolfgang J. Toechterle" w:date="2013-06-22T12:07:00Z"/>
          <w:rFonts w:cs="Arial"/>
          <w:szCs w:val="20"/>
          <w:lang w:val="pt-PT"/>
        </w:rPr>
      </w:pPr>
    </w:p>
    <w:p w14:paraId="6E77AC52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865" w:author="Wolfgang J. Toechterle" w:date="2013-06-22T12:07:00Z"/>
          <w:rFonts w:cs="Arial"/>
          <w:szCs w:val="20"/>
          <w:lang w:val="pt-PT"/>
        </w:rPr>
      </w:pPr>
    </w:p>
    <w:p w14:paraId="001AAB05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866" w:author="Wolfgang J. Toechterle" w:date="2013-06-22T12:07:00Z"/>
          <w:rFonts w:cs="Arial"/>
          <w:szCs w:val="20"/>
          <w:lang w:val="pt-PT"/>
        </w:rPr>
      </w:pPr>
    </w:p>
    <w:p w14:paraId="1A1FA195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867" w:author="Wolfgang J. Toechterle" w:date="2013-06-22T12:07:00Z"/>
          <w:rFonts w:cs="Arial"/>
          <w:szCs w:val="20"/>
          <w:lang w:val="pt-PT"/>
        </w:rPr>
      </w:pPr>
      <w:ins w:id="3868" w:author="Wolfgang J. Toechterle" w:date="2013-06-22T12:07:00Z">
        <w:r w:rsidRPr="00A20DF3">
          <w:rPr>
            <w:rFonts w:cs="Arial"/>
            <w:b/>
            <w:bCs/>
            <w:sz w:val="28"/>
            <w:szCs w:val="28"/>
            <w:lang w:val="pt-PT"/>
          </w:rPr>
          <w:t>Task 2: Letterhead and Business Card</w:t>
        </w:r>
        <w:r w:rsidRPr="00A20DF3">
          <w:rPr>
            <w:rFonts w:cs="Arial"/>
            <w:szCs w:val="20"/>
            <w:lang w:val="pt-PT"/>
          </w:rPr>
          <w:t xml:space="preserve"> </w:t>
        </w:r>
      </w:ins>
    </w:p>
    <w:p w14:paraId="4A867E89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869" w:author="Wolfgang J. Toechterle" w:date="2013-06-22T12:07:00Z"/>
          <w:rFonts w:cs="Arial"/>
          <w:szCs w:val="20"/>
          <w:lang w:val="pt-PT"/>
        </w:rPr>
      </w:pPr>
    </w:p>
    <w:p w14:paraId="24B138D3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70" w:author="Wolfgang J. Toechterle" w:date="2013-06-22T12:07:00Z"/>
          <w:rFonts w:ascii="Times New Roman" w:hAnsi="Times New Roman" w:cs="Times New Roman"/>
          <w:sz w:val="24"/>
          <w:szCs w:val="24"/>
          <w:lang w:val="pt-PT"/>
          <w:rPrChange w:id="3871" w:author="Admin" w:date="2013-06-30T22:49:00Z">
            <w:rPr>
              <w:ins w:id="3872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873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  <w:rPrChange w:id="3874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Stiftung Werkstattmuseum für Druckkunst</w:t>
        </w:r>
      </w:ins>
    </w:p>
    <w:p w14:paraId="3DDDC7A6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75" w:author="Wolfgang J. Toechterle" w:date="2013-06-22T12:07:00Z"/>
          <w:rFonts w:ascii="Times New Roman" w:hAnsi="Times New Roman" w:cs="Times New Roman"/>
          <w:sz w:val="24"/>
          <w:szCs w:val="24"/>
          <w:lang w:val="pt-PT"/>
          <w:rPrChange w:id="3876" w:author="Admin" w:date="2013-06-30T22:49:00Z">
            <w:rPr>
              <w:ins w:id="3877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878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  <w:rPrChange w:id="3879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Nonnenstraße 38</w:t>
        </w:r>
      </w:ins>
    </w:p>
    <w:p w14:paraId="004112B6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80" w:author="Wolfgang J. Toechterle" w:date="2013-06-22T12:07:00Z"/>
          <w:rFonts w:ascii="Times New Roman" w:hAnsi="Times New Roman" w:cs="Times New Roman"/>
          <w:sz w:val="24"/>
          <w:szCs w:val="24"/>
          <w:lang w:val="pt-PT"/>
        </w:rPr>
      </w:pPr>
      <w:ins w:id="3881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</w:rPr>
          <w:t>D-04229 Leipzig</w:t>
        </w:r>
      </w:ins>
    </w:p>
    <w:p w14:paraId="5B7776B4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82" w:author="Wolfgang J. Toechterle" w:date="2013-06-22T12:07:00Z"/>
          <w:rFonts w:ascii="Times New Roman" w:hAnsi="Times New Roman" w:cs="Times New Roman"/>
          <w:sz w:val="24"/>
          <w:szCs w:val="24"/>
          <w:lang w:val="pt-PT"/>
        </w:rPr>
      </w:pPr>
      <w:ins w:id="3883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</w:rPr>
          <w:t>Tel. +49 341 / 231 62-0</w:t>
        </w:r>
      </w:ins>
    </w:p>
    <w:p w14:paraId="1111C624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84" w:author="Wolfgang J. Toechterle" w:date="2013-06-22T12:07:00Z"/>
          <w:rFonts w:ascii="Times New Roman" w:hAnsi="Times New Roman" w:cs="Times New Roman"/>
          <w:sz w:val="24"/>
          <w:szCs w:val="24"/>
          <w:lang w:val="pt-PT"/>
        </w:rPr>
      </w:pPr>
      <w:ins w:id="3885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</w:rPr>
          <w:t>Fax +49 341 / 231 62-10</w:t>
        </w:r>
      </w:ins>
    </w:p>
    <w:p w14:paraId="71EB0068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86" w:author="Wolfgang J. Toechterle" w:date="2013-06-22T12:07:00Z"/>
          <w:rFonts w:ascii="Times New Roman" w:hAnsi="Times New Roman" w:cs="Times New Roman"/>
          <w:sz w:val="24"/>
          <w:szCs w:val="24"/>
          <w:lang w:val="pt-PT"/>
        </w:rPr>
      </w:pPr>
      <w:ins w:id="3887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</w:rPr>
          <w:t>info@druckkunst-museum.de</w:t>
        </w:r>
      </w:ins>
    </w:p>
    <w:p w14:paraId="5F7B91DC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88" w:author="Wolfgang J. Toechterle" w:date="2013-06-22T12:07:00Z"/>
          <w:rFonts w:ascii="Times New Roman" w:hAnsi="Times New Roman" w:cs="Times New Roman"/>
          <w:sz w:val="24"/>
          <w:szCs w:val="24"/>
          <w:lang w:val="pt-PT"/>
        </w:rPr>
      </w:pPr>
      <w:ins w:id="3889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</w:rPr>
          <w:t>www.druckkunst-museum.de</w:t>
        </w:r>
      </w:ins>
    </w:p>
    <w:p w14:paraId="22979D55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890" w:author="Wolfgang J. Toechterle" w:date="2013-06-22T12:07:00Z"/>
          <w:rFonts w:cs="Arial"/>
          <w:szCs w:val="20"/>
          <w:lang w:val="pt-PT"/>
        </w:rPr>
      </w:pPr>
    </w:p>
    <w:p w14:paraId="2D7B9BC0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891" w:author="Wolfgang J. Toechterle" w:date="2013-06-22T12:07:00Z"/>
          <w:rFonts w:cs="Arial"/>
          <w:szCs w:val="20"/>
          <w:lang w:val="pt-PT"/>
        </w:rPr>
      </w:pPr>
    </w:p>
    <w:p w14:paraId="7A12CE5E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892" w:author="Wolfgang J. Toechterle" w:date="2013-06-22T12:07:00Z"/>
          <w:rFonts w:cs="Arial"/>
          <w:szCs w:val="20"/>
          <w:lang w:val="pt-PT"/>
        </w:rPr>
      </w:pPr>
    </w:p>
    <w:p w14:paraId="3E83E023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893" w:author="Wolfgang J. Toechterle" w:date="2013-06-22T12:07:00Z"/>
          <w:rFonts w:cs="Arial"/>
          <w:szCs w:val="20"/>
          <w:lang w:val="pt-PT"/>
        </w:rPr>
      </w:pPr>
    </w:p>
    <w:p w14:paraId="643A7F72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894" w:author="Wolfgang J. Toechterle" w:date="2013-06-22T12:07:00Z"/>
          <w:rFonts w:cs="Arial"/>
          <w:szCs w:val="20"/>
          <w:lang w:val="pt-PT"/>
        </w:rPr>
      </w:pPr>
      <w:ins w:id="3895" w:author="Wolfgang J. Toechterle" w:date="2013-06-22T12:07:00Z">
        <w:r w:rsidRPr="00A20DF3">
          <w:rPr>
            <w:rFonts w:cs="Arial"/>
            <w:b/>
            <w:bCs/>
            <w:sz w:val="28"/>
            <w:szCs w:val="28"/>
            <w:lang w:val="pt-PT"/>
          </w:rPr>
          <w:t>Task 3: Entry Ticket</w:t>
        </w:r>
        <w:r w:rsidRPr="00A20DF3">
          <w:rPr>
            <w:rFonts w:cs="Arial"/>
            <w:szCs w:val="20"/>
            <w:lang w:val="pt-PT"/>
          </w:rPr>
          <w:t xml:space="preserve"> </w:t>
        </w:r>
      </w:ins>
    </w:p>
    <w:p w14:paraId="3338255C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896" w:author="Wolfgang J. Toechterle" w:date="2013-06-22T12:07:00Z"/>
          <w:rFonts w:cs="Arial"/>
          <w:szCs w:val="20"/>
          <w:lang w:val="pt-PT"/>
        </w:rPr>
      </w:pPr>
    </w:p>
    <w:p w14:paraId="0BFE184F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97" w:author="Wolfgang J. Toechterle" w:date="2013-06-22T12:07:00Z"/>
          <w:rFonts w:ascii="Times New Roman" w:hAnsi="Times New Roman" w:cs="Times New Roman"/>
          <w:sz w:val="24"/>
          <w:szCs w:val="24"/>
          <w:lang w:val="pt-PT"/>
        </w:rPr>
      </w:pPr>
      <w:ins w:id="3898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</w:rPr>
          <w:t>Between technology and art</w:t>
        </w:r>
      </w:ins>
    </w:p>
    <w:p w14:paraId="2DF75908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99" w:author="Wolfgang J. Toechterle" w:date="2013-06-22T12:07:00Z"/>
          <w:rFonts w:ascii="Times New Roman" w:hAnsi="Times New Roman" w:cs="Times New Roman"/>
          <w:sz w:val="24"/>
          <w:szCs w:val="24"/>
          <w:lang w:val="pt-PT"/>
        </w:rPr>
      </w:pPr>
      <w:ins w:id="3900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</w:rPr>
          <w:t>Experience type casting, type setting</w:t>
        </w:r>
      </w:ins>
    </w:p>
    <w:p w14:paraId="051F4294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01" w:author="Wolfgang J. Toechterle" w:date="2013-06-22T12:07:00Z"/>
          <w:rFonts w:ascii="Times New Roman" w:hAnsi="Times New Roman" w:cs="Times New Roman"/>
          <w:sz w:val="24"/>
          <w:szCs w:val="24"/>
          <w:lang w:val="pt-PT"/>
        </w:rPr>
      </w:pPr>
      <w:ins w:id="3902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</w:rPr>
          <w:t>and printing processes in a working museum</w:t>
        </w:r>
      </w:ins>
    </w:p>
    <w:p w14:paraId="1B49E3DC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03" w:author="Wolfgang J. Toechterle" w:date="2013-06-22T12:07:00Z"/>
          <w:rFonts w:ascii="Times New Roman" w:hAnsi="Times New Roman" w:cs="Times New Roman"/>
          <w:sz w:val="24"/>
          <w:szCs w:val="24"/>
          <w:lang w:val="pt-PT"/>
          <w:rPrChange w:id="3904" w:author="Admin" w:date="2013-06-30T22:49:00Z">
            <w:rPr>
              <w:ins w:id="3905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906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  <w:rPrChange w:id="3907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Nonnenstrasse 38, D- 04229 Leipzig</w:t>
        </w:r>
      </w:ins>
    </w:p>
    <w:p w14:paraId="7CB73C52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08" w:author="Wolfgang J. Toechterle" w:date="2013-06-22T12:07:00Z"/>
          <w:rFonts w:ascii="Times New Roman" w:hAnsi="Times New Roman" w:cs="Times New Roman"/>
          <w:sz w:val="24"/>
          <w:szCs w:val="24"/>
          <w:lang w:val="pt-PT"/>
          <w:rPrChange w:id="3909" w:author="Admin" w:date="2013-06-30T22:49:00Z">
            <w:rPr>
              <w:ins w:id="3910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911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  <w:rPrChange w:id="3912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Phone +49 (0) 341-231 62 0</w:t>
        </w:r>
      </w:ins>
    </w:p>
    <w:p w14:paraId="1C9207FB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13" w:author="Wolfgang J. Toechterle" w:date="2013-06-22T12:07:00Z"/>
          <w:rFonts w:ascii="Times New Roman" w:hAnsi="Times New Roman" w:cs="Times New Roman"/>
          <w:sz w:val="24"/>
          <w:szCs w:val="24"/>
          <w:lang w:val="pt-PT"/>
          <w:rPrChange w:id="3914" w:author="Admin" w:date="2013-06-30T22:49:00Z">
            <w:rPr>
              <w:ins w:id="3915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916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  <w:rPrChange w:id="3917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www.druckkunst-museum.de</w:t>
        </w:r>
      </w:ins>
    </w:p>
    <w:p w14:paraId="2948FB22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18" w:author="Wolfgang J. Toechterle" w:date="2013-06-22T12:07:00Z"/>
          <w:rFonts w:ascii="Times New Roman" w:hAnsi="Times New Roman" w:cs="Times New Roman"/>
          <w:sz w:val="24"/>
          <w:szCs w:val="24"/>
          <w:lang w:val="pt-PT"/>
        </w:rPr>
      </w:pPr>
      <w:ins w:id="3919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</w:rPr>
          <w:t>Mon - Fri 10 -17, Sun 11 -17, closed Saturday</w:t>
        </w:r>
      </w:ins>
    </w:p>
    <w:p w14:paraId="6FD6FDBF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920" w:author="Wolfgang J. Toechterle" w:date="2013-06-22T12:07:00Z"/>
          <w:rFonts w:cs="Arial"/>
          <w:szCs w:val="20"/>
          <w:lang w:val="pt-PT"/>
        </w:rPr>
      </w:pPr>
    </w:p>
    <w:p w14:paraId="25D183A5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921" w:author="Wolfgang J. Toechterle" w:date="2013-06-22T12:07:00Z"/>
          <w:rFonts w:cs="Arial"/>
          <w:szCs w:val="20"/>
          <w:lang w:val="pt-PT"/>
        </w:rPr>
      </w:pPr>
    </w:p>
    <w:p w14:paraId="71B42323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922" w:author="Wolfgang J. Toechterle" w:date="2013-06-22T12:07:00Z"/>
          <w:rFonts w:cs="Arial"/>
          <w:szCs w:val="20"/>
          <w:lang w:val="pt-PT"/>
        </w:rPr>
      </w:pPr>
    </w:p>
    <w:p w14:paraId="26B4D985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923" w:author="Wolfgang J. Toechterle" w:date="2013-06-22T12:07:00Z"/>
          <w:rFonts w:cs="Arial"/>
          <w:szCs w:val="20"/>
          <w:lang w:val="pt-PT"/>
        </w:rPr>
      </w:pPr>
    </w:p>
    <w:p w14:paraId="03099B10" w14:textId="77777777" w:rsidR="00E1640C" w:rsidRPr="00A20DF3" w:rsidRDefault="00E1640C" w:rsidP="00E1640C">
      <w:pPr>
        <w:widowControl w:val="0"/>
        <w:autoSpaceDE w:val="0"/>
        <w:autoSpaceDN w:val="0"/>
        <w:adjustRightInd w:val="0"/>
        <w:spacing w:after="200" w:line="276" w:lineRule="auto"/>
        <w:ind w:right="340"/>
        <w:rPr>
          <w:ins w:id="3924" w:author="Wolfgang J. Toechterle" w:date="2013-06-22T12:07:00Z"/>
          <w:rFonts w:cs="Arial"/>
          <w:szCs w:val="20"/>
          <w:lang w:val="pt-PT"/>
        </w:rPr>
      </w:pPr>
      <w:ins w:id="3925" w:author="Wolfgang J. Toechterle" w:date="2013-06-22T12:07:00Z">
        <w:r w:rsidRPr="00A20DF3">
          <w:rPr>
            <w:rFonts w:cs="Arial"/>
            <w:b/>
            <w:bCs/>
            <w:sz w:val="28"/>
            <w:szCs w:val="28"/>
            <w:lang w:val="pt-PT"/>
          </w:rPr>
          <w:t>Task 4: Shopping Bag</w:t>
        </w:r>
        <w:r w:rsidRPr="00A20DF3">
          <w:rPr>
            <w:rFonts w:cs="Arial"/>
            <w:szCs w:val="20"/>
            <w:lang w:val="pt-PT"/>
          </w:rPr>
          <w:t xml:space="preserve"> </w:t>
        </w:r>
      </w:ins>
    </w:p>
    <w:p w14:paraId="228E5CD4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26" w:author="Wolfgang J. Toechterle" w:date="2013-06-22T12:07:00Z"/>
          <w:rFonts w:ascii="Times New Roman" w:hAnsi="Times New Roman" w:cs="Times New Roman"/>
          <w:sz w:val="24"/>
          <w:szCs w:val="24"/>
          <w:lang w:val="pt-PT"/>
        </w:rPr>
      </w:pPr>
      <w:ins w:id="3927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</w:rPr>
          <w:t>Between technology and art</w:t>
        </w:r>
      </w:ins>
    </w:p>
    <w:p w14:paraId="4A8BE458" w14:textId="77777777" w:rsidR="00E1640C" w:rsidRPr="00A20DF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28" w:author="Wolfgang J. Toechterle" w:date="2013-06-22T12:07:00Z"/>
          <w:rFonts w:cs="Arial"/>
          <w:b/>
          <w:bCs/>
          <w:sz w:val="28"/>
          <w:szCs w:val="28"/>
          <w:lang w:val="pt-PT"/>
        </w:rPr>
      </w:pPr>
      <w:ins w:id="3929" w:author="Wolfgang J. Toechterle" w:date="2013-06-22T12:07:00Z">
        <w:r w:rsidRPr="00A20DF3">
          <w:rPr>
            <w:rFonts w:ascii="Times New Roman" w:hAnsi="Times New Roman" w:cs="Times New Roman"/>
            <w:sz w:val="24"/>
            <w:szCs w:val="24"/>
            <w:lang w:val="pt-PT"/>
          </w:rPr>
          <w:t>www.druckkunst-museum.de</w:t>
        </w:r>
      </w:ins>
    </w:p>
    <w:p w14:paraId="73C3DEB4" w14:textId="77777777" w:rsidR="00E1640C" w:rsidRPr="00A20DF3" w:rsidRDefault="00E1640C" w:rsidP="00E1640C">
      <w:pPr>
        <w:widowControl w:val="0"/>
        <w:autoSpaceDE w:val="0"/>
        <w:autoSpaceDN w:val="0"/>
        <w:adjustRightInd w:val="0"/>
        <w:ind w:right="340"/>
        <w:rPr>
          <w:ins w:id="3930" w:author="Wolfgang J. Toechterle" w:date="2013-06-22T12:07:00Z"/>
          <w:rFonts w:cs="Arial"/>
          <w:szCs w:val="20"/>
          <w:lang w:val="pt-PT"/>
        </w:rPr>
      </w:pPr>
    </w:p>
    <w:p w14:paraId="7130FA47" w14:textId="77777777" w:rsidR="00E1640C" w:rsidRPr="00A20DF3" w:rsidRDefault="00E1640C">
      <w:pPr>
        <w:rPr>
          <w:ins w:id="3931" w:author="Wolfgang J. Toechterle" w:date="2013-06-22T12:01:00Z"/>
          <w:lang w:val="pt-PT"/>
        </w:rPr>
        <w:pPrChange w:id="3932" w:author="Wolfgang J. Toechterle" w:date="2013-06-22T12:03:00Z">
          <w:pPr>
            <w:pStyle w:val="Heading1"/>
          </w:pPr>
        </w:pPrChange>
      </w:pPr>
    </w:p>
    <w:p w14:paraId="07532C5C" w14:textId="5F057575" w:rsidR="00051F50" w:rsidRPr="00A20DF3" w:rsidRDefault="00051F50">
      <w:pPr>
        <w:rPr>
          <w:ins w:id="3933" w:author="Wolfgang J. Toechterle" w:date="2013-06-22T12:02:00Z"/>
          <w:lang w:val="pt-PT"/>
        </w:rPr>
        <w:pPrChange w:id="3934" w:author="Wolfgang J. Toechterle" w:date="2013-06-22T12:01:00Z">
          <w:pPr>
            <w:pStyle w:val="Heading1"/>
          </w:pPr>
        </w:pPrChange>
      </w:pPr>
      <w:ins w:id="3935" w:author="Wolfgang J. Toechterle" w:date="2013-06-22T12:02:00Z">
        <w:r w:rsidRPr="00163E96">
          <w:rPr>
            <w:noProof/>
            <w:lang w:val="de-DE" w:eastAsia="de-DE"/>
          </w:rPr>
          <w:lastRenderedPageBreak/>
          <w:drawing>
            <wp:inline distT="0" distB="0" distL="0" distR="0" wp14:anchorId="6F77EB82" wp14:editId="162A724B">
              <wp:extent cx="6039485" cy="8531860"/>
              <wp:effectExtent l="0" t="0" r="5715" b="2540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6F6EA6" w14:textId="226E640C" w:rsidR="00051F50" w:rsidRPr="00A20DF3" w:rsidRDefault="00051F50">
      <w:pPr>
        <w:rPr>
          <w:ins w:id="3936" w:author="Wolfgang J. Toechterle" w:date="2013-06-22T12:02:00Z"/>
          <w:lang w:val="pt-PT"/>
        </w:rPr>
        <w:pPrChange w:id="3937" w:author="Wolfgang J. Toechterle" w:date="2013-06-22T12:01:00Z">
          <w:pPr>
            <w:pStyle w:val="Heading1"/>
          </w:pPr>
        </w:pPrChange>
      </w:pPr>
      <w:ins w:id="3938" w:author="Wolfgang J. Toechterle" w:date="2013-06-22T12:02:00Z">
        <w:r w:rsidRPr="00163E96">
          <w:rPr>
            <w:noProof/>
            <w:lang w:val="de-DE" w:eastAsia="de-DE"/>
          </w:rPr>
          <w:lastRenderedPageBreak/>
          <w:drawing>
            <wp:inline distT="0" distB="0" distL="0" distR="0" wp14:anchorId="0000DF27" wp14:editId="0F15EB30">
              <wp:extent cx="6039485" cy="8531860"/>
              <wp:effectExtent l="0" t="0" r="5715" b="254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EC4B54" w14:textId="664A94C6" w:rsidR="00051F50" w:rsidRPr="00A20DF3" w:rsidRDefault="00051F50">
      <w:pPr>
        <w:rPr>
          <w:lang w:val="pt-PT"/>
        </w:rPr>
        <w:pPrChange w:id="3939" w:author="Wolfgang J. Toechterle" w:date="2013-06-22T12:01:00Z">
          <w:pPr>
            <w:pStyle w:val="Heading1"/>
          </w:pPr>
        </w:pPrChange>
      </w:pPr>
      <w:ins w:id="3940" w:author="Wolfgang J. Toechterle" w:date="2013-06-22T12:02:00Z">
        <w:r w:rsidRPr="00163E96">
          <w:rPr>
            <w:noProof/>
            <w:lang w:val="de-DE" w:eastAsia="de-DE"/>
          </w:rPr>
          <w:lastRenderedPageBreak/>
          <w:drawing>
            <wp:inline distT="0" distB="0" distL="0" distR="0" wp14:anchorId="563A633E" wp14:editId="79AC1963">
              <wp:extent cx="6039485" cy="8531860"/>
              <wp:effectExtent l="0" t="0" r="5715" b="2540"/>
              <wp:docPr id="14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3.jpg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4F642E" w14:textId="474F7FE0" w:rsidR="004921DA" w:rsidRPr="00A20DF3" w:rsidRDefault="004921DA" w:rsidP="004921DA">
      <w:pPr>
        <w:rPr>
          <w:lang w:val="pt-PT"/>
        </w:rPr>
      </w:pPr>
      <w:del w:id="3941" w:author="Wolfgang J. Toechterle" w:date="2013-06-22T11:14:00Z">
        <w:r w:rsidRPr="00A20DF3" w:rsidDel="004A086C">
          <w:rPr>
            <w:noProof/>
            <w:lang w:val="de-DE" w:eastAsia="de-DE"/>
          </w:rPr>
          <w:drawing>
            <wp:inline distT="0" distB="0" distL="0" distR="0" wp14:anchorId="1CD5F5F9" wp14:editId="4FE991A9">
              <wp:extent cx="5714399" cy="8072617"/>
              <wp:effectExtent l="0" t="0" r="635" b="508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4399" cy="807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E330798" w14:textId="4E85DFB4" w:rsidR="004921DA" w:rsidRPr="00A20DF3" w:rsidRDefault="004921DA" w:rsidP="004921DA">
      <w:pPr>
        <w:rPr>
          <w:lang w:val="pt-PT"/>
        </w:rPr>
      </w:pPr>
      <w:del w:id="3942" w:author="Wolfgang J. Toechterle" w:date="2013-06-22T11:14:00Z">
        <w:r w:rsidRPr="00A20DF3" w:rsidDel="004A086C">
          <w:rPr>
            <w:noProof/>
            <w:lang w:val="de-DE" w:eastAsia="de-DE"/>
          </w:rPr>
          <w:lastRenderedPageBreak/>
          <w:drawing>
            <wp:inline distT="0" distB="0" distL="0" distR="0" wp14:anchorId="706A9F00" wp14:editId="00E3D808">
              <wp:extent cx="5584239" cy="7888743"/>
              <wp:effectExtent l="0" t="0" r="3810" b="10795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4239" cy="78887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1BED878" w14:textId="77777777" w:rsidR="00F768E2" w:rsidRPr="00A20DF3" w:rsidRDefault="00C51A27" w:rsidP="00CE6B36">
      <w:pPr>
        <w:rPr>
          <w:ins w:id="3943" w:author="Wolfgang J. Toechterle" w:date="2013-05-20T20:49:00Z"/>
          <w:lang w:val="pt-PT"/>
          <w:rPrChange w:id="3944" w:author="Admin" w:date="2013-06-30T22:49:00Z">
            <w:rPr>
              <w:ins w:id="3945" w:author="Wolfgang J. Toechterle" w:date="2013-05-20T20:49:00Z"/>
              <w:lang w:val="en-US"/>
            </w:rPr>
          </w:rPrChange>
        </w:rPr>
      </w:pPr>
      <w:r w:rsidRPr="00A20DF3">
        <w:rPr>
          <w:noProof/>
          <w:lang w:val="de-DE" w:eastAsia="de-DE"/>
        </w:rPr>
        <w:drawing>
          <wp:inline distT="0" distB="0" distL="0" distR="0" wp14:anchorId="73C0C341" wp14:editId="450F96C4">
            <wp:extent cx="1329313" cy="1329313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21" cy="132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0DF3">
        <w:rPr>
          <w:lang w:val="pt-PT"/>
          <w:rPrChange w:id="3946" w:author="Admin" w:date="2013-06-30T22:49:00Z">
            <w:rPr>
              <w:lang w:val="en-US"/>
            </w:rPr>
          </w:rPrChange>
        </w:rPr>
        <w:t xml:space="preserve"> </w:t>
      </w:r>
    </w:p>
    <w:p w14:paraId="20A9A1C3" w14:textId="77777777" w:rsidR="00F768E2" w:rsidRPr="00A20DF3" w:rsidRDefault="00F768E2" w:rsidP="00CE6B36">
      <w:pPr>
        <w:rPr>
          <w:ins w:id="3947" w:author="Wolfgang J. Toechterle" w:date="2013-05-20T20:49:00Z"/>
          <w:lang w:val="pt-PT"/>
          <w:rPrChange w:id="3948" w:author="Admin" w:date="2013-06-30T22:49:00Z">
            <w:rPr>
              <w:ins w:id="3949" w:author="Wolfgang J. Toechterle" w:date="2013-05-20T20:49:00Z"/>
              <w:lang w:val="en-US"/>
            </w:rPr>
          </w:rPrChange>
        </w:rPr>
      </w:pPr>
    </w:p>
    <w:p w14:paraId="2A34F211" w14:textId="3719AF8B" w:rsidR="00CE6B36" w:rsidRPr="00A20DF3" w:rsidRDefault="00C51A27" w:rsidP="00CE6B36">
      <w:pPr>
        <w:rPr>
          <w:ins w:id="3950" w:author="Wolfgang J. Toechterle" w:date="2013-05-20T20:48:00Z"/>
          <w:lang w:val="pt-PT"/>
          <w:rPrChange w:id="3951" w:author="Admin" w:date="2013-06-30T22:49:00Z">
            <w:rPr>
              <w:ins w:id="3952" w:author="Wolfgang J. Toechterle" w:date="2013-05-20T20:48:00Z"/>
              <w:lang w:val="en-US"/>
            </w:rPr>
          </w:rPrChange>
        </w:rPr>
      </w:pPr>
      <w:r w:rsidRPr="00A20DF3">
        <w:rPr>
          <w:lang w:val="pt-PT"/>
          <w:rPrChange w:id="3953" w:author="Admin" w:date="2013-06-30T22:49:00Z">
            <w:rPr>
              <w:lang w:val="en-US"/>
            </w:rPr>
          </w:rPrChange>
        </w:rPr>
        <w:t>QR-Code: minimum size: 20 x 20 mm</w:t>
      </w:r>
    </w:p>
    <w:p w14:paraId="726C8CAE" w14:textId="1333EEF0" w:rsidR="00F768E2" w:rsidRPr="00A20DF3" w:rsidRDefault="004A086C" w:rsidP="00CE6B36">
      <w:pPr>
        <w:rPr>
          <w:ins w:id="3954" w:author="Wolfgang J. Toechterle" w:date="2013-06-22T12:03:00Z"/>
          <w:lang w:val="pt-PT"/>
          <w:rPrChange w:id="3955" w:author="Admin" w:date="2013-06-30T22:49:00Z">
            <w:rPr>
              <w:ins w:id="3956" w:author="Wolfgang J. Toechterle" w:date="2013-06-22T12:03:00Z"/>
            </w:rPr>
          </w:rPrChange>
        </w:rPr>
      </w:pPr>
      <w:ins w:id="3957" w:author="Wolfgang J. Toechterle" w:date="2013-06-22T11:14:00Z">
        <w:r w:rsidRPr="00A20DF3">
          <w:rPr>
            <w:lang w:val="pt-PT"/>
            <w:rPrChange w:id="3958" w:author="Admin" w:date="2013-06-30T22:49:00Z">
              <w:rPr/>
            </w:rPrChange>
          </w:rPr>
          <w:t xml:space="preserve">File: </w:t>
        </w:r>
      </w:ins>
      <w:ins w:id="3959" w:author="Wolfgang J. Toechterle" w:date="2013-05-20T20:48:00Z">
        <w:r w:rsidRPr="00A20DF3">
          <w:rPr>
            <w:lang w:val="pt-PT"/>
            <w:rPrChange w:id="3960" w:author="Admin" w:date="2013-06-30T22:49:00Z">
              <w:rPr/>
            </w:rPrChange>
          </w:rPr>
          <w:t>druckkunst.png</w:t>
        </w:r>
      </w:ins>
    </w:p>
    <w:p w14:paraId="2BB9EB3C" w14:textId="77777777" w:rsidR="00051F50" w:rsidRPr="00A20DF3" w:rsidRDefault="00051F50" w:rsidP="00CE6B36">
      <w:pPr>
        <w:rPr>
          <w:ins w:id="3961" w:author="Wolfgang J. Toechterle" w:date="2013-06-22T12:03:00Z"/>
          <w:lang w:val="pt-PT"/>
          <w:rPrChange w:id="3962" w:author="Admin" w:date="2013-06-30T22:49:00Z">
            <w:rPr>
              <w:ins w:id="3963" w:author="Wolfgang J. Toechterle" w:date="2013-06-22T12:03:00Z"/>
            </w:rPr>
          </w:rPrChange>
        </w:rPr>
      </w:pPr>
    </w:p>
    <w:p w14:paraId="168229C0" w14:textId="3ADA5D5B" w:rsidR="00051F50" w:rsidRPr="00A20DF3" w:rsidRDefault="007D0F28" w:rsidP="00CE6B36">
      <w:pPr>
        <w:rPr>
          <w:ins w:id="3964" w:author="Wolfgang J. Toechterle" w:date="2013-06-22T12:08:00Z"/>
          <w:lang w:val="pt-PT"/>
        </w:rPr>
      </w:pPr>
      <w:ins w:id="3965" w:author="Wolfgang J. Toechterle" w:date="2013-06-22T12:03:00Z">
        <w:r w:rsidRPr="00A20DF3">
          <w:rPr>
            <w:noProof/>
            <w:lang w:val="de-DE" w:eastAsia="de-DE"/>
          </w:rPr>
          <w:drawing>
            <wp:inline distT="0" distB="0" distL="0" distR="0" wp14:anchorId="663C315E" wp14:editId="7CC91162">
              <wp:extent cx="6098540" cy="5923284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review_Shopper.jpg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8540" cy="59232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E205543" w14:textId="6CB9807B" w:rsidR="00D161EB" w:rsidRPr="00A20DF3" w:rsidRDefault="00D161EB" w:rsidP="00CE6B36">
      <w:pPr>
        <w:rPr>
          <w:ins w:id="3966" w:author="Wolfgang J. Toechterle" w:date="2013-06-22T12:09:00Z"/>
          <w:lang w:val="pt-PT"/>
        </w:rPr>
      </w:pPr>
    </w:p>
    <w:p w14:paraId="6C3838D5" w14:textId="0E84B242" w:rsidR="00737CDD" w:rsidRPr="00A20DF3" w:rsidRDefault="00F8618F" w:rsidP="00CE6B36">
      <w:pPr>
        <w:rPr>
          <w:ins w:id="3967" w:author="Wolfgang J. Toechterle" w:date="2013-06-22T20:53:00Z"/>
          <w:lang w:val="pt-PT"/>
        </w:rPr>
      </w:pPr>
      <w:ins w:id="3968" w:author="Wolfgang J. Toechterle" w:date="2013-06-22T20:52:00Z">
        <w:r w:rsidRPr="00A20DF3">
          <w:rPr>
            <w:lang w:val="pt-PT"/>
          </w:rPr>
          <w:t>Example of a shopping bag with the given DieCut</w:t>
        </w:r>
      </w:ins>
    </w:p>
    <w:p w14:paraId="65DD26D6" w14:textId="1E567C1B" w:rsidR="002B6058" w:rsidRPr="00A20DF3" w:rsidRDefault="002B6058" w:rsidP="00CE6B36">
      <w:pPr>
        <w:rPr>
          <w:ins w:id="3969" w:author="Wolfgang J. Toechterle" w:date="2013-06-22T20:54:00Z"/>
          <w:lang w:val="pt-PT"/>
        </w:rPr>
      </w:pPr>
      <w:ins w:id="3970" w:author="Wolfgang J. Toechterle" w:date="2013-06-22T20:53:00Z">
        <w:r w:rsidRPr="00A20DF3">
          <w:rPr>
            <w:noProof/>
            <w:lang w:val="de-DE" w:eastAsia="de-DE"/>
          </w:rPr>
          <w:lastRenderedPageBreak/>
          <w:drawing>
            <wp:inline distT="0" distB="0" distL="0" distR="0" wp14:anchorId="43E122EF" wp14:editId="3237B639">
              <wp:extent cx="6121400" cy="3067050"/>
              <wp:effectExtent l="0" t="0" r="0" b="6350"/>
              <wp:docPr id="3" name="Picture 3" descr="Daten:wolfi:daten:MM Projekte:BG Grafiker:2013:Worldskills 2013:Test Module:Mod CD:Mod Corporate Design:Documentation Module 2:BAG_dieCAT.ai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aten:wolfi:daten:MM Projekte:BG Grafiker:2013:Worldskills 2013:Test Module:Mod CD:Mod Corporate Design:Documentation Module 2:BAG_dieCAT.ai"/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21400" cy="306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9674AD5" w14:textId="77777777" w:rsidR="002B6058" w:rsidRPr="00A20DF3" w:rsidRDefault="002B6058" w:rsidP="00CE6B36">
      <w:pPr>
        <w:rPr>
          <w:ins w:id="3971" w:author="Wolfgang J. Toechterle" w:date="2013-06-22T20:54:00Z"/>
          <w:lang w:val="pt-PT"/>
        </w:rPr>
      </w:pPr>
    </w:p>
    <w:p w14:paraId="30F5BD22" w14:textId="5E65908D" w:rsidR="002B6058" w:rsidRPr="00A20DF3" w:rsidRDefault="002B6058" w:rsidP="00CE6B36">
      <w:pPr>
        <w:rPr>
          <w:lang w:val="pt-PT"/>
        </w:rPr>
      </w:pPr>
      <w:ins w:id="3972" w:author="Wolfgang J. Toechterle" w:date="2013-06-22T20:54:00Z">
        <w:r w:rsidRPr="00A20DF3">
          <w:rPr>
            <w:lang w:val="pt-PT"/>
          </w:rPr>
          <w:t>given DieCut</w:t>
        </w:r>
      </w:ins>
    </w:p>
    <w:sectPr w:rsidR="002B6058" w:rsidRPr="00A20DF3" w:rsidSect="00286C5F">
      <w:headerReference w:type="default" r:id="rId19"/>
      <w:footerReference w:type="default" r:id="rId20"/>
      <w:pgSz w:w="11900" w:h="16840" w:code="9"/>
      <w:pgMar w:top="1440" w:right="1134" w:bottom="1361" w:left="1440" w:header="567" w:footer="284" w:gutter="0"/>
      <w:cols w:space="708"/>
      <w:docGrid w:linePitch="360"/>
      <w:sectPrChange w:id="4024" w:author="Kinder" w:date="2013-06-30T08:38:00Z">
        <w:sectPr w:rsidR="002B6058" w:rsidRPr="00A20DF3" w:rsidSect="00286C5F">
          <w:pgSz w:w="11907" w:h="16839"/>
          <w:pgMar w:top="1985" w:right="1134" w:bottom="1418" w:left="1134" w:header="567" w:footer="284" w:gutter="0"/>
        </w:sectPr>
      </w:sectPrChange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374602" w14:textId="77777777" w:rsidR="00083E8F" w:rsidRDefault="00083E8F" w:rsidP="00A11118">
      <w:r>
        <w:separator/>
      </w:r>
    </w:p>
  </w:endnote>
  <w:endnote w:type="continuationSeparator" w:id="0">
    <w:p w14:paraId="1CB56F72" w14:textId="77777777" w:rsidR="00083E8F" w:rsidRDefault="00083E8F" w:rsidP="00A1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quare721 BT"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0" w:usb1="C0007843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4" w:type="dxa"/>
      <w:tblLook w:val="0000" w:firstRow="0" w:lastRow="0" w:firstColumn="0" w:lastColumn="0" w:noHBand="0" w:noVBand="0"/>
    </w:tblPr>
    <w:tblGrid>
      <w:gridCol w:w="2715"/>
      <w:gridCol w:w="5622"/>
      <w:gridCol w:w="1517"/>
    </w:tblGrid>
    <w:tr w:rsidR="000760C6" w14:paraId="6DDE62FA" w14:textId="77777777">
      <w:trPr>
        <w:cantSplit/>
      </w:trPr>
      <w:tc>
        <w:tcPr>
          <w:tcW w:w="2088" w:type="dxa"/>
        </w:tcPr>
        <w:p w14:paraId="29990C2C" w14:textId="77777777" w:rsidR="000760C6" w:rsidRDefault="000760C6" w:rsidP="004632D2">
          <w:pPr>
            <w:pStyle w:val="Footer"/>
            <w:rPr>
              <w:sz w:val="16"/>
            </w:rPr>
          </w:pPr>
        </w:p>
        <w:p w14:paraId="6F74CE45" w14:textId="77777777" w:rsidR="000760C6" w:rsidRDefault="000760C6" w:rsidP="004632D2">
          <w:pPr>
            <w:pStyle w:val="Footer"/>
            <w:rPr>
              <w:sz w:val="16"/>
            </w:rPr>
          </w:pPr>
        </w:p>
        <w:p w14:paraId="6F1A288C" w14:textId="77777777" w:rsidR="000760C6" w:rsidRPr="007922F0" w:rsidRDefault="000760C6" w:rsidP="00085939">
          <w:pPr>
            <w:pStyle w:val="Footer"/>
            <w:rPr>
              <w:sz w:val="16"/>
              <w:lang w:val="de-DE"/>
              <w:rPrChange w:id="110" w:author="Admin" w:date="2013-06-30T22:49:00Z">
                <w:rPr>
                  <w:sz w:val="16"/>
                </w:rPr>
              </w:rPrChange>
            </w:rPr>
          </w:pPr>
          <w:r w:rsidRPr="007922F0">
            <w:rPr>
              <w:sz w:val="16"/>
              <w:lang w:val="de-DE"/>
              <w:rPrChange w:id="111" w:author="Admin" w:date="2013-06-30T22:49:00Z">
                <w:rPr>
                  <w:sz w:val="16"/>
                </w:rPr>
              </w:rPrChange>
            </w:rPr>
            <w:t>WSC2013_TP40_MODX_PRE_EN</w:t>
          </w:r>
        </w:p>
      </w:tc>
      <w:tc>
        <w:tcPr>
          <w:tcW w:w="6120" w:type="dxa"/>
        </w:tcPr>
        <w:p w14:paraId="599269E2" w14:textId="77777777" w:rsidR="000760C6" w:rsidRPr="00AF5A9A" w:rsidRDefault="000760C6" w:rsidP="004632D2">
          <w:pPr>
            <w:jc w:val="center"/>
            <w:rPr>
              <w:rFonts w:ascii="Calibri" w:hAnsi="Calibri"/>
              <w:sz w:val="16"/>
              <w:szCs w:val="16"/>
              <w:lang w:val="en-US"/>
            </w:rPr>
          </w:pPr>
          <w:r w:rsidRPr="00AF5A9A">
            <w:rPr>
              <w:sz w:val="16"/>
              <w:szCs w:val="16"/>
              <w:lang w:val="en-US"/>
            </w:rPr>
            <w:t xml:space="preserve">©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(WSI) reserves all rights in documents developed for or on behalf of WSI, including translation and electronic distribution. This material may be reproduced for non-commercial vocational and educational purposes provided that the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logo and copyright notice are left in place.</w:t>
          </w:r>
        </w:p>
      </w:tc>
      <w:tc>
        <w:tcPr>
          <w:tcW w:w="1646" w:type="dxa"/>
        </w:tcPr>
        <w:p w14:paraId="60F4FA03" w14:textId="77777777" w:rsidR="000760C6" w:rsidRDefault="000760C6" w:rsidP="004632D2">
          <w:pPr>
            <w:pStyle w:val="Footer"/>
            <w:rPr>
              <w:rStyle w:val="PageNumber"/>
            </w:rPr>
          </w:pPr>
        </w:p>
        <w:p w14:paraId="3128290C" w14:textId="77777777" w:rsidR="000760C6" w:rsidRDefault="000760C6" w:rsidP="004632D2">
          <w:pPr>
            <w:pStyle w:val="Footer"/>
            <w:jc w:val="right"/>
            <w:rPr>
              <w:rStyle w:val="PageNumber"/>
            </w:rPr>
          </w:pPr>
        </w:p>
        <w:p w14:paraId="6CBB70AC" w14:textId="77777777" w:rsidR="000760C6" w:rsidRDefault="000760C6" w:rsidP="004632D2">
          <w:pPr>
            <w:pStyle w:val="Footer"/>
            <w:jc w:val="right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163E96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16683C">
            <w:rPr>
              <w:rStyle w:val="PageNumber"/>
              <w:noProof/>
            </w:rPr>
            <w:t>18</w:t>
          </w:r>
          <w:r>
            <w:rPr>
              <w:rStyle w:val="PageNumber"/>
            </w:rPr>
            <w:fldChar w:fldCharType="end"/>
          </w:r>
        </w:p>
      </w:tc>
    </w:tr>
  </w:tbl>
  <w:p w14:paraId="078811A0" w14:textId="77777777" w:rsidR="000760C6" w:rsidRDefault="000760C6" w:rsidP="00A11118">
    <w:pPr>
      <w:pStyle w:val="footer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page" w:tblpX="1449" w:tblpY="-330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  <w:tblPrChange w:id="3973" w:author="Kinder" w:date="2013-06-30T09:15:00Z">
        <w:tblPr>
          <w:tblW w:w="0" w:type="auto"/>
          <w:tblBorders>
            <w:top w:val="single" w:sz="4" w:space="0" w:color="auto"/>
          </w:tblBorders>
          <w:tblLook w:val="0000" w:firstRow="0" w:lastRow="0" w:firstColumn="0" w:lastColumn="0" w:noHBand="0" w:noVBand="0"/>
        </w:tblPr>
      </w:tblPrChange>
    </w:tblPr>
    <w:tblGrid>
      <w:gridCol w:w="4243"/>
      <w:gridCol w:w="2752"/>
      <w:gridCol w:w="2241"/>
      <w:tblGridChange w:id="3974">
        <w:tblGrid>
          <w:gridCol w:w="4243"/>
          <w:gridCol w:w="2752"/>
          <w:gridCol w:w="2241"/>
        </w:tblGrid>
      </w:tblGridChange>
    </w:tblGrid>
    <w:tr w:rsidR="000760C6" w:rsidDel="000161F3" w14:paraId="4538E4A4" w14:textId="7822B06E" w:rsidTr="000161F3">
      <w:trPr>
        <w:cantSplit/>
        <w:del w:id="3975" w:author="Kinder" w:date="2013-06-30T09:15:00Z"/>
        <w:trPrChange w:id="3976" w:author="Kinder" w:date="2013-06-30T09:15:00Z">
          <w:trPr>
            <w:cantSplit/>
          </w:trPr>
        </w:trPrChange>
      </w:trPr>
      <w:tc>
        <w:tcPr>
          <w:tcW w:w="4243" w:type="dxa"/>
          <w:tcPrChange w:id="3977" w:author="Kinder" w:date="2013-06-30T09:15:00Z">
            <w:tcPr>
              <w:tcW w:w="4428" w:type="dxa"/>
            </w:tcPr>
          </w:tcPrChange>
        </w:tcPr>
        <w:p w14:paraId="7156A9D3" w14:textId="118A9A32" w:rsidR="000760C6" w:rsidDel="000161F3" w:rsidRDefault="000760C6" w:rsidP="000161F3">
          <w:pPr>
            <w:pStyle w:val="Footer"/>
            <w:rPr>
              <w:del w:id="3978" w:author="Kinder" w:date="2013-06-30T09:15:00Z"/>
              <w:sz w:val="16"/>
            </w:rPr>
          </w:pPr>
        </w:p>
      </w:tc>
      <w:tc>
        <w:tcPr>
          <w:tcW w:w="2752" w:type="dxa"/>
          <w:tcPrChange w:id="3979" w:author="Kinder" w:date="2013-06-30T09:15:00Z">
            <w:tcPr>
              <w:tcW w:w="2962" w:type="dxa"/>
            </w:tcPr>
          </w:tcPrChange>
        </w:tcPr>
        <w:p w14:paraId="24BDEE0D" w14:textId="0D4A1FAC" w:rsidR="000760C6" w:rsidDel="000161F3" w:rsidRDefault="000760C6" w:rsidP="000161F3">
          <w:pPr>
            <w:pStyle w:val="Footer"/>
            <w:rPr>
              <w:del w:id="3980" w:author="Kinder" w:date="2013-06-30T09:15:00Z"/>
              <w:sz w:val="16"/>
            </w:rPr>
          </w:pPr>
        </w:p>
      </w:tc>
      <w:tc>
        <w:tcPr>
          <w:tcW w:w="2241" w:type="dxa"/>
          <w:tcPrChange w:id="3981" w:author="Kinder" w:date="2013-06-30T09:15:00Z">
            <w:tcPr>
              <w:tcW w:w="2464" w:type="dxa"/>
            </w:tcPr>
          </w:tcPrChange>
        </w:tcPr>
        <w:p w14:paraId="25623FDE" w14:textId="6FADC31A" w:rsidR="000760C6" w:rsidDel="000161F3" w:rsidRDefault="000760C6" w:rsidP="000161F3">
          <w:pPr>
            <w:pStyle w:val="Footer"/>
            <w:rPr>
              <w:del w:id="3982" w:author="Kinder" w:date="2013-06-30T09:15:00Z"/>
              <w:sz w:val="16"/>
            </w:rPr>
          </w:pPr>
        </w:p>
      </w:tc>
    </w:tr>
    <w:tr w:rsidR="000760C6" w:rsidDel="000161F3" w14:paraId="034C2079" w14:textId="22733D4D" w:rsidTr="000161F3">
      <w:trPr>
        <w:cantSplit/>
        <w:del w:id="3983" w:author="Kinder" w:date="2013-06-30T09:15:00Z"/>
        <w:trPrChange w:id="3984" w:author="Kinder" w:date="2013-06-30T09:15:00Z">
          <w:trPr>
            <w:cantSplit/>
          </w:trPr>
        </w:trPrChange>
      </w:trPr>
      <w:tc>
        <w:tcPr>
          <w:tcW w:w="4243" w:type="dxa"/>
          <w:tcPrChange w:id="3985" w:author="Kinder" w:date="2013-06-30T09:15:00Z">
            <w:tcPr>
              <w:tcW w:w="4428" w:type="dxa"/>
            </w:tcPr>
          </w:tcPrChange>
        </w:tcPr>
        <w:p w14:paraId="32A83BE0" w14:textId="7D7A69A9" w:rsidR="000760C6" w:rsidRPr="00591785" w:rsidDel="000161F3" w:rsidRDefault="000760C6" w:rsidP="000161F3">
          <w:pPr>
            <w:pStyle w:val="Footer"/>
            <w:rPr>
              <w:del w:id="3986" w:author="Kinder" w:date="2013-06-30T09:15:00Z"/>
              <w:sz w:val="16"/>
              <w:lang w:val="en-US"/>
            </w:rPr>
          </w:pPr>
          <w:del w:id="3987" w:author="Kinder" w:date="2013-06-30T09:15:00Z">
            <w:r w:rsidRPr="00591785" w:rsidDel="000161F3">
              <w:rPr>
                <w:sz w:val="16"/>
                <w:lang w:val="en-US"/>
              </w:rPr>
              <w:delText xml:space="preserve">Test Project proposal for skill </w:delText>
            </w:r>
            <w:r w:rsidDel="000161F3">
              <w:rPr>
                <w:sz w:val="16"/>
                <w:lang w:val="en-US"/>
              </w:rPr>
              <w:delText>40</w:delText>
            </w:r>
          </w:del>
        </w:p>
        <w:p w14:paraId="7B0DC11C" w14:textId="01765489" w:rsidR="000760C6" w:rsidRPr="00591785" w:rsidDel="000161F3" w:rsidRDefault="000760C6" w:rsidP="000161F3">
          <w:pPr>
            <w:pStyle w:val="Footer"/>
            <w:rPr>
              <w:del w:id="3988" w:author="Kinder" w:date="2013-06-30T09:15:00Z"/>
              <w:sz w:val="16"/>
              <w:lang w:val="de-DE"/>
            </w:rPr>
          </w:pPr>
          <w:del w:id="3989" w:author="Kinder" w:date="2013-06-30T09:15:00Z">
            <w:r w:rsidDel="000161F3">
              <w:rPr>
                <w:sz w:val="16"/>
                <w:lang w:val="de-DE"/>
              </w:rPr>
              <w:delText>WSC2013_TP</w:delText>
            </w:r>
          </w:del>
          <w:ins w:id="3990" w:author="Wolfgang J. Toechterle" w:date="2013-06-10T08:29:00Z">
            <w:del w:id="3991" w:author="Kinder" w:date="2013-06-30T09:15:00Z">
              <w:r w:rsidDel="000161F3">
                <w:rPr>
                  <w:sz w:val="16"/>
                  <w:lang w:val="de-DE"/>
                </w:rPr>
                <w:delText>40</w:delText>
              </w:r>
            </w:del>
          </w:ins>
          <w:del w:id="3992" w:author="Kinder" w:date="2013-06-30T09:15:00Z">
            <w:r w:rsidRPr="00591785" w:rsidDel="000161F3">
              <w:rPr>
                <w:sz w:val="16"/>
                <w:lang w:val="de-DE"/>
              </w:rPr>
              <w:delText>_</w:delText>
            </w:r>
            <w:r w:rsidDel="000161F3">
              <w:rPr>
                <w:sz w:val="16"/>
                <w:lang w:val="de-DE"/>
              </w:rPr>
              <w:delText>MODX_PRE</w:delText>
            </w:r>
            <w:r w:rsidRPr="00591785" w:rsidDel="000161F3">
              <w:rPr>
                <w:sz w:val="16"/>
                <w:lang w:val="de-DE"/>
              </w:rPr>
              <w:delText>_EN</w:delText>
            </w:r>
          </w:del>
        </w:p>
      </w:tc>
      <w:tc>
        <w:tcPr>
          <w:tcW w:w="2752" w:type="dxa"/>
          <w:tcPrChange w:id="3993" w:author="Kinder" w:date="2013-06-30T09:15:00Z">
            <w:tcPr>
              <w:tcW w:w="2962" w:type="dxa"/>
            </w:tcPr>
          </w:tcPrChange>
        </w:tcPr>
        <w:p w14:paraId="59B64CFA" w14:textId="6F3FA7EE" w:rsidR="000760C6" w:rsidRPr="00127BA6" w:rsidDel="000161F3" w:rsidRDefault="000760C6" w:rsidP="000161F3">
          <w:pPr>
            <w:pStyle w:val="Footer"/>
            <w:rPr>
              <w:del w:id="3994" w:author="Kinder" w:date="2013-06-30T09:15:00Z"/>
              <w:sz w:val="16"/>
              <w:lang w:val="fr-FR"/>
            </w:rPr>
          </w:pPr>
          <w:del w:id="3995" w:author="Kinder" w:date="2013-06-30T09:15:00Z">
            <w:r w:rsidDel="000161F3">
              <w:rPr>
                <w:sz w:val="16"/>
                <w:lang w:val="fr-FR"/>
              </w:rPr>
              <w:delText xml:space="preserve">Version: </w:delText>
            </w:r>
          </w:del>
          <w:ins w:id="3996" w:author="Wolfgang J. Toechterle" w:date="2013-06-08T19:35:00Z">
            <w:del w:id="3997" w:author="Kinder" w:date="2013-06-30T09:15:00Z">
              <w:r w:rsidDel="000161F3">
                <w:rPr>
                  <w:sz w:val="16"/>
                  <w:lang w:val="fr-FR"/>
                </w:rPr>
                <w:delText>2.5</w:delText>
              </w:r>
            </w:del>
          </w:ins>
        </w:p>
        <w:p w14:paraId="41B3EBC3" w14:textId="0CCC3B2D" w:rsidR="000760C6" w:rsidRPr="00127BA6" w:rsidDel="000161F3" w:rsidRDefault="000760C6" w:rsidP="000161F3">
          <w:pPr>
            <w:pStyle w:val="Footer"/>
            <w:rPr>
              <w:del w:id="3998" w:author="Kinder" w:date="2013-06-30T09:15:00Z"/>
              <w:sz w:val="16"/>
              <w:lang w:val="fr-FR"/>
            </w:rPr>
          </w:pPr>
          <w:del w:id="3999" w:author="Kinder" w:date="2013-06-30T09:15:00Z">
            <w:r w:rsidRPr="00127BA6" w:rsidDel="000161F3">
              <w:rPr>
                <w:sz w:val="16"/>
                <w:lang w:val="fr-FR"/>
              </w:rPr>
              <w:delText xml:space="preserve">Date: </w:delText>
            </w:r>
          </w:del>
          <w:ins w:id="4000" w:author="Wolfgang J. Toechterle" w:date="2013-06-22T20:55:00Z">
            <w:del w:id="4001" w:author="Kinder" w:date="2013-06-30T09:15:00Z">
              <w:r w:rsidDel="000161F3">
                <w:rPr>
                  <w:sz w:val="16"/>
                  <w:lang w:val="fr-FR"/>
                </w:rPr>
                <w:delText>22</w:delText>
              </w:r>
            </w:del>
          </w:ins>
          <w:del w:id="4002" w:author="Kinder" w:date="2013-06-30T09:15:00Z">
            <w:r w:rsidDel="000161F3">
              <w:rPr>
                <w:sz w:val="16"/>
                <w:lang w:val="fr-FR"/>
              </w:rPr>
              <w:delText>/0</w:delText>
            </w:r>
          </w:del>
          <w:ins w:id="4003" w:author="Wolfgang J. Toechterle" w:date="2013-06-08T19:35:00Z">
            <w:del w:id="4004" w:author="Kinder" w:date="2013-06-30T09:15:00Z">
              <w:r w:rsidDel="000161F3">
                <w:rPr>
                  <w:sz w:val="16"/>
                  <w:lang w:val="fr-FR"/>
                </w:rPr>
                <w:delText>6</w:delText>
              </w:r>
            </w:del>
          </w:ins>
          <w:del w:id="4005" w:author="Kinder" w:date="2013-06-30T09:15:00Z">
            <w:r w:rsidDel="000161F3">
              <w:rPr>
                <w:sz w:val="16"/>
                <w:lang w:val="fr-FR"/>
              </w:rPr>
              <w:delText>/</w:delText>
            </w:r>
          </w:del>
          <w:ins w:id="4006" w:author="Wolfgang J. Toechterle" w:date="2013-06-08T19:35:00Z">
            <w:del w:id="4007" w:author="Kinder" w:date="2013-06-30T09:15:00Z">
              <w:r w:rsidDel="000161F3">
                <w:rPr>
                  <w:sz w:val="16"/>
                  <w:lang w:val="fr-FR"/>
                </w:rPr>
                <w:delText>20</w:delText>
              </w:r>
            </w:del>
          </w:ins>
          <w:del w:id="4008" w:author="Kinder" w:date="2013-06-30T09:15:00Z">
            <w:r w:rsidDel="000161F3">
              <w:rPr>
                <w:sz w:val="16"/>
                <w:lang w:val="fr-FR"/>
              </w:rPr>
              <w:delText>13</w:delText>
            </w:r>
          </w:del>
        </w:p>
      </w:tc>
      <w:tc>
        <w:tcPr>
          <w:tcW w:w="2241" w:type="dxa"/>
          <w:tcPrChange w:id="4009" w:author="Kinder" w:date="2013-06-30T09:15:00Z">
            <w:tcPr>
              <w:tcW w:w="2464" w:type="dxa"/>
            </w:tcPr>
          </w:tcPrChange>
        </w:tcPr>
        <w:p w14:paraId="2E68629F" w14:textId="1206E493" w:rsidR="000760C6" w:rsidRPr="00127BA6" w:rsidDel="000161F3" w:rsidRDefault="000760C6" w:rsidP="000161F3">
          <w:pPr>
            <w:pStyle w:val="Footer"/>
            <w:jc w:val="right"/>
            <w:rPr>
              <w:del w:id="4010" w:author="Kinder" w:date="2013-06-30T09:15:00Z"/>
              <w:rStyle w:val="PageNumber"/>
            </w:rPr>
          </w:pPr>
        </w:p>
        <w:p w14:paraId="759C2BE0" w14:textId="6631E035" w:rsidR="000760C6" w:rsidDel="000161F3" w:rsidRDefault="000760C6" w:rsidP="000161F3">
          <w:pPr>
            <w:pStyle w:val="Footer"/>
            <w:jc w:val="right"/>
            <w:rPr>
              <w:del w:id="4011" w:author="Kinder" w:date="2013-06-30T09:15:00Z"/>
              <w:sz w:val="16"/>
            </w:rPr>
          </w:pPr>
          <w:del w:id="4012" w:author="Kinder" w:date="2013-06-30T09:15:00Z"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PAGE </w:delInstrText>
            </w:r>
            <w:r w:rsidDel="000161F3">
              <w:rPr>
                <w:rStyle w:val="PageNumber"/>
              </w:rPr>
              <w:fldChar w:fldCharType="separate"/>
            </w:r>
            <w:r w:rsidDel="000161F3">
              <w:rPr>
                <w:rStyle w:val="PageNumber"/>
                <w:noProof/>
              </w:rPr>
              <w:delText>2</w:delText>
            </w:r>
            <w:r w:rsidDel="000161F3">
              <w:rPr>
                <w:rStyle w:val="PageNumber"/>
              </w:rPr>
              <w:fldChar w:fldCharType="end"/>
            </w:r>
            <w:r w:rsidDel="000161F3">
              <w:rPr>
                <w:rStyle w:val="PageNumber"/>
              </w:rPr>
              <w:delText xml:space="preserve"> of </w:delText>
            </w:r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NUMPAGES </w:delInstrText>
            </w:r>
            <w:r w:rsidDel="000161F3">
              <w:rPr>
                <w:rStyle w:val="PageNumber"/>
              </w:rPr>
              <w:fldChar w:fldCharType="separate"/>
            </w:r>
            <w:r w:rsidDel="000161F3">
              <w:rPr>
                <w:rStyle w:val="PageNumber"/>
                <w:noProof/>
              </w:rPr>
              <w:delText>14</w:delText>
            </w:r>
            <w:r w:rsidDel="000161F3">
              <w:rPr>
                <w:rStyle w:val="PageNumber"/>
              </w:rPr>
              <w:fldChar w:fldCharType="end"/>
            </w:r>
          </w:del>
        </w:p>
      </w:tc>
    </w:tr>
  </w:tbl>
  <w:tbl>
    <w:tblPr>
      <w:tblpPr w:leftFromText="141" w:rightFromText="141" w:vertAnchor="page" w:horzAnchor="page" w:tblpX="1449" w:tblpY="15481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243"/>
      <w:gridCol w:w="2752"/>
      <w:gridCol w:w="2241"/>
    </w:tblGrid>
    <w:tr w:rsidR="000760C6" w14:paraId="2FC5809C" w14:textId="77777777" w:rsidTr="000161F3">
      <w:trPr>
        <w:cantSplit/>
      </w:trPr>
      <w:tc>
        <w:tcPr>
          <w:tcW w:w="4243" w:type="dxa"/>
        </w:tcPr>
        <w:p w14:paraId="7480BA1B" w14:textId="77777777" w:rsidR="000760C6" w:rsidRPr="00591785" w:rsidRDefault="000760C6" w:rsidP="000161F3">
          <w:pPr>
            <w:pStyle w:val="Footer"/>
            <w:rPr>
              <w:sz w:val="16"/>
              <w:lang w:val="en-US"/>
            </w:rPr>
          </w:pPr>
          <w:r w:rsidRPr="00591785">
            <w:rPr>
              <w:sz w:val="16"/>
              <w:lang w:val="en-US"/>
            </w:rPr>
            <w:t xml:space="preserve">Test Project proposal for skill </w:t>
          </w:r>
          <w:r>
            <w:rPr>
              <w:sz w:val="16"/>
              <w:lang w:val="en-US"/>
            </w:rPr>
            <w:t>40</w:t>
          </w:r>
        </w:p>
        <w:p w14:paraId="09709B8B" w14:textId="67E9E6C4" w:rsidR="000760C6" w:rsidRPr="007922F0" w:rsidRDefault="000760C6" w:rsidP="000161F3">
          <w:pPr>
            <w:pStyle w:val="Footer"/>
            <w:rPr>
              <w:sz w:val="16"/>
              <w:lang w:val="en-US"/>
              <w:rPrChange w:id="4013" w:author="Admin" w:date="2013-06-30T22:49:00Z">
                <w:rPr>
                  <w:sz w:val="16"/>
                  <w:lang w:val="de-DE"/>
                </w:rPr>
              </w:rPrChange>
            </w:rPr>
          </w:pPr>
          <w:r w:rsidRPr="007922F0">
            <w:rPr>
              <w:sz w:val="16"/>
              <w:lang w:val="en-US"/>
              <w:rPrChange w:id="4014" w:author="Admin" w:date="2013-06-30T22:49:00Z">
                <w:rPr>
                  <w:sz w:val="16"/>
                  <w:lang w:val="de-DE"/>
                </w:rPr>
              </w:rPrChange>
            </w:rPr>
            <w:t>WSC2013_TP40_MOD</w:t>
          </w:r>
          <w:ins w:id="4015" w:author="Kinder" w:date="2013-06-30T09:16:00Z">
            <w:r w:rsidRPr="007922F0">
              <w:rPr>
                <w:sz w:val="16"/>
                <w:lang w:val="en-US"/>
                <w:rPrChange w:id="4016" w:author="Admin" w:date="2013-06-30T22:49:00Z">
                  <w:rPr>
                    <w:sz w:val="16"/>
                    <w:lang w:val="de-DE"/>
                  </w:rPr>
                </w:rPrChange>
              </w:rPr>
              <w:t>1_actual</w:t>
            </w:r>
          </w:ins>
          <w:del w:id="4017" w:author="Kinder" w:date="2013-06-30T09:16:00Z">
            <w:r w:rsidRPr="007922F0" w:rsidDel="000161F3">
              <w:rPr>
                <w:sz w:val="16"/>
                <w:lang w:val="en-US"/>
                <w:rPrChange w:id="4018" w:author="Admin" w:date="2013-06-30T22:49:00Z">
                  <w:rPr>
                    <w:sz w:val="16"/>
                    <w:lang w:val="de-DE"/>
                  </w:rPr>
                </w:rPrChange>
              </w:rPr>
              <w:delText>X_</w:delText>
            </w:r>
          </w:del>
          <w:del w:id="4019" w:author="Kinder" w:date="2013-06-30T09:15:00Z">
            <w:r w:rsidRPr="007922F0" w:rsidDel="000161F3">
              <w:rPr>
                <w:sz w:val="16"/>
                <w:lang w:val="en-US"/>
                <w:rPrChange w:id="4020" w:author="Admin" w:date="2013-06-30T22:49:00Z">
                  <w:rPr>
                    <w:sz w:val="16"/>
                    <w:lang w:val="de-DE"/>
                  </w:rPr>
                </w:rPrChange>
              </w:rPr>
              <w:delText>PRE</w:delText>
            </w:r>
          </w:del>
          <w:r w:rsidRPr="007922F0">
            <w:rPr>
              <w:sz w:val="16"/>
              <w:lang w:val="en-US"/>
              <w:rPrChange w:id="4021" w:author="Admin" w:date="2013-06-30T22:49:00Z">
                <w:rPr>
                  <w:sz w:val="16"/>
                  <w:lang w:val="de-DE"/>
                </w:rPr>
              </w:rPrChange>
            </w:rPr>
            <w:t>_EN</w:t>
          </w:r>
        </w:p>
      </w:tc>
      <w:tc>
        <w:tcPr>
          <w:tcW w:w="2752" w:type="dxa"/>
        </w:tcPr>
        <w:p w14:paraId="400BCF2E" w14:textId="77777777" w:rsidR="000760C6" w:rsidRPr="00127BA6" w:rsidRDefault="000760C6" w:rsidP="000161F3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Version: 2.5</w:t>
          </w:r>
        </w:p>
        <w:p w14:paraId="2017ED95" w14:textId="1346E877" w:rsidR="000760C6" w:rsidRPr="00127BA6" w:rsidRDefault="000760C6" w:rsidP="000161F3">
          <w:pPr>
            <w:pStyle w:val="Footer"/>
            <w:rPr>
              <w:sz w:val="16"/>
              <w:lang w:val="fr-FR"/>
            </w:rPr>
          </w:pPr>
          <w:r w:rsidRPr="00127BA6">
            <w:rPr>
              <w:sz w:val="16"/>
              <w:lang w:val="fr-FR"/>
            </w:rPr>
            <w:t xml:space="preserve">Date: </w:t>
          </w:r>
          <w:ins w:id="4022" w:author="Kinder" w:date="2013-06-30T09:16:00Z">
            <w:r>
              <w:rPr>
                <w:sz w:val="16"/>
                <w:lang w:val="fr-FR"/>
              </w:rPr>
              <w:t>30</w:t>
            </w:r>
          </w:ins>
          <w:del w:id="4023" w:author="Kinder" w:date="2013-06-30T09:16:00Z">
            <w:r w:rsidDel="000161F3">
              <w:rPr>
                <w:sz w:val="16"/>
                <w:lang w:val="fr-FR"/>
              </w:rPr>
              <w:delText>22</w:delText>
            </w:r>
          </w:del>
          <w:r>
            <w:rPr>
              <w:sz w:val="16"/>
              <w:lang w:val="fr-FR"/>
            </w:rPr>
            <w:t>/06/2013</w:t>
          </w:r>
        </w:p>
      </w:tc>
      <w:tc>
        <w:tcPr>
          <w:tcW w:w="2241" w:type="dxa"/>
        </w:tcPr>
        <w:p w14:paraId="510226C0" w14:textId="77777777" w:rsidR="000760C6" w:rsidRPr="00127BA6" w:rsidRDefault="000760C6" w:rsidP="000161F3">
          <w:pPr>
            <w:pStyle w:val="Footer"/>
            <w:jc w:val="right"/>
            <w:rPr>
              <w:rStyle w:val="PageNumber"/>
            </w:rPr>
          </w:pPr>
        </w:p>
        <w:p w14:paraId="5A956160" w14:textId="77777777" w:rsidR="000760C6" w:rsidRDefault="000760C6" w:rsidP="000161F3">
          <w:pPr>
            <w:pStyle w:val="Footer"/>
            <w:jc w:val="right"/>
            <w:rPr>
              <w:sz w:val="16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16683C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16683C">
            <w:rPr>
              <w:rStyle w:val="PageNumber"/>
              <w:noProof/>
            </w:rPr>
            <w:t>18</w:t>
          </w:r>
          <w:r>
            <w:rPr>
              <w:rStyle w:val="PageNumber"/>
            </w:rPr>
            <w:fldChar w:fldCharType="end"/>
          </w:r>
        </w:p>
      </w:tc>
    </w:tr>
  </w:tbl>
  <w:p w14:paraId="1A866B3F" w14:textId="77777777" w:rsidR="000760C6" w:rsidRPr="000A556C" w:rsidRDefault="000760C6" w:rsidP="00A11118">
    <w:pPr>
      <w:pStyle w:val="footer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FF9391" w14:textId="77777777" w:rsidR="00083E8F" w:rsidRDefault="00083E8F" w:rsidP="00A11118">
      <w:r>
        <w:separator/>
      </w:r>
    </w:p>
  </w:footnote>
  <w:footnote w:type="continuationSeparator" w:id="0">
    <w:p w14:paraId="5BC85DE4" w14:textId="77777777" w:rsidR="00083E8F" w:rsidRDefault="00083E8F" w:rsidP="00A111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8E3249" w14:textId="77777777" w:rsidR="000760C6" w:rsidRDefault="000760C6" w:rsidP="00A11118">
    <w:pPr>
      <w:pStyle w:val="Header"/>
      <w:jc w:val="right"/>
    </w:pPr>
    <w:r>
      <w:rPr>
        <w:noProof/>
        <w:lang w:val="de-DE" w:eastAsia="de-DE"/>
      </w:rPr>
      <w:drawing>
        <wp:inline distT="0" distB="0" distL="0" distR="0" wp14:anchorId="27F11B7E" wp14:editId="67B86991">
          <wp:extent cx="1280160" cy="1097280"/>
          <wp:effectExtent l="19050" t="0" r="0" b="0"/>
          <wp:docPr id="6" name="Picture 2" descr="WSI_logo_r200_3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3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1097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B8794" w14:textId="77777777" w:rsidR="000760C6" w:rsidRDefault="000760C6" w:rsidP="00A11118">
    <w:pPr>
      <w:pStyle w:val="Header"/>
      <w:jc w:val="right"/>
    </w:pPr>
    <w:r>
      <w:rPr>
        <w:noProof/>
        <w:lang w:val="de-DE" w:eastAsia="de-DE"/>
      </w:rPr>
      <w:drawing>
        <wp:inline distT="0" distB="0" distL="0" distR="0" wp14:anchorId="28B6D3BE" wp14:editId="08E5E15D">
          <wp:extent cx="859536" cy="740664"/>
          <wp:effectExtent l="19050" t="0" r="0" b="0"/>
          <wp:docPr id="1" name="Picture 0" descr="WSI_logo_r200_2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2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536" cy="740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035A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F746E15"/>
    <w:multiLevelType w:val="hybridMultilevel"/>
    <w:tmpl w:val="CAE683EC"/>
    <w:lvl w:ilvl="0" w:tplc="88FED76E">
      <w:start w:val="1"/>
      <w:numFmt w:val="bullet"/>
      <w:pStyle w:val="tablesub-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A7E5014"/>
    <w:multiLevelType w:val="multilevel"/>
    <w:tmpl w:val="10862F6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30474AEB"/>
    <w:multiLevelType w:val="hybridMultilevel"/>
    <w:tmpl w:val="AAAE509E"/>
    <w:lvl w:ilvl="0" w:tplc="8EAE1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20B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FB2FF5"/>
    <w:multiLevelType w:val="multilevel"/>
    <w:tmpl w:val="DFA43520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12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1474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BE57C93"/>
    <w:multiLevelType w:val="hybridMultilevel"/>
    <w:tmpl w:val="EA206E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B03D89"/>
    <w:multiLevelType w:val="hybridMultilevel"/>
    <w:tmpl w:val="8402A6A6"/>
    <w:lvl w:ilvl="0" w:tplc="A90CBDDE">
      <w:start w:val="1"/>
      <w:numFmt w:val="lowerLetter"/>
      <w:pStyle w:val="lett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2215D3"/>
    <w:multiLevelType w:val="multilevel"/>
    <w:tmpl w:val="0409001F"/>
    <w:lvl w:ilvl="0">
      <w:start w:val="1"/>
      <w:numFmt w:val="decimal"/>
      <w:lvlText w:val="%1."/>
      <w:lvlJc w:val="left"/>
      <w:pPr>
        <w:ind w:left="814" w:hanging="360"/>
      </w:pPr>
    </w:lvl>
    <w:lvl w:ilvl="1">
      <w:start w:val="1"/>
      <w:numFmt w:val="decimal"/>
      <w:lvlText w:val="%1.%2."/>
      <w:lvlJc w:val="left"/>
      <w:pPr>
        <w:ind w:left="1246" w:hanging="432"/>
      </w:pPr>
    </w:lvl>
    <w:lvl w:ilvl="2">
      <w:start w:val="1"/>
      <w:numFmt w:val="decimal"/>
      <w:lvlText w:val="%1.%2.%3."/>
      <w:lvlJc w:val="left"/>
      <w:pPr>
        <w:ind w:left="1678" w:hanging="504"/>
      </w:pPr>
    </w:lvl>
    <w:lvl w:ilvl="3">
      <w:start w:val="1"/>
      <w:numFmt w:val="decimal"/>
      <w:lvlText w:val="%1.%2.%3.%4."/>
      <w:lvlJc w:val="left"/>
      <w:pPr>
        <w:ind w:left="2182" w:hanging="648"/>
      </w:pPr>
    </w:lvl>
    <w:lvl w:ilvl="4">
      <w:start w:val="1"/>
      <w:numFmt w:val="decimal"/>
      <w:lvlText w:val="%1.%2.%3.%4.%5."/>
      <w:lvlJc w:val="left"/>
      <w:pPr>
        <w:ind w:left="2686" w:hanging="792"/>
      </w:pPr>
    </w:lvl>
    <w:lvl w:ilvl="5">
      <w:start w:val="1"/>
      <w:numFmt w:val="decimal"/>
      <w:lvlText w:val="%1.%2.%3.%4.%5.%6."/>
      <w:lvlJc w:val="left"/>
      <w:pPr>
        <w:ind w:left="3190" w:hanging="936"/>
      </w:pPr>
    </w:lvl>
    <w:lvl w:ilvl="6">
      <w:start w:val="1"/>
      <w:numFmt w:val="decimal"/>
      <w:lvlText w:val="%1.%2.%3.%4.%5.%6.%7."/>
      <w:lvlJc w:val="left"/>
      <w:pPr>
        <w:ind w:left="3694" w:hanging="1080"/>
      </w:pPr>
    </w:lvl>
    <w:lvl w:ilvl="7">
      <w:start w:val="1"/>
      <w:numFmt w:val="decimal"/>
      <w:lvlText w:val="%1.%2.%3.%4.%5.%6.%7.%8."/>
      <w:lvlJc w:val="left"/>
      <w:pPr>
        <w:ind w:left="4198" w:hanging="1224"/>
      </w:pPr>
    </w:lvl>
    <w:lvl w:ilvl="8">
      <w:start w:val="1"/>
      <w:numFmt w:val="decimal"/>
      <w:lvlText w:val="%1.%2.%3.%4.%5.%6.%7.%8.%9."/>
      <w:lvlJc w:val="left"/>
      <w:pPr>
        <w:ind w:left="4774" w:hanging="1440"/>
      </w:pPr>
    </w:lvl>
  </w:abstractNum>
  <w:abstractNum w:abstractNumId="9">
    <w:nsid w:val="45D117FE"/>
    <w:multiLevelType w:val="hybridMultilevel"/>
    <w:tmpl w:val="8D1CD25A"/>
    <w:lvl w:ilvl="0" w:tplc="B77CAA8E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176E08"/>
    <w:multiLevelType w:val="hybridMultilevel"/>
    <w:tmpl w:val="3CD649E4"/>
    <w:lvl w:ilvl="0" w:tplc="0A223C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922D83"/>
    <w:multiLevelType w:val="multilevel"/>
    <w:tmpl w:val="FEC6797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Subsectionheading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sub-subsectionheading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4A5307DA"/>
    <w:multiLevelType w:val="hybridMultilevel"/>
    <w:tmpl w:val="E3B2E26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CDD6FE8"/>
    <w:multiLevelType w:val="hybridMultilevel"/>
    <w:tmpl w:val="AF4C94EA"/>
    <w:lvl w:ilvl="0" w:tplc="7CD0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-sub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pStyle w:val="bullet-sub-su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84521D"/>
    <w:multiLevelType w:val="hybridMultilevel"/>
    <w:tmpl w:val="DDA8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0213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6AFB5DB3"/>
    <w:multiLevelType w:val="hybridMultilevel"/>
    <w:tmpl w:val="E7AAE108"/>
    <w:lvl w:ilvl="0" w:tplc="6FAA67D6">
      <w:start w:val="1"/>
      <w:numFmt w:val="decimal"/>
      <w:pStyle w:val="numberedlist"/>
      <w:lvlText w:val="%1."/>
      <w:lvlJc w:val="left"/>
      <w:pPr>
        <w:ind w:left="720" w:hanging="360"/>
      </w:pPr>
      <w:rPr>
        <w:color w:val="000000" w:themeColor="text1"/>
      </w:rPr>
    </w:lvl>
    <w:lvl w:ilvl="1" w:tplc="0409000F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13"/>
  </w:num>
  <w:num w:numId="4">
    <w:abstractNumId w:val="16"/>
  </w:num>
  <w:num w:numId="5">
    <w:abstractNumId w:val="7"/>
  </w:num>
  <w:num w:numId="6">
    <w:abstractNumId w:val="5"/>
  </w:num>
  <w:num w:numId="7">
    <w:abstractNumId w:val="8"/>
  </w:num>
  <w:num w:numId="8">
    <w:abstractNumId w:val="15"/>
  </w:num>
  <w:num w:numId="9">
    <w:abstractNumId w:val="1"/>
  </w:num>
  <w:num w:numId="10">
    <w:abstractNumId w:val="3"/>
  </w:num>
  <w:num w:numId="11">
    <w:abstractNumId w:val="11"/>
  </w:num>
  <w:num w:numId="12">
    <w:abstractNumId w:val="9"/>
  </w:num>
  <w:num w:numId="13">
    <w:abstractNumId w:val="2"/>
  </w:num>
  <w:num w:numId="14">
    <w:abstractNumId w:val="0"/>
  </w:num>
  <w:num w:numId="15">
    <w:abstractNumId w:val="14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attachedTemplate r:id="rId1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B36"/>
    <w:rsid w:val="00004C40"/>
    <w:rsid w:val="000161F3"/>
    <w:rsid w:val="0003499E"/>
    <w:rsid w:val="00041F11"/>
    <w:rsid w:val="00041FC5"/>
    <w:rsid w:val="000500F9"/>
    <w:rsid w:val="00051F50"/>
    <w:rsid w:val="00052CBB"/>
    <w:rsid w:val="000760C6"/>
    <w:rsid w:val="00077928"/>
    <w:rsid w:val="0008332E"/>
    <w:rsid w:val="00083E8F"/>
    <w:rsid w:val="0008577D"/>
    <w:rsid w:val="00085939"/>
    <w:rsid w:val="0008779D"/>
    <w:rsid w:val="00091A9F"/>
    <w:rsid w:val="00092C27"/>
    <w:rsid w:val="000B6674"/>
    <w:rsid w:val="000E276C"/>
    <w:rsid w:val="000E5425"/>
    <w:rsid w:val="000E643F"/>
    <w:rsid w:val="000F7D4F"/>
    <w:rsid w:val="00102B53"/>
    <w:rsid w:val="00107523"/>
    <w:rsid w:val="00110754"/>
    <w:rsid w:val="0011241F"/>
    <w:rsid w:val="00113080"/>
    <w:rsid w:val="001151B7"/>
    <w:rsid w:val="00121C3A"/>
    <w:rsid w:val="00123927"/>
    <w:rsid w:val="00123A66"/>
    <w:rsid w:val="00124C60"/>
    <w:rsid w:val="00133997"/>
    <w:rsid w:val="001403E6"/>
    <w:rsid w:val="00142C5A"/>
    <w:rsid w:val="00154A5F"/>
    <w:rsid w:val="00157A88"/>
    <w:rsid w:val="00160450"/>
    <w:rsid w:val="00163E96"/>
    <w:rsid w:val="00164042"/>
    <w:rsid w:val="001643B2"/>
    <w:rsid w:val="00165B6B"/>
    <w:rsid w:val="0016683C"/>
    <w:rsid w:val="00193406"/>
    <w:rsid w:val="001957A8"/>
    <w:rsid w:val="001A2347"/>
    <w:rsid w:val="001B1721"/>
    <w:rsid w:val="001B5B51"/>
    <w:rsid w:val="001C00CF"/>
    <w:rsid w:val="001D5EA7"/>
    <w:rsid w:val="001D7D3F"/>
    <w:rsid w:val="001E261D"/>
    <w:rsid w:val="001E6D78"/>
    <w:rsid w:val="001E709A"/>
    <w:rsid w:val="00206EAC"/>
    <w:rsid w:val="0021063C"/>
    <w:rsid w:val="002201E2"/>
    <w:rsid w:val="002227AA"/>
    <w:rsid w:val="0022481E"/>
    <w:rsid w:val="002254E8"/>
    <w:rsid w:val="00225EC8"/>
    <w:rsid w:val="0023436B"/>
    <w:rsid w:val="00244ABB"/>
    <w:rsid w:val="002574C4"/>
    <w:rsid w:val="002634A2"/>
    <w:rsid w:val="00263883"/>
    <w:rsid w:val="002647FD"/>
    <w:rsid w:val="00285E45"/>
    <w:rsid w:val="00286C5F"/>
    <w:rsid w:val="00287305"/>
    <w:rsid w:val="002901B9"/>
    <w:rsid w:val="00292AA9"/>
    <w:rsid w:val="00294763"/>
    <w:rsid w:val="002B6058"/>
    <w:rsid w:val="002D45C5"/>
    <w:rsid w:val="002F3239"/>
    <w:rsid w:val="00301173"/>
    <w:rsid w:val="00301401"/>
    <w:rsid w:val="003043C9"/>
    <w:rsid w:val="00306215"/>
    <w:rsid w:val="003122CB"/>
    <w:rsid w:val="00322373"/>
    <w:rsid w:val="00322403"/>
    <w:rsid w:val="00327031"/>
    <w:rsid w:val="00331DE2"/>
    <w:rsid w:val="003371B5"/>
    <w:rsid w:val="00341765"/>
    <w:rsid w:val="0034328E"/>
    <w:rsid w:val="003577CE"/>
    <w:rsid w:val="00360EE9"/>
    <w:rsid w:val="00362398"/>
    <w:rsid w:val="00363CFC"/>
    <w:rsid w:val="00364CAC"/>
    <w:rsid w:val="00384095"/>
    <w:rsid w:val="00390223"/>
    <w:rsid w:val="003A6952"/>
    <w:rsid w:val="003C0B2E"/>
    <w:rsid w:val="003E6451"/>
    <w:rsid w:val="003E7395"/>
    <w:rsid w:val="003F0509"/>
    <w:rsid w:val="003F1B71"/>
    <w:rsid w:val="003F24C3"/>
    <w:rsid w:val="003F39E8"/>
    <w:rsid w:val="00413B08"/>
    <w:rsid w:val="00426C75"/>
    <w:rsid w:val="00427D9C"/>
    <w:rsid w:val="00442D74"/>
    <w:rsid w:val="00447A93"/>
    <w:rsid w:val="00454180"/>
    <w:rsid w:val="00456E07"/>
    <w:rsid w:val="004632D2"/>
    <w:rsid w:val="00466FEA"/>
    <w:rsid w:val="004743EC"/>
    <w:rsid w:val="00476437"/>
    <w:rsid w:val="00481A0A"/>
    <w:rsid w:val="00483A3F"/>
    <w:rsid w:val="004904E9"/>
    <w:rsid w:val="004921DA"/>
    <w:rsid w:val="004932D4"/>
    <w:rsid w:val="004A086C"/>
    <w:rsid w:val="004A6F5C"/>
    <w:rsid w:val="004C4B6F"/>
    <w:rsid w:val="004C4D2C"/>
    <w:rsid w:val="00504D88"/>
    <w:rsid w:val="005069C9"/>
    <w:rsid w:val="00507333"/>
    <w:rsid w:val="00510F1B"/>
    <w:rsid w:val="00517A75"/>
    <w:rsid w:val="00522219"/>
    <w:rsid w:val="005414DD"/>
    <w:rsid w:val="005430DA"/>
    <w:rsid w:val="00543F6C"/>
    <w:rsid w:val="00544BE0"/>
    <w:rsid w:val="0056224F"/>
    <w:rsid w:val="005630DE"/>
    <w:rsid w:val="00565BE3"/>
    <w:rsid w:val="005943DD"/>
    <w:rsid w:val="00597D72"/>
    <w:rsid w:val="005A07D3"/>
    <w:rsid w:val="005A2A3D"/>
    <w:rsid w:val="005A4A93"/>
    <w:rsid w:val="005A7230"/>
    <w:rsid w:val="005B138D"/>
    <w:rsid w:val="005F427D"/>
    <w:rsid w:val="005F4436"/>
    <w:rsid w:val="00614930"/>
    <w:rsid w:val="0062406A"/>
    <w:rsid w:val="00626A92"/>
    <w:rsid w:val="006301F0"/>
    <w:rsid w:val="0063530C"/>
    <w:rsid w:val="006402F1"/>
    <w:rsid w:val="00680D08"/>
    <w:rsid w:val="00695E57"/>
    <w:rsid w:val="006A1E87"/>
    <w:rsid w:val="006A59B7"/>
    <w:rsid w:val="006B03C3"/>
    <w:rsid w:val="006B7209"/>
    <w:rsid w:val="006C0056"/>
    <w:rsid w:val="006C6DA0"/>
    <w:rsid w:val="006D3605"/>
    <w:rsid w:val="006D41FF"/>
    <w:rsid w:val="006D44E2"/>
    <w:rsid w:val="006D5051"/>
    <w:rsid w:val="006E233C"/>
    <w:rsid w:val="006F01C5"/>
    <w:rsid w:val="00700A10"/>
    <w:rsid w:val="007019CD"/>
    <w:rsid w:val="0072113A"/>
    <w:rsid w:val="00731CAE"/>
    <w:rsid w:val="00737CDD"/>
    <w:rsid w:val="007433D6"/>
    <w:rsid w:val="0074449E"/>
    <w:rsid w:val="00747425"/>
    <w:rsid w:val="00750A78"/>
    <w:rsid w:val="00757C7E"/>
    <w:rsid w:val="00763EC0"/>
    <w:rsid w:val="00772E0D"/>
    <w:rsid w:val="007922F0"/>
    <w:rsid w:val="007A372D"/>
    <w:rsid w:val="007B156C"/>
    <w:rsid w:val="007B1825"/>
    <w:rsid w:val="007B1D59"/>
    <w:rsid w:val="007B47BC"/>
    <w:rsid w:val="007B546D"/>
    <w:rsid w:val="007B7086"/>
    <w:rsid w:val="007C3C31"/>
    <w:rsid w:val="007D0F28"/>
    <w:rsid w:val="007E3F64"/>
    <w:rsid w:val="007E50C5"/>
    <w:rsid w:val="007F0DA1"/>
    <w:rsid w:val="007F3526"/>
    <w:rsid w:val="008005D8"/>
    <w:rsid w:val="00803FD9"/>
    <w:rsid w:val="00812176"/>
    <w:rsid w:val="0082082C"/>
    <w:rsid w:val="00824319"/>
    <w:rsid w:val="00832869"/>
    <w:rsid w:val="00837264"/>
    <w:rsid w:val="00850C9F"/>
    <w:rsid w:val="008A6352"/>
    <w:rsid w:val="008D2A9B"/>
    <w:rsid w:val="008E30B0"/>
    <w:rsid w:val="008E46E0"/>
    <w:rsid w:val="008E6902"/>
    <w:rsid w:val="008F2F15"/>
    <w:rsid w:val="008F6BC3"/>
    <w:rsid w:val="00912677"/>
    <w:rsid w:val="009179DE"/>
    <w:rsid w:val="0092197E"/>
    <w:rsid w:val="00950D88"/>
    <w:rsid w:val="00950F5C"/>
    <w:rsid w:val="00954B93"/>
    <w:rsid w:val="00963161"/>
    <w:rsid w:val="009670A7"/>
    <w:rsid w:val="0096799B"/>
    <w:rsid w:val="009A1CB9"/>
    <w:rsid w:val="009A2393"/>
    <w:rsid w:val="009B1401"/>
    <w:rsid w:val="009B2315"/>
    <w:rsid w:val="009E504A"/>
    <w:rsid w:val="009F3A44"/>
    <w:rsid w:val="009F3FF5"/>
    <w:rsid w:val="00A02EED"/>
    <w:rsid w:val="00A11118"/>
    <w:rsid w:val="00A154EE"/>
    <w:rsid w:val="00A159E7"/>
    <w:rsid w:val="00A16644"/>
    <w:rsid w:val="00A20DF3"/>
    <w:rsid w:val="00A22991"/>
    <w:rsid w:val="00A23884"/>
    <w:rsid w:val="00A31AC5"/>
    <w:rsid w:val="00A32574"/>
    <w:rsid w:val="00A33AF5"/>
    <w:rsid w:val="00A41992"/>
    <w:rsid w:val="00A43DED"/>
    <w:rsid w:val="00A5158C"/>
    <w:rsid w:val="00A53673"/>
    <w:rsid w:val="00A57DC6"/>
    <w:rsid w:val="00A71FE7"/>
    <w:rsid w:val="00A7232A"/>
    <w:rsid w:val="00A835ED"/>
    <w:rsid w:val="00A845BA"/>
    <w:rsid w:val="00A85014"/>
    <w:rsid w:val="00A907D9"/>
    <w:rsid w:val="00A91062"/>
    <w:rsid w:val="00A94863"/>
    <w:rsid w:val="00A963AB"/>
    <w:rsid w:val="00A97A27"/>
    <w:rsid w:val="00AB1806"/>
    <w:rsid w:val="00AE188E"/>
    <w:rsid w:val="00AF5632"/>
    <w:rsid w:val="00B04CCA"/>
    <w:rsid w:val="00B101AE"/>
    <w:rsid w:val="00B11D6A"/>
    <w:rsid w:val="00B166BD"/>
    <w:rsid w:val="00B177CF"/>
    <w:rsid w:val="00B21FF3"/>
    <w:rsid w:val="00B26476"/>
    <w:rsid w:val="00B37A05"/>
    <w:rsid w:val="00B403AA"/>
    <w:rsid w:val="00B4130E"/>
    <w:rsid w:val="00B4157B"/>
    <w:rsid w:val="00B45946"/>
    <w:rsid w:val="00B554E4"/>
    <w:rsid w:val="00B73180"/>
    <w:rsid w:val="00B73D54"/>
    <w:rsid w:val="00B8096E"/>
    <w:rsid w:val="00B82E92"/>
    <w:rsid w:val="00B837E8"/>
    <w:rsid w:val="00B90009"/>
    <w:rsid w:val="00B92967"/>
    <w:rsid w:val="00BA6B2D"/>
    <w:rsid w:val="00BB5003"/>
    <w:rsid w:val="00BC3DD0"/>
    <w:rsid w:val="00BE601D"/>
    <w:rsid w:val="00C015C8"/>
    <w:rsid w:val="00C11B41"/>
    <w:rsid w:val="00C11F70"/>
    <w:rsid w:val="00C1285F"/>
    <w:rsid w:val="00C173B7"/>
    <w:rsid w:val="00C21D0B"/>
    <w:rsid w:val="00C27E59"/>
    <w:rsid w:val="00C3214B"/>
    <w:rsid w:val="00C3496C"/>
    <w:rsid w:val="00C41278"/>
    <w:rsid w:val="00C51297"/>
    <w:rsid w:val="00C51A27"/>
    <w:rsid w:val="00C52EAA"/>
    <w:rsid w:val="00C93998"/>
    <w:rsid w:val="00CA04D5"/>
    <w:rsid w:val="00CA05B5"/>
    <w:rsid w:val="00CA4381"/>
    <w:rsid w:val="00CA5A98"/>
    <w:rsid w:val="00CC5429"/>
    <w:rsid w:val="00CD0E39"/>
    <w:rsid w:val="00CE2E7C"/>
    <w:rsid w:val="00CE6B36"/>
    <w:rsid w:val="00CF293E"/>
    <w:rsid w:val="00D03706"/>
    <w:rsid w:val="00D03DE3"/>
    <w:rsid w:val="00D161EB"/>
    <w:rsid w:val="00D234B0"/>
    <w:rsid w:val="00D23C9A"/>
    <w:rsid w:val="00D5088B"/>
    <w:rsid w:val="00D65436"/>
    <w:rsid w:val="00D754A4"/>
    <w:rsid w:val="00D80C51"/>
    <w:rsid w:val="00D83174"/>
    <w:rsid w:val="00D875E2"/>
    <w:rsid w:val="00D87DCE"/>
    <w:rsid w:val="00DB0BB5"/>
    <w:rsid w:val="00DB44DF"/>
    <w:rsid w:val="00DD3A00"/>
    <w:rsid w:val="00DD40D8"/>
    <w:rsid w:val="00DE008C"/>
    <w:rsid w:val="00DF412B"/>
    <w:rsid w:val="00DF4C8F"/>
    <w:rsid w:val="00DF7698"/>
    <w:rsid w:val="00E00510"/>
    <w:rsid w:val="00E11010"/>
    <w:rsid w:val="00E1640C"/>
    <w:rsid w:val="00E22E28"/>
    <w:rsid w:val="00E34726"/>
    <w:rsid w:val="00E36990"/>
    <w:rsid w:val="00E36FE2"/>
    <w:rsid w:val="00E41C30"/>
    <w:rsid w:val="00E4223D"/>
    <w:rsid w:val="00E82432"/>
    <w:rsid w:val="00E90506"/>
    <w:rsid w:val="00E95EBC"/>
    <w:rsid w:val="00EA5133"/>
    <w:rsid w:val="00EC452A"/>
    <w:rsid w:val="00EC7B1E"/>
    <w:rsid w:val="00ED67B4"/>
    <w:rsid w:val="00EE6316"/>
    <w:rsid w:val="00EF7197"/>
    <w:rsid w:val="00EF736F"/>
    <w:rsid w:val="00F0275A"/>
    <w:rsid w:val="00F02B17"/>
    <w:rsid w:val="00F13DBB"/>
    <w:rsid w:val="00F2525A"/>
    <w:rsid w:val="00F36E7A"/>
    <w:rsid w:val="00F40D39"/>
    <w:rsid w:val="00F42C31"/>
    <w:rsid w:val="00F454D3"/>
    <w:rsid w:val="00F5386C"/>
    <w:rsid w:val="00F56128"/>
    <w:rsid w:val="00F63952"/>
    <w:rsid w:val="00F722B1"/>
    <w:rsid w:val="00F768E2"/>
    <w:rsid w:val="00F8618F"/>
    <w:rsid w:val="00F91A57"/>
    <w:rsid w:val="00F92B61"/>
    <w:rsid w:val="00FA152B"/>
    <w:rsid w:val="00FA5E08"/>
    <w:rsid w:val="00FA6493"/>
    <w:rsid w:val="00FA6E82"/>
    <w:rsid w:val="00FB3ABA"/>
    <w:rsid w:val="00FD0FB1"/>
    <w:rsid w:val="00FD1792"/>
    <w:rsid w:val="00FD1C1F"/>
    <w:rsid w:val="00FD5A9A"/>
    <w:rsid w:val="00FE50C4"/>
    <w:rsid w:val="00FE6C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CCFA2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0760C6"/>
    <w:pPr>
      <w:spacing w:after="0" w:line="240" w:lineRule="auto"/>
    </w:pPr>
    <w:rPr>
      <w:rFonts w:ascii="Arial" w:hAnsi="Arial"/>
      <w:sz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0760C6"/>
    <w:pPr>
      <w:spacing w:after="0" w:line="240" w:lineRule="auto"/>
    </w:pPr>
    <w:rPr>
      <w:rFonts w:ascii="Arial" w:hAnsi="Arial"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g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jpg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\Documents\WSI_A\13_Visual_Identity\WSI_templates_2010\WSI_doc_wcover_wonum_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38DD9D-AF4C-4C0E-AED9-01A157C41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WSI_doc_wcover_wonum_v1.2</Template>
  <TotalTime>0</TotalTime>
  <Pages>1</Pages>
  <Words>4402</Words>
  <Characters>27734</Characters>
  <Application>Microsoft Office Word</Application>
  <DocSecurity>0</DocSecurity>
  <Lines>231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WorldSkills International Secretariat</Company>
  <LinksUpToDate>false</LinksUpToDate>
  <CharactersWithSpaces>32072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 (WSI)</dc:creator>
  <cp:lastModifiedBy>Admin</cp:lastModifiedBy>
  <cp:revision>16</cp:revision>
  <cp:lastPrinted>2013-07-01T11:58:00Z</cp:lastPrinted>
  <dcterms:created xsi:type="dcterms:W3CDTF">2013-07-01T09:07:00Z</dcterms:created>
  <dcterms:modified xsi:type="dcterms:W3CDTF">2013-07-01T11:59:00Z</dcterms:modified>
</cp:coreProperties>
</file>