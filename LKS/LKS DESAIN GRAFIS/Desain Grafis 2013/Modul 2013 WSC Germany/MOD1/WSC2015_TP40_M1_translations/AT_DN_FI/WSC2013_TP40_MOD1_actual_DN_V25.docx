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>
      <w:bookmarkStart w:id="0" w:name="_GoBack"/>
      <w:bookmarkEnd w:id="0"/>
    </w:p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1" w:author="Kinder" w:date="2013-06-30T08:23:00Z"/>
        </w:rPr>
      </w:pPr>
      <w:r w:rsidRPr="00EA5133">
        <w:rPr>
          <w:rPrChange w:id="2" w:author="Wolfgang J. Toechterle" w:date="2013-06-22T10:32:00Z">
            <w:rPr>
              <w:lang w:val="fr-FR"/>
            </w:rPr>
          </w:rPrChange>
        </w:rPr>
        <w:t xml:space="preserve">Test Project </w:t>
      </w:r>
      <w:del w:id="3" w:author="Kinder" w:date="2013-06-30T08:18:00Z">
        <w:r w:rsidRPr="00EA5133" w:rsidDel="006402F1">
          <w:rPr>
            <w:rPrChange w:id="4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5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6" w:author="Wolfgang J. Toechterle" w:date="2013-06-22T10:32:00Z">
            <w:rPr>
              <w:lang w:val="fr-FR"/>
            </w:rPr>
          </w:rPrChange>
        </w:rPr>
      </w:pPr>
      <w:ins w:id="7" w:author="Kinder" w:date="2013-06-30T08:18:00Z">
        <w:r>
          <w:t>(Corporate Design)</w:t>
        </w:r>
      </w:ins>
    </w:p>
    <w:p w14:paraId="4441C998" w14:textId="424873E9" w:rsidR="00CE6B36" w:rsidRPr="00EA5133" w:rsidRDefault="00FD5A9A">
      <w:pPr>
        <w:pStyle w:val="Docsubtitle2"/>
        <w:rPr>
          <w:rPrChange w:id="8" w:author="Wolfgang J. Toechterle" w:date="2013-06-22T10:32:00Z">
            <w:rPr>
              <w:lang w:val="fr-FR"/>
            </w:rPr>
          </w:rPrChange>
        </w:rPr>
        <w:pPrChange w:id="9" w:author="Kinder" w:date="2013-06-30T08:24:00Z">
          <w:pPr>
            <w:pStyle w:val="Docsubtitle1"/>
          </w:pPr>
        </w:pPrChange>
      </w:pPr>
      <w:r w:rsidRPr="00EA5133">
        <w:rPr>
          <w:rPrChange w:id="10" w:author="Wolfgang J. Toechterle" w:date="2013-06-22T10:32:00Z">
            <w:rPr>
              <w:b w:val="0"/>
              <w:lang w:val="fr-FR"/>
            </w:rPr>
          </w:rPrChange>
        </w:rPr>
        <w:t>WSC2013</w:t>
      </w:r>
      <w:r w:rsidR="004632D2" w:rsidRPr="00EA5133">
        <w:rPr>
          <w:rPrChange w:id="11" w:author="Wolfgang J. Toechterle" w:date="2013-06-22T10:32:00Z">
            <w:rPr>
              <w:b w:val="0"/>
              <w:lang w:val="fr-FR"/>
            </w:rPr>
          </w:rPrChange>
        </w:rPr>
        <w:t>_TP40</w:t>
      </w:r>
      <w:r w:rsidR="00CE6B36" w:rsidRPr="00EA5133">
        <w:rPr>
          <w:rPrChange w:id="12" w:author="Wolfgang J. Toechterle" w:date="2013-06-22T10:32:00Z">
            <w:rPr>
              <w:b w:val="0"/>
              <w:lang w:val="fr-FR"/>
            </w:rPr>
          </w:rPrChange>
        </w:rPr>
        <w:t>_</w:t>
      </w:r>
      <w:r w:rsidR="004632D2" w:rsidRPr="00EA5133">
        <w:rPr>
          <w:rPrChange w:id="13" w:author="Wolfgang J. Toechterle" w:date="2013-06-22T10:32:00Z">
            <w:rPr>
              <w:b w:val="0"/>
              <w:lang w:val="fr-FR"/>
            </w:rPr>
          </w:rPrChange>
        </w:rPr>
        <w:t>MO</w:t>
      </w:r>
      <w:ins w:id="14" w:author="Kinder" w:date="2013-06-30T08:20:00Z">
        <w:r w:rsidR="006402F1">
          <w:t>1</w:t>
        </w:r>
      </w:ins>
      <w:del w:id="15" w:author="Kinder" w:date="2013-06-30T08:20:00Z">
        <w:r w:rsidR="004632D2" w:rsidRPr="00EA5133" w:rsidDel="006402F1">
          <w:rPr>
            <w:rPrChange w:id="16" w:author="Wolfgang J. Toechterle" w:date="2013-06-22T10:32:00Z">
              <w:rPr>
                <w:b w:val="0"/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7" w:author="Wolfgang J. Toechterle" w:date="2013-06-22T10:32:00Z">
              <w:rPr>
                <w:b w:val="0"/>
                <w:lang w:val="fr-FR"/>
              </w:rPr>
            </w:rPrChange>
          </w:rPr>
          <w:delText>_CD</w:delText>
        </w:r>
      </w:del>
      <w:r w:rsidR="004632D2" w:rsidRPr="00EA5133">
        <w:rPr>
          <w:rPrChange w:id="18" w:author="Wolfgang J. Toechterle" w:date="2013-06-22T10:32:00Z">
            <w:rPr>
              <w:b w:val="0"/>
              <w:lang w:val="fr-FR"/>
            </w:rPr>
          </w:rPrChange>
        </w:rPr>
        <w:t>_</w:t>
      </w:r>
      <w:del w:id="19" w:author="Kinder" w:date="2013-06-30T08:20:00Z">
        <w:r w:rsidR="004632D2" w:rsidRPr="00EA5133" w:rsidDel="006402F1">
          <w:rPr>
            <w:rPrChange w:id="20" w:author="Wolfgang J. Toechterle" w:date="2013-06-22T10:32:00Z">
              <w:rPr>
                <w:b w:val="0"/>
                <w:lang w:val="fr-FR"/>
              </w:rPr>
            </w:rPrChange>
          </w:rPr>
          <w:delText>PRE</w:delText>
        </w:r>
      </w:del>
      <w:ins w:id="21" w:author="Kinder" w:date="2013-06-30T08:20:00Z">
        <w:r w:rsidR="006402F1">
          <w:t>actual</w:t>
        </w:r>
      </w:ins>
      <w:r w:rsidR="00CE6B36" w:rsidRPr="00EA5133">
        <w:rPr>
          <w:rPrChange w:id="22" w:author="Wolfgang J. Toechterle" w:date="2013-06-22T10:32:00Z">
            <w:rPr>
              <w:b w:val="0"/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3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4" w:author="Kinder" w:date="2013-06-30T08:24:00Z"/>
        </w:rPr>
      </w:pPr>
      <w:r w:rsidRPr="00EA5133">
        <w:t>Submitted by:</w:t>
      </w:r>
      <w:ins w:id="25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6" w:author="Kinder" w:date="2013-06-30T08:24:00Z"/>
        </w:rPr>
      </w:pPr>
      <w:ins w:id="27" w:author="Wolfgang J. Toechterle" w:date="2013-06-22T09:47:00Z">
        <w:del w:id="28" w:author="Kinder" w:date="2013-06-30T09:11:00Z">
          <w:r w:rsidRPr="00EA5133" w:rsidDel="0074449E">
            <w:delText>Adel Alsalem</w:delText>
          </w:r>
        </w:del>
        <w:del w:id="29" w:author="Kinder" w:date="2013-06-30T08:24:00Z">
          <w:r w:rsidRPr="00EA5133" w:rsidDel="006402F1">
            <w:delText xml:space="preserve">, </w:delText>
          </w:r>
        </w:del>
      </w:ins>
      <w:ins w:id="30" w:author="Wolfgang J. Toechterle" w:date="2013-06-07T08:36:00Z">
        <w:r w:rsidR="003043C9" w:rsidRPr="00EA5133">
          <w:t>Thierry Herman</w:t>
        </w:r>
      </w:ins>
      <w:ins w:id="31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2" w:author="Kinder" w:date="2013-06-30T08:25:00Z"/>
        </w:rPr>
      </w:pPr>
      <w:ins w:id="33" w:author="Wolfgang J. Toechterle" w:date="2013-06-07T08:36:00Z">
        <w:del w:id="34" w:author="Kinder" w:date="2013-06-30T08:24:00Z">
          <w:r w:rsidRPr="00EA5133" w:rsidDel="006402F1">
            <w:delText xml:space="preserve">, </w:delText>
          </w:r>
        </w:del>
      </w:ins>
      <w:ins w:id="35" w:author="Wolfgang J. Toechterle" w:date="2013-06-07T08:23:00Z">
        <w:r w:rsidR="00DB44DF" w:rsidRPr="00EA5133">
          <w:rPr>
            <w:rPrChange w:id="36" w:author="Wolfgang J. Toechterle" w:date="2013-06-22T10:32:00Z">
              <w:rPr>
                <w:lang w:val="en-US"/>
              </w:rPr>
            </w:rPrChange>
          </w:rPr>
          <w:t xml:space="preserve">Susanne </w:t>
        </w:r>
        <w:proofErr w:type="spellStart"/>
        <w:r w:rsidR="00DB44DF" w:rsidRPr="00EA5133">
          <w:rPr>
            <w:rPrChange w:id="37" w:author="Wolfgang J. Toechterle" w:date="2013-06-22T10:32:00Z">
              <w:rPr>
                <w:lang w:val="en-US"/>
              </w:rPr>
            </w:rPrChange>
          </w:rPr>
          <w:t>Moustgaard</w:t>
        </w:r>
      </w:ins>
      <w:proofErr w:type="spellEnd"/>
      <w:ins w:id="38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9" w:author="Kinder" w:date="2013-06-30T08:25:00Z"/>
        </w:rPr>
      </w:pPr>
      <w:ins w:id="40" w:author="Wolfgang J. Toechterle" w:date="2013-06-07T08:23:00Z">
        <w:del w:id="41" w:author="Kinder" w:date="2013-06-30T08:25:00Z">
          <w:r w:rsidRPr="00EA5133" w:rsidDel="006402F1">
            <w:rPr>
              <w:rPrChange w:id="42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43" w:author="Wolfgang J. Toechterle" w:date="2013-06-07T08:24:00Z">
        <w:r w:rsidRPr="00EA5133">
          <w:rPr>
            <w:rPrChange w:id="44" w:author="Wolfgang J. Toechterle" w:date="2013-06-22T10:32:00Z">
              <w:rPr>
                <w:lang w:val="en-US"/>
              </w:rPr>
            </w:rPrChange>
          </w:rPr>
          <w:t>Terkko</w:t>
        </w:r>
        <w:proofErr w:type="spellEnd"/>
        <w:r w:rsidRPr="00EA5133">
          <w:rPr>
            <w:rPrChange w:id="45" w:author="Wolfgang J. Toechterle" w:date="2013-06-22T10:32:00Z">
              <w:rPr>
                <w:lang w:val="en-US"/>
              </w:rPr>
            </w:rPrChange>
          </w:rPr>
          <w:t xml:space="preserve"> </w:t>
        </w:r>
        <w:proofErr w:type="spellStart"/>
        <w:r w:rsidRPr="00EA5133">
          <w:rPr>
            <w:rPrChange w:id="46" w:author="Wolfgang J. Toechterle" w:date="2013-06-22T10:32:00Z">
              <w:rPr>
                <w:lang w:val="en-US"/>
              </w:rPr>
            </w:rPrChange>
          </w:rPr>
          <w:t>Malm</w:t>
        </w:r>
      </w:ins>
      <w:proofErr w:type="spellEnd"/>
      <w:ins w:id="47" w:author="Kinder" w:date="2013-06-30T08:25:00Z">
        <w:r w:rsidR="006402F1">
          <w:t xml:space="preserve"> FI</w:t>
        </w:r>
      </w:ins>
      <w:ins w:id="48" w:author="Wolfgang J. Toechterle" w:date="2013-06-07T08:24:00Z">
        <w:del w:id="49" w:author="Kinder" w:date="2013-06-30T08:25:00Z">
          <w:r w:rsidRPr="00EA5133" w:rsidDel="006402F1">
            <w:rPr>
              <w:rPrChange w:id="50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51" w:author="Kinder" w:date="2013-06-30T09:10:00Z"/>
        </w:rPr>
      </w:pPr>
      <w:ins w:id="52" w:author="Wolfgang J. Toechterle" w:date="2013-06-07T08:24:00Z">
        <w:del w:id="53" w:author="Kinder" w:date="2013-06-30T08:25:00Z">
          <w:r w:rsidRPr="00EA5133" w:rsidDel="006402F1">
            <w:rPr>
              <w:rPrChange w:id="54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55" w:author="Wolfgang J. Toechterle" w:date="2013-06-22T09:48:00Z">
        <w:r w:rsidR="00626A92" w:rsidRPr="00EA5133">
          <w:t>Sathish</w:t>
        </w:r>
        <w:proofErr w:type="spellEnd"/>
        <w:r w:rsidR="00626A92" w:rsidRPr="00EA5133">
          <w:t xml:space="preserve"> Narayanan</w:t>
        </w:r>
        <w:del w:id="56" w:author="Kinder" w:date="2013-06-30T08:25:00Z">
          <w:r w:rsidR="00626A92" w:rsidRPr="00EA5133" w:rsidDel="006402F1">
            <w:delText>,</w:delText>
          </w:r>
        </w:del>
      </w:ins>
      <w:ins w:id="57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8" w:author="Kinder" w:date="2013-06-30T09:10:00Z"/>
        </w:rPr>
      </w:pPr>
      <w:ins w:id="59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>
      <w:pPr>
        <w:pStyle w:val="Docsubtitle2"/>
        <w:rPr>
          <w:del w:id="60" w:author="Kinder" w:date="2013-06-30T09:09:00Z"/>
        </w:rPr>
      </w:pPr>
      <w:ins w:id="61" w:author="Wolfgang J. Toechterle" w:date="2013-06-22T09:48:00Z">
        <w:del w:id="62" w:author="Kinder" w:date="2013-06-30T08:25:00Z">
          <w:r w:rsidRPr="00EA5133" w:rsidDel="006402F1">
            <w:delText xml:space="preserve"> </w:delText>
          </w:r>
        </w:del>
      </w:ins>
      <w:ins w:id="63" w:author="Wolfgang J. Toechterle" w:date="2013-06-07T08:23:00Z">
        <w:r w:rsidR="00DB44DF" w:rsidRPr="00EA5133">
          <w:rPr>
            <w:rPrChange w:id="64" w:author="Wolfgang J. Toechterle" w:date="2013-06-22T10:32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EA5133">
          <w:rPr>
            <w:rPrChange w:id="65" w:author="Wolfgang J. Toechterle" w:date="2013-06-22T10:32:00Z">
              <w:rPr>
                <w:lang w:val="en-US"/>
              </w:rPr>
            </w:rPrChange>
          </w:rPr>
          <w:t>Toechterle</w:t>
        </w:r>
      </w:ins>
      <w:proofErr w:type="spellEnd"/>
      <w:ins w:id="66" w:author="Kinder" w:date="2013-06-30T08:25:00Z">
        <w:r w:rsidR="00123A66">
          <w:t xml:space="preserve"> IT</w:t>
        </w:r>
      </w:ins>
      <w:ins w:id="67" w:author="Wolfgang J. Toechterle" w:date="2013-06-07T08:24:00Z">
        <w:del w:id="68" w:author="Kinder" w:date="2013-06-30T08:25:00Z">
          <w:r w:rsidR="00DB44DF" w:rsidRPr="00EA5133" w:rsidDel="00123A66">
            <w:rPr>
              <w:rPrChange w:id="69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70" w:author="Kinder" w:date="2013-06-30T09:09:00Z">
          <w:r w:rsidR="00DB44DF" w:rsidRPr="00EA5133" w:rsidDel="001151B7">
            <w:rPr>
              <w:rPrChange w:id="71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>
      <w:pPr>
        <w:pStyle w:val="Docsubtitle2"/>
        <w:rPr>
          <w:del w:id="72" w:author="Kinder" w:date="2013-06-30T08:25:00Z"/>
        </w:rPr>
      </w:pPr>
      <w:del w:id="73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74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>
      <w:pPr>
        <w:pStyle w:val="Docsubtitle2"/>
        <w:rPr>
          <w:del w:id="75" w:author="Kinder" w:date="2013-06-30T08:25:00Z"/>
        </w:rPr>
        <w:pPrChange w:id="76" w:author="Kinder" w:date="2013-06-30T09:10:00Z">
          <w:pPr>
            <w:pStyle w:val="TOC1"/>
          </w:pPr>
        </w:pPrChange>
      </w:pPr>
      <w:del w:id="77" w:author="Kinder" w:date="2013-06-30T08:25:00Z">
        <w:r w:rsidRPr="00263883" w:rsidDel="00123A66">
          <w:delText xml:space="preserve">Member Country: </w:delText>
        </w:r>
      </w:del>
      <w:ins w:id="78" w:author="Wolfgang J. Toechterle" w:date="2013-06-07T08:34:00Z">
        <w:del w:id="79" w:author="Kinder" w:date="2013-06-29T15:09:00Z">
          <w:r w:rsidR="003043C9" w:rsidRPr="00263883" w:rsidDel="001E709A">
            <w:delText xml:space="preserve">Belgium, </w:delText>
          </w:r>
        </w:del>
      </w:ins>
      <w:ins w:id="80" w:author="Wolfgang J. Toechterle" w:date="2013-06-07T08:23:00Z">
        <w:del w:id="81" w:author="Kinder" w:date="2013-06-30T08:25:00Z">
          <w:r w:rsidR="003043C9" w:rsidRPr="00EA5133" w:rsidDel="00123A66">
            <w:delText>D</w:delText>
          </w:r>
        </w:del>
        <w:del w:id="82" w:author="Kinder" w:date="2013-06-29T15:09:00Z">
          <w:r w:rsidR="003043C9" w:rsidRPr="00EA5133" w:rsidDel="001E709A">
            <w:delText>enmark</w:delText>
          </w:r>
        </w:del>
        <w:del w:id="83" w:author="Kinder" w:date="2013-06-30T08:25:00Z">
          <w:r w:rsidR="003043C9" w:rsidRPr="00EA5133" w:rsidDel="00123A66">
            <w:delText>, F</w:delText>
          </w:r>
        </w:del>
        <w:del w:id="84" w:author="Kinder" w:date="2013-06-29T15:09:00Z">
          <w:r w:rsidR="003043C9" w:rsidRPr="00EA5133" w:rsidDel="001E709A">
            <w:delText>inland</w:delText>
          </w:r>
        </w:del>
        <w:del w:id="85" w:author="Kinder" w:date="2013-06-30T08:25:00Z">
          <w:r w:rsidR="003043C9" w:rsidRPr="00EA5133" w:rsidDel="00123A66">
            <w:delText>,</w:delText>
          </w:r>
        </w:del>
      </w:ins>
      <w:ins w:id="86" w:author="Wolfgang J. Toechterle" w:date="2013-06-22T09:48:00Z">
        <w:del w:id="87" w:author="Kinder" w:date="2013-06-30T08:25:00Z">
          <w:r w:rsidR="00626A92" w:rsidRPr="00EA5133" w:rsidDel="00123A66">
            <w:delText xml:space="preserve"> I</w:delText>
          </w:r>
        </w:del>
        <w:del w:id="88" w:author="Kinder" w:date="2013-06-29T15:09:00Z">
          <w:r w:rsidR="00626A92" w:rsidRPr="00EA5133" w:rsidDel="001E709A">
            <w:delText>ndia</w:delText>
          </w:r>
        </w:del>
        <w:del w:id="89" w:author="Kinder" w:date="2013-06-30T08:25:00Z">
          <w:r w:rsidR="00626A92" w:rsidRPr="00EA5133" w:rsidDel="00123A66">
            <w:delText>,</w:delText>
          </w:r>
        </w:del>
      </w:ins>
      <w:ins w:id="90" w:author="Wolfgang J. Toechterle" w:date="2013-06-07T08:23:00Z">
        <w:del w:id="91" w:author="Kinder" w:date="2013-06-30T08:25:00Z">
          <w:r w:rsidR="003043C9" w:rsidRPr="00597D72" w:rsidDel="00123A66">
            <w:delText xml:space="preserve"> I</w:delText>
          </w:r>
        </w:del>
        <w:del w:id="92" w:author="Kinder" w:date="2013-06-29T15:09:00Z">
          <w:r w:rsidR="003043C9" w:rsidRPr="00597D72" w:rsidDel="001E709A">
            <w:delText>taly</w:delText>
          </w:r>
        </w:del>
        <w:del w:id="93" w:author="Kinder" w:date="2013-06-30T08:25:00Z">
          <w:r w:rsidR="003043C9" w:rsidRPr="00597D72" w:rsidDel="00123A66">
            <w:delText>,</w:delText>
          </w:r>
        </w:del>
        <w:del w:id="94" w:author="Kinder" w:date="2013-06-30T08:19:00Z">
          <w:r w:rsidR="003043C9" w:rsidRPr="00597D72" w:rsidDel="006402F1">
            <w:delText xml:space="preserve"> </w:delText>
          </w:r>
        </w:del>
      </w:ins>
      <w:ins w:id="95" w:author="Wolfgang J. Toechterle" w:date="2013-06-22T09:48:00Z">
        <w:del w:id="96" w:author="Kinder" w:date="2013-06-30T08:19:00Z">
          <w:r w:rsidR="00626A92" w:rsidRPr="00597D72" w:rsidDel="006402F1">
            <w:delText>S</w:delText>
          </w:r>
        </w:del>
        <w:del w:id="97" w:author="Kinder" w:date="2013-06-29T15:09:00Z">
          <w:r w:rsidR="00626A92" w:rsidRPr="00597D72" w:rsidDel="001E709A">
            <w:delText>audi Arabia</w:delText>
          </w:r>
        </w:del>
        <w:del w:id="98" w:author="Kinder" w:date="2013-06-30T08:19:00Z">
          <w:r w:rsidR="00626A92" w:rsidRPr="00597D72" w:rsidDel="006402F1">
            <w:delText>,</w:delText>
          </w:r>
        </w:del>
        <w:del w:id="99" w:author="Kinder" w:date="2013-06-30T08:25:00Z">
          <w:r w:rsidR="00626A92" w:rsidRPr="00597D72" w:rsidDel="00123A66">
            <w:delText xml:space="preserve"> </w:delText>
          </w:r>
        </w:del>
      </w:ins>
      <w:ins w:id="100" w:author="Wolfgang J. Toechterle" w:date="2013-06-07T08:23:00Z">
        <w:del w:id="101" w:author="Kinder" w:date="2013-06-30T08:25:00Z">
          <w:r w:rsidR="003043C9" w:rsidRPr="006402F1" w:rsidDel="00123A66">
            <w:delText>S</w:delText>
          </w:r>
        </w:del>
        <w:del w:id="102" w:author="Kinder" w:date="2013-06-29T15:09:00Z">
          <w:r w:rsidR="003043C9" w:rsidRPr="006402F1" w:rsidDel="001E709A">
            <w:delText>ingapo</w:delText>
          </w:r>
          <w:r w:rsidR="00DB44DF" w:rsidRPr="00EA5133" w:rsidDel="001E709A">
            <w:rPr>
              <w:rPrChange w:id="103" w:author="Wolfgang J. Toechterle" w:date="2013-06-22T10:32:00Z">
                <w:rPr/>
              </w:rPrChange>
            </w:rPr>
            <w:delText>r</w:delText>
          </w:r>
        </w:del>
      </w:ins>
      <w:ins w:id="104" w:author="Wolfgang J. Toechterle" w:date="2013-06-07T08:35:00Z">
        <w:del w:id="105" w:author="Kinder" w:date="2013-06-29T15:09:00Z">
          <w:r w:rsidR="003043C9" w:rsidRPr="00EA5133" w:rsidDel="001E709A">
            <w:rPr>
              <w:rPrChange w:id="106" w:author="Wolfgang J. Toechterle" w:date="2013-06-22T10:32:00Z">
                <w:rPr/>
              </w:rPrChange>
            </w:rPr>
            <w:delText>e</w:delText>
          </w:r>
        </w:del>
      </w:ins>
      <w:ins w:id="107" w:author="Wolfgang J. Toechterle" w:date="2013-06-07T08:23:00Z">
        <w:del w:id="108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>
      <w:pPr>
        <w:pStyle w:val="Docsubtitle2"/>
        <w:rPr>
          <w:ins w:id="109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10" w:author="Kinder" w:date="2013-06-30T09:10:00Z">
          <w:pPr>
            <w:spacing w:after="200" w:line="276" w:lineRule="auto"/>
          </w:pPr>
        </w:pPrChange>
      </w:pPr>
      <w:ins w:id="111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TOC1"/>
        <w:rPr>
          <w:del w:id="112" w:author="Wolfgang J. Toechterle" w:date="2013-06-07T08:24:00Z"/>
        </w:rPr>
      </w:pPr>
      <w:del w:id="113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4" w:author="Wolfgang J. Toechterle" w:date="2013-06-07T08:24:00Z"/>
        </w:rPr>
      </w:pPr>
      <w:del w:id="115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6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7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8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Heading1"/>
        <w:rPr>
          <w:del w:id="119" w:author="Wolfgang J. Toechterle" w:date="2013-06-08T18:46:00Z"/>
          <w:color w:val="0000FF"/>
        </w:rPr>
      </w:pPr>
      <w:bookmarkStart w:id="120" w:name="_Toc60882168"/>
      <w:bookmarkStart w:id="121" w:name="_Toc60887854"/>
      <w:del w:id="122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delText>Introduction to test project documentation</w:delText>
        </w:r>
        <w:bookmarkEnd w:id="120"/>
        <w:bookmarkEnd w:id="121"/>
      </w:del>
    </w:p>
    <w:p w14:paraId="11E78C42" w14:textId="76C14B91" w:rsidR="00CE6B36" w:rsidRPr="00EA5133" w:rsidDel="00B26476" w:rsidRDefault="00CE6B36" w:rsidP="004921DA">
      <w:pPr>
        <w:ind w:firstLine="720"/>
        <w:rPr>
          <w:del w:id="123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4" w:author="Wolfgang J. Toechterle" w:date="2013-06-08T18:46:00Z"/>
          <w:color w:val="0000FF"/>
        </w:rPr>
      </w:pPr>
      <w:del w:id="125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6" w:author="Wolfgang J. Toechterle" w:date="2013-06-08T18:46:00Z"/>
          <w:color w:val="0000FF"/>
        </w:rPr>
      </w:pPr>
      <w:del w:id="127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8" w:author="Wolfgang J. Toechterle" w:date="2013-06-08T18:46:00Z"/>
          <w:color w:val="0000FF"/>
        </w:rPr>
      </w:pPr>
      <w:del w:id="129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0" w:author="Wolfgang J. Toechterle" w:date="2013-06-08T18:46:00Z"/>
          <w:color w:val="0000FF"/>
        </w:rPr>
      </w:pPr>
      <w:del w:id="131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2" w:author="Wolfgang J. Toechterle" w:date="2013-06-08T18:46:00Z"/>
          <w:color w:val="0000FF"/>
        </w:rPr>
      </w:pPr>
      <w:del w:id="133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4" w:author="Wolfgang J. Toechterle" w:date="2013-06-08T18:46:00Z"/>
          <w:color w:val="0000FF"/>
        </w:rPr>
      </w:pPr>
      <w:del w:id="135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6" w:author="Wolfgang J. Toechterle" w:date="2013-06-08T18:46:00Z"/>
          <w:color w:val="0000FF"/>
        </w:rPr>
      </w:pPr>
      <w:del w:id="137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8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39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Heading1"/>
      </w:pPr>
      <w:bookmarkStart w:id="140" w:name="_Toc60882171"/>
      <w:bookmarkStart w:id="141" w:name="_Toc60887857"/>
      <w:r w:rsidRPr="00EA5133">
        <w:t>Contents</w:t>
      </w:r>
      <w:bookmarkEnd w:id="140"/>
      <w:bookmarkEnd w:id="141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3F5A3B0B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Pr="00EA5133">
        <w:t>WSC2013_TP40_MOD</w:t>
      </w:r>
      <w:ins w:id="142" w:author="Kinder" w:date="2013-06-30T09:20:00Z">
        <w:r w:rsidR="006D44E2">
          <w:t>1_</w:t>
        </w:r>
      </w:ins>
      <w:del w:id="143" w:author="Kinder" w:date="2013-06-30T09:20:00Z">
        <w:r w:rsidRPr="00EA5133" w:rsidDel="006D44E2">
          <w:delText>_CD_PRE</w:delText>
        </w:r>
      </w:del>
      <w:ins w:id="144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02005B55" w:rsidR="006D44E2" w:rsidRDefault="002647FD" w:rsidP="004632D2">
      <w:pPr>
        <w:pStyle w:val="numberedlist"/>
        <w:ind w:left="360" w:hanging="360"/>
        <w:contextualSpacing w:val="0"/>
        <w:rPr>
          <w:ins w:id="145" w:author="Kinder" w:date="2013-06-30T09:19:00Z"/>
        </w:rPr>
      </w:pPr>
      <w:ins w:id="146" w:author="Kinder" w:date="2013-06-30T09:21:00Z">
        <w:r>
          <w:t>WSC2013_TP40_MOD1_</w:t>
        </w:r>
      </w:ins>
      <w:r w:rsidR="00456E07" w:rsidRPr="00EA5133">
        <w:t>Folder</w:t>
      </w:r>
      <w:ins w:id="147" w:author="Kinder" w:date="2013-06-30T09:21:00Z">
        <w:r>
          <w:t xml:space="preserve"> containing:</w:t>
        </w:r>
      </w:ins>
      <w:r w:rsidR="00456E07" w:rsidRPr="00EA5133">
        <w:t xml:space="preserve"> </w:t>
      </w:r>
      <w:del w:id="148" w:author="Kinder" w:date="2013-06-30T09:21:00Z">
        <w:r w:rsidR="00456E07" w:rsidRPr="00EA5133" w:rsidDel="002647FD">
          <w:delText>containing</w:delText>
        </w:r>
      </w:del>
    </w:p>
    <w:p w14:paraId="0B74CDC1" w14:textId="32F5426A" w:rsidR="00456E07" w:rsidRPr="00EA5133" w:rsidRDefault="00456E07">
      <w:pPr>
        <w:pStyle w:val="numberedlist"/>
        <w:numPr>
          <w:ilvl w:val="1"/>
          <w:numId w:val="4"/>
        </w:numPr>
        <w:contextualSpacing w:val="0"/>
        <w:pPrChange w:id="149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50" w:author="Kinder" w:date="2013-06-30T09:20:00Z">
        <w:r w:rsidRPr="00EA5133" w:rsidDel="002647FD">
          <w:delText xml:space="preserve"> </w:delText>
        </w:r>
      </w:del>
      <w:proofErr w:type="gramStart"/>
      <w:r w:rsidRPr="00EA5133">
        <w:t>image</w:t>
      </w:r>
      <w:proofErr w:type="gramEnd"/>
      <w:r w:rsidRPr="00EA5133">
        <w:t xml:space="preserve"> files:</w:t>
      </w:r>
      <w:ins w:id="151" w:author="Wolfgang J. Toechterle" w:date="2013-06-22T10:40:00Z">
        <w:r w:rsidR="00680D08" w:rsidRPr="00680D08">
          <w:rPr>
            <w:color w:val="008000"/>
            <w:rPrChange w:id="152" w:author="Wolfgang J. Toechterle" w:date="2013-06-22T10:40:00Z">
              <w:rPr/>
            </w:rPrChange>
          </w:rPr>
          <w:t xml:space="preserve"> images</w:t>
        </w:r>
      </w:ins>
      <w:r w:rsidRPr="00EA5133">
        <w:tab/>
      </w:r>
    </w:p>
    <w:p w14:paraId="1B060F4D" w14:textId="723E10F3" w:rsidR="00456E07" w:rsidRPr="00EA5133" w:rsidRDefault="00456E07">
      <w:pPr>
        <w:pStyle w:val="numberedlist"/>
        <w:numPr>
          <w:ilvl w:val="1"/>
          <w:numId w:val="4"/>
        </w:numPr>
        <w:contextualSpacing w:val="0"/>
        <w:rPr>
          <w:ins w:id="153" w:author="Wolfgang J. Toechterle" w:date="2013-05-20T20:50:00Z"/>
        </w:rPr>
        <w:pPrChange w:id="154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EA5133">
        <w:t xml:space="preserve">Font folder: </w:t>
      </w:r>
      <w:ins w:id="155" w:author="Wolfgang J. Toechterle" w:date="2013-06-22T10:39:00Z">
        <w:r w:rsidR="00680D08">
          <w:t xml:space="preserve"> </w:t>
        </w:r>
      </w:ins>
      <w:ins w:id="156" w:author="Wolfgang J. Toechterle" w:date="2013-06-22T10:40:00Z">
        <w:r w:rsidR="00680D08" w:rsidRPr="00680D08">
          <w:rPr>
            <w:color w:val="008000"/>
            <w:rPrChange w:id="157" w:author="Wolfgang J. Toechterle" w:date="2013-06-22T10:40:00Z">
              <w:rPr/>
            </w:rPrChange>
          </w:rPr>
          <w:t>Kristall Now Pro</w:t>
        </w:r>
      </w:ins>
    </w:p>
    <w:p w14:paraId="54A29704" w14:textId="4DC6AB90" w:rsidR="00292AA9" w:rsidRPr="00EA5133" w:rsidRDefault="00680D08">
      <w:pPr>
        <w:pStyle w:val="numberedlist"/>
        <w:numPr>
          <w:ilvl w:val="1"/>
          <w:numId w:val="4"/>
        </w:numPr>
        <w:contextualSpacing w:val="0"/>
        <w:rPr>
          <w:ins w:id="158" w:author="Wolfgang J. Toechterle" w:date="2013-05-20T20:52:00Z"/>
        </w:rPr>
        <w:pPrChange w:id="15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60" w:author="Wolfgang J. Toechterle" w:date="2013-05-20T20:50:00Z">
        <w:r>
          <w:t>Given text in file</w:t>
        </w:r>
      </w:ins>
      <w:ins w:id="161" w:author="Wolfgang J. Toechterle" w:date="2013-06-22T10:38:00Z">
        <w:r w:rsidR="00EA5133">
          <w:t>:</w:t>
        </w:r>
      </w:ins>
      <w:ins w:id="162" w:author="Wolfgang J. Toechterle" w:date="2013-06-22T10:37:00Z">
        <w:r w:rsidR="00EA5133" w:rsidRPr="00EA5133">
          <w:t xml:space="preserve"> </w:t>
        </w:r>
        <w:r w:rsidR="00EA5133" w:rsidRPr="00680D08">
          <w:rPr>
            <w:color w:val="008000"/>
            <w:rPrChange w:id="163" w:author="Wolfgang J. Toechterle" w:date="2013-06-22T10:39:00Z">
              <w:rPr/>
            </w:rPrChange>
          </w:rPr>
          <w:t>TEXT_Module_Corporate_Design</w:t>
        </w:r>
      </w:ins>
      <w:ins w:id="164" w:author="Wolfgang J. Toechterle" w:date="2013-06-22T10:38:00Z">
        <w:r w:rsidR="00EA5133" w:rsidRPr="00680D08">
          <w:rPr>
            <w:color w:val="008000"/>
            <w:rPrChange w:id="165" w:author="Wolfgang J. Toechterle" w:date="2013-06-22T10:39:00Z">
              <w:rPr/>
            </w:rPrChange>
          </w:rPr>
          <w:t>.rtf</w:t>
        </w:r>
      </w:ins>
    </w:p>
    <w:p w14:paraId="3B65733B" w14:textId="0B550073" w:rsidR="00292AA9" w:rsidRPr="00680D08" w:rsidRDefault="00292AA9">
      <w:pPr>
        <w:pStyle w:val="numberedlist"/>
        <w:numPr>
          <w:ilvl w:val="1"/>
          <w:numId w:val="4"/>
        </w:numPr>
        <w:contextualSpacing w:val="0"/>
        <w:rPr>
          <w:ins w:id="166" w:author="Wolfgang J. Toechterle" w:date="2013-05-20T21:08:00Z"/>
          <w:color w:val="000000" w:themeColor="text1"/>
          <w:rPrChange w:id="167" w:author="Wolfgang J. Toechterle" w:date="2013-06-22T10:40:00Z">
            <w:rPr>
              <w:ins w:id="168" w:author="Wolfgang J. Toechterle" w:date="2013-05-20T21:08:00Z"/>
            </w:rPr>
          </w:rPrChange>
        </w:rPr>
        <w:pPrChange w:id="16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0" w:author="Wolfgang J. Toechterle" w:date="2013-05-20T20:52:00Z">
        <w:r w:rsidRPr="00EA5133">
          <w:t>QR Code</w:t>
        </w:r>
      </w:ins>
      <w:ins w:id="171" w:author="Wolfgang J. Toechterle" w:date="2013-06-22T10:38:00Z">
        <w:r w:rsidR="00680D08">
          <w:t xml:space="preserve"> in file</w:t>
        </w:r>
      </w:ins>
      <w:ins w:id="172" w:author="Wolfgang J. Toechterle" w:date="2013-05-20T20:52:00Z">
        <w:r w:rsidR="00680D08">
          <w:t xml:space="preserve">: </w:t>
        </w:r>
        <w:r w:rsidR="00680D08" w:rsidRPr="00680D08">
          <w:rPr>
            <w:color w:val="008000"/>
            <w:rPrChange w:id="173" w:author="Wolfgang J. Toechterle" w:date="2013-06-22T10:39:00Z">
              <w:rPr/>
            </w:rPrChange>
          </w:rPr>
          <w:t>druckkunst.png</w:t>
        </w:r>
      </w:ins>
    </w:p>
    <w:p w14:paraId="39D4175F" w14:textId="7056276A" w:rsidR="00041FC5" w:rsidRDefault="00041FC5">
      <w:pPr>
        <w:pStyle w:val="numberedlist"/>
        <w:numPr>
          <w:ilvl w:val="1"/>
          <w:numId w:val="4"/>
        </w:numPr>
        <w:contextualSpacing w:val="0"/>
        <w:rPr>
          <w:ins w:id="174" w:author="Wolfgang J. Toechterle" w:date="2013-06-22T10:42:00Z"/>
          <w:color w:val="008000"/>
        </w:rPr>
        <w:pPrChange w:id="175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6" w:author="Wolfgang J. Toechterle" w:date="2013-05-20T21:08:00Z">
        <w:r w:rsidRPr="00680D08">
          <w:rPr>
            <w:color w:val="000000" w:themeColor="text1"/>
            <w:rPrChange w:id="177" w:author="Wolfgang J. Toechterle" w:date="2013-06-22T10:40:00Z">
              <w:rPr/>
            </w:rPrChange>
          </w:rPr>
          <w:t xml:space="preserve">Bag </w:t>
        </w:r>
        <w:proofErr w:type="spellStart"/>
        <w:r w:rsidRPr="00680D08">
          <w:rPr>
            <w:color w:val="000000" w:themeColor="text1"/>
            <w:rPrChange w:id="178" w:author="Wolfgang J. Toechterle" w:date="2013-06-22T10:40:00Z">
              <w:rPr/>
            </w:rPrChange>
          </w:rPr>
          <w:t>DieCut</w:t>
        </w:r>
      </w:ins>
      <w:proofErr w:type="spellEnd"/>
      <w:ins w:id="179" w:author="Wolfgang J. Toechterle" w:date="2013-06-22T10:39:00Z">
        <w:r w:rsidR="00680D08" w:rsidRPr="00680D08">
          <w:rPr>
            <w:color w:val="000000" w:themeColor="text1"/>
            <w:rPrChange w:id="180" w:author="Wolfgang J. Toechterle" w:date="2013-06-22T10:40:00Z">
              <w:rPr/>
            </w:rPrChange>
          </w:rPr>
          <w:t xml:space="preserve"> in file</w:t>
        </w:r>
      </w:ins>
      <w:ins w:id="181" w:author="Wolfgang J. Toechterle" w:date="2013-05-20T21:08:00Z">
        <w:r w:rsidRPr="00EA5133">
          <w:t xml:space="preserve">: </w:t>
        </w:r>
        <w:r w:rsidRPr="00680D08">
          <w:rPr>
            <w:color w:val="008000"/>
            <w:rPrChange w:id="182" w:author="Wolfgang J. Toechterle" w:date="2013-06-22T10:39:00Z">
              <w:rPr/>
            </w:rPrChange>
          </w:rPr>
          <w:t>BAG_dieC</w:t>
        </w:r>
      </w:ins>
      <w:ins w:id="183" w:author="Kinder" w:date="2013-06-29T12:14:00Z">
        <w:r w:rsidR="00C27E59">
          <w:rPr>
            <w:color w:val="008000"/>
          </w:rPr>
          <w:t>U</w:t>
        </w:r>
      </w:ins>
      <w:ins w:id="184" w:author="Wolfgang J. Toechterle" w:date="2013-05-20T21:08:00Z">
        <w:del w:id="185" w:author="Kinder" w:date="2013-06-29T12:14:00Z">
          <w:r w:rsidRPr="00680D08" w:rsidDel="00C27E59">
            <w:rPr>
              <w:color w:val="008000"/>
              <w:rPrChange w:id="186" w:author="Wolfgang J. Toechterle" w:date="2013-06-22T10:39:00Z">
                <w:rPr/>
              </w:rPrChange>
            </w:rPr>
            <w:delText>A</w:delText>
          </w:r>
        </w:del>
        <w:r w:rsidRPr="00680D08">
          <w:rPr>
            <w:color w:val="008000"/>
            <w:rPrChange w:id="187" w:author="Wolfgang J. Toechterle" w:date="2013-06-22T10:39:00Z">
              <w:rPr/>
            </w:rPrChange>
          </w:rPr>
          <w:t>T.ai</w:t>
        </w:r>
      </w:ins>
    </w:p>
    <w:p w14:paraId="6E1D197F" w14:textId="794C7593" w:rsidR="00263883" w:rsidRPr="00680D08" w:rsidRDefault="00510F1B">
      <w:pPr>
        <w:pStyle w:val="numberedlist"/>
        <w:numPr>
          <w:ilvl w:val="1"/>
          <w:numId w:val="4"/>
        </w:numPr>
        <w:contextualSpacing w:val="0"/>
        <w:rPr>
          <w:color w:val="008000"/>
          <w:rPrChange w:id="188" w:author="Wolfgang J. Toechterle" w:date="2013-06-22T10:39:00Z">
            <w:rPr/>
          </w:rPrChange>
        </w:rPr>
        <w:pPrChange w:id="18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90" w:author="Wolfgang J. Toechterle" w:date="2013-06-22T11:52:00Z">
        <w:r>
          <w:rPr>
            <w:color w:val="000000" w:themeColor="text1"/>
          </w:rPr>
          <w:t>Colour</w:t>
        </w:r>
      </w:ins>
      <w:ins w:id="191" w:author="Wolfgang J. Toechterle" w:date="2013-06-22T10:42:00Z">
        <w:r w:rsidR="00263883" w:rsidRPr="00263883">
          <w:rPr>
            <w:color w:val="000000" w:themeColor="text1"/>
            <w:rPrChange w:id="192" w:author="Wolfgang J. Toechterle" w:date="2013-06-22T10:43:00Z">
              <w:rPr>
                <w:color w:val="008000"/>
              </w:rPr>
            </w:rPrChange>
          </w:rPr>
          <w:t xml:space="preserve"> profile file:</w:t>
        </w:r>
        <w:r w:rsidR="00263883">
          <w:rPr>
            <w:color w:val="008000"/>
          </w:rPr>
          <w:t xml:space="preserve"> </w:t>
        </w:r>
      </w:ins>
      <w:ins w:id="193" w:author="Wolfgang J. Toechterle" w:date="2013-06-22T10:43:00Z"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 xml:space="preserve">.icc, </w:t>
        </w:r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>.icc</w:t>
        </w:r>
      </w:ins>
    </w:p>
    <w:p w14:paraId="76AC283D" w14:textId="77777777" w:rsidR="00456E07" w:rsidRPr="00EA5133" w:rsidRDefault="00456E07" w:rsidP="003F24C3">
      <w:pPr>
        <w:pStyle w:val="Heading1"/>
      </w:pPr>
    </w:p>
    <w:p w14:paraId="4FDF6628" w14:textId="312FCF29" w:rsidR="00CE6B36" w:rsidRPr="00EA5133" w:rsidRDefault="00CE6B36" w:rsidP="003F24C3">
      <w:pPr>
        <w:pStyle w:val="Heading1"/>
      </w:pPr>
      <w:r w:rsidRPr="00EA5133">
        <w:t>Introduction</w:t>
      </w:r>
    </w:p>
    <w:p w14:paraId="515F88A0" w14:textId="77777777" w:rsidR="00A85014" w:rsidRPr="00EA5133" w:rsidRDefault="00306215" w:rsidP="00306215">
      <w:pPr>
        <w:rPr>
          <w:b/>
          <w:sz w:val="24"/>
          <w:szCs w:val="24"/>
          <w:rPrChange w:id="194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5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Pr="00EA5133" w:rsidRDefault="00306215" w:rsidP="00306215">
      <w:pPr>
        <w:rPr>
          <w:b/>
          <w:sz w:val="24"/>
          <w:szCs w:val="24"/>
          <w:rPrChange w:id="19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7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198" w:author="Kinder" w:date="2013-06-30T08:15:00Z">
        <w:r w:rsidRPr="00EA5133" w:rsidDel="006402F1">
          <w:rPr>
            <w:b/>
            <w:sz w:val="24"/>
            <w:szCs w:val="24"/>
            <w:rPrChange w:id="199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200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01" w:author="Kinder" w:date="2013-06-30T08:15:00Z">
        <w:r w:rsidRPr="00EA5133" w:rsidDel="006402F1">
          <w:rPr>
            <w:b/>
            <w:sz w:val="24"/>
            <w:szCs w:val="24"/>
            <w:rPrChange w:id="202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03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04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7A45CCDD" w14:textId="77777777" w:rsidR="00D03DE3" w:rsidRPr="00EA5133" w:rsidRDefault="00D03DE3" w:rsidP="00306215">
      <w:pPr>
        <w:rPr>
          <w:rPrChange w:id="205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Pr="00EA5133" w:rsidRDefault="00D03DE3" w:rsidP="00D03DE3">
      <w:pPr>
        <w:rPr>
          <w:rPrChange w:id="206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07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08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</w:t>
      </w:r>
      <w:proofErr w:type="spellStart"/>
      <w:r w:rsidRPr="00EA5133">
        <w:rPr>
          <w:rPrChange w:id="209" w:author="Wolfgang J. Toechterle" w:date="2013-06-22T10:32:00Z">
            <w:rPr>
              <w:lang w:val="en-US"/>
            </w:rPr>
          </w:rPrChange>
        </w:rPr>
        <w:t>breathtaking</w:t>
      </w:r>
      <w:proofErr w:type="spellEnd"/>
      <w:r w:rsidRPr="00EA5133">
        <w:rPr>
          <w:rPrChange w:id="210" w:author="Wolfgang J. Toechterle" w:date="2013-06-22T10:32:00Z">
            <w:rPr>
              <w:lang w:val="en-US"/>
            </w:rPr>
          </w:rPrChange>
        </w:rPr>
        <w:t xml:space="preserve"> scale. And yet it always remains a story about people. At the Leipzig Museum of</w:t>
      </w:r>
      <w:del w:id="211" w:author="Kinder" w:date="2013-06-30T08:16:00Z">
        <w:r w:rsidRPr="00EA5133" w:rsidDel="006402F1">
          <w:rPr>
            <w:rPrChange w:id="212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13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0EDA894D" w14:textId="77777777" w:rsidR="00D03DE3" w:rsidRPr="00EA5133" w:rsidRDefault="00D03DE3" w:rsidP="00D03DE3">
      <w:pPr>
        <w:rPr>
          <w:rPrChange w:id="214" w:author="Wolfgang J. Toechterle" w:date="2013-06-22T10:32:00Z">
            <w:rPr>
              <w:lang w:val="en-US"/>
            </w:rPr>
          </w:rPrChange>
        </w:rPr>
      </w:pPr>
    </w:p>
    <w:p w14:paraId="70D214A7" w14:textId="450E74AE" w:rsidR="00CE6B36" w:rsidRPr="00EA5133" w:rsidRDefault="006A59B7" w:rsidP="006A59B7">
      <w:pPr>
        <w:rPr>
          <w:rPrChange w:id="215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16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217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218" w:author="Kinder" w:date="2013-06-29T10:51:00Z">
        <w:r w:rsidRPr="00EA5133" w:rsidDel="00597D72">
          <w:rPr>
            <w:rPrChange w:id="219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220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221" w:author="Kinder" w:date="2013-06-30T08:17:00Z">
        <w:r w:rsidRPr="00EA5133" w:rsidDel="006402F1">
          <w:rPr>
            <w:rPrChange w:id="222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223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224" w:author="Kinder" w:date="2013-06-30T08:27:00Z">
        <w:r w:rsidRPr="00EA5133" w:rsidDel="00123A66">
          <w:rPr>
            <w:rPrChange w:id="225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226" w:author="Kinder" w:date="2013-06-30T08:17:00Z">
        <w:r w:rsidRPr="00EA5133" w:rsidDel="006402F1">
          <w:rPr>
            <w:rPrChange w:id="227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228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229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30" w:author="Wolfgang J. Toechterle" w:date="2013-06-22T10:32:00Z">
            <w:rPr>
              <w:lang w:val="en-US"/>
            </w:rPr>
          </w:rPrChange>
        </w:rPr>
        <w:t xml:space="preserve">The Museum of </w:t>
      </w:r>
      <w:del w:id="231" w:author="Kinder" w:date="2013-06-30T08:26:00Z">
        <w:r w:rsidRPr="00EA5133" w:rsidDel="00123A66">
          <w:rPr>
            <w:rPrChange w:id="232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233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234" w:author="Kinder" w:date="2013-06-29T10:52:00Z">
        <w:r w:rsidR="00597D72">
          <w:t xml:space="preserve"> </w:t>
        </w:r>
      </w:ins>
      <w:r w:rsidRPr="00EA5133">
        <w:rPr>
          <w:rPrChange w:id="235" w:author="Wolfgang J. Toechterle" w:date="2013-06-22T10:32:00Z">
            <w:rPr>
              <w:lang w:val="en-US"/>
            </w:rPr>
          </w:rPrChange>
        </w:rPr>
        <w:t>bindery, a workshop of a wood engrav</w:t>
      </w:r>
      <w:ins w:id="236" w:author="Kinder" w:date="2013-06-30T08:26:00Z">
        <w:r w:rsidR="00123A66">
          <w:t>ing</w:t>
        </w:r>
      </w:ins>
      <w:del w:id="237" w:author="Kinder" w:date="2013-06-30T08:26:00Z">
        <w:r w:rsidRPr="00EA5133" w:rsidDel="00123A66">
          <w:rPr>
            <w:rPrChange w:id="238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239" w:author="Wolfgang J. Toechterle" w:date="2013-06-22T10:32:00Z">
            <w:rPr>
              <w:lang w:val="en-US"/>
            </w:rPr>
          </w:rPrChange>
        </w:rPr>
        <w:t xml:space="preserve"> and a</w:t>
      </w:r>
      <w:del w:id="240" w:author="Kinder" w:date="2013-06-30T08:26:00Z">
        <w:r w:rsidRPr="00EA5133" w:rsidDel="00123A66">
          <w:rPr>
            <w:rPrChange w:id="241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242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243" w:author="Kinder" w:date="2013-06-30T08:26:00Z">
        <w:r w:rsidRPr="00EA5133" w:rsidDel="00123A66">
          <w:rPr>
            <w:rPrChange w:id="244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45" w:author="Wolfgang J. Toechterle" w:date="2013-06-22T10:32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EA5133">
        <w:rPr>
          <w:rPrChange w:id="246" w:author="Wolfgang J. Toechterle" w:date="2013-06-22T10:32:00Z">
            <w:rPr>
              <w:lang w:val="en-US"/>
            </w:rPr>
          </w:rPrChange>
        </w:rPr>
        <w:t>Plagwitz</w:t>
      </w:r>
      <w:proofErr w:type="spellEnd"/>
      <w:r w:rsidRPr="00EA5133">
        <w:rPr>
          <w:rPrChange w:id="247" w:author="Wolfgang J. Toechterle" w:date="2013-06-22T10:32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EA5133">
        <w:rPr>
          <w:rPrChange w:id="248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249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66F4806" w14:textId="77777777" w:rsidR="00D03DE3" w:rsidRPr="00EA5133" w:rsidRDefault="00D03DE3" w:rsidP="006A59B7">
      <w:pPr>
        <w:rPr>
          <w:rPrChange w:id="250" w:author="Wolfgang J. Toechterle" w:date="2013-06-22T10:32:00Z">
            <w:rPr>
              <w:lang w:val="en-US"/>
            </w:rPr>
          </w:rPrChange>
        </w:rPr>
      </w:pPr>
    </w:p>
    <w:p w14:paraId="362AE3AC" w14:textId="445650AD" w:rsidR="00D03DE3" w:rsidRPr="00EA5133" w:rsidRDefault="00D03DE3" w:rsidP="00D03DE3">
      <w:pPr>
        <w:rPr>
          <w:rPrChange w:id="251" w:author="Wolfgang J. Toechterle" w:date="2013-06-22T10:32:00Z">
            <w:rPr>
              <w:lang w:val="en-US"/>
            </w:rPr>
          </w:rPrChange>
        </w:rPr>
      </w:pPr>
      <w:del w:id="252" w:author="Kinder" w:date="2013-06-29T10:53:00Z">
        <w:r w:rsidRPr="00EA5133" w:rsidDel="00597D72">
          <w:rPr>
            <w:rPrChange w:id="253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254" w:author="Kinder" w:date="2013-06-29T10:53:00Z">
        <w:r w:rsidR="00597D72">
          <w:t>T</w:t>
        </w:r>
      </w:ins>
      <w:del w:id="255" w:author="Kinder" w:date="2013-06-29T10:53:00Z">
        <w:r w:rsidRPr="00EA5133" w:rsidDel="00597D72">
          <w:rPr>
            <w:rPrChange w:id="256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57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258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259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260" w:author="Kinder" w:date="2013-06-29T10:53:00Z">
        <w:r w:rsidRPr="00EA5133" w:rsidDel="00597D72">
          <w:rPr>
            <w:rPrChange w:id="261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262" w:author="Wolfgang J. Toechterle" w:date="2013-06-22T10:32:00Z">
            <w:rPr>
              <w:lang w:val="en-US"/>
            </w:rPr>
          </w:rPrChange>
        </w:rPr>
        <w:t xml:space="preserve"> related to printing and all its various facets. </w:t>
      </w:r>
      <w:proofErr w:type="gramStart"/>
      <w:r w:rsidRPr="00EA5133">
        <w:rPr>
          <w:rPrChange w:id="263" w:author="Wolfgang J. Toechterle" w:date="2013-06-22T10:32:00Z">
            <w:rPr>
              <w:lang w:val="en-US"/>
            </w:rPr>
          </w:rPrChange>
        </w:rPr>
        <w:t>The current exhibition, which runs until mid-May 2012 is entitled “From lithography to offset printing</w:t>
      </w:r>
      <w:ins w:id="264" w:author="Kinder" w:date="2013-06-29T10:53:00Z">
        <w:r w:rsidR="00597D72">
          <w:t>,</w:t>
        </w:r>
      </w:ins>
      <w:del w:id="265" w:author="Kinder" w:date="2013-06-29T10:53:00Z">
        <w:r w:rsidRPr="00EA5133" w:rsidDel="00597D72">
          <w:rPr>
            <w:rPrChange w:id="266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267" w:author="Wolfgang J. Toechterle" w:date="2013-06-22T10:32:00Z">
            <w:rPr>
              <w:lang w:val="en-US"/>
            </w:rPr>
          </w:rPrChange>
        </w:rPr>
        <w:t xml:space="preserve"> </w:t>
      </w:r>
      <w:ins w:id="268" w:author="Kinder" w:date="2013-06-29T10:53:00Z">
        <w:r w:rsidR="00597D72">
          <w:t>t</w:t>
        </w:r>
      </w:ins>
      <w:del w:id="269" w:author="Kinder" w:date="2013-06-29T10:53:00Z">
        <w:r w:rsidRPr="00EA5133" w:rsidDel="00597D72">
          <w:rPr>
            <w:rPrChange w:id="270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71" w:author="Wolfgang J. Toechterle" w:date="2013-06-22T10:32:00Z">
            <w:rPr>
              <w:lang w:val="en-US"/>
            </w:rPr>
          </w:rPrChange>
        </w:rPr>
        <w:t xml:space="preserve">he </w:t>
      </w:r>
      <w:proofErr w:type="spellStart"/>
      <w:r w:rsidRPr="00EA5133">
        <w:rPr>
          <w:rPrChange w:id="272" w:author="Wolfgang J. Toechterle" w:date="2013-06-22T10:32:00Z">
            <w:rPr>
              <w:lang w:val="en-US"/>
            </w:rPr>
          </w:rPrChange>
        </w:rPr>
        <w:t>Kunstanstalt</w:t>
      </w:r>
      <w:proofErr w:type="spellEnd"/>
      <w:r w:rsidRPr="00EA5133">
        <w:rPr>
          <w:rPrChange w:id="273" w:author="Wolfgang J. Toechterle" w:date="2013-06-22T10:32:00Z">
            <w:rPr>
              <w:lang w:val="en-US"/>
            </w:rPr>
          </w:rPrChange>
        </w:rPr>
        <w:t xml:space="preserve"> Carl </w:t>
      </w:r>
      <w:proofErr w:type="spellStart"/>
      <w:r w:rsidRPr="00EA5133">
        <w:rPr>
          <w:rPrChange w:id="274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75" w:author="Wolfgang J. Toechterle" w:date="2013-06-22T10:32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EA5133">
        <w:rPr>
          <w:rPrChange w:id="276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77" w:author="Wolfgang J. Toechterle" w:date="2013-06-22T10:32:00Z">
            <w:rPr>
              <w:lang w:val="en-US"/>
            </w:rPr>
          </w:rPrChange>
        </w:rPr>
        <w:t>”.</w:t>
      </w:r>
      <w:proofErr w:type="gramEnd"/>
      <w:r w:rsidRPr="00EA5133">
        <w:rPr>
          <w:rPrChange w:id="278" w:author="Wolfgang J. Toechterle" w:date="2013-06-22T10:32:00Z">
            <w:rPr>
              <w:lang w:val="en-US"/>
            </w:rPr>
          </w:rPrChange>
        </w:rPr>
        <w:t xml:space="preserve"> It shows extraordinary examples </w:t>
      </w:r>
      <w:r w:rsidR="007B47BC" w:rsidRPr="00EA5133">
        <w:rPr>
          <w:rPrChange w:id="279" w:author="Wolfgang J. Toechterle" w:date="2013-06-22T10:32:00Z">
            <w:rPr>
              <w:lang w:val="en-US"/>
            </w:rPr>
          </w:rPrChange>
        </w:rPr>
        <w:t>of multi-</w:t>
      </w:r>
      <w:del w:id="280" w:author="Wolfgang J. Toechterle" w:date="2013-06-22T11:52:00Z">
        <w:r w:rsidR="007B47BC" w:rsidRPr="00EA5133" w:rsidDel="00510F1B">
          <w:rPr>
            <w:rPrChange w:id="281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282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283" w:author="Wolfgang J. Toechterle" w:date="2013-06-22T11:52:00Z">
        <w:r w:rsidR="00510F1B">
          <w:t>colour</w:t>
        </w:r>
      </w:ins>
      <w:r w:rsidRPr="00EA5133">
        <w:rPr>
          <w:rPrChange w:id="284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5AD12157" w14:textId="77777777" w:rsidR="00F02B17" w:rsidRPr="00EA5133" w:rsidRDefault="00F02B17" w:rsidP="00D03DE3">
      <w:pPr>
        <w:rPr>
          <w:rPrChange w:id="285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Pr="00EA5133" w:rsidRDefault="00F02B17" w:rsidP="00F02B17">
      <w:pPr>
        <w:rPr>
          <w:rPrChange w:id="286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87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288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289" w:author="Kinder" w:date="2013-06-30T08:27:00Z">
        <w:r w:rsidRPr="00EA5133" w:rsidDel="00123A66">
          <w:rPr>
            <w:rPrChange w:id="290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91" w:author="Wolfgang J. Toechterle" w:date="2013-06-22T10:32:00Z">
            <w:rPr>
              <w:lang w:val="en-US"/>
            </w:rPr>
          </w:rPrChange>
        </w:rPr>
        <w:t xml:space="preserve"> </w:t>
      </w:r>
      <w:ins w:id="292" w:author="Kinder" w:date="2013-06-30T08:27:00Z">
        <w:r w:rsidR="00123A66">
          <w:t xml:space="preserve">the </w:t>
        </w:r>
      </w:ins>
      <w:r w:rsidRPr="00EA5133">
        <w:rPr>
          <w:rPrChange w:id="293" w:author="Wolfgang J. Toechterle" w:date="2013-06-22T10:32:00Z">
            <w:rPr>
              <w:lang w:val="en-US"/>
            </w:rPr>
          </w:rPrChange>
        </w:rPr>
        <w:t xml:space="preserve">Museum. </w:t>
      </w:r>
      <w:del w:id="294" w:author="Kinder" w:date="2013-06-30T08:27:00Z">
        <w:r w:rsidRPr="00EA5133" w:rsidDel="00123A66">
          <w:rPr>
            <w:rPrChange w:id="295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296" w:author="Kinder" w:date="2013-06-30T08:27:00Z">
        <w:r w:rsidR="00123A66">
          <w:t>W</w:t>
        </w:r>
      </w:ins>
      <w:r w:rsidRPr="00EA5133">
        <w:rPr>
          <w:rPrChange w:id="297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CE6B36"/>
    <w:p w14:paraId="1C344116" w14:textId="77777777" w:rsidR="003F24C3" w:rsidRPr="00EA5133" w:rsidRDefault="003F24C3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298" w:name="_Toc60882173"/>
      <w:bookmarkStart w:id="299" w:name="_Toc60887859"/>
      <w:r w:rsidRPr="00EA5133">
        <w:br w:type="page"/>
      </w:r>
    </w:p>
    <w:p w14:paraId="43976C24" w14:textId="122B24ED" w:rsidR="00CE6B36" w:rsidRPr="00EA5133" w:rsidRDefault="00CE6B36" w:rsidP="00CE6B36">
      <w:pPr>
        <w:pStyle w:val="Heading1"/>
      </w:pPr>
      <w:r w:rsidRPr="00EA5133">
        <w:lastRenderedPageBreak/>
        <w:t>Description of project and tasks</w:t>
      </w:r>
      <w:bookmarkEnd w:id="298"/>
      <w:bookmarkEnd w:id="299"/>
    </w:p>
    <w:p w14:paraId="1B2474DC" w14:textId="779228AB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0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302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303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304" w:author="Kinder" w:date="2013-06-30T08:28:00Z">
        <w:r w:rsidRPr="00EA5133" w:rsidDel="00123A66">
          <w:rPr>
            <w:rFonts w:cs="Arial"/>
            <w:b/>
            <w:szCs w:val="20"/>
            <w:rPrChange w:id="305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306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30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needs to build an identity that will be used consistently through all its documents. Your job is to create this corporate identity</w:t>
      </w:r>
      <w:proofErr w:type="gramStart"/>
      <w:r w:rsidRPr="00EA5133">
        <w:rPr>
          <w:rFonts w:cs="Arial"/>
          <w:szCs w:val="20"/>
          <w:rPrChange w:id="308" w:author="Wolfgang J. Toechterle" w:date="2013-06-22T10:32:00Z">
            <w:rPr>
              <w:rFonts w:cs="Arial"/>
              <w:szCs w:val="20"/>
              <w:lang w:val="en-US"/>
            </w:rPr>
          </w:rPrChange>
        </w:rPr>
        <w:t>;</w:t>
      </w:r>
      <w:proofErr w:type="gramEnd"/>
      <w:r w:rsidRPr="00EA5133">
        <w:rPr>
          <w:rFonts w:cs="Arial"/>
          <w:szCs w:val="20"/>
          <w:rPrChange w:id="3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with </w:t>
      </w:r>
      <w:del w:id="310" w:author="Wolfgang J. Toechterle" w:date="2013-06-22T11:52:00Z">
        <w:r w:rsidRPr="00EA5133" w:rsidDel="00510F1B">
          <w:rPr>
            <w:rFonts w:cs="Arial"/>
            <w:szCs w:val="20"/>
            <w:rPrChange w:id="3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31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3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60A3DD68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1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</w:rPr>
      </w:pPr>
      <w:r w:rsidRPr="00EA5133">
        <w:rPr>
          <w:rFonts w:cs="Arial"/>
          <w:szCs w:val="20"/>
          <w:rPrChange w:id="3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316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3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318" w:author="Kinder" w:date="2013-06-29T10:55:00Z">
        <w:r w:rsidR="00614930">
          <w:rPr>
            <w:rFonts w:cs="Arial"/>
            <w:szCs w:val="20"/>
          </w:rPr>
          <w:t>consider</w:t>
        </w:r>
      </w:ins>
      <w:del w:id="319" w:author="Kinder" w:date="2013-06-29T10:55:00Z">
        <w:r w:rsidRPr="00EA5133" w:rsidDel="00614930">
          <w:rPr>
            <w:rFonts w:cs="Arial"/>
            <w:szCs w:val="20"/>
            <w:rPrChange w:id="3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321" w:author="Kinder" w:date="2013-06-30T08:28:00Z">
        <w:r w:rsidRPr="00EA5133" w:rsidDel="00123A66">
          <w:rPr>
            <w:rFonts w:cs="Arial"/>
            <w:szCs w:val="20"/>
            <w:rPrChange w:id="3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324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3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326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3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32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3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design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6F1A0B83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3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19F327B" w14:textId="3C308620" w:rsidR="008E30B0" w:rsidRPr="00EA5133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proofErr w:type="gramStart"/>
      <w:r w:rsidR="0008577D" w:rsidRPr="00EA5133">
        <w:rPr>
          <w:rStyle w:val="hps"/>
          <w:rFonts w:eastAsia="Times New Roman" w:cs="Times New Roman"/>
          <w:rPrChange w:id="33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334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335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proofErr w:type="gramEnd"/>
      <w:r w:rsidRPr="00EA5133">
        <w:rPr>
          <w:rFonts w:cs="Arial"/>
          <w:szCs w:val="20"/>
          <w:rPrChange w:id="3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7777777" w:rsidR="0008577D" w:rsidRPr="00EA5133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33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33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CD01640" w14:textId="4D6FDC56" w:rsidR="0008577D" w:rsidRPr="00EA5133" w:rsidRDefault="0008577D" w:rsidP="0008577D">
      <w:pPr>
        <w:rPr>
          <w:rFonts w:cs="Arial"/>
          <w:b/>
          <w:bCs/>
          <w:sz w:val="28"/>
          <w:szCs w:val="28"/>
          <w:rPrChange w:id="33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r w:rsidRPr="00EA5133">
        <w:rPr>
          <w:rFonts w:cs="Arial"/>
          <w:szCs w:val="20"/>
          <w:rPrChange w:id="3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341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342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343" w:author="Kinder" w:date="2013-06-30T08:28:00Z">
        <w:r w:rsidR="007B47BC" w:rsidRPr="00EA5133" w:rsidDel="00123A66">
          <w:rPr>
            <w:rFonts w:cs="Arial"/>
            <w:szCs w:val="20"/>
            <w:rPrChange w:id="3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35619CD7" w14:textId="77777777" w:rsidR="0092197E" w:rsidRPr="00EA5133" w:rsidRDefault="0092197E" w:rsidP="0008577D">
      <w:pPr>
        <w:rPr>
          <w:rFonts w:cs="Arial"/>
          <w:b/>
          <w:bCs/>
          <w:sz w:val="28"/>
          <w:szCs w:val="28"/>
          <w:rPrChange w:id="34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Pr="00EA5133" w:rsidRDefault="0008577D" w:rsidP="0008577D">
      <w:pPr>
        <w:rPr>
          <w:rPrChange w:id="347" w:author="Wolfgang J. Toechterle" w:date="2013-06-22T10:32:00Z">
            <w:rPr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34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EA5133">
        <w:rPr>
          <w:rPrChange w:id="349" w:author="Wolfgang J. Toechterle" w:date="2013-06-22T10:32:00Z">
            <w:rPr>
              <w:lang w:val="en-US"/>
            </w:rPr>
          </w:rPrChange>
        </w:rPr>
        <w:t xml:space="preserve"> </w:t>
      </w:r>
    </w:p>
    <w:p w14:paraId="29125811" w14:textId="77777777" w:rsidR="0063530C" w:rsidRPr="00EA5133" w:rsidRDefault="0063530C" w:rsidP="0008577D">
      <w:pPr>
        <w:rPr>
          <w:rPrChange w:id="350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Pr="00EA5133" w:rsidRDefault="0092197E" w:rsidP="0092197E">
      <w:pPr>
        <w:rPr>
          <w:rPrChange w:id="35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352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353" w:author="Kinder" w:date="2013-06-29T10:57:00Z">
        <w:r w:rsidRPr="00EA5133" w:rsidDel="00614930">
          <w:rPr>
            <w:rPrChange w:id="354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355" w:author="Kinder" w:date="2013-06-29T10:57:00Z">
        <w:r w:rsidR="00614930">
          <w:t>needs</w:t>
        </w:r>
        <w:r w:rsidR="00614930" w:rsidRPr="00EA5133">
          <w:rPr>
            <w:rPrChange w:id="356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357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358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359" w:author="Kinder" w:date="2013-06-30T08:28:00Z">
        <w:r w:rsidRPr="00EA5133" w:rsidDel="00123A66">
          <w:rPr>
            <w:rPrChange w:id="360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361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362" w:author="Wolfgang J. Toechterle" w:date="2013-06-22T10:32:00Z">
            <w:rPr>
              <w:lang w:val="en-US"/>
            </w:rPr>
          </w:rPrChange>
        </w:rPr>
        <w:t xml:space="preserve"> </w:t>
      </w:r>
    </w:p>
    <w:p w14:paraId="2AFA0AD0" w14:textId="77777777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363" w:author="Wolfgang J. Toechterle" w:date="2013-05-20T21:05:00Z"/>
          <w:rPrChange w:id="364" w:author="Wolfgang J. Toechterle" w:date="2013-06-22T10:32:00Z">
            <w:rPr>
              <w:ins w:id="365" w:author="Wolfgang J. Toechterle" w:date="2013-05-20T21:05:00Z"/>
              <w:lang w:val="en-US"/>
            </w:rPr>
          </w:rPrChange>
        </w:rPr>
      </w:pPr>
      <w:ins w:id="366" w:author="Wolfgang J. Toechterle" w:date="2013-05-20T21:05:00Z">
        <w:r w:rsidRPr="00EA5133">
          <w:rPr>
            <w:rPrChange w:id="367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368" w:author="Wolfgang J. Toechterle" w:date="2013-05-20T21:05:00Z"/>
          <w:rPrChange w:id="369" w:author="Wolfgang J. Toechterle" w:date="2013-06-22T10:32:00Z">
            <w:rPr>
              <w:ins w:id="370" w:author="Wolfgang J. Toechterle" w:date="2013-05-20T21:05:00Z"/>
              <w:lang w:val="en-US"/>
            </w:rPr>
          </w:rPrChange>
        </w:rPr>
      </w:pPr>
      <w:ins w:id="371" w:author="Wolfgang J. Toechterle" w:date="2013-05-20T21:05:00Z">
        <w:r w:rsidRPr="00EA5133">
          <w:rPr>
            <w:rPrChange w:id="372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373" w:author="Kinder" w:date="2013-06-29T10:58:00Z">
        <w:r w:rsidR="00614930">
          <w:t xml:space="preserve">both </w:t>
        </w:r>
      </w:ins>
      <w:ins w:id="374" w:author="Wolfgang J. Toechterle" w:date="2013-05-20T21:05:00Z">
        <w:r w:rsidRPr="00EA5133">
          <w:rPr>
            <w:rPrChange w:id="375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376" w:author="Wolfgang J. Toechterle" w:date="2013-05-20T21:05:00Z"/>
          <w:rPrChange w:id="377" w:author="Wolfgang J. Toechterle" w:date="2013-06-22T10:32:00Z">
            <w:rPr>
              <w:ins w:id="378" w:author="Wolfgang J. Toechterle" w:date="2013-05-20T21:05:00Z"/>
              <w:lang w:val="en-US"/>
            </w:rPr>
          </w:rPrChange>
        </w:rPr>
      </w:pPr>
      <w:ins w:id="379" w:author="Wolfgang J. Toechterle" w:date="2013-05-20T21:05:00Z">
        <w:r w:rsidRPr="00EA5133">
          <w:rPr>
            <w:rPrChange w:id="380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38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382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383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614930" w:rsidRDefault="00041FC5" w:rsidP="00041FC5">
      <w:pPr>
        <w:pStyle w:val="ListParagraph"/>
        <w:numPr>
          <w:ilvl w:val="0"/>
          <w:numId w:val="15"/>
        </w:numPr>
        <w:rPr>
          <w:ins w:id="384" w:author="Kinder" w:date="2013-06-29T10:59:00Z"/>
          <w:rPrChange w:id="385" w:author="Kinder" w:date="2013-06-29T10:59:00Z">
            <w:rPr>
              <w:ins w:id="386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387" w:author="Wolfgang J. Toechterle" w:date="2013-05-20T21:05:00Z">
        <w:r w:rsidRPr="00EA5133">
          <w:rPr>
            <w:rPrChange w:id="388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38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390" w:author="Wolfgang J. Toechterle" w:date="2013-06-08T09:11:00Z">
        <w:r w:rsidR="00C21D0B" w:rsidRPr="00EA5133">
          <w:rPr>
            <w:rFonts w:ascii="Times New Roman" w:hAnsi="Times New Roman" w:cs="Times New Roman"/>
            <w:sz w:val="24"/>
            <w:szCs w:val="24"/>
            <w:rPrChange w:id="39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392" w:author="Wolfgang J. Toechterle" w:date="2013-05-20T21:05:00Z">
        <w:r w:rsidRPr="00EA5133">
          <w:rPr>
            <w:rFonts w:ascii="Times New Roman" w:hAnsi="Times New Roman" w:cs="Times New Roman"/>
            <w:sz w:val="24"/>
            <w:szCs w:val="24"/>
            <w:rPrChange w:id="393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>
      <w:pPr>
        <w:pStyle w:val="ListParagraph"/>
        <w:rPr>
          <w:ins w:id="394" w:author="Wolfgang J. Toechterle" w:date="2013-05-20T21:05:00Z"/>
          <w:rPrChange w:id="395" w:author="Wolfgang J. Toechterle" w:date="2013-06-22T10:32:00Z">
            <w:rPr>
              <w:ins w:id="396" w:author="Wolfgang J. Toechterle" w:date="2013-05-20T21:05:00Z"/>
              <w:lang w:val="en-US"/>
            </w:rPr>
          </w:rPrChange>
        </w:rPr>
        <w:pPrChange w:id="397" w:author="Kinder" w:date="2013-06-29T10:59:00Z">
          <w:pPr>
            <w:pStyle w:val="ListParagraph"/>
            <w:numPr>
              <w:numId w:val="15"/>
            </w:numPr>
            <w:ind w:hanging="360"/>
          </w:pPr>
        </w:pPrChange>
      </w:pPr>
      <w:ins w:id="398" w:author="Wolfgang J. Toechterle" w:date="2013-05-20T21:05:00Z">
        <w:r w:rsidRPr="00EA5133">
          <w:rPr>
            <w:rPrChange w:id="399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400" w:author="Kinder" w:date="2013-06-30T08:29:00Z">
          <w:r w:rsidRPr="00EA5133" w:rsidDel="00092C27">
            <w:rPr>
              <w:rPrChange w:id="401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402" w:author="Kinder" w:date="2013-06-30T08:30:00Z">
          <w:r w:rsidRPr="00EA5133" w:rsidDel="00092C27">
            <w:rPr>
              <w:rPrChange w:id="40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404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405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406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RPr="00EA5133" w:rsidDel="002D45C5" w:rsidRDefault="00041FC5" w:rsidP="00041FC5">
      <w:pPr>
        <w:pStyle w:val="ListParagraph"/>
        <w:numPr>
          <w:ilvl w:val="0"/>
          <w:numId w:val="15"/>
        </w:numPr>
        <w:rPr>
          <w:ins w:id="407" w:author="Wolfgang J. Toechterle" w:date="2013-05-20T21:05:00Z"/>
          <w:del w:id="408" w:author="Kinder" w:date="2013-06-29T11:11:00Z"/>
          <w:rPrChange w:id="409" w:author="Wolfgang J. Toechterle" w:date="2013-06-22T10:32:00Z">
            <w:rPr>
              <w:ins w:id="410" w:author="Wolfgang J. Toechterle" w:date="2013-05-20T21:05:00Z"/>
              <w:del w:id="411" w:author="Kinder" w:date="2013-06-29T11:11:00Z"/>
              <w:lang w:val="en-US"/>
            </w:rPr>
          </w:rPrChange>
        </w:rPr>
      </w:pPr>
      <w:ins w:id="412" w:author="Wolfgang J. Toechterle" w:date="2013-05-20T21:05:00Z">
        <w:r w:rsidRPr="00EA5133">
          <w:rPr>
            <w:rPrChange w:id="413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5754992F" w14:textId="46741510" w:rsidR="00695E57" w:rsidRPr="00EA5133" w:rsidRDefault="00041FC5">
      <w:pPr>
        <w:pStyle w:val="ListParagraph"/>
        <w:numPr>
          <w:ilvl w:val="0"/>
          <w:numId w:val="15"/>
        </w:numPr>
        <w:rPr>
          <w:rPrChange w:id="414" w:author="Wolfgang J. Toechterle" w:date="2013-06-22T10:32:00Z">
            <w:rPr>
              <w:lang w:val="en-US"/>
            </w:rPr>
          </w:rPrChange>
        </w:rPr>
      </w:pPr>
      <w:ins w:id="415" w:author="Wolfgang J. Toechterle" w:date="2013-05-20T21:05:00Z">
        <w:del w:id="416" w:author="Kinder" w:date="2013-06-29T11:11:00Z">
          <w:r w:rsidRPr="00EA5133" w:rsidDel="002D45C5">
            <w:rPr>
              <w:rPrChange w:id="417" w:author="Wolfgang J. Toechterle" w:date="2013-06-22T10:32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2D45C5" w:rsidDel="002D45C5">
            <w:rPr>
              <w:rStyle w:val="hps"/>
              <w:rFonts w:eastAsia="Times New Roman" w:cs="Times New Roman"/>
              <w:rPrChange w:id="418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2D45C5" w:rsidDel="002D45C5">
            <w:rPr>
              <w:rStyle w:val="shorttext"/>
              <w:rFonts w:eastAsia="Times New Roman" w:cs="Times New Roman"/>
              <w:rPrChange w:id="419" w:author="Kinder" w:date="2013-06-29T11:1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420" w:author="Wolfgang J. Toechterle" w:date="2013-06-22T11:52:00Z">
        <w:del w:id="421" w:author="Kinder" w:date="2013-06-29T11:11:00Z">
          <w:r w:rsidR="00510F1B" w:rsidRPr="002D45C5" w:rsidDel="002D45C5">
            <w:rPr>
              <w:rStyle w:val="hps"/>
              <w:rFonts w:eastAsia="Times New Roman" w:cs="Times New Roman"/>
            </w:rPr>
            <w:delText>colour</w:delText>
          </w:r>
        </w:del>
      </w:ins>
      <w:ins w:id="422" w:author="Wolfgang J. Toechterle" w:date="2013-05-20T21:05:00Z">
        <w:del w:id="423" w:author="Kinder" w:date="2013-06-29T11:11:00Z">
          <w:r w:rsidRPr="002D45C5" w:rsidDel="002D45C5">
            <w:rPr>
              <w:rStyle w:val="hps"/>
              <w:rFonts w:eastAsia="Times New Roman" w:cs="Times New Roman"/>
              <w:rPrChange w:id="424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425" w:author="Kinder" w:date="2013-06-29T11:11:00Z">
        <w:r w:rsidR="00695E57" w:rsidRPr="002D45C5" w:rsidDel="002D45C5">
          <w:rPr>
            <w:rStyle w:val="hps"/>
            <w:rFonts w:eastAsia="Times New Roman" w:cs="Times New Roman"/>
            <w:rPrChange w:id="426" w:author="Kinder" w:date="2013-06-29T11:1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EA5133" w:rsidRDefault="00456E07" w:rsidP="00CE6B36">
      <w:pPr>
        <w:rPr>
          <w:rFonts w:eastAsia="Times New Roman" w:cs="Times New Roman"/>
        </w:rPr>
      </w:pPr>
    </w:p>
    <w:p w14:paraId="1D58BC7A" w14:textId="77777777" w:rsidR="00EC452A" w:rsidRPr="00EA5133" w:rsidRDefault="00EC452A" w:rsidP="00CE6B36"/>
    <w:p w14:paraId="0B36A578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42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42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1A728426" w14:textId="0EADEB52" w:rsidR="00041FC5" w:rsidRPr="00EA5133" w:rsidRDefault="00510F1B" w:rsidP="00CA05B5">
      <w:pPr>
        <w:rPr>
          <w:ins w:id="429" w:author="Wolfgang J. Toechterle" w:date="2013-05-20T21:04:00Z"/>
          <w:rFonts w:cs="Arial"/>
          <w:szCs w:val="20"/>
          <w:rPrChange w:id="430" w:author="Wolfgang J. Toechterle" w:date="2013-06-22T10:32:00Z">
            <w:rPr>
              <w:ins w:id="431" w:author="Wolfgang J. Toechterle" w:date="2013-05-20T21:04:00Z"/>
              <w:rFonts w:cs="Arial"/>
              <w:szCs w:val="20"/>
              <w:lang w:val="en-US"/>
            </w:rPr>
          </w:rPrChange>
        </w:rPr>
      </w:pPr>
      <w:ins w:id="432" w:author="Wolfgang J. Toechterle" w:date="2013-06-22T11:52:00Z">
        <w:r>
          <w:rPr>
            <w:rFonts w:cs="Arial"/>
            <w:szCs w:val="20"/>
          </w:rPr>
          <w:t>Colour</w:t>
        </w:r>
      </w:ins>
      <w:ins w:id="433" w:author="Wolfgang J. Toechterle" w:date="2013-05-20T21:04:00Z">
        <w:r w:rsidR="00041FC5" w:rsidRPr="00EA5133">
          <w:rPr>
            <w:rFonts w:cs="Arial"/>
            <w:szCs w:val="20"/>
            <w:rPrChange w:id="4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435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436" w:author="Wolfgang J. Toechterle" w:date="2013-05-20T21:04:00Z">
        <w:del w:id="437" w:author="Kinder" w:date="2013-06-30T08:30:00Z">
          <w:r w:rsidR="00041FC5" w:rsidRPr="00EA5133" w:rsidDel="00092C27">
            <w:rPr>
              <w:rFonts w:cs="Arial"/>
              <w:szCs w:val="20"/>
              <w:rPrChange w:id="43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439" w:author="Wolfgang J. Toechterle" w:date="2013-06-22T11:52:00Z">
        <w:del w:id="440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441" w:author="Wolfgang J. Toechterle" w:date="2013-05-20T21:04:00Z">
        <w:del w:id="442" w:author="Kinder" w:date="2013-06-30T08:30:00Z">
          <w:r w:rsidR="00041FC5" w:rsidRPr="00EA5133" w:rsidDel="00092C27">
            <w:rPr>
              <w:rFonts w:cs="Arial"/>
              <w:szCs w:val="20"/>
              <w:rPrChange w:id="443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444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445" w:author="Kinder" w:date="2013-06-30T08:31:00Z">
        <w:r w:rsidR="00092C27">
          <w:rPr>
            <w:rFonts w:cs="Arial"/>
            <w:szCs w:val="20"/>
          </w:rPr>
          <w:t>colour</w:t>
        </w:r>
      </w:ins>
      <w:ins w:id="446" w:author="Wolfgang J. Toechterle" w:date="2013-05-20T21:04:00Z">
        <w:r w:rsidR="00041FC5" w:rsidRPr="00EA5133">
          <w:rPr>
            <w:rFonts w:cs="Arial"/>
            <w:szCs w:val="20"/>
            <w:rPrChange w:id="4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4A769EB8" w14:textId="364474DB" w:rsidR="00C11B41" w:rsidRPr="00EA513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448" w:author="Wolfgang J. Toechterle" w:date="2013-05-20T21:04:00Z"/>
          <w:rFonts w:cs="Arial"/>
          <w:szCs w:val="20"/>
          <w:rPrChange w:id="449" w:author="Wolfgang J. Toechterle" w:date="2013-06-22T10:32:00Z">
            <w:rPr>
              <w:del w:id="450" w:author="Wolfgang J. Toechterle" w:date="2013-05-20T21:04:00Z"/>
              <w:rFonts w:cs="Arial"/>
              <w:szCs w:val="20"/>
              <w:lang w:val="en-US"/>
            </w:rPr>
          </w:rPrChange>
        </w:rPr>
      </w:pPr>
      <w:del w:id="451" w:author="Wolfgang J. Toechterle" w:date="2013-05-20T21:04:00Z">
        <w:r w:rsidRPr="00EA5133" w:rsidDel="00041FC5">
          <w:rPr>
            <w:rFonts w:cs="Arial"/>
            <w:szCs w:val="20"/>
            <w:rPrChange w:id="4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4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4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4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4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4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4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EA5133" w:rsidRDefault="007F0DA1" w:rsidP="00CA05B5">
      <w:del w:id="459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460" w:author="Wolfgang J. Toechterle" w:date="2013-06-22T11:52:00Z">
        <w:del w:id="461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462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463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464" w:author="Wolfgang J. Toechterle" w:date="2013-05-20T21:04:00Z">
        <w:del w:id="465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466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467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468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12F88DD3" w14:textId="3B1DBADB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46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cs="Arial"/>
          <w:szCs w:val="20"/>
          <w:rPrChange w:id="470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471" w:author="Wolfgang J. Toechterle" w:date="2013-06-07T18:40:00Z">
        <w:r w:rsidR="00E22E28" w:rsidRPr="00EA5133">
          <w:rPr>
            <w:rFonts w:cs="Arial"/>
            <w:szCs w:val="20"/>
            <w:rPrChange w:id="4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47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474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475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476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47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47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47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4"/>
          <w:szCs w:val="24"/>
          <w:rPrChange w:id="48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485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48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48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488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EA5133">
        <w:rPr>
          <w:rPrChange w:id="489" w:author="Wolfgang J. Toechterle" w:date="2013-06-22T10:32:00Z">
            <w:rPr>
              <w:lang w:val="en-US"/>
            </w:rPr>
          </w:rPrChange>
        </w:rPr>
        <w:t>German Logo:</w:t>
      </w:r>
      <w:r w:rsidRPr="00EA5133">
        <w:rPr>
          <w:rFonts w:ascii="Times New Roman" w:hAnsi="Times New Roman" w:cs="Times New Roman"/>
          <w:sz w:val="24"/>
          <w:szCs w:val="24"/>
          <w:rPrChange w:id="49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43B3E68A" w14:textId="0CFFC93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2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7A012F9" w14:textId="138E179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4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147340D6" w14:textId="2B1B72B9" w:rsidR="002634A2" w:rsidRPr="00EA5133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497" w:author="Wolfgang J. Toechterle" w:date="2013-05-20T21:05:00Z">
        <w:r w:rsidR="00041FC5" w:rsidRPr="00EA5133">
          <w:rPr>
            <w:rFonts w:cs="Arial"/>
            <w:szCs w:val="20"/>
            <w:rPrChange w:id="4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  <w:del w:id="499" w:author="Wolfgang J. Toechterle" w:date="2013-05-20T21:05:00Z">
        <w:r w:rsidRPr="00EA5133" w:rsidDel="00041FC5">
          <w:rPr>
            <w:rFonts w:cs="Arial"/>
            <w:szCs w:val="20"/>
            <w:rPrChange w:id="50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50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698516C0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50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50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1C6A95B" w14:textId="77777777" w:rsidR="00C11B41" w:rsidRPr="00EA5133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0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5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62AD2603" w14:textId="258AA3A9" w:rsidR="003F39E8" w:rsidRPr="00EA5133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506" w:author="Wolfgang J. Toechterle" w:date="2013-05-20T21:09:00Z"/>
          <w:rFonts w:cs="Arial"/>
          <w:szCs w:val="20"/>
          <w:rPrChange w:id="507" w:author="Wolfgang J. Toechterle" w:date="2013-06-22T10:32:00Z">
            <w:rPr>
              <w:ins w:id="508" w:author="Wolfgang J. Toechterle" w:date="2013-05-20T21:09:00Z"/>
              <w:rFonts w:cs="Arial"/>
              <w:szCs w:val="20"/>
              <w:lang w:val="en-US"/>
            </w:rPr>
          </w:rPrChange>
        </w:rPr>
      </w:pPr>
      <w:ins w:id="509" w:author="Wolfgang J. Toechterle" w:date="2013-05-20T21:09:00Z">
        <w:r w:rsidRPr="00EA5133">
          <w:rPr>
            <w:rFonts w:cs="Arial"/>
            <w:szCs w:val="20"/>
            <w:rPrChange w:id="5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5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512" w:author="Kinder" w:date="2013-06-30T08:47:00Z">
        <w:r w:rsidR="00504D88">
          <w:rPr>
            <w:rFonts w:cs="Arial"/>
            <w:szCs w:val="20"/>
          </w:rPr>
          <w:t>PMS</w:t>
        </w:r>
      </w:ins>
      <w:ins w:id="513" w:author="Wolfgang J. Toechterle" w:date="2013-05-20T21:09:00Z">
        <w:del w:id="514" w:author="Kinder" w:date="2013-06-30T08:47:00Z">
          <w:r w:rsidR="00CD0E39" w:rsidRPr="00EA5133" w:rsidDel="00504D88">
            <w:rPr>
              <w:rFonts w:cs="Arial"/>
              <w:szCs w:val="20"/>
              <w:rPrChange w:id="515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5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517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518" w:author="Wolfgang J. Toechterle" w:date="2013-05-20T21:09:00Z">
        <w:r w:rsidR="00CD0E39" w:rsidRPr="00EA5133">
          <w:rPr>
            <w:rFonts w:cs="Arial"/>
            <w:szCs w:val="20"/>
            <w:rPrChange w:id="5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5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521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522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</w:t>
        </w:r>
        <w:proofErr w:type="spellStart"/>
        <w:r w:rsidRPr="00EA5133">
          <w:rPr>
            <w:rFonts w:eastAsia="Times New Roman" w:cs="Times New Roman"/>
          </w:rPr>
          <w:t>Artboard</w:t>
        </w:r>
        <w:proofErr w:type="spellEnd"/>
        <w:del w:id="523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524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525" w:author="Kinder" w:date="2013-06-30T08:49:00Z">
        <w:r w:rsidR="00504D88">
          <w:rPr>
            <w:rFonts w:eastAsia="Times New Roman" w:cs="Times New Roman"/>
          </w:rPr>
          <w:t>(</w:t>
        </w:r>
      </w:ins>
      <w:ins w:id="526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38692C90" w14:textId="471E363E" w:rsidR="00C11B41" w:rsidRPr="00EA5133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2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528" w:author="Wolfgang J. Toechterle" w:date="2013-05-20T21:03:00Z">
        <w:r w:rsidRPr="00EA5133">
          <w:rPr>
            <w:rFonts w:cs="Arial"/>
            <w:szCs w:val="20"/>
            <w:rPrChange w:id="52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PDF/X-3</w:t>
        </w:r>
        <w:proofErr w:type="gramStart"/>
        <w:r w:rsidRPr="00EA5133">
          <w:rPr>
            <w:rFonts w:cs="Arial"/>
            <w:szCs w:val="20"/>
            <w:rPrChange w:id="53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Pr="00EA5133">
          <w:rPr>
            <w:rFonts w:cs="Arial"/>
            <w:szCs w:val="20"/>
            <w:rPrChange w:id="5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532" w:author="Wolfgang J. Toechterle" w:date="2013-05-20T21:03:00Z">
        <w:r w:rsidR="00C11B41" w:rsidRPr="00EA5133" w:rsidDel="001C00CF">
          <w:rPr>
            <w:rFonts w:cs="Arial"/>
            <w:szCs w:val="20"/>
            <w:rPrChange w:id="5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5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5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5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537" w:author="Wolfgang J. Toechterle" w:date="2013-06-22T11:52:00Z">
        <w:r w:rsidR="00C11B41" w:rsidRPr="00EA5133" w:rsidDel="00510F1B">
          <w:rPr>
            <w:rFonts w:cs="Arial"/>
            <w:szCs w:val="20"/>
            <w:rPrChange w:id="5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3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5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686D2E70" w14:textId="0F01FAF4" w:rsidR="00C11B41" w:rsidRPr="00EA5133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4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5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543" w:author="Kinder" w:date="2013-06-30T08:49:00Z">
        <w:r w:rsidRPr="00EA5133" w:rsidDel="00504D88">
          <w:rPr>
            <w:rFonts w:cs="Arial"/>
            <w:szCs w:val="20"/>
            <w:rPrChange w:id="5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5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546" w:author="Wolfgang J. Toechterle" w:date="2013-06-22T11:52:00Z">
        <w:r w:rsidRPr="00EA5133" w:rsidDel="00510F1B">
          <w:rPr>
            <w:rFonts w:cs="Arial"/>
            <w:szCs w:val="20"/>
            <w:rPrChange w:id="5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4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550" w:author="Kinder" w:date="2013-06-30T08:49:00Z">
        <w:r w:rsidR="00504D88">
          <w:rPr>
            <w:rFonts w:cs="Arial"/>
            <w:szCs w:val="20"/>
          </w:rPr>
          <w:t>PMS</w:t>
        </w:r>
      </w:ins>
      <w:del w:id="551" w:author="Kinder" w:date="2013-06-30T08:49:00Z">
        <w:r w:rsidRPr="00EA5133" w:rsidDel="00504D88">
          <w:rPr>
            <w:rFonts w:cs="Arial"/>
            <w:szCs w:val="20"/>
            <w:rPrChange w:id="5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55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554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5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556" w:author="Wolfgang J. Toechterle" w:date="2013-06-22T11:52:00Z">
        <w:r w:rsidR="007F0DA1" w:rsidRPr="00EA5133" w:rsidDel="00510F1B">
          <w:rPr>
            <w:rFonts w:cs="Arial"/>
            <w:szCs w:val="20"/>
            <w:rPrChange w:id="5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5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560" w:author="Kinder" w:date="2013-06-30T08:50:00Z">
        <w:r w:rsidR="00504D88">
          <w:rPr>
            <w:rFonts w:cs="Arial"/>
            <w:szCs w:val="20"/>
          </w:rPr>
          <w:t>colour chart.</w:t>
        </w:r>
      </w:ins>
      <w:del w:id="561" w:author="Kinder" w:date="2013-06-30T08:50:00Z">
        <w:r w:rsidR="007F0DA1" w:rsidRPr="00EA5133" w:rsidDel="00504D88">
          <w:rPr>
            <w:rFonts w:cs="Arial"/>
            <w:szCs w:val="20"/>
            <w:rPrChange w:id="5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EA5133" w:rsidDel="00504D88">
          <w:rPr>
            <w:rFonts w:cs="Arial"/>
            <w:szCs w:val="20"/>
            <w:rPrChange w:id="5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1CB8F737" w14:textId="77777777" w:rsidR="000E643F" w:rsidRDefault="000E643F" w:rsidP="00CE6B36">
      <w:pPr>
        <w:rPr>
          <w:ins w:id="564" w:author="Kinder" w:date="2013-06-29T11:20:00Z"/>
          <w:rFonts w:cs="Arial"/>
          <w:b/>
          <w:bCs/>
          <w:sz w:val="28"/>
          <w:szCs w:val="28"/>
        </w:rPr>
      </w:pPr>
    </w:p>
    <w:p w14:paraId="12A1DA8F" w14:textId="77777777" w:rsidR="001E709A" w:rsidRDefault="001E709A">
      <w:pPr>
        <w:spacing w:after="200" w:line="276" w:lineRule="auto"/>
        <w:rPr>
          <w:ins w:id="565" w:author="Kinder" w:date="2013-06-29T15:08:00Z"/>
          <w:rFonts w:cs="Arial"/>
          <w:b/>
          <w:bCs/>
          <w:sz w:val="28"/>
          <w:szCs w:val="28"/>
        </w:rPr>
      </w:pPr>
      <w:ins w:id="566" w:author="Kinder" w:date="2013-06-29T15:08:00Z">
        <w:r>
          <w:rPr>
            <w:rFonts w:cs="Arial"/>
            <w:b/>
            <w:bCs/>
            <w:sz w:val="28"/>
            <w:szCs w:val="28"/>
          </w:rPr>
          <w:br w:type="page"/>
        </w:r>
      </w:ins>
    </w:p>
    <w:p w14:paraId="3E9B58C8" w14:textId="65B6031A" w:rsidR="00447A93" w:rsidRPr="00EA5133" w:rsidRDefault="00447A93" w:rsidP="00CE6B36">
      <w:r w:rsidRPr="00EA5133">
        <w:rPr>
          <w:rFonts w:cs="Arial"/>
          <w:b/>
          <w:bCs/>
          <w:sz w:val="28"/>
          <w:szCs w:val="28"/>
          <w:rPrChange w:id="56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56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559EF23D" w14:textId="77777777" w:rsidR="00447A93" w:rsidRPr="00EA5133" w:rsidRDefault="00447A93" w:rsidP="00CE6B36"/>
    <w:p w14:paraId="21A9F21D" w14:textId="3DD9B9B5" w:rsidR="002254E8" w:rsidRPr="00EA5133" w:rsidRDefault="002254E8" w:rsidP="002254E8">
      <w:pPr>
        <w:rPr>
          <w:rPrChange w:id="56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70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571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572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573" w:author="Wolfgang J. Toechterle" w:date="2013-06-22T10:32:00Z">
            <w:rPr>
              <w:lang w:val="en-US"/>
            </w:rPr>
          </w:rPrChange>
        </w:rPr>
        <w:t>:</w:t>
      </w:r>
    </w:p>
    <w:p w14:paraId="5D0A5196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PrChange w:id="574" w:author="Wolfgang J. Toechterle" w:date="2013-06-22T10:32:00Z">
            <w:rPr>
              <w:lang w:val="en-US"/>
            </w:rPr>
          </w:rPrChange>
        </w:rPr>
      </w:pPr>
    </w:p>
    <w:p w14:paraId="619A0591" w14:textId="77777777" w:rsidR="004C4B6F" w:rsidRPr="00EA5133" w:rsidRDefault="002254E8" w:rsidP="004C4B6F">
      <w:pPr>
        <w:widowControl w:val="0"/>
        <w:autoSpaceDE w:val="0"/>
        <w:autoSpaceDN w:val="0"/>
        <w:adjustRightInd w:val="0"/>
        <w:rPr>
          <w:rPrChange w:id="57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76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34EB59B2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77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78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79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0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81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2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EA5133">
        <w:rPr>
          <w:rFonts w:ascii="Times New Roman" w:hAnsi="Times New Roman" w:cs="Times New Roman"/>
          <w:sz w:val="18"/>
          <w:szCs w:val="18"/>
          <w:rPrChange w:id="583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EA5133" w:rsidRDefault="00A57DC6" w:rsidP="00A57DC6">
      <w:pPr>
        <w:widowControl w:val="0"/>
        <w:autoSpaceDE w:val="0"/>
        <w:autoSpaceDN w:val="0"/>
        <w:adjustRightInd w:val="0"/>
        <w:rPr>
          <w:rPrChange w:id="590" w:author="Wolfgang J. Toechterle" w:date="2013-06-22T10:32:00Z">
            <w:rPr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91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EA5133" w:rsidRDefault="00A57DC6" w:rsidP="002254E8">
      <w:pPr>
        <w:rPr>
          <w:rFonts w:ascii="Times New Roman" w:hAnsi="Times New Roman" w:cs="Times New Roman"/>
          <w:szCs w:val="20"/>
          <w:rPrChange w:id="59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43B16295" w:rsidR="002254E8" w:rsidRPr="00EA5133" w:rsidRDefault="002254E8" w:rsidP="002254E8">
      <w:pPr>
        <w:rPr>
          <w:rPrChange w:id="59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94" w:author="Wolfgang J. Toechterle" w:date="2013-06-22T10:32:00Z">
            <w:rPr>
              <w:lang w:val="en-US"/>
            </w:rPr>
          </w:rPrChange>
        </w:rPr>
        <w:t>Logo</w:t>
      </w:r>
      <w:ins w:id="595" w:author="Wolfgang J. Toechterle" w:date="2013-06-22T11:21:00Z">
        <w:r w:rsidR="00B04CCA">
          <w:t>:</w:t>
        </w:r>
      </w:ins>
      <w:r w:rsidR="004C4B6F" w:rsidRPr="00EA5133">
        <w:rPr>
          <w:rPrChange w:id="596" w:author="Wolfgang J. Toechterle" w:date="2013-06-22T10:32:00Z">
            <w:rPr>
              <w:lang w:val="en-US"/>
            </w:rPr>
          </w:rPrChange>
        </w:rPr>
        <w:t xml:space="preserve"> </w:t>
      </w:r>
      <w:del w:id="597" w:author="Wolfgang J. Toechterle" w:date="2013-06-22T11:21:00Z">
        <w:r w:rsidR="004C4B6F" w:rsidRPr="00EA5133" w:rsidDel="00B04CCA">
          <w:rPr>
            <w:rPrChange w:id="598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599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600" w:author="Wolfgang J. Toechterle" w:date="2013-06-22T11:21:00Z">
        <w:r w:rsidR="00B04CCA">
          <w:t xml:space="preserve"> German version</w:t>
        </w:r>
      </w:ins>
      <w:ins w:id="601" w:author="Kinder" w:date="2013-06-29T11:30:00Z">
        <w:r w:rsidR="00EF736F">
          <w:t xml:space="preserve"> only</w:t>
        </w:r>
      </w:ins>
      <w:del w:id="602" w:author="Wolfgang J. Toechterle" w:date="2013-06-22T11:25:00Z">
        <w:r w:rsidR="005F4436" w:rsidRPr="00EA5133" w:rsidDel="00B04CCA">
          <w:rPr>
            <w:rPrChange w:id="603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EA5133" w:rsidRDefault="004C4B6F" w:rsidP="002254E8">
      <w:pPr>
        <w:rPr>
          <w:rPrChange w:id="604" w:author="Wolfgang J. Toechterle" w:date="2013-06-22T10:32:00Z">
            <w:rPr>
              <w:lang w:val="en-US"/>
            </w:rPr>
          </w:rPrChange>
        </w:rPr>
      </w:pPr>
    </w:p>
    <w:p w14:paraId="374D4CB3" w14:textId="17273A74" w:rsidR="002254E8" w:rsidRPr="00EA5133" w:rsidRDefault="002254E8" w:rsidP="002254E8">
      <w:pPr>
        <w:rPr>
          <w:rPrChange w:id="60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06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607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608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609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610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611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612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8A67A97" w14:textId="77777777" w:rsidR="00263883" w:rsidRDefault="00263883" w:rsidP="002254E8">
      <w:pPr>
        <w:rPr>
          <w:ins w:id="613" w:author="Wolfgang J. Toechterle" w:date="2013-06-22T10:54:00Z"/>
        </w:rPr>
      </w:pPr>
    </w:p>
    <w:p w14:paraId="2B844DAA" w14:textId="5293F8B1" w:rsidR="002254E8" w:rsidRPr="00EA5133" w:rsidDel="00263883" w:rsidRDefault="00A16644" w:rsidP="002254E8">
      <w:pPr>
        <w:rPr>
          <w:del w:id="614" w:author="Wolfgang J. Toechterle" w:date="2013-06-22T10:54:00Z"/>
          <w:rPrChange w:id="615" w:author="Wolfgang J. Toechterle" w:date="2013-06-22T10:32:00Z">
            <w:rPr>
              <w:del w:id="616" w:author="Wolfgang J. Toechterle" w:date="2013-06-22T10:54:00Z"/>
              <w:lang w:val="en-US"/>
            </w:rPr>
          </w:rPrChange>
        </w:rPr>
      </w:pPr>
      <w:del w:id="617" w:author="Wolfgang J. Toechterle" w:date="2013-06-22T10:54:00Z">
        <w:r w:rsidRPr="00EA5133" w:rsidDel="00263883">
          <w:rPr>
            <w:rPrChange w:id="618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61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Hyperlink"/>
            <w:rPrChange w:id="620" w:author="Wolfgang J. Toechterle" w:date="2013-06-22T10:32:00Z">
              <w:rPr>
                <w:rStyle w:val="Hyperlink"/>
                <w:lang w:val="en-US"/>
              </w:rPr>
            </w:rPrChange>
          </w:rPr>
          <w:delText>http://www.fonts4ever.com/search_result ... familyName</w:delText>
        </w:r>
        <w:r w:rsidRPr="00EA5133" w:rsidDel="00263883">
          <w:rPr>
            <w:rStyle w:val="Hyperlink"/>
            <w:rPrChange w:id="621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EA5133" w:rsidDel="00263883" w:rsidRDefault="00A16644" w:rsidP="002254E8">
      <w:pPr>
        <w:rPr>
          <w:del w:id="622" w:author="Wolfgang J. Toechterle" w:date="2013-06-22T10:54:00Z"/>
          <w:rPrChange w:id="623" w:author="Wolfgang J. Toechterle" w:date="2013-06-22T10:32:00Z">
            <w:rPr>
              <w:del w:id="624" w:author="Wolfgang J. Toechterle" w:date="2013-06-22T10:54:00Z"/>
              <w:lang w:val="en-US"/>
            </w:rPr>
          </w:rPrChange>
        </w:rPr>
      </w:pPr>
      <w:del w:id="625" w:author="Wolfgang J. Toechterle" w:date="2013-06-22T10:54:00Z">
        <w:r w:rsidRPr="00EA5133" w:rsidDel="00263883">
          <w:rPr>
            <w:rPrChange w:id="626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"http://www.druckkunst-museum.de/kristall-grotesk.html" </w:delInstrText>
        </w:r>
        <w:r w:rsidRPr="00EA5133" w:rsidDel="00263883">
          <w:rPr>
            <w:rPrChange w:id="627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Hyperlink"/>
            <w:rPrChange w:id="628" w:author="Wolfgang J. Toechterle" w:date="2013-06-22T10:32:00Z">
              <w:rPr>
                <w:rStyle w:val="Hyperlink"/>
                <w:lang w:val="en-US"/>
              </w:rPr>
            </w:rPrChange>
          </w:rPr>
          <w:delText>http://www.druckkunst-museum.de/kristall-grotesk.html</w:delText>
        </w:r>
        <w:r w:rsidRPr="00EA5133" w:rsidDel="00263883">
          <w:rPr>
            <w:rStyle w:val="Hyperlink"/>
            <w:rPrChange w:id="62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EA5133" w:rsidRDefault="002254E8" w:rsidP="002254E8">
      <w:pPr>
        <w:rPr>
          <w:rPrChange w:id="630" w:author="Wolfgang J. Toechterle" w:date="2013-06-22T10:32:00Z">
            <w:rPr>
              <w:lang w:val="en-US"/>
            </w:rPr>
          </w:rPrChange>
        </w:rPr>
      </w:pPr>
    </w:p>
    <w:p w14:paraId="2944D673" w14:textId="583C679A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3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6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</w:p>
    <w:p w14:paraId="50E3D15E" w14:textId="10488D5F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3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634" w:author="Wolfgang J. Toechterle" w:date="2013-06-22T11:52:00Z">
        <w:r w:rsidRPr="00EA5133" w:rsidDel="00510F1B">
          <w:rPr>
            <w:rFonts w:cs="Arial"/>
            <w:szCs w:val="20"/>
            <w:rPrChange w:id="6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636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63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s: CMYK </w:t>
      </w:r>
    </w:p>
    <w:p w14:paraId="1CD3E0C5" w14:textId="77777777" w:rsidR="00A57DC6" w:rsidRPr="00EA5133" w:rsidRDefault="00A57DC6" w:rsidP="00A57DC6">
      <w:pPr>
        <w:rPr>
          <w:rPrChange w:id="63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39" w:author="Wolfgang J. Toechterle" w:date="2013-06-22T10:32:00Z">
            <w:rPr>
              <w:lang w:val="en-US"/>
            </w:rPr>
          </w:rPrChange>
        </w:rPr>
        <w:t>Trim size; A4 (297 X 210 mm)</w:t>
      </w:r>
    </w:p>
    <w:p w14:paraId="4EE3E9F3" w14:textId="07170F1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1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offset printing</w:t>
      </w:r>
    </w:p>
    <w:p w14:paraId="70284ACD" w14:textId="519A73E5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3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7B4ED0C" w14:textId="08880DA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646" w:author="Wolfgang J. Toechterle" w:date="2013-05-20T21:02:00Z">
        <w:r w:rsidR="001C00CF" w:rsidRPr="00EA5133">
          <w:rPr>
            <w:rFonts w:cs="Arial"/>
            <w:szCs w:val="20"/>
            <w:rPrChange w:id="6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648" w:author="Wolfgang J. Toechterle" w:date="2013-05-20T21:02:00Z">
        <w:r w:rsidR="00CA05B5" w:rsidRPr="00EA5133" w:rsidDel="001C00CF">
          <w:rPr>
            <w:rFonts w:cs="Arial"/>
            <w:szCs w:val="20"/>
            <w:rPrChange w:id="6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4D236F71" w14:textId="4A642C36" w:rsidR="00F91A57" w:rsidRPr="00EA5133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5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652" w:author="Wolfgang J. Toechterle" w:date="2013-06-22T11:52:00Z">
        <w:r w:rsidRPr="00EA5133" w:rsidDel="00510F1B">
          <w:rPr>
            <w:rFonts w:cs="Arial"/>
            <w:szCs w:val="20"/>
            <w:rPrChange w:id="6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6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65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6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657" w:author="Wolfgang J. Toechterle" w:date="2013-05-20T21:05:00Z">
        <w:r w:rsidR="00041FC5" w:rsidRPr="00EA5133">
          <w:rPr>
            <w:rFonts w:cs="Arial"/>
            <w:szCs w:val="20"/>
            <w:rPrChange w:id="6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6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  <w:del w:id="660" w:author="Wolfgang J. Toechterle" w:date="2013-05-20T21:05:00Z">
        <w:r w:rsidRPr="00EA5133" w:rsidDel="00041FC5">
          <w:rPr>
            <w:rFonts w:cs="Arial"/>
            <w:szCs w:val="20"/>
            <w:rPrChange w:id="6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EA5133" w:rsidRDefault="00A57DC6" w:rsidP="002254E8">
      <w:pPr>
        <w:rPr>
          <w:rPrChange w:id="662" w:author="Wolfgang J. Toechterle" w:date="2013-06-22T10:32:00Z">
            <w:rPr>
              <w:lang w:val="en-US"/>
            </w:rPr>
          </w:rPrChange>
        </w:rPr>
      </w:pPr>
    </w:p>
    <w:p w14:paraId="3D879751" w14:textId="3D69E633" w:rsidR="00D03706" w:rsidRPr="00EA5133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6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66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</w:p>
    <w:p w14:paraId="6F788FCF" w14:textId="038668B0" w:rsidR="002254E8" w:rsidRPr="00EA5133" w:rsidDel="00EF736F" w:rsidRDefault="002254E8" w:rsidP="002254E8">
      <w:pPr>
        <w:rPr>
          <w:ins w:id="665" w:author="Wolfgang J. Toechterle" w:date="2013-06-10T08:33:00Z"/>
          <w:del w:id="666" w:author="Kinder" w:date="2013-06-29T11:33:00Z"/>
          <w:rPrChange w:id="667" w:author="Wolfgang J. Toechterle" w:date="2013-06-22T10:32:00Z">
            <w:rPr>
              <w:ins w:id="668" w:author="Wolfgang J. Toechterle" w:date="2013-06-10T08:33:00Z"/>
              <w:del w:id="669" w:author="Kinder" w:date="2013-06-29T11:33:00Z"/>
              <w:lang w:val="en-US"/>
            </w:rPr>
          </w:rPrChange>
        </w:rPr>
      </w:pPr>
      <w:r w:rsidRPr="00EA5133">
        <w:rPr>
          <w:rPrChange w:id="670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671" w:author="Wolfgang J. Toechterle" w:date="2013-06-22T10:32:00Z">
            <w:rPr>
              <w:lang w:val="en-US"/>
            </w:rPr>
          </w:rPrChange>
        </w:rPr>
        <w:t>s card: 85 x 55 or 55 x 85 mm</w:t>
      </w:r>
    </w:p>
    <w:p w14:paraId="7629F8F4" w14:textId="77777777" w:rsidR="00731CAE" w:rsidRDefault="00731CAE" w:rsidP="002254E8">
      <w:pPr>
        <w:rPr>
          <w:ins w:id="672" w:author="Kinder" w:date="2013-06-29T11:33:00Z"/>
        </w:rPr>
      </w:pPr>
    </w:p>
    <w:p w14:paraId="071FCA5F" w14:textId="26ED9085" w:rsidR="00EF736F" w:rsidRPr="00EA5133" w:rsidRDefault="00D65436" w:rsidP="002254E8">
      <w:pPr>
        <w:rPr>
          <w:rPrChange w:id="673" w:author="Wolfgang J. Toechterle" w:date="2013-06-22T10:32:00Z">
            <w:rPr>
              <w:lang w:val="en-US"/>
            </w:rPr>
          </w:rPrChange>
        </w:rPr>
      </w:pPr>
      <w:ins w:id="674" w:author="Kinder" w:date="2013-06-29T11:33:00Z">
        <w:r>
          <w:t>Design: B</w:t>
        </w:r>
        <w:r w:rsidR="00EF736F">
          <w:t xml:space="preserve">oth </w:t>
        </w:r>
        <w:proofErr w:type="gramStart"/>
        <w:r w:rsidR="00EF736F">
          <w:t>side</w:t>
        </w:r>
      </w:ins>
      <w:proofErr w:type="gramEnd"/>
      <w:ins w:id="675" w:author="Kinder" w:date="2013-06-29T11:35:00Z">
        <w:r>
          <w:t xml:space="preserve"> (front and back)</w:t>
        </w:r>
      </w:ins>
    </w:p>
    <w:p w14:paraId="7F31E4B1" w14:textId="1B76EEE9" w:rsidR="002254E8" w:rsidRPr="00EA5133" w:rsidRDefault="00A845BA" w:rsidP="002254E8">
      <w:pPr>
        <w:rPr>
          <w:rPrChange w:id="67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77" w:author="Wolfgang J. Toechterle" w:date="2013-06-22T10:32:00Z">
            <w:rPr>
              <w:lang w:val="en-US"/>
            </w:rPr>
          </w:rPrChange>
        </w:rPr>
        <w:t>Printing</w:t>
      </w:r>
      <w:r w:rsidR="00D03706" w:rsidRPr="00EA5133">
        <w:rPr>
          <w:rPrChange w:id="678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679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680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3C524DD1" w:rsidR="00447A93" w:rsidRPr="00EA5133" w:rsidRDefault="002634A2" w:rsidP="002254E8">
      <w:pPr>
        <w:rPr>
          <w:rPrChange w:id="681" w:author="Wolfgang J. Toechterle" w:date="2013-06-22T10:32:00Z">
            <w:rPr>
              <w:lang w:val="en-US"/>
            </w:rPr>
          </w:rPrChange>
        </w:rPr>
      </w:pPr>
      <w:del w:id="682" w:author="Wolfgang J. Toechterle" w:date="2013-06-22T11:52:00Z">
        <w:r w:rsidRPr="00EA5133" w:rsidDel="00510F1B">
          <w:rPr>
            <w:rPrChange w:id="683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684" w:author="Wolfgang J. Toechterle" w:date="2013-06-22T11:52:00Z">
        <w:r w:rsidR="00510F1B">
          <w:t>Colour</w:t>
        </w:r>
      </w:ins>
      <w:r w:rsidRPr="00EA5133">
        <w:rPr>
          <w:rPrChange w:id="685" w:author="Wolfgang J. Toechterle" w:date="2013-06-22T10:32:00Z">
            <w:rPr>
              <w:lang w:val="en-US"/>
            </w:rPr>
          </w:rPrChange>
        </w:rPr>
        <w:t>s</w:t>
      </w:r>
      <w:r w:rsidR="002254E8" w:rsidRPr="00EA5133">
        <w:rPr>
          <w:rPrChange w:id="686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687" w:author="Wolfgang J. Toechterle" w:date="2013-06-22T10:32:00Z">
            <w:rPr>
              <w:lang w:val="en-US"/>
            </w:rPr>
          </w:rPrChange>
        </w:rPr>
        <w:t xml:space="preserve"> spot </w:t>
      </w:r>
      <w:del w:id="688" w:author="Wolfgang J. Toechterle" w:date="2013-06-22T11:52:00Z">
        <w:r w:rsidR="00D03706" w:rsidRPr="00EA5133" w:rsidDel="00510F1B">
          <w:rPr>
            <w:rPrChange w:id="689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690" w:author="Wolfgang J. Toechterle" w:date="2013-06-22T11:52:00Z">
        <w:r w:rsidR="00510F1B">
          <w:t>colour</w:t>
        </w:r>
      </w:ins>
      <w:r w:rsidR="00D03706" w:rsidRPr="00EA5133">
        <w:rPr>
          <w:rPrChange w:id="691" w:author="Wolfgang J. Toechterle" w:date="2013-06-22T10:32:00Z">
            <w:rPr>
              <w:lang w:val="en-US"/>
            </w:rPr>
          </w:rPrChange>
        </w:rPr>
        <w:t>s</w:t>
      </w:r>
    </w:p>
    <w:p w14:paraId="1A4B3B95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692" w:author="Wolfgang J. Toechterle" w:date="2013-06-11T08:50:00Z"/>
          <w:rFonts w:cs="Arial"/>
          <w:szCs w:val="20"/>
          <w:rPrChange w:id="693" w:author="Wolfgang J. Toechterle" w:date="2013-06-22T10:32:00Z">
            <w:rPr>
              <w:ins w:id="694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95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0C2D7B7" w14:textId="77777777" w:rsidR="00DF412B" w:rsidRPr="00EA513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9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97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698" w:author="Wolfgang J. Toechterle" w:date="2013-06-11T08:50:00Z"/>
          <w:rFonts w:cs="Arial"/>
          <w:szCs w:val="20"/>
          <w:rPrChange w:id="699" w:author="Wolfgang J. Toechterle" w:date="2013-06-22T10:32:00Z">
            <w:rPr>
              <w:del w:id="700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69884F12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0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703" w:author="Wolfgang J. Toechterle" w:date="2013-05-20T21:03:00Z">
        <w:r w:rsidR="001C00CF" w:rsidRPr="00EA5133">
          <w:rPr>
            <w:rFonts w:cs="Arial"/>
            <w:szCs w:val="20"/>
            <w:rPrChange w:id="70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705" w:author="Wolfgang J. Toechterle" w:date="2013-05-20T21:03:00Z">
        <w:r w:rsidR="00CA05B5" w:rsidRPr="00EA5133" w:rsidDel="001C00CF">
          <w:rPr>
            <w:rFonts w:cs="Arial"/>
            <w:szCs w:val="20"/>
            <w:rPrChange w:id="7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EEF6553" w14:textId="3C802943" w:rsidR="00F91A57" w:rsidRPr="00EA5133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0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709" w:author="Wolfgang J. Toechterle" w:date="2013-06-22T11:52:00Z">
        <w:r w:rsidRPr="00EA5133" w:rsidDel="00510F1B">
          <w:rPr>
            <w:rFonts w:cs="Arial"/>
            <w:szCs w:val="20"/>
            <w:rPrChange w:id="7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7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71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7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714" w:author="Kinder" w:date="2013-06-30T08:50:00Z">
        <w:r w:rsidR="00F91A57" w:rsidRPr="00EA5133" w:rsidDel="00F2525A">
          <w:rPr>
            <w:rFonts w:cs="Arial"/>
            <w:szCs w:val="20"/>
            <w:rPrChange w:id="7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7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717" w:author="Wolfgang J. Toechterle" w:date="2013-05-20T21:05:00Z">
        <w:r w:rsidR="00041FC5" w:rsidRPr="00EA5133">
          <w:rPr>
            <w:rFonts w:cs="Arial"/>
            <w:szCs w:val="20"/>
            <w:rPrChange w:id="7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7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720" w:author="Wolfgang J. Toechterle" w:date="2013-05-31T18:03:00Z">
        <w:r w:rsidR="00121C3A" w:rsidRPr="00EA5133">
          <w:rPr>
            <w:rFonts w:cs="Arial"/>
            <w:szCs w:val="20"/>
            <w:rPrChange w:id="7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  <w:del w:id="722" w:author="Wolfgang J. Toechterle" w:date="2013-05-20T21:05:00Z">
        <w:r w:rsidR="002634A2" w:rsidRPr="00EA5133" w:rsidDel="00041FC5">
          <w:rPr>
            <w:rFonts w:cs="Arial"/>
            <w:szCs w:val="20"/>
            <w:rPrChange w:id="7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EA5133" w:rsidRDefault="003371B5" w:rsidP="00CE6B36">
      <w:pPr>
        <w:rPr>
          <w:ins w:id="724" w:author="Wolfgang J. Toechterle" w:date="2013-06-08T18:57:00Z"/>
          <w:rFonts w:cs="Arial"/>
          <w:szCs w:val="20"/>
          <w:rPrChange w:id="725" w:author="Wolfgang J. Toechterle" w:date="2013-06-22T10:32:00Z">
            <w:rPr>
              <w:ins w:id="726" w:author="Wolfgang J. Toechterle" w:date="2013-06-08T18:57:00Z"/>
              <w:rFonts w:cs="Arial"/>
              <w:szCs w:val="20"/>
              <w:lang w:val="en-US"/>
            </w:rPr>
          </w:rPrChange>
        </w:rPr>
      </w:pPr>
    </w:p>
    <w:p w14:paraId="3901731A" w14:textId="403E8A3E" w:rsidR="00D03706" w:rsidRPr="00EA5133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727" w:author="Wolfgang J. Toechterle" w:date="2013-06-08T18:57:00Z"/>
          <w:rFonts w:cs="Arial"/>
          <w:szCs w:val="20"/>
          <w:rPrChange w:id="728" w:author="Wolfgang J. Toechterle" w:date="2013-06-22T10:32:00Z">
            <w:rPr>
              <w:del w:id="729" w:author="Wolfgang J. Toechterle" w:date="2013-06-08T18:57:00Z"/>
              <w:rFonts w:cs="Arial"/>
              <w:szCs w:val="20"/>
              <w:lang w:val="en-US"/>
            </w:rPr>
          </w:rPrChange>
        </w:rPr>
      </w:pPr>
      <w:del w:id="730" w:author="Wolfgang J. Toechterle" w:date="2013-06-08T18:57:00Z">
        <w:r w:rsidRPr="00EA5133" w:rsidDel="003371B5">
          <w:rPr>
            <w:rFonts w:cs="Arial"/>
            <w:szCs w:val="20"/>
            <w:rPrChange w:id="7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EA5133" w:rsidRDefault="00447A93" w:rsidP="00CE6B36"/>
    <w:p w14:paraId="17F50E5B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7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73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2F3474A1" w14:textId="7ED0EF50" w:rsidR="00F91A57" w:rsidRPr="00EA513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3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35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EA5133">
        <w:rPr>
          <w:rFonts w:cs="Arial"/>
          <w:szCs w:val="20"/>
          <w:rPrChange w:id="7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737" w:author="Wolfgang J. Toechterle" w:date="2013-06-22T10:32:00Z">
            <w:rPr>
              <w:rFonts w:cs="Arial"/>
              <w:szCs w:val="20"/>
              <w:lang w:val="en-US"/>
            </w:rPr>
          </w:rPrChange>
        </w:rPr>
        <w:t>3</w:t>
      </w:r>
      <w:proofErr w:type="gramStart"/>
      <w:r w:rsidR="002634A2" w:rsidRPr="00EA5133">
        <w:rPr>
          <w:rFonts w:cs="Arial"/>
          <w:szCs w:val="20"/>
          <w:rPrChange w:id="738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F91A57" w:rsidRPr="00EA5133">
        <w:rPr>
          <w:rFonts w:cs="Arial"/>
          <w:szCs w:val="20"/>
          <w:rPrChange w:id="7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29676C6B" w14:textId="6AD1AC6C" w:rsidR="00C015C8" w:rsidRPr="00EA513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742" w:author="Wolfgang J. Toechterle" w:date="2013-06-22T10:32:00Z">
            <w:rPr>
              <w:rFonts w:cs="Arial"/>
              <w:szCs w:val="20"/>
              <w:lang w:val="en-US"/>
            </w:rPr>
          </w:rPrChange>
        </w:rPr>
        <w:t>PDF/X-3</w:t>
      </w:r>
      <w:proofErr w:type="gramStart"/>
      <w:r w:rsidR="002634A2" w:rsidRPr="00EA5133">
        <w:rPr>
          <w:rFonts w:cs="Arial"/>
          <w:szCs w:val="20"/>
          <w:rPrChange w:id="743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2634A2" w:rsidRPr="00EA5133">
        <w:rPr>
          <w:rFonts w:cs="Arial"/>
          <w:szCs w:val="20"/>
          <w:rPrChange w:id="7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745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46" w:author="Kinder" w:date="2013-06-30T08:50:00Z"/>
          <w:rFonts w:cs="Arial"/>
          <w:szCs w:val="20"/>
        </w:rPr>
      </w:pPr>
      <w:ins w:id="747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748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6BD4C166" w14:textId="052A883A" w:rsidR="001E6D78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49" w:author="Kinder" w:date="2013-06-29T14:23:00Z"/>
          <w:rFonts w:cs="Arial"/>
          <w:szCs w:val="20"/>
        </w:rPr>
      </w:pPr>
      <w:del w:id="750" w:author="Kinder" w:date="2013-06-30T08:51:00Z">
        <w:r w:rsidRPr="00EA5133" w:rsidDel="00F2525A">
          <w:rPr>
            <w:rFonts w:cs="Arial"/>
            <w:szCs w:val="20"/>
            <w:rPrChange w:id="7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7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7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7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7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756" w:author="Wolfgang J. Toechterle" w:date="2013-05-31T18:03:00Z">
        <w:del w:id="757" w:author="Kinder" w:date="2013-06-30T08:51:00Z">
          <w:r w:rsidR="00121C3A" w:rsidRPr="00EA5133" w:rsidDel="00F2525A">
            <w:rPr>
              <w:rFonts w:cs="Arial"/>
              <w:szCs w:val="20"/>
              <w:rPrChange w:id="75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759" w:author="Kinder" w:date="2013-06-30T08:51:00Z">
        <w:r w:rsidR="00F91A57" w:rsidRPr="00EA5133" w:rsidDel="00F2525A">
          <w:rPr>
            <w:rFonts w:cs="Arial"/>
            <w:szCs w:val="20"/>
            <w:rPrChange w:id="7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7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762" w:author="Wolfgang J. Toechterle" w:date="2013-05-31T18:03:00Z">
        <w:del w:id="763" w:author="Kinder" w:date="2013-06-30T08:51:00Z">
          <w:r w:rsidR="00121C3A" w:rsidRPr="00EA5133" w:rsidDel="00F2525A">
            <w:rPr>
              <w:rFonts w:cs="Arial"/>
              <w:szCs w:val="20"/>
              <w:rPrChange w:id="764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765" w:author="Kinder" w:date="2013-06-30T08:51:00Z">
        <w:r w:rsidRPr="00EA5133" w:rsidDel="00F2525A">
          <w:rPr>
            <w:rFonts w:cs="Arial"/>
            <w:szCs w:val="20"/>
            <w:rPrChange w:id="7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76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768" w:author="Kinder" w:date="2013-06-29T14:22:00Z">
        <w:r w:rsidR="00522219">
          <w:rPr>
            <w:rFonts w:cs="Arial"/>
            <w:szCs w:val="20"/>
          </w:rPr>
          <w:t>1</w:t>
        </w:r>
      </w:ins>
      <w:ins w:id="769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770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771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772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773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774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775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776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03F54DE2" w14:textId="033094ED" w:rsidR="00522219" w:rsidRPr="001E6D78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77" w:author="Kinder" w:date="2013-06-29T14:17:00Z">
            <w:rPr>
              <w:rFonts w:cs="Arial"/>
              <w:szCs w:val="20"/>
              <w:lang w:val="en-US"/>
            </w:rPr>
          </w:rPrChange>
        </w:rPr>
      </w:pPr>
      <w:ins w:id="778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5464B9AF" w14:textId="6DE8F350" w:rsidR="00812176" w:rsidRPr="00EA5133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7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781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7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783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4549FAB0" w14:textId="13E26799" w:rsidR="00447A93" w:rsidRPr="00EA5133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rFonts w:cs="Arial"/>
          <w:szCs w:val="20"/>
          <w:rPrChange w:id="78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EA5133" w:rsidRDefault="00F91A57" w:rsidP="00CE6B36"/>
    <w:p w14:paraId="61A644BB" w14:textId="77777777" w:rsidR="00A32574" w:rsidRPr="00EA5133" w:rsidRDefault="00A32574">
      <w:pPr>
        <w:spacing w:after="200" w:line="276" w:lineRule="auto"/>
        <w:rPr>
          <w:rFonts w:cs="Arial"/>
          <w:b/>
          <w:bCs/>
          <w:sz w:val="28"/>
          <w:szCs w:val="28"/>
          <w:rPrChange w:id="78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78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br w:type="page"/>
      </w:r>
    </w:p>
    <w:p w14:paraId="322D6997" w14:textId="3744B37B" w:rsidR="00E90506" w:rsidRPr="00EA5133" w:rsidRDefault="00E90506" w:rsidP="00E90506">
      <w:r w:rsidRPr="00EA5133">
        <w:rPr>
          <w:rFonts w:cs="Arial"/>
          <w:b/>
          <w:bCs/>
          <w:sz w:val="28"/>
          <w:szCs w:val="28"/>
          <w:rPrChange w:id="78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</w:p>
    <w:p w14:paraId="37C5F7FD" w14:textId="77777777" w:rsidR="00B45946" w:rsidRPr="00EA5133" w:rsidRDefault="00B45946" w:rsidP="00E90506"/>
    <w:p w14:paraId="40C77FB9" w14:textId="69AA9717" w:rsidR="00B45946" w:rsidRPr="00EA5133" w:rsidRDefault="00B45946">
      <w:r w:rsidRPr="00EA5133">
        <w:rPr>
          <w:rFonts w:cs="Arial"/>
          <w:szCs w:val="20"/>
          <w:rPrChange w:id="7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789" w:author="Wolfgang J. Toechterle" w:date="2013-06-22T11:52:00Z">
        <w:r w:rsidRPr="00EA5133" w:rsidDel="00510F1B">
          <w:rPr>
            <w:rFonts w:cs="Arial"/>
            <w:szCs w:val="20"/>
            <w:rPrChange w:id="7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79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792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793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79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795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7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797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7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799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800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  <w:del w:id="801" w:author="Kinder" w:date="2013-06-29T11:41:00Z">
        <w:r w:rsidR="00E11010" w:rsidRPr="00EA5133" w:rsidDel="00D65436">
          <w:rPr>
            <w:rFonts w:cs="Arial"/>
            <w:szCs w:val="20"/>
            <w:rPrChange w:id="8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Pr="00EA5133" w:rsidDel="00D65436">
          <w:rPr>
            <w:rFonts w:cs="Arial"/>
            <w:szCs w:val="20"/>
            <w:rPrChange w:id="8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804" w:author="Wolfgang J. Toechterle" w:date="2013-06-22T11:36:00Z">
        <w:del w:id="805" w:author="Kinder" w:date="2013-06-29T11:41:00Z">
          <w:r w:rsidR="000E276C" w:rsidDel="00D65436">
            <w:rPr>
              <w:rFonts w:cs="Arial"/>
              <w:szCs w:val="20"/>
            </w:rPr>
            <w:delText xml:space="preserve"> </w:delText>
          </w:r>
        </w:del>
        <w:del w:id="806" w:author="Kinder" w:date="2013-06-29T11:42:00Z">
          <w:r w:rsidR="000E276C" w:rsidDel="00D65436">
            <w:rPr>
              <w:rFonts w:cs="Arial"/>
              <w:szCs w:val="20"/>
            </w:rPr>
            <w:delText xml:space="preserve">Show </w:delText>
          </w:r>
        </w:del>
        <w:del w:id="807" w:author="Kinder" w:date="2013-06-30T08:54:00Z">
          <w:r w:rsidR="000E276C" w:rsidDel="00F2525A">
            <w:rPr>
              <w:rFonts w:cs="Arial"/>
              <w:szCs w:val="20"/>
            </w:rPr>
            <w:delText>in your design where you would place the serial number on the two parts of the ticket</w:delText>
          </w:r>
        </w:del>
      </w:ins>
      <w:ins w:id="808" w:author="Wolfgang J. Toechterle" w:date="2013-06-22T11:39:00Z">
        <w:del w:id="809" w:author="Kinder" w:date="2013-06-30T08:54:00Z">
          <w:r w:rsidR="00107523" w:rsidDel="00F2525A">
            <w:rPr>
              <w:rFonts w:cs="Arial"/>
              <w:szCs w:val="20"/>
            </w:rPr>
            <w:delText xml:space="preserve"> (part 1, part 2)</w:delText>
          </w:r>
        </w:del>
      </w:ins>
      <w:ins w:id="810" w:author="Wolfgang J. Toechterle" w:date="2013-06-22T11:38:00Z">
        <w:del w:id="811" w:author="Kinder" w:date="2013-06-30T08:54:00Z">
          <w:r w:rsidR="00107523" w:rsidDel="00F2525A">
            <w:rPr>
              <w:rFonts w:cs="Arial"/>
              <w:szCs w:val="20"/>
            </w:rPr>
            <w:delText>.</w:delText>
          </w:r>
        </w:del>
      </w:ins>
      <w:del w:id="812" w:author="Wolfgang J. Toechterle" w:date="2013-06-22T11:36:00Z">
        <w:r w:rsidRPr="00EA5133" w:rsidDel="000E276C">
          <w:rPr>
            <w:rFonts w:cs="Arial"/>
            <w:szCs w:val="20"/>
            <w:rPrChange w:id="8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EA5133" w:rsidRDefault="00E90506" w:rsidP="00CE6B36"/>
    <w:p w14:paraId="1D33AD8C" w14:textId="04B4BA88" w:rsidR="005B138D" w:rsidRPr="00EA5133" w:rsidRDefault="005B138D" w:rsidP="005B138D">
      <w:pPr>
        <w:rPr>
          <w:b/>
          <w:szCs w:val="20"/>
          <w:rPrChange w:id="814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815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2464B6C5" w14:textId="77777777" w:rsidR="005B138D" w:rsidRPr="00EA5133" w:rsidRDefault="005B138D" w:rsidP="005B138D">
      <w:pPr>
        <w:rPr>
          <w:rPrChange w:id="816" w:author="Wolfgang J. Toechterle" w:date="2013-06-22T10:32:00Z">
            <w:rPr>
              <w:lang w:val="en-US"/>
            </w:rPr>
          </w:rPrChange>
        </w:rPr>
      </w:pPr>
    </w:p>
    <w:p w14:paraId="524FA610" w14:textId="0D3560C7" w:rsidR="00292AA9" w:rsidRPr="00EA5133" w:rsidRDefault="005B138D" w:rsidP="005B138D">
      <w:pPr>
        <w:widowControl w:val="0"/>
        <w:autoSpaceDE w:val="0"/>
        <w:autoSpaceDN w:val="0"/>
        <w:adjustRightInd w:val="0"/>
        <w:rPr>
          <w:rPrChange w:id="81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818" w:author="Wolfgang J. Toechterle" w:date="2013-06-22T10:32:00Z">
            <w:rPr>
              <w:lang w:val="en-US"/>
            </w:rPr>
          </w:rPrChange>
        </w:rPr>
        <w:t>Given text</w:t>
      </w:r>
      <w:del w:id="819" w:author="Kinder" w:date="2013-06-29T11:43:00Z">
        <w:r w:rsidRPr="00EA5133" w:rsidDel="00D65436">
          <w:rPr>
            <w:rPrChange w:id="820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proofErr w:type="gramStart"/>
      <w:ins w:id="821" w:author="Kinder" w:date="2013-06-29T11:43:00Z">
        <w:r w:rsidR="00D65436">
          <w:t xml:space="preserve"> </w:t>
        </w:r>
      </w:ins>
      <w:ins w:id="822" w:author="Kinder" w:date="2013-06-29T11:52:00Z">
        <w:r w:rsidR="004C4D2C">
          <w:t>:</w:t>
        </w:r>
      </w:ins>
      <w:proofErr w:type="gramEnd"/>
      <w:ins w:id="823" w:author="Kinder" w:date="2013-06-29T11:43:00Z">
        <w:r w:rsidR="00D65436" w:rsidRPr="00EA5133">
          <w:rPr>
            <w:rPrChange w:id="824" w:author="Wolfgang J. Toechterle" w:date="2013-06-22T10:32:00Z">
              <w:rPr>
                <w:lang w:val="en-US"/>
              </w:rPr>
            </w:rPrChange>
          </w:rPr>
          <w:t xml:space="preserve"> </w:t>
        </w:r>
      </w:ins>
    </w:p>
    <w:p w14:paraId="5E28342F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826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82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proofErr w:type="gramStart"/>
      <w:r w:rsidRPr="00EA5133">
        <w:rPr>
          <w:rFonts w:ascii="Times New Roman" w:hAnsi="Times New Roman" w:cs="Times New Roman"/>
          <w:sz w:val="22"/>
          <w:rPrChange w:id="830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</w:t>
      </w:r>
      <w:proofErr w:type="gramEnd"/>
      <w:r w:rsidRPr="00EA5133">
        <w:rPr>
          <w:rFonts w:ascii="Times New Roman" w:hAnsi="Times New Roman" w:cs="Times New Roman"/>
          <w:sz w:val="22"/>
          <w:rPrChange w:id="83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 xml:space="preserve"> printing processes in a working museum</w:t>
      </w:r>
    </w:p>
    <w:p w14:paraId="7D0CF0D0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ins w:id="838" w:author="Kinder" w:date="2013-06-29T12:01:00Z"/>
          <w:rFonts w:ascii="Times New Roman" w:hAnsi="Times New Roman" w:cs="Times New Roman"/>
          <w:szCs w:val="20"/>
        </w:rPr>
      </w:pPr>
      <w:r w:rsidRPr="00EA5133">
        <w:rPr>
          <w:rFonts w:ascii="Times New Roman" w:hAnsi="Times New Roman" w:cs="Times New Roman"/>
          <w:szCs w:val="20"/>
          <w:rPrChange w:id="83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840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84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ins w:id="842" w:author="Kinder" w:date="2013-06-29T12:01:00Z"/>
          <w:rFonts w:ascii="Times New Roman" w:hAnsi="Times New Roman" w:cs="Times New Roman"/>
          <w:szCs w:val="20"/>
        </w:rPr>
      </w:pPr>
    </w:p>
    <w:p w14:paraId="6BD40F8A" w14:textId="4E1B94E6" w:rsidR="00B166BD" w:rsidRPr="00EA513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4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844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</w:t>
        </w:r>
        <w:proofErr w:type="gramStart"/>
        <w:r>
          <w:rPr>
            <w:rFonts w:ascii="Times New Roman" w:hAnsi="Times New Roman" w:cs="Times New Roman"/>
            <w:szCs w:val="20"/>
          </w:rPr>
          <w:t>use :</w:t>
        </w:r>
        <w:proofErr w:type="gramEnd"/>
        <w:r>
          <w:rPr>
            <w:rFonts w:ascii="Times New Roman" w:hAnsi="Times New Roman" w:cs="Times New Roman"/>
            <w:szCs w:val="20"/>
          </w:rPr>
          <w:t xml:space="preserve"> 247398</w:t>
        </w:r>
      </w:ins>
    </w:p>
    <w:p w14:paraId="14EC3766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PrChange w:id="845" w:author="Wolfgang J. Toechterle" w:date="2013-06-22T10:32:00Z">
            <w:rPr>
              <w:lang w:val="en-US"/>
            </w:rPr>
          </w:rPrChange>
        </w:rPr>
      </w:pPr>
    </w:p>
    <w:p w14:paraId="5B27D558" w14:textId="7167E4A5" w:rsidR="004C4D2C" w:rsidRDefault="005B138D" w:rsidP="005B138D">
      <w:pPr>
        <w:rPr>
          <w:ins w:id="846" w:author="Kinder" w:date="2013-06-29T11:51:00Z"/>
        </w:rPr>
      </w:pPr>
      <w:r w:rsidRPr="00EA5133">
        <w:rPr>
          <w:rPrChange w:id="847" w:author="Wolfgang J. Toechterle" w:date="2013-06-22T10:32:00Z">
            <w:rPr>
              <w:lang w:val="en-US"/>
            </w:rPr>
          </w:rPrChange>
        </w:rPr>
        <w:t>Logo</w:t>
      </w:r>
      <w:ins w:id="848" w:author="Kinder" w:date="2013-06-29T11:51:00Z">
        <w:r w:rsidR="004C4D2C">
          <w:t>:</w:t>
        </w:r>
      </w:ins>
      <w:r w:rsidR="00B45946" w:rsidRPr="00EA5133">
        <w:rPr>
          <w:rPrChange w:id="849" w:author="Wolfgang J. Toechterle" w:date="2013-06-22T10:32:00Z">
            <w:rPr>
              <w:lang w:val="en-US"/>
            </w:rPr>
          </w:rPrChange>
        </w:rPr>
        <w:t xml:space="preserve"> </w:t>
      </w:r>
      <w:del w:id="850" w:author="Kinder" w:date="2013-06-29T11:51:00Z">
        <w:r w:rsidR="00B45946" w:rsidRPr="00EA5133" w:rsidDel="004C4D2C">
          <w:rPr>
            <w:rPrChange w:id="851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852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853" w:author="Wolfgang J. Toechterle" w:date="2013-06-22T10:32:00Z">
            <w:rPr>
              <w:lang w:val="en-US"/>
            </w:rPr>
          </w:rPrChange>
        </w:rPr>
        <w:t xml:space="preserve"> </w:t>
      </w:r>
      <w:del w:id="854" w:author="Wolfgang J. Toechterle" w:date="2013-06-22T11:24:00Z">
        <w:r w:rsidR="00FA6E82" w:rsidRPr="00EA5133" w:rsidDel="00B04CCA">
          <w:rPr>
            <w:rPrChange w:id="855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856" w:author="Kinder" w:date="2013-06-29T11:51:00Z">
        <w:r w:rsidR="004C4D2C">
          <w:t>only (</w:t>
        </w:r>
      </w:ins>
      <w:ins w:id="857" w:author="Kinder" w:date="2013-06-29T11:52:00Z">
        <w:r w:rsidR="004C4D2C">
          <w:t>1</w:t>
        </w:r>
      </w:ins>
      <w:ins w:id="858" w:author="Kinder" w:date="2013-06-29T11:53:00Z">
        <w:r w:rsidR="004C4D2C">
          <w:t xml:space="preserve"> </w:t>
        </w:r>
      </w:ins>
      <w:ins w:id="859" w:author="Kinder" w:date="2013-06-29T11:51:00Z">
        <w:r w:rsidR="00F2525A">
          <w:t>PMS</w:t>
        </w:r>
        <w:r w:rsidR="004C4D2C">
          <w:t xml:space="preserve"> colo</w:t>
        </w:r>
      </w:ins>
      <w:ins w:id="860" w:author="Kinder" w:date="2013-06-29T11:53:00Z">
        <w:r w:rsidR="004C4D2C">
          <w:t>u</w:t>
        </w:r>
      </w:ins>
      <w:ins w:id="861" w:author="Kinder" w:date="2013-06-29T11:51:00Z">
        <w:r w:rsidR="004C4D2C">
          <w:t>r)</w:t>
        </w:r>
      </w:ins>
    </w:p>
    <w:p w14:paraId="0F9555D1" w14:textId="39BB8D52" w:rsidR="005B138D" w:rsidRPr="00EA5133" w:rsidDel="00B37A05" w:rsidRDefault="004C4D2C" w:rsidP="005B138D">
      <w:pPr>
        <w:rPr>
          <w:del w:id="862" w:author="Wolfgang J. Toechterle" w:date="2013-06-11T08:37:00Z"/>
          <w:rPrChange w:id="863" w:author="Wolfgang J. Toechterle" w:date="2013-06-22T10:32:00Z">
            <w:rPr>
              <w:del w:id="864" w:author="Wolfgang J. Toechterle" w:date="2013-06-11T08:37:00Z"/>
              <w:lang w:val="en-US"/>
            </w:rPr>
          </w:rPrChange>
        </w:rPr>
      </w:pPr>
      <w:ins w:id="865" w:author="Kinder" w:date="2013-06-29T11:51:00Z">
        <w:r>
          <w:t>Design: Single side</w:t>
        </w:r>
      </w:ins>
      <w:ins w:id="866" w:author="Kinder" w:date="2013-06-30T08:55:00Z">
        <w:r w:rsidR="00F2525A">
          <w:t>d</w:t>
        </w:r>
      </w:ins>
      <w:del w:id="867" w:author="Wolfgang J. Toechterle" w:date="2013-06-22T11:24:00Z">
        <w:r w:rsidR="005B138D" w:rsidRPr="00EA5133" w:rsidDel="00B04CCA">
          <w:rPr>
            <w:rPrChange w:id="86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869" w:author="Kinder" w:date="2013-06-29T11:50:00Z">
        <w:r w:rsidR="005B138D" w:rsidRPr="00EA5133" w:rsidDel="004C4D2C">
          <w:rPr>
            <w:rPrChange w:id="870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EA5133" w:rsidRDefault="005430DA" w:rsidP="005B138D">
      <w:pPr>
        <w:rPr>
          <w:rPrChange w:id="871" w:author="Wolfgang J. Toechterle" w:date="2013-06-22T10:32:00Z">
            <w:rPr>
              <w:lang w:val="en-US"/>
            </w:rPr>
          </w:rPrChange>
        </w:rPr>
      </w:pPr>
    </w:p>
    <w:p w14:paraId="30469B3D" w14:textId="59B93A13" w:rsidR="00362398" w:rsidRDefault="00362398" w:rsidP="005B138D">
      <w:pPr>
        <w:rPr>
          <w:ins w:id="872" w:author="Wolfgang J. Toechterle" w:date="2013-06-22T11:35:00Z"/>
        </w:rPr>
      </w:pPr>
      <w:r w:rsidRPr="00EA5133">
        <w:rPr>
          <w:rPrChange w:id="873" w:author="Wolfgang J. Toechterle" w:date="2013-06-22T10:32:00Z">
            <w:rPr>
              <w:lang w:val="en-US"/>
            </w:rPr>
          </w:rPrChange>
        </w:rPr>
        <w:t>Font: no specification</w:t>
      </w:r>
    </w:p>
    <w:p w14:paraId="37801853" w14:textId="416EDF00" w:rsidR="000E276C" w:rsidRPr="00EA5133" w:rsidRDefault="00107523" w:rsidP="005B138D">
      <w:pPr>
        <w:rPr>
          <w:rPrChange w:id="874" w:author="Wolfgang J. Toechterle" w:date="2013-06-22T10:32:00Z">
            <w:rPr>
              <w:lang w:val="en-US"/>
            </w:rPr>
          </w:rPrChange>
        </w:rPr>
      </w:pPr>
      <w:ins w:id="875" w:author="Wolfgang J. Toechterle" w:date="2013-06-22T11:40:00Z">
        <w:r>
          <w:t>Serial number</w:t>
        </w:r>
        <w:del w:id="876" w:author="Kinder" w:date="2013-06-29T11:54:00Z">
          <w:r w:rsidDel="006F01C5">
            <w:delText>: two time</w:delText>
          </w:r>
        </w:del>
      </w:ins>
      <w:ins w:id="877" w:author="Wolfgang J. Toechterle" w:date="2013-06-22T11:41:00Z">
        <w:del w:id="878" w:author="Kinder" w:date="2013-06-29T11:54:00Z">
          <w:r w:rsidDel="006F01C5">
            <w:delText>s</w:delText>
          </w:r>
        </w:del>
      </w:ins>
      <w:ins w:id="879" w:author="Wolfgang J. Toechterle" w:date="2013-06-22T11:40:00Z">
        <w:del w:id="880" w:author="Kinder" w:date="2013-06-29T11:54:00Z">
          <w:r w:rsidDel="006F01C5">
            <w:delText xml:space="preserve"> on your Desi</w:delText>
          </w:r>
        </w:del>
      </w:ins>
      <w:ins w:id="881" w:author="Kinder" w:date="2013-06-29T11:54:00Z">
        <w:r w:rsidR="006F01C5">
          <w:t xml:space="preserve">: </w:t>
        </w:r>
      </w:ins>
      <w:ins w:id="882" w:author="Kinder" w:date="2013-06-30T08:55:00Z">
        <w:r w:rsidR="00F2525A">
          <w:t>To be on both</w:t>
        </w:r>
      </w:ins>
      <w:ins w:id="883" w:author="Kinder" w:date="2013-06-29T11:54:00Z">
        <w:r w:rsidR="006F01C5">
          <w:t xml:space="preserve"> part</w:t>
        </w:r>
      </w:ins>
      <w:ins w:id="884" w:author="Kinder" w:date="2013-06-30T08:55:00Z">
        <w:r w:rsidR="00BB5003">
          <w:t>s</w:t>
        </w:r>
      </w:ins>
      <w:ins w:id="885" w:author="Kinder" w:date="2013-06-29T11:54:00Z">
        <w:r w:rsidR="006F01C5">
          <w:t xml:space="preserve"> of the ticket </w:t>
        </w:r>
      </w:ins>
      <w:ins w:id="886" w:author="Wolfgang J. Toechterle" w:date="2013-06-22T11:40:00Z">
        <w:del w:id="887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888" w:author="Kinder" w:date="2013-06-29T11:53:00Z">
          <w:r w:rsidDel="006F01C5">
            <w:delText xml:space="preserve">on </w:delText>
          </w:r>
        </w:del>
        <w:r>
          <w:t>part 2</w:t>
        </w:r>
      </w:ins>
      <w:ins w:id="889" w:author="Wolfgang J. Toechterle" w:date="2013-06-22T11:41:00Z">
        <w:del w:id="890" w:author="Kinder" w:date="2013-06-29T11:54:00Z">
          <w:r w:rsidDel="006F01C5">
            <w:delText xml:space="preserve"> divided by the straight line</w:delText>
          </w:r>
        </w:del>
      </w:ins>
      <w:ins w:id="891" w:author="Wolfgang J. Toechterle" w:date="2013-06-22T11:40:00Z">
        <w:r>
          <w:t>)</w:t>
        </w:r>
      </w:ins>
      <w:ins w:id="892" w:author="Kinder" w:date="2013-06-29T11:58:00Z">
        <w:r w:rsidR="00B166BD">
          <w:t xml:space="preserve"> </w:t>
        </w:r>
      </w:ins>
    </w:p>
    <w:p w14:paraId="6673AC53" w14:textId="77777777" w:rsidR="00A32574" w:rsidRPr="00EA5133" w:rsidRDefault="00A32574" w:rsidP="005B138D">
      <w:pPr>
        <w:rPr>
          <w:rPrChange w:id="893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Default="00124C60" w:rsidP="005B138D">
      <w:pPr>
        <w:rPr>
          <w:ins w:id="894" w:author="Kinder" w:date="2013-06-29T11:54:00Z"/>
        </w:rPr>
      </w:pPr>
      <w:r w:rsidRPr="00EA5133">
        <w:rPr>
          <w:rPrChange w:id="895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896" w:author="Wolfgang J. Toechterle" w:date="2013-06-22T10:32:00Z">
            <w:rPr>
              <w:lang w:val="en-US"/>
            </w:rPr>
          </w:rPrChange>
        </w:rPr>
        <w:t xml:space="preserve">: </w:t>
      </w:r>
    </w:p>
    <w:p w14:paraId="00293D9C" w14:textId="4C15BAF5" w:rsidR="00A32574" w:rsidRPr="00EA5133" w:rsidDel="00B37A05" w:rsidRDefault="00FA6E82" w:rsidP="005B138D">
      <w:pPr>
        <w:rPr>
          <w:del w:id="897" w:author="Wolfgang J. Toechterle" w:date="2013-06-11T08:37:00Z"/>
          <w:rPrChange w:id="898" w:author="Wolfgang J. Toechterle" w:date="2013-06-22T10:32:00Z">
            <w:rPr>
              <w:del w:id="899" w:author="Wolfgang J. Toechterle" w:date="2013-06-11T08:37:00Z"/>
              <w:lang w:val="en-US"/>
            </w:rPr>
          </w:rPrChange>
        </w:rPr>
      </w:pPr>
      <w:del w:id="900" w:author="Kinder" w:date="2013-06-29T11:54:00Z">
        <w:r w:rsidRPr="00EA5133" w:rsidDel="006F01C5">
          <w:rPr>
            <w:rPrChange w:id="901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902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903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904" w:author="Wolfgang J. Toechterle" w:date="2013-06-22T10:32:00Z">
            <w:rPr>
              <w:lang w:val="en-US"/>
            </w:rPr>
          </w:rPrChange>
        </w:rPr>
        <w:t xml:space="preserve">, must be 100% </w:t>
      </w:r>
      <w:del w:id="905" w:author="Wolfgang J. Toechterle" w:date="2013-06-11T08:36:00Z">
        <w:r w:rsidR="00476437" w:rsidRPr="00EA5133" w:rsidDel="00B37A05">
          <w:rPr>
            <w:rPrChange w:id="906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907" w:author="Wolfgang J. Toechterle" w:date="2013-06-11T08:36:00Z">
        <w:del w:id="908" w:author="Kinder" w:date="2013-06-30T08:55:00Z">
          <w:r w:rsidR="00B37A05" w:rsidRPr="00EA5133" w:rsidDel="00BB5003">
            <w:rPr>
              <w:rPrChange w:id="909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91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911" w:author="Wolfgang J. Toechterle" w:date="2013-06-22T11:52:00Z">
        <w:r w:rsidR="00510F1B">
          <w:t>colour</w:t>
        </w:r>
      </w:ins>
      <w:del w:id="912" w:author="Wolfgang J. Toechterle" w:date="2013-05-31T18:05:00Z">
        <w:r w:rsidR="00476437" w:rsidRPr="00EA5133" w:rsidDel="00142C5A">
          <w:rPr>
            <w:rPrChange w:id="913" w:author="Wolfgang J. Toechterle" w:date="2013-06-22T10:32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EA5133" w:rsidRDefault="00FA6E82" w:rsidP="005B138D">
      <w:pPr>
        <w:rPr>
          <w:ins w:id="914" w:author="Wolfgang J. Toechterle" w:date="2013-06-11T08:37:00Z"/>
          <w:rPrChange w:id="915" w:author="Wolfgang J. Toechterle" w:date="2013-06-22T10:32:00Z">
            <w:rPr>
              <w:ins w:id="916" w:author="Wolfgang J. Toechterle" w:date="2013-06-11T08:37:00Z"/>
              <w:lang w:val="en-US"/>
            </w:rPr>
          </w:rPrChange>
        </w:rPr>
      </w:pPr>
      <w:r w:rsidRPr="00EA5133">
        <w:rPr>
          <w:rPrChange w:id="917" w:author="Wolfgang J. Toechterle" w:date="2013-06-22T10:32:00Z">
            <w:rPr>
              <w:lang w:val="en-US"/>
            </w:rPr>
          </w:rPrChange>
        </w:rPr>
        <w:tab/>
      </w:r>
      <w:r w:rsidRPr="00EA5133">
        <w:rPr>
          <w:rPrChange w:id="918" w:author="Wolfgang J. Toechterle" w:date="2013-06-22T10:32:00Z">
            <w:rPr>
              <w:lang w:val="en-US"/>
            </w:rPr>
          </w:rPrChange>
        </w:rPr>
        <w:tab/>
      </w:r>
    </w:p>
    <w:p w14:paraId="53908E98" w14:textId="0CF0CE76" w:rsidR="00FA6E82" w:rsidRPr="00EA5133" w:rsidRDefault="00FA6E82">
      <w:pPr>
        <w:rPr>
          <w:rPrChange w:id="919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920" w:author="Wolfgang J. Toechterle" w:date="2013-06-22T10:32:00Z">
            <w:rPr>
              <w:lang w:val="en-US"/>
            </w:rPr>
          </w:rPrChange>
        </w:rPr>
        <w:t>Flie</w:t>
      </w:r>
      <w:proofErr w:type="spellEnd"/>
      <w:r w:rsidRPr="00EA5133">
        <w:rPr>
          <w:rPrChange w:id="921" w:author="Wolfgang J. Toechterle" w:date="2013-06-22T10:32:00Z">
            <w:rPr>
              <w:lang w:val="en-US"/>
            </w:rPr>
          </w:rPrChange>
        </w:rPr>
        <w:t>: druckkunst.</w:t>
      </w:r>
      <w:ins w:id="922" w:author="Wolfgang J. Toechterle" w:date="2013-06-07T08:31:00Z">
        <w:r w:rsidR="00DB44DF" w:rsidRPr="00EA5133">
          <w:rPr>
            <w:rPrChange w:id="923" w:author="Wolfgang J. Toechterle" w:date="2013-06-22T10:32:00Z">
              <w:rPr>
                <w:lang w:val="en-US"/>
              </w:rPr>
            </w:rPrChange>
          </w:rPr>
          <w:t>png</w:t>
        </w:r>
      </w:ins>
      <w:del w:id="924" w:author="Wolfgang J. Toechterle" w:date="2013-06-07T08:31:00Z">
        <w:r w:rsidRPr="00EA5133" w:rsidDel="00DB44DF">
          <w:rPr>
            <w:rPrChange w:id="925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5B138D">
      <w:pPr>
        <w:rPr>
          <w:rPrChange w:id="926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en-US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5B138D">
      <w:pPr>
        <w:rPr>
          <w:rPrChange w:id="927" w:author="Wolfgang J. Toechterle" w:date="2013-06-22T10:32:00Z">
            <w:rPr>
              <w:lang w:val="en-US"/>
            </w:rPr>
          </w:rPrChange>
        </w:rPr>
      </w:pPr>
    </w:p>
    <w:p w14:paraId="6BA5FDFC" w14:textId="2438EEFF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92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92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23FC0B5" w14:textId="77777777" w:rsidR="00362398" w:rsidRPr="00EA5133" w:rsidRDefault="00362398" w:rsidP="00362398">
      <w:pPr>
        <w:rPr>
          <w:rPrChange w:id="930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31" w:author="Wolfgang J. Toechterle" w:date="2013-06-22T10:32:00Z">
            <w:rPr>
              <w:lang w:val="en-US"/>
            </w:rPr>
          </w:rPrChange>
        </w:rPr>
        <w:t>Printing: Letterpress</w:t>
      </w:r>
    </w:p>
    <w:p w14:paraId="25C9C5BD" w14:textId="155E91B0" w:rsidR="00362398" w:rsidRPr="00EA5133" w:rsidRDefault="002634A2" w:rsidP="00362398">
      <w:pPr>
        <w:rPr>
          <w:rPrChange w:id="93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33" w:author="Wolfgang J. Toechterle" w:date="2013-06-22T10:32:00Z">
            <w:rPr>
              <w:lang w:val="en-US"/>
            </w:rPr>
          </w:rPrChange>
        </w:rPr>
        <w:t>Colo</w:t>
      </w:r>
      <w:ins w:id="934" w:author="Wolfgang J. Toechterle" w:date="2013-06-22T11:52:00Z">
        <w:r w:rsidR="00510F1B">
          <w:t>u</w:t>
        </w:r>
      </w:ins>
      <w:r w:rsidRPr="00EA5133">
        <w:rPr>
          <w:rPrChange w:id="935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936" w:author="Wolfgang J. Toechterle" w:date="2013-06-22T10:32:00Z">
            <w:rPr>
              <w:lang w:val="en-US"/>
            </w:rPr>
          </w:rPrChange>
        </w:rPr>
        <w:t xml:space="preserve">: 1 </w:t>
      </w:r>
      <w:del w:id="937" w:author="Kinder" w:date="2013-06-30T08:56:00Z">
        <w:r w:rsidR="00362398" w:rsidRPr="00EA5133" w:rsidDel="00BB5003">
          <w:rPr>
            <w:rPrChange w:id="938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939" w:author="Kinder" w:date="2013-06-30T08:56:00Z">
        <w:r w:rsidR="00BB5003">
          <w:t>PMS</w:t>
        </w:r>
        <w:r w:rsidR="00BB5003" w:rsidRPr="00EA5133">
          <w:rPr>
            <w:rPrChange w:id="94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941" w:author="Wolfgang J. Toechterle" w:date="2013-06-22T11:52:00Z">
        <w:r w:rsidR="00362398" w:rsidRPr="00EA5133" w:rsidDel="00510F1B">
          <w:rPr>
            <w:rPrChange w:id="942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943" w:author="Wolfgang J. Toechterle" w:date="2013-06-22T11:52:00Z">
        <w:r w:rsidR="00510F1B">
          <w:t>colour</w:t>
        </w:r>
      </w:ins>
      <w:r w:rsidR="00362398" w:rsidRPr="00EA5133">
        <w:rPr>
          <w:rPrChange w:id="944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945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946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48B39E7B" w14:textId="0BAA5F17" w:rsidR="00362398" w:rsidRPr="00EA5133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4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948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9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950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2DD39EB7" w14:textId="701B7F85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5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9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953" w:author="Wolfgang J. Toechterle" w:date="2013-05-20T21:03:00Z">
        <w:r w:rsidR="001C00CF" w:rsidRPr="00EA5133">
          <w:rPr>
            <w:rFonts w:cs="Arial"/>
            <w:szCs w:val="20"/>
            <w:rPrChange w:id="9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955" w:author="Wolfgang J. Toechterle" w:date="2013-05-20T21:03:00Z">
        <w:r w:rsidR="002634A2" w:rsidRPr="00EA5133" w:rsidDel="001C00CF">
          <w:rPr>
            <w:rFonts w:cs="Arial"/>
            <w:szCs w:val="20"/>
            <w:rPrChange w:id="9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4D83F73" w:rsidR="00362398" w:rsidRPr="00EA5133" w:rsidRDefault="00362398" w:rsidP="00362398">
      <w:pPr>
        <w:rPr>
          <w:rPrChange w:id="95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58" w:author="Wolfgang J. Toechterle" w:date="2013-06-22T10:32:00Z">
            <w:rPr>
              <w:lang w:val="en-US"/>
            </w:rPr>
          </w:rPrChange>
        </w:rPr>
        <w:t>Trim size: 150 x 60 mm</w:t>
      </w:r>
    </w:p>
    <w:p w14:paraId="64D07FD0" w14:textId="5D926DAC" w:rsidR="005B138D" w:rsidRPr="00EA5133" w:rsidRDefault="005B138D" w:rsidP="005B138D">
      <w:pPr>
        <w:rPr>
          <w:rPrChange w:id="959" w:author="Wolfgang J. Toechterle" w:date="2013-06-22T10:32:00Z">
            <w:rPr>
              <w:lang w:val="en-US"/>
            </w:rPr>
          </w:rPrChange>
        </w:rPr>
      </w:pPr>
      <w:del w:id="960" w:author="Kinder" w:date="2013-06-30T08:57:00Z">
        <w:r w:rsidRPr="00EA5133" w:rsidDel="00BB5003">
          <w:rPr>
            <w:rPrChange w:id="961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962" w:author="Kinder" w:date="2013-06-30T08:57:00Z">
        <w:r w:rsidR="00BB5003">
          <w:t>Perforation</w:t>
        </w:r>
      </w:ins>
      <w:r w:rsidRPr="00EA5133">
        <w:rPr>
          <w:rPrChange w:id="963" w:author="Wolfgang J. Toechterle" w:date="2013-06-22T10:32:00Z">
            <w:rPr>
              <w:lang w:val="en-US"/>
            </w:rPr>
          </w:rPrChange>
        </w:rPr>
        <w:t xml:space="preserve">: </w:t>
      </w:r>
      <w:ins w:id="964" w:author="Kinder" w:date="2013-06-30T08:57:00Z">
        <w:r w:rsidR="00BB5003">
          <w:t xml:space="preserve">to be indicated with a </w:t>
        </w:r>
      </w:ins>
      <w:r w:rsidRPr="00EA5133">
        <w:rPr>
          <w:rPrChange w:id="965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966" w:author="Wolfgang J. Toechterle" w:date="2013-06-22T10:32:00Z">
            <w:rPr>
              <w:lang w:val="en-US"/>
            </w:rPr>
          </w:rPrChange>
        </w:rPr>
        <w:t>vertical</w:t>
      </w:r>
      <w:del w:id="967" w:author="Kinder" w:date="2013-06-30T08:57:00Z">
        <w:r w:rsidR="00362398" w:rsidRPr="00EA5133" w:rsidDel="00BB5003">
          <w:rPr>
            <w:rPrChange w:id="968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969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970" w:author="Wolfgang J. Toechterle" w:date="2013-06-22T10:32:00Z">
            <w:rPr>
              <w:lang w:val="en-US"/>
            </w:rPr>
          </w:rPrChange>
        </w:rPr>
        <w:t>line</w:t>
      </w:r>
      <w:del w:id="971" w:author="Kinder" w:date="2013-06-29T11:56:00Z">
        <w:r w:rsidRPr="00EA5133" w:rsidDel="00B166BD">
          <w:rPr>
            <w:rPrChange w:id="972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973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974" w:author="Wolfgang J. Toechterle" w:date="2013-06-22T10:32:00Z">
            <w:rPr>
              <w:lang w:val="en-US"/>
            </w:rPr>
          </w:rPrChange>
        </w:rPr>
        <w:t>45 mm from the left</w:t>
      </w:r>
    </w:p>
    <w:p w14:paraId="11947CC2" w14:textId="55864264" w:rsidR="00476437" w:rsidRPr="00EA5133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7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976" w:author="Kinder" w:date="2013-06-29T11:56:00Z">
        <w:r w:rsidRPr="00EA5133" w:rsidDel="00B166BD">
          <w:rPr>
            <w:rFonts w:cs="Arial"/>
            <w:szCs w:val="20"/>
            <w:rPrChange w:id="9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978" w:author="Wolfgang J. Toechterle" w:date="2013-06-22T11:52:00Z">
        <w:del w:id="979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980" w:author="Kinder" w:date="2013-06-29T11:56:00Z">
        <w:r w:rsidRPr="00EA5133" w:rsidDel="00B166BD">
          <w:rPr>
            <w:rFonts w:cs="Arial"/>
            <w:szCs w:val="20"/>
            <w:rPrChange w:id="9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982" w:author="Kinder" w:date="2013-06-30T08:57:00Z">
        <w:r w:rsidR="00BB5003">
          <w:rPr>
            <w:rFonts w:cs="Arial"/>
            <w:szCs w:val="20"/>
          </w:rPr>
          <w:t>I</w:t>
        </w:r>
      </w:ins>
      <w:del w:id="983" w:author="Kinder" w:date="2013-06-30T08:57:00Z">
        <w:r w:rsidRPr="00EA5133" w:rsidDel="00BB5003">
          <w:rPr>
            <w:rFonts w:cs="Arial"/>
            <w:szCs w:val="20"/>
            <w:rPrChange w:id="9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9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986" w:author="Wolfgang J. Toechterle" w:date="2013-05-20T21:05:00Z">
        <w:r w:rsidR="00041FC5" w:rsidRPr="00EA5133">
          <w:rPr>
            <w:rFonts w:cs="Arial"/>
            <w:szCs w:val="20"/>
            <w:rPrChange w:id="98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98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  <w:del w:id="989" w:author="Wolfgang J. Toechterle" w:date="2013-05-20T21:05:00Z">
        <w:r w:rsidRPr="00EA5133" w:rsidDel="00041FC5">
          <w:rPr>
            <w:rFonts w:cs="Arial"/>
            <w:szCs w:val="20"/>
            <w:rPrChange w:id="9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5B138D">
      <w:pPr>
        <w:rPr>
          <w:rPrChange w:id="991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BB5003" w:rsidRDefault="00BB5003" w:rsidP="002227AA">
                            <w:proofErr w:type="gramStart"/>
                            <w:r>
                              <w:rPr>
                                <w:lang w:val="en-US"/>
                              </w:rPr>
                              <w:t>45 mm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BB5003" w:rsidRDefault="00BB5003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5B138D">
      <w:pPr>
        <w:rPr>
          <w:rPrChange w:id="992" w:author="Wolfgang J. Toechterle" w:date="2013-06-22T10:32:00Z">
            <w:rPr>
              <w:lang w:val="en-US"/>
            </w:rPr>
          </w:rPrChange>
        </w:rPr>
      </w:pPr>
      <w:ins w:id="993" w:author="Wolfgang J. Toechterle" w:date="2013-06-22T11:39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994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995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996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1" o:spid="_x0000_s1027" type="#_x0000_t202" style="position:absolute;margin-left:-67.95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" filled="f" stroked="f">
                  <v:textbox>
                    <w:txbxContent>
                      <w:p w14:paraId="29243CA7" w14:textId="0382CDD3" w:rsidR="00BB5003" w:rsidRPr="00107523" w:rsidRDefault="00BB5003">
                        <w:pPr>
                          <w:rPr>
                            <w:color w:val="FFFFFF" w:themeColor="background1"/>
                            <w:rPrChange w:id="1001" w:author="Wolfgang J. Toechterle" w:date="2013-06-22T11:39:00Z">
                              <w:rPr/>
                            </w:rPrChange>
                          </w:rPr>
                        </w:pPr>
                        <w:ins w:id="1002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03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997" w:author="Wolfgang J. Toechterle" w:date="2013-06-22T11:38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998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999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000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7.95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" filled="f" stroked="f">
                  <v:textbox>
                    <w:txbxContent>
                      <w:p w14:paraId="3B707D30" w14:textId="0B247B62" w:rsidR="00BB5003" w:rsidRPr="00107523" w:rsidRDefault="00BB5003">
                        <w:pPr>
                          <w:rPr>
                            <w:color w:val="FFFFFF" w:themeColor="background1"/>
                            <w:rPrChange w:id="1008" w:author="Wolfgang J. Toechterle" w:date="2013-06-22T11:39:00Z">
                              <w:rPr/>
                            </w:rPrChange>
                          </w:rPr>
                        </w:pPr>
                        <w:ins w:id="1009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10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77777777" w:rsidR="005430DA" w:rsidRPr="00EA5133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00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00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24BA052" w14:textId="17BEE2D1" w:rsidR="005430DA" w:rsidRPr="00EA5133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0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005" w:author="Wolfgang J. Toechterle" w:date="2013-05-20T21:02:00Z">
        <w:r w:rsidR="001C00CF" w:rsidRPr="00EA5133">
          <w:rPr>
            <w:rFonts w:cs="Arial"/>
            <w:szCs w:val="20"/>
            <w:rPrChange w:id="10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007" w:author="Wolfgang J. Toechterle" w:date="2013-06-22T11:33:00Z">
        <w:r w:rsidR="000E276C">
          <w:rPr>
            <w:rFonts w:cs="Arial"/>
            <w:szCs w:val="20"/>
          </w:rPr>
          <w:t>4</w:t>
        </w:r>
      </w:ins>
      <w:proofErr w:type="gramStart"/>
      <w:ins w:id="1008" w:author="Wolfgang J. Toechterle" w:date="2013-05-20T21:02:00Z">
        <w:r w:rsidR="001C00CF" w:rsidRPr="00EA5133">
          <w:rPr>
            <w:rFonts w:cs="Arial"/>
            <w:szCs w:val="20"/>
            <w:rPrChange w:id="10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010" w:author="Wolfgang J. Toechterle" w:date="2013-06-22T11:33:00Z">
        <w:r w:rsidR="000E276C">
          <w:rPr>
            <w:rFonts w:cs="Arial"/>
            <w:szCs w:val="20"/>
          </w:rPr>
          <w:t>10</w:t>
        </w:r>
      </w:ins>
      <w:proofErr w:type="gramEnd"/>
      <w:ins w:id="1011" w:author="Wolfgang J. Toechterle" w:date="2013-05-20T21:02:00Z">
        <w:r w:rsidR="001C00CF" w:rsidRPr="00EA5133">
          <w:rPr>
            <w:rFonts w:cs="Arial"/>
            <w:szCs w:val="20"/>
            <w:rPrChange w:id="10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013" w:author="Wolfgang J. Toechterle" w:date="2013-05-20T21:02:00Z">
        <w:r w:rsidRPr="00EA5133" w:rsidDel="001C00CF">
          <w:rPr>
            <w:rFonts w:cs="Arial"/>
            <w:szCs w:val="20"/>
            <w:rPrChange w:id="10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015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1016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1017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018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1019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1020" w:author="Kinder" w:date="2013-06-30T08:58:00Z">
        <w:r w:rsidR="00BB5003">
          <w:rPr>
            <w:rFonts w:cs="Arial"/>
            <w:szCs w:val="20"/>
          </w:rPr>
          <w:t>perforation</w:t>
        </w:r>
      </w:ins>
      <w:ins w:id="1021" w:author="Wolfgang J. Toechterle" w:date="2013-06-22T11:34:00Z">
        <w:r w:rsidR="000E276C">
          <w:rPr>
            <w:rFonts w:cs="Arial"/>
            <w:szCs w:val="20"/>
          </w:rPr>
          <w:t xml:space="preserve"> and serial number must be placed on a </w:t>
        </w:r>
      </w:ins>
      <w:ins w:id="1022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1023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1024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5F587BE9" w14:textId="2AB0C660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025" w:author="Kinder" w:date="2013-06-29T14:25:00Z"/>
          <w:rFonts w:cs="Arial"/>
          <w:szCs w:val="20"/>
        </w:rPr>
      </w:pPr>
      <w:r w:rsidRPr="00EA5133">
        <w:rPr>
          <w:rFonts w:cs="Arial"/>
          <w:szCs w:val="20"/>
          <w:rPrChange w:id="1026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027" w:author="Kinder" w:date="2013-06-30T08:58:00Z">
        <w:r w:rsidRPr="00EA5133" w:rsidDel="00BB5003">
          <w:rPr>
            <w:rFonts w:cs="Arial"/>
            <w:szCs w:val="20"/>
            <w:rPrChange w:id="102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1029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38EE6A5E" w14:textId="3A314F09" w:rsidR="00522219" w:rsidRP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30" w:author="Kinder" w:date="2013-06-29T14:25:00Z">
            <w:rPr>
              <w:rFonts w:cs="Arial"/>
              <w:szCs w:val="20"/>
              <w:lang w:val="en-US"/>
            </w:rPr>
          </w:rPrChange>
        </w:rPr>
      </w:pPr>
      <w:ins w:id="1031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37874C4C" w14:textId="4DB82063" w:rsidR="00E90506" w:rsidRPr="00EA5133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3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33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10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035" w:author="Wolfgang J. Toechterle" w:date="2013-06-08T19:12:00Z">
        <w:r w:rsidR="00CD0E39" w:rsidRPr="00EA5133">
          <w:rPr>
            <w:rFonts w:cs="Arial"/>
            <w:szCs w:val="20"/>
            <w:rPrChange w:id="10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037" w:author="Wolfgang J. Toechterle" w:date="2013-06-08T19:12:00Z">
        <w:r w:rsidR="005430DA" w:rsidRPr="00EA5133" w:rsidDel="00CD0E39">
          <w:rPr>
            <w:rFonts w:cs="Arial"/>
            <w:szCs w:val="20"/>
            <w:rPrChange w:id="10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1039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6334947B" w14:textId="77777777" w:rsidR="00E90506" w:rsidRPr="00EA5133" w:rsidRDefault="00E90506" w:rsidP="00CE6B36"/>
    <w:p w14:paraId="64BA6583" w14:textId="77777777" w:rsidR="00E11010" w:rsidRPr="00EA5133" w:rsidDel="00107523" w:rsidRDefault="00E11010" w:rsidP="00B45946">
      <w:pPr>
        <w:spacing w:after="200" w:line="276" w:lineRule="auto"/>
        <w:rPr>
          <w:del w:id="1040" w:author="Wolfgang J. Toechterle" w:date="2013-06-22T11:42:00Z"/>
          <w:rFonts w:cs="Arial"/>
          <w:b/>
          <w:bCs/>
          <w:sz w:val="28"/>
          <w:szCs w:val="28"/>
          <w:rPrChange w:id="1041" w:author="Wolfgang J. Toechterle" w:date="2013-06-22T10:32:00Z">
            <w:rPr>
              <w:del w:id="1042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4074DB1" w14:textId="4AD5F3CA" w:rsidR="00E90506" w:rsidRPr="00EA5133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  <w:rPrChange w:id="1043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1044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  <w:r w:rsidRPr="00EA5133">
        <w:t xml:space="preserve"> </w:t>
      </w:r>
    </w:p>
    <w:p w14:paraId="610D6E12" w14:textId="05663FBB" w:rsidR="00B554E4" w:rsidRPr="00EA5133" w:rsidRDefault="00B554E4" w:rsidP="006D3605">
      <w:pPr>
        <w:rPr>
          <w:rFonts w:cs="Arial"/>
          <w:szCs w:val="20"/>
          <w:rPrChange w:id="104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46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10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0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049" w:author="Wolfgang J. Toechterle" w:date="2013-06-22T11:52:00Z">
        <w:r w:rsidRPr="00EA5133" w:rsidDel="00510F1B">
          <w:rPr>
            <w:rFonts w:cs="Arial"/>
            <w:szCs w:val="20"/>
            <w:rPrChange w:id="10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05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10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1053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105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1055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056" w:author="Kinder" w:date="2013-06-29T12:04:00Z">
        <w:r w:rsidR="00294763">
          <w:rPr>
            <w:rFonts w:cs="Arial"/>
            <w:szCs w:val="20"/>
          </w:rPr>
          <w:t>e</w:t>
        </w:r>
      </w:ins>
      <w:ins w:id="1057" w:author="Kinder" w:date="2013-06-29T12:05:00Z">
        <w:r w:rsidR="00C27E59">
          <w:rPr>
            <w:rFonts w:cs="Arial"/>
            <w:szCs w:val="20"/>
          </w:rPr>
          <w:t>, the size</w:t>
        </w:r>
      </w:ins>
      <w:ins w:id="1058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1059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1060" w:author="Kinder" w:date="2013-06-29T12:05:00Z">
        <w:r w:rsidR="006D3605" w:rsidRPr="00EA5133" w:rsidDel="00C27E59">
          <w:rPr>
            <w:rFonts w:cs="Arial"/>
            <w:szCs w:val="20"/>
            <w:rPrChange w:id="10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1062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1063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10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065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</w:rPr>
          <w:t xml:space="preserve"> </w:t>
        </w:r>
      </w:ins>
      <w:r w:rsidR="006D3605" w:rsidRPr="00EA5133">
        <w:rPr>
          <w:rFonts w:cs="Arial"/>
          <w:szCs w:val="20"/>
          <w:rPrChange w:id="1066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1067" w:author="Kinder" w:date="2013-06-30T08:58:00Z">
        <w:r w:rsidR="00341765" w:rsidRPr="00EA5133" w:rsidDel="00BB5003">
          <w:rPr>
            <w:rFonts w:cs="Arial"/>
            <w:szCs w:val="20"/>
            <w:rPrChange w:id="10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106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1070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1071" w:author="Kinder" w:date="2013-06-30T08:58:00Z">
        <w:r w:rsidR="00C52EAA" w:rsidRPr="00EA5133" w:rsidDel="00BB5003">
          <w:delText>Also t</w:delText>
        </w:r>
      </w:del>
      <w:ins w:id="1072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1073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2FC2F4D2" w14:textId="77777777" w:rsidR="00B45946" w:rsidRPr="00EA5133" w:rsidRDefault="00B45946" w:rsidP="00B45946">
      <w:pPr>
        <w:rPr>
          <w:rPrChange w:id="1074" w:author="Wolfgang J. Toechterle" w:date="2013-06-22T10:32:00Z">
            <w:rPr>
              <w:lang w:val="en-US"/>
            </w:rPr>
          </w:rPrChange>
        </w:rPr>
      </w:pPr>
    </w:p>
    <w:p w14:paraId="0795ECC9" w14:textId="77777777" w:rsidR="00B45946" w:rsidRPr="00EA5133" w:rsidRDefault="00B45946" w:rsidP="00B45946">
      <w:pPr>
        <w:rPr>
          <w:b/>
          <w:szCs w:val="20"/>
          <w:rPrChange w:id="1075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1076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1DA99730" w14:textId="77777777" w:rsidR="00B45946" w:rsidRPr="00EA5133" w:rsidRDefault="00B45946" w:rsidP="00B45946">
      <w:pPr>
        <w:rPr>
          <w:rPrChange w:id="1077" w:author="Wolfgang J. Toechterle" w:date="2013-06-22T10:32:00Z">
            <w:rPr>
              <w:lang w:val="en-US"/>
            </w:rPr>
          </w:rPrChange>
        </w:rPr>
      </w:pPr>
    </w:p>
    <w:p w14:paraId="0E19E0CF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07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79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08585430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08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08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082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08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084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Pr="00EA5133" w:rsidRDefault="00B45946" w:rsidP="00B45946">
      <w:pPr>
        <w:rPr>
          <w:rPrChange w:id="108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86" w:author="Wolfgang J. Toechterle" w:date="2013-06-22T10:32:00Z">
            <w:rPr>
              <w:lang w:val="en-US"/>
            </w:rPr>
          </w:rPrChange>
        </w:rPr>
        <w:t>Logo</w:t>
      </w:r>
      <w:del w:id="1087" w:author="Kinder" w:date="2013-06-29T12:07:00Z">
        <w:r w:rsidR="00E4223D" w:rsidRPr="00EA5133" w:rsidDel="00C27E59">
          <w:rPr>
            <w:rPrChange w:id="108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1089" w:author="Kinder" w:date="2013-06-29T12:07:00Z">
        <w:r w:rsidR="00C27E59">
          <w:t xml:space="preserve">: Both </w:t>
        </w:r>
      </w:ins>
      <w:del w:id="1090" w:author="Kinder" w:date="2013-06-29T12:07:00Z">
        <w:r w:rsidR="00E4223D" w:rsidRPr="00EA5133" w:rsidDel="00C27E59">
          <w:rPr>
            <w:rPrChange w:id="1091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092" w:author="Wolfgang J. Toechterle" w:date="2013-06-22T10:32:00Z">
            <w:rPr>
              <w:lang w:val="en-US"/>
            </w:rPr>
          </w:rPrChange>
        </w:rPr>
        <w:t>English</w:t>
      </w:r>
      <w:ins w:id="1093" w:author="Kinder" w:date="2013-06-29T12:07:00Z">
        <w:r w:rsidR="00C27E59">
          <w:rPr>
            <w:b/>
          </w:rPr>
          <w:t xml:space="preserve"> and</w:t>
        </w:r>
      </w:ins>
      <w:del w:id="1094" w:author="Kinder" w:date="2013-06-29T12:07:00Z">
        <w:r w:rsidR="00E4223D" w:rsidRPr="00EA5133" w:rsidDel="00C27E59">
          <w:rPr>
            <w:rPrChange w:id="1095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1096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1097" w:author="Wolfgang J. Toechterle" w:date="2013-06-22T10:32:00Z">
            <w:rPr>
              <w:lang w:val="en-US"/>
            </w:rPr>
          </w:rPrChange>
        </w:rPr>
        <w:t xml:space="preserve"> </w:t>
      </w:r>
      <w:del w:id="1098" w:author="Kinder" w:date="2013-06-29T12:07:00Z">
        <w:r w:rsidR="00E4223D" w:rsidRPr="00EA5133" w:rsidDel="00C27E59">
          <w:rPr>
            <w:rPrChange w:id="1099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100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1101" w:author="Wolfgang J. Toechterle" w:date="2013-06-22T10:32:00Z">
            <w:rPr>
              <w:lang w:val="en-US"/>
            </w:rPr>
          </w:rPrChange>
        </w:rPr>
        <w:t xml:space="preserve"> </w:t>
      </w:r>
      <w:ins w:id="1102" w:author="Kinder" w:date="2013-06-29T12:07:00Z">
        <w:r w:rsidR="00C27E59">
          <w:t>with</w:t>
        </w:r>
      </w:ins>
      <w:del w:id="1103" w:author="Kinder" w:date="2013-06-29T12:07:00Z">
        <w:r w:rsidR="00F40D39" w:rsidRPr="00EA5133" w:rsidDel="00C27E59">
          <w:rPr>
            <w:rPrChange w:id="1104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1105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EA5133" w:rsidRDefault="00F40D39" w:rsidP="00F40D39">
      <w:del w:id="1106" w:author="Kinder" w:date="2013-06-29T12:09:00Z">
        <w:r w:rsidRPr="00EA5133" w:rsidDel="00C27E59">
          <w:delText>Varnish</w:delText>
        </w:r>
      </w:del>
      <w:del w:id="1107" w:author="Kinder" w:date="2013-06-29T12:11:00Z">
        <w:r w:rsidRPr="00EA5133" w:rsidDel="00C27E59">
          <w:delText>:</w:delText>
        </w:r>
      </w:del>
      <w:ins w:id="1108" w:author="Kinder" w:date="2013-06-29T12:11:00Z">
        <w:r w:rsidR="00C27E59">
          <w:t xml:space="preserve">The indication of the varnish </w:t>
        </w:r>
      </w:ins>
      <w:del w:id="1109" w:author="Kinder" w:date="2013-06-29T12:11:00Z">
        <w:r w:rsidRPr="00EA5133" w:rsidDel="00C27E59">
          <w:delText xml:space="preserve"> </w:delText>
        </w:r>
      </w:del>
      <w:ins w:id="1110" w:author="Kinder" w:date="2013-06-29T12:11:00Z">
        <w:r w:rsidR="00C27E59">
          <w:t>m</w:t>
        </w:r>
      </w:ins>
      <w:del w:id="1111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1112" w:author="Kinder" w:date="2013-06-29T12:09:00Z">
        <w:r w:rsidR="00C27E59">
          <w:t xml:space="preserve">as </w:t>
        </w:r>
      </w:ins>
      <w:r w:rsidRPr="00EA5133">
        <w:t>“Varnish”,</w:t>
      </w:r>
      <w:del w:id="1113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Pr="00EA5133" w:rsidRDefault="00F40D39" w:rsidP="00B45946">
      <w:pPr>
        <w:rPr>
          <w:rPrChange w:id="1114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Pr="00EA5133" w:rsidRDefault="00B45946" w:rsidP="00B45946">
      <w:pPr>
        <w:rPr>
          <w:rPrChange w:id="111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16" w:author="Wolfgang J. Toechterle" w:date="2013-06-22T10:32:00Z">
            <w:rPr>
              <w:lang w:val="en-US"/>
            </w:rPr>
          </w:rPrChange>
        </w:rPr>
        <w:t>Font: no specification</w:t>
      </w:r>
    </w:p>
    <w:p w14:paraId="607CEDC0" w14:textId="09ADA2B1" w:rsidR="00C52EAA" w:rsidRPr="00EA5133" w:rsidRDefault="00C52EAA" w:rsidP="00B45946">
      <w:pPr>
        <w:rPr>
          <w:rPrChange w:id="111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18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1119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1120" w:author="Kinder" w:date="2013-06-29T12:13:00Z">
        <w:r w:rsidR="00C27E59">
          <w:t>Minimum 2 images must be used</w:t>
        </w:r>
      </w:ins>
      <w:ins w:id="1121" w:author="Wolfgang J. Toechterle" w:date="2013-05-20T21:30:00Z">
        <w:del w:id="1122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1123" w:author="Kinder" w:date="2013-06-29T12:13:00Z">
        <w:r w:rsidR="00C27E59">
          <w:t>, y</w:t>
        </w:r>
      </w:ins>
      <w:ins w:id="1124" w:author="Wolfgang J. Toechterle" w:date="2013-05-20T21:30:00Z">
        <w:del w:id="1125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1126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  <w:del w:id="1127" w:author="Wolfgang J. Toechterle" w:date="2013-05-20T21:31:00Z">
        <w:r w:rsidR="00507333" w:rsidRPr="00EA5133" w:rsidDel="00B82E92">
          <w:delText xml:space="preserve">some </w:delText>
        </w:r>
        <w:r w:rsidR="00F40D39" w:rsidRPr="00EA5133" w:rsidDel="00B82E92">
          <w:delText>Museum images</w:delText>
        </w:r>
        <w:r w:rsidR="00507333" w:rsidRPr="00EA5133" w:rsidDel="00B82E92">
          <w:delText xml:space="preserve"> must be used </w:delText>
        </w:r>
        <w:r w:rsidR="00507333" w:rsidRPr="00EA5133" w:rsidDel="00B82E92">
          <w:rPr>
            <w:b/>
            <w:rPrChange w:id="1128" w:author="Wolfgang J. Toechterle" w:date="2013-06-22T10:32:00Z">
              <w:rPr>
                <w:b/>
                <w:lang w:val="en-US"/>
              </w:rPr>
            </w:rPrChange>
          </w:rPr>
          <w:delText>(a</w:delText>
        </w:r>
        <w:r w:rsidRPr="00EA5133" w:rsidDel="00B82E92">
          <w:rPr>
            <w:b/>
            <w:rPrChange w:id="1129" w:author="Wolfgang J. Toechterle" w:date="2013-06-22T10:32:00Z">
              <w:rPr>
                <w:b/>
                <w:lang w:val="en-US"/>
              </w:rPr>
            </w:rPrChange>
          </w:rPr>
          <w:delText>t least two</w:delText>
        </w:r>
        <w:r w:rsidRPr="00EA5133" w:rsidDel="00B82E92">
          <w:rPr>
            <w:rPrChange w:id="1130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507333" w:rsidRPr="00EA5133" w:rsidDel="00B82E92">
          <w:rPr>
            <w:rPrChange w:id="1131" w:author="Wolfgang J. Toechterle" w:date="2013-06-22T10:32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45946">
      <w:pPr>
        <w:rPr>
          <w:rPrChange w:id="1132" w:author="Wolfgang J. Toechterle" w:date="2013-06-22T10:32:00Z">
            <w:rPr>
              <w:lang w:val="en-US"/>
            </w:rPr>
          </w:rPrChange>
        </w:rPr>
      </w:pPr>
    </w:p>
    <w:p w14:paraId="01FCE14F" w14:textId="5D5C381D" w:rsidR="00E4223D" w:rsidRPr="00EA5133" w:rsidRDefault="00E4223D" w:rsidP="00B45946">
      <w:pPr>
        <w:rPr>
          <w:rPrChange w:id="1133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1134" w:author="Wolfgang J. Toechterle" w:date="2013-06-22T10:32:00Z">
            <w:rPr>
              <w:lang w:val="en-US"/>
            </w:rPr>
          </w:rPrChange>
        </w:rPr>
        <w:t>Die</w:t>
      </w:r>
      <w:del w:id="1135" w:author="Kinder" w:date="2013-06-29T12:16:00Z">
        <w:r w:rsidRPr="00EA5133" w:rsidDel="00322373">
          <w:rPr>
            <w:rPrChange w:id="1136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EA5133">
        <w:rPr>
          <w:rPrChange w:id="1137" w:author="Wolfgang J. Toechterle" w:date="2013-06-22T10:32:00Z">
            <w:rPr>
              <w:lang w:val="en-US"/>
            </w:rPr>
          </w:rPrChange>
        </w:rPr>
        <w:t>Cut</w:t>
      </w:r>
      <w:proofErr w:type="spellEnd"/>
      <w:r w:rsidRPr="00EA5133">
        <w:rPr>
          <w:rPrChange w:id="1138" w:author="Wolfgang J. Toechterle" w:date="2013-06-22T10:32:00Z">
            <w:rPr>
              <w:lang w:val="en-US"/>
            </w:rPr>
          </w:rPrChange>
        </w:rPr>
        <w:t xml:space="preserve"> </w:t>
      </w:r>
    </w:p>
    <w:p w14:paraId="6D5EC24C" w14:textId="7B7D64E3" w:rsidR="00E4223D" w:rsidRPr="00EA5133" w:rsidRDefault="00E4223D" w:rsidP="00B45946">
      <w:pPr>
        <w:rPr>
          <w:rPrChange w:id="1139" w:author="Wolfgang J. Toechterle" w:date="2013-06-22T10:32:00Z">
            <w:rPr>
              <w:lang w:val="en-US"/>
            </w:rPr>
          </w:rPrChange>
        </w:rPr>
      </w:pPr>
      <w:del w:id="1140" w:author="Kinder" w:date="2013-06-30T08:59:00Z">
        <w:r w:rsidRPr="00EA5133" w:rsidDel="00BB5003">
          <w:rPr>
            <w:rPrChange w:id="1141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1142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1143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1144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1145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1146" w:author="Kinder" w:date="2013-06-30T08:59:00Z">
        <w:r w:rsidR="00BB5003">
          <w:t>You must</w:t>
        </w:r>
      </w:ins>
      <w:r w:rsidRPr="00EA5133">
        <w:rPr>
          <w:rPrChange w:id="1147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1148" w:author="Kinder" w:date="2013-06-29T12:14:00Z">
        <w:r w:rsidR="00C27E59">
          <w:t>U</w:t>
        </w:r>
      </w:ins>
      <w:del w:id="1149" w:author="Kinder" w:date="2013-06-29T12:14:00Z">
        <w:r w:rsidRPr="00EA5133" w:rsidDel="00C27E59">
          <w:rPr>
            <w:rPrChange w:id="1150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1151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1152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1153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1154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1155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1156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115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EA5133" w:rsidRDefault="00B45946" w:rsidP="00B45946"/>
    <w:p w14:paraId="5D7C6AA1" w14:textId="77777777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15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15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09139D26" w14:textId="1D2D0024" w:rsidR="00E4223D" w:rsidRPr="00EA5133" w:rsidRDefault="00E4223D" w:rsidP="00E4223D">
      <w:pPr>
        <w:rPr>
          <w:rPrChange w:id="1160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61" w:author="Wolfgang J. Toechterle" w:date="2013-06-22T10:32:00Z">
            <w:rPr>
              <w:lang w:val="en-US"/>
            </w:rPr>
          </w:rPrChange>
        </w:rPr>
        <w:t xml:space="preserve">Printing: </w:t>
      </w:r>
      <w:r w:rsidR="00C52EAA" w:rsidRPr="00EA5133">
        <w:rPr>
          <w:rPrChange w:id="1162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7ED154DB" w:rsidR="00E4223D" w:rsidRPr="00EA5133" w:rsidRDefault="00E4223D" w:rsidP="00E4223D">
      <w:pPr>
        <w:rPr>
          <w:rPrChange w:id="1163" w:author="Wolfgang J. Toechterle" w:date="2013-06-22T10:32:00Z">
            <w:rPr>
              <w:lang w:val="en-US"/>
            </w:rPr>
          </w:rPrChange>
        </w:rPr>
      </w:pPr>
      <w:del w:id="1164" w:author="Wolfgang J. Toechterle" w:date="2013-06-22T10:34:00Z">
        <w:r w:rsidRPr="00EA5133" w:rsidDel="00EA5133">
          <w:rPr>
            <w:rPrChange w:id="1165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1166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1167" w:author="Wolfgang J. Toechterle" w:date="2013-06-22T11:52:00Z">
        <w:r w:rsidR="00510F1B">
          <w:t>Colour</w:t>
        </w:r>
      </w:ins>
      <w:r w:rsidRPr="00EA5133">
        <w:rPr>
          <w:rPrChange w:id="1168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</w:p>
    <w:p w14:paraId="6C105AEF" w14:textId="1494619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69" w:author="Wolfgang J. Toechterle" w:date="2013-06-08T18:51:00Z"/>
          <w:rFonts w:cs="Arial"/>
          <w:szCs w:val="20"/>
          <w:rPrChange w:id="1170" w:author="Wolfgang J. Toechterle" w:date="2013-06-22T10:32:00Z">
            <w:rPr>
              <w:ins w:id="1171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72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  <w:ins w:id="1173" w:author="Wolfgang J. Toechterle" w:date="2013-06-08T18:44:00Z">
        <w:del w:id="1174" w:author="Kinder" w:date="2013-06-30T09:00:00Z">
          <w:r w:rsidR="00B26476" w:rsidRPr="00EA5133" w:rsidDel="00BB5003">
            <w:rPr>
              <w:rFonts w:cs="Arial"/>
              <w:szCs w:val="20"/>
              <w:rPrChange w:id="1175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7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177" w:author="Wolfgang J. Toechterle" w:date="2013-06-08T18:51:00Z">
        <w:r w:rsidRPr="00EA5133">
          <w:rPr>
            <w:rFonts w:cs="Arial"/>
            <w:szCs w:val="20"/>
            <w:rPrChange w:id="117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C69165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7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80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1181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r w:rsidRPr="00EA5133">
        <w:rPr>
          <w:rFonts w:cs="Arial"/>
          <w:szCs w:val="20"/>
          <w:rPrChange w:id="11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183" w:author="Wolfgang J. Toechterle" w:date="2013-05-20T21:03:00Z">
        <w:r w:rsidR="001C00CF" w:rsidRPr="00EA5133">
          <w:rPr>
            <w:rFonts w:cs="Arial"/>
            <w:szCs w:val="20"/>
            <w:rPrChange w:id="11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185" w:author="Wolfgang J. Toechterle" w:date="2013-05-20T21:03:00Z">
        <w:r w:rsidR="002634A2" w:rsidRPr="00EA5133" w:rsidDel="001C00CF">
          <w:rPr>
            <w:rFonts w:cs="Arial"/>
            <w:szCs w:val="20"/>
            <w:rPrChange w:id="118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187" w:author="Wolfgang J. Toechterle" w:date="2013-05-31T18:06:00Z"/>
          <w:rFonts w:cs="Arial"/>
          <w:szCs w:val="20"/>
          <w:rPrChange w:id="1188" w:author="Wolfgang J. Toechterle" w:date="2013-06-22T10:32:00Z">
            <w:rPr>
              <w:del w:id="1189" w:author="Wolfgang J. Toechterle" w:date="2013-05-31T18:06:00Z"/>
              <w:rFonts w:cs="Arial"/>
              <w:szCs w:val="20"/>
              <w:lang w:val="en-US"/>
            </w:rPr>
          </w:rPrChange>
        </w:rPr>
      </w:pPr>
      <w:del w:id="1190" w:author="Wolfgang J. Toechterle" w:date="2013-05-31T18:06:00Z">
        <w:r w:rsidRPr="00EA5133" w:rsidDel="00142C5A">
          <w:rPr>
            <w:rFonts w:cs="Arial"/>
            <w:szCs w:val="20"/>
            <w:rPrChange w:id="11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F04D1FC" w:rsidR="00E4223D" w:rsidRPr="00EA5133" w:rsidRDefault="00E4223D" w:rsidP="00E4223D">
      <w:pPr>
        <w:rPr>
          <w:rPrChange w:id="119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93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1194" w:author="Wolfgang J. Toechterle" w:date="2013-06-22T10:32:00Z">
            <w:rPr>
              <w:lang w:val="en-US"/>
            </w:rPr>
          </w:rPrChange>
        </w:rPr>
        <w:t xml:space="preserve">design on the given Die Cut. </w:t>
      </w:r>
    </w:p>
    <w:p w14:paraId="476424A0" w14:textId="0DB20058" w:rsidR="00F40D39" w:rsidRPr="00EA5133" w:rsidRDefault="00F40D39" w:rsidP="00F40D39">
      <w:r w:rsidRPr="00EA5133">
        <w:t xml:space="preserve">Greyscale and colour image resolution: </w:t>
      </w:r>
      <w:del w:id="1195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1196" w:author="Kinder" w:date="2013-06-30T09:00:00Z">
        <w:r w:rsidRPr="00EA5133" w:rsidDel="00BB5003">
          <w:delText xml:space="preserve">in </w:delText>
        </w:r>
      </w:del>
      <w:ins w:id="1197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1198" w:author="Kinder" w:date="2013-06-29T13:54:00Z">
        <w:r w:rsidR="0003499E">
          <w:t>in the design (Layout)</w:t>
        </w:r>
      </w:ins>
      <w:del w:id="1199" w:author="Kinder" w:date="2013-06-29T13:53:00Z">
        <w:r w:rsidRPr="00EA5133" w:rsidDel="0003499E">
          <w:delText xml:space="preserve">in InDesign </w:delText>
        </w:r>
      </w:del>
    </w:p>
    <w:p w14:paraId="1143E2D0" w14:textId="00C3F2BC" w:rsidR="00F40D39" w:rsidRPr="00EA5133" w:rsidRDefault="00F40D39" w:rsidP="00E4223D">
      <w:r w:rsidRPr="00EA5133">
        <w:t>Bitmap image</w:t>
      </w:r>
      <w:del w:id="1200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1201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1202" w:author="Wolfgang J. Toechterle" w:date="2013-06-07T18:42:00Z">
        <w:r w:rsidR="00E22E28" w:rsidRPr="00EA5133">
          <w:t xml:space="preserve"> </w:t>
        </w:r>
      </w:ins>
      <w:ins w:id="1203" w:author="Kinder" w:date="2013-06-30T09:00:00Z">
        <w:r w:rsidR="00BB5003">
          <w:t>at</w:t>
        </w:r>
      </w:ins>
      <w:ins w:id="1204" w:author="Wolfgang J. Toechterle" w:date="2013-06-07T18:42:00Z">
        <w:del w:id="1205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1206" w:author="Kinder" w:date="2013-06-29T13:55:00Z">
          <w:r w:rsidR="00E22E28" w:rsidRPr="00EA5133" w:rsidDel="0003499E">
            <w:delText>in InDesign</w:delText>
          </w:r>
        </w:del>
      </w:ins>
      <w:ins w:id="1207" w:author="Kinder" w:date="2013-06-29T13:54:00Z">
        <w:r w:rsidR="0003499E">
          <w:t xml:space="preserve">in the design </w:t>
        </w:r>
      </w:ins>
      <w:ins w:id="1208" w:author="Kinder" w:date="2013-06-29T13:55:00Z">
        <w:r w:rsidR="0003499E">
          <w:t>(Layout)</w:t>
        </w:r>
      </w:ins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07C7FE31" w:rsidR="00041F11" w:rsidRPr="00EA5133" w:rsidRDefault="00A53673" w:rsidP="00A53673">
      <w:pPr>
        <w:pStyle w:val="Heading3AA"/>
      </w:pPr>
      <w:r w:rsidRPr="00EA5133">
        <w:t>You must deliver</w:t>
      </w:r>
    </w:p>
    <w:p w14:paraId="6ADE0004" w14:textId="7C207DDB" w:rsidR="00C93998" w:rsidRPr="00EA5133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0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211" w:author="Wolfgang J. Toechterle" w:date="2013-05-20T21:02:00Z">
        <w:r w:rsidR="001C00CF" w:rsidRPr="00EA5133">
          <w:rPr>
            <w:rFonts w:cs="Arial"/>
            <w:szCs w:val="20"/>
            <w:rPrChange w:id="12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PDF/X-3</w:t>
        </w:r>
        <w:proofErr w:type="gramStart"/>
        <w:r w:rsidR="001C00CF" w:rsidRPr="00EA5133">
          <w:rPr>
            <w:rFonts w:cs="Arial"/>
            <w:szCs w:val="20"/>
            <w:rPrChange w:id="12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="001C00CF" w:rsidRPr="00EA5133">
          <w:rPr>
            <w:rFonts w:cs="Arial"/>
            <w:szCs w:val="20"/>
            <w:rPrChange w:id="12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215" w:author="Wolfgang J. Toechterle" w:date="2013-05-20T21:02:00Z">
        <w:r w:rsidRPr="00EA5133" w:rsidDel="001C00CF">
          <w:rPr>
            <w:rFonts w:cs="Arial"/>
            <w:szCs w:val="20"/>
            <w:rPrChange w:id="12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2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1218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40DB820F" w14:textId="7DB88D50" w:rsidR="00C93998" w:rsidRPr="00EA5133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1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20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2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1222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2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224" w:author="Kinder" w:date="2013-06-30T09:00:00Z">
        <w:r w:rsidR="00BB5003">
          <w:rPr>
            <w:rFonts w:cs="Arial"/>
            <w:szCs w:val="20"/>
          </w:rPr>
          <w:t>on</w:t>
        </w:r>
      </w:ins>
      <w:del w:id="1225" w:author="Kinder" w:date="2013-06-30T09:00:00Z">
        <w:r w:rsidRPr="00EA5133" w:rsidDel="00BB5003">
          <w:rPr>
            <w:rFonts w:cs="Arial"/>
            <w:szCs w:val="20"/>
            <w:rPrChange w:id="12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2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1228" w:author="Kinder" w:date="2013-06-29T12:30:00Z">
        <w:r w:rsidR="00E95EBC">
          <w:t xml:space="preserve"> with the</w:t>
        </w:r>
      </w:ins>
      <w:del w:id="1229" w:author="Kinder" w:date="2013-06-29T12:30:00Z">
        <w:r w:rsidR="00C93998" w:rsidRPr="00EA5133" w:rsidDel="00E95EBC">
          <w:rPr>
            <w:rFonts w:cs="Arial"/>
            <w:szCs w:val="20"/>
            <w:rPrChange w:id="123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12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1232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1233" w:author="Kinder" w:date="2013-06-29T12:31:00Z">
        <w:r w:rsidR="00BB5003">
          <w:t>(the varnish area needs</w:t>
        </w:r>
        <w:r w:rsidR="00E95EBC">
          <w:t xml:space="preserve"> to be </w:t>
        </w:r>
      </w:ins>
      <w:del w:id="1234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1235" w:author="Kinder" w:date="2013-06-29T12:31:00Z">
        <w:r w:rsidR="00E95EBC">
          <w:t>)</w:t>
        </w:r>
      </w:ins>
    </w:p>
    <w:p w14:paraId="0F0F2096" w14:textId="6D58AB82" w:rsidR="00052CBB" w:rsidRPr="00EA5133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3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3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1238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2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240" w:author="Kinder" w:date="2013-06-30T09:01:00Z">
        <w:r w:rsidR="00BB5003">
          <w:rPr>
            <w:rFonts w:cs="Arial"/>
            <w:szCs w:val="20"/>
          </w:rPr>
          <w:t>on</w:t>
        </w:r>
      </w:ins>
      <w:del w:id="1241" w:author="Kinder" w:date="2013-06-30T09:01:00Z">
        <w:r w:rsidRPr="00EA5133" w:rsidDel="00BB5003">
          <w:rPr>
            <w:rFonts w:cs="Arial"/>
            <w:szCs w:val="20"/>
            <w:rPrChange w:id="12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2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44718162" w14:textId="6A3991A5" w:rsidR="00041F11" w:rsidRPr="00EA5133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45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24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EA5133">
        <w:t xml:space="preserve"> linked images, ICC profile</w:t>
      </w:r>
      <w:r w:rsidR="00C93998" w:rsidRPr="00EA5133">
        <w:rPr>
          <w:rFonts w:cs="Arial"/>
          <w:szCs w:val="20"/>
          <w:rPrChange w:id="1247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  <w:r w:rsidR="00041F11" w:rsidRPr="00EA5133">
        <w:br w:type="page"/>
      </w:r>
    </w:p>
    <w:p w14:paraId="1405034A" w14:textId="5594B1B0" w:rsidR="00CE6B36" w:rsidRPr="00EA5133" w:rsidRDefault="00CE6B36" w:rsidP="00CE6B36">
      <w:pPr>
        <w:pStyle w:val="Heading1"/>
      </w:pPr>
      <w:r w:rsidRPr="00EA5133">
        <w:t>Instructions to the competitor</w:t>
      </w:r>
    </w:p>
    <w:p w14:paraId="0F5018D7" w14:textId="77777777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24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24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25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1252" w:author="Wolfgang J. Toechterle" w:date="2013-06-22T11:52:00Z">
        <w:r w:rsidRPr="00EA5133" w:rsidDel="00510F1B">
          <w:rPr>
            <w:rFonts w:cs="Arial"/>
            <w:szCs w:val="20"/>
            <w:rPrChange w:id="12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1254" w:author="Wolfgang J. Toechterle" w:date="2013-06-08T19:13:00Z">
        <w:r w:rsidRPr="00EA5133" w:rsidDel="00CD0E39">
          <w:rPr>
            <w:rFonts w:cs="Arial"/>
            <w:szCs w:val="20"/>
            <w:rPrChange w:id="12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1256" w:author="Wolfgang J. Toechterle" w:date="2013-06-22T11:52:00Z">
        <w:r w:rsidRPr="00EA5133" w:rsidDel="00510F1B">
          <w:rPr>
            <w:rFonts w:cs="Arial"/>
            <w:szCs w:val="20"/>
            <w:rPrChange w:id="12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25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2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EA5133">
        <w:rPr>
          <w:rFonts w:cs="Arial"/>
          <w:szCs w:val="20"/>
          <w:rPrChange w:id="1260" w:author="Wolfgang J. Toechterle" w:date="2013-06-22T10:32:00Z">
            <w:rPr>
              <w:rFonts w:cs="Arial"/>
              <w:szCs w:val="20"/>
              <w:lang w:val="en-US"/>
            </w:rPr>
          </w:rPrChange>
        </w:rPr>
        <w:t>tif</w:t>
      </w:r>
      <w:proofErr w:type="spellEnd"/>
      <w:r w:rsidRPr="00EA5133">
        <w:rPr>
          <w:rFonts w:cs="Arial"/>
          <w:szCs w:val="20"/>
          <w:rPrChange w:id="126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</w:t>
      </w:r>
      <w:proofErr w:type="spellStart"/>
      <w:r w:rsidRPr="00EA5133">
        <w:rPr>
          <w:rFonts w:cs="Arial"/>
          <w:szCs w:val="20"/>
          <w:rPrChange w:id="1262" w:author="Wolfgang J. Toechterle" w:date="2013-06-22T10:32:00Z">
            <w:rPr>
              <w:rFonts w:cs="Arial"/>
              <w:szCs w:val="20"/>
              <w:lang w:val="en-US"/>
            </w:rPr>
          </w:rPrChange>
        </w:rPr>
        <w:t>eps</w:t>
      </w:r>
      <w:proofErr w:type="spellEnd"/>
      <w:r w:rsidRPr="00EA5133">
        <w:rPr>
          <w:rFonts w:cs="Arial"/>
          <w:szCs w:val="20"/>
          <w:rPrChange w:id="126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.ai / .</w:t>
      </w:r>
      <w:proofErr w:type="spellStart"/>
      <w:r w:rsidR="00124C60" w:rsidRPr="00EA5133">
        <w:rPr>
          <w:rFonts w:cs="Arial"/>
          <w:szCs w:val="20"/>
          <w:rPrChange w:id="1264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  <w:proofErr w:type="spellEnd"/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666FDCC6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26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6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1267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1268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1269" w:author="Wolfgang J. Toechterle" w:date="2013-05-31T18:07:00Z">
        <w:r w:rsidR="00142C5A" w:rsidRPr="00EA5133">
          <w:rPr>
            <w:rFonts w:cs="Arial"/>
            <w:szCs w:val="20"/>
            <w:rPrChange w:id="12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1271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127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27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127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1275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1276" w:author="Kinder" w:date="2013-06-29T14:50:00Z">
        <w:r w:rsidR="00E90506" w:rsidRPr="00EA5133" w:rsidDel="00E34726">
          <w:rPr>
            <w:rFonts w:cs="Arial"/>
            <w:szCs w:val="20"/>
            <w:rPrChange w:id="12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1278" w:author="Kinder" w:date="2013-06-29T14:50:00Z">
        <w:r w:rsidR="00E34726">
          <w:rPr>
            <w:rFonts w:cs="Arial"/>
            <w:szCs w:val="20"/>
          </w:rPr>
          <w:t>Name</w:t>
        </w:r>
      </w:ins>
      <w:del w:id="1279" w:author="Kinder" w:date="2013-06-29T14:50:00Z">
        <w:r w:rsidR="00E90506" w:rsidRPr="00EA5133" w:rsidDel="00E34726">
          <w:rPr>
            <w:rFonts w:cs="Arial"/>
            <w:szCs w:val="20"/>
            <w:rPrChange w:id="12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1281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1282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1283" w:author="Wolfgang J. Toechterle" w:date="2013-06-22T11:12:00Z">
        <w:r w:rsidR="00B90009">
          <w:rPr>
            <w:rFonts w:cs="Arial"/>
            <w:szCs w:val="20"/>
          </w:rPr>
          <w:t xml:space="preserve">. Those subfolders contain two </w:t>
        </w:r>
        <w:proofErr w:type="gramStart"/>
        <w:r w:rsidR="00B90009">
          <w:rPr>
            <w:rFonts w:cs="Arial"/>
            <w:szCs w:val="20"/>
          </w:rPr>
          <w:t>folder</w:t>
        </w:r>
        <w:proofErr w:type="gramEnd"/>
        <w:r w:rsidR="00B90009">
          <w:rPr>
            <w:rFonts w:cs="Arial"/>
            <w:szCs w:val="20"/>
          </w:rPr>
          <w:t xml:space="preserve"> with: </w:t>
        </w:r>
      </w:ins>
      <w:del w:id="1284" w:author="Wolfgang J. Toechterle" w:date="2013-06-22T11:12:00Z">
        <w:r w:rsidRPr="00EA5133" w:rsidDel="00B90009">
          <w:rPr>
            <w:rFonts w:cs="Arial"/>
            <w:szCs w:val="20"/>
            <w:rPrChange w:id="12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128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28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EA5133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28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89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1290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291" w:author="Wolfgang J. Toechterle" w:date="2013-06-22T10:33:00Z">
        <w:r w:rsidRPr="00EA5133" w:rsidDel="00EA5133">
          <w:rPr>
            <w:rFonts w:cs="Arial"/>
            <w:szCs w:val="20"/>
            <w:rPrChange w:id="12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1293" w:author="Kinder" w:date="2013-06-29T14:53:00Z">
        <w:r w:rsidRPr="00EA5133" w:rsidDel="00747425">
          <w:rPr>
            <w:rFonts w:cs="Arial"/>
            <w:szCs w:val="20"/>
            <w:rPrChange w:id="12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1295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1296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1297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1298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EA5133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29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00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1301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302" w:author="Wolfgang J. Toechterle" w:date="2013-06-22T10:33:00Z">
        <w:r w:rsidRPr="00EA5133" w:rsidDel="00EA5133">
          <w:rPr>
            <w:rFonts w:cs="Arial"/>
            <w:szCs w:val="20"/>
            <w:rPrChange w:id="13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1304" w:author="Kinder" w:date="2013-06-29T14:53:00Z">
        <w:r w:rsidR="00747425">
          <w:rPr>
            <w:rFonts w:cs="Arial"/>
            <w:szCs w:val="20"/>
          </w:rPr>
          <w:t>folder</w:t>
        </w:r>
      </w:ins>
      <w:del w:id="1305" w:author="Kinder" w:date="2013-06-29T14:53:00Z">
        <w:r w:rsidRPr="00EA5133" w:rsidDel="00747425">
          <w:rPr>
            <w:rFonts w:cs="Arial"/>
            <w:szCs w:val="20"/>
            <w:rPrChange w:id="13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1307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13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1309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13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1311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13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1313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1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EA5133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1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16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13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1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43180741" w:rsidR="00041F11" w:rsidRPr="00EA5133" w:rsidRDefault="00041F11" w:rsidP="00041F11">
      <w:r w:rsidRPr="00EA5133">
        <w:t xml:space="preserve">Images must </w:t>
      </w:r>
      <w:r w:rsidRPr="00B90009">
        <w:rPr>
          <w:b/>
          <w:rPrChange w:id="1319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1320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Pr="00EA5133" w:rsidRDefault="00041F11" w:rsidP="00041F11"/>
    <w:p w14:paraId="7DA425E4" w14:textId="5FEC1F68" w:rsidR="00763EC0" w:rsidRPr="00EA5133" w:rsidRDefault="00041F11">
      <w:pPr>
        <w:rPr>
          <w:ins w:id="1321" w:author="Wolfgang J. Toechterle" w:date="2013-06-08T19:19:00Z"/>
        </w:rPr>
      </w:pPr>
      <w:r w:rsidRPr="00EA5133">
        <w:t>The colour mode and file formats of your images will be evaluated in the press ready PDF files</w:t>
      </w:r>
      <w:ins w:id="1322" w:author="Wolfgang J. Toechterle" w:date="2013-06-08T19:18:00Z">
        <w:r w:rsidR="00CD0E39" w:rsidRPr="00EA5133">
          <w:t>; EXCEPT</w:t>
        </w:r>
      </w:ins>
      <w:ins w:id="1323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EA5133" w:rsidRDefault="00041F11" w:rsidP="00041F11">
      <w:del w:id="1324" w:author="Wolfgang J. Toechterle" w:date="2013-06-08T19:18:00Z">
        <w:r w:rsidRPr="00EA5133" w:rsidDel="00CD0E39">
          <w:delText xml:space="preserve">. </w:delText>
        </w:r>
      </w:del>
    </w:p>
    <w:p w14:paraId="3AB4899E" w14:textId="77777777" w:rsidR="00041F11" w:rsidRPr="00EA5133" w:rsidRDefault="00041F11" w:rsidP="00041F11"/>
    <w:p w14:paraId="5268EBF9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2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EA5133" w:rsidRDefault="00CE6B36" w:rsidP="00CE6B36"/>
    <w:p w14:paraId="71D5EDF3" w14:textId="3B0A9563" w:rsidR="00CE6B36" w:rsidRPr="00EA5133" w:rsidRDefault="006B03C3" w:rsidP="006B03C3">
      <w:pPr>
        <w:pStyle w:val="Heading1"/>
      </w:pPr>
      <w:del w:id="1326" w:author="Wolfgang J. Toechterle" w:date="2013-06-08T19:26:00Z">
        <w:r w:rsidRPr="00EA5133" w:rsidDel="00763EC0">
          <w:br w:type="page"/>
        </w:r>
      </w:del>
      <w:r w:rsidR="00CE6B36" w:rsidRPr="00EA5133">
        <w:t>Equipment, machinery, installations and materials required</w:t>
      </w:r>
    </w:p>
    <w:p w14:paraId="371671CC" w14:textId="77777777" w:rsidR="00CE6B36" w:rsidRPr="00EA5133" w:rsidRDefault="004632D2" w:rsidP="00CE6B36">
      <w:r w:rsidRPr="00EA5133">
        <w:t>No specific equipment required.</w:t>
      </w:r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ins w:id="1327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</w:pPr>
      <w:ins w:id="1328" w:author="Wolfgang J. Toechterle" w:date="2013-06-08T19:26:00Z">
        <w:r w:rsidRPr="00EA5133">
          <w:br w:type="page"/>
        </w:r>
      </w:ins>
    </w:p>
    <w:p w14:paraId="0C71D920" w14:textId="2011B814" w:rsidR="00CE6B36" w:rsidRPr="00EA5133" w:rsidRDefault="00CE6B36" w:rsidP="00CE6B36">
      <w:pPr>
        <w:pStyle w:val="Heading1"/>
      </w:pPr>
      <w:r w:rsidRPr="00EA5133">
        <w:t>Marking scheme</w:t>
      </w:r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32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30" w:author="Wolfgang J. Toechterle" w:date="2013-06-08T19:24:00Z"/>
                <w:color w:val="0000FF"/>
                <w:rPrChange w:id="1331" w:author="Wolfgang J. Toechterle" w:date="2013-06-22T10:32:00Z">
                  <w:rPr>
                    <w:del w:id="133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33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34" w:author="Wolfgang J. Toechterle" w:date="2013-06-08T19:24:00Z"/>
                <w:color w:val="0000FF"/>
                <w:rPrChange w:id="1335" w:author="Wolfgang J. Toechterle" w:date="2013-06-22T10:32:00Z">
                  <w:rPr>
                    <w:del w:id="133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37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38" w:author="Wolfgang J. Toechterle" w:date="2013-06-08T19:24:00Z"/>
                <w:color w:val="0000FF"/>
                <w:rPrChange w:id="1339" w:author="Wolfgang J. Toechterle" w:date="2013-06-22T10:32:00Z">
                  <w:rPr>
                    <w:del w:id="134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41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13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43" w:author="Wolfgang J. Toechterle" w:date="2013-06-08T19:24:00Z"/>
                <w:color w:val="0000FF"/>
                <w:rPrChange w:id="1344" w:author="Wolfgang J. Toechterle" w:date="2013-06-22T10:32:00Z">
                  <w:rPr>
                    <w:del w:id="134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46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47" w:author="Wolfgang J. Toechterle" w:date="2013-06-08T19:24:00Z"/>
                <w:color w:val="0000FF"/>
                <w:rPrChange w:id="1348" w:author="Wolfgang J. Toechterle" w:date="2013-06-22T10:32:00Z">
                  <w:rPr>
                    <w:del w:id="134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50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51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146D5C20" w14:textId="64E399FD">
        <w:trPr>
          <w:del w:id="135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53" w:author="Wolfgang J. Toechterle" w:date="2013-06-08T19:24:00Z"/>
                <w:color w:val="0000FF"/>
                <w:rPrChange w:id="1354" w:author="Wolfgang J. Toechterle" w:date="2013-06-22T10:32:00Z">
                  <w:rPr>
                    <w:del w:id="135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56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57" w:author="Wolfgang J. Toechterle" w:date="2013-06-08T19:24:00Z"/>
                <w:color w:val="0000FF"/>
                <w:rPrChange w:id="1358" w:author="Wolfgang J. Toechterle" w:date="2013-06-22T10:32:00Z">
                  <w:rPr>
                    <w:del w:id="135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60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1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23CEE1B2" w14:textId="3263AA78">
        <w:trPr>
          <w:del w:id="136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63" w:author="Wolfgang J. Toechterle" w:date="2013-06-08T19:24:00Z"/>
                <w:color w:val="0000FF"/>
                <w:rPrChange w:id="1364" w:author="Wolfgang J. Toechterle" w:date="2013-06-22T10:32:00Z">
                  <w:rPr>
                    <w:del w:id="136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66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7" w:author="Wolfgang J. Toechterle" w:date="2013-06-08T19:24:00Z"/>
                <w:color w:val="0000FF"/>
                <w:rPrChange w:id="1368" w:author="Wolfgang J. Toechterle" w:date="2013-06-22T10:32:00Z">
                  <w:rPr>
                    <w:del w:id="136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70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1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7C46DAAA" w14:textId="1D4E9AFC">
        <w:trPr>
          <w:del w:id="137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1373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4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5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698AB923" w14:textId="660C839B">
        <w:trPr>
          <w:del w:id="137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377" w:author="Wolfgang J. Toechterle" w:date="2013-06-08T19:24:00Z"/>
                <w:color w:val="0000FF"/>
                <w:rPrChange w:id="1378" w:author="Wolfgang J. Toechterle" w:date="2013-06-22T10:32:00Z">
                  <w:rPr>
                    <w:del w:id="137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80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1" w:author="Wolfgang J. Toechterle" w:date="2013-06-08T19:24:00Z"/>
                <w:b/>
                <w:color w:val="0000FF"/>
                <w:rPrChange w:id="1382" w:author="Wolfgang J. Toechterle" w:date="2013-06-22T10:32:00Z">
                  <w:rPr>
                    <w:del w:id="138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84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5" w:author="Wolfgang J. Toechterle" w:date="2013-06-08T19:24:00Z"/>
                <w:b/>
                <w:color w:val="0000FF"/>
                <w:rPrChange w:id="1386" w:author="Wolfgang J. Toechterle" w:date="2013-06-22T10:32:00Z">
                  <w:rPr>
                    <w:del w:id="138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88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13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390" w:author="Wolfgang J. Toechterle" w:date="2013-06-08T19:24:00Z"/>
                <w:color w:val="0000FF"/>
                <w:rPrChange w:id="1391" w:author="Wolfgang J. Toechterle" w:date="2013-06-22T10:32:00Z">
                  <w:rPr>
                    <w:del w:id="139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93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4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95DF4A1" w14:textId="2DAED89E">
        <w:trPr>
          <w:del w:id="139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397" w:author="Wolfgang J. Toechterle" w:date="2013-06-08T19:24:00Z"/>
                <w:color w:val="0000FF"/>
                <w:rPrChange w:id="1398" w:author="Wolfgang J. Toechterle" w:date="2013-06-22T10:32:00Z">
                  <w:rPr>
                    <w:del w:id="139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00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1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395E7C7" w14:textId="37557946">
        <w:trPr>
          <w:del w:id="140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04" w:author="Wolfgang J. Toechterle" w:date="2013-06-08T19:24:00Z"/>
                <w:color w:val="0000FF"/>
                <w:rPrChange w:id="1405" w:author="Wolfgang J. Toechterle" w:date="2013-06-22T10:32:00Z">
                  <w:rPr>
                    <w:del w:id="140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07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8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2BB150E" w14:textId="13DBC682">
        <w:trPr>
          <w:del w:id="141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11" w:author="Wolfgang J. Toechterle" w:date="2013-06-08T19:24:00Z"/>
                <w:color w:val="0000FF"/>
                <w:rPrChange w:id="1412" w:author="Wolfgang J. Toechterle" w:date="2013-06-22T10:32:00Z">
                  <w:rPr>
                    <w:del w:id="141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14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5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D53D757" w14:textId="45541583">
        <w:trPr>
          <w:del w:id="141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18" w:author="Wolfgang J. Toechterle" w:date="2013-06-08T19:24:00Z"/>
                <w:color w:val="0000FF"/>
                <w:rPrChange w:id="1419" w:author="Wolfgang J. Toechterle" w:date="2013-06-22T10:32:00Z">
                  <w:rPr>
                    <w:del w:id="142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21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2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E14F26" w14:textId="48E955A3">
        <w:trPr>
          <w:del w:id="14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25" w:author="Wolfgang J. Toechterle" w:date="2013-06-08T19:24:00Z"/>
                <w:color w:val="0000FF"/>
                <w:rPrChange w:id="1426" w:author="Wolfgang J. Toechterle" w:date="2013-06-22T10:32:00Z">
                  <w:rPr>
                    <w:del w:id="142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28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9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7BBF502" w14:textId="73C1BBD6">
        <w:trPr>
          <w:del w:id="14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32" w:author="Wolfgang J. Toechterle" w:date="2013-06-08T19:24:00Z"/>
                <w:color w:val="0000FF"/>
                <w:rPrChange w:id="1433" w:author="Wolfgang J. Toechterle" w:date="2013-06-22T10:32:00Z">
                  <w:rPr>
                    <w:del w:id="143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35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6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0E634F" w14:textId="4581105C">
        <w:trPr>
          <w:del w:id="143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39" w:author="Wolfgang J. Toechterle" w:date="2013-06-08T19:24:00Z"/>
                <w:color w:val="0000FF"/>
                <w:rPrChange w:id="1440" w:author="Wolfgang J. Toechterle" w:date="2013-06-22T10:32:00Z">
                  <w:rPr>
                    <w:del w:id="144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42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3" w:author="Wolfgang J. Toechterle" w:date="2013-06-08T19:24:00Z"/>
                <w:color w:val="0000FF"/>
                <w:rPrChange w:id="1444" w:author="Wolfgang J. Toechterle" w:date="2013-06-22T10:32:00Z">
                  <w:rPr>
                    <w:del w:id="144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46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1447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1B97A6" w14:textId="11D293EE">
        <w:trPr>
          <w:del w:id="14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45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0646D0" w14:textId="1906B398">
        <w:trPr>
          <w:del w:id="145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54" w:author="Wolfgang J. Toechterle" w:date="2013-06-08T19:24:00Z"/>
                <w:color w:val="0000FF"/>
                <w:rPrChange w:id="1455" w:author="Wolfgang J. Toechterle" w:date="2013-06-22T10:32:00Z">
                  <w:rPr>
                    <w:del w:id="145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57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8" w:author="Wolfgang J. Toechterle" w:date="2013-06-08T19:24:00Z"/>
                <w:b/>
                <w:color w:val="0000FF"/>
                <w:rPrChange w:id="1459" w:author="Wolfgang J. Toechterle" w:date="2013-06-22T10:32:00Z">
                  <w:rPr>
                    <w:del w:id="146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61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62" w:author="Wolfgang J. Toechterle" w:date="2013-06-08T19:24:00Z"/>
                <w:b/>
                <w:color w:val="0000FF"/>
                <w:rPrChange w:id="1463" w:author="Wolfgang J. Toechterle" w:date="2013-06-22T10:32:00Z">
                  <w:rPr>
                    <w:del w:id="14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6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146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67" w:author="Wolfgang J. Toechterle" w:date="2013-06-08T19:24:00Z"/>
                <w:color w:val="0000FF"/>
                <w:rPrChange w:id="1468" w:author="Wolfgang J. Toechterle" w:date="2013-06-22T10:32:00Z">
                  <w:rPr>
                    <w:del w:id="146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70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71" w:author="Wolfgang J. Toechterle" w:date="2013-06-08T19:24:00Z"/>
                <w:color w:val="0000FF"/>
                <w:rPrChange w:id="1472" w:author="Wolfgang J. Toechterle" w:date="2013-06-22T10:32:00Z">
                  <w:rPr>
                    <w:del w:id="147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74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7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83152C7" w14:textId="1316933C">
        <w:trPr>
          <w:del w:id="147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77" w:author="Wolfgang J. Toechterle" w:date="2013-06-08T19:24:00Z"/>
                <w:color w:val="0000FF"/>
                <w:rPrChange w:id="1478" w:author="Wolfgang J. Toechterle" w:date="2013-06-22T10:32:00Z">
                  <w:rPr>
                    <w:del w:id="147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80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1" w:author="Wolfgang J. Toechterle" w:date="2013-06-08T19:24:00Z"/>
                <w:color w:val="0000FF"/>
                <w:rPrChange w:id="1482" w:author="Wolfgang J. Toechterle" w:date="2013-06-22T10:32:00Z">
                  <w:rPr>
                    <w:del w:id="148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84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53127EC" w14:textId="50F02D22">
        <w:trPr>
          <w:del w:id="148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244ABB">
            <w:pPr>
              <w:rPr>
                <w:del w:id="1487" w:author="Wolfgang J. Toechterle" w:date="2013-06-08T19:24:00Z"/>
                <w:color w:val="0000FF"/>
              </w:rPr>
            </w:pPr>
            <w:del w:id="1488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9" w:author="Wolfgang J. Toechterle" w:date="2013-06-08T19:24:00Z"/>
                <w:color w:val="0000FF"/>
                <w:rPrChange w:id="1490" w:author="Wolfgang J. Toechterle" w:date="2013-06-22T10:32:00Z">
                  <w:rPr>
                    <w:del w:id="149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92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9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410C07D" w14:textId="7C8B760D">
        <w:trPr>
          <w:del w:id="149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95" w:author="Wolfgang J. Toechterle" w:date="2013-06-08T19:24:00Z"/>
                <w:color w:val="0000FF"/>
                <w:rPrChange w:id="1496" w:author="Wolfgang J. Toechterle" w:date="2013-06-22T10:32:00Z">
                  <w:rPr>
                    <w:del w:id="149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98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99" w:author="Wolfgang J. Toechterle" w:date="2013-06-08T19:24:00Z"/>
                <w:color w:val="0000FF"/>
                <w:rPrChange w:id="1500" w:author="Wolfgang J. Toechterle" w:date="2013-06-22T10:32:00Z">
                  <w:rPr>
                    <w:del w:id="150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02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0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CBFD12B" w14:textId="16286711">
        <w:trPr>
          <w:del w:id="150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05" w:author="Wolfgang J. Toechterle" w:date="2013-06-08T19:24:00Z"/>
                <w:color w:val="0000FF"/>
                <w:rPrChange w:id="1506" w:author="Wolfgang J. Toechterle" w:date="2013-06-22T10:32:00Z">
                  <w:rPr>
                    <w:del w:id="150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08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09" w:author="Wolfgang J. Toechterle" w:date="2013-06-08T19:24:00Z"/>
                <w:color w:val="0000FF"/>
              </w:rPr>
            </w:pPr>
            <w:del w:id="1510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1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63923F9" w14:textId="0A5BA532">
        <w:trPr>
          <w:del w:id="151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13" w:author="Wolfgang J. Toechterle" w:date="2013-06-08T19:24:00Z"/>
                <w:color w:val="0000FF"/>
                <w:rPrChange w:id="1514" w:author="Wolfgang J. Toechterle" w:date="2013-06-22T10:32:00Z">
                  <w:rPr>
                    <w:del w:id="151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16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17" w:author="Wolfgang J. Toechterle" w:date="2013-06-08T19:24:00Z"/>
                <w:color w:val="0000FF"/>
                <w:rPrChange w:id="1518" w:author="Wolfgang J. Toechterle" w:date="2013-06-22T10:32:00Z">
                  <w:rPr>
                    <w:del w:id="151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20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05C487A" w14:textId="3DB8106F">
        <w:trPr>
          <w:del w:id="152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23" w:author="Wolfgang J. Toechterle" w:date="2013-06-08T19:24:00Z"/>
                <w:color w:val="0000FF"/>
                <w:rPrChange w:id="1524" w:author="Wolfgang J. Toechterle" w:date="2013-06-22T10:32:00Z">
                  <w:rPr>
                    <w:del w:id="152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26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7" w:author="Wolfgang J. Toechterle" w:date="2013-06-08T19:24:00Z"/>
                <w:color w:val="0000FF"/>
                <w:rPrChange w:id="1528" w:author="Wolfgang J. Toechterle" w:date="2013-06-22T10:32:00Z">
                  <w:rPr>
                    <w:del w:id="152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30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EEAA3A5" w14:textId="6810EDB8">
        <w:trPr>
          <w:del w:id="153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33" w:author="Wolfgang J. Toechterle" w:date="2013-06-08T19:24:00Z"/>
                <w:color w:val="0000FF"/>
                <w:rPrChange w:id="1534" w:author="Wolfgang J. Toechterle" w:date="2013-06-22T10:32:00Z">
                  <w:rPr>
                    <w:del w:id="153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36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7" w:author="Wolfgang J. Toechterle" w:date="2013-06-08T19:24:00Z"/>
                <w:color w:val="0000FF"/>
                <w:rPrChange w:id="1538" w:author="Wolfgang J. Toechterle" w:date="2013-06-22T10:32:00Z">
                  <w:rPr>
                    <w:del w:id="153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40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A67A63F" w14:textId="638043E3">
        <w:trPr>
          <w:del w:id="15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543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4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47A84BE" w14:textId="2DAE2F21">
        <w:trPr>
          <w:del w:id="15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47" w:author="Wolfgang J. Toechterle" w:date="2013-06-08T19:24:00Z"/>
                <w:color w:val="0000FF"/>
                <w:rPrChange w:id="1548" w:author="Wolfgang J. Toechterle" w:date="2013-06-22T10:32:00Z">
                  <w:rPr>
                    <w:del w:id="154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50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1" w:author="Wolfgang J. Toechterle" w:date="2013-06-08T19:24:00Z"/>
                <w:b/>
                <w:color w:val="0000FF"/>
                <w:rPrChange w:id="1552" w:author="Wolfgang J. Toechterle" w:date="2013-06-22T10:32:00Z">
                  <w:rPr>
                    <w:del w:id="155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54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5" w:author="Wolfgang J. Toechterle" w:date="2013-06-08T19:24:00Z"/>
                <w:b/>
                <w:color w:val="0000FF"/>
                <w:rPrChange w:id="1556" w:author="Wolfgang J. Toechterle" w:date="2013-06-22T10:32:00Z">
                  <w:rPr>
                    <w:del w:id="155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58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15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60" w:author="Wolfgang J. Toechterle" w:date="2013-06-08T19:24:00Z"/>
                <w:color w:val="0000FF"/>
                <w:rPrChange w:id="1561" w:author="Wolfgang J. Toechterle" w:date="2013-06-22T10:32:00Z">
                  <w:rPr>
                    <w:del w:id="156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63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4" w:author="Wolfgang J. Toechterle" w:date="2013-06-08T19:24:00Z"/>
                <w:color w:val="0000FF"/>
                <w:rPrChange w:id="1565" w:author="Wolfgang J. Toechterle" w:date="2013-06-22T10:32:00Z">
                  <w:rPr>
                    <w:del w:id="156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67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97FF23" w14:textId="6189ABDD">
        <w:trPr>
          <w:del w:id="156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70" w:author="Wolfgang J. Toechterle" w:date="2013-06-08T19:24:00Z"/>
                <w:color w:val="0000FF"/>
                <w:rPrChange w:id="1571" w:author="Wolfgang J. Toechterle" w:date="2013-06-22T10:32:00Z">
                  <w:rPr>
                    <w:del w:id="157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73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4" w:author="Wolfgang J. Toechterle" w:date="2013-06-08T19:24:00Z"/>
                <w:color w:val="0000FF"/>
                <w:rPrChange w:id="1575" w:author="Wolfgang J. Toechterle" w:date="2013-06-22T10:32:00Z">
                  <w:rPr>
                    <w:del w:id="157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77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D15392B" w14:textId="099B4569">
        <w:trPr>
          <w:del w:id="15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80" w:author="Wolfgang J. Toechterle" w:date="2013-06-08T19:24:00Z"/>
                <w:color w:val="0000FF"/>
                <w:rPrChange w:id="1581" w:author="Wolfgang J. Toechterle" w:date="2013-06-22T10:32:00Z">
                  <w:rPr>
                    <w:del w:id="15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83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4" w:author="Wolfgang J. Toechterle" w:date="2013-06-08T19:24:00Z"/>
                <w:color w:val="0000FF"/>
                <w:rPrChange w:id="1585" w:author="Wolfgang J. Toechterle" w:date="2013-06-22T10:32:00Z">
                  <w:rPr>
                    <w:del w:id="15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87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26A65F9" w14:textId="5F957454">
        <w:trPr>
          <w:del w:id="15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59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1CFED61" w14:textId="0AD0C903">
        <w:trPr>
          <w:del w:id="15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94" w:author="Wolfgang J. Toechterle" w:date="2013-06-08T19:24:00Z"/>
                <w:color w:val="0000FF"/>
                <w:rPrChange w:id="1595" w:author="Wolfgang J. Toechterle" w:date="2013-06-22T10:32:00Z">
                  <w:rPr>
                    <w:del w:id="159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97" w:author="Wolfgang J. Toechterle" w:date="2013-06-08T19:24:00Z">
              <w:r w:rsidRPr="00EA5133" w:rsidDel="00763EC0">
                <w:rPr>
                  <w:color w:val="0000FF"/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8" w:author="Wolfgang J. Toechterle" w:date="2013-06-08T19:24:00Z"/>
                <w:b/>
                <w:color w:val="0000FF"/>
                <w:rPrChange w:id="1599" w:author="Wolfgang J. Toechterle" w:date="2013-06-22T10:32:00Z">
                  <w:rPr>
                    <w:del w:id="160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01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2" w:author="Wolfgang J. Toechterle" w:date="2013-06-08T19:24:00Z"/>
                <w:b/>
                <w:color w:val="0000FF"/>
                <w:rPrChange w:id="1603" w:author="Wolfgang J. Toechterle" w:date="2013-06-22T10:32:00Z">
                  <w:rPr>
                    <w:del w:id="160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0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160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07" w:author="Wolfgang J. Toechterle" w:date="2013-06-08T19:24:00Z"/>
                <w:color w:val="0000FF"/>
                <w:rPrChange w:id="1608" w:author="Wolfgang J. Toechterle" w:date="2013-06-22T10:32:00Z">
                  <w:rPr>
                    <w:del w:id="160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10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1" w:author="Wolfgang J. Toechterle" w:date="2013-06-08T19:24:00Z"/>
                <w:color w:val="0000FF"/>
                <w:rPrChange w:id="1612" w:author="Wolfgang J. Toechterle" w:date="2013-06-22T10:32:00Z">
                  <w:rPr>
                    <w:del w:id="161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14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1FC700" w14:textId="6E6D70C7">
        <w:trPr>
          <w:del w:id="161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17" w:author="Wolfgang J. Toechterle" w:date="2013-06-08T19:24:00Z"/>
                <w:color w:val="0000FF"/>
                <w:rPrChange w:id="1618" w:author="Wolfgang J. Toechterle" w:date="2013-06-22T10:32:00Z">
                  <w:rPr>
                    <w:del w:id="161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20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1" w:author="Wolfgang J. Toechterle" w:date="2013-06-08T19:24:00Z"/>
                <w:color w:val="0000FF"/>
                <w:rPrChange w:id="1622" w:author="Wolfgang J. Toechterle" w:date="2013-06-22T10:32:00Z">
                  <w:rPr>
                    <w:del w:id="162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24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3C10EBB" w14:textId="49DA05FA">
        <w:trPr>
          <w:del w:id="162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27" w:author="Wolfgang J. Toechterle" w:date="2013-06-08T19:24:00Z"/>
                <w:color w:val="0000FF"/>
                <w:rPrChange w:id="1628" w:author="Wolfgang J. Toechterle" w:date="2013-06-22T10:32:00Z">
                  <w:rPr>
                    <w:del w:id="162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30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1" w:author="Wolfgang J. Toechterle" w:date="2013-06-08T19:24:00Z"/>
                <w:color w:val="0000FF"/>
                <w:rPrChange w:id="1632" w:author="Wolfgang J. Toechterle" w:date="2013-06-22T10:32:00Z">
                  <w:rPr>
                    <w:del w:id="163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34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6A6D197" w14:textId="31F582A6">
        <w:trPr>
          <w:del w:id="163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37" w:author="Wolfgang J. Toechterle" w:date="2013-06-08T19:24:00Z"/>
                <w:color w:val="0000FF"/>
                <w:rPrChange w:id="1638" w:author="Wolfgang J. Toechterle" w:date="2013-06-22T10:32:00Z">
                  <w:rPr>
                    <w:del w:id="163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40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1" w:author="Wolfgang J. Toechterle" w:date="2013-06-08T19:24:00Z"/>
                <w:color w:val="0000FF"/>
                <w:rPrChange w:id="1642" w:author="Wolfgang J. Toechterle" w:date="2013-06-22T10:32:00Z">
                  <w:rPr>
                    <w:del w:id="164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44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DA02664" w14:textId="4F527882">
        <w:trPr>
          <w:del w:id="16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244ABB">
            <w:pPr>
              <w:rPr>
                <w:del w:id="1647" w:author="Wolfgang J. Toechterle" w:date="2013-06-08T19:24:00Z"/>
                <w:color w:val="0000FF"/>
              </w:rPr>
            </w:pPr>
            <w:del w:id="1648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9" w:author="Wolfgang J. Toechterle" w:date="2013-06-08T19:24:00Z"/>
                <w:color w:val="0000FF"/>
                <w:rPrChange w:id="1650" w:author="Wolfgang J. Toechterle" w:date="2013-06-22T10:32:00Z">
                  <w:rPr>
                    <w:del w:id="165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52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65C8392" w14:textId="22E28FEC">
        <w:trPr>
          <w:del w:id="16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55" w:author="Wolfgang J. Toechterle" w:date="2013-06-08T19:24:00Z"/>
                <w:color w:val="0000FF"/>
                <w:rPrChange w:id="1656" w:author="Wolfgang J. Toechterle" w:date="2013-06-22T10:32:00Z">
                  <w:rPr>
                    <w:del w:id="16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58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9" w:author="Wolfgang J. Toechterle" w:date="2013-06-08T19:24:00Z"/>
                <w:color w:val="0000FF"/>
                <w:rPrChange w:id="1660" w:author="Wolfgang J. Toechterle" w:date="2013-06-22T10:32:00Z">
                  <w:rPr>
                    <w:del w:id="166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62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11FB3C7" w14:textId="07B77652">
        <w:trPr>
          <w:del w:id="166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665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6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CE62EB1" w14:textId="3A0790CC">
        <w:trPr>
          <w:del w:id="166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69" w:author="Wolfgang J. Toechterle" w:date="2013-06-08T19:24:00Z"/>
                <w:color w:val="0000FF"/>
                <w:rPrChange w:id="1670" w:author="Wolfgang J. Toechterle" w:date="2013-06-22T10:32:00Z">
                  <w:rPr>
                    <w:del w:id="167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72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3" w:author="Wolfgang J. Toechterle" w:date="2013-06-08T19:24:00Z"/>
                <w:b/>
                <w:color w:val="0000FF"/>
                <w:rPrChange w:id="1674" w:author="Wolfgang J. Toechterle" w:date="2013-06-22T10:32:00Z">
                  <w:rPr>
                    <w:del w:id="167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76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7" w:author="Wolfgang J. Toechterle" w:date="2013-06-08T19:24:00Z"/>
                <w:b/>
                <w:color w:val="0000FF"/>
              </w:rPr>
            </w:pPr>
            <w:del w:id="1678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16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80" w:author="Wolfgang J. Toechterle" w:date="2013-06-08T19:24:00Z"/>
                <w:color w:val="0000FF"/>
                <w:rPrChange w:id="1681" w:author="Wolfgang J. Toechterle" w:date="2013-06-22T10:32:00Z">
                  <w:rPr>
                    <w:del w:id="16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83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4" w:author="Wolfgang J. Toechterle" w:date="2013-06-08T19:24:00Z"/>
                <w:color w:val="0000FF"/>
                <w:rPrChange w:id="1685" w:author="Wolfgang J. Toechterle" w:date="2013-06-22T10:32:00Z">
                  <w:rPr>
                    <w:del w:id="16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87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C9D9E0E" w14:textId="2691A8AC">
        <w:trPr>
          <w:del w:id="16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90" w:author="Wolfgang J. Toechterle" w:date="2013-06-08T19:24:00Z"/>
                <w:color w:val="0000FF"/>
                <w:rPrChange w:id="1691" w:author="Wolfgang J. Toechterle" w:date="2013-06-22T10:32:00Z">
                  <w:rPr>
                    <w:del w:id="169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93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4" w:author="Wolfgang J. Toechterle" w:date="2013-06-08T19:24:00Z"/>
                <w:color w:val="0000FF"/>
                <w:rPrChange w:id="1695" w:author="Wolfgang J. Toechterle" w:date="2013-06-22T10:32:00Z">
                  <w:rPr>
                    <w:del w:id="16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97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6048311" w14:textId="6C9BA208">
        <w:trPr>
          <w:del w:id="169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00" w:author="Wolfgang J. Toechterle" w:date="2013-06-08T19:24:00Z"/>
                <w:color w:val="0000FF"/>
                <w:rPrChange w:id="1701" w:author="Wolfgang J. Toechterle" w:date="2013-06-22T10:32:00Z">
                  <w:rPr>
                    <w:del w:id="170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703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4" w:author="Wolfgang J. Toechterle" w:date="2013-06-08T19:24:00Z"/>
                <w:color w:val="0000FF"/>
                <w:rPrChange w:id="1705" w:author="Wolfgang J. Toechterle" w:date="2013-06-22T10:32:00Z">
                  <w:rPr>
                    <w:del w:id="170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707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FED10C5" w14:textId="6BF18C5F">
        <w:trPr>
          <w:del w:id="170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10" w:author="Wolfgang J. Toechterle" w:date="2013-06-08T19:24:00Z"/>
                <w:color w:val="0000FF"/>
                <w:rPrChange w:id="1711" w:author="Wolfgang J. Toechterle" w:date="2013-06-22T10:32:00Z">
                  <w:rPr>
                    <w:del w:id="171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713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4" w:author="Wolfgang J. Toechterle" w:date="2013-06-08T19:24:00Z"/>
                <w:color w:val="0000FF"/>
                <w:rPrChange w:id="1715" w:author="Wolfgang J. Toechterle" w:date="2013-06-22T10:32:00Z">
                  <w:rPr>
                    <w:del w:id="171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717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8" w:author="Wolfgang J. Toechterle" w:date="2013-06-08T19:24:00Z"/>
                <w:color w:val="0000FF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17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>
            <w:pPr>
              <w:rPr>
                <w:ins w:id="17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21" w:author="Kinder" w:date="2013-06-29T15:06:00Z">
                  <w:rPr>
                    <w:ins w:id="17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2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7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25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>
            <w:pPr>
              <w:rPr>
                <w:ins w:id="17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27" w:author="Kinder" w:date="2013-06-29T15:06:00Z">
                  <w:rPr>
                    <w:ins w:id="1728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>
            <w:pPr>
              <w:rPr>
                <w:ins w:id="17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30" w:author="Kinder" w:date="2013-06-29T15:06:00Z">
                  <w:rPr>
                    <w:ins w:id="173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3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3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3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>
            <w:pPr>
              <w:rPr>
                <w:ins w:id="17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36" w:author="Kinder" w:date="2013-06-29T15:06:00Z">
                  <w:rPr>
                    <w:ins w:id="1737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 w:val="24"/>
                    <w:szCs w:val="24"/>
                  </w:rPr>
                </w:rPrChange>
              </w:rPr>
              <w:pPrChange w:id="1738" w:author="Kinder" w:date="2013-06-29T15:0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17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40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17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>
            <w:pPr>
              <w:rPr>
                <w:ins w:id="17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43" w:author="Kinder" w:date="2013-06-29T15:06:00Z">
                  <w:rPr>
                    <w:ins w:id="174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4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4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4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>
            <w:pPr>
              <w:rPr>
                <w:ins w:id="174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49" w:author="Kinder" w:date="2013-06-29T15:06:00Z">
                  <w:rPr>
                    <w:ins w:id="175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5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5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53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>
            <w:pPr>
              <w:rPr>
                <w:ins w:id="17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55" w:author="Kinder" w:date="2013-06-29T15:06:00Z">
                  <w:rPr>
                    <w:ins w:id="175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5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75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5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>
            <w:pPr>
              <w:rPr>
                <w:ins w:id="17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61" w:author="Kinder" w:date="2013-06-29T15:06:00Z">
                  <w:rPr>
                    <w:ins w:id="176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02315AB" w14:textId="77777777" w:rsidTr="001E709A">
        <w:trPr>
          <w:trHeight w:val="300"/>
          <w:ins w:id="176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>
            <w:pPr>
              <w:rPr>
                <w:ins w:id="17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65" w:author="Kinder" w:date="2013-06-29T15:06:00Z">
                  <w:rPr>
                    <w:ins w:id="17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6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6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>
            <w:pPr>
              <w:rPr>
                <w:ins w:id="17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71" w:author="Kinder" w:date="2013-06-29T15:06:00Z">
                  <w:rPr>
                    <w:ins w:id="177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7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7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75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>
            <w:pPr>
              <w:rPr>
                <w:ins w:id="17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77" w:author="Kinder" w:date="2013-06-29T15:06:00Z">
                  <w:rPr>
                    <w:ins w:id="1778" w:author="Kinder" w:date="2013-06-29T15:05:00Z"/>
                    <w:rFonts w:eastAsia="Times New Roman" w:cs="Times New Roman"/>
                    <w:b/>
                    <w:bCs/>
                    <w:i/>
                    <w:szCs w:val="26"/>
                  </w:rPr>
                </w:rPrChange>
              </w:rPr>
              <w:pPrChange w:id="1779" w:author="Kinder" w:date="2013-06-29T15:0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178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8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>
            <w:pPr>
              <w:rPr>
                <w:ins w:id="17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83" w:author="Kinder" w:date="2013-06-29T15:06:00Z">
                  <w:rPr>
                    <w:ins w:id="17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C868F59" w14:textId="77777777" w:rsidTr="001E709A">
        <w:trPr>
          <w:trHeight w:val="300"/>
          <w:ins w:id="17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>
            <w:pPr>
              <w:rPr>
                <w:ins w:id="178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87" w:author="Kinder" w:date="2013-06-29T15:06:00Z">
                  <w:rPr>
                    <w:ins w:id="178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8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9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9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>
            <w:pPr>
              <w:rPr>
                <w:ins w:id="17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93" w:author="Kinder" w:date="2013-06-29T15:06:00Z">
                  <w:rPr>
                    <w:ins w:id="179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9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9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97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>
            <w:pPr>
              <w:rPr>
                <w:ins w:id="17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99" w:author="Kinder" w:date="2013-06-29T15:06:00Z">
                  <w:rPr>
                    <w:ins w:id="18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0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0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03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>
            <w:pPr>
              <w:rPr>
                <w:ins w:id="18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05" w:author="Kinder" w:date="2013-06-29T15:06:00Z">
                  <w:rPr>
                    <w:ins w:id="180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966711C" w14:textId="77777777" w:rsidTr="001E709A">
        <w:trPr>
          <w:trHeight w:val="300"/>
          <w:ins w:id="18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>
            <w:pPr>
              <w:rPr>
                <w:ins w:id="18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09" w:author="Kinder" w:date="2013-06-29T15:06:00Z">
                  <w:rPr>
                    <w:ins w:id="18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13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>
            <w:pPr>
              <w:rPr>
                <w:ins w:id="18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15" w:author="Kinder" w:date="2013-06-29T15:06:00Z">
                  <w:rPr>
                    <w:ins w:id="181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>
            <w:pPr>
              <w:rPr>
                <w:ins w:id="181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18" w:author="Kinder" w:date="2013-06-29T15:06:00Z">
                  <w:rPr>
                    <w:ins w:id="181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2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2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2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>
            <w:pPr>
              <w:rPr>
                <w:ins w:id="182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24" w:author="Kinder" w:date="2013-06-29T15:06:00Z">
                  <w:rPr>
                    <w:ins w:id="182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182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2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2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182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>
            <w:pPr>
              <w:rPr>
                <w:ins w:id="183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31" w:author="Kinder" w:date="2013-06-29T15:06:00Z">
                  <w:rPr>
                    <w:ins w:id="183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3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3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3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>
            <w:pPr>
              <w:rPr>
                <w:ins w:id="18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37" w:author="Kinder" w:date="2013-06-29T15:06:00Z">
                  <w:rPr>
                    <w:ins w:id="18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3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4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1842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>
            <w:pPr>
              <w:rPr>
                <w:ins w:id="184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44" w:author="Kinder" w:date="2013-06-29T15:06:00Z">
                  <w:rPr>
                    <w:ins w:id="18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4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4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4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>
            <w:pPr>
              <w:rPr>
                <w:ins w:id="18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50" w:author="Kinder" w:date="2013-06-29T15:06:00Z">
                  <w:rPr>
                    <w:ins w:id="185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9F0A5E8" w14:textId="77777777" w:rsidTr="001E709A">
        <w:trPr>
          <w:trHeight w:val="560"/>
          <w:ins w:id="18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>
            <w:pPr>
              <w:rPr>
                <w:ins w:id="185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54" w:author="Kinder" w:date="2013-06-29T15:06:00Z">
                  <w:rPr>
                    <w:ins w:id="18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5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5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5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>
            <w:pPr>
              <w:rPr>
                <w:ins w:id="18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60" w:author="Kinder" w:date="2013-06-29T15:06:00Z">
                  <w:rPr>
                    <w:ins w:id="186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6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6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>
            <w:pPr>
              <w:rPr>
                <w:ins w:id="18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66" w:author="Kinder" w:date="2013-06-29T15:06:00Z">
                  <w:rPr>
                    <w:ins w:id="18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70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>
            <w:pPr>
              <w:rPr>
                <w:ins w:id="18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72" w:author="Kinder" w:date="2013-06-29T15:06:00Z">
                  <w:rPr>
                    <w:ins w:id="18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29B6926" w14:textId="77777777" w:rsidTr="001E709A">
        <w:trPr>
          <w:trHeight w:val="560"/>
          <w:ins w:id="18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>
            <w:pPr>
              <w:rPr>
                <w:ins w:id="18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76" w:author="Kinder" w:date="2013-06-29T15:06:00Z">
                  <w:rPr>
                    <w:ins w:id="18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>
            <w:pPr>
              <w:rPr>
                <w:ins w:id="18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82" w:author="Kinder" w:date="2013-06-29T15:06:00Z">
                  <w:rPr>
                    <w:ins w:id="18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>
            <w:pPr>
              <w:rPr>
                <w:ins w:id="18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88" w:author="Kinder" w:date="2013-06-29T15:06:00Z">
                  <w:rPr>
                    <w:ins w:id="188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9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9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>
            <w:pPr>
              <w:rPr>
                <w:ins w:id="18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94" w:author="Kinder" w:date="2013-06-29T15:06:00Z">
                  <w:rPr>
                    <w:ins w:id="189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1893471" w14:textId="77777777" w:rsidTr="001E709A">
        <w:trPr>
          <w:trHeight w:val="300"/>
          <w:ins w:id="18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>
            <w:pPr>
              <w:rPr>
                <w:ins w:id="18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98" w:author="Kinder" w:date="2013-06-29T15:06:00Z">
                  <w:rPr>
                    <w:ins w:id="18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9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>
            <w:pPr>
              <w:rPr>
                <w:ins w:id="19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04" w:author="Kinder" w:date="2013-06-29T15:06:00Z">
                  <w:rPr>
                    <w:ins w:id="19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0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1909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191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1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>
            <w:pPr>
              <w:rPr>
                <w:ins w:id="191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13" w:author="Kinder" w:date="2013-06-29T15:06:00Z">
                  <w:rPr>
                    <w:ins w:id="191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1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1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17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>
            <w:pPr>
              <w:rPr>
                <w:ins w:id="191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19" w:author="Kinder" w:date="2013-06-29T15:06:00Z">
                  <w:rPr>
                    <w:ins w:id="192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27A8793" w14:textId="77777777" w:rsidTr="001E709A">
        <w:trPr>
          <w:trHeight w:val="300"/>
          <w:ins w:id="192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>
            <w:pPr>
              <w:rPr>
                <w:ins w:id="192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23" w:author="Kinder" w:date="2013-06-29T15:06:00Z">
                  <w:rPr>
                    <w:ins w:id="192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2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2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2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>
            <w:pPr>
              <w:rPr>
                <w:ins w:id="19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29" w:author="Kinder" w:date="2013-06-29T15:06:00Z">
                  <w:rPr>
                    <w:ins w:id="19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3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3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1934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193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>
            <w:pPr>
              <w:rPr>
                <w:ins w:id="19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38" w:author="Kinder" w:date="2013-06-29T15:06:00Z">
                  <w:rPr>
                    <w:ins w:id="1939" w:author="Kinder" w:date="2013-06-29T15:05:00Z"/>
                    <w:rFonts w:eastAsia="Times New Roman" w:cs="Times New Roman"/>
                  </w:rPr>
                </w:rPrChange>
              </w:rPr>
              <w:pPrChange w:id="1940" w:author="Kinder" w:date="2013-06-29T15:07:00Z">
                <w:pPr>
                  <w:jc w:val="right"/>
                </w:pPr>
              </w:pPrChange>
            </w:pPr>
            <w:ins w:id="19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4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>
            <w:pPr>
              <w:rPr>
                <w:ins w:id="19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44" w:author="Kinder" w:date="2013-06-29T15:06:00Z">
                  <w:rPr>
                    <w:ins w:id="194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384CC92" w14:textId="77777777" w:rsidTr="001E709A">
        <w:trPr>
          <w:trHeight w:val="300"/>
          <w:ins w:id="194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>
            <w:pPr>
              <w:rPr>
                <w:ins w:id="19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48" w:author="Kinder" w:date="2013-06-29T15:06:00Z">
                  <w:rPr>
                    <w:ins w:id="194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5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5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5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>
            <w:pPr>
              <w:rPr>
                <w:ins w:id="19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54" w:author="Kinder" w:date="2013-06-29T15:06:00Z">
                  <w:rPr>
                    <w:ins w:id="195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5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5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5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1959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>
            <w:pPr>
              <w:rPr>
                <w:ins w:id="19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61" w:author="Kinder" w:date="2013-06-29T15:06:00Z">
                  <w:rPr>
                    <w:ins w:id="196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6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6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6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>
            <w:pPr>
              <w:rPr>
                <w:ins w:id="196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67" w:author="Kinder" w:date="2013-06-29T15:06:00Z">
                  <w:rPr>
                    <w:ins w:id="196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D9F2C31" w14:textId="77777777" w:rsidTr="001E709A">
        <w:trPr>
          <w:trHeight w:val="300"/>
          <w:ins w:id="196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>
            <w:pPr>
              <w:rPr>
                <w:ins w:id="19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71" w:author="Kinder" w:date="2013-06-29T15:06:00Z">
                  <w:rPr>
                    <w:ins w:id="197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7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7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7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>
            <w:pPr>
              <w:rPr>
                <w:ins w:id="19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77" w:author="Kinder" w:date="2013-06-29T15:06:00Z">
                  <w:rPr>
                    <w:ins w:id="197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7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8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1982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>
            <w:pPr>
              <w:rPr>
                <w:ins w:id="198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84" w:author="Kinder" w:date="2013-06-29T15:06:00Z">
                  <w:rPr>
                    <w:ins w:id="198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8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8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8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>
            <w:pPr>
              <w:rPr>
                <w:ins w:id="198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90" w:author="Kinder" w:date="2013-06-29T15:06:00Z">
                  <w:rPr>
                    <w:ins w:id="199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A032CCB" w14:textId="77777777" w:rsidTr="001E709A">
        <w:trPr>
          <w:trHeight w:val="300"/>
          <w:ins w:id="199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>
            <w:pPr>
              <w:rPr>
                <w:ins w:id="19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94" w:author="Kinder" w:date="2013-06-29T15:06:00Z">
                  <w:rPr>
                    <w:ins w:id="199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9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9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9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>
            <w:pPr>
              <w:keepNext/>
              <w:keepLines/>
              <w:outlineLvl w:val="1"/>
              <w:rPr>
                <w:ins w:id="199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00" w:author="Kinder" w:date="2013-06-29T15:06:00Z">
                  <w:rPr>
                    <w:ins w:id="2001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</w:pPr>
            <w:ins w:id="200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0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004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20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007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>
            <w:pPr>
              <w:rPr>
                <w:ins w:id="20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09" w:author="Kinder" w:date="2013-06-29T15:06:00Z">
                  <w:rPr>
                    <w:ins w:id="20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1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1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>
            <w:pPr>
              <w:rPr>
                <w:ins w:id="20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15" w:author="Kinder" w:date="2013-06-29T15:06:00Z">
                  <w:rPr>
                    <w:ins w:id="201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25B54A" w14:textId="77777777" w:rsidTr="001E709A">
        <w:trPr>
          <w:trHeight w:val="300"/>
          <w:ins w:id="20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>
            <w:pPr>
              <w:rPr>
                <w:ins w:id="20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19" w:author="Kinder" w:date="2013-06-29T15:06:00Z">
                  <w:rPr>
                    <w:ins w:id="20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2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23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>
            <w:pPr>
              <w:rPr>
                <w:ins w:id="20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25" w:author="Kinder" w:date="2013-06-29T15:06:00Z">
                  <w:rPr>
                    <w:ins w:id="202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>
            <w:pPr>
              <w:rPr>
                <w:ins w:id="20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28" w:author="Kinder" w:date="2013-06-29T15:06:00Z">
                  <w:rPr>
                    <w:ins w:id="202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3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3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3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>
            <w:pPr>
              <w:rPr>
                <w:ins w:id="203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34" w:author="Kinder" w:date="2013-06-29T15:06:00Z">
                  <w:rPr>
                    <w:ins w:id="203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03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3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3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203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>
            <w:pPr>
              <w:rPr>
                <w:ins w:id="20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41" w:author="Kinder" w:date="2013-06-29T15:06:00Z">
                  <w:rPr>
                    <w:ins w:id="20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4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4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4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>
            <w:pPr>
              <w:rPr>
                <w:ins w:id="20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47" w:author="Kinder" w:date="2013-06-29T15:06:00Z">
                  <w:rPr>
                    <w:ins w:id="204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4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50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5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>
            <w:pPr>
              <w:rPr>
                <w:ins w:id="205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53" w:author="Kinder" w:date="2013-06-29T15:06:00Z">
                  <w:rPr>
                    <w:ins w:id="2054" w:author="Kinder" w:date="2013-06-29T15:05:00Z"/>
                    <w:rFonts w:eastAsia="Times New Roman" w:cs="Times New Roman"/>
                    <w:b/>
                    <w:bCs/>
                    <w:i/>
                    <w:szCs w:val="26"/>
                  </w:rPr>
                </w:rPrChange>
              </w:rPr>
              <w:pPrChange w:id="2055" w:author="Kinder" w:date="2013-06-29T15:0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205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57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>
            <w:pPr>
              <w:rPr>
                <w:ins w:id="20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59" w:author="Kinder" w:date="2013-06-29T15:06:00Z">
                  <w:rPr>
                    <w:ins w:id="206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0B2C46B" w14:textId="77777777" w:rsidTr="001E709A">
        <w:trPr>
          <w:trHeight w:val="300"/>
          <w:ins w:id="206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>
            <w:pPr>
              <w:rPr>
                <w:ins w:id="206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63" w:author="Kinder" w:date="2013-06-29T15:06:00Z">
                  <w:rPr>
                    <w:ins w:id="206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6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6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6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>
            <w:pPr>
              <w:rPr>
                <w:ins w:id="20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69" w:author="Kinder" w:date="2013-06-29T15:06:00Z">
                  <w:rPr>
                    <w:ins w:id="20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7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2074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>
            <w:pPr>
              <w:rPr>
                <w:ins w:id="20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76" w:author="Kinder" w:date="2013-06-29T15:06:00Z">
                  <w:rPr>
                    <w:ins w:id="20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7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80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>
            <w:pPr>
              <w:rPr>
                <w:ins w:id="20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82" w:author="Kinder" w:date="2013-06-29T15:06:00Z">
                  <w:rPr>
                    <w:ins w:id="208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CCD00E1" w14:textId="77777777" w:rsidTr="001E709A">
        <w:trPr>
          <w:trHeight w:val="300"/>
          <w:ins w:id="208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>
            <w:pPr>
              <w:rPr>
                <w:ins w:id="208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86" w:author="Kinder" w:date="2013-06-29T15:06:00Z">
                  <w:rPr>
                    <w:ins w:id="208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8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8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9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>
            <w:pPr>
              <w:rPr>
                <w:ins w:id="209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92" w:author="Kinder" w:date="2013-06-29T15:06:00Z">
                  <w:rPr>
                    <w:ins w:id="209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9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9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9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>
            <w:pPr>
              <w:rPr>
                <w:ins w:id="20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98" w:author="Kinder" w:date="2013-06-29T15:06:00Z">
                  <w:rPr>
                    <w:ins w:id="20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0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0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>
            <w:pPr>
              <w:rPr>
                <w:ins w:id="21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04" w:author="Kinder" w:date="2013-06-29T15:06:00Z">
                  <w:rPr>
                    <w:ins w:id="210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2FD3E20" w14:textId="77777777" w:rsidTr="001E709A">
        <w:trPr>
          <w:trHeight w:val="300"/>
          <w:ins w:id="210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>
            <w:pPr>
              <w:rPr>
                <w:ins w:id="210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08" w:author="Kinder" w:date="2013-06-29T15:06:00Z">
                  <w:rPr>
                    <w:ins w:id="210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1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1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1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>
            <w:pPr>
              <w:rPr>
                <w:ins w:id="211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14" w:author="Kinder" w:date="2013-06-29T15:06:00Z">
                  <w:rPr>
                    <w:ins w:id="211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1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1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1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1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>
            <w:pPr>
              <w:rPr>
                <w:ins w:id="21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21" w:author="Kinder" w:date="2013-06-29T15:06:00Z">
                  <w:rPr>
                    <w:ins w:id="21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2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25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>
            <w:pPr>
              <w:rPr>
                <w:ins w:id="21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27" w:author="Kinder" w:date="2013-06-29T15:06:00Z">
                  <w:rPr>
                    <w:ins w:id="212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0174852" w14:textId="77777777" w:rsidTr="001E709A">
        <w:trPr>
          <w:trHeight w:val="300"/>
          <w:ins w:id="212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>
            <w:pPr>
              <w:rPr>
                <w:ins w:id="213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31" w:author="Kinder" w:date="2013-06-29T15:06:00Z">
                  <w:rPr>
                    <w:ins w:id="213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3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3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3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>
            <w:pPr>
              <w:rPr>
                <w:ins w:id="21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37" w:author="Kinder" w:date="2013-06-29T15:06:00Z">
                  <w:rPr>
                    <w:ins w:id="21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3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4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>
            <w:pPr>
              <w:rPr>
                <w:ins w:id="21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43" w:author="Kinder" w:date="2013-06-29T15:06:00Z">
                  <w:rPr>
                    <w:ins w:id="214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4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4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47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>
            <w:pPr>
              <w:rPr>
                <w:ins w:id="21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49" w:author="Kinder" w:date="2013-06-29T15:06:00Z">
                  <w:rPr>
                    <w:ins w:id="215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D5E4BD8" w14:textId="77777777" w:rsidTr="001E709A">
        <w:trPr>
          <w:trHeight w:val="300"/>
          <w:ins w:id="215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>
            <w:pPr>
              <w:rPr>
                <w:ins w:id="215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53" w:author="Kinder" w:date="2013-06-29T15:06:00Z">
                  <w:rPr>
                    <w:ins w:id="215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5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5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5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>
            <w:pPr>
              <w:rPr>
                <w:ins w:id="21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59" w:author="Kinder" w:date="2013-06-29T15:06:00Z">
                  <w:rPr>
                    <w:ins w:id="216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6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6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>
            <w:pPr>
              <w:rPr>
                <w:ins w:id="21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66" w:author="Kinder" w:date="2013-06-29T15:06:00Z">
                  <w:rPr>
                    <w:ins w:id="21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70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>
            <w:pPr>
              <w:rPr>
                <w:ins w:id="21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72" w:author="Kinder" w:date="2013-06-29T15:06:00Z">
                  <w:rPr>
                    <w:ins w:id="21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E22276" w14:textId="77777777" w:rsidTr="001E709A">
        <w:trPr>
          <w:trHeight w:val="300"/>
          <w:ins w:id="21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>
            <w:pPr>
              <w:rPr>
                <w:ins w:id="21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76" w:author="Kinder" w:date="2013-06-29T15:06:00Z">
                  <w:rPr>
                    <w:ins w:id="21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80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>
            <w:pPr>
              <w:rPr>
                <w:ins w:id="21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82" w:author="Kinder" w:date="2013-06-29T15:06:00Z">
                  <w:rPr>
                    <w:ins w:id="2183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>
            <w:pPr>
              <w:rPr>
                <w:ins w:id="218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85" w:author="Kinder" w:date="2013-06-29T15:06:00Z">
                  <w:rPr>
                    <w:ins w:id="218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8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8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8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>
            <w:pPr>
              <w:rPr>
                <w:ins w:id="21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91" w:author="Kinder" w:date="2013-06-29T15:06:00Z">
                  <w:rPr>
                    <w:ins w:id="219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19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9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9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21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>
            <w:pPr>
              <w:rPr>
                <w:ins w:id="21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98" w:author="Kinder" w:date="2013-06-29T15:06:00Z">
                  <w:rPr>
                    <w:ins w:id="21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>
            <w:pPr>
              <w:keepNext/>
              <w:keepLines/>
              <w:outlineLvl w:val="1"/>
              <w:rPr>
                <w:ins w:id="22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04" w:author="Kinder" w:date="2013-06-29T15:06:00Z">
                  <w:rPr>
                    <w:ins w:id="2205" w:author="Kinder" w:date="2013-06-29T15:05:00Z"/>
                    <w:rFonts w:eastAsia="Times New Roman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</w:pPr>
            <w:ins w:id="220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07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>
            <w:pPr>
              <w:rPr>
                <w:ins w:id="220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09" w:author="Kinder" w:date="2013-06-29T15:06:00Z">
                  <w:rPr>
                    <w:ins w:id="221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1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1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1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>
            <w:pPr>
              <w:rPr>
                <w:ins w:id="22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15" w:author="Kinder" w:date="2013-06-29T15:06:00Z">
                  <w:rPr>
                    <w:ins w:id="221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791880" w14:textId="77777777" w:rsidTr="001E709A">
        <w:trPr>
          <w:trHeight w:val="300"/>
          <w:ins w:id="22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>
            <w:pPr>
              <w:rPr>
                <w:ins w:id="22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19" w:author="Kinder" w:date="2013-06-29T15:06:00Z">
                  <w:rPr>
                    <w:ins w:id="22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2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2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>
            <w:pPr>
              <w:rPr>
                <w:ins w:id="22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25" w:author="Kinder" w:date="2013-06-29T15:06:00Z">
                  <w:rPr>
                    <w:ins w:id="2226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222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2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29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2230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>
            <w:pPr>
              <w:rPr>
                <w:ins w:id="22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32" w:author="Kinder" w:date="2013-06-29T15:06:00Z">
                  <w:rPr>
                    <w:ins w:id="223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3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3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>
            <w:pPr>
              <w:rPr>
                <w:ins w:id="22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38" w:author="Kinder" w:date="2013-06-29T15:06:00Z">
                  <w:rPr>
                    <w:ins w:id="223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4DB172" w14:textId="77777777" w:rsidTr="001E709A">
        <w:trPr>
          <w:trHeight w:val="300"/>
          <w:ins w:id="224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>
            <w:pPr>
              <w:rPr>
                <w:ins w:id="22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42" w:author="Kinder" w:date="2013-06-29T15:06:00Z">
                  <w:rPr>
                    <w:ins w:id="22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4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46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>
            <w:pPr>
              <w:rPr>
                <w:ins w:id="22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48" w:author="Kinder" w:date="2013-06-29T15:06:00Z">
                  <w:rPr>
                    <w:ins w:id="224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>
            <w:pPr>
              <w:rPr>
                <w:ins w:id="225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51" w:author="Kinder" w:date="2013-06-29T15:06:00Z">
                  <w:rPr>
                    <w:ins w:id="225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5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5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5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>
            <w:pPr>
              <w:rPr>
                <w:ins w:id="225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57" w:author="Kinder" w:date="2013-06-29T15:06:00Z">
                  <w:rPr>
                    <w:ins w:id="225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25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6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61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226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>
            <w:pPr>
              <w:rPr>
                <w:ins w:id="226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64" w:author="Kinder" w:date="2013-06-29T15:06:00Z">
                  <w:rPr>
                    <w:ins w:id="226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6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6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6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>
            <w:pPr>
              <w:rPr>
                <w:ins w:id="22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70" w:author="Kinder" w:date="2013-06-29T15:06:00Z">
                  <w:rPr>
                    <w:ins w:id="227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2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>
            <w:pPr>
              <w:rPr>
                <w:ins w:id="227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75" w:author="Kinder" w:date="2013-06-29T15:06:00Z">
                  <w:rPr>
                    <w:ins w:id="227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7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7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79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>
            <w:pPr>
              <w:rPr>
                <w:ins w:id="228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81" w:author="Kinder" w:date="2013-06-29T15:06:00Z">
                  <w:rPr>
                    <w:ins w:id="228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4896E68" w14:textId="77777777" w:rsidTr="001E709A">
        <w:trPr>
          <w:trHeight w:val="300"/>
          <w:ins w:id="228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>
            <w:pPr>
              <w:rPr>
                <w:ins w:id="22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85" w:author="Kinder" w:date="2013-06-29T15:06:00Z">
                  <w:rPr>
                    <w:ins w:id="22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8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8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>
            <w:pPr>
              <w:rPr>
                <w:ins w:id="22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91" w:author="Kinder" w:date="2013-06-29T15:06:00Z">
                  <w:rPr>
                    <w:ins w:id="229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9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9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9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>
            <w:pPr>
              <w:rPr>
                <w:ins w:id="22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97" w:author="Kinder" w:date="2013-06-29T15:06:00Z">
                  <w:rPr>
                    <w:ins w:id="22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9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0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01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>
            <w:pPr>
              <w:rPr>
                <w:ins w:id="23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03" w:author="Kinder" w:date="2013-06-29T15:06:00Z">
                  <w:rPr>
                    <w:ins w:id="230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8728A0D" w14:textId="77777777" w:rsidTr="001E709A">
        <w:trPr>
          <w:trHeight w:val="300"/>
          <w:ins w:id="230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>
            <w:pPr>
              <w:rPr>
                <w:ins w:id="23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07" w:author="Kinder" w:date="2013-06-29T15:06:00Z">
                  <w:rPr>
                    <w:ins w:id="230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0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1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1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>
            <w:pPr>
              <w:rPr>
                <w:ins w:id="23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13" w:author="Kinder" w:date="2013-06-29T15:06:00Z">
                  <w:rPr>
                    <w:ins w:id="231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1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1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1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1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>
            <w:pPr>
              <w:rPr>
                <w:ins w:id="23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20" w:author="Kinder" w:date="2013-06-29T15:06:00Z">
                  <w:rPr>
                    <w:ins w:id="23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2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24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>
            <w:pPr>
              <w:rPr>
                <w:ins w:id="23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26" w:author="Kinder" w:date="2013-06-29T15:06:00Z">
                  <w:rPr>
                    <w:ins w:id="232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601BA1" w14:textId="77777777" w:rsidTr="001E709A">
        <w:trPr>
          <w:trHeight w:val="300"/>
          <w:ins w:id="232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>
            <w:pPr>
              <w:keepNext/>
              <w:keepLines/>
              <w:outlineLvl w:val="1"/>
              <w:rPr>
                <w:ins w:id="23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30" w:author="Kinder" w:date="2013-06-29T15:06:00Z">
                  <w:rPr>
                    <w:ins w:id="2331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</w:pPr>
            <w:ins w:id="233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>
            <w:pPr>
              <w:rPr>
                <w:ins w:id="23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35" w:author="Kinder" w:date="2013-06-29T15:06:00Z">
                  <w:rPr>
                    <w:ins w:id="23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3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,T2,T3</w:t>
              </w:r>
              <w:proofErr w:type="gramEnd"/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>
            <w:pPr>
              <w:rPr>
                <w:ins w:id="23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42" w:author="Kinder" w:date="2013-06-29T15:06:00Z">
                  <w:rPr>
                    <w:ins w:id="23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4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4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>
            <w:pPr>
              <w:rPr>
                <w:ins w:id="23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48" w:author="Kinder" w:date="2013-06-29T15:06:00Z">
                  <w:rPr>
                    <w:ins w:id="234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003A3B7" w14:textId="77777777" w:rsidTr="001E709A">
        <w:trPr>
          <w:trHeight w:val="300"/>
          <w:ins w:id="23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>
            <w:pPr>
              <w:rPr>
                <w:ins w:id="23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2" w:author="Kinder" w:date="2013-06-29T15:06:00Z">
                  <w:rPr>
                    <w:ins w:id="235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5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>
            <w:pPr>
              <w:rPr>
                <w:ins w:id="23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8" w:author="Kinder" w:date="2013-06-29T15:06:00Z">
                  <w:rPr>
                    <w:ins w:id="235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60" w:author="Kinder" w:date="2013-06-29T15:07:00Z">
                <w:pPr>
                  <w:keepNext/>
                  <w:keepLines/>
                  <w:outlineLvl w:val="2"/>
                </w:pPr>
              </w:pPrChange>
            </w:pPr>
            <w:proofErr w:type="spellStart"/>
            <w:ins w:id="236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</w:t>
              </w:r>
              <w:proofErr w:type="spellEnd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, varnish 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and  </w:t>
              </w:r>
              <w:proofErr w:type="spell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ieCut</w:t>
              </w:r>
              <w:proofErr w:type="spellEnd"/>
              <w:proofErr w:type="gramEnd"/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>
            <w:pPr>
              <w:rPr>
                <w:ins w:id="23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68" w:author="Kinder" w:date="2013-06-29T15:06:00Z">
                  <w:rPr>
                    <w:ins w:id="236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7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7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>
            <w:pPr>
              <w:rPr>
                <w:ins w:id="23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74" w:author="Kinder" w:date="2013-06-29T15:06:00Z">
                  <w:rPr>
                    <w:ins w:id="237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B575912" w14:textId="77777777" w:rsidTr="001E709A">
        <w:trPr>
          <w:trHeight w:val="300"/>
          <w:ins w:id="237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>
            <w:pPr>
              <w:rPr>
                <w:ins w:id="237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78" w:author="Kinder" w:date="2013-06-29T15:06:00Z">
                  <w:rPr>
                    <w:ins w:id="237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8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8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8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>
            <w:pPr>
              <w:rPr>
                <w:ins w:id="23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84" w:author="Kinder" w:date="2013-06-29T15:06:00Z">
                  <w:rPr>
                    <w:ins w:id="238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8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87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2388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8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2390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2391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2393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2394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9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>
            <w:pPr>
              <w:rPr>
                <w:ins w:id="23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97" w:author="Kinder" w:date="2013-06-29T15:06:00Z">
                  <w:rPr>
                    <w:ins w:id="23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9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0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0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>
            <w:pPr>
              <w:rPr>
                <w:ins w:id="24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03" w:author="Kinder" w:date="2013-06-29T15:06:00Z">
                  <w:rPr>
                    <w:ins w:id="240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3090BA" w14:textId="77777777" w:rsidTr="001E709A">
        <w:trPr>
          <w:trHeight w:val="300"/>
          <w:ins w:id="240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>
            <w:pPr>
              <w:rPr>
                <w:ins w:id="24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07" w:author="Kinder" w:date="2013-06-29T15:06:00Z">
                  <w:rPr>
                    <w:ins w:id="240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0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1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11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>
            <w:pPr>
              <w:rPr>
                <w:ins w:id="24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13" w:author="Kinder" w:date="2013-06-29T15:06:00Z">
                  <w:rPr>
                    <w:ins w:id="241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>
            <w:pPr>
              <w:rPr>
                <w:ins w:id="24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16" w:author="Kinder" w:date="2013-06-29T15:06:00Z">
                  <w:rPr>
                    <w:ins w:id="241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1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1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2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>
            <w:pPr>
              <w:rPr>
                <w:ins w:id="24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22" w:author="Kinder" w:date="2013-06-29T15:06:00Z">
                  <w:rPr>
                    <w:ins w:id="242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42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2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26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242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>
            <w:pPr>
              <w:rPr>
                <w:ins w:id="24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29" w:author="Kinder" w:date="2013-06-29T15:06:00Z">
                  <w:rPr>
                    <w:ins w:id="243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3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3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3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>
            <w:pPr>
              <w:rPr>
                <w:ins w:id="24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35" w:author="Kinder" w:date="2013-06-29T15:06:00Z">
                  <w:rPr>
                    <w:ins w:id="24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3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>
            <w:pPr>
              <w:rPr>
                <w:ins w:id="24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41" w:author="Kinder" w:date="2013-06-29T15:06:00Z">
                  <w:rPr>
                    <w:ins w:id="24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4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4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45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>
            <w:pPr>
              <w:rPr>
                <w:ins w:id="24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47" w:author="Kinder" w:date="2013-06-29T15:06:00Z">
                  <w:rPr>
                    <w:ins w:id="244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758E775" w14:textId="77777777" w:rsidTr="001E709A">
        <w:trPr>
          <w:trHeight w:val="300"/>
          <w:ins w:id="244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>
            <w:pPr>
              <w:rPr>
                <w:ins w:id="245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51" w:author="Kinder" w:date="2013-06-29T15:06:00Z">
                  <w:rPr>
                    <w:ins w:id="245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5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5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5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>
            <w:pPr>
              <w:rPr>
                <w:ins w:id="245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57" w:author="Kinder" w:date="2013-06-29T15:06:00Z">
                  <w:rPr>
                    <w:ins w:id="245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5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6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6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>
            <w:pPr>
              <w:rPr>
                <w:ins w:id="246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63" w:author="Kinder" w:date="2013-06-29T15:06:00Z">
                  <w:rPr>
                    <w:ins w:id="246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6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6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67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>
            <w:pPr>
              <w:rPr>
                <w:ins w:id="24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69" w:author="Kinder" w:date="2013-06-29T15:06:00Z">
                  <w:rPr>
                    <w:ins w:id="247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7C7C220" w14:textId="77777777" w:rsidTr="001E709A">
        <w:trPr>
          <w:trHeight w:val="300"/>
          <w:ins w:id="247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>
            <w:pPr>
              <w:rPr>
                <w:ins w:id="247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73" w:author="Kinder" w:date="2013-06-29T15:06:00Z">
                  <w:rPr>
                    <w:ins w:id="247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7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7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7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>
            <w:pPr>
              <w:rPr>
                <w:ins w:id="247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79" w:author="Kinder" w:date="2013-06-29T15:06:00Z">
                  <w:rPr>
                    <w:ins w:id="248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8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8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8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>
            <w:pPr>
              <w:rPr>
                <w:ins w:id="24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85" w:author="Kinder" w:date="2013-06-29T15:06:00Z">
                  <w:rPr>
                    <w:ins w:id="24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8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89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>
            <w:pPr>
              <w:rPr>
                <w:ins w:id="24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91" w:author="Kinder" w:date="2013-06-29T15:06:00Z">
                  <w:rPr>
                    <w:ins w:id="249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E317B23" w14:textId="77777777" w:rsidTr="001E709A">
        <w:trPr>
          <w:trHeight w:val="300"/>
          <w:ins w:id="249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>
            <w:pPr>
              <w:rPr>
                <w:ins w:id="24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95" w:author="Kinder" w:date="2013-06-29T15:06:00Z">
                  <w:rPr>
                    <w:ins w:id="249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9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9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>
            <w:pPr>
              <w:rPr>
                <w:ins w:id="25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01" w:author="Kinder" w:date="2013-06-29T15:06:00Z">
                  <w:rPr>
                    <w:ins w:id="250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0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50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0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>
            <w:pPr>
              <w:rPr>
                <w:ins w:id="25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07" w:author="Kinder" w:date="2013-06-29T15:06:00Z">
                  <w:rPr>
                    <w:ins w:id="250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0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1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1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>
            <w:pPr>
              <w:rPr>
                <w:ins w:id="25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13" w:author="Kinder" w:date="2013-06-29T15:06:00Z">
                  <w:rPr>
                    <w:ins w:id="251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B04CCA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2515" w:author="Wolfgang J. Toechterle" w:date="2013-06-22T11:15:00Z"/>
          <w:del w:id="2516" w:author="Kinder" w:date="2013-06-29T15:05:00Z"/>
          <w:rFonts w:eastAsia="Times New Roman" w:cs="Times New Roman"/>
          <w:color w:val="000000"/>
          <w:szCs w:val="20"/>
          <w:highlight w:val="lightGray"/>
          <w:rPrChange w:id="2517" w:author="Wolfgang J. Toechterle" w:date="2013-06-22T11:19:00Z">
            <w:rPr>
              <w:ins w:id="2518" w:author="Wolfgang J. Toechterle" w:date="2013-06-22T11:15:00Z"/>
              <w:del w:id="251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52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21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2522" w:author="Wolfgang J. Toechterle" w:date="2013-06-22T11:15:00Z">
        <w:del w:id="2523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52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52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52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527" w:author="Wolfgang J. Toechterle" w:date="2013-06-22T11:55:00Z">
        <w:del w:id="252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29" w:author="Wolfgang J. Toechterle" w:date="2013-06-22T11:15:00Z"/>
          <w:del w:id="2530" w:author="Kinder" w:date="2013-06-29T15:05:00Z"/>
          <w:rFonts w:eastAsia="Times New Roman" w:cs="Times New Roman"/>
          <w:szCs w:val="20"/>
        </w:rPr>
        <w:pPrChange w:id="253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32" w:author="Wolfgang J. Toechterle" w:date="2013-06-22T11:15:00Z">
        <w:del w:id="253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3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3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36" w:author="Wolfgang J. Toechterle" w:date="2013-06-22T11:15:00Z"/>
          <w:del w:id="2537" w:author="Kinder" w:date="2013-06-29T15:05:00Z"/>
          <w:rFonts w:eastAsia="Times New Roman" w:cs="Times New Roman"/>
          <w:szCs w:val="20"/>
        </w:rPr>
        <w:pPrChange w:id="253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39" w:author="Wolfgang J. Toechterle" w:date="2013-06-22T11:15:00Z">
        <w:del w:id="254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4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4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43" w:author="Wolfgang J. Toechterle" w:date="2013-06-22T11:15:00Z"/>
          <w:del w:id="2544" w:author="Kinder" w:date="2013-06-29T15:05:00Z"/>
          <w:rFonts w:eastAsia="Times New Roman" w:cs="Times New Roman"/>
          <w:szCs w:val="20"/>
        </w:rPr>
        <w:pPrChange w:id="254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46" w:author="Wolfgang J. Toechterle" w:date="2013-06-22T11:15:00Z">
        <w:del w:id="254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4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50" w:author="Wolfgang J. Toechterle" w:date="2013-06-22T11:18:00Z"/>
          <w:del w:id="2551" w:author="Kinder" w:date="2013-06-29T15:05:00Z"/>
          <w:rFonts w:eastAsia="Times New Roman" w:cs="Times New Roman"/>
          <w:szCs w:val="20"/>
        </w:rPr>
        <w:pPrChange w:id="255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53" w:author="Wolfgang J. Toechterle" w:date="2013-06-22T11:15:00Z"/>
          <w:del w:id="2554" w:author="Kinder" w:date="2013-06-29T15:05:00Z"/>
          <w:rFonts w:eastAsia="Times New Roman" w:cs="Times New Roman"/>
          <w:color w:val="000000"/>
          <w:szCs w:val="20"/>
          <w:highlight w:val="lightGray"/>
          <w:rPrChange w:id="2555" w:author="Wolfgang J. Toechterle" w:date="2013-06-22T11:19:00Z">
            <w:rPr>
              <w:ins w:id="2556" w:author="Wolfgang J. Toechterle" w:date="2013-06-22T11:15:00Z"/>
              <w:del w:id="2557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55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59" w:author="Wolfgang J. Toechterle" w:date="2013-06-22T11:15:00Z">
        <w:del w:id="2560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56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56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56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564" w:author="Wolfgang J. Toechterle" w:date="2013-06-22T11:55:00Z">
        <w:del w:id="256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66" w:author="Wolfgang J. Toechterle" w:date="2013-06-22T11:15:00Z"/>
          <w:del w:id="2567" w:author="Kinder" w:date="2013-06-29T15:05:00Z"/>
          <w:rFonts w:eastAsia="Times New Roman" w:cs="Times New Roman"/>
          <w:szCs w:val="20"/>
        </w:rPr>
        <w:pPrChange w:id="256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69" w:author="Wolfgang J. Toechterle" w:date="2013-06-22T11:15:00Z">
        <w:del w:id="257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73" w:author="Wolfgang J. Toechterle" w:date="2013-06-22T11:15:00Z"/>
          <w:del w:id="2574" w:author="Kinder" w:date="2013-06-29T15:05:00Z"/>
          <w:rFonts w:eastAsia="Times New Roman" w:cs="Times New Roman"/>
          <w:szCs w:val="20"/>
        </w:rPr>
        <w:pPrChange w:id="2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76" w:author="Wolfgang J. Toechterle" w:date="2013-06-22T11:15:00Z">
        <w:del w:id="25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2580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58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82" w:author="Wolfgang J. Toechterle" w:date="2013-06-22T11:15:00Z"/>
          <w:del w:id="2583" w:author="Kinder" w:date="2013-06-29T15:05:00Z"/>
          <w:rFonts w:eastAsia="Times New Roman" w:cs="Times New Roman"/>
          <w:szCs w:val="20"/>
        </w:rPr>
        <w:pPrChange w:id="258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85" w:author="Wolfgang J. Toechterle" w:date="2013-06-22T11:15:00Z">
        <w:del w:id="258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89" w:author="Wolfgang J. Toechterle" w:date="2013-06-22T11:15:00Z"/>
          <w:del w:id="2590" w:author="Kinder" w:date="2013-06-29T15:05:00Z"/>
          <w:rFonts w:eastAsia="Times New Roman" w:cs="Times New Roman"/>
          <w:szCs w:val="20"/>
        </w:rPr>
        <w:pPrChange w:id="259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92" w:author="Wolfgang J. Toechterle" w:date="2013-06-22T11:15:00Z">
        <w:del w:id="259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596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2597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598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99" w:author="Wolfgang J. Toechterle" w:date="2013-06-22T11:15:00Z"/>
          <w:del w:id="2600" w:author="Kinder" w:date="2013-06-29T15:05:00Z"/>
          <w:rFonts w:eastAsia="Times New Roman" w:cs="Times New Roman"/>
          <w:szCs w:val="20"/>
        </w:rPr>
        <w:pPrChange w:id="260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02" w:author="Wolfgang J. Toechterle" w:date="2013-06-22T11:15:00Z">
        <w:del w:id="260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0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07" w:author="Wolfgang J. Toechterle" w:date="2013-06-22T11:15:00Z"/>
          <w:del w:id="2608" w:author="Kinder" w:date="2013-06-29T15:05:00Z"/>
          <w:rFonts w:eastAsia="Times New Roman" w:cs="Times New Roman"/>
          <w:szCs w:val="20"/>
        </w:rPr>
        <w:pPrChange w:id="260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10" w:author="Wolfgang J. Toechterle" w:date="2013-06-22T11:15:00Z">
        <w:del w:id="2611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1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1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15" w:author="Wolfgang J. Toechterle" w:date="2013-06-22T11:15:00Z"/>
          <w:del w:id="2616" w:author="Kinder" w:date="2013-06-29T15:05:00Z"/>
          <w:rFonts w:eastAsia="Times New Roman" w:cs="Times New Roman"/>
          <w:szCs w:val="20"/>
        </w:rPr>
        <w:pPrChange w:id="261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18" w:author="Wolfgang J. Toechterle" w:date="2013-06-22T11:15:00Z">
        <w:del w:id="2619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2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>
      <w:pPr>
        <w:tabs>
          <w:tab w:val="left" w:pos="709"/>
          <w:tab w:val="left" w:pos="8789"/>
        </w:tabs>
        <w:rPr>
          <w:ins w:id="2623" w:author="Wolfgang J. Toechterle" w:date="2013-06-22T11:15:00Z"/>
          <w:del w:id="2624" w:author="Kinder" w:date="2013-06-29T15:05:00Z"/>
          <w:rFonts w:eastAsia="Times New Roman" w:cs="Times New Roman"/>
          <w:szCs w:val="20"/>
        </w:rPr>
        <w:pPrChange w:id="2625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2626" w:author="Wolfgang J. Toechterle" w:date="2013-06-22T11:15:00Z">
        <w:del w:id="262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2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631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32" w:author="Wolfgang J. Toechterle" w:date="2013-06-22T11:18:00Z"/>
          <w:del w:id="2633" w:author="Kinder" w:date="2013-06-29T15:05:00Z"/>
          <w:rFonts w:eastAsia="Times New Roman" w:cs="Times New Roman"/>
          <w:szCs w:val="20"/>
        </w:rPr>
        <w:pPrChange w:id="26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35" w:author="Wolfgang J. Toechterle" w:date="2013-06-22T11:15:00Z"/>
          <w:del w:id="2636" w:author="Kinder" w:date="2013-06-29T15:05:00Z"/>
          <w:rFonts w:eastAsia="Times New Roman" w:cs="Times New Roman"/>
          <w:color w:val="000000"/>
          <w:szCs w:val="20"/>
          <w:highlight w:val="lightGray"/>
          <w:rPrChange w:id="2637" w:author="Wolfgang J. Toechterle" w:date="2013-06-22T11:19:00Z">
            <w:rPr>
              <w:ins w:id="2638" w:author="Wolfgang J. Toechterle" w:date="2013-06-22T11:15:00Z"/>
              <w:del w:id="263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6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41" w:author="Wolfgang J. Toechterle" w:date="2013-06-22T11:15:00Z">
        <w:del w:id="2642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64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64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645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646" w:author="Wolfgang J. Toechterle" w:date="2013-06-22T11:55:00Z">
        <w:del w:id="2647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48" w:author="Wolfgang J. Toechterle" w:date="2013-06-22T11:15:00Z"/>
          <w:del w:id="2649" w:author="Kinder" w:date="2013-06-29T15:05:00Z"/>
          <w:rFonts w:eastAsia="Times New Roman" w:cs="Times New Roman"/>
          <w:szCs w:val="20"/>
        </w:rPr>
        <w:pPrChange w:id="265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51" w:author="Wolfgang J. Toechterle" w:date="2013-06-22T11:15:00Z">
        <w:del w:id="265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5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2654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265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265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57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5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>
      <w:pPr>
        <w:tabs>
          <w:tab w:val="left" w:pos="709"/>
          <w:tab w:val="left" w:pos="8789"/>
        </w:tabs>
        <w:rPr>
          <w:ins w:id="2659" w:author="Wolfgang J. Toechterle" w:date="2013-06-22T11:15:00Z"/>
          <w:del w:id="2660" w:author="Kinder" w:date="2013-06-29T15:05:00Z"/>
          <w:rFonts w:eastAsia="Times New Roman" w:cs="Times New Roman"/>
          <w:szCs w:val="20"/>
        </w:rPr>
        <w:pPrChange w:id="2661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2662" w:author="Wolfgang J. Toechterle" w:date="2013-06-22T11:15:00Z">
        <w:del w:id="266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6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6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66" w:author="Wolfgang J. Toechterle" w:date="2013-06-22T11:15:00Z"/>
          <w:del w:id="2667" w:author="Kinder" w:date="2013-06-29T15:05:00Z"/>
          <w:rFonts w:eastAsia="Times New Roman" w:cs="Times New Roman"/>
          <w:szCs w:val="20"/>
        </w:rPr>
        <w:pPrChange w:id="266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69" w:author="Wolfgang J. Toechterle" w:date="2013-06-22T11:15:00Z">
        <w:del w:id="267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1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73" w:author="Wolfgang J. Toechterle" w:date="2013-06-22T11:15:00Z"/>
          <w:del w:id="2674" w:author="Kinder" w:date="2013-06-29T15:05:00Z"/>
          <w:rFonts w:eastAsia="Times New Roman" w:cs="Times New Roman"/>
          <w:szCs w:val="20"/>
        </w:rPr>
        <w:pPrChange w:id="26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76" w:author="Wolfgang J. Toechterle" w:date="2013-06-22T11:15:00Z">
        <w:del w:id="26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80" w:author="Wolfgang J. Toechterle" w:date="2013-06-22T11:15:00Z"/>
          <w:del w:id="2681" w:author="Kinder" w:date="2013-06-29T15:05:00Z"/>
          <w:rFonts w:eastAsia="Times New Roman" w:cs="Times New Roman"/>
          <w:szCs w:val="20"/>
        </w:rPr>
        <w:pPrChange w:id="268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83" w:author="Wolfgang J. Toechterle" w:date="2013-06-22T11:15:00Z">
        <w:del w:id="268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87" w:author="Wolfgang J. Toechterle" w:date="2013-06-22T11:15:00Z"/>
          <w:del w:id="2688" w:author="Kinder" w:date="2013-06-29T15:05:00Z"/>
          <w:rFonts w:eastAsia="Times New Roman" w:cs="Times New Roman"/>
          <w:szCs w:val="20"/>
        </w:rPr>
        <w:pPrChange w:id="268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90" w:author="Wolfgang J. Toechterle" w:date="2013-06-22T11:15:00Z">
        <w:del w:id="269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9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9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94" w:author="Wolfgang J. Toechterle" w:date="2013-06-22T11:18:00Z"/>
          <w:del w:id="2695" w:author="Kinder" w:date="2013-06-29T15:05:00Z"/>
          <w:rFonts w:eastAsia="Times New Roman" w:cs="Times New Roman"/>
          <w:szCs w:val="20"/>
        </w:rPr>
        <w:pPrChange w:id="269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97" w:author="Wolfgang J. Toechterle" w:date="2013-06-22T11:15:00Z"/>
          <w:del w:id="2698" w:author="Kinder" w:date="2013-06-29T15:05:00Z"/>
          <w:rFonts w:eastAsia="Times New Roman" w:cs="Times New Roman"/>
          <w:color w:val="000000"/>
          <w:szCs w:val="20"/>
          <w:highlight w:val="lightGray"/>
          <w:rPrChange w:id="2699" w:author="Wolfgang J. Toechterle" w:date="2013-06-22T11:19:00Z">
            <w:rPr>
              <w:ins w:id="2700" w:author="Wolfgang J. Toechterle" w:date="2013-06-22T11:15:00Z"/>
              <w:del w:id="270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0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03" w:author="Wolfgang J. Toechterle" w:date="2013-06-22T11:15:00Z">
        <w:del w:id="2704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70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70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707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708" w:author="Wolfgang J. Toechterle" w:date="2013-06-22T11:55:00Z">
        <w:del w:id="2709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10" w:author="Wolfgang J. Toechterle" w:date="2013-06-22T11:15:00Z"/>
          <w:del w:id="2711" w:author="Kinder" w:date="2013-06-29T15:05:00Z"/>
          <w:rFonts w:eastAsia="Times New Roman" w:cs="Times New Roman"/>
          <w:color w:val="000000"/>
          <w:szCs w:val="20"/>
          <w:rPrChange w:id="2712" w:author="Wolfgang J. Toechterle" w:date="2013-06-22T11:16:00Z">
            <w:rPr>
              <w:ins w:id="2713" w:author="Wolfgang J. Toechterle" w:date="2013-06-22T11:15:00Z"/>
              <w:del w:id="271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1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16" w:author="Wolfgang J. Toechterle" w:date="2013-06-22T11:15:00Z">
        <w:del w:id="271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18" w:author="Wolfgang J. Toechterle" w:date="2013-06-22T11:15:00Z"/>
          <w:del w:id="2719" w:author="Kinder" w:date="2013-06-29T15:05:00Z"/>
          <w:rFonts w:eastAsia="Times New Roman" w:cs="Times New Roman"/>
          <w:color w:val="000000"/>
          <w:szCs w:val="20"/>
          <w:rPrChange w:id="2720" w:author="Wolfgang J. Toechterle" w:date="2013-06-22T11:16:00Z">
            <w:rPr>
              <w:ins w:id="2721" w:author="Wolfgang J. Toechterle" w:date="2013-06-22T11:15:00Z"/>
              <w:del w:id="2722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2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24" w:author="Wolfgang J. Toechterle" w:date="2013-06-22T11:15:00Z">
        <w:del w:id="272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26" w:author="Wolfgang J. Toechterle" w:date="2013-06-22T11:18:00Z"/>
          <w:del w:id="2727" w:author="Kinder" w:date="2013-06-29T15:05:00Z"/>
          <w:rFonts w:eastAsia="Times New Roman" w:cs="Times New Roman"/>
          <w:szCs w:val="20"/>
        </w:rPr>
        <w:pPrChange w:id="272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29" w:author="Wolfgang J. Toechterle" w:date="2013-06-22T11:15:00Z"/>
          <w:del w:id="2730" w:author="Kinder" w:date="2013-06-29T15:05:00Z"/>
          <w:rFonts w:eastAsia="Times New Roman" w:cs="Times New Roman"/>
          <w:color w:val="000000"/>
          <w:szCs w:val="20"/>
          <w:highlight w:val="lightGray"/>
          <w:rPrChange w:id="2731" w:author="Wolfgang J. Toechterle" w:date="2013-06-22T11:19:00Z">
            <w:rPr>
              <w:ins w:id="2732" w:author="Wolfgang J. Toechterle" w:date="2013-06-22T11:15:00Z"/>
              <w:del w:id="273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35" w:author="Wolfgang J. Toechterle" w:date="2013-06-22T11:15:00Z">
        <w:del w:id="2736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737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73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739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740" w:author="Wolfgang J. Toechterle" w:date="2013-06-22T11:55:00Z">
        <w:del w:id="2741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42" w:author="Wolfgang J. Toechterle" w:date="2013-06-22T11:15:00Z"/>
          <w:del w:id="2743" w:author="Kinder" w:date="2013-06-29T15:05:00Z"/>
          <w:rFonts w:eastAsia="Times New Roman" w:cs="Times New Roman"/>
          <w:szCs w:val="20"/>
        </w:rPr>
        <w:pPrChange w:id="274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45" w:author="Wolfgang J. Toechterle" w:date="2013-06-22T11:15:00Z">
        <w:del w:id="274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49" w:author="Wolfgang J. Toechterle" w:date="2013-06-22T11:15:00Z"/>
          <w:del w:id="2750" w:author="Kinder" w:date="2013-06-29T15:05:00Z"/>
          <w:rFonts w:eastAsia="Times New Roman" w:cs="Times New Roman"/>
          <w:szCs w:val="20"/>
        </w:rPr>
        <w:pPrChange w:id="27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52" w:author="Wolfgang J. Toechterle" w:date="2013-06-22T11:15:00Z">
        <w:del w:id="275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5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56" w:author="Wolfgang J. Toechterle" w:date="2013-06-22T11:15:00Z"/>
          <w:del w:id="2757" w:author="Kinder" w:date="2013-06-29T15:05:00Z"/>
          <w:rFonts w:eastAsia="Times New Roman" w:cs="Times New Roman"/>
          <w:szCs w:val="20"/>
        </w:rPr>
        <w:pPrChange w:id="275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59" w:author="Wolfgang J. Toechterle" w:date="2013-06-22T11:15:00Z">
        <w:del w:id="276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64" w:author="Wolfgang J. Toechterle" w:date="2013-06-22T11:15:00Z"/>
          <w:del w:id="2765" w:author="Kinder" w:date="2013-06-29T15:05:00Z"/>
          <w:rFonts w:eastAsia="Times New Roman" w:cs="Times New Roman"/>
          <w:szCs w:val="20"/>
        </w:rPr>
        <w:pPrChange w:id="276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67" w:author="Wolfgang J. Toechterle" w:date="2013-06-22T11:15:00Z">
        <w:del w:id="276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71" w:author="Wolfgang J. Toechterle" w:date="2013-06-22T11:15:00Z"/>
          <w:del w:id="2772" w:author="Kinder" w:date="2013-06-29T15:05:00Z"/>
          <w:rFonts w:eastAsia="Times New Roman" w:cs="Times New Roman"/>
          <w:szCs w:val="20"/>
        </w:rPr>
        <w:pPrChange w:id="277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74" w:author="Wolfgang J. Toechterle" w:date="2013-06-22T11:15:00Z">
        <w:del w:id="277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7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79" w:author="Wolfgang J. Toechterle" w:date="2013-06-22T11:15:00Z"/>
          <w:del w:id="2780" w:author="Kinder" w:date="2013-06-29T15:05:00Z"/>
          <w:rFonts w:eastAsia="Times New Roman" w:cs="Times New Roman"/>
          <w:szCs w:val="20"/>
        </w:rPr>
        <w:pPrChange w:id="278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82" w:author="Wolfgang J. Toechterle" w:date="2013-06-22T11:15:00Z">
        <w:del w:id="278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8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8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2786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27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278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9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91" w:author="Wolfgang J. Toechterle" w:date="2013-06-22T11:15:00Z"/>
          <w:del w:id="2792" w:author="Kinder" w:date="2013-06-29T15:05:00Z"/>
          <w:rFonts w:eastAsia="Times New Roman" w:cs="Times New Roman"/>
          <w:szCs w:val="20"/>
        </w:rPr>
        <w:pPrChange w:id="279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94" w:author="Wolfgang J. Toechterle" w:date="2013-06-22T11:15:00Z">
        <w:del w:id="279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2797" w:author="Wolfgang J. Toechterle" w:date="2013-06-22T11:52:00Z">
        <w:del w:id="279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2799" w:author="Wolfgang J. Toechterle" w:date="2013-06-22T11:15:00Z">
        <w:del w:id="280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80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03" w:author="Wolfgang J. Toechterle" w:date="2013-06-22T11:18:00Z"/>
          <w:del w:id="2804" w:author="Kinder" w:date="2013-06-29T15:05:00Z"/>
          <w:rFonts w:eastAsia="Times New Roman" w:cs="Times New Roman"/>
          <w:szCs w:val="20"/>
        </w:rPr>
        <w:pPrChange w:id="280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06" w:author="Wolfgang J. Toechterle" w:date="2013-06-22T11:15:00Z"/>
          <w:del w:id="2807" w:author="Kinder" w:date="2013-06-29T15:05:00Z"/>
          <w:rFonts w:eastAsia="Times New Roman" w:cs="Times New Roman"/>
          <w:color w:val="000000"/>
          <w:szCs w:val="20"/>
          <w:highlight w:val="lightGray"/>
          <w:rPrChange w:id="2808" w:author="Wolfgang J. Toechterle" w:date="2013-06-22T11:19:00Z">
            <w:rPr>
              <w:ins w:id="2809" w:author="Wolfgang J. Toechterle" w:date="2013-06-22T11:15:00Z"/>
              <w:del w:id="281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81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12" w:author="Wolfgang J. Toechterle" w:date="2013-06-22T11:15:00Z">
        <w:del w:id="2813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81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81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81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817" w:author="Wolfgang J. Toechterle" w:date="2013-06-22T11:56:00Z">
        <w:del w:id="281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19" w:author="Wolfgang J. Toechterle" w:date="2013-06-22T11:15:00Z"/>
          <w:del w:id="2820" w:author="Kinder" w:date="2013-06-29T15:05:00Z"/>
          <w:rFonts w:eastAsia="Times New Roman" w:cs="Times New Roman"/>
          <w:szCs w:val="20"/>
        </w:rPr>
        <w:pPrChange w:id="282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22" w:author="Wolfgang J. Toechterle" w:date="2013-06-22T11:15:00Z">
        <w:del w:id="282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2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2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26" w:author="Wolfgang J. Toechterle" w:date="2013-06-22T11:15:00Z"/>
          <w:del w:id="2827" w:author="Kinder" w:date="2013-06-29T15:05:00Z"/>
          <w:rFonts w:eastAsia="Times New Roman" w:cs="Times New Roman"/>
          <w:szCs w:val="20"/>
        </w:rPr>
        <w:pPrChange w:id="282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29" w:author="Wolfgang J. Toechterle" w:date="2013-06-22T11:15:00Z">
        <w:del w:id="283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33" w:author="Wolfgang J. Toechterle" w:date="2013-06-22T11:15:00Z"/>
          <w:del w:id="2834" w:author="Kinder" w:date="2013-06-29T15:05:00Z"/>
          <w:rFonts w:eastAsia="Times New Roman" w:cs="Times New Roman"/>
          <w:szCs w:val="20"/>
        </w:rPr>
        <w:pPrChange w:id="283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36" w:author="Wolfgang J. Toechterle" w:date="2013-06-22T11:15:00Z">
        <w:del w:id="283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40" w:author="Wolfgang J. Toechterle" w:date="2013-06-22T11:15:00Z"/>
          <w:del w:id="2841" w:author="Kinder" w:date="2013-06-29T15:05:00Z"/>
          <w:rFonts w:eastAsia="Times New Roman" w:cs="Times New Roman"/>
          <w:szCs w:val="20"/>
        </w:rPr>
        <w:pPrChange w:id="284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43" w:author="Wolfgang J. Toechterle" w:date="2013-06-22T11:15:00Z">
        <w:del w:id="284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4632D2">
      <w:pPr>
        <w:tabs>
          <w:tab w:val="left" w:pos="1800"/>
          <w:tab w:val="left" w:pos="1980"/>
        </w:tabs>
        <w:rPr>
          <w:del w:id="2847" w:author="Kinder" w:date="2013-06-29T15:05:00Z"/>
        </w:rPr>
      </w:pPr>
    </w:p>
    <w:p w14:paraId="2A953FFB" w14:textId="77777777" w:rsidR="004A086C" w:rsidRDefault="004A086C" w:rsidP="004632D2">
      <w:pPr>
        <w:pStyle w:val="Editabletext"/>
        <w:ind w:left="0"/>
        <w:rPr>
          <w:ins w:id="2848" w:author="Wolfgang J. Toechterle" w:date="2013-06-22T11:18:00Z"/>
          <w:color w:val="000000" w:themeColor="text1"/>
        </w:rPr>
      </w:pPr>
    </w:p>
    <w:p w14:paraId="0B4166CD" w14:textId="77777777" w:rsidR="004632D2" w:rsidRPr="004A086C" w:rsidRDefault="004632D2" w:rsidP="004632D2">
      <w:pPr>
        <w:pStyle w:val="Editabletext"/>
        <w:ind w:left="0"/>
        <w:rPr>
          <w:color w:val="000000" w:themeColor="text1"/>
          <w:rPrChange w:id="2849" w:author="Wolfgang J. Toechterle" w:date="2013-06-22T11:17:00Z">
            <w:rPr>
              <w:color w:val="auto"/>
            </w:rPr>
          </w:rPrChange>
        </w:rPr>
      </w:pPr>
      <w:r w:rsidRPr="004A086C">
        <w:rPr>
          <w:color w:val="000000" w:themeColor="text1"/>
          <w:rPrChange w:id="2850" w:author="Wolfgang J. Toechterle" w:date="2013-06-22T11:17:00Z">
            <w:rPr/>
          </w:rPrChange>
        </w:rPr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Heading1"/>
        <w:rPr>
          <w:ins w:id="2851" w:author="Wolfgang J. Toechterle" w:date="2013-06-22T12:03:00Z"/>
          <w:u w:val="none"/>
        </w:rPr>
      </w:pPr>
      <w:r w:rsidRPr="00EA5133">
        <w:rPr>
          <w:u w:val="none"/>
        </w:rPr>
        <w:t>APPENDICES</w:t>
      </w:r>
    </w:p>
    <w:p w14:paraId="072204A3" w14:textId="3F188BD9" w:rsidR="00051F50" w:rsidRPr="00E1640C" w:rsidRDefault="00051F50">
      <w:pPr>
        <w:rPr>
          <w:ins w:id="2852" w:author="Wolfgang J. Toechterle" w:date="2013-06-22T12:03:00Z"/>
          <w:color w:val="008000"/>
          <w:rPrChange w:id="2853" w:author="Wolfgang J. Toechterle" w:date="2013-06-22T12:08:00Z">
            <w:rPr>
              <w:ins w:id="2854" w:author="Wolfgang J. Toechterle" w:date="2013-06-22T12:03:00Z"/>
            </w:rPr>
          </w:rPrChange>
        </w:rPr>
        <w:pPrChange w:id="2855" w:author="Wolfgang J. Toechterle" w:date="2013-06-22T12:03:00Z">
          <w:pPr>
            <w:pStyle w:val="Heading1"/>
          </w:pPr>
        </w:pPrChange>
      </w:pPr>
      <w:ins w:id="2856" w:author="Wolfgang J. Toechterle" w:date="2013-06-22T12:03:00Z">
        <w:r w:rsidRPr="00E1640C">
          <w:rPr>
            <w:color w:val="008000"/>
            <w:rPrChange w:id="2857" w:author="Wolfgang J. Toechterle" w:date="2013-06-22T12:08:00Z">
              <w:rPr/>
            </w:rPrChange>
          </w:rPr>
          <w:t>Text</w:t>
        </w:r>
      </w:ins>
    </w:p>
    <w:p w14:paraId="5035C8A6" w14:textId="7814194F" w:rsidR="00051F50" w:rsidRPr="00E1640C" w:rsidRDefault="00051F50">
      <w:pPr>
        <w:rPr>
          <w:ins w:id="2858" w:author="Wolfgang J. Toechterle" w:date="2013-06-22T12:03:00Z"/>
          <w:color w:val="008000"/>
          <w:rPrChange w:id="2859" w:author="Wolfgang J. Toechterle" w:date="2013-06-22T12:08:00Z">
            <w:rPr>
              <w:ins w:id="2860" w:author="Wolfgang J. Toechterle" w:date="2013-06-22T12:03:00Z"/>
            </w:rPr>
          </w:rPrChange>
        </w:rPr>
        <w:pPrChange w:id="2861" w:author="Wolfgang J. Toechterle" w:date="2013-06-22T12:03:00Z">
          <w:pPr>
            <w:pStyle w:val="Heading1"/>
          </w:pPr>
        </w:pPrChange>
      </w:pPr>
      <w:ins w:id="2862" w:author="Wolfgang J. Toechterle" w:date="2013-06-22T12:03:00Z">
        <w:r w:rsidRPr="00E1640C">
          <w:rPr>
            <w:color w:val="008000"/>
            <w:rPrChange w:id="2863" w:author="Wolfgang J. Toechterle" w:date="2013-06-22T12:08:00Z">
              <w:rPr/>
            </w:rPrChange>
          </w:rPr>
          <w:t>Images</w:t>
        </w:r>
      </w:ins>
    </w:p>
    <w:p w14:paraId="3A5F60DF" w14:textId="6724BAE0" w:rsidR="00051F50" w:rsidRPr="00E1640C" w:rsidRDefault="00051F50">
      <w:pPr>
        <w:rPr>
          <w:ins w:id="2864" w:author="Wolfgang J. Toechterle" w:date="2013-06-22T12:04:00Z"/>
          <w:color w:val="008000"/>
          <w:rPrChange w:id="2865" w:author="Wolfgang J. Toechterle" w:date="2013-06-22T12:08:00Z">
            <w:rPr>
              <w:ins w:id="2866" w:author="Wolfgang J. Toechterle" w:date="2013-06-22T12:04:00Z"/>
            </w:rPr>
          </w:rPrChange>
        </w:rPr>
        <w:pPrChange w:id="2867" w:author="Wolfgang J. Toechterle" w:date="2013-06-22T12:03:00Z">
          <w:pPr>
            <w:pStyle w:val="Heading1"/>
          </w:pPr>
        </w:pPrChange>
      </w:pPr>
      <w:ins w:id="2868" w:author="Wolfgang J. Toechterle" w:date="2013-06-22T12:03:00Z">
        <w:r w:rsidRPr="00E1640C">
          <w:rPr>
            <w:color w:val="008000"/>
            <w:rPrChange w:id="2869" w:author="Wolfgang J. Toechterle" w:date="2013-06-22T12:08:00Z">
              <w:rPr/>
            </w:rPrChange>
          </w:rPr>
          <w:t>QR-Code</w:t>
        </w:r>
      </w:ins>
    </w:p>
    <w:p w14:paraId="48ACCE58" w14:textId="2874D59F" w:rsidR="007D0F28" w:rsidRPr="00E1640C" w:rsidRDefault="007D0F28">
      <w:pPr>
        <w:rPr>
          <w:ins w:id="2870" w:author="Wolfgang J. Toechterle" w:date="2013-06-22T12:03:00Z"/>
          <w:color w:val="008000"/>
          <w:rPrChange w:id="2871" w:author="Wolfgang J. Toechterle" w:date="2013-06-22T12:08:00Z">
            <w:rPr>
              <w:ins w:id="2872" w:author="Wolfgang J. Toechterle" w:date="2013-06-22T12:03:00Z"/>
            </w:rPr>
          </w:rPrChange>
        </w:rPr>
        <w:pPrChange w:id="2873" w:author="Wolfgang J. Toechterle" w:date="2013-06-22T12:03:00Z">
          <w:pPr>
            <w:pStyle w:val="Heading1"/>
          </w:pPr>
        </w:pPrChange>
      </w:pPr>
      <w:ins w:id="2874" w:author="Wolfgang J. Toechterle" w:date="2013-06-22T12:04:00Z">
        <w:r w:rsidRPr="00E1640C">
          <w:rPr>
            <w:color w:val="008000"/>
            <w:rPrChange w:id="2875" w:author="Wolfgang J. Toechterle" w:date="2013-06-22T12:08:00Z">
              <w:rPr/>
            </w:rPrChange>
          </w:rPr>
          <w:t>Preview Shopper model</w:t>
        </w:r>
      </w:ins>
    </w:p>
    <w:p w14:paraId="6C897C0E" w14:textId="71690B23" w:rsidR="002B6058" w:rsidRDefault="002B6058">
      <w:pPr>
        <w:rPr>
          <w:ins w:id="2876" w:author="Wolfgang J. Toechterle" w:date="2013-06-22T12:07:00Z"/>
        </w:rPr>
        <w:pPrChange w:id="2877" w:author="Wolfgang J. Toechterle" w:date="2013-06-22T12:03:00Z">
          <w:pPr>
            <w:pStyle w:val="Heading1"/>
          </w:pPr>
        </w:pPrChange>
      </w:pPr>
      <w:proofErr w:type="spellStart"/>
      <w:ins w:id="2878" w:author="Wolfgang J. Toechterle" w:date="2013-06-22T20:53:00Z">
        <w:r>
          <w:rPr>
            <w:color w:val="008000"/>
          </w:rPr>
          <w:t>DieCut</w:t>
        </w:r>
      </w:ins>
      <w:proofErr w:type="spellEnd"/>
    </w:p>
    <w:p w14:paraId="3F18673F" w14:textId="77777777" w:rsidR="00E1640C" w:rsidRDefault="00E1640C">
      <w:pPr>
        <w:rPr>
          <w:ins w:id="2879" w:author="Wolfgang J. Toechterle" w:date="2013-06-22T12:07:00Z"/>
        </w:rPr>
        <w:pPrChange w:id="2880" w:author="Wolfgang J. Toechterle" w:date="2013-06-22T12:03:00Z">
          <w:pPr>
            <w:pStyle w:val="Heading1"/>
          </w:pPr>
        </w:pPrChange>
      </w:pPr>
    </w:p>
    <w:p w14:paraId="091D7E3E" w14:textId="77777777" w:rsidR="00E1640C" w:rsidRDefault="00E1640C">
      <w:pPr>
        <w:rPr>
          <w:ins w:id="2881" w:author="Wolfgang J. Toechterle" w:date="2013-06-22T12:07:00Z"/>
        </w:rPr>
        <w:pPrChange w:id="2882" w:author="Wolfgang J. Toechterle" w:date="2013-06-22T12:03:00Z">
          <w:pPr>
            <w:pStyle w:val="Heading1"/>
          </w:pPr>
        </w:pPrChange>
      </w:pPr>
    </w:p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83" w:author="Wolfgang J. Toechterle" w:date="2013-06-22T12:07:00Z"/>
          <w:rFonts w:cs="Arial"/>
          <w:szCs w:val="20"/>
          <w:lang w:val="en-US"/>
        </w:rPr>
      </w:pPr>
      <w:ins w:id="2884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85" w:author="Wolfgang J. Toechterle" w:date="2013-06-22T12:07:00Z"/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8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8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8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8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 Leipzig</w:t>
        </w:r>
      </w:ins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0" w:author="Wolfgang J. Toechterle" w:date="2013-06-22T12:07:00Z"/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1" w:author="Wolfgang J. Toechterle" w:date="2013-06-22T12:07:00Z"/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2" w:author="Wolfgang J. Toechterle" w:date="2013-06-22T12:07:00Z"/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3" w:author="Wolfgang J. Toechterle" w:date="2013-06-22T12:07:00Z"/>
          <w:rFonts w:cs="Arial"/>
          <w:szCs w:val="20"/>
          <w:lang w:val="en-US"/>
        </w:rPr>
      </w:pPr>
      <w:ins w:id="2894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5" w:author="Wolfgang J. Toechterle" w:date="2013-06-22T12:07:00Z"/>
          <w:rFonts w:cs="Arial"/>
          <w:szCs w:val="20"/>
          <w:lang w:val="en-US"/>
        </w:rPr>
      </w:pPr>
    </w:p>
    <w:p w14:paraId="24B138D3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9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9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Stiftung Werkstattmuseum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</w:t>
        </w:r>
      </w:ins>
    </w:p>
    <w:p w14:paraId="3DDDC7A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9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9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Nonnenstraße 38</w:t>
        </w:r>
      </w:ins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0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3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0" w:author="Wolfgang J. Toechterle" w:date="2013-06-22T12:07:00Z"/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1" w:author="Wolfgang J. Toechterle" w:date="2013-06-22T12:07:00Z"/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2" w:author="Wolfgang J. Toechterle" w:date="2013-06-22T12:07:00Z"/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3" w:author="Wolfgang J. Toechterle" w:date="2013-06-22T12:07:00Z"/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4" w:author="Wolfgang J. Toechterle" w:date="2013-06-22T12:07:00Z"/>
          <w:rFonts w:cs="Arial"/>
          <w:szCs w:val="20"/>
          <w:lang w:val="en-US"/>
        </w:rPr>
      </w:pPr>
      <w:ins w:id="2915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6" w:author="Wolfgang J. Toechterle" w:date="2013-06-22T12:07:00Z"/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1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proofErr w:type="gramStart"/>
      <w:ins w:id="292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</w:t>
        </w:r>
        <w:proofErr w:type="gram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printing processes in a working museum</w:t>
        </w:r>
      </w:ins>
    </w:p>
    <w:p w14:paraId="1B49E3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Nonnenstrasse 38, D- 04229 Leipzig</w:t>
        </w:r>
      </w:ins>
    </w:p>
    <w:p w14:paraId="7CB73C5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Phone +49 (0) 341-231 62 0</w:t>
        </w:r>
      </w:ins>
    </w:p>
    <w:p w14:paraId="1C9207FB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3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1" w:author="Wolfgang J. Toechterle" w:date="2013-06-22T12:07:00Z"/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2" w:author="Wolfgang J. Toechterle" w:date="2013-06-22T12:07:00Z"/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3" w:author="Wolfgang J. Toechterle" w:date="2013-06-22T12:07:00Z"/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4" w:author="Wolfgang J. Toechterle" w:date="2013-06-22T12:07:00Z"/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2935" w:author="Wolfgang J. Toechterle" w:date="2013-06-22T12:07:00Z"/>
          <w:rFonts w:cs="Arial"/>
          <w:szCs w:val="20"/>
          <w:lang w:val="en-US"/>
        </w:rPr>
      </w:pPr>
      <w:ins w:id="2936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3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9" w:author="Wolfgang J. Toechterle" w:date="2013-06-22T12:07:00Z"/>
          <w:rFonts w:cs="Arial"/>
          <w:b/>
          <w:bCs/>
          <w:sz w:val="28"/>
          <w:szCs w:val="28"/>
          <w:lang w:val="en-US"/>
        </w:rPr>
      </w:pPr>
      <w:ins w:id="294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41" w:author="Wolfgang J. Toechterle" w:date="2013-06-22T12:07:00Z"/>
          <w:rFonts w:cs="Arial"/>
          <w:szCs w:val="20"/>
          <w:lang w:val="en-US"/>
        </w:rPr>
      </w:pPr>
    </w:p>
    <w:p w14:paraId="7130FA47" w14:textId="77777777" w:rsidR="00E1640C" w:rsidRPr="00F8618F" w:rsidRDefault="00E1640C">
      <w:pPr>
        <w:rPr>
          <w:ins w:id="2942" w:author="Wolfgang J. Toechterle" w:date="2013-06-22T12:01:00Z"/>
        </w:rPr>
        <w:pPrChange w:id="2943" w:author="Wolfgang J. Toechterle" w:date="2013-06-22T12:03:00Z">
          <w:pPr>
            <w:pStyle w:val="Heading1"/>
          </w:pPr>
        </w:pPrChange>
      </w:pPr>
    </w:p>
    <w:p w14:paraId="07532C5C" w14:textId="5F057575" w:rsidR="00051F50" w:rsidRDefault="00051F50">
      <w:pPr>
        <w:rPr>
          <w:ins w:id="2944" w:author="Wolfgang J. Toechterle" w:date="2013-06-22T12:02:00Z"/>
        </w:rPr>
        <w:pPrChange w:id="2945" w:author="Wolfgang J. Toechterle" w:date="2013-06-22T12:01:00Z">
          <w:pPr>
            <w:pStyle w:val="Heading1"/>
          </w:pPr>
        </w:pPrChange>
      </w:pPr>
      <w:ins w:id="2946" w:author="Wolfgang J. Toechterle" w:date="2013-06-22T12:02:00Z">
        <w:r w:rsidRPr="00597D72">
          <w:rPr>
            <w:noProof/>
            <w:lang w:val="en-US"/>
            <w:rPrChange w:id="2947">
              <w:rPr>
                <w:noProof/>
                <w:lang w:val="en-US"/>
              </w:rPr>
            </w:rPrChange>
          </w:rPr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2948" w:author="Wolfgang J. Toechterle" w:date="2013-06-22T12:02:00Z"/>
        </w:rPr>
        <w:pPrChange w:id="2949" w:author="Wolfgang J. Toechterle" w:date="2013-06-22T12:01:00Z">
          <w:pPr>
            <w:pStyle w:val="Heading1"/>
          </w:pPr>
        </w:pPrChange>
      </w:pPr>
      <w:ins w:id="2950" w:author="Wolfgang J. Toechterle" w:date="2013-06-22T12:02:00Z">
        <w:r w:rsidRPr="00597D72">
          <w:rPr>
            <w:noProof/>
            <w:lang w:val="en-US"/>
            <w:rPrChange w:id="2951">
              <w:rPr>
                <w:noProof/>
                <w:lang w:val="en-US"/>
              </w:rPr>
            </w:rPrChange>
          </w:rPr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2952" w:author="Wolfgang J. Toechterle" w:date="2013-06-22T12:01:00Z">
          <w:pPr>
            <w:pStyle w:val="Heading1"/>
          </w:pPr>
        </w:pPrChange>
      </w:pPr>
      <w:ins w:id="2953" w:author="Wolfgang J. Toechterle" w:date="2013-06-22T12:02:00Z">
        <w:r w:rsidRPr="00597D72">
          <w:rPr>
            <w:noProof/>
            <w:lang w:val="en-US"/>
            <w:rPrChange w:id="2954">
              <w:rPr>
                <w:noProof/>
                <w:lang w:val="en-US"/>
              </w:rPr>
            </w:rPrChange>
          </w:rPr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2955" w:author="Wolfgang J. Toechterle" w:date="2013-06-22T11:14:00Z">
        <w:r w:rsidRPr="00263883" w:rsidDel="004A086C">
          <w:rPr>
            <w:noProof/>
            <w:lang w:val="en-US"/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2956" w:author="Wolfgang J. Toechterle" w:date="2013-06-22T11:14:00Z">
        <w:r w:rsidRPr="00263883" w:rsidDel="004A086C">
          <w:rPr>
            <w:noProof/>
            <w:lang w:val="en-US"/>
          </w:rPr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EA5133" w:rsidRDefault="00C51A27" w:rsidP="00CE6B36">
      <w:pPr>
        <w:rPr>
          <w:ins w:id="2957" w:author="Wolfgang J. Toechterle" w:date="2013-05-20T20:49:00Z"/>
          <w:rPrChange w:id="2958" w:author="Wolfgang J. Toechterle" w:date="2013-06-22T10:32:00Z">
            <w:rPr>
              <w:ins w:id="2959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en-US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133">
        <w:rPr>
          <w:rPrChange w:id="2960" w:author="Wolfgang J. Toechterle" w:date="2013-06-22T10:32:00Z">
            <w:rPr>
              <w:lang w:val="en-US"/>
            </w:rPr>
          </w:rPrChange>
        </w:rPr>
        <w:t xml:space="preserve"> </w:t>
      </w:r>
    </w:p>
    <w:p w14:paraId="20A9A1C3" w14:textId="77777777" w:rsidR="00F768E2" w:rsidRPr="00EA5133" w:rsidRDefault="00F768E2" w:rsidP="00CE6B36">
      <w:pPr>
        <w:rPr>
          <w:ins w:id="2961" w:author="Wolfgang J. Toechterle" w:date="2013-05-20T20:49:00Z"/>
          <w:rPrChange w:id="2962" w:author="Wolfgang J. Toechterle" w:date="2013-06-22T10:32:00Z">
            <w:rPr>
              <w:ins w:id="2963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EA5133" w:rsidRDefault="00C51A27" w:rsidP="00CE6B36">
      <w:pPr>
        <w:rPr>
          <w:ins w:id="2964" w:author="Wolfgang J. Toechterle" w:date="2013-05-20T20:48:00Z"/>
          <w:rPrChange w:id="2965" w:author="Wolfgang J. Toechterle" w:date="2013-06-22T10:32:00Z">
            <w:rPr>
              <w:ins w:id="2966" w:author="Wolfgang J. Toechterle" w:date="2013-05-20T20:48:00Z"/>
              <w:lang w:val="en-US"/>
            </w:rPr>
          </w:rPrChange>
        </w:rPr>
      </w:pPr>
      <w:r w:rsidRPr="00EA5133">
        <w:rPr>
          <w:rPrChange w:id="2967" w:author="Wolfgang J. Toechterle" w:date="2013-06-22T10:32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Default="004A086C" w:rsidP="00CE6B36">
      <w:pPr>
        <w:rPr>
          <w:ins w:id="2968" w:author="Wolfgang J. Toechterle" w:date="2013-06-22T12:03:00Z"/>
        </w:rPr>
      </w:pPr>
      <w:ins w:id="2969" w:author="Wolfgang J. Toechterle" w:date="2013-06-22T11:14:00Z">
        <w:r>
          <w:t xml:space="preserve">File: </w:t>
        </w:r>
      </w:ins>
      <w:ins w:id="2970" w:author="Wolfgang J. Toechterle" w:date="2013-05-20T20:48:00Z">
        <w:r>
          <w:t>druckkunst.png</w:t>
        </w:r>
      </w:ins>
    </w:p>
    <w:p w14:paraId="2BB9EB3C" w14:textId="77777777" w:rsidR="00051F50" w:rsidRDefault="00051F50" w:rsidP="00CE6B36">
      <w:pPr>
        <w:rPr>
          <w:ins w:id="2971" w:author="Wolfgang J. Toechterle" w:date="2013-06-22T12:03:00Z"/>
        </w:rPr>
      </w:pPr>
    </w:p>
    <w:p w14:paraId="168229C0" w14:textId="3ADA5D5B" w:rsidR="00051F50" w:rsidRDefault="007D0F28" w:rsidP="00CE6B36">
      <w:pPr>
        <w:rPr>
          <w:ins w:id="2972" w:author="Wolfgang J. Toechterle" w:date="2013-06-22T12:08:00Z"/>
        </w:rPr>
      </w:pPr>
      <w:ins w:id="2973" w:author="Wolfgang J. Toechterle" w:date="2013-06-22T12:03:00Z">
        <w:r>
          <w:rPr>
            <w:noProof/>
            <w:lang w:val="en-US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2974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2975" w:author="Wolfgang J. Toechterle" w:date="2013-06-22T20:53:00Z"/>
        </w:rPr>
      </w:pPr>
      <w:ins w:id="2976" w:author="Wolfgang J. Toechterle" w:date="2013-06-22T20:52:00Z">
        <w:r>
          <w:t xml:space="preserve">Example of a shopping bag with the given </w:t>
        </w:r>
        <w:proofErr w:type="spellStart"/>
        <w:r>
          <w:t>DieCut</w:t>
        </w:r>
      </w:ins>
      <w:proofErr w:type="spellEnd"/>
    </w:p>
    <w:p w14:paraId="65DD26D6" w14:textId="1E567C1B" w:rsidR="002B6058" w:rsidRDefault="002B6058" w:rsidP="00CE6B36">
      <w:pPr>
        <w:rPr>
          <w:ins w:id="2977" w:author="Wolfgang J. Toechterle" w:date="2013-06-22T20:54:00Z"/>
        </w:rPr>
      </w:pPr>
      <w:ins w:id="2978" w:author="Wolfgang J. Toechterle" w:date="2013-06-22T20:53:00Z">
        <w:r>
          <w:rPr>
            <w:noProof/>
            <w:lang w:val="en-US"/>
          </w:rPr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2979" w:author="Wolfgang J. Toechterle" w:date="2013-06-22T20:54:00Z"/>
        </w:rPr>
      </w:pPr>
    </w:p>
    <w:p w14:paraId="30F5BD22" w14:textId="5E65908D" w:rsidR="002B6058" w:rsidRPr="00EA5133" w:rsidRDefault="002B6058" w:rsidP="00CE6B36">
      <w:proofErr w:type="gramStart"/>
      <w:ins w:id="2980" w:author="Wolfgang J. Toechterle" w:date="2013-06-22T20:54:00Z">
        <w:r>
          <w:t>given</w:t>
        </w:r>
        <w:proofErr w:type="gramEnd"/>
        <w:r>
          <w:t xml:space="preserve"> </w:t>
        </w:r>
        <w:proofErr w:type="spellStart"/>
        <w:r>
          <w:t>DieCut</w:t>
        </w:r>
      </w:ins>
      <w:proofErr w:type="spellEnd"/>
    </w:p>
    <w:sectPr w:rsidR="002B6058" w:rsidRPr="00EA5133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3026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BB5003" w:rsidRDefault="00BB5003" w:rsidP="00A11118">
      <w:r>
        <w:separator/>
      </w:r>
    </w:p>
  </w:endnote>
  <w:endnote w:type="continuationSeparator" w:id="0">
    <w:p w14:paraId="2B6749F3" w14:textId="77777777" w:rsidR="00BB5003" w:rsidRDefault="00BB5003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6"/>
      <w:gridCol w:w="5617"/>
      <w:gridCol w:w="1521"/>
    </w:tblGrid>
    <w:tr w:rsidR="00BB5003" w14:paraId="6DDE62FA" w14:textId="77777777">
      <w:trPr>
        <w:cantSplit/>
      </w:trPr>
      <w:tc>
        <w:tcPr>
          <w:tcW w:w="2088" w:type="dxa"/>
        </w:tcPr>
        <w:p w14:paraId="29990C2C" w14:textId="77777777" w:rsidR="00BB5003" w:rsidRDefault="00BB5003" w:rsidP="004632D2">
          <w:pPr>
            <w:pStyle w:val="Footer"/>
            <w:rPr>
              <w:sz w:val="16"/>
            </w:rPr>
          </w:pPr>
        </w:p>
        <w:p w14:paraId="6F74CE45" w14:textId="77777777" w:rsidR="00BB5003" w:rsidRDefault="00BB5003" w:rsidP="004632D2">
          <w:pPr>
            <w:pStyle w:val="Footer"/>
            <w:rPr>
              <w:sz w:val="16"/>
            </w:rPr>
          </w:pPr>
        </w:p>
        <w:p w14:paraId="6F1A288C" w14:textId="77777777" w:rsidR="00BB5003" w:rsidRDefault="00BB5003" w:rsidP="00085939">
          <w:pPr>
            <w:pStyle w:val="Footer"/>
            <w:rPr>
              <w:sz w:val="16"/>
            </w:rPr>
          </w:pPr>
          <w:r>
            <w:rPr>
              <w:sz w:val="16"/>
            </w:rPr>
            <w:t>WSC2013_TP40_MODX_PRE_EN</w:t>
          </w:r>
        </w:p>
      </w:tc>
      <w:tc>
        <w:tcPr>
          <w:tcW w:w="6120" w:type="dxa"/>
        </w:tcPr>
        <w:p w14:paraId="599269E2" w14:textId="77777777" w:rsidR="00BB5003" w:rsidRPr="00AF5A9A" w:rsidRDefault="00BB5003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BB5003" w:rsidRDefault="00BB5003" w:rsidP="004632D2">
          <w:pPr>
            <w:pStyle w:val="Footer"/>
            <w:rPr>
              <w:rStyle w:val="PageNumber"/>
            </w:rPr>
          </w:pPr>
        </w:p>
        <w:p w14:paraId="3128290C" w14:textId="77777777" w:rsidR="00BB5003" w:rsidRDefault="00BB5003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BB5003" w:rsidRDefault="00BB5003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0161F3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BB5003" w:rsidRDefault="00BB5003" w:rsidP="00A11118">
    <w:pPr>
      <w:pStyle w:val="footerlef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2981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2982">
        <w:tblGrid>
          <w:gridCol w:w="4243"/>
          <w:gridCol w:w="2752"/>
          <w:gridCol w:w="2241"/>
        </w:tblGrid>
      </w:tblGridChange>
    </w:tblGrid>
    <w:tr w:rsidR="00BB5003" w:rsidDel="000161F3" w14:paraId="4538E4A4" w14:textId="7822B06E" w:rsidTr="000161F3">
      <w:trPr>
        <w:cantSplit/>
        <w:del w:id="2983" w:author="Kinder" w:date="2013-06-30T09:15:00Z"/>
        <w:trPrChange w:id="2984" w:author="Kinder" w:date="2013-06-30T09:15:00Z">
          <w:trPr>
            <w:cantSplit/>
          </w:trPr>
        </w:trPrChange>
      </w:trPr>
      <w:tc>
        <w:tcPr>
          <w:tcW w:w="4243" w:type="dxa"/>
          <w:tcPrChange w:id="2985" w:author="Kinder" w:date="2013-06-30T09:15:00Z">
            <w:tcPr>
              <w:tcW w:w="4428" w:type="dxa"/>
            </w:tcPr>
          </w:tcPrChange>
        </w:tcPr>
        <w:p w14:paraId="7156A9D3" w14:textId="118A9A32" w:rsidR="00BB5003" w:rsidDel="000161F3" w:rsidRDefault="00BB5003" w:rsidP="000161F3">
          <w:pPr>
            <w:pStyle w:val="Footer"/>
            <w:rPr>
              <w:del w:id="2986" w:author="Kinder" w:date="2013-06-30T09:15:00Z"/>
              <w:sz w:val="16"/>
            </w:rPr>
          </w:pPr>
        </w:p>
      </w:tc>
      <w:tc>
        <w:tcPr>
          <w:tcW w:w="2752" w:type="dxa"/>
          <w:tcPrChange w:id="2987" w:author="Kinder" w:date="2013-06-30T09:15:00Z">
            <w:tcPr>
              <w:tcW w:w="2962" w:type="dxa"/>
            </w:tcPr>
          </w:tcPrChange>
        </w:tcPr>
        <w:p w14:paraId="24BDEE0D" w14:textId="0D4A1FAC" w:rsidR="00BB5003" w:rsidDel="000161F3" w:rsidRDefault="00BB5003" w:rsidP="000161F3">
          <w:pPr>
            <w:pStyle w:val="Footer"/>
            <w:rPr>
              <w:del w:id="2988" w:author="Kinder" w:date="2013-06-30T09:15:00Z"/>
              <w:sz w:val="16"/>
            </w:rPr>
          </w:pPr>
        </w:p>
      </w:tc>
      <w:tc>
        <w:tcPr>
          <w:tcW w:w="2241" w:type="dxa"/>
          <w:tcPrChange w:id="2989" w:author="Kinder" w:date="2013-06-30T09:15:00Z">
            <w:tcPr>
              <w:tcW w:w="2464" w:type="dxa"/>
            </w:tcPr>
          </w:tcPrChange>
        </w:tcPr>
        <w:p w14:paraId="25623FDE" w14:textId="6FADC31A" w:rsidR="00BB5003" w:rsidDel="000161F3" w:rsidRDefault="00BB5003" w:rsidP="000161F3">
          <w:pPr>
            <w:pStyle w:val="Footer"/>
            <w:rPr>
              <w:del w:id="2990" w:author="Kinder" w:date="2013-06-30T09:15:00Z"/>
              <w:sz w:val="16"/>
            </w:rPr>
          </w:pPr>
        </w:p>
      </w:tc>
    </w:tr>
    <w:tr w:rsidR="00BB5003" w:rsidDel="000161F3" w14:paraId="034C2079" w14:textId="22733D4D" w:rsidTr="000161F3">
      <w:trPr>
        <w:cantSplit/>
        <w:del w:id="2991" w:author="Kinder" w:date="2013-06-30T09:15:00Z"/>
        <w:trPrChange w:id="2992" w:author="Kinder" w:date="2013-06-30T09:15:00Z">
          <w:trPr>
            <w:cantSplit/>
          </w:trPr>
        </w:trPrChange>
      </w:trPr>
      <w:tc>
        <w:tcPr>
          <w:tcW w:w="4243" w:type="dxa"/>
          <w:tcPrChange w:id="2993" w:author="Kinder" w:date="2013-06-30T09:15:00Z">
            <w:tcPr>
              <w:tcW w:w="4428" w:type="dxa"/>
            </w:tcPr>
          </w:tcPrChange>
        </w:tcPr>
        <w:p w14:paraId="32A83BE0" w14:textId="7D7A69A9" w:rsidR="00BB5003" w:rsidRPr="00591785" w:rsidDel="000161F3" w:rsidRDefault="00BB5003" w:rsidP="000161F3">
          <w:pPr>
            <w:pStyle w:val="Footer"/>
            <w:rPr>
              <w:del w:id="2994" w:author="Kinder" w:date="2013-06-30T09:15:00Z"/>
              <w:sz w:val="16"/>
              <w:lang w:val="en-US"/>
            </w:rPr>
          </w:pPr>
          <w:del w:id="2995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BB5003" w:rsidRPr="00591785" w:rsidDel="000161F3" w:rsidRDefault="00BB5003" w:rsidP="000161F3">
          <w:pPr>
            <w:pStyle w:val="Footer"/>
            <w:rPr>
              <w:del w:id="2996" w:author="Kinder" w:date="2013-06-30T09:15:00Z"/>
              <w:sz w:val="16"/>
              <w:lang w:val="de-DE"/>
            </w:rPr>
          </w:pPr>
          <w:del w:id="2997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2998" w:author="Wolfgang J. Toechterle" w:date="2013-06-10T08:29:00Z">
            <w:del w:id="2999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3000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3001" w:author="Kinder" w:date="2013-06-30T09:15:00Z">
            <w:tcPr>
              <w:tcW w:w="2962" w:type="dxa"/>
            </w:tcPr>
          </w:tcPrChange>
        </w:tcPr>
        <w:p w14:paraId="59B64CFA" w14:textId="6F3FA7EE" w:rsidR="00BB5003" w:rsidRPr="00127BA6" w:rsidDel="000161F3" w:rsidRDefault="00BB5003" w:rsidP="000161F3">
          <w:pPr>
            <w:pStyle w:val="Footer"/>
            <w:rPr>
              <w:del w:id="3002" w:author="Kinder" w:date="2013-06-30T09:15:00Z"/>
              <w:sz w:val="16"/>
              <w:lang w:val="fr-FR"/>
            </w:rPr>
          </w:pPr>
          <w:del w:id="3003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3004" w:author="Wolfgang J. Toechterle" w:date="2013-06-08T19:35:00Z">
            <w:del w:id="3005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BB5003" w:rsidRPr="00127BA6" w:rsidDel="000161F3" w:rsidRDefault="00BB5003" w:rsidP="000161F3">
          <w:pPr>
            <w:pStyle w:val="Footer"/>
            <w:rPr>
              <w:del w:id="3006" w:author="Kinder" w:date="2013-06-30T09:15:00Z"/>
              <w:sz w:val="16"/>
              <w:lang w:val="fr-FR"/>
            </w:rPr>
          </w:pPr>
          <w:del w:id="3007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3008" w:author="Wolfgang J. Toechterle" w:date="2013-06-22T20:55:00Z">
            <w:del w:id="3009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3010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3011" w:author="Wolfgang J. Toechterle" w:date="2013-06-08T19:35:00Z">
            <w:del w:id="3012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3013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3014" w:author="Wolfgang J. Toechterle" w:date="2013-06-08T19:35:00Z">
            <w:del w:id="3015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3016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3017" w:author="Kinder" w:date="2013-06-30T09:15:00Z">
            <w:tcPr>
              <w:tcW w:w="2464" w:type="dxa"/>
            </w:tcPr>
          </w:tcPrChange>
        </w:tcPr>
        <w:p w14:paraId="2E68629F" w14:textId="1206E493" w:rsidR="00BB5003" w:rsidRPr="00127BA6" w:rsidDel="000161F3" w:rsidRDefault="00BB5003" w:rsidP="000161F3">
          <w:pPr>
            <w:pStyle w:val="Footer"/>
            <w:jc w:val="right"/>
            <w:rPr>
              <w:del w:id="3018" w:author="Kinder" w:date="2013-06-30T09:15:00Z"/>
              <w:rStyle w:val="PageNumber"/>
            </w:rPr>
          </w:pPr>
        </w:p>
        <w:p w14:paraId="759C2BE0" w14:textId="6631E035" w:rsidR="00BB5003" w:rsidDel="000161F3" w:rsidRDefault="00BB5003" w:rsidP="000161F3">
          <w:pPr>
            <w:pStyle w:val="Footer"/>
            <w:jc w:val="right"/>
            <w:rPr>
              <w:del w:id="3019" w:author="Kinder" w:date="2013-06-30T09:15:00Z"/>
              <w:sz w:val="16"/>
            </w:rPr>
          </w:pPr>
          <w:del w:id="3020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R="000161F3"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R="000161F3"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0161F3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0161F3" w:rsidRPr="00591785" w:rsidRDefault="000161F3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0161F3" w:rsidRPr="00591785" w:rsidRDefault="000161F3" w:rsidP="000161F3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</w:t>
          </w:r>
          <w:ins w:id="3021" w:author="Kinder" w:date="2013-06-30T09:16:00Z">
            <w:r>
              <w:rPr>
                <w:sz w:val="16"/>
                <w:lang w:val="de-DE"/>
              </w:rPr>
              <w:t>1_actual</w:t>
            </w:r>
          </w:ins>
          <w:del w:id="3022" w:author="Kinder" w:date="2013-06-30T09:16:00Z">
            <w:r w:rsidDel="000161F3">
              <w:rPr>
                <w:sz w:val="16"/>
                <w:lang w:val="de-DE"/>
              </w:rPr>
              <w:delText>X_</w:delText>
            </w:r>
          </w:del>
          <w:del w:id="3023" w:author="Kinder" w:date="2013-06-30T09:15:00Z">
            <w:r w:rsidDel="000161F3">
              <w:rPr>
                <w:sz w:val="16"/>
                <w:lang w:val="de-DE"/>
              </w:rPr>
              <w:delText>PRE</w:delText>
            </w:r>
          </w:del>
          <w:r w:rsidRPr="00591785">
            <w:rPr>
              <w:sz w:val="16"/>
              <w:lang w:val="de-DE"/>
            </w:rPr>
            <w:t>_EN</w:t>
          </w:r>
        </w:p>
      </w:tc>
      <w:tc>
        <w:tcPr>
          <w:tcW w:w="2752" w:type="dxa"/>
        </w:tcPr>
        <w:p w14:paraId="400BCF2E" w14:textId="77777777" w:rsidR="000161F3" w:rsidRPr="00127BA6" w:rsidRDefault="000161F3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0161F3" w:rsidRPr="00127BA6" w:rsidRDefault="000161F3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3024" w:author="Kinder" w:date="2013-06-30T09:16:00Z">
            <w:r>
              <w:rPr>
                <w:sz w:val="16"/>
                <w:lang w:val="fr-FR"/>
              </w:rPr>
              <w:t>30</w:t>
            </w:r>
          </w:ins>
          <w:del w:id="3025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0161F3" w:rsidRPr="00127BA6" w:rsidRDefault="000161F3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0161F3" w:rsidRDefault="000161F3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2930AB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2930AB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BB5003" w:rsidRPr="000A556C" w:rsidRDefault="00BB5003" w:rsidP="00A11118">
    <w:pPr>
      <w:pStyle w:val="footer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BB5003" w:rsidRDefault="00BB5003" w:rsidP="00A11118">
      <w:r>
        <w:separator/>
      </w:r>
    </w:p>
  </w:footnote>
  <w:footnote w:type="continuationSeparator" w:id="0">
    <w:p w14:paraId="234E99E2" w14:textId="77777777" w:rsidR="00BB5003" w:rsidRDefault="00BB5003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BB5003" w:rsidRDefault="00BB5003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BB5003" w:rsidRDefault="00BB5003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577D"/>
    <w:rsid w:val="00085939"/>
    <w:rsid w:val="0008779D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30AB"/>
    <w:rsid w:val="00294763"/>
    <w:rsid w:val="002B6058"/>
    <w:rsid w:val="002D45C5"/>
    <w:rsid w:val="002F3239"/>
    <w:rsid w:val="00301173"/>
    <w:rsid w:val="003043C9"/>
    <w:rsid w:val="00306215"/>
    <w:rsid w:val="003122C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436"/>
    <w:rsid w:val="00614930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A6352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2393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7E59"/>
    <w:rsid w:val="00C3214B"/>
    <w:rsid w:val="00C51A27"/>
    <w:rsid w:val="00C52EAA"/>
    <w:rsid w:val="00C93998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emf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528A63-98AE-1741-9F73-0981A36A7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\Users\Jane\Documents\WSI_A\13_Visual_Identity\WSI_templates_2010\WSI_doc_wcover_wonum_v1.2.dotx</Template>
  <TotalTime>0</TotalTime>
  <Pages>14</Pages>
  <Words>3148</Words>
  <Characters>17946</Characters>
  <Application>Microsoft Macintosh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Zoo-Sun</cp:lastModifiedBy>
  <cp:revision>2</cp:revision>
  <cp:lastPrinted>2013-06-30T07:16:00Z</cp:lastPrinted>
  <dcterms:created xsi:type="dcterms:W3CDTF">2013-06-30T08:23:00Z</dcterms:created>
  <dcterms:modified xsi:type="dcterms:W3CDTF">2013-06-30T08:23:00Z</dcterms:modified>
</cp:coreProperties>
</file>