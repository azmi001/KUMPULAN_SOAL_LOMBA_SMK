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jpg" ContentType="image/jpeg"/>
  <Default Extension="emf" ContentType="image/x-emf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A8A1BA" w14:textId="77777777" w:rsidR="0034328E" w:rsidRPr="00EA5133" w:rsidRDefault="0034328E" w:rsidP="00A11118"/>
    <w:p w14:paraId="265156B5" w14:textId="77777777" w:rsidR="0034328E" w:rsidRPr="00EA5133" w:rsidRDefault="0034328E" w:rsidP="00A11118"/>
    <w:p w14:paraId="1978143B" w14:textId="77777777" w:rsidR="0034328E" w:rsidRPr="00EA5133" w:rsidRDefault="0034328E" w:rsidP="00A11118"/>
    <w:p w14:paraId="2EACD0EF" w14:textId="77777777" w:rsidR="0034328E" w:rsidRPr="00EA5133" w:rsidRDefault="0034328E" w:rsidP="00A11118"/>
    <w:p w14:paraId="36D82ED3" w14:textId="77777777" w:rsidR="0034328E" w:rsidRPr="00EA5133" w:rsidRDefault="0034328E" w:rsidP="00A11118"/>
    <w:p w14:paraId="1E8931DE" w14:textId="77777777" w:rsidR="0034328E" w:rsidRPr="00EA5133" w:rsidRDefault="0034328E" w:rsidP="00A11118"/>
    <w:p w14:paraId="104AC3A1" w14:textId="77777777" w:rsidR="0034328E" w:rsidRPr="00EA5133" w:rsidRDefault="0034328E" w:rsidP="00A11118"/>
    <w:p w14:paraId="1F3FB0E3" w14:textId="77777777" w:rsidR="0034328E" w:rsidRPr="00EA5133" w:rsidRDefault="0034328E" w:rsidP="00A11118"/>
    <w:p w14:paraId="6971AD2F" w14:textId="77777777" w:rsidR="0034328E" w:rsidRPr="00EA5133" w:rsidRDefault="0034328E" w:rsidP="00A11118"/>
    <w:p w14:paraId="490DD12B" w14:textId="77777777" w:rsidR="0034328E" w:rsidRPr="00EA5133" w:rsidRDefault="0034328E" w:rsidP="00A11118"/>
    <w:p w14:paraId="321E4A72" w14:textId="77777777" w:rsidR="0034328E" w:rsidRPr="00EA5133" w:rsidRDefault="0034328E" w:rsidP="00A11118"/>
    <w:p w14:paraId="4F1AB980" w14:textId="77777777" w:rsidR="0034328E" w:rsidRPr="00EA5133" w:rsidRDefault="0034328E" w:rsidP="00A11118">
      <w:bookmarkStart w:id="0" w:name="_GoBack"/>
      <w:bookmarkEnd w:id="0"/>
    </w:p>
    <w:p w14:paraId="4F4B4548" w14:textId="77777777" w:rsidR="0034328E" w:rsidRPr="00EA5133" w:rsidRDefault="0034328E" w:rsidP="00A11118"/>
    <w:p w14:paraId="0E7A10CD" w14:textId="77777777" w:rsidR="006402F1" w:rsidRDefault="00CE6B36" w:rsidP="00CE6B36">
      <w:pPr>
        <w:pStyle w:val="Doctitle0"/>
        <w:rPr>
          <w:ins w:id="1" w:author="Kinder" w:date="2013-06-30T08:23:00Z"/>
        </w:rPr>
      </w:pPr>
      <w:r w:rsidRPr="00EA5133">
        <w:rPr>
          <w:rPrChange w:id="2" w:author="Wolfgang J. Toechterle" w:date="2013-06-22T10:32:00Z">
            <w:rPr>
              <w:lang w:val="fr-FR"/>
            </w:rPr>
          </w:rPrChange>
        </w:rPr>
        <w:t xml:space="preserve">Test Project </w:t>
      </w:r>
      <w:del w:id="3" w:author="Kinder" w:date="2013-06-30T08:18:00Z">
        <w:r w:rsidRPr="00EA5133" w:rsidDel="006402F1">
          <w:rPr>
            <w:rPrChange w:id="4" w:author="Wolfgang J. Toechterle" w:date="2013-06-22T10:32:00Z">
              <w:rPr>
                <w:lang w:val="fr-FR"/>
              </w:rPr>
            </w:rPrChange>
          </w:rPr>
          <w:delText>document template</w:delText>
        </w:r>
      </w:del>
      <w:ins w:id="5" w:author="Kinder" w:date="2013-06-30T08:18:00Z">
        <w:r w:rsidR="006402F1">
          <w:t xml:space="preserve">Module 1 </w:t>
        </w:r>
      </w:ins>
    </w:p>
    <w:p w14:paraId="15ADB692" w14:textId="7BE352F3" w:rsidR="00CE6B36" w:rsidRPr="00EA5133" w:rsidRDefault="006402F1" w:rsidP="00CE6B36">
      <w:pPr>
        <w:pStyle w:val="Doctitle0"/>
        <w:rPr>
          <w:rPrChange w:id="6" w:author="Wolfgang J. Toechterle" w:date="2013-06-22T10:32:00Z">
            <w:rPr>
              <w:lang w:val="fr-FR"/>
            </w:rPr>
          </w:rPrChange>
        </w:rPr>
      </w:pPr>
      <w:ins w:id="7" w:author="Kinder" w:date="2013-06-30T08:18:00Z">
        <w:r>
          <w:t>(Corporate Design)</w:t>
        </w:r>
      </w:ins>
    </w:p>
    <w:p w14:paraId="4441C998" w14:textId="424873E9" w:rsidR="00CE6B36" w:rsidRPr="00EA5133" w:rsidRDefault="00FD5A9A">
      <w:pPr>
        <w:pStyle w:val="Docsubtitle2"/>
        <w:rPr>
          <w:rPrChange w:id="8" w:author="Wolfgang J. Toechterle" w:date="2013-06-22T10:32:00Z">
            <w:rPr>
              <w:lang w:val="fr-FR"/>
            </w:rPr>
          </w:rPrChange>
        </w:rPr>
        <w:pPrChange w:id="9" w:author="Kinder" w:date="2013-06-30T08:24:00Z">
          <w:pPr>
            <w:pStyle w:val="Docsubtitle1"/>
          </w:pPr>
        </w:pPrChange>
      </w:pPr>
      <w:r w:rsidRPr="00EA5133">
        <w:rPr>
          <w:rPrChange w:id="10" w:author="Wolfgang J. Toechterle" w:date="2013-06-22T10:32:00Z">
            <w:rPr>
              <w:lang w:val="fr-FR"/>
            </w:rPr>
          </w:rPrChange>
        </w:rPr>
        <w:t>WSC2013</w:t>
      </w:r>
      <w:r w:rsidR="004632D2" w:rsidRPr="00EA5133">
        <w:rPr>
          <w:rPrChange w:id="11" w:author="Wolfgang J. Toechterle" w:date="2013-06-22T10:32:00Z">
            <w:rPr>
              <w:lang w:val="fr-FR"/>
            </w:rPr>
          </w:rPrChange>
        </w:rPr>
        <w:t>_TP40</w:t>
      </w:r>
      <w:r w:rsidR="00CE6B36" w:rsidRPr="00EA5133">
        <w:rPr>
          <w:rPrChange w:id="12" w:author="Wolfgang J. Toechterle" w:date="2013-06-22T10:32:00Z">
            <w:rPr>
              <w:lang w:val="fr-FR"/>
            </w:rPr>
          </w:rPrChange>
        </w:rPr>
        <w:t>_</w:t>
      </w:r>
      <w:r w:rsidR="004632D2" w:rsidRPr="00EA5133">
        <w:rPr>
          <w:rPrChange w:id="13" w:author="Wolfgang J. Toechterle" w:date="2013-06-22T10:32:00Z">
            <w:rPr>
              <w:lang w:val="fr-FR"/>
            </w:rPr>
          </w:rPrChange>
        </w:rPr>
        <w:t>MO</w:t>
      </w:r>
      <w:ins w:id="14" w:author="Kinder" w:date="2013-06-30T08:20:00Z">
        <w:r w:rsidR="006402F1">
          <w:t>1</w:t>
        </w:r>
      </w:ins>
      <w:del w:id="15" w:author="Kinder" w:date="2013-06-30T08:20:00Z">
        <w:r w:rsidR="004632D2" w:rsidRPr="00EA5133" w:rsidDel="006402F1">
          <w:rPr>
            <w:rPrChange w:id="16" w:author="Wolfgang J. Toechterle" w:date="2013-06-22T10:32:00Z">
              <w:rPr>
                <w:lang w:val="fr-FR"/>
              </w:rPr>
            </w:rPrChange>
          </w:rPr>
          <w:delText>D</w:delText>
        </w:r>
        <w:r w:rsidR="005F4436" w:rsidRPr="00EA5133" w:rsidDel="006402F1">
          <w:rPr>
            <w:rPrChange w:id="17" w:author="Wolfgang J. Toechterle" w:date="2013-06-22T10:32:00Z">
              <w:rPr>
                <w:lang w:val="fr-FR"/>
              </w:rPr>
            </w:rPrChange>
          </w:rPr>
          <w:delText>_CD</w:delText>
        </w:r>
      </w:del>
      <w:r w:rsidR="004632D2" w:rsidRPr="00EA5133">
        <w:rPr>
          <w:rPrChange w:id="18" w:author="Wolfgang J. Toechterle" w:date="2013-06-22T10:32:00Z">
            <w:rPr>
              <w:lang w:val="fr-FR"/>
            </w:rPr>
          </w:rPrChange>
        </w:rPr>
        <w:t>_</w:t>
      </w:r>
      <w:del w:id="19" w:author="Kinder" w:date="2013-06-30T08:20:00Z">
        <w:r w:rsidR="004632D2" w:rsidRPr="00EA5133" w:rsidDel="006402F1">
          <w:rPr>
            <w:rPrChange w:id="20" w:author="Wolfgang J. Toechterle" w:date="2013-06-22T10:32:00Z">
              <w:rPr>
                <w:lang w:val="fr-FR"/>
              </w:rPr>
            </w:rPrChange>
          </w:rPr>
          <w:delText>PRE</w:delText>
        </w:r>
      </w:del>
      <w:ins w:id="21" w:author="Kinder" w:date="2013-06-30T08:20:00Z">
        <w:r w:rsidR="006402F1">
          <w:t>actual</w:t>
        </w:r>
      </w:ins>
      <w:r w:rsidR="00CE6B36" w:rsidRPr="00EA5133">
        <w:rPr>
          <w:rPrChange w:id="22" w:author="Wolfgang J. Toechterle" w:date="2013-06-22T10:32:00Z">
            <w:rPr>
              <w:lang w:val="fr-FR"/>
            </w:rPr>
          </w:rPrChange>
        </w:rPr>
        <w:t>_EN</w:t>
      </w:r>
    </w:p>
    <w:p w14:paraId="2ADF9BCB" w14:textId="77777777" w:rsidR="00CE6B36" w:rsidRPr="00EA5133" w:rsidRDefault="00CE6B36" w:rsidP="00CE6B36">
      <w:pPr>
        <w:pStyle w:val="Docsubtitle2"/>
        <w:rPr>
          <w:rPrChange w:id="23" w:author="Wolfgang J. Toechterle" w:date="2013-06-22T10:32:00Z">
            <w:rPr>
              <w:lang w:val="fr-FR"/>
            </w:rPr>
          </w:rPrChange>
        </w:rPr>
      </w:pPr>
    </w:p>
    <w:p w14:paraId="53C6B7A3" w14:textId="77777777" w:rsidR="006402F1" w:rsidRDefault="00CE6B36" w:rsidP="00CE6B36">
      <w:pPr>
        <w:pStyle w:val="Docsubtitle2"/>
        <w:rPr>
          <w:ins w:id="24" w:author="Kinder" w:date="2013-06-30T08:24:00Z"/>
        </w:rPr>
      </w:pPr>
      <w:r w:rsidRPr="00EA5133">
        <w:t>Submitted by:</w:t>
      </w:r>
      <w:ins w:id="25" w:author="Wolfgang J. Toechterle" w:date="2013-06-07T08:23:00Z">
        <w:r w:rsidR="00DB44DF" w:rsidRPr="00EA5133">
          <w:t xml:space="preserve"> </w:t>
        </w:r>
      </w:ins>
    </w:p>
    <w:p w14:paraId="32C2A42A" w14:textId="1973DDAF" w:rsidR="006402F1" w:rsidRDefault="00A16644" w:rsidP="00CE6B36">
      <w:pPr>
        <w:pStyle w:val="Docsubtitle2"/>
        <w:rPr>
          <w:ins w:id="26" w:author="Kinder" w:date="2013-06-30T08:24:00Z"/>
        </w:rPr>
      </w:pPr>
      <w:ins w:id="27" w:author="Wolfgang J. Toechterle" w:date="2013-06-22T09:47:00Z">
        <w:del w:id="28" w:author="Kinder" w:date="2013-06-30T09:11:00Z">
          <w:r w:rsidRPr="00EA5133" w:rsidDel="0074449E">
            <w:delText>Adel Alsalem</w:delText>
          </w:r>
        </w:del>
        <w:del w:id="29" w:author="Kinder" w:date="2013-06-30T08:24:00Z">
          <w:r w:rsidRPr="00EA5133" w:rsidDel="006402F1">
            <w:delText xml:space="preserve">, </w:delText>
          </w:r>
        </w:del>
      </w:ins>
      <w:ins w:id="30" w:author="Wolfgang J. Toechterle" w:date="2013-06-07T08:36:00Z">
        <w:r w:rsidR="003043C9" w:rsidRPr="00EA5133">
          <w:t>Thierry Herman</w:t>
        </w:r>
      </w:ins>
      <w:ins w:id="31" w:author="Kinder" w:date="2013-06-30T08:24:00Z">
        <w:r w:rsidR="006402F1">
          <w:t xml:space="preserve"> BE</w:t>
        </w:r>
      </w:ins>
    </w:p>
    <w:p w14:paraId="5E3E3BDD" w14:textId="77777777" w:rsidR="006402F1" w:rsidRDefault="003043C9" w:rsidP="00CE6B36">
      <w:pPr>
        <w:pStyle w:val="Docsubtitle2"/>
        <w:rPr>
          <w:ins w:id="32" w:author="Kinder" w:date="2013-06-30T08:25:00Z"/>
        </w:rPr>
      </w:pPr>
      <w:ins w:id="33" w:author="Wolfgang J. Toechterle" w:date="2013-06-07T08:36:00Z">
        <w:del w:id="34" w:author="Kinder" w:date="2013-06-30T08:24:00Z">
          <w:r w:rsidRPr="00EA5133" w:rsidDel="006402F1">
            <w:delText xml:space="preserve">, </w:delText>
          </w:r>
        </w:del>
      </w:ins>
      <w:ins w:id="35" w:author="Wolfgang J. Toechterle" w:date="2013-06-07T08:23:00Z">
        <w:r w:rsidR="00DB44DF" w:rsidRPr="00EA5133">
          <w:rPr>
            <w:rPrChange w:id="36" w:author="Wolfgang J. Toechterle" w:date="2013-06-22T10:32:00Z">
              <w:rPr>
                <w:lang w:val="en-US"/>
              </w:rPr>
            </w:rPrChange>
          </w:rPr>
          <w:t xml:space="preserve">Susanne </w:t>
        </w:r>
        <w:proofErr w:type="spellStart"/>
        <w:r w:rsidR="00DB44DF" w:rsidRPr="00EA5133">
          <w:rPr>
            <w:rPrChange w:id="37" w:author="Wolfgang J. Toechterle" w:date="2013-06-22T10:32:00Z">
              <w:rPr>
                <w:lang w:val="en-US"/>
              </w:rPr>
            </w:rPrChange>
          </w:rPr>
          <w:t>Moustgaard</w:t>
        </w:r>
      </w:ins>
      <w:proofErr w:type="spellEnd"/>
      <w:ins w:id="38" w:author="Kinder" w:date="2013-06-30T08:25:00Z">
        <w:r w:rsidR="006402F1">
          <w:t xml:space="preserve"> DN</w:t>
        </w:r>
      </w:ins>
    </w:p>
    <w:p w14:paraId="079975BF" w14:textId="77777777" w:rsidR="006402F1" w:rsidRDefault="00DB44DF" w:rsidP="00CE6B36">
      <w:pPr>
        <w:pStyle w:val="Docsubtitle2"/>
        <w:rPr>
          <w:ins w:id="39" w:author="Kinder" w:date="2013-06-30T08:25:00Z"/>
        </w:rPr>
      </w:pPr>
      <w:ins w:id="40" w:author="Wolfgang J. Toechterle" w:date="2013-06-07T08:23:00Z">
        <w:del w:id="41" w:author="Kinder" w:date="2013-06-30T08:25:00Z">
          <w:r w:rsidRPr="00EA5133" w:rsidDel="006402F1">
            <w:rPr>
              <w:rPrChange w:id="42" w:author="Wolfgang J. Toechterle" w:date="2013-06-22T10:32:00Z">
                <w:rPr>
                  <w:lang w:val="en-US"/>
                </w:rPr>
              </w:rPrChange>
            </w:rPr>
            <w:delText xml:space="preserve">, </w:delText>
          </w:r>
        </w:del>
      </w:ins>
      <w:proofErr w:type="spellStart"/>
      <w:ins w:id="43" w:author="Wolfgang J. Toechterle" w:date="2013-06-07T08:24:00Z">
        <w:r w:rsidRPr="00EA5133">
          <w:rPr>
            <w:rPrChange w:id="44" w:author="Wolfgang J. Toechterle" w:date="2013-06-22T10:32:00Z">
              <w:rPr>
                <w:lang w:val="en-US"/>
              </w:rPr>
            </w:rPrChange>
          </w:rPr>
          <w:t>Terkko</w:t>
        </w:r>
        <w:proofErr w:type="spellEnd"/>
        <w:r w:rsidRPr="00EA5133">
          <w:rPr>
            <w:rPrChange w:id="45" w:author="Wolfgang J. Toechterle" w:date="2013-06-22T10:32:00Z">
              <w:rPr>
                <w:lang w:val="en-US"/>
              </w:rPr>
            </w:rPrChange>
          </w:rPr>
          <w:t xml:space="preserve"> </w:t>
        </w:r>
        <w:proofErr w:type="spellStart"/>
        <w:r w:rsidRPr="00EA5133">
          <w:rPr>
            <w:rPrChange w:id="46" w:author="Wolfgang J. Toechterle" w:date="2013-06-22T10:32:00Z">
              <w:rPr>
                <w:lang w:val="en-US"/>
              </w:rPr>
            </w:rPrChange>
          </w:rPr>
          <w:t>Malm</w:t>
        </w:r>
      </w:ins>
      <w:proofErr w:type="spellEnd"/>
      <w:ins w:id="47" w:author="Kinder" w:date="2013-06-30T08:25:00Z">
        <w:r w:rsidR="006402F1">
          <w:t xml:space="preserve"> FI</w:t>
        </w:r>
      </w:ins>
      <w:ins w:id="48" w:author="Wolfgang J. Toechterle" w:date="2013-06-07T08:24:00Z">
        <w:del w:id="49" w:author="Kinder" w:date="2013-06-30T08:25:00Z">
          <w:r w:rsidRPr="00EA5133" w:rsidDel="006402F1">
            <w:rPr>
              <w:rPrChange w:id="50" w:author="Wolfgang J. Toechterle" w:date="2013-06-22T10:32:00Z">
                <w:rPr>
                  <w:lang w:val="en-US"/>
                </w:rPr>
              </w:rPrChange>
            </w:rPr>
            <w:delText>,</w:delText>
          </w:r>
        </w:del>
      </w:ins>
    </w:p>
    <w:p w14:paraId="1F44C2DD" w14:textId="1800035C" w:rsidR="006402F1" w:rsidRDefault="00DB44DF" w:rsidP="00CE6B36">
      <w:pPr>
        <w:pStyle w:val="Docsubtitle2"/>
        <w:rPr>
          <w:ins w:id="51" w:author="Kinder" w:date="2013-06-30T09:10:00Z"/>
        </w:rPr>
      </w:pPr>
      <w:ins w:id="52" w:author="Wolfgang J. Toechterle" w:date="2013-06-07T08:24:00Z">
        <w:del w:id="53" w:author="Kinder" w:date="2013-06-30T08:25:00Z">
          <w:r w:rsidRPr="00EA5133" w:rsidDel="006402F1">
            <w:rPr>
              <w:rPrChange w:id="54" w:author="Wolfgang J. Toechterle" w:date="2013-06-22T10:32:00Z">
                <w:rPr>
                  <w:lang w:val="en-US"/>
                </w:rPr>
              </w:rPrChange>
            </w:rPr>
            <w:delText xml:space="preserve"> </w:delText>
          </w:r>
        </w:del>
      </w:ins>
      <w:proofErr w:type="spellStart"/>
      <w:ins w:id="55" w:author="Wolfgang J. Toechterle" w:date="2013-06-22T09:48:00Z">
        <w:r w:rsidR="00626A92" w:rsidRPr="00EA5133">
          <w:t>Sathish</w:t>
        </w:r>
        <w:proofErr w:type="spellEnd"/>
        <w:r w:rsidR="00626A92" w:rsidRPr="00EA5133">
          <w:t xml:space="preserve"> Narayanan</w:t>
        </w:r>
        <w:del w:id="56" w:author="Kinder" w:date="2013-06-30T08:25:00Z">
          <w:r w:rsidR="00626A92" w:rsidRPr="00EA5133" w:rsidDel="006402F1">
            <w:delText>,</w:delText>
          </w:r>
        </w:del>
      </w:ins>
      <w:ins w:id="57" w:author="Kinder" w:date="2013-06-30T08:25:00Z">
        <w:r w:rsidR="00123A66">
          <w:t xml:space="preserve"> IN</w:t>
        </w:r>
      </w:ins>
    </w:p>
    <w:p w14:paraId="0D741168" w14:textId="77777777" w:rsidR="001151B7" w:rsidRPr="00EA5133" w:rsidRDefault="001151B7" w:rsidP="001151B7">
      <w:pPr>
        <w:pStyle w:val="Docsubtitle2"/>
        <w:rPr>
          <w:ins w:id="58" w:author="Kinder" w:date="2013-06-30T09:10:00Z"/>
        </w:rPr>
      </w:pPr>
      <w:ins w:id="59" w:author="Kinder" w:date="2013-06-30T09:10:00Z">
        <w:r w:rsidRPr="001D2089">
          <w:t>Amy Soon</w:t>
        </w:r>
        <w:r>
          <w:t xml:space="preserve"> SG</w:t>
        </w:r>
      </w:ins>
    </w:p>
    <w:p w14:paraId="5F6890D6" w14:textId="64F2598B" w:rsidR="00CE6B36" w:rsidRPr="00EA5133" w:rsidDel="001151B7" w:rsidRDefault="00626A92">
      <w:pPr>
        <w:pStyle w:val="Docsubtitle2"/>
        <w:rPr>
          <w:del w:id="60" w:author="Kinder" w:date="2013-06-30T09:09:00Z"/>
        </w:rPr>
      </w:pPr>
      <w:ins w:id="61" w:author="Wolfgang J. Toechterle" w:date="2013-06-22T09:48:00Z">
        <w:del w:id="62" w:author="Kinder" w:date="2013-06-30T08:25:00Z">
          <w:r w:rsidRPr="00EA5133" w:rsidDel="006402F1">
            <w:delText xml:space="preserve"> </w:delText>
          </w:r>
        </w:del>
      </w:ins>
      <w:ins w:id="63" w:author="Wolfgang J. Toechterle" w:date="2013-06-07T08:23:00Z">
        <w:r w:rsidR="00DB44DF" w:rsidRPr="00EA5133">
          <w:rPr>
            <w:rPrChange w:id="64" w:author="Wolfgang J. Toechterle" w:date="2013-06-22T10:32:00Z">
              <w:rPr>
                <w:lang w:val="en-US"/>
              </w:rPr>
            </w:rPrChange>
          </w:rPr>
          <w:t xml:space="preserve">Wolfgang </w:t>
        </w:r>
        <w:proofErr w:type="spellStart"/>
        <w:r w:rsidR="00DB44DF" w:rsidRPr="00EA5133">
          <w:rPr>
            <w:rPrChange w:id="65" w:author="Wolfgang J. Toechterle" w:date="2013-06-22T10:32:00Z">
              <w:rPr>
                <w:lang w:val="en-US"/>
              </w:rPr>
            </w:rPrChange>
          </w:rPr>
          <w:t>Toechterle</w:t>
        </w:r>
      </w:ins>
      <w:proofErr w:type="spellEnd"/>
      <w:ins w:id="66" w:author="Kinder" w:date="2013-06-30T08:25:00Z">
        <w:r w:rsidR="00123A66">
          <w:t xml:space="preserve"> IT</w:t>
        </w:r>
      </w:ins>
      <w:ins w:id="67" w:author="Wolfgang J. Toechterle" w:date="2013-06-07T08:24:00Z">
        <w:del w:id="68" w:author="Kinder" w:date="2013-06-30T08:25:00Z">
          <w:r w:rsidR="00DB44DF" w:rsidRPr="00EA5133" w:rsidDel="00123A66">
            <w:rPr>
              <w:rPrChange w:id="69" w:author="Wolfgang J. Toechterle" w:date="2013-06-22T10:32:00Z">
                <w:rPr>
                  <w:lang w:val="en-US"/>
                </w:rPr>
              </w:rPrChange>
            </w:rPr>
            <w:delText xml:space="preserve">, </w:delText>
          </w:r>
        </w:del>
        <w:del w:id="70" w:author="Kinder" w:date="2013-06-30T09:09:00Z">
          <w:r w:rsidR="00DB44DF" w:rsidRPr="00EA5133" w:rsidDel="001151B7">
            <w:rPr>
              <w:rPrChange w:id="71" w:author="Wolfgang J. Toechterle" w:date="2013-06-22T10:32:00Z">
                <w:rPr>
                  <w:lang w:val="en-US"/>
                </w:rPr>
              </w:rPrChange>
            </w:rPr>
            <w:delText>Amy Soon</w:delText>
          </w:r>
        </w:del>
      </w:ins>
    </w:p>
    <w:p w14:paraId="498956A1" w14:textId="1C2E8025" w:rsidR="00CE6B36" w:rsidRPr="00EA5133" w:rsidDel="00123A66" w:rsidRDefault="00CE6B36">
      <w:pPr>
        <w:pStyle w:val="Docsubtitle2"/>
        <w:rPr>
          <w:del w:id="72" w:author="Kinder" w:date="2013-06-30T08:25:00Z"/>
        </w:rPr>
      </w:pPr>
      <w:del w:id="73" w:author="Kinder" w:date="2013-06-30T08:25:00Z">
        <w:r w:rsidRPr="00EA5133" w:rsidDel="00123A66">
          <w:delText xml:space="preserve">Name: </w:delText>
        </w:r>
        <w:r w:rsidR="00F5386C" w:rsidRPr="00EA5133" w:rsidDel="00123A66">
          <w:rPr>
            <w:rFonts w:cs="Arial"/>
            <w:rPrChange w:id="74" w:author="Wolfgang J. Toechterle" w:date="2013-06-22T10:32:00Z">
              <w:rPr>
                <w:rFonts w:cs="Arial"/>
                <w:lang w:val="en-US"/>
              </w:rPr>
            </w:rPrChange>
          </w:rPr>
          <w:delText>Corporate Group</w:delText>
        </w:r>
      </w:del>
    </w:p>
    <w:p w14:paraId="3AD3E6B6" w14:textId="284C4A65" w:rsidR="00CE6B36" w:rsidRPr="006402F1" w:rsidDel="00123A66" w:rsidRDefault="00CE6B36">
      <w:pPr>
        <w:pStyle w:val="Docsubtitle2"/>
        <w:rPr>
          <w:del w:id="75" w:author="Kinder" w:date="2013-06-30T08:25:00Z"/>
        </w:rPr>
        <w:pPrChange w:id="76" w:author="Kinder" w:date="2013-06-30T09:10:00Z">
          <w:pPr>
            <w:pStyle w:val="TOC1"/>
          </w:pPr>
        </w:pPrChange>
      </w:pPr>
      <w:del w:id="77" w:author="Kinder" w:date="2013-06-30T08:25:00Z">
        <w:r w:rsidRPr="00263883" w:rsidDel="00123A66">
          <w:delText xml:space="preserve">Member Country: </w:delText>
        </w:r>
      </w:del>
      <w:ins w:id="78" w:author="Wolfgang J. Toechterle" w:date="2013-06-07T08:34:00Z">
        <w:del w:id="79" w:author="Kinder" w:date="2013-06-29T15:09:00Z">
          <w:r w:rsidR="003043C9" w:rsidRPr="00263883" w:rsidDel="001E709A">
            <w:delText xml:space="preserve">Belgium, </w:delText>
          </w:r>
        </w:del>
      </w:ins>
      <w:ins w:id="80" w:author="Wolfgang J. Toechterle" w:date="2013-06-07T08:23:00Z">
        <w:del w:id="81" w:author="Kinder" w:date="2013-06-30T08:25:00Z">
          <w:r w:rsidR="003043C9" w:rsidRPr="00EA5133" w:rsidDel="00123A66">
            <w:delText>D</w:delText>
          </w:r>
        </w:del>
        <w:del w:id="82" w:author="Kinder" w:date="2013-06-29T15:09:00Z">
          <w:r w:rsidR="003043C9" w:rsidRPr="00EA5133" w:rsidDel="001E709A">
            <w:delText>enmark</w:delText>
          </w:r>
        </w:del>
        <w:del w:id="83" w:author="Kinder" w:date="2013-06-30T08:25:00Z">
          <w:r w:rsidR="003043C9" w:rsidRPr="00EA5133" w:rsidDel="00123A66">
            <w:delText>, F</w:delText>
          </w:r>
        </w:del>
        <w:del w:id="84" w:author="Kinder" w:date="2013-06-29T15:09:00Z">
          <w:r w:rsidR="003043C9" w:rsidRPr="00EA5133" w:rsidDel="001E709A">
            <w:delText>inland</w:delText>
          </w:r>
        </w:del>
        <w:del w:id="85" w:author="Kinder" w:date="2013-06-30T08:25:00Z">
          <w:r w:rsidR="003043C9" w:rsidRPr="00EA5133" w:rsidDel="00123A66">
            <w:delText>,</w:delText>
          </w:r>
        </w:del>
      </w:ins>
      <w:ins w:id="86" w:author="Wolfgang J. Toechterle" w:date="2013-06-22T09:48:00Z">
        <w:del w:id="87" w:author="Kinder" w:date="2013-06-30T08:25:00Z">
          <w:r w:rsidR="00626A92" w:rsidRPr="00EA5133" w:rsidDel="00123A66">
            <w:delText xml:space="preserve"> I</w:delText>
          </w:r>
        </w:del>
        <w:del w:id="88" w:author="Kinder" w:date="2013-06-29T15:09:00Z">
          <w:r w:rsidR="00626A92" w:rsidRPr="00EA5133" w:rsidDel="001E709A">
            <w:delText>ndia</w:delText>
          </w:r>
        </w:del>
        <w:del w:id="89" w:author="Kinder" w:date="2013-06-30T08:25:00Z">
          <w:r w:rsidR="00626A92" w:rsidRPr="00EA5133" w:rsidDel="00123A66">
            <w:delText>,</w:delText>
          </w:r>
        </w:del>
      </w:ins>
      <w:ins w:id="90" w:author="Wolfgang J. Toechterle" w:date="2013-06-07T08:23:00Z">
        <w:del w:id="91" w:author="Kinder" w:date="2013-06-30T08:25:00Z">
          <w:r w:rsidR="003043C9" w:rsidRPr="00597D72" w:rsidDel="00123A66">
            <w:delText xml:space="preserve"> I</w:delText>
          </w:r>
        </w:del>
        <w:del w:id="92" w:author="Kinder" w:date="2013-06-29T15:09:00Z">
          <w:r w:rsidR="003043C9" w:rsidRPr="00597D72" w:rsidDel="001E709A">
            <w:delText>taly</w:delText>
          </w:r>
        </w:del>
        <w:del w:id="93" w:author="Kinder" w:date="2013-06-30T08:25:00Z">
          <w:r w:rsidR="003043C9" w:rsidRPr="00597D72" w:rsidDel="00123A66">
            <w:delText>,</w:delText>
          </w:r>
        </w:del>
        <w:del w:id="94" w:author="Kinder" w:date="2013-06-30T08:19:00Z">
          <w:r w:rsidR="003043C9" w:rsidRPr="00597D72" w:rsidDel="006402F1">
            <w:delText xml:space="preserve"> </w:delText>
          </w:r>
        </w:del>
      </w:ins>
      <w:ins w:id="95" w:author="Wolfgang J. Toechterle" w:date="2013-06-22T09:48:00Z">
        <w:del w:id="96" w:author="Kinder" w:date="2013-06-30T08:19:00Z">
          <w:r w:rsidR="00626A92" w:rsidRPr="00597D72" w:rsidDel="006402F1">
            <w:delText>S</w:delText>
          </w:r>
        </w:del>
        <w:del w:id="97" w:author="Kinder" w:date="2013-06-29T15:09:00Z">
          <w:r w:rsidR="00626A92" w:rsidRPr="00597D72" w:rsidDel="001E709A">
            <w:delText>audi Arabia</w:delText>
          </w:r>
        </w:del>
        <w:del w:id="98" w:author="Kinder" w:date="2013-06-30T08:19:00Z">
          <w:r w:rsidR="00626A92" w:rsidRPr="00597D72" w:rsidDel="006402F1">
            <w:delText>,</w:delText>
          </w:r>
        </w:del>
        <w:del w:id="99" w:author="Kinder" w:date="2013-06-30T08:25:00Z">
          <w:r w:rsidR="00626A92" w:rsidRPr="00597D72" w:rsidDel="00123A66">
            <w:delText xml:space="preserve"> </w:delText>
          </w:r>
        </w:del>
      </w:ins>
      <w:ins w:id="100" w:author="Wolfgang J. Toechterle" w:date="2013-06-07T08:23:00Z">
        <w:del w:id="101" w:author="Kinder" w:date="2013-06-30T08:25:00Z">
          <w:r w:rsidR="003043C9" w:rsidRPr="006402F1" w:rsidDel="00123A66">
            <w:delText>S</w:delText>
          </w:r>
        </w:del>
        <w:del w:id="102" w:author="Kinder" w:date="2013-06-29T15:09:00Z">
          <w:r w:rsidR="003043C9" w:rsidRPr="006402F1" w:rsidDel="001E709A">
            <w:delText>ingapo</w:delText>
          </w:r>
          <w:r w:rsidR="00DB44DF" w:rsidRPr="00EA5133" w:rsidDel="001E709A">
            <w:rPr>
              <w:rPrChange w:id="103" w:author="Wolfgang J. Toechterle" w:date="2013-06-22T10:32:00Z">
                <w:rPr/>
              </w:rPrChange>
            </w:rPr>
            <w:delText>r</w:delText>
          </w:r>
        </w:del>
      </w:ins>
      <w:ins w:id="104" w:author="Wolfgang J. Toechterle" w:date="2013-06-07T08:35:00Z">
        <w:del w:id="105" w:author="Kinder" w:date="2013-06-29T15:09:00Z">
          <w:r w:rsidR="003043C9" w:rsidRPr="00EA5133" w:rsidDel="001E709A">
            <w:rPr>
              <w:rPrChange w:id="106" w:author="Wolfgang J. Toechterle" w:date="2013-06-22T10:32:00Z">
                <w:rPr/>
              </w:rPrChange>
            </w:rPr>
            <w:delText>e</w:delText>
          </w:r>
        </w:del>
      </w:ins>
      <w:ins w:id="107" w:author="Wolfgang J. Toechterle" w:date="2013-06-07T08:23:00Z">
        <w:del w:id="108" w:author="Kinder" w:date="2013-06-30T08:25:00Z">
          <w:r w:rsidR="00DB44DF" w:rsidRPr="006402F1" w:rsidDel="00123A66">
            <w:delText xml:space="preserve">, </w:delText>
          </w:r>
        </w:del>
      </w:ins>
    </w:p>
    <w:p w14:paraId="1DE523FE" w14:textId="77777777" w:rsidR="00DB44DF" w:rsidRPr="00EA5133" w:rsidRDefault="00DB44DF">
      <w:pPr>
        <w:pStyle w:val="Docsubtitle2"/>
        <w:rPr>
          <w:ins w:id="109" w:author="Wolfgang J. Toechterle" w:date="2013-06-07T08:24:00Z"/>
          <w:rFonts w:eastAsiaTheme="majorEastAsia" w:cstheme="majorBidi"/>
          <w:b/>
          <w:bCs/>
          <w:caps/>
          <w:sz w:val="24"/>
          <w:u w:val="single"/>
        </w:rPr>
        <w:pPrChange w:id="110" w:author="Kinder" w:date="2013-06-30T09:10:00Z">
          <w:pPr>
            <w:spacing w:after="200" w:line="276" w:lineRule="auto"/>
          </w:pPr>
        </w:pPrChange>
      </w:pPr>
      <w:ins w:id="111" w:author="Wolfgang J. Toechterle" w:date="2013-06-07T08:24:00Z">
        <w:r w:rsidRPr="00EA5133">
          <w:br w:type="page"/>
        </w:r>
      </w:ins>
    </w:p>
    <w:p w14:paraId="6E469A8C" w14:textId="5A55853C" w:rsidR="00CE6B36" w:rsidRPr="00EA5133" w:rsidDel="00DB44DF" w:rsidRDefault="00CE6B36" w:rsidP="00CE6B36">
      <w:pPr>
        <w:pStyle w:val="TOC1"/>
        <w:rPr>
          <w:del w:id="112" w:author="Wolfgang J. Toechterle" w:date="2013-06-07T08:24:00Z"/>
        </w:rPr>
      </w:pPr>
      <w:del w:id="113" w:author="Wolfgang J. Toechterle" w:date="2013-06-07T08:24:00Z">
        <w:r w:rsidRPr="00EA5133" w:rsidDel="00DB44DF">
          <w:lastRenderedPageBreak/>
          <w:delText xml:space="preserve">Notes: </w:delText>
        </w:r>
      </w:del>
    </w:p>
    <w:p w14:paraId="25A3E32C" w14:textId="5096AC7E" w:rsidR="00CE6B36" w:rsidRPr="00EA5133" w:rsidDel="00DB44DF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14" w:author="Wolfgang J. Toechterle" w:date="2013-06-07T08:24:00Z"/>
        </w:rPr>
      </w:pPr>
      <w:del w:id="115" w:author="Wolfgang J. Toechterle" w:date="2013-06-07T08:24:00Z">
        <w:r w:rsidRPr="00EA5133" w:rsidDel="00DB44DF">
          <w:delText>The blue text in the following pages is provided as a guide or tip to help complete the Test Project submission according to WorldSkills requirements.</w:delText>
        </w:r>
      </w:del>
    </w:p>
    <w:p w14:paraId="1B4EE1A2" w14:textId="1F6C9770" w:rsidR="0034328E" w:rsidRPr="00EA5133" w:rsidDel="00DB44DF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16" w:author="Wolfgang J. Toechterle" w:date="2013-06-07T08:24:00Z"/>
        </w:rPr>
        <w:sectPr w:rsidR="0034328E" w:rsidRPr="00EA5133" w:rsidDel="00DB44DF" w:rsidSect="006402F1">
          <w:headerReference w:type="default" r:id="rId9"/>
          <w:footerReference w:type="default" r:id="rId10"/>
          <w:pgSz w:w="11900" w:h="16840" w:code="9"/>
          <w:pgMar w:top="1440" w:right="1440" w:bottom="1440" w:left="1440" w:header="567" w:footer="284" w:gutter="0"/>
          <w:cols w:space="708"/>
          <w:docGrid w:linePitch="360"/>
          <w:sectPrChange w:id="117" w:author="Kinder" w:date="2013-06-30T08:23:00Z">
            <w:sectPr w:rsidR="0034328E" w:rsidRPr="00EA5133" w:rsidDel="00DB44DF" w:rsidSect="006402F1">
              <w:pgSz w:w="11907" w:h="16839"/>
              <w:pgMar w:top="1985" w:right="1134" w:bottom="1418" w:left="1134" w:header="567" w:footer="284" w:gutter="0"/>
            </w:sectPr>
          </w:sectPrChange>
        </w:sectPr>
      </w:pPr>
      <w:del w:id="118" w:author="Wolfgang J. Toechterle" w:date="2013-06-07T08:24:00Z">
        <w:r w:rsidRPr="00EA5133" w:rsidDel="00DB44DF">
          <w:delText>Please refer to WorldSkills document WSC</w:delText>
        </w:r>
        <w:r w:rsidR="00FD5A9A" w:rsidRPr="00EA5133" w:rsidDel="00DB44DF">
          <w:delText>2013</w:delText>
        </w:r>
        <w:r w:rsidRPr="00EA5133" w:rsidDel="00DB44DF">
          <w:delText>_</w:delText>
        </w:r>
        <w:r w:rsidR="005630DE" w:rsidRPr="00EA5133" w:rsidDel="00DB44DF">
          <w:delText>09</w:delText>
        </w:r>
        <w:r w:rsidRPr="00EA5133" w:rsidDel="00DB44DF">
          <w:delText>_</w:delText>
        </w:r>
        <w:r w:rsidR="005630DE" w:rsidRPr="00EA5133" w:rsidDel="00DB44DF">
          <w:delText>Test_Project_prep_pres</w:delText>
        </w:r>
        <w:r w:rsidR="00FD5A9A" w:rsidRPr="00EA5133" w:rsidDel="00DB44DF">
          <w:delText>_EN.pdf</w:delText>
        </w:r>
        <w:r w:rsidRPr="00EA5133" w:rsidDel="00DB44DF">
          <w:delText xml:space="preserve"> “Test Projects for the 41</w:delText>
        </w:r>
        <w:r w:rsidRPr="00EA5133" w:rsidDel="00DB44DF">
          <w:rPr>
            <w:vertAlign w:val="superscript"/>
          </w:rPr>
          <w:delText>st</w:delText>
        </w:r>
        <w:r w:rsidRPr="00EA5133" w:rsidDel="00DB44DF">
          <w:delText xml:space="preserve"> WorldSkills Competition – preparation and presentation of Test Projects”.</w:delText>
        </w:r>
        <w:r w:rsidR="00FD5A9A" w:rsidRPr="00EA5133" w:rsidDel="00DB44DF">
          <w:delText xml:space="preserve"> </w:delText>
        </w:r>
        <w:r w:rsidRPr="00EA5133" w:rsidDel="00DB44DF">
          <w:delText xml:space="preserve">This document is available in </w:delText>
        </w:r>
        <w:r w:rsidR="00FD5A9A" w:rsidRPr="00EA5133" w:rsidDel="00DB44DF">
          <w:delText>EN, DE and FR (WSC2013</w:delText>
        </w:r>
        <w:r w:rsidRPr="00EA5133" w:rsidDel="00DB44DF">
          <w:delText>_TPXX_AA_EN.doc)</w:delText>
        </w:r>
      </w:del>
    </w:p>
    <w:p w14:paraId="3C32C4BD" w14:textId="627D2A01" w:rsidR="00CE6B36" w:rsidRPr="00EA5133" w:rsidDel="00B26476" w:rsidRDefault="00CE6B36" w:rsidP="00CE6B36">
      <w:pPr>
        <w:pStyle w:val="Heading1"/>
        <w:rPr>
          <w:del w:id="119" w:author="Wolfgang J. Toechterle" w:date="2013-06-08T18:46:00Z"/>
          <w:color w:val="0000FF"/>
        </w:rPr>
      </w:pPr>
      <w:bookmarkStart w:id="120" w:name="_Toc60882168"/>
      <w:bookmarkStart w:id="121" w:name="_Toc60887854"/>
      <w:del w:id="122" w:author="Wolfgang J. Toechterle" w:date="2013-06-08T18:46:00Z">
        <w:r w:rsidRPr="00EA5133" w:rsidDel="00B26476">
          <w:rPr>
            <w:b w:val="0"/>
            <w:bCs w:val="0"/>
            <w:caps w:val="0"/>
            <w:color w:val="0000FF"/>
          </w:rPr>
          <w:delText>Introduction to test project documentation</w:delText>
        </w:r>
        <w:bookmarkEnd w:id="120"/>
        <w:bookmarkEnd w:id="121"/>
      </w:del>
    </w:p>
    <w:p w14:paraId="11E78C42" w14:textId="76C14B91" w:rsidR="00CE6B36" w:rsidRPr="00EA5133" w:rsidDel="00B26476" w:rsidRDefault="00CE6B36" w:rsidP="004921DA">
      <w:pPr>
        <w:ind w:firstLine="720"/>
        <w:rPr>
          <w:del w:id="123" w:author="Wolfgang J. Toechterle" w:date="2013-06-08T18:46:00Z"/>
          <w:color w:val="0000FF"/>
        </w:rPr>
      </w:pPr>
    </w:p>
    <w:p w14:paraId="7AFC8489" w14:textId="029FA01D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24" w:author="Wolfgang J. Toechterle" w:date="2013-06-08T18:46:00Z"/>
          <w:color w:val="0000FF"/>
        </w:rPr>
      </w:pPr>
      <w:del w:id="125" w:author="Wolfgang J. Toechterle" w:date="2013-06-08T18:46:00Z">
        <w:r w:rsidRPr="00EA5133" w:rsidDel="00B26476">
          <w:rPr>
            <w:color w:val="0000FF"/>
          </w:rPr>
          <w:delText>Contents including list of all documents, drawings and photographs that make up the Test Project</w:delText>
        </w:r>
      </w:del>
    </w:p>
    <w:p w14:paraId="44757454" w14:textId="40CE2FE8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26" w:author="Wolfgang J. Toechterle" w:date="2013-06-08T18:46:00Z"/>
          <w:color w:val="0000FF"/>
        </w:rPr>
      </w:pPr>
      <w:del w:id="127" w:author="Wolfgang J. Toechterle" w:date="2013-06-08T18:46:00Z">
        <w:r w:rsidRPr="00EA5133" w:rsidDel="00B26476">
          <w:rPr>
            <w:color w:val="0000FF"/>
          </w:rPr>
          <w:delText>Introduction/overview</w:delText>
        </w:r>
      </w:del>
    </w:p>
    <w:p w14:paraId="68FC9E65" w14:textId="4110BA0A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28" w:author="Wolfgang J. Toechterle" w:date="2013-06-08T18:46:00Z"/>
          <w:color w:val="0000FF"/>
        </w:rPr>
      </w:pPr>
      <w:del w:id="129" w:author="Wolfgang J. Toechterle" w:date="2013-06-08T18:46:00Z">
        <w:r w:rsidRPr="00EA5133" w:rsidDel="00B26476">
          <w:rPr>
            <w:color w:val="0000FF"/>
          </w:rPr>
          <w:delText>Short description of project and tasks</w:delText>
        </w:r>
      </w:del>
    </w:p>
    <w:p w14:paraId="3E556767" w14:textId="39BDEB8C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30" w:author="Wolfgang J. Toechterle" w:date="2013-06-08T18:46:00Z"/>
          <w:color w:val="0000FF"/>
        </w:rPr>
      </w:pPr>
      <w:del w:id="131" w:author="Wolfgang J. Toechterle" w:date="2013-06-08T18:46:00Z">
        <w:r w:rsidRPr="00EA5133" w:rsidDel="00B26476">
          <w:rPr>
            <w:color w:val="0000FF"/>
          </w:rPr>
          <w:delText>Instructions to the competitor</w:delText>
        </w:r>
      </w:del>
    </w:p>
    <w:p w14:paraId="6D6CA4AB" w14:textId="46023280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32" w:author="Wolfgang J. Toechterle" w:date="2013-06-08T18:46:00Z"/>
          <w:color w:val="0000FF"/>
        </w:rPr>
      </w:pPr>
      <w:del w:id="133" w:author="Wolfgang J. Toechterle" w:date="2013-06-08T18:46:00Z">
        <w:r w:rsidRPr="00EA5133" w:rsidDel="00B26476">
          <w:rPr>
            <w:color w:val="0000FF"/>
          </w:rPr>
          <w:delText>Equipment, machinery, installations and materials required to complete the Test Project</w:delText>
        </w:r>
      </w:del>
    </w:p>
    <w:p w14:paraId="7BF6348B" w14:textId="5BA31737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34" w:author="Wolfgang J. Toechterle" w:date="2013-06-08T18:46:00Z"/>
          <w:color w:val="0000FF"/>
        </w:rPr>
      </w:pPr>
      <w:del w:id="135" w:author="Wolfgang J. Toechterle" w:date="2013-06-08T18:46:00Z">
        <w:r w:rsidRPr="00EA5133" w:rsidDel="00B26476">
          <w:rPr>
            <w:color w:val="0000FF"/>
          </w:rPr>
          <w:delText>Marking scheme (incl. assessment criteria)</w:delText>
        </w:r>
      </w:del>
    </w:p>
    <w:p w14:paraId="2F4AC596" w14:textId="1ABE8242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36" w:author="Wolfgang J. Toechterle" w:date="2013-06-08T18:46:00Z"/>
          <w:color w:val="0000FF"/>
        </w:rPr>
      </w:pPr>
      <w:del w:id="137" w:author="Wolfgang J. Toechterle" w:date="2013-06-08T18:46:00Z">
        <w:r w:rsidRPr="00EA5133" w:rsidDel="00B26476">
          <w:rPr>
            <w:color w:val="0000FF"/>
          </w:rPr>
          <w:delText>Other</w:delText>
        </w:r>
      </w:del>
    </w:p>
    <w:p w14:paraId="628AE687" w14:textId="77777777" w:rsidR="00CE6B36" w:rsidRPr="00EA5133" w:rsidDel="00B26476" w:rsidRDefault="00CE6B36" w:rsidP="00CE6B36">
      <w:pPr>
        <w:rPr>
          <w:del w:id="138" w:author="Wolfgang J. Toechterle" w:date="2013-06-08T18:46:00Z"/>
        </w:rPr>
      </w:pPr>
    </w:p>
    <w:p w14:paraId="05BABD7C" w14:textId="77777777" w:rsidR="00CE6B36" w:rsidRPr="00EA5133" w:rsidDel="00B26476" w:rsidRDefault="00CE6B36" w:rsidP="00CE6B36">
      <w:pPr>
        <w:rPr>
          <w:del w:id="139" w:author="Wolfgang J. Toechterle" w:date="2013-06-08T18:46:00Z"/>
        </w:rPr>
      </w:pPr>
    </w:p>
    <w:p w14:paraId="6803FBDC" w14:textId="77777777" w:rsidR="00CE6B36" w:rsidRPr="00EA5133" w:rsidRDefault="00CE6B36" w:rsidP="004632D2">
      <w:pPr>
        <w:pStyle w:val="Heading1"/>
      </w:pPr>
      <w:bookmarkStart w:id="140" w:name="_Toc60882171"/>
      <w:bookmarkStart w:id="141" w:name="_Toc60887857"/>
      <w:r w:rsidRPr="00EA5133">
        <w:t>Contents</w:t>
      </w:r>
      <w:bookmarkEnd w:id="140"/>
      <w:bookmarkEnd w:id="141"/>
    </w:p>
    <w:p w14:paraId="7BE22180" w14:textId="77777777" w:rsidR="00CE6B36" w:rsidRPr="00EA5133" w:rsidRDefault="00CE6B36" w:rsidP="00CE6B36">
      <w:r w:rsidRPr="00EA5133">
        <w:t>This Test Project proposal consists of the following documentation/files:</w:t>
      </w:r>
    </w:p>
    <w:p w14:paraId="3F5B4B31" w14:textId="3F5A3B0B" w:rsidR="00456E07" w:rsidRPr="00EA5133" w:rsidRDefault="00456E07" w:rsidP="004632D2">
      <w:pPr>
        <w:pStyle w:val="numberedlist"/>
        <w:ind w:left="360" w:hanging="360"/>
        <w:contextualSpacing w:val="0"/>
      </w:pPr>
      <w:r w:rsidRPr="00EA5133">
        <w:t>Text Doc:</w:t>
      </w:r>
      <w:r w:rsidR="00CE6B36" w:rsidRPr="00EA5133">
        <w:tab/>
      </w:r>
      <w:r w:rsidRPr="00EA5133">
        <w:t>WSC2013_TP40_MOD</w:t>
      </w:r>
      <w:ins w:id="142" w:author="Kinder" w:date="2013-06-30T09:20:00Z">
        <w:r w:rsidR="006D44E2">
          <w:t>1_</w:t>
        </w:r>
      </w:ins>
      <w:del w:id="143" w:author="Kinder" w:date="2013-06-30T09:20:00Z">
        <w:r w:rsidRPr="00EA5133" w:rsidDel="006D44E2">
          <w:delText>_CD_PRE</w:delText>
        </w:r>
      </w:del>
      <w:ins w:id="144" w:author="Kinder" w:date="2013-06-30T09:20:00Z">
        <w:r w:rsidR="006D44E2">
          <w:t>actual</w:t>
        </w:r>
      </w:ins>
      <w:r w:rsidRPr="00EA5133">
        <w:t xml:space="preserve">_EN </w:t>
      </w:r>
    </w:p>
    <w:p w14:paraId="46FB54E9" w14:textId="02005B55" w:rsidR="006D44E2" w:rsidRDefault="002647FD" w:rsidP="004632D2">
      <w:pPr>
        <w:pStyle w:val="numberedlist"/>
        <w:ind w:left="360" w:hanging="360"/>
        <w:contextualSpacing w:val="0"/>
        <w:rPr>
          <w:ins w:id="145" w:author="Kinder" w:date="2013-06-30T09:19:00Z"/>
        </w:rPr>
      </w:pPr>
      <w:ins w:id="146" w:author="Kinder" w:date="2013-06-30T09:21:00Z">
        <w:r>
          <w:t>WSC2013_TP40_MOD1_</w:t>
        </w:r>
      </w:ins>
      <w:r w:rsidR="00456E07" w:rsidRPr="00EA5133">
        <w:t>Folder</w:t>
      </w:r>
      <w:ins w:id="147" w:author="Kinder" w:date="2013-06-30T09:21:00Z">
        <w:r>
          <w:t xml:space="preserve"> containing:</w:t>
        </w:r>
      </w:ins>
      <w:r w:rsidR="00456E07" w:rsidRPr="00EA5133">
        <w:t xml:space="preserve"> </w:t>
      </w:r>
      <w:del w:id="148" w:author="Kinder" w:date="2013-06-30T09:21:00Z">
        <w:r w:rsidR="00456E07" w:rsidRPr="00EA5133" w:rsidDel="002647FD">
          <w:delText>containing</w:delText>
        </w:r>
      </w:del>
    </w:p>
    <w:p w14:paraId="0B74CDC1" w14:textId="32F5426A" w:rsidR="00456E07" w:rsidRPr="00EA5133" w:rsidRDefault="00456E07">
      <w:pPr>
        <w:pStyle w:val="numberedlist"/>
        <w:numPr>
          <w:ilvl w:val="1"/>
          <w:numId w:val="4"/>
        </w:numPr>
        <w:contextualSpacing w:val="0"/>
        <w:pPrChange w:id="149" w:author="Kinder" w:date="2013-06-30T09:20:00Z">
          <w:pPr>
            <w:pStyle w:val="numberedlist"/>
            <w:ind w:left="360" w:hanging="360"/>
            <w:contextualSpacing w:val="0"/>
          </w:pPr>
        </w:pPrChange>
      </w:pPr>
      <w:del w:id="150" w:author="Kinder" w:date="2013-06-30T09:20:00Z">
        <w:r w:rsidRPr="00EA5133" w:rsidDel="002647FD">
          <w:delText xml:space="preserve"> </w:delText>
        </w:r>
      </w:del>
      <w:proofErr w:type="gramStart"/>
      <w:r w:rsidRPr="00EA5133">
        <w:t>image</w:t>
      </w:r>
      <w:proofErr w:type="gramEnd"/>
      <w:r w:rsidRPr="00EA5133">
        <w:t xml:space="preserve"> files:</w:t>
      </w:r>
      <w:ins w:id="151" w:author="Wolfgang J. Toechterle" w:date="2013-06-22T10:40:00Z">
        <w:r w:rsidR="00680D08" w:rsidRPr="00680D08">
          <w:rPr>
            <w:color w:val="008000"/>
            <w:rPrChange w:id="152" w:author="Wolfgang J. Toechterle" w:date="2013-06-22T10:40:00Z">
              <w:rPr/>
            </w:rPrChange>
          </w:rPr>
          <w:t xml:space="preserve"> images</w:t>
        </w:r>
      </w:ins>
      <w:r w:rsidRPr="00EA5133">
        <w:tab/>
      </w:r>
    </w:p>
    <w:p w14:paraId="1B060F4D" w14:textId="723E10F3" w:rsidR="00456E07" w:rsidRPr="00EA5133" w:rsidRDefault="00456E07">
      <w:pPr>
        <w:pStyle w:val="numberedlist"/>
        <w:numPr>
          <w:ilvl w:val="1"/>
          <w:numId w:val="4"/>
        </w:numPr>
        <w:contextualSpacing w:val="0"/>
        <w:rPr>
          <w:ins w:id="153" w:author="Wolfgang J. Toechterle" w:date="2013-05-20T20:50:00Z"/>
        </w:rPr>
        <w:pPrChange w:id="154" w:author="Kinder" w:date="2013-06-30T09:22:00Z">
          <w:pPr>
            <w:pStyle w:val="numberedlist"/>
            <w:ind w:left="360" w:hanging="360"/>
            <w:contextualSpacing w:val="0"/>
          </w:pPr>
        </w:pPrChange>
      </w:pPr>
      <w:r w:rsidRPr="00EA5133">
        <w:t xml:space="preserve">Font folder: </w:t>
      </w:r>
      <w:ins w:id="155" w:author="Wolfgang J. Toechterle" w:date="2013-06-22T10:39:00Z">
        <w:r w:rsidR="00680D08">
          <w:t xml:space="preserve"> </w:t>
        </w:r>
      </w:ins>
      <w:ins w:id="156" w:author="Wolfgang J. Toechterle" w:date="2013-06-22T10:40:00Z">
        <w:r w:rsidR="00680D08" w:rsidRPr="00680D08">
          <w:rPr>
            <w:color w:val="008000"/>
            <w:rPrChange w:id="157" w:author="Wolfgang J. Toechterle" w:date="2013-06-22T10:40:00Z">
              <w:rPr/>
            </w:rPrChange>
          </w:rPr>
          <w:t>Kristall Now Pro</w:t>
        </w:r>
      </w:ins>
    </w:p>
    <w:p w14:paraId="54A29704" w14:textId="4DC6AB90" w:rsidR="00292AA9" w:rsidRPr="00EA5133" w:rsidRDefault="00680D08">
      <w:pPr>
        <w:pStyle w:val="numberedlist"/>
        <w:numPr>
          <w:ilvl w:val="1"/>
          <w:numId w:val="4"/>
        </w:numPr>
        <w:contextualSpacing w:val="0"/>
        <w:rPr>
          <w:ins w:id="158" w:author="Wolfgang J. Toechterle" w:date="2013-05-20T20:52:00Z"/>
        </w:rPr>
        <w:pPrChange w:id="159" w:author="Kinder" w:date="2013-06-30T09:22:00Z">
          <w:pPr>
            <w:pStyle w:val="numberedlist"/>
            <w:ind w:left="360" w:hanging="360"/>
            <w:contextualSpacing w:val="0"/>
          </w:pPr>
        </w:pPrChange>
      </w:pPr>
      <w:ins w:id="160" w:author="Wolfgang J. Toechterle" w:date="2013-05-20T20:50:00Z">
        <w:r>
          <w:t>Given text in file</w:t>
        </w:r>
      </w:ins>
      <w:ins w:id="161" w:author="Wolfgang J. Toechterle" w:date="2013-06-22T10:38:00Z">
        <w:r w:rsidR="00EA5133">
          <w:t>:</w:t>
        </w:r>
      </w:ins>
      <w:ins w:id="162" w:author="Wolfgang J. Toechterle" w:date="2013-06-22T10:37:00Z">
        <w:r w:rsidR="00EA5133" w:rsidRPr="00EA5133">
          <w:t xml:space="preserve"> </w:t>
        </w:r>
        <w:r w:rsidR="00EA5133" w:rsidRPr="00680D08">
          <w:rPr>
            <w:color w:val="008000"/>
            <w:rPrChange w:id="163" w:author="Wolfgang J. Toechterle" w:date="2013-06-22T10:39:00Z">
              <w:rPr/>
            </w:rPrChange>
          </w:rPr>
          <w:t>TEXT_Module_Corporate_Design</w:t>
        </w:r>
      </w:ins>
      <w:ins w:id="164" w:author="Wolfgang J. Toechterle" w:date="2013-06-22T10:38:00Z">
        <w:r w:rsidR="00EA5133" w:rsidRPr="00680D08">
          <w:rPr>
            <w:color w:val="008000"/>
            <w:rPrChange w:id="165" w:author="Wolfgang J. Toechterle" w:date="2013-06-22T10:39:00Z">
              <w:rPr/>
            </w:rPrChange>
          </w:rPr>
          <w:t>.rtf</w:t>
        </w:r>
      </w:ins>
    </w:p>
    <w:p w14:paraId="3B65733B" w14:textId="0B550073" w:rsidR="00292AA9" w:rsidRPr="00680D08" w:rsidRDefault="00292AA9">
      <w:pPr>
        <w:pStyle w:val="numberedlist"/>
        <w:numPr>
          <w:ilvl w:val="1"/>
          <w:numId w:val="4"/>
        </w:numPr>
        <w:contextualSpacing w:val="0"/>
        <w:rPr>
          <w:ins w:id="166" w:author="Wolfgang J. Toechterle" w:date="2013-05-20T21:08:00Z"/>
          <w:color w:val="000000" w:themeColor="text1"/>
          <w:rPrChange w:id="167" w:author="Wolfgang J. Toechterle" w:date="2013-06-22T10:40:00Z">
            <w:rPr>
              <w:ins w:id="168" w:author="Wolfgang J. Toechterle" w:date="2013-05-20T21:08:00Z"/>
            </w:rPr>
          </w:rPrChange>
        </w:rPr>
        <w:pPrChange w:id="169" w:author="Kinder" w:date="2013-06-30T09:22:00Z">
          <w:pPr>
            <w:pStyle w:val="numberedlist"/>
            <w:ind w:left="360" w:hanging="360"/>
            <w:contextualSpacing w:val="0"/>
          </w:pPr>
        </w:pPrChange>
      </w:pPr>
      <w:ins w:id="170" w:author="Wolfgang J. Toechterle" w:date="2013-05-20T20:52:00Z">
        <w:r w:rsidRPr="00EA5133">
          <w:t>QR Code</w:t>
        </w:r>
      </w:ins>
      <w:ins w:id="171" w:author="Wolfgang J. Toechterle" w:date="2013-06-22T10:38:00Z">
        <w:r w:rsidR="00680D08">
          <w:t xml:space="preserve"> in file</w:t>
        </w:r>
      </w:ins>
      <w:ins w:id="172" w:author="Wolfgang J. Toechterle" w:date="2013-05-20T20:52:00Z">
        <w:r w:rsidR="00680D08">
          <w:t xml:space="preserve">: </w:t>
        </w:r>
        <w:r w:rsidR="00680D08" w:rsidRPr="00680D08">
          <w:rPr>
            <w:color w:val="008000"/>
            <w:rPrChange w:id="173" w:author="Wolfgang J. Toechterle" w:date="2013-06-22T10:39:00Z">
              <w:rPr/>
            </w:rPrChange>
          </w:rPr>
          <w:t>druckkunst.png</w:t>
        </w:r>
      </w:ins>
    </w:p>
    <w:p w14:paraId="39D4175F" w14:textId="7056276A" w:rsidR="00041FC5" w:rsidRDefault="00041FC5">
      <w:pPr>
        <w:pStyle w:val="numberedlist"/>
        <w:numPr>
          <w:ilvl w:val="1"/>
          <w:numId w:val="4"/>
        </w:numPr>
        <w:contextualSpacing w:val="0"/>
        <w:rPr>
          <w:ins w:id="174" w:author="Wolfgang J. Toechterle" w:date="2013-06-22T10:42:00Z"/>
          <w:color w:val="008000"/>
        </w:rPr>
        <w:pPrChange w:id="175" w:author="Kinder" w:date="2013-06-30T09:22:00Z">
          <w:pPr>
            <w:pStyle w:val="numberedlist"/>
            <w:ind w:left="360" w:hanging="360"/>
            <w:contextualSpacing w:val="0"/>
          </w:pPr>
        </w:pPrChange>
      </w:pPr>
      <w:ins w:id="176" w:author="Wolfgang J. Toechterle" w:date="2013-05-20T21:08:00Z">
        <w:r w:rsidRPr="00680D08">
          <w:rPr>
            <w:color w:val="000000" w:themeColor="text1"/>
            <w:rPrChange w:id="177" w:author="Wolfgang J. Toechterle" w:date="2013-06-22T10:40:00Z">
              <w:rPr/>
            </w:rPrChange>
          </w:rPr>
          <w:t xml:space="preserve">Bag </w:t>
        </w:r>
        <w:proofErr w:type="spellStart"/>
        <w:r w:rsidRPr="00680D08">
          <w:rPr>
            <w:color w:val="000000" w:themeColor="text1"/>
            <w:rPrChange w:id="178" w:author="Wolfgang J. Toechterle" w:date="2013-06-22T10:40:00Z">
              <w:rPr/>
            </w:rPrChange>
          </w:rPr>
          <w:t>DieCut</w:t>
        </w:r>
      </w:ins>
      <w:proofErr w:type="spellEnd"/>
      <w:ins w:id="179" w:author="Wolfgang J. Toechterle" w:date="2013-06-22T10:39:00Z">
        <w:r w:rsidR="00680D08" w:rsidRPr="00680D08">
          <w:rPr>
            <w:color w:val="000000" w:themeColor="text1"/>
            <w:rPrChange w:id="180" w:author="Wolfgang J. Toechterle" w:date="2013-06-22T10:40:00Z">
              <w:rPr/>
            </w:rPrChange>
          </w:rPr>
          <w:t xml:space="preserve"> in file</w:t>
        </w:r>
      </w:ins>
      <w:ins w:id="181" w:author="Wolfgang J. Toechterle" w:date="2013-05-20T21:08:00Z">
        <w:r w:rsidRPr="00EA5133">
          <w:t xml:space="preserve">: </w:t>
        </w:r>
        <w:r w:rsidRPr="00680D08">
          <w:rPr>
            <w:color w:val="008000"/>
            <w:rPrChange w:id="182" w:author="Wolfgang J. Toechterle" w:date="2013-06-22T10:39:00Z">
              <w:rPr/>
            </w:rPrChange>
          </w:rPr>
          <w:t>BAG_dieC</w:t>
        </w:r>
      </w:ins>
      <w:ins w:id="183" w:author="Kinder" w:date="2013-06-29T12:14:00Z">
        <w:r w:rsidR="00C27E59">
          <w:rPr>
            <w:color w:val="008000"/>
          </w:rPr>
          <w:t>U</w:t>
        </w:r>
      </w:ins>
      <w:ins w:id="184" w:author="Wolfgang J. Toechterle" w:date="2013-05-20T21:08:00Z">
        <w:del w:id="185" w:author="Kinder" w:date="2013-06-29T12:14:00Z">
          <w:r w:rsidRPr="00680D08" w:rsidDel="00C27E59">
            <w:rPr>
              <w:color w:val="008000"/>
              <w:rPrChange w:id="186" w:author="Wolfgang J. Toechterle" w:date="2013-06-22T10:39:00Z">
                <w:rPr/>
              </w:rPrChange>
            </w:rPr>
            <w:delText>A</w:delText>
          </w:r>
        </w:del>
        <w:r w:rsidRPr="00680D08">
          <w:rPr>
            <w:color w:val="008000"/>
            <w:rPrChange w:id="187" w:author="Wolfgang J. Toechterle" w:date="2013-06-22T10:39:00Z">
              <w:rPr/>
            </w:rPrChange>
          </w:rPr>
          <w:t>T.ai</w:t>
        </w:r>
      </w:ins>
    </w:p>
    <w:p w14:paraId="6E1D197F" w14:textId="794C7593" w:rsidR="00263883" w:rsidRPr="00680D08" w:rsidRDefault="00510F1B">
      <w:pPr>
        <w:pStyle w:val="numberedlist"/>
        <w:numPr>
          <w:ilvl w:val="1"/>
          <w:numId w:val="4"/>
        </w:numPr>
        <w:contextualSpacing w:val="0"/>
        <w:rPr>
          <w:color w:val="008000"/>
          <w:rPrChange w:id="188" w:author="Wolfgang J. Toechterle" w:date="2013-06-22T10:39:00Z">
            <w:rPr/>
          </w:rPrChange>
        </w:rPr>
        <w:pPrChange w:id="189" w:author="Kinder" w:date="2013-06-30T09:22:00Z">
          <w:pPr>
            <w:pStyle w:val="numberedlist"/>
            <w:ind w:left="360" w:hanging="360"/>
            <w:contextualSpacing w:val="0"/>
          </w:pPr>
        </w:pPrChange>
      </w:pPr>
      <w:ins w:id="190" w:author="Wolfgang J. Toechterle" w:date="2013-06-22T11:52:00Z">
        <w:r>
          <w:rPr>
            <w:color w:val="000000" w:themeColor="text1"/>
          </w:rPr>
          <w:t>Colour</w:t>
        </w:r>
      </w:ins>
      <w:ins w:id="191" w:author="Wolfgang J. Toechterle" w:date="2013-06-22T10:42:00Z">
        <w:r w:rsidR="00263883" w:rsidRPr="00263883">
          <w:rPr>
            <w:color w:val="000000" w:themeColor="text1"/>
            <w:rPrChange w:id="192" w:author="Wolfgang J. Toechterle" w:date="2013-06-22T10:43:00Z">
              <w:rPr>
                <w:color w:val="008000"/>
              </w:rPr>
            </w:rPrChange>
          </w:rPr>
          <w:t xml:space="preserve"> profile file:</w:t>
        </w:r>
        <w:r w:rsidR="00263883">
          <w:rPr>
            <w:color w:val="008000"/>
          </w:rPr>
          <w:t xml:space="preserve"> </w:t>
        </w:r>
      </w:ins>
      <w:ins w:id="193" w:author="Wolfgang J. Toechterle" w:date="2013-06-22T10:43:00Z">
        <w:r w:rsidR="00263883" w:rsidRPr="00263883">
          <w:rPr>
            <w:color w:val="008000"/>
          </w:rPr>
          <w:t>ISOcoated_v2_300_eci</w:t>
        </w:r>
        <w:r w:rsidR="00263883">
          <w:rPr>
            <w:color w:val="008000"/>
          </w:rPr>
          <w:t xml:space="preserve">.icc, </w:t>
        </w:r>
        <w:r w:rsidR="00263883" w:rsidRPr="00263883">
          <w:rPr>
            <w:color w:val="008000"/>
          </w:rPr>
          <w:t>ISOcoated_v2_300_eci</w:t>
        </w:r>
        <w:r w:rsidR="00263883">
          <w:rPr>
            <w:color w:val="008000"/>
          </w:rPr>
          <w:t>.icc</w:t>
        </w:r>
      </w:ins>
    </w:p>
    <w:p w14:paraId="76AC283D" w14:textId="77777777" w:rsidR="00456E07" w:rsidRPr="00EA5133" w:rsidRDefault="00456E07" w:rsidP="003F24C3">
      <w:pPr>
        <w:pStyle w:val="Heading1"/>
      </w:pPr>
    </w:p>
    <w:p w14:paraId="4FDF6628" w14:textId="312FCF29" w:rsidR="00CE6B36" w:rsidRPr="00EA5133" w:rsidRDefault="00CE6B36" w:rsidP="003F24C3">
      <w:pPr>
        <w:pStyle w:val="Heading1"/>
      </w:pPr>
      <w:r w:rsidRPr="00EA5133">
        <w:t>Introduction</w:t>
      </w:r>
    </w:p>
    <w:p w14:paraId="515F88A0" w14:textId="77777777" w:rsidR="00A85014" w:rsidRPr="00EA5133" w:rsidRDefault="00306215" w:rsidP="00306215">
      <w:pPr>
        <w:rPr>
          <w:b/>
          <w:sz w:val="24"/>
          <w:szCs w:val="24"/>
          <w:rPrChange w:id="194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</w:pPr>
      <w:r w:rsidRPr="00EA5133">
        <w:rPr>
          <w:b/>
          <w:sz w:val="24"/>
          <w:szCs w:val="24"/>
          <w:rPrChange w:id="195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  <w:t xml:space="preserve">From the lead typeface to the Apple Mac: </w:t>
      </w:r>
    </w:p>
    <w:p w14:paraId="485EDCB4" w14:textId="2DE4E9F3" w:rsidR="00306215" w:rsidRPr="00EA5133" w:rsidRDefault="00306215" w:rsidP="00306215">
      <w:pPr>
        <w:rPr>
          <w:b/>
          <w:sz w:val="24"/>
          <w:szCs w:val="24"/>
          <w:rPrChange w:id="196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</w:pPr>
      <w:r w:rsidRPr="00EA5133">
        <w:rPr>
          <w:b/>
          <w:sz w:val="24"/>
          <w:szCs w:val="24"/>
          <w:rPrChange w:id="197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  <w:t xml:space="preserve">550 years of printing history at the </w:t>
      </w:r>
      <w:del w:id="198" w:author="Kinder" w:date="2013-06-30T08:15:00Z">
        <w:r w:rsidRPr="00EA5133" w:rsidDel="006402F1">
          <w:rPr>
            <w:b/>
            <w:sz w:val="24"/>
            <w:szCs w:val="24"/>
            <w:rPrChange w:id="199" w:author="Wolfgang J. Toechterle" w:date="2013-06-22T10:32:00Z">
              <w:rPr>
                <w:b/>
                <w:sz w:val="24"/>
                <w:szCs w:val="24"/>
                <w:lang w:val="en-US"/>
              </w:rPr>
            </w:rPrChange>
          </w:rPr>
          <w:delText xml:space="preserve">Leipzig </w:delText>
        </w:r>
      </w:del>
      <w:r w:rsidRPr="00EA5133">
        <w:rPr>
          <w:b/>
          <w:sz w:val="24"/>
          <w:szCs w:val="24"/>
          <w:rPrChange w:id="200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  <w:t>Museum of</w:t>
      </w:r>
      <w:del w:id="201" w:author="Kinder" w:date="2013-06-30T08:15:00Z">
        <w:r w:rsidRPr="00EA5133" w:rsidDel="006402F1">
          <w:rPr>
            <w:b/>
            <w:sz w:val="24"/>
            <w:szCs w:val="24"/>
            <w:rPrChange w:id="202" w:author="Wolfgang J. Toechterle" w:date="2013-06-22T10:32:00Z">
              <w:rPr>
                <w:b/>
                <w:sz w:val="24"/>
                <w:szCs w:val="24"/>
                <w:lang w:val="en-US"/>
              </w:rPr>
            </w:rPrChange>
          </w:rPr>
          <w:delText xml:space="preserve"> the</w:delText>
        </w:r>
      </w:del>
      <w:r w:rsidRPr="00EA5133">
        <w:rPr>
          <w:b/>
          <w:sz w:val="24"/>
          <w:szCs w:val="24"/>
          <w:rPrChange w:id="203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  <w:t xml:space="preserve"> Printing Arts</w:t>
      </w:r>
      <w:ins w:id="204" w:author="Kinder" w:date="2013-06-30T08:15:00Z">
        <w:r w:rsidR="006402F1" w:rsidRPr="006402F1">
          <w:rPr>
            <w:b/>
            <w:sz w:val="24"/>
            <w:szCs w:val="24"/>
          </w:rPr>
          <w:t xml:space="preserve"> </w:t>
        </w:r>
        <w:r w:rsidR="006402F1" w:rsidRPr="001D2089">
          <w:rPr>
            <w:b/>
            <w:sz w:val="24"/>
            <w:szCs w:val="24"/>
          </w:rPr>
          <w:t>Leipzig</w:t>
        </w:r>
      </w:ins>
    </w:p>
    <w:p w14:paraId="7A45CCDD" w14:textId="77777777" w:rsidR="00D03DE3" w:rsidRPr="00EA5133" w:rsidRDefault="00D03DE3" w:rsidP="00306215">
      <w:pPr>
        <w:rPr>
          <w:rPrChange w:id="205" w:author="Wolfgang J. Toechterle" w:date="2013-06-22T10:32:00Z">
            <w:rPr>
              <w:lang w:val="en-US"/>
            </w:rPr>
          </w:rPrChange>
        </w:rPr>
      </w:pPr>
    </w:p>
    <w:p w14:paraId="62D13491" w14:textId="77777777" w:rsidR="00D03DE3" w:rsidRPr="00EA5133" w:rsidRDefault="00D03DE3" w:rsidP="00D03DE3">
      <w:pPr>
        <w:rPr>
          <w:rPrChange w:id="206" w:author="Wolfgang J. Toechterle" w:date="2013-06-22T10:32:00Z">
            <w:rPr>
              <w:lang w:val="en-US"/>
            </w:rPr>
          </w:rPrChange>
        </w:rPr>
      </w:pPr>
      <w:r w:rsidRPr="00EA5133">
        <w:rPr>
          <w:b/>
          <w:rPrChange w:id="207" w:author="Wolfgang J. Toechterle" w:date="2013-06-22T10:32:00Z">
            <w:rPr>
              <w:b/>
              <w:lang w:val="en-US"/>
            </w:rPr>
          </w:rPrChange>
        </w:rPr>
        <w:t>The history of the “black art”</w:t>
      </w:r>
      <w:r w:rsidRPr="00EA5133">
        <w:rPr>
          <w:rPrChange w:id="208" w:author="Wolfgang J. Toechterle" w:date="2013-06-22T10:32:00Z">
            <w:rPr>
              <w:lang w:val="en-US"/>
            </w:rPr>
          </w:rPrChange>
        </w:rPr>
        <w:t xml:space="preserve"> is one of brilliant inventions, innovations rejected or developed and sudden radical change on a </w:t>
      </w:r>
      <w:proofErr w:type="spellStart"/>
      <w:r w:rsidRPr="00EA5133">
        <w:rPr>
          <w:rPrChange w:id="209" w:author="Wolfgang J. Toechterle" w:date="2013-06-22T10:32:00Z">
            <w:rPr>
              <w:lang w:val="en-US"/>
            </w:rPr>
          </w:rPrChange>
        </w:rPr>
        <w:t>breathtaking</w:t>
      </w:r>
      <w:proofErr w:type="spellEnd"/>
      <w:r w:rsidRPr="00EA5133">
        <w:rPr>
          <w:rPrChange w:id="210" w:author="Wolfgang J. Toechterle" w:date="2013-06-22T10:32:00Z">
            <w:rPr>
              <w:lang w:val="en-US"/>
            </w:rPr>
          </w:rPrChange>
        </w:rPr>
        <w:t xml:space="preserve"> scale. And yet it always remains a story about people. At the Leipzig Museum of</w:t>
      </w:r>
      <w:del w:id="211" w:author="Kinder" w:date="2013-06-30T08:16:00Z">
        <w:r w:rsidRPr="00EA5133" w:rsidDel="006402F1">
          <w:rPr>
            <w:rPrChange w:id="212" w:author="Wolfgang J. Toechterle" w:date="2013-06-22T10:32:00Z">
              <w:rPr>
                <w:lang w:val="en-US"/>
              </w:rPr>
            </w:rPrChange>
          </w:rPr>
          <w:delText xml:space="preserve"> the</w:delText>
        </w:r>
      </w:del>
      <w:r w:rsidRPr="00EA5133">
        <w:rPr>
          <w:rPrChange w:id="213" w:author="Wolfgang J. Toechterle" w:date="2013-06-22T10:32:00Z">
            <w:rPr>
              <w:lang w:val="en-US"/>
            </w:rPr>
          </w:rPrChange>
        </w:rPr>
        <w:t xml:space="preserve"> Printing Arts, the human touch makes printing history come alive again: rare historical machines and printing presses are shown in action, enabling visitors to experience the art of printing with all their senses.</w:t>
      </w:r>
    </w:p>
    <w:p w14:paraId="0EDA894D" w14:textId="77777777" w:rsidR="00D03DE3" w:rsidRPr="00EA5133" w:rsidRDefault="00D03DE3" w:rsidP="00D03DE3">
      <w:pPr>
        <w:rPr>
          <w:rPrChange w:id="214" w:author="Wolfgang J. Toechterle" w:date="2013-06-22T10:32:00Z">
            <w:rPr>
              <w:lang w:val="en-US"/>
            </w:rPr>
          </w:rPrChange>
        </w:rPr>
      </w:pPr>
    </w:p>
    <w:p w14:paraId="70D214A7" w14:textId="450E74AE" w:rsidR="00CE6B36" w:rsidRPr="00EA5133" w:rsidRDefault="006A59B7" w:rsidP="006A59B7">
      <w:pPr>
        <w:rPr>
          <w:rPrChange w:id="215" w:author="Wolfgang J. Toechterle" w:date="2013-06-22T10:32:00Z">
            <w:rPr>
              <w:lang w:val="en-US"/>
            </w:rPr>
          </w:rPrChange>
        </w:rPr>
      </w:pPr>
      <w:r w:rsidRPr="00EA5133">
        <w:rPr>
          <w:b/>
          <w:rPrChange w:id="216" w:author="Wolfgang J. Toechterle" w:date="2013-06-22T10:32:00Z">
            <w:rPr>
              <w:b/>
              <w:lang w:val="en-US"/>
            </w:rPr>
          </w:rPrChange>
        </w:rPr>
        <w:t>The museum’s collection</w:t>
      </w:r>
      <w:r w:rsidRPr="00EA5133">
        <w:rPr>
          <w:rPrChange w:id="217" w:author="Wolfgang J. Toechterle" w:date="2013-06-22T10:32:00Z">
            <w:rPr>
              <w:lang w:val="en-US"/>
            </w:rPr>
          </w:rPrChange>
        </w:rPr>
        <w:t xml:space="preserve"> of around 100 working machines and press</w:t>
      </w:r>
      <w:del w:id="218" w:author="Kinder" w:date="2013-06-29T10:51:00Z">
        <w:r w:rsidRPr="00EA5133" w:rsidDel="00597D72">
          <w:rPr>
            <w:rPrChange w:id="219" w:author="Wolfgang J. Toechterle" w:date="2013-06-22T10:32:00Z">
              <w:rPr>
                <w:lang w:val="en-US"/>
              </w:rPr>
            </w:rPrChange>
          </w:rPr>
          <w:delText>es</w:delText>
        </w:r>
      </w:del>
      <w:r w:rsidRPr="00EA5133">
        <w:rPr>
          <w:rPrChange w:id="220" w:author="Wolfgang J. Toechterle" w:date="2013-06-22T10:32:00Z">
            <w:rPr>
              <w:lang w:val="en-US"/>
            </w:rPr>
          </w:rPrChange>
        </w:rPr>
        <w:t xml:space="preserve"> for historical casting, composing and printing techniques really brings the history of printing alive</w:t>
      </w:r>
      <w:del w:id="221" w:author="Kinder" w:date="2013-06-30T08:17:00Z">
        <w:r w:rsidRPr="00EA5133" w:rsidDel="006402F1">
          <w:rPr>
            <w:rPrChange w:id="222" w:author="Wolfgang J. Toechterle" w:date="2013-06-22T10:32:00Z">
              <w:rPr>
                <w:lang w:val="en-US"/>
              </w:rPr>
            </w:rPrChange>
          </w:rPr>
          <w:delText>. With</w:delText>
        </w:r>
      </w:del>
      <w:r w:rsidRPr="00EA5133">
        <w:rPr>
          <w:rPrChange w:id="223" w:author="Wolfgang J. Toechterle" w:date="2013-06-22T10:32:00Z">
            <w:rPr>
              <w:lang w:val="en-US"/>
            </w:rPr>
          </w:rPrChange>
        </w:rPr>
        <w:t xml:space="preserve"> combining a museum and an active workshop, visitors still can experience printing process</w:t>
      </w:r>
      <w:del w:id="224" w:author="Kinder" w:date="2013-06-30T08:27:00Z">
        <w:r w:rsidRPr="00EA5133" w:rsidDel="00123A66">
          <w:rPr>
            <w:rPrChange w:id="225" w:author="Wolfgang J. Toechterle" w:date="2013-06-22T10:32:00Z">
              <w:rPr>
                <w:lang w:val="en-US"/>
              </w:rPr>
            </w:rPrChange>
          </w:rPr>
          <w:delText>es</w:delText>
        </w:r>
      </w:del>
      <w:del w:id="226" w:author="Kinder" w:date="2013-06-30T08:17:00Z">
        <w:r w:rsidRPr="00EA5133" w:rsidDel="006402F1">
          <w:rPr>
            <w:rPrChange w:id="227" w:author="Wolfgang J. Toechterle" w:date="2013-06-22T10:32:00Z">
              <w:rPr>
                <w:lang w:val="en-US"/>
              </w:rPr>
            </w:rPrChange>
          </w:rPr>
          <w:delText xml:space="preserve"> at</w:delText>
        </w:r>
      </w:del>
      <w:r w:rsidRPr="00EA5133">
        <w:rPr>
          <w:rPrChange w:id="228" w:author="Wolfgang J. Toechterle" w:date="2013-06-22T10:32:00Z">
            <w:rPr>
              <w:lang w:val="en-US"/>
            </w:rPr>
          </w:rPrChange>
        </w:rPr>
        <w:t xml:space="preserve"> first hand.</w:t>
      </w:r>
      <w:r w:rsidR="00306215" w:rsidRPr="00EA5133">
        <w:rPr>
          <w:rPrChange w:id="229" w:author="Wolfgang J. Toechterle" w:date="2013-06-22T10:32:00Z">
            <w:rPr>
              <w:lang w:val="en-US"/>
            </w:rPr>
          </w:rPrChange>
        </w:rPr>
        <w:t xml:space="preserve"> </w:t>
      </w:r>
      <w:r w:rsidRPr="00EA5133">
        <w:rPr>
          <w:rPrChange w:id="230" w:author="Wolfgang J. Toechterle" w:date="2013-06-22T10:32:00Z">
            <w:rPr>
              <w:lang w:val="en-US"/>
            </w:rPr>
          </w:rPrChange>
        </w:rPr>
        <w:t xml:space="preserve">The Museum of </w:t>
      </w:r>
      <w:del w:id="231" w:author="Kinder" w:date="2013-06-30T08:26:00Z">
        <w:r w:rsidRPr="00EA5133" w:rsidDel="00123A66">
          <w:rPr>
            <w:rPrChange w:id="232" w:author="Wolfgang J. Toechterle" w:date="2013-06-22T10:32:00Z">
              <w:rPr>
                <w:lang w:val="en-US"/>
              </w:rPr>
            </w:rPrChange>
          </w:rPr>
          <w:delText xml:space="preserve">the </w:delText>
        </w:r>
      </w:del>
      <w:r w:rsidRPr="00EA5133">
        <w:rPr>
          <w:rPrChange w:id="233" w:author="Wolfgang J. Toechterle" w:date="2013-06-22T10:32:00Z">
            <w:rPr>
              <w:lang w:val="en-US"/>
            </w:rPr>
          </w:rPrChange>
        </w:rPr>
        <w:t>Printing Arts also houses a handcraft book</w:t>
      </w:r>
      <w:ins w:id="234" w:author="Kinder" w:date="2013-06-29T10:52:00Z">
        <w:r w:rsidR="00597D72">
          <w:t xml:space="preserve"> </w:t>
        </w:r>
      </w:ins>
      <w:r w:rsidRPr="00EA5133">
        <w:rPr>
          <w:rPrChange w:id="235" w:author="Wolfgang J. Toechterle" w:date="2013-06-22T10:32:00Z">
            <w:rPr>
              <w:lang w:val="en-US"/>
            </w:rPr>
          </w:rPrChange>
        </w:rPr>
        <w:t>bindery, a workshop of a wood engrav</w:t>
      </w:r>
      <w:ins w:id="236" w:author="Kinder" w:date="2013-06-30T08:26:00Z">
        <w:r w:rsidR="00123A66">
          <w:t>ing</w:t>
        </w:r>
      </w:ins>
      <w:del w:id="237" w:author="Kinder" w:date="2013-06-30T08:26:00Z">
        <w:r w:rsidRPr="00EA5133" w:rsidDel="00123A66">
          <w:rPr>
            <w:rPrChange w:id="238" w:author="Wolfgang J. Toechterle" w:date="2013-06-22T10:32:00Z">
              <w:rPr>
                <w:lang w:val="en-US"/>
              </w:rPr>
            </w:rPrChange>
          </w:rPr>
          <w:delText>er</w:delText>
        </w:r>
      </w:del>
      <w:r w:rsidRPr="00EA5133">
        <w:rPr>
          <w:rPrChange w:id="239" w:author="Wolfgang J. Toechterle" w:date="2013-06-22T10:32:00Z">
            <w:rPr>
              <w:lang w:val="en-US"/>
            </w:rPr>
          </w:rPrChange>
        </w:rPr>
        <w:t xml:space="preserve"> and a</w:t>
      </w:r>
      <w:del w:id="240" w:author="Kinder" w:date="2013-06-30T08:26:00Z">
        <w:r w:rsidRPr="00EA5133" w:rsidDel="00123A66">
          <w:rPr>
            <w:rPrChange w:id="241" w:author="Wolfgang J. Toechterle" w:date="2013-06-22T10:32:00Z">
              <w:rPr>
                <w:lang w:val="en-US"/>
              </w:rPr>
            </w:rPrChange>
          </w:rPr>
          <w:delText>n</w:delText>
        </w:r>
      </w:del>
      <w:r w:rsidRPr="00EA5133">
        <w:rPr>
          <w:rPrChange w:id="242" w:author="Wolfgang J. Toechterle" w:date="2013-06-22T10:32:00Z">
            <w:rPr>
              <w:lang w:val="en-US"/>
            </w:rPr>
          </w:rPrChange>
        </w:rPr>
        <w:t xml:space="preserve"> unique collection of more than 4,000 different typefaces from European and oriental provenance. The Museum of</w:t>
      </w:r>
      <w:del w:id="243" w:author="Kinder" w:date="2013-06-30T08:26:00Z">
        <w:r w:rsidRPr="00EA5133" w:rsidDel="00123A66">
          <w:rPr>
            <w:rPrChange w:id="244" w:author="Wolfgang J. Toechterle" w:date="2013-06-22T10:32:00Z">
              <w:rPr>
                <w:lang w:val="en-US"/>
              </w:rPr>
            </w:rPrChange>
          </w:rPr>
          <w:delText xml:space="preserve"> the</w:delText>
        </w:r>
      </w:del>
      <w:r w:rsidRPr="00EA5133">
        <w:rPr>
          <w:rPrChange w:id="245" w:author="Wolfgang J. Toechterle" w:date="2013-06-22T10:32:00Z">
            <w:rPr>
              <w:lang w:val="en-US"/>
            </w:rPr>
          </w:rPrChange>
        </w:rPr>
        <w:t xml:space="preserve"> Printing Arts is based in the former industrial quarter </w:t>
      </w:r>
      <w:proofErr w:type="spellStart"/>
      <w:r w:rsidRPr="00EA5133">
        <w:rPr>
          <w:rPrChange w:id="246" w:author="Wolfgang J. Toechterle" w:date="2013-06-22T10:32:00Z">
            <w:rPr>
              <w:lang w:val="en-US"/>
            </w:rPr>
          </w:rPrChange>
        </w:rPr>
        <w:t>Plagwitz</w:t>
      </w:r>
      <w:proofErr w:type="spellEnd"/>
      <w:r w:rsidRPr="00EA5133">
        <w:rPr>
          <w:rPrChange w:id="247" w:author="Wolfgang J. Toechterle" w:date="2013-06-22T10:32:00Z">
            <w:rPr>
              <w:lang w:val="en-US"/>
            </w:rPr>
          </w:rPrChange>
        </w:rPr>
        <w:t xml:space="preserve"> in a listed industrial building that has been in continuous use as a printing house si</w:t>
      </w:r>
      <w:r w:rsidR="007B47BC" w:rsidRPr="00EA5133">
        <w:rPr>
          <w:rPrChange w:id="248" w:author="Wolfgang J. Toechterle" w:date="2013-06-22T10:32:00Z">
            <w:rPr>
              <w:lang w:val="en-US"/>
            </w:rPr>
          </w:rPrChange>
        </w:rPr>
        <w:t>nce the early 20th</w:t>
      </w:r>
      <w:r w:rsidRPr="00EA5133">
        <w:rPr>
          <w:rPrChange w:id="249" w:author="Wolfgang J. Toechterle" w:date="2013-06-22T10:32:00Z">
            <w:rPr>
              <w:lang w:val="en-US"/>
            </w:rPr>
          </w:rPrChange>
        </w:rPr>
        <w:t xml:space="preserve"> century.</w:t>
      </w:r>
    </w:p>
    <w:p w14:paraId="466F4806" w14:textId="77777777" w:rsidR="00D03DE3" w:rsidRPr="00EA5133" w:rsidRDefault="00D03DE3" w:rsidP="006A59B7">
      <w:pPr>
        <w:rPr>
          <w:rPrChange w:id="250" w:author="Wolfgang J. Toechterle" w:date="2013-06-22T10:32:00Z">
            <w:rPr>
              <w:lang w:val="en-US"/>
            </w:rPr>
          </w:rPrChange>
        </w:rPr>
      </w:pPr>
    </w:p>
    <w:p w14:paraId="362AE3AC" w14:textId="445650AD" w:rsidR="00D03DE3" w:rsidRPr="00EA5133" w:rsidRDefault="00D03DE3" w:rsidP="00D03DE3">
      <w:pPr>
        <w:rPr>
          <w:rPrChange w:id="251" w:author="Wolfgang J. Toechterle" w:date="2013-06-22T10:32:00Z">
            <w:rPr>
              <w:lang w:val="en-US"/>
            </w:rPr>
          </w:rPrChange>
        </w:rPr>
      </w:pPr>
      <w:del w:id="252" w:author="Kinder" w:date="2013-06-29T10:53:00Z">
        <w:r w:rsidRPr="00EA5133" w:rsidDel="00597D72">
          <w:rPr>
            <w:rPrChange w:id="253" w:author="Wolfgang J. Toechterle" w:date="2013-06-22T10:32:00Z">
              <w:rPr>
                <w:lang w:val="en-US"/>
              </w:rPr>
            </w:rPrChange>
          </w:rPr>
          <w:delText xml:space="preserve">Some </w:delText>
        </w:r>
      </w:del>
      <w:ins w:id="254" w:author="Kinder" w:date="2013-06-29T10:53:00Z">
        <w:r w:rsidR="00597D72">
          <w:t>T</w:t>
        </w:r>
      </w:ins>
      <w:del w:id="255" w:author="Kinder" w:date="2013-06-29T10:53:00Z">
        <w:r w:rsidRPr="00EA5133" w:rsidDel="00597D72">
          <w:rPr>
            <w:rPrChange w:id="256" w:author="Wolfgang J. Toechterle" w:date="2013-06-22T10:32:00Z">
              <w:rPr>
                <w:lang w:val="en-US"/>
              </w:rPr>
            </w:rPrChange>
          </w:rPr>
          <w:delText>t</w:delText>
        </w:r>
      </w:del>
      <w:r w:rsidRPr="00EA5133">
        <w:rPr>
          <w:rPrChange w:id="257" w:author="Wolfgang J. Toechterle" w:date="2013-06-22T10:32:00Z">
            <w:rPr>
              <w:lang w:val="en-US"/>
            </w:rPr>
          </w:rPrChange>
        </w:rPr>
        <w:t xml:space="preserve">hree </w:t>
      </w:r>
      <w:r w:rsidRPr="00EA5133">
        <w:rPr>
          <w:b/>
          <w:rPrChange w:id="258" w:author="Wolfgang J. Toechterle" w:date="2013-06-22T10:32:00Z">
            <w:rPr>
              <w:b/>
              <w:lang w:val="en-US"/>
            </w:rPr>
          </w:rPrChange>
        </w:rPr>
        <w:t>special exhibitions per year</w:t>
      </w:r>
      <w:r w:rsidRPr="00EA5133">
        <w:rPr>
          <w:rPrChange w:id="259" w:author="Wolfgang J. Toechterle" w:date="2013-06-22T10:32:00Z">
            <w:rPr>
              <w:lang w:val="en-US"/>
            </w:rPr>
          </w:rPrChange>
        </w:rPr>
        <w:t xml:space="preserve"> focus on individual theme</w:t>
      </w:r>
      <w:del w:id="260" w:author="Kinder" w:date="2013-06-29T10:53:00Z">
        <w:r w:rsidRPr="00EA5133" w:rsidDel="00597D72">
          <w:rPr>
            <w:rPrChange w:id="261" w:author="Wolfgang J. Toechterle" w:date="2013-06-22T10:32:00Z">
              <w:rPr>
                <w:lang w:val="en-US"/>
              </w:rPr>
            </w:rPrChange>
          </w:rPr>
          <w:delText>s</w:delText>
        </w:r>
      </w:del>
      <w:r w:rsidRPr="00EA5133">
        <w:rPr>
          <w:rPrChange w:id="262" w:author="Wolfgang J. Toechterle" w:date="2013-06-22T10:32:00Z">
            <w:rPr>
              <w:lang w:val="en-US"/>
            </w:rPr>
          </w:rPrChange>
        </w:rPr>
        <w:t xml:space="preserve"> related to printing and all its various facets. </w:t>
      </w:r>
      <w:proofErr w:type="gramStart"/>
      <w:r w:rsidRPr="00EA5133">
        <w:rPr>
          <w:rPrChange w:id="263" w:author="Wolfgang J. Toechterle" w:date="2013-06-22T10:32:00Z">
            <w:rPr>
              <w:lang w:val="en-US"/>
            </w:rPr>
          </w:rPrChange>
        </w:rPr>
        <w:t>The current exhibition, which runs until mid-May 2012 is entitled “From lithography to offset printing</w:t>
      </w:r>
      <w:ins w:id="264" w:author="Kinder" w:date="2013-06-29T10:53:00Z">
        <w:r w:rsidR="00597D72">
          <w:t>,</w:t>
        </w:r>
      </w:ins>
      <w:del w:id="265" w:author="Kinder" w:date="2013-06-29T10:53:00Z">
        <w:r w:rsidRPr="00EA5133" w:rsidDel="00597D72">
          <w:rPr>
            <w:rPrChange w:id="266" w:author="Wolfgang J. Toechterle" w:date="2013-06-22T10:32:00Z">
              <w:rPr>
                <w:lang w:val="en-US"/>
              </w:rPr>
            </w:rPrChange>
          </w:rPr>
          <w:delText>.</w:delText>
        </w:r>
      </w:del>
      <w:r w:rsidRPr="00EA5133">
        <w:rPr>
          <w:rPrChange w:id="267" w:author="Wolfgang J. Toechterle" w:date="2013-06-22T10:32:00Z">
            <w:rPr>
              <w:lang w:val="en-US"/>
            </w:rPr>
          </w:rPrChange>
        </w:rPr>
        <w:t xml:space="preserve"> </w:t>
      </w:r>
      <w:ins w:id="268" w:author="Kinder" w:date="2013-06-29T10:53:00Z">
        <w:r w:rsidR="00597D72">
          <w:t>t</w:t>
        </w:r>
      </w:ins>
      <w:del w:id="269" w:author="Kinder" w:date="2013-06-29T10:53:00Z">
        <w:r w:rsidRPr="00EA5133" w:rsidDel="00597D72">
          <w:rPr>
            <w:rPrChange w:id="270" w:author="Wolfgang J. Toechterle" w:date="2013-06-22T10:32:00Z">
              <w:rPr>
                <w:lang w:val="en-US"/>
              </w:rPr>
            </w:rPrChange>
          </w:rPr>
          <w:delText>T</w:delText>
        </w:r>
      </w:del>
      <w:r w:rsidRPr="00EA5133">
        <w:rPr>
          <w:rPrChange w:id="271" w:author="Wolfgang J. Toechterle" w:date="2013-06-22T10:32:00Z">
            <w:rPr>
              <w:lang w:val="en-US"/>
            </w:rPr>
          </w:rPrChange>
        </w:rPr>
        <w:t xml:space="preserve">he </w:t>
      </w:r>
      <w:proofErr w:type="spellStart"/>
      <w:r w:rsidRPr="00EA5133">
        <w:rPr>
          <w:rPrChange w:id="272" w:author="Wolfgang J. Toechterle" w:date="2013-06-22T10:32:00Z">
            <w:rPr>
              <w:lang w:val="en-US"/>
            </w:rPr>
          </w:rPrChange>
        </w:rPr>
        <w:t>Kunstanstalt</w:t>
      </w:r>
      <w:proofErr w:type="spellEnd"/>
      <w:r w:rsidRPr="00EA5133">
        <w:rPr>
          <w:rPrChange w:id="273" w:author="Wolfgang J. Toechterle" w:date="2013-06-22T10:32:00Z">
            <w:rPr>
              <w:lang w:val="en-US"/>
            </w:rPr>
          </w:rPrChange>
        </w:rPr>
        <w:t xml:space="preserve"> Carl </w:t>
      </w:r>
      <w:proofErr w:type="spellStart"/>
      <w:r w:rsidRPr="00EA5133">
        <w:rPr>
          <w:rPrChange w:id="274" w:author="Wolfgang J. Toechterle" w:date="2013-06-22T10:32:00Z">
            <w:rPr>
              <w:lang w:val="en-US"/>
            </w:rPr>
          </w:rPrChange>
        </w:rPr>
        <w:t>Garte</w:t>
      </w:r>
      <w:proofErr w:type="spellEnd"/>
      <w:r w:rsidRPr="00EA5133">
        <w:rPr>
          <w:rPrChange w:id="275" w:author="Wolfgang J. Toechterle" w:date="2013-06-22T10:32:00Z">
            <w:rPr>
              <w:lang w:val="en-US"/>
            </w:rPr>
          </w:rPrChange>
        </w:rPr>
        <w:t xml:space="preserve"> Leipzig and the collection of Hans </w:t>
      </w:r>
      <w:proofErr w:type="spellStart"/>
      <w:r w:rsidRPr="00EA5133">
        <w:rPr>
          <w:rPrChange w:id="276" w:author="Wolfgang J. Toechterle" w:date="2013-06-22T10:32:00Z">
            <w:rPr>
              <w:lang w:val="en-US"/>
            </w:rPr>
          </w:rPrChange>
        </w:rPr>
        <w:t>Garte</w:t>
      </w:r>
      <w:proofErr w:type="spellEnd"/>
      <w:r w:rsidRPr="00EA5133">
        <w:rPr>
          <w:rPrChange w:id="277" w:author="Wolfgang J. Toechterle" w:date="2013-06-22T10:32:00Z">
            <w:rPr>
              <w:lang w:val="en-US"/>
            </w:rPr>
          </w:rPrChange>
        </w:rPr>
        <w:t>”.</w:t>
      </w:r>
      <w:proofErr w:type="gramEnd"/>
      <w:r w:rsidRPr="00EA5133">
        <w:rPr>
          <w:rPrChange w:id="278" w:author="Wolfgang J. Toechterle" w:date="2013-06-22T10:32:00Z">
            <w:rPr>
              <w:lang w:val="en-US"/>
            </w:rPr>
          </w:rPrChange>
        </w:rPr>
        <w:t xml:space="preserve"> It shows extraordinary examples </w:t>
      </w:r>
      <w:r w:rsidR="007B47BC" w:rsidRPr="00EA5133">
        <w:rPr>
          <w:rPrChange w:id="279" w:author="Wolfgang J. Toechterle" w:date="2013-06-22T10:32:00Z">
            <w:rPr>
              <w:lang w:val="en-US"/>
            </w:rPr>
          </w:rPrChange>
        </w:rPr>
        <w:t>of multi-</w:t>
      </w:r>
      <w:del w:id="280" w:author="Wolfgang J. Toechterle" w:date="2013-06-22T11:52:00Z">
        <w:r w:rsidR="007B47BC" w:rsidRPr="00EA5133" w:rsidDel="00510F1B">
          <w:rPr>
            <w:rPrChange w:id="281" w:author="Wolfgang J. Toechterle" w:date="2013-06-22T10:32:00Z">
              <w:rPr>
                <w:lang w:val="en-US"/>
              </w:rPr>
            </w:rPrChange>
          </w:rPr>
          <w:delText>colo</w:delText>
        </w:r>
        <w:r w:rsidRPr="00EA5133" w:rsidDel="00510F1B">
          <w:rPr>
            <w:rPrChange w:id="282" w:author="Wolfgang J. Toechterle" w:date="2013-06-22T10:32:00Z">
              <w:rPr>
                <w:lang w:val="en-US"/>
              </w:rPr>
            </w:rPrChange>
          </w:rPr>
          <w:delText>r</w:delText>
        </w:r>
      </w:del>
      <w:ins w:id="283" w:author="Wolfgang J. Toechterle" w:date="2013-06-22T11:52:00Z">
        <w:r w:rsidR="00510F1B">
          <w:t>colour</w:t>
        </w:r>
      </w:ins>
      <w:r w:rsidRPr="00EA5133">
        <w:rPr>
          <w:rPrChange w:id="284" w:author="Wolfgang J. Toechterle" w:date="2013-06-22T10:32:00Z">
            <w:rPr>
              <w:lang w:val="en-US"/>
            </w:rPr>
          </w:rPrChange>
        </w:rPr>
        <w:t xml:space="preserve"> lithography and early examples of offset printing from the beginning of the twentieth century.</w:t>
      </w:r>
    </w:p>
    <w:p w14:paraId="5AD12157" w14:textId="77777777" w:rsidR="00F02B17" w:rsidRPr="00EA5133" w:rsidRDefault="00F02B17" w:rsidP="00D03DE3">
      <w:pPr>
        <w:rPr>
          <w:rPrChange w:id="285" w:author="Wolfgang J. Toechterle" w:date="2013-06-22T10:32:00Z">
            <w:rPr>
              <w:lang w:val="en-US"/>
            </w:rPr>
          </w:rPrChange>
        </w:rPr>
      </w:pPr>
    </w:p>
    <w:p w14:paraId="23F8F67A" w14:textId="5B76CC8D" w:rsidR="00F02B17" w:rsidRPr="00EA5133" w:rsidRDefault="00F02B17" w:rsidP="00F02B17">
      <w:pPr>
        <w:rPr>
          <w:rPrChange w:id="286" w:author="Wolfgang J. Toechterle" w:date="2013-06-22T10:32:00Z">
            <w:rPr>
              <w:lang w:val="en-US"/>
            </w:rPr>
          </w:rPrChange>
        </w:rPr>
      </w:pPr>
      <w:r w:rsidRPr="00EA5133">
        <w:rPr>
          <w:b/>
          <w:rPrChange w:id="287" w:author="Wolfgang J. Toechterle" w:date="2013-06-22T10:32:00Z">
            <w:rPr>
              <w:b/>
              <w:lang w:val="en-US"/>
            </w:rPr>
          </w:rPrChange>
        </w:rPr>
        <w:t>The Museum sees the future</w:t>
      </w:r>
      <w:r w:rsidRPr="00EA5133">
        <w:rPr>
          <w:rPrChange w:id="288" w:author="Wolfgang J. Toechterle" w:date="2013-06-22T10:32:00Z">
            <w:rPr>
              <w:lang w:val="en-US"/>
            </w:rPr>
          </w:rPrChange>
        </w:rPr>
        <w:t xml:space="preserve"> as lying in intelligent networking of print and Internet along the lines of “Augmented Reality” – with the difference that all the senses are addressed simultaneously at</w:t>
      </w:r>
      <w:del w:id="289" w:author="Kinder" w:date="2013-06-30T08:27:00Z">
        <w:r w:rsidRPr="00EA5133" w:rsidDel="00123A66">
          <w:rPr>
            <w:rPrChange w:id="290" w:author="Wolfgang J. Toechterle" w:date="2013-06-22T10:32:00Z">
              <w:rPr>
                <w:lang w:val="en-US"/>
              </w:rPr>
            </w:rPrChange>
          </w:rPr>
          <w:delText xml:space="preserve"> the</w:delText>
        </w:r>
      </w:del>
      <w:r w:rsidRPr="00EA5133">
        <w:rPr>
          <w:rPrChange w:id="291" w:author="Wolfgang J. Toechterle" w:date="2013-06-22T10:32:00Z">
            <w:rPr>
              <w:lang w:val="en-US"/>
            </w:rPr>
          </w:rPrChange>
        </w:rPr>
        <w:t xml:space="preserve"> </w:t>
      </w:r>
      <w:ins w:id="292" w:author="Kinder" w:date="2013-06-30T08:27:00Z">
        <w:r w:rsidR="00123A66">
          <w:t xml:space="preserve">the </w:t>
        </w:r>
      </w:ins>
      <w:r w:rsidRPr="00EA5133">
        <w:rPr>
          <w:rPrChange w:id="293" w:author="Wolfgang J. Toechterle" w:date="2013-06-22T10:32:00Z">
            <w:rPr>
              <w:lang w:val="en-US"/>
            </w:rPr>
          </w:rPrChange>
        </w:rPr>
        <w:t xml:space="preserve">Museum. </w:t>
      </w:r>
      <w:del w:id="294" w:author="Kinder" w:date="2013-06-30T08:27:00Z">
        <w:r w:rsidRPr="00EA5133" w:rsidDel="00123A66">
          <w:rPr>
            <w:rPrChange w:id="295" w:author="Wolfgang J. Toechterle" w:date="2013-06-22T10:32:00Z">
              <w:rPr>
                <w:lang w:val="en-US"/>
              </w:rPr>
            </w:rPrChange>
          </w:rPr>
          <w:delText>And w</w:delText>
        </w:r>
      </w:del>
      <w:ins w:id="296" w:author="Kinder" w:date="2013-06-30T08:27:00Z">
        <w:r w:rsidR="00123A66">
          <w:t>W</w:t>
        </w:r>
      </w:ins>
      <w:r w:rsidRPr="00EA5133">
        <w:rPr>
          <w:rPrChange w:id="297" w:author="Wolfgang J. Toechterle" w:date="2013-06-22T10:32:00Z">
            <w:rPr>
              <w:lang w:val="en-US"/>
            </w:rPr>
          </w:rPrChange>
        </w:rPr>
        <w:t>hen it comes to the media mix of the future, the Museum recommends occasionally taking a look back at the history of printing technology so as to understand the here and now better and actively use expertise from the past as a source of inspiration for the future.</w:t>
      </w:r>
    </w:p>
    <w:p w14:paraId="266D20FE" w14:textId="77777777" w:rsidR="00CE6B36" w:rsidRPr="00EA5133" w:rsidRDefault="00CE6B36" w:rsidP="00CE6B36"/>
    <w:p w14:paraId="1C344116" w14:textId="77777777" w:rsidR="003F24C3" w:rsidRPr="00EA5133" w:rsidRDefault="003F24C3">
      <w:pPr>
        <w:spacing w:after="200" w:line="276" w:lineRule="auto"/>
        <w:rPr>
          <w:rFonts w:eastAsiaTheme="majorEastAsia" w:cstheme="majorBidi"/>
          <w:b/>
          <w:bCs/>
          <w:caps/>
          <w:sz w:val="24"/>
          <w:szCs w:val="28"/>
          <w:u w:val="single"/>
        </w:rPr>
      </w:pPr>
      <w:bookmarkStart w:id="298" w:name="_Toc60882173"/>
      <w:bookmarkStart w:id="299" w:name="_Toc60887859"/>
      <w:r w:rsidRPr="00EA5133">
        <w:br w:type="page"/>
      </w:r>
    </w:p>
    <w:p w14:paraId="43976C24" w14:textId="122B24ED" w:rsidR="00CE6B36" w:rsidRPr="00EA5133" w:rsidRDefault="00CE6B36" w:rsidP="00CE6B36">
      <w:pPr>
        <w:pStyle w:val="Heading1"/>
      </w:pPr>
      <w:r w:rsidRPr="00EA5133">
        <w:lastRenderedPageBreak/>
        <w:t>Description of project and tasks</w:t>
      </w:r>
      <w:bookmarkEnd w:id="298"/>
      <w:bookmarkEnd w:id="299"/>
    </w:p>
    <w:p w14:paraId="1B2474DC" w14:textId="779228AB" w:rsidR="00F5386C" w:rsidRPr="00EA5133" w:rsidRDefault="00F5386C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300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30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The </w:t>
      </w:r>
      <w:r w:rsidRPr="00EA5133">
        <w:rPr>
          <w:rFonts w:cs="Arial"/>
          <w:b/>
          <w:szCs w:val="20"/>
          <w:rPrChange w:id="302" w:author="Wolfgang J. Toechterle" w:date="2013-06-22T10:32:00Z">
            <w:rPr>
              <w:rFonts w:cs="Arial"/>
              <w:b/>
              <w:szCs w:val="20"/>
              <w:lang w:val="en-US"/>
            </w:rPr>
          </w:rPrChange>
        </w:rPr>
        <w:t>Museum o</w:t>
      </w:r>
      <w:ins w:id="303" w:author="Kinder" w:date="2013-06-30T08:28:00Z">
        <w:r w:rsidR="00123A66">
          <w:rPr>
            <w:rFonts w:cs="Arial"/>
            <w:b/>
            <w:szCs w:val="20"/>
          </w:rPr>
          <w:t>f</w:t>
        </w:r>
      </w:ins>
      <w:del w:id="304" w:author="Kinder" w:date="2013-06-30T08:28:00Z">
        <w:r w:rsidRPr="00EA5133" w:rsidDel="00123A66">
          <w:rPr>
            <w:rFonts w:cs="Arial"/>
            <w:b/>
            <w:szCs w:val="20"/>
            <w:rPrChange w:id="305" w:author="Wolfgang J. Toechterle" w:date="2013-06-22T10:32:00Z">
              <w:rPr>
                <w:rFonts w:cs="Arial"/>
                <w:b/>
                <w:szCs w:val="20"/>
                <w:lang w:val="en-US"/>
              </w:rPr>
            </w:rPrChange>
          </w:rPr>
          <w:delText>f the</w:delText>
        </w:r>
      </w:del>
      <w:r w:rsidRPr="00EA5133">
        <w:rPr>
          <w:rFonts w:cs="Arial"/>
          <w:b/>
          <w:szCs w:val="20"/>
          <w:rPrChange w:id="306" w:author="Wolfgang J. Toechterle" w:date="2013-06-22T10:32:00Z">
            <w:rPr>
              <w:rFonts w:cs="Arial"/>
              <w:b/>
              <w:szCs w:val="20"/>
              <w:lang w:val="en-US"/>
            </w:rPr>
          </w:rPrChange>
        </w:rPr>
        <w:t xml:space="preserve"> Printing Arts</w:t>
      </w:r>
      <w:r w:rsidRPr="00EA5133">
        <w:rPr>
          <w:rFonts w:cs="Arial"/>
          <w:szCs w:val="20"/>
          <w:rPrChange w:id="30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needs to build an identity that will be used consistently through all its documents. Your job is to create this corporate identity</w:t>
      </w:r>
      <w:proofErr w:type="gramStart"/>
      <w:r w:rsidRPr="00EA5133">
        <w:rPr>
          <w:rFonts w:cs="Arial"/>
          <w:szCs w:val="20"/>
          <w:rPrChange w:id="308" w:author="Wolfgang J. Toechterle" w:date="2013-06-22T10:32:00Z">
            <w:rPr>
              <w:rFonts w:cs="Arial"/>
              <w:szCs w:val="20"/>
              <w:lang w:val="en-US"/>
            </w:rPr>
          </w:rPrChange>
        </w:rPr>
        <w:t>;</w:t>
      </w:r>
      <w:proofErr w:type="gramEnd"/>
      <w:r w:rsidRPr="00EA5133">
        <w:rPr>
          <w:rFonts w:cs="Arial"/>
          <w:szCs w:val="20"/>
          <w:rPrChange w:id="30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with </w:t>
      </w:r>
      <w:del w:id="310" w:author="Wolfgang J. Toechterle" w:date="2013-06-22T11:52:00Z">
        <w:r w:rsidRPr="00EA5133" w:rsidDel="00510F1B">
          <w:rPr>
            <w:rFonts w:cs="Arial"/>
            <w:szCs w:val="20"/>
            <w:rPrChange w:id="31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312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Pr="00EA5133">
        <w:rPr>
          <w:rFonts w:cs="Arial"/>
          <w:szCs w:val="20"/>
          <w:rPrChange w:id="31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s, photos and illustrations, typefaces, etc. This will be applied to several promotional items including a Letterhead and Business Card, Entry Ticket and Shopping Bag. </w:t>
      </w:r>
    </w:p>
    <w:p w14:paraId="60A3DD68" w14:textId="77777777" w:rsidR="00F5386C" w:rsidRPr="00EA5133" w:rsidRDefault="00F5386C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314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6FD1E2C2" w14:textId="7C614F6A" w:rsidR="00F5386C" w:rsidRPr="00EA5133" w:rsidRDefault="00F5386C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Times New Roman" w:cs="Times New Roman"/>
        </w:rPr>
      </w:pPr>
      <w:r w:rsidRPr="00EA5133">
        <w:rPr>
          <w:rFonts w:cs="Arial"/>
          <w:szCs w:val="20"/>
          <w:rPrChange w:id="31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Throughout the whole project </w:t>
      </w:r>
      <w:r w:rsidR="00EC452A" w:rsidRPr="00EA5133">
        <w:rPr>
          <w:rFonts w:cs="Arial"/>
          <w:szCs w:val="20"/>
          <w:rPrChange w:id="316" w:author="Wolfgang J. Toechterle" w:date="2013-06-22T10:32:00Z">
            <w:rPr>
              <w:rFonts w:cs="Arial"/>
              <w:szCs w:val="20"/>
              <w:lang w:val="en-US"/>
            </w:rPr>
          </w:rPrChange>
        </w:rPr>
        <w:t>you</w:t>
      </w:r>
      <w:r w:rsidRPr="00EA5133">
        <w:rPr>
          <w:rFonts w:cs="Arial"/>
          <w:szCs w:val="20"/>
          <w:rPrChange w:id="31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should </w:t>
      </w:r>
      <w:ins w:id="318" w:author="Kinder" w:date="2013-06-29T10:55:00Z">
        <w:r w:rsidR="00614930">
          <w:rPr>
            <w:rFonts w:cs="Arial"/>
            <w:szCs w:val="20"/>
          </w:rPr>
          <w:t>consider</w:t>
        </w:r>
      </w:ins>
      <w:del w:id="319" w:author="Kinder" w:date="2013-06-29T10:55:00Z">
        <w:r w:rsidRPr="00EA5133" w:rsidDel="00614930">
          <w:rPr>
            <w:rFonts w:cs="Arial"/>
            <w:szCs w:val="20"/>
            <w:rPrChange w:id="32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take in mind</w:delText>
        </w:r>
      </w:del>
      <w:del w:id="321" w:author="Kinder" w:date="2013-06-30T08:28:00Z">
        <w:r w:rsidRPr="00EA5133" w:rsidDel="00123A66">
          <w:rPr>
            <w:rFonts w:cs="Arial"/>
            <w:szCs w:val="20"/>
            <w:rPrChange w:id="32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,</w:delText>
        </w:r>
      </w:del>
      <w:r w:rsidRPr="00EA5133">
        <w:rPr>
          <w:rFonts w:cs="Arial"/>
          <w:szCs w:val="20"/>
          <w:rPrChange w:id="32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that the museum </w:t>
      </w:r>
      <w:r w:rsidR="00EC452A" w:rsidRPr="00EA5133">
        <w:rPr>
          <w:rFonts w:cs="Arial"/>
          <w:szCs w:val="20"/>
          <w:rPrChange w:id="324" w:author="Wolfgang J. Toechterle" w:date="2013-06-22T10:32:00Z">
            <w:rPr>
              <w:rFonts w:cs="Arial"/>
              <w:szCs w:val="20"/>
              <w:lang w:val="en-US"/>
            </w:rPr>
          </w:rPrChange>
        </w:rPr>
        <w:t>represents</w:t>
      </w:r>
      <w:r w:rsidRPr="00EA5133">
        <w:rPr>
          <w:rFonts w:cs="Arial"/>
          <w:szCs w:val="20"/>
          <w:rPrChange w:id="32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="00EC452A" w:rsidRPr="00EA5133">
        <w:rPr>
          <w:rFonts w:cs="Arial"/>
          <w:szCs w:val="20"/>
          <w:rPrChange w:id="326" w:author="Wolfgang J. Toechterle" w:date="2013-06-22T10:32:00Z">
            <w:rPr>
              <w:rFonts w:cs="Arial"/>
              <w:szCs w:val="20"/>
              <w:lang w:val="en-US"/>
            </w:rPr>
          </w:rPrChange>
        </w:rPr>
        <w:t>the art of</w:t>
      </w:r>
      <w:r w:rsidRPr="00EA5133">
        <w:rPr>
          <w:rFonts w:cs="Arial"/>
          <w:szCs w:val="20"/>
          <w:rPrChange w:id="32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letterpress printing.</w:t>
      </w:r>
      <w:r w:rsidR="00EC452A" w:rsidRPr="00EA5133">
        <w:rPr>
          <w:rFonts w:cs="Arial"/>
          <w:szCs w:val="20"/>
          <w:rPrChange w:id="32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="00D23C9A" w:rsidRPr="00EA5133">
        <w:rPr>
          <w:rFonts w:cs="Arial"/>
          <w:szCs w:val="20"/>
          <w:rPrChange w:id="32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Due to this, some documents will be produced with this printing method. When you design remember some of the limitations of letterpress printing. Such as </w:t>
      </w:r>
      <w:r w:rsidR="00D23C9A" w:rsidRPr="00EA5133">
        <w:rPr>
          <w:rFonts w:eastAsia="Times New Roman" w:cs="Times New Roman"/>
        </w:rPr>
        <w:t xml:space="preserve">fine lines, large solids and halftone screens </w:t>
      </w:r>
      <w:r w:rsidR="008E30B0" w:rsidRPr="00EA5133">
        <w:rPr>
          <w:rFonts w:eastAsia="Times New Roman" w:cs="Times New Roman"/>
        </w:rPr>
        <w:t>or the transparent quality of letterpress Ink.</w:t>
      </w:r>
    </w:p>
    <w:p w14:paraId="6F1A0B83" w14:textId="77777777" w:rsidR="00F5386C" w:rsidRPr="00EA5133" w:rsidRDefault="00F5386C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330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519F327B" w14:textId="3C308620" w:rsidR="008E30B0" w:rsidRPr="00EA5133" w:rsidRDefault="008E30B0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331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33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Therefore the client asked for a clean and </w:t>
      </w:r>
      <w:proofErr w:type="gramStart"/>
      <w:r w:rsidR="0008577D" w:rsidRPr="00EA5133">
        <w:rPr>
          <w:rStyle w:val="hps"/>
          <w:rFonts w:eastAsia="Times New Roman" w:cs="Times New Roman"/>
          <w:rPrChange w:id="333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straight</w:t>
      </w:r>
      <w:ins w:id="334" w:author="Kinder" w:date="2013-06-29T10:56:00Z">
        <w:r w:rsidR="00614930">
          <w:rPr>
            <w:rStyle w:val="hps"/>
            <w:rFonts w:eastAsia="Times New Roman" w:cs="Times New Roman"/>
          </w:rPr>
          <w:t xml:space="preserve"> </w:t>
        </w:r>
      </w:ins>
      <w:r w:rsidR="0008577D" w:rsidRPr="00EA5133">
        <w:rPr>
          <w:rStyle w:val="hps"/>
          <w:rFonts w:eastAsia="Times New Roman" w:cs="Times New Roman"/>
          <w:rPrChange w:id="335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forward</w:t>
      </w:r>
      <w:proofErr w:type="gramEnd"/>
      <w:r w:rsidRPr="00EA5133">
        <w:rPr>
          <w:rFonts w:cs="Arial"/>
          <w:szCs w:val="20"/>
          <w:rPrChange w:id="33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approach. The Design must be forward-looking and modern. Must explicitly be "not conservative." </w:t>
      </w:r>
    </w:p>
    <w:p w14:paraId="118A4136" w14:textId="0E096FBC" w:rsidR="00F5386C" w:rsidRPr="00EA5133" w:rsidRDefault="00F5386C" w:rsidP="00F5386C"/>
    <w:p w14:paraId="3B2040D4" w14:textId="77777777" w:rsidR="007B47BC" w:rsidRPr="00EA5133" w:rsidRDefault="007B47BC" w:rsidP="00F5386C"/>
    <w:p w14:paraId="416A0A50" w14:textId="77777777" w:rsidR="0008577D" w:rsidRPr="00EA5133" w:rsidRDefault="0008577D" w:rsidP="0008577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 w:val="28"/>
          <w:szCs w:val="28"/>
          <w:rPrChange w:id="337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</w:pPr>
      <w:r w:rsidRPr="00EA5133">
        <w:rPr>
          <w:rFonts w:cs="Arial"/>
          <w:b/>
          <w:bCs/>
          <w:sz w:val="28"/>
          <w:szCs w:val="28"/>
          <w:rPrChange w:id="338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>Target audience</w:t>
      </w:r>
    </w:p>
    <w:p w14:paraId="3CD01640" w14:textId="4D6FDC56" w:rsidR="0008577D" w:rsidRPr="00EA5133" w:rsidRDefault="0008577D" w:rsidP="0008577D">
      <w:pPr>
        <w:rPr>
          <w:rFonts w:cs="Arial"/>
          <w:b/>
          <w:bCs/>
          <w:sz w:val="28"/>
          <w:szCs w:val="28"/>
          <w:rPrChange w:id="339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</w:pPr>
      <w:proofErr w:type="gramStart"/>
      <w:r w:rsidRPr="00EA5133">
        <w:rPr>
          <w:rFonts w:cs="Arial"/>
          <w:szCs w:val="20"/>
          <w:rPrChange w:id="34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Individuals and </w:t>
      </w:r>
      <w:r w:rsidR="007B47BC" w:rsidRPr="00EA5133">
        <w:rPr>
          <w:rFonts w:cs="Arial"/>
          <w:szCs w:val="20"/>
          <w:rPrChange w:id="341" w:author="Wolfgang J. Toechterle" w:date="2013-06-22T10:32:00Z">
            <w:rPr>
              <w:rFonts w:cs="Arial"/>
              <w:szCs w:val="20"/>
              <w:lang w:val="en-US"/>
            </w:rPr>
          </w:rPrChange>
        </w:rPr>
        <w:t>f</w:t>
      </w:r>
      <w:r w:rsidRPr="00EA5133">
        <w:rPr>
          <w:rFonts w:cs="Arial"/>
          <w:szCs w:val="20"/>
          <w:rPrChange w:id="342" w:author="Wolfgang J. Toechterle" w:date="2013-06-22T10:32:00Z">
            <w:rPr>
              <w:rFonts w:cs="Arial"/>
              <w:szCs w:val="20"/>
              <w:lang w:val="en-US"/>
            </w:rPr>
          </w:rPrChange>
        </w:rPr>
        <w:t>amilies</w:t>
      </w:r>
      <w:del w:id="343" w:author="Kinder" w:date="2013-06-30T08:28:00Z">
        <w:r w:rsidR="007B47BC" w:rsidRPr="00EA5133" w:rsidDel="00123A66">
          <w:rPr>
            <w:rFonts w:cs="Arial"/>
            <w:szCs w:val="20"/>
            <w:rPrChange w:id="34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,</w:delText>
        </w:r>
      </w:del>
      <w:r w:rsidRPr="00EA5133">
        <w:rPr>
          <w:rFonts w:cs="Arial"/>
          <w:szCs w:val="20"/>
          <w:rPrChange w:id="34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who are interested in </w:t>
      </w:r>
      <w:r w:rsidRPr="00EA5133">
        <w:t>hi</w:t>
      </w:r>
      <w:r w:rsidR="007B47BC" w:rsidRPr="00EA5133">
        <w:t>story of the “black art” and related</w:t>
      </w:r>
      <w:r w:rsidRPr="00EA5133">
        <w:t xml:space="preserve"> brilliant inventions.</w:t>
      </w:r>
      <w:proofErr w:type="gramEnd"/>
    </w:p>
    <w:p w14:paraId="35619CD7" w14:textId="77777777" w:rsidR="0092197E" w:rsidRPr="00EA5133" w:rsidRDefault="0092197E" w:rsidP="0008577D">
      <w:pPr>
        <w:rPr>
          <w:rFonts w:cs="Arial"/>
          <w:b/>
          <w:bCs/>
          <w:sz w:val="28"/>
          <w:szCs w:val="28"/>
          <w:rPrChange w:id="346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</w:pPr>
    </w:p>
    <w:p w14:paraId="58DF7760" w14:textId="77777777" w:rsidR="0008577D" w:rsidRPr="00EA5133" w:rsidRDefault="0008577D" w:rsidP="0008577D">
      <w:pPr>
        <w:rPr>
          <w:rPrChange w:id="347" w:author="Wolfgang J. Toechterle" w:date="2013-06-22T10:32:00Z">
            <w:rPr>
              <w:lang w:val="en-US"/>
            </w:rPr>
          </w:rPrChange>
        </w:rPr>
      </w:pPr>
      <w:r w:rsidRPr="00EA5133">
        <w:rPr>
          <w:rFonts w:cs="Arial"/>
          <w:b/>
          <w:bCs/>
          <w:sz w:val="28"/>
          <w:szCs w:val="28"/>
          <w:rPrChange w:id="348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>Task 1: logo</w:t>
      </w:r>
      <w:r w:rsidRPr="00EA5133">
        <w:rPr>
          <w:rPrChange w:id="349" w:author="Wolfgang J. Toechterle" w:date="2013-06-22T10:32:00Z">
            <w:rPr>
              <w:lang w:val="en-US"/>
            </w:rPr>
          </w:rPrChange>
        </w:rPr>
        <w:t xml:space="preserve"> </w:t>
      </w:r>
    </w:p>
    <w:p w14:paraId="29125811" w14:textId="77777777" w:rsidR="0063530C" w:rsidRPr="00EA5133" w:rsidRDefault="0063530C" w:rsidP="0008577D">
      <w:pPr>
        <w:rPr>
          <w:rPrChange w:id="350" w:author="Wolfgang J. Toechterle" w:date="2013-06-22T10:32:00Z">
            <w:rPr>
              <w:lang w:val="en-US"/>
            </w:rPr>
          </w:rPrChange>
        </w:rPr>
      </w:pPr>
    </w:p>
    <w:p w14:paraId="34953D33" w14:textId="7A61153C" w:rsidR="0092197E" w:rsidRPr="00EA5133" w:rsidRDefault="0092197E" w:rsidP="0092197E">
      <w:pPr>
        <w:rPr>
          <w:rPrChange w:id="351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352" w:author="Wolfgang J. Toechterle" w:date="2013-06-22T10:32:00Z">
            <w:rPr>
              <w:lang w:val="en-US"/>
            </w:rPr>
          </w:rPrChange>
        </w:rPr>
        <w:t xml:space="preserve">The Museum of the Printing Arts </w:t>
      </w:r>
      <w:del w:id="353" w:author="Kinder" w:date="2013-06-29T10:57:00Z">
        <w:r w:rsidRPr="00EA5133" w:rsidDel="00614930">
          <w:rPr>
            <w:rPrChange w:id="354" w:author="Wolfgang J. Toechterle" w:date="2013-06-22T10:32:00Z">
              <w:rPr>
                <w:lang w:val="en-US"/>
              </w:rPr>
            </w:rPrChange>
          </w:rPr>
          <w:delText xml:space="preserve">ask </w:delText>
        </w:r>
      </w:del>
      <w:ins w:id="355" w:author="Kinder" w:date="2013-06-29T10:57:00Z">
        <w:r w:rsidR="00614930">
          <w:t>needs</w:t>
        </w:r>
        <w:r w:rsidR="00614930" w:rsidRPr="00EA5133">
          <w:rPr>
            <w:rPrChange w:id="356" w:author="Wolfgang J. Toechterle" w:date="2013-06-22T10:32:00Z">
              <w:rPr>
                <w:lang w:val="en-US"/>
              </w:rPr>
            </w:rPrChange>
          </w:rPr>
          <w:t xml:space="preserve"> </w:t>
        </w:r>
      </w:ins>
      <w:r w:rsidRPr="00EA5133">
        <w:rPr>
          <w:rPrChange w:id="357" w:author="Wolfgang J. Toechterle" w:date="2013-06-22T10:32:00Z">
            <w:rPr>
              <w:lang w:val="en-US"/>
            </w:rPr>
          </w:rPrChange>
        </w:rPr>
        <w:t xml:space="preserve">you to create a logo for the Museum. The logo needs to embody the ideas of printing and all its various facets. </w:t>
      </w:r>
      <w:proofErr w:type="gramStart"/>
      <w:r w:rsidRPr="00EA5133">
        <w:rPr>
          <w:rPrChange w:id="358" w:author="Wolfgang J. Toechterle" w:date="2013-06-22T10:32:00Z">
            <w:rPr>
              <w:lang w:val="en-US"/>
            </w:rPr>
          </w:rPrChange>
        </w:rPr>
        <w:t xml:space="preserve">From a historical, technical, handcraft </w:t>
      </w:r>
      <w:del w:id="359" w:author="Kinder" w:date="2013-06-30T08:28:00Z">
        <w:r w:rsidRPr="00EA5133" w:rsidDel="00123A66">
          <w:rPr>
            <w:rPrChange w:id="360" w:author="Wolfgang J. Toechterle" w:date="2013-06-22T10:32:00Z">
              <w:rPr>
                <w:lang w:val="en-US"/>
              </w:rPr>
            </w:rPrChange>
          </w:rPr>
          <w:delText xml:space="preserve">and </w:delText>
        </w:r>
      </w:del>
      <w:r w:rsidRPr="00EA5133">
        <w:rPr>
          <w:rPrChange w:id="361" w:author="Wolfgang J. Toechterle" w:date="2013-06-22T10:32:00Z">
            <w:rPr>
              <w:lang w:val="en-US"/>
            </w:rPr>
          </w:rPrChange>
        </w:rPr>
        <w:t>view, up to the beginning of the twentieth century.</w:t>
      </w:r>
      <w:proofErr w:type="gramEnd"/>
      <w:r w:rsidRPr="00EA5133">
        <w:rPr>
          <w:rPrChange w:id="362" w:author="Wolfgang J. Toechterle" w:date="2013-06-22T10:32:00Z">
            <w:rPr>
              <w:lang w:val="en-US"/>
            </w:rPr>
          </w:rPrChange>
        </w:rPr>
        <w:t xml:space="preserve"> </w:t>
      </w:r>
    </w:p>
    <w:p w14:paraId="2AFA0AD0" w14:textId="77777777" w:rsidR="00041FC5" w:rsidRPr="00EA5133" w:rsidRDefault="00041FC5" w:rsidP="00041FC5">
      <w:pPr>
        <w:pStyle w:val="ListParagraph"/>
        <w:numPr>
          <w:ilvl w:val="0"/>
          <w:numId w:val="15"/>
        </w:numPr>
        <w:rPr>
          <w:ins w:id="363" w:author="Wolfgang J. Toechterle" w:date="2013-05-20T21:05:00Z"/>
          <w:rPrChange w:id="364" w:author="Wolfgang J. Toechterle" w:date="2013-06-22T10:32:00Z">
            <w:rPr>
              <w:ins w:id="365" w:author="Wolfgang J. Toechterle" w:date="2013-05-20T21:05:00Z"/>
              <w:lang w:val="en-US"/>
            </w:rPr>
          </w:rPrChange>
        </w:rPr>
      </w:pPr>
      <w:ins w:id="366" w:author="Wolfgang J. Toechterle" w:date="2013-05-20T21:05:00Z">
        <w:r w:rsidRPr="00EA5133">
          <w:rPr>
            <w:rPrChange w:id="367" w:author="Wolfgang J. Toechterle" w:date="2013-06-22T10:32:00Z">
              <w:rPr>
                <w:lang w:val="en-US"/>
              </w:rPr>
            </w:rPrChange>
          </w:rPr>
          <w:t xml:space="preserve">The logo should have a compact shape. </w:t>
        </w:r>
      </w:ins>
    </w:p>
    <w:p w14:paraId="557D9245" w14:textId="79789016" w:rsidR="00041FC5" w:rsidRPr="00EA5133" w:rsidRDefault="00041FC5" w:rsidP="00041FC5">
      <w:pPr>
        <w:pStyle w:val="ListParagraph"/>
        <w:numPr>
          <w:ilvl w:val="0"/>
          <w:numId w:val="15"/>
        </w:numPr>
        <w:rPr>
          <w:ins w:id="368" w:author="Wolfgang J. Toechterle" w:date="2013-05-20T21:05:00Z"/>
          <w:rPrChange w:id="369" w:author="Wolfgang J. Toechterle" w:date="2013-06-22T10:32:00Z">
            <w:rPr>
              <w:ins w:id="370" w:author="Wolfgang J. Toechterle" w:date="2013-05-20T21:05:00Z"/>
              <w:lang w:val="en-US"/>
            </w:rPr>
          </w:rPrChange>
        </w:rPr>
      </w:pPr>
      <w:ins w:id="371" w:author="Wolfgang J. Toechterle" w:date="2013-05-20T21:05:00Z">
        <w:r w:rsidRPr="00EA5133">
          <w:rPr>
            <w:rPrChange w:id="372" w:author="Wolfgang J. Toechterle" w:date="2013-06-22T10:32:00Z">
              <w:rPr>
                <w:lang w:val="en-US"/>
              </w:rPr>
            </w:rPrChange>
          </w:rPr>
          <w:t xml:space="preserve">It should be possible to use it for </w:t>
        </w:r>
      </w:ins>
      <w:ins w:id="373" w:author="Kinder" w:date="2013-06-29T10:58:00Z">
        <w:r w:rsidR="00614930">
          <w:t xml:space="preserve">both </w:t>
        </w:r>
      </w:ins>
      <w:ins w:id="374" w:author="Wolfgang J. Toechterle" w:date="2013-05-20T21:05:00Z">
        <w:r w:rsidRPr="00EA5133">
          <w:rPr>
            <w:rPrChange w:id="375" w:author="Wolfgang J. Toechterle" w:date="2013-06-22T10:32:00Z">
              <w:rPr>
                <w:lang w:val="en-US"/>
              </w:rPr>
            </w:rPrChange>
          </w:rPr>
          <w:t>offset and letterpress printing.</w:t>
        </w:r>
      </w:ins>
    </w:p>
    <w:p w14:paraId="4D61508F" w14:textId="4EB2C7C4" w:rsidR="00041FC5" w:rsidRPr="00EA5133" w:rsidRDefault="00041FC5" w:rsidP="00041FC5">
      <w:pPr>
        <w:pStyle w:val="ListParagraph"/>
        <w:numPr>
          <w:ilvl w:val="0"/>
          <w:numId w:val="15"/>
        </w:numPr>
        <w:rPr>
          <w:ins w:id="376" w:author="Wolfgang J. Toechterle" w:date="2013-05-20T21:05:00Z"/>
          <w:rPrChange w:id="377" w:author="Wolfgang J. Toechterle" w:date="2013-06-22T10:32:00Z">
            <w:rPr>
              <w:ins w:id="378" w:author="Wolfgang J. Toechterle" w:date="2013-05-20T21:05:00Z"/>
              <w:lang w:val="en-US"/>
            </w:rPr>
          </w:rPrChange>
        </w:rPr>
      </w:pPr>
      <w:ins w:id="379" w:author="Wolfgang J. Toechterle" w:date="2013-05-20T21:05:00Z">
        <w:r w:rsidRPr="00EA5133">
          <w:rPr>
            <w:rPrChange w:id="380" w:author="Wolfgang J. Toechterle" w:date="2013-06-22T10:32:00Z">
              <w:rPr>
                <w:lang w:val="en-US"/>
              </w:rPr>
            </w:rPrChange>
          </w:rPr>
          <w:t>The logo must include the complete name “</w:t>
        </w:r>
        <w:r w:rsidR="00DB44DF" w:rsidRPr="00EA5133">
          <w:rPr>
            <w:rFonts w:ascii="Times New Roman" w:hAnsi="Times New Roman" w:cs="Times New Roman"/>
            <w:sz w:val="24"/>
            <w:szCs w:val="24"/>
            <w:rPrChange w:id="381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Museum of </w:t>
        </w:r>
        <w:r w:rsidRPr="00EA5133">
          <w:rPr>
            <w:rFonts w:ascii="Times New Roman" w:hAnsi="Times New Roman" w:cs="Times New Roman"/>
            <w:sz w:val="24"/>
            <w:szCs w:val="24"/>
            <w:rPrChange w:id="382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Printing Arts Leipzig</w:t>
        </w:r>
        <w:r w:rsidRPr="00EA5133">
          <w:rPr>
            <w:rPrChange w:id="383" w:author="Wolfgang J. Toechterle" w:date="2013-06-22T10:32:00Z">
              <w:rPr>
                <w:lang w:val="en-US"/>
              </w:rPr>
            </w:rPrChange>
          </w:rPr>
          <w:t xml:space="preserve">”. </w:t>
        </w:r>
      </w:ins>
    </w:p>
    <w:p w14:paraId="213C8E69" w14:textId="77777777" w:rsidR="00614930" w:rsidRPr="00614930" w:rsidRDefault="00041FC5" w:rsidP="00041FC5">
      <w:pPr>
        <w:pStyle w:val="ListParagraph"/>
        <w:numPr>
          <w:ilvl w:val="0"/>
          <w:numId w:val="15"/>
        </w:numPr>
        <w:rPr>
          <w:ins w:id="384" w:author="Kinder" w:date="2013-06-29T10:59:00Z"/>
          <w:rPrChange w:id="385" w:author="Kinder" w:date="2013-06-29T10:59:00Z">
            <w:rPr>
              <w:ins w:id="386" w:author="Kinder" w:date="2013-06-29T10:59:00Z"/>
              <w:rFonts w:ascii="Times New Roman" w:hAnsi="Times New Roman" w:cs="Times New Roman"/>
              <w:sz w:val="24"/>
              <w:szCs w:val="24"/>
            </w:rPr>
          </w:rPrChange>
        </w:rPr>
      </w:pPr>
      <w:ins w:id="387" w:author="Wolfgang J. Toechterle" w:date="2013-05-20T21:05:00Z">
        <w:r w:rsidRPr="00EA5133">
          <w:rPr>
            <w:rPrChange w:id="388" w:author="Wolfgang J. Toechterle" w:date="2013-06-22T10:32:00Z">
              <w:rPr>
                <w:lang w:val="en-US"/>
              </w:rPr>
            </w:rPrChange>
          </w:rPr>
          <w:t>You must prepare the German version, too</w:t>
        </w:r>
        <w:r w:rsidRPr="00EA5133">
          <w:rPr>
            <w:rFonts w:ascii="Times New Roman" w:hAnsi="Times New Roman" w:cs="Times New Roman"/>
            <w:sz w:val="24"/>
            <w:szCs w:val="24"/>
            <w:rPrChange w:id="389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. </w:t>
        </w:r>
      </w:ins>
      <w:ins w:id="390" w:author="Wolfgang J. Toechterle" w:date="2013-06-08T09:11:00Z">
        <w:r w:rsidR="00C21D0B" w:rsidRPr="00EA5133">
          <w:rPr>
            <w:rFonts w:ascii="Times New Roman" w:hAnsi="Times New Roman" w:cs="Times New Roman"/>
            <w:sz w:val="24"/>
            <w:szCs w:val="24"/>
            <w:rPrChange w:id="391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“</w:t>
        </w:r>
      </w:ins>
      <w:ins w:id="392" w:author="Wolfgang J. Toechterle" w:date="2013-05-20T21:05:00Z">
        <w:r w:rsidRPr="00EA5133">
          <w:rPr>
            <w:rFonts w:ascii="Times New Roman" w:hAnsi="Times New Roman" w:cs="Times New Roman"/>
            <w:sz w:val="24"/>
            <w:szCs w:val="24"/>
            <w:rPrChange w:id="393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Museum für Druckkunst Leipzig”. </w:t>
        </w:r>
      </w:ins>
    </w:p>
    <w:p w14:paraId="295C6294" w14:textId="7B8FAF82" w:rsidR="00041FC5" w:rsidRPr="00EA5133" w:rsidRDefault="00041FC5">
      <w:pPr>
        <w:pStyle w:val="ListParagraph"/>
        <w:rPr>
          <w:ins w:id="394" w:author="Wolfgang J. Toechterle" w:date="2013-05-20T21:05:00Z"/>
          <w:rPrChange w:id="395" w:author="Wolfgang J. Toechterle" w:date="2013-06-22T10:32:00Z">
            <w:rPr>
              <w:ins w:id="396" w:author="Wolfgang J. Toechterle" w:date="2013-05-20T21:05:00Z"/>
              <w:lang w:val="en-US"/>
            </w:rPr>
          </w:rPrChange>
        </w:rPr>
        <w:pPrChange w:id="397" w:author="Kinder" w:date="2013-06-29T10:59:00Z">
          <w:pPr>
            <w:pStyle w:val="ListParagraph"/>
            <w:numPr>
              <w:numId w:val="15"/>
            </w:numPr>
            <w:ind w:hanging="360"/>
          </w:pPr>
        </w:pPrChange>
      </w:pPr>
      <w:ins w:id="398" w:author="Wolfgang J. Toechterle" w:date="2013-05-20T21:05:00Z">
        <w:r w:rsidRPr="00EA5133">
          <w:rPr>
            <w:rPrChange w:id="399" w:author="Wolfgang J. Toechterle" w:date="2013-06-22T10:32:00Z">
              <w:rPr>
                <w:lang w:val="en-US"/>
              </w:rPr>
            </w:rPrChange>
          </w:rPr>
          <w:t xml:space="preserve">This version of the logo is </w:t>
        </w:r>
        <w:del w:id="400" w:author="Kinder" w:date="2013-06-30T08:29:00Z">
          <w:r w:rsidRPr="00EA5133" w:rsidDel="00092C27">
            <w:rPr>
              <w:rPrChange w:id="401" w:author="Wolfgang J. Toechterle" w:date="2013-06-22T10:32:00Z">
                <w:rPr>
                  <w:lang w:val="en-US"/>
                </w:rPr>
              </w:rPrChange>
            </w:rPr>
            <w:delText>an independent Brand of</w:delText>
          </w:r>
        </w:del>
        <w:del w:id="402" w:author="Kinder" w:date="2013-06-30T08:30:00Z">
          <w:r w:rsidRPr="00EA5133" w:rsidDel="00092C27">
            <w:rPr>
              <w:rPrChange w:id="403" w:author="Wolfgang J. Toechterle" w:date="2013-06-22T10:32:00Z">
                <w:rPr>
                  <w:lang w:val="en-US"/>
                </w:rPr>
              </w:rPrChange>
            </w:rPr>
            <w:delText xml:space="preserve"> </w:delText>
          </w:r>
        </w:del>
        <w:r w:rsidRPr="00EA5133">
          <w:rPr>
            <w:rPrChange w:id="404" w:author="Wolfgang J. Toechterle" w:date="2013-06-22T10:32:00Z">
              <w:rPr>
                <w:lang w:val="en-US"/>
              </w:rPr>
            </w:rPrChange>
          </w:rPr>
          <w:t>the same d</w:t>
        </w:r>
        <w:r w:rsidR="00121C3A" w:rsidRPr="00EA5133">
          <w:rPr>
            <w:rPrChange w:id="405" w:author="Wolfgang J. Toechterle" w:date="2013-06-22T10:32:00Z">
              <w:rPr>
                <w:lang w:val="en-US"/>
              </w:rPr>
            </w:rPrChange>
          </w:rPr>
          <w:t>esign. This logo will be used in</w:t>
        </w:r>
        <w:r w:rsidRPr="00EA5133">
          <w:rPr>
            <w:rPrChange w:id="406" w:author="Wolfgang J. Toechterle" w:date="2013-06-22T10:32:00Z">
              <w:rPr>
                <w:lang w:val="en-US"/>
              </w:rPr>
            </w:rPrChange>
          </w:rPr>
          <w:t xml:space="preserve"> all the German language documents.</w:t>
        </w:r>
      </w:ins>
    </w:p>
    <w:p w14:paraId="583E9F6E" w14:textId="77777777" w:rsidR="00041FC5" w:rsidRPr="00EA5133" w:rsidDel="002D45C5" w:rsidRDefault="00041FC5" w:rsidP="00041FC5">
      <w:pPr>
        <w:pStyle w:val="ListParagraph"/>
        <w:numPr>
          <w:ilvl w:val="0"/>
          <w:numId w:val="15"/>
        </w:numPr>
        <w:rPr>
          <w:ins w:id="407" w:author="Wolfgang J. Toechterle" w:date="2013-05-20T21:05:00Z"/>
          <w:del w:id="408" w:author="Kinder" w:date="2013-06-29T11:11:00Z"/>
          <w:rPrChange w:id="409" w:author="Wolfgang J. Toechterle" w:date="2013-06-22T10:32:00Z">
            <w:rPr>
              <w:ins w:id="410" w:author="Wolfgang J. Toechterle" w:date="2013-05-20T21:05:00Z"/>
              <w:del w:id="411" w:author="Kinder" w:date="2013-06-29T11:11:00Z"/>
              <w:lang w:val="en-US"/>
            </w:rPr>
          </w:rPrChange>
        </w:rPr>
      </w:pPr>
      <w:ins w:id="412" w:author="Wolfgang J. Toechterle" w:date="2013-05-20T21:05:00Z">
        <w:r w:rsidRPr="00EA5133">
          <w:rPr>
            <w:rPrChange w:id="413" w:author="Wolfgang J. Toechterle" w:date="2013-06-22T10:32:00Z">
              <w:rPr>
                <w:lang w:val="en-US"/>
              </w:rPr>
            </w:rPrChange>
          </w:rPr>
          <w:t>The city name "Leipzig" is an important part of the Logo because of the existence of other similar museums in other cities.</w:t>
        </w:r>
      </w:ins>
    </w:p>
    <w:p w14:paraId="5754992F" w14:textId="46741510" w:rsidR="00695E57" w:rsidRPr="00EA5133" w:rsidRDefault="00041FC5">
      <w:pPr>
        <w:pStyle w:val="ListParagraph"/>
        <w:numPr>
          <w:ilvl w:val="0"/>
          <w:numId w:val="15"/>
        </w:numPr>
        <w:rPr>
          <w:rPrChange w:id="414" w:author="Wolfgang J. Toechterle" w:date="2013-06-22T10:32:00Z">
            <w:rPr>
              <w:lang w:val="en-US"/>
            </w:rPr>
          </w:rPrChange>
        </w:rPr>
      </w:pPr>
      <w:ins w:id="415" w:author="Wolfgang J. Toechterle" w:date="2013-05-20T21:05:00Z">
        <w:del w:id="416" w:author="Kinder" w:date="2013-06-29T11:11:00Z">
          <w:r w:rsidRPr="00EA5133" w:rsidDel="002D45C5">
            <w:rPr>
              <w:rPrChange w:id="417" w:author="Wolfgang J. Toechterle" w:date="2013-06-22T10:32:00Z">
                <w:rPr>
                  <w:lang w:val="en-US"/>
                </w:rPr>
              </w:rPrChange>
            </w:rPr>
            <w:delText xml:space="preserve">You have to provide a logo in two </w:delText>
          </w:r>
          <w:r w:rsidRPr="002D45C5" w:rsidDel="002D45C5">
            <w:rPr>
              <w:rStyle w:val="hps"/>
              <w:rFonts w:eastAsia="Times New Roman" w:cs="Times New Roman"/>
              <w:rPrChange w:id="418" w:author="Kinder" w:date="2013-06-29T11:11:00Z">
                <w:rPr>
                  <w:rStyle w:val="hps"/>
                  <w:rFonts w:eastAsia="Times New Roman" w:cs="Times New Roman"/>
                  <w:lang w:val="en"/>
                </w:rPr>
              </w:rPrChange>
            </w:rPr>
            <w:delText>clearly distinguishable</w:delText>
          </w:r>
          <w:r w:rsidRPr="002D45C5" w:rsidDel="002D45C5">
            <w:rPr>
              <w:rStyle w:val="shorttext"/>
              <w:rFonts w:eastAsia="Times New Roman" w:cs="Times New Roman"/>
              <w:rPrChange w:id="419" w:author="Kinder" w:date="2013-06-29T11:11:00Z">
                <w:rPr>
                  <w:rStyle w:val="shorttext"/>
                  <w:rFonts w:eastAsia="Times New Roman" w:cs="Times New Roman"/>
                  <w:lang w:val="en"/>
                </w:rPr>
              </w:rPrChange>
            </w:rPr>
            <w:delText xml:space="preserve"> </w:delText>
          </w:r>
        </w:del>
      </w:ins>
      <w:ins w:id="420" w:author="Wolfgang J. Toechterle" w:date="2013-06-22T11:52:00Z">
        <w:del w:id="421" w:author="Kinder" w:date="2013-06-29T11:11:00Z">
          <w:r w:rsidR="00510F1B" w:rsidRPr="002D45C5" w:rsidDel="002D45C5">
            <w:rPr>
              <w:rStyle w:val="hps"/>
              <w:rFonts w:eastAsia="Times New Roman" w:cs="Times New Roman"/>
            </w:rPr>
            <w:delText>colour</w:delText>
          </w:r>
        </w:del>
      </w:ins>
      <w:ins w:id="422" w:author="Wolfgang J. Toechterle" w:date="2013-05-20T21:05:00Z">
        <w:del w:id="423" w:author="Kinder" w:date="2013-06-29T11:11:00Z">
          <w:r w:rsidRPr="002D45C5" w:rsidDel="002D45C5">
            <w:rPr>
              <w:rStyle w:val="hps"/>
              <w:rFonts w:eastAsia="Times New Roman" w:cs="Times New Roman"/>
              <w:rPrChange w:id="424" w:author="Kinder" w:date="2013-06-29T11:11:00Z">
                <w:rPr>
                  <w:rStyle w:val="hps"/>
                  <w:rFonts w:eastAsia="Times New Roman" w:cs="Times New Roman"/>
                  <w:lang w:val="en"/>
                </w:rPr>
              </w:rPrChange>
            </w:rPr>
            <w:delText>s</w:delText>
          </w:r>
        </w:del>
      </w:ins>
      <w:del w:id="425" w:author="Kinder" w:date="2013-06-29T11:11:00Z">
        <w:r w:rsidR="00695E57" w:rsidRPr="002D45C5" w:rsidDel="002D45C5">
          <w:rPr>
            <w:rStyle w:val="hps"/>
            <w:rFonts w:eastAsia="Times New Roman" w:cs="Times New Roman"/>
            <w:rPrChange w:id="426" w:author="Kinder" w:date="2013-06-29T11:11:00Z">
              <w:rPr>
                <w:rStyle w:val="hps"/>
                <w:rFonts w:eastAsia="Times New Roman" w:cs="Times New Roman"/>
                <w:lang w:val="en"/>
              </w:rPr>
            </w:rPrChange>
          </w:rPr>
          <w:delText xml:space="preserve">. </w:delText>
        </w:r>
      </w:del>
    </w:p>
    <w:p w14:paraId="7F8F5AD0" w14:textId="77777777" w:rsidR="00456E07" w:rsidRPr="00EA5133" w:rsidRDefault="00456E07" w:rsidP="00CE6B36">
      <w:pPr>
        <w:rPr>
          <w:rFonts w:eastAsia="Times New Roman" w:cs="Times New Roman"/>
        </w:rPr>
      </w:pPr>
    </w:p>
    <w:p w14:paraId="1D58BC7A" w14:textId="77777777" w:rsidR="00EC452A" w:rsidRPr="00EA5133" w:rsidRDefault="00EC452A" w:rsidP="00CE6B36"/>
    <w:p w14:paraId="0B36A578" w14:textId="77777777" w:rsidR="00C11B41" w:rsidRPr="00EA5133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rPrChange w:id="427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428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specifications:</w:t>
      </w:r>
    </w:p>
    <w:p w14:paraId="1A728426" w14:textId="0EADEB52" w:rsidR="00041FC5" w:rsidRPr="00EA5133" w:rsidRDefault="00510F1B" w:rsidP="00CA05B5">
      <w:pPr>
        <w:rPr>
          <w:ins w:id="429" w:author="Wolfgang J. Toechterle" w:date="2013-05-20T21:04:00Z"/>
          <w:rFonts w:cs="Arial"/>
          <w:szCs w:val="20"/>
          <w:rPrChange w:id="430" w:author="Wolfgang J. Toechterle" w:date="2013-06-22T10:32:00Z">
            <w:rPr>
              <w:ins w:id="431" w:author="Wolfgang J. Toechterle" w:date="2013-05-20T21:04:00Z"/>
              <w:rFonts w:cs="Arial"/>
              <w:szCs w:val="20"/>
              <w:lang w:val="en-US"/>
            </w:rPr>
          </w:rPrChange>
        </w:rPr>
      </w:pPr>
      <w:ins w:id="432" w:author="Wolfgang J. Toechterle" w:date="2013-06-22T11:52:00Z">
        <w:r>
          <w:rPr>
            <w:rFonts w:cs="Arial"/>
            <w:szCs w:val="20"/>
          </w:rPr>
          <w:t>Colour</w:t>
        </w:r>
      </w:ins>
      <w:ins w:id="433" w:author="Wolfgang J. Toechterle" w:date="2013-05-20T21:04:00Z">
        <w:r w:rsidR="00041FC5" w:rsidRPr="00EA5133">
          <w:rPr>
            <w:rFonts w:cs="Arial"/>
            <w:szCs w:val="20"/>
            <w:rPrChange w:id="43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s: Two versions of the same logo: a) </w:t>
        </w:r>
      </w:ins>
      <w:ins w:id="435" w:author="Kinder" w:date="2013-06-30T08:31:00Z">
        <w:r w:rsidR="00092C27">
          <w:rPr>
            <w:rFonts w:cs="Arial"/>
            <w:szCs w:val="20"/>
          </w:rPr>
          <w:t xml:space="preserve">2 </w:t>
        </w:r>
      </w:ins>
      <w:ins w:id="436" w:author="Wolfgang J. Toechterle" w:date="2013-05-20T21:04:00Z">
        <w:del w:id="437" w:author="Kinder" w:date="2013-06-30T08:30:00Z">
          <w:r w:rsidR="00041FC5" w:rsidRPr="00EA5133" w:rsidDel="00092C27">
            <w:rPr>
              <w:rFonts w:cs="Arial"/>
              <w:szCs w:val="20"/>
              <w:rPrChange w:id="438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 xml:space="preserve">2 spot </w:delText>
          </w:r>
        </w:del>
      </w:ins>
      <w:ins w:id="439" w:author="Wolfgang J. Toechterle" w:date="2013-06-22T11:52:00Z">
        <w:del w:id="440" w:author="Kinder" w:date="2013-06-30T08:30:00Z">
          <w:r w:rsidDel="00092C27">
            <w:rPr>
              <w:rFonts w:cs="Arial"/>
              <w:szCs w:val="20"/>
            </w:rPr>
            <w:delText>colour</w:delText>
          </w:r>
        </w:del>
      </w:ins>
      <w:ins w:id="441" w:author="Wolfgang J. Toechterle" w:date="2013-05-20T21:04:00Z">
        <w:del w:id="442" w:author="Kinder" w:date="2013-06-30T08:30:00Z">
          <w:r w:rsidR="00041FC5" w:rsidRPr="00EA5133" w:rsidDel="00092C27">
            <w:rPr>
              <w:rFonts w:cs="Arial"/>
              <w:szCs w:val="20"/>
              <w:rPrChange w:id="443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>s</w:delText>
          </w:r>
        </w:del>
      </w:ins>
      <w:ins w:id="444" w:author="Kinder" w:date="2013-06-30T08:30:00Z">
        <w:r w:rsidR="00092C27">
          <w:rPr>
            <w:rFonts w:cs="Arial"/>
            <w:szCs w:val="20"/>
          </w:rPr>
          <w:t xml:space="preserve">PMS </w:t>
        </w:r>
      </w:ins>
      <w:ins w:id="445" w:author="Kinder" w:date="2013-06-30T08:31:00Z">
        <w:r w:rsidR="00092C27">
          <w:rPr>
            <w:rFonts w:cs="Arial"/>
            <w:szCs w:val="20"/>
          </w:rPr>
          <w:t>colour</w:t>
        </w:r>
      </w:ins>
      <w:ins w:id="446" w:author="Wolfgang J. Toechterle" w:date="2013-05-20T21:04:00Z">
        <w:r w:rsidR="00041FC5" w:rsidRPr="00EA5133">
          <w:rPr>
            <w:rFonts w:cs="Arial"/>
            <w:szCs w:val="20"/>
            <w:rPrChange w:id="44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b) CMYK </w:t>
        </w:r>
      </w:ins>
    </w:p>
    <w:p w14:paraId="4A769EB8" w14:textId="364474DB" w:rsidR="00C11B41" w:rsidRPr="00EA5133" w:rsidDel="00041FC5" w:rsidRDefault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del w:id="448" w:author="Wolfgang J. Toechterle" w:date="2013-05-20T21:04:00Z"/>
          <w:rFonts w:cs="Arial"/>
          <w:szCs w:val="20"/>
          <w:rPrChange w:id="449" w:author="Wolfgang J. Toechterle" w:date="2013-06-22T10:32:00Z">
            <w:rPr>
              <w:del w:id="450" w:author="Wolfgang J. Toechterle" w:date="2013-05-20T21:04:00Z"/>
              <w:rFonts w:cs="Arial"/>
              <w:szCs w:val="20"/>
              <w:lang w:val="en-US"/>
            </w:rPr>
          </w:rPrChange>
        </w:rPr>
      </w:pPr>
      <w:del w:id="451" w:author="Wolfgang J. Toechterle" w:date="2013-05-20T21:04:00Z">
        <w:r w:rsidRPr="00EA5133" w:rsidDel="00041FC5">
          <w:rPr>
            <w:rFonts w:cs="Arial"/>
            <w:szCs w:val="20"/>
            <w:rPrChange w:id="45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Colors: </w:delText>
        </w:r>
        <w:r w:rsidR="00695E57" w:rsidRPr="00EA5133" w:rsidDel="00041FC5">
          <w:rPr>
            <w:rFonts w:cs="Arial"/>
            <w:szCs w:val="20"/>
            <w:rPrChange w:id="45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Two versions of the same logo: a)</w:delText>
        </w:r>
        <w:r w:rsidRPr="00EA5133" w:rsidDel="00041FC5">
          <w:rPr>
            <w:rFonts w:cs="Arial"/>
            <w:szCs w:val="20"/>
            <w:rPrChange w:id="45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2 spot color</w:delText>
        </w:r>
        <w:r w:rsidR="00331DE2" w:rsidRPr="00EA5133" w:rsidDel="00041FC5">
          <w:rPr>
            <w:rFonts w:cs="Arial"/>
            <w:szCs w:val="20"/>
            <w:rPrChange w:id="45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</w:delText>
        </w:r>
        <w:r w:rsidRPr="00EA5133" w:rsidDel="00041FC5">
          <w:rPr>
            <w:rFonts w:cs="Arial"/>
            <w:szCs w:val="20"/>
            <w:rPrChange w:id="45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  <w:r w:rsidR="00695E57" w:rsidRPr="00EA5133" w:rsidDel="00041FC5">
          <w:rPr>
            <w:rFonts w:cs="Arial"/>
            <w:szCs w:val="20"/>
            <w:rPrChange w:id="45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b) </w:delText>
        </w:r>
        <w:r w:rsidRPr="00EA5133" w:rsidDel="00041FC5">
          <w:rPr>
            <w:rFonts w:cs="Arial"/>
            <w:szCs w:val="20"/>
            <w:rPrChange w:id="45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CMYK </w:delText>
        </w:r>
      </w:del>
    </w:p>
    <w:p w14:paraId="4C7D58A1" w14:textId="3AAE8465" w:rsidR="00286C5F" w:rsidRPr="00EA5133" w:rsidRDefault="007F0DA1" w:rsidP="00CA05B5">
      <w:del w:id="459" w:author="Kinder" w:date="2013-06-30T08:46:00Z">
        <w:r w:rsidRPr="00EA5133" w:rsidDel="00504D88">
          <w:rPr>
            <w:rFonts w:eastAsia="Times New Roman" w:cs="Times New Roman"/>
          </w:rPr>
          <w:delText xml:space="preserve">Use Pantone Uncoated numbers right in your file. The </w:delText>
        </w:r>
        <w:r w:rsidR="00CA05B5" w:rsidRPr="00EA5133" w:rsidDel="00504D88">
          <w:rPr>
            <w:rFonts w:eastAsia="Times New Roman" w:cs="Times New Roman"/>
          </w:rPr>
          <w:delText>color</w:delText>
        </w:r>
      </w:del>
      <w:ins w:id="460" w:author="Wolfgang J. Toechterle" w:date="2013-06-22T11:52:00Z">
        <w:del w:id="461" w:author="Kinder" w:date="2013-06-30T08:46:00Z">
          <w:r w:rsidR="00510F1B" w:rsidDel="00504D88">
            <w:rPr>
              <w:rFonts w:eastAsia="Times New Roman" w:cs="Times New Roman"/>
            </w:rPr>
            <w:delText>colour</w:delText>
          </w:r>
        </w:del>
      </w:ins>
      <w:del w:id="462" w:author="Kinder" w:date="2013-06-30T08:46:00Z">
        <w:r w:rsidRPr="00EA5133" w:rsidDel="00504D88">
          <w:rPr>
            <w:rFonts w:eastAsia="Times New Roman" w:cs="Times New Roman"/>
          </w:rPr>
          <w:delText xml:space="preserve"> swatch</w:delText>
        </w:r>
        <w:r w:rsidR="00CA05B5" w:rsidRPr="00EA5133" w:rsidDel="00504D88">
          <w:rPr>
            <w:rFonts w:eastAsia="Times New Roman" w:cs="Times New Roman"/>
          </w:rPr>
          <w:delText>es in your document have</w:delText>
        </w:r>
        <w:r w:rsidRPr="00EA5133" w:rsidDel="00504D88">
          <w:rPr>
            <w:rFonts w:eastAsia="Times New Roman" w:cs="Times New Roman"/>
          </w:rPr>
          <w:delText xml:space="preserve"> to </w:delText>
        </w:r>
        <w:r w:rsidR="00CA05B5" w:rsidRPr="00EA5133" w:rsidDel="00504D88">
          <w:rPr>
            <w:rFonts w:eastAsia="Times New Roman" w:cs="Times New Roman"/>
          </w:rPr>
          <w:delText>be named with the specific Pantone number</w:delText>
        </w:r>
      </w:del>
      <w:del w:id="463" w:author="Kinder" w:date="2013-06-29T11:12:00Z">
        <w:r w:rsidR="00CA05B5" w:rsidRPr="00EA5133" w:rsidDel="002D45C5">
          <w:rPr>
            <w:rFonts w:eastAsia="Times New Roman" w:cs="Times New Roman"/>
          </w:rPr>
          <w:delText xml:space="preserve">. </w:delText>
        </w:r>
      </w:del>
      <w:ins w:id="464" w:author="Wolfgang J. Toechterle" w:date="2013-05-20T21:04:00Z">
        <w:del w:id="465" w:author="Kinder" w:date="2013-06-29T11:12:00Z">
          <w:r w:rsidR="00041FC5" w:rsidRPr="00EA5133" w:rsidDel="002D45C5">
            <w:rPr>
              <w:rFonts w:eastAsia="Times New Roman" w:cs="Times New Roman"/>
            </w:rPr>
            <w:delText>Use Pantone Uncoated numbers right in your file</w:delText>
          </w:r>
        </w:del>
        <w:del w:id="466" w:author="Kinder" w:date="2013-06-30T08:46:00Z">
          <w:r w:rsidR="00041FC5" w:rsidRPr="00EA5133" w:rsidDel="00504D88">
            <w:rPr>
              <w:rFonts w:eastAsia="Times New Roman" w:cs="Times New Roman"/>
            </w:rPr>
            <w:delText>.</w:delText>
          </w:r>
        </w:del>
      </w:ins>
      <w:ins w:id="467" w:author="Kinder" w:date="2013-06-30T08:36:00Z">
        <w:r w:rsidR="00286C5F">
          <w:rPr>
            <w:rFonts w:eastAsia="Times New Roman" w:cs="Times New Roman"/>
          </w:rPr>
          <w:t xml:space="preserve">Include the name of the Pantone number </w:t>
        </w:r>
      </w:ins>
      <w:ins w:id="468" w:author="Kinder" w:date="2013-06-30T08:46:00Z">
        <w:r w:rsidR="00504D88">
          <w:rPr>
            <w:rFonts w:eastAsia="Times New Roman" w:cs="Times New Roman"/>
          </w:rPr>
          <w:t>with a colour swatch.</w:t>
        </w:r>
      </w:ins>
    </w:p>
    <w:p w14:paraId="12F88DD3" w14:textId="3B1DBADB" w:rsidR="00695E57" w:rsidRPr="00EA5133" w:rsidRDefault="00695E57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rPrChange w:id="469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r w:rsidRPr="00EA5133">
        <w:rPr>
          <w:rFonts w:cs="Arial"/>
          <w:szCs w:val="20"/>
          <w:rPrChange w:id="470" w:author="Wolfgang J. Toechterle" w:date="2013-06-22T10:32:00Z">
            <w:rPr>
              <w:rFonts w:cs="Arial"/>
              <w:szCs w:val="20"/>
              <w:lang w:val="en-US"/>
            </w:rPr>
          </w:rPrChange>
        </w:rPr>
        <w:t>Text for two separate logos</w:t>
      </w:r>
      <w:ins w:id="471" w:author="Wolfgang J. Toechterle" w:date="2013-06-07T18:40:00Z">
        <w:r w:rsidR="00E22E28" w:rsidRPr="00EA5133">
          <w:rPr>
            <w:rFonts w:cs="Arial"/>
            <w:szCs w:val="20"/>
            <w:rPrChange w:id="47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with the same design</w:t>
        </w:r>
      </w:ins>
      <w:r w:rsidRPr="00EA5133">
        <w:rPr>
          <w:rFonts w:cs="Arial"/>
          <w:szCs w:val="20"/>
          <w:rPrChange w:id="47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: </w:t>
      </w:r>
      <w:r w:rsidRPr="00EA5133">
        <w:rPr>
          <w:rFonts w:cs="Arial"/>
          <w:szCs w:val="20"/>
          <w:rPrChange w:id="474" w:author="Wolfgang J. Toechterle" w:date="2013-06-22T10:32:00Z">
            <w:rPr>
              <w:rFonts w:cs="Arial"/>
              <w:szCs w:val="20"/>
              <w:lang w:val="en-US"/>
            </w:rPr>
          </w:rPrChange>
        </w:rPr>
        <w:tab/>
        <w:t xml:space="preserve">English Logo: </w:t>
      </w:r>
      <w:r w:rsidRPr="00EA5133">
        <w:rPr>
          <w:rFonts w:ascii="Times New Roman" w:hAnsi="Times New Roman" w:cs="Times New Roman"/>
          <w:sz w:val="24"/>
          <w:szCs w:val="24"/>
          <w:rPrChange w:id="475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>Museum of</w:t>
      </w:r>
      <w:del w:id="476" w:author="Wolfgang J. Toechterle" w:date="2013-05-31T18:02:00Z">
        <w:r w:rsidRPr="00EA5133" w:rsidDel="00121C3A">
          <w:rPr>
            <w:rFonts w:ascii="Times New Roman" w:hAnsi="Times New Roman" w:cs="Times New Roman"/>
            <w:sz w:val="24"/>
            <w:szCs w:val="24"/>
            <w:rPrChange w:id="477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delText xml:space="preserve"> the</w:delText>
        </w:r>
      </w:del>
      <w:r w:rsidRPr="00EA5133">
        <w:rPr>
          <w:rFonts w:ascii="Times New Roman" w:hAnsi="Times New Roman" w:cs="Times New Roman"/>
          <w:sz w:val="24"/>
          <w:szCs w:val="24"/>
          <w:rPrChange w:id="478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 xml:space="preserve"> Printing Arts Leipzig</w:t>
      </w:r>
    </w:p>
    <w:p w14:paraId="6B3D829A" w14:textId="7E962FC2" w:rsidR="00695E57" w:rsidRPr="00EA5133" w:rsidRDefault="00695E57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rPrChange w:id="479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 w:val="24"/>
          <w:szCs w:val="24"/>
          <w:rPrChange w:id="480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r w:rsidR="007F0DA1" w:rsidRPr="00EA5133">
        <w:rPr>
          <w:rFonts w:ascii="Times New Roman" w:hAnsi="Times New Roman" w:cs="Times New Roman"/>
          <w:sz w:val="24"/>
          <w:szCs w:val="24"/>
          <w:rPrChange w:id="481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r w:rsidR="007F0DA1" w:rsidRPr="00EA5133">
        <w:rPr>
          <w:rFonts w:ascii="Times New Roman" w:hAnsi="Times New Roman" w:cs="Times New Roman"/>
          <w:sz w:val="24"/>
          <w:szCs w:val="24"/>
          <w:rPrChange w:id="482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r w:rsidR="007F0DA1" w:rsidRPr="00EA5133">
        <w:rPr>
          <w:rFonts w:ascii="Times New Roman" w:hAnsi="Times New Roman" w:cs="Times New Roman"/>
          <w:sz w:val="24"/>
          <w:szCs w:val="24"/>
          <w:rPrChange w:id="483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r w:rsidR="007F0DA1" w:rsidRPr="00EA5133">
        <w:rPr>
          <w:rFonts w:ascii="Times New Roman" w:hAnsi="Times New Roman" w:cs="Times New Roman"/>
          <w:sz w:val="24"/>
          <w:szCs w:val="24"/>
          <w:rPrChange w:id="484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ins w:id="485" w:author="Wolfgang J. Toechterle" w:date="2013-06-07T18:40:00Z">
        <w:r w:rsidR="00E22E28" w:rsidRPr="00EA5133">
          <w:rPr>
            <w:rFonts w:ascii="Times New Roman" w:hAnsi="Times New Roman" w:cs="Times New Roman"/>
            <w:sz w:val="24"/>
            <w:szCs w:val="24"/>
            <w:rPrChange w:id="486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ab/>
        </w:r>
        <w:r w:rsidR="00E22E28" w:rsidRPr="00EA5133">
          <w:rPr>
            <w:rFonts w:ascii="Times New Roman" w:hAnsi="Times New Roman" w:cs="Times New Roman"/>
            <w:sz w:val="24"/>
            <w:szCs w:val="24"/>
            <w:rPrChange w:id="487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ab/>
        </w:r>
        <w:r w:rsidR="00E22E28" w:rsidRPr="00EA5133">
          <w:rPr>
            <w:rFonts w:ascii="Times New Roman" w:hAnsi="Times New Roman" w:cs="Times New Roman"/>
            <w:sz w:val="24"/>
            <w:szCs w:val="24"/>
            <w:rPrChange w:id="488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ab/>
        </w:r>
      </w:ins>
      <w:r w:rsidRPr="00EA5133">
        <w:rPr>
          <w:rPrChange w:id="489" w:author="Wolfgang J. Toechterle" w:date="2013-06-22T10:32:00Z">
            <w:rPr>
              <w:lang w:val="en-US"/>
            </w:rPr>
          </w:rPrChange>
        </w:rPr>
        <w:t>German Logo:</w:t>
      </w:r>
      <w:r w:rsidRPr="00EA5133">
        <w:rPr>
          <w:rFonts w:ascii="Times New Roman" w:hAnsi="Times New Roman" w:cs="Times New Roman"/>
          <w:sz w:val="24"/>
          <w:szCs w:val="24"/>
          <w:rPrChange w:id="490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 xml:space="preserve"> Museum für Druckkunst Leipzig</w:t>
      </w:r>
    </w:p>
    <w:p w14:paraId="43B3E68A" w14:textId="0CFFC937" w:rsidR="00C11B41" w:rsidRPr="00EA5133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491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492" w:author="Wolfgang J. Toechterle" w:date="2013-06-22T10:32:00Z">
            <w:rPr>
              <w:rFonts w:cs="Arial"/>
              <w:szCs w:val="20"/>
              <w:lang w:val="en-US"/>
            </w:rPr>
          </w:rPrChange>
        </w:rPr>
        <w:t>Printing: Letterpress and offset printing</w:t>
      </w:r>
    </w:p>
    <w:p w14:paraId="67A012F9" w14:textId="138E1797" w:rsidR="00C11B41" w:rsidRPr="00EA5133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493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494" w:author="Wolfgang J. Toechterle" w:date="2013-06-22T10:32:00Z">
            <w:rPr>
              <w:rFonts w:cs="Arial"/>
              <w:szCs w:val="20"/>
              <w:lang w:val="en-US"/>
            </w:rPr>
          </w:rPrChange>
        </w:rPr>
        <w:t>Trapping: 0.5 points</w:t>
      </w:r>
    </w:p>
    <w:p w14:paraId="147340D6" w14:textId="2B1B72B9" w:rsidR="002634A2" w:rsidRPr="00EA5133" w:rsidRDefault="002634A2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495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49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Images: </w:t>
      </w:r>
      <w:ins w:id="497" w:author="Wolfgang J. Toechterle" w:date="2013-05-20T21:05:00Z">
        <w:r w:rsidR="00041FC5" w:rsidRPr="00EA5133">
          <w:rPr>
            <w:rFonts w:cs="Arial"/>
            <w:szCs w:val="20"/>
            <w:rPrChange w:id="49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Only vectorized images are allowed for the logo</w:t>
        </w:r>
      </w:ins>
      <w:del w:id="499" w:author="Wolfgang J. Toechterle" w:date="2013-05-20T21:05:00Z">
        <w:r w:rsidRPr="00EA5133" w:rsidDel="00041FC5">
          <w:rPr>
            <w:rFonts w:cs="Arial"/>
            <w:szCs w:val="20"/>
            <w:rPrChange w:id="50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Only vectorized images are allowed for the logo</w:delText>
        </w:r>
      </w:del>
    </w:p>
    <w:p w14:paraId="0304C84E" w14:textId="77777777" w:rsidR="00C11B41" w:rsidRPr="00EA5133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rPrChange w:id="501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</w:p>
    <w:p w14:paraId="698516C0" w14:textId="77777777" w:rsidR="00C11B41" w:rsidRPr="00EA5133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rPrChange w:id="502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503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You must deliver:</w:t>
      </w:r>
    </w:p>
    <w:p w14:paraId="31C6A95B" w14:textId="77777777" w:rsidR="00C11B41" w:rsidRPr="00EA5133" w:rsidRDefault="00C11B41" w:rsidP="00C11B41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504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50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final folder of your working files for archiving </w:t>
      </w:r>
    </w:p>
    <w:p w14:paraId="62AD2603" w14:textId="258AA3A9" w:rsidR="003F39E8" w:rsidRPr="00EA5133" w:rsidRDefault="003F39E8" w:rsidP="003F39E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506" w:author="Wolfgang J. Toechterle" w:date="2013-05-20T21:09:00Z"/>
          <w:rFonts w:cs="Arial"/>
          <w:szCs w:val="20"/>
          <w:rPrChange w:id="507" w:author="Wolfgang J. Toechterle" w:date="2013-06-22T10:32:00Z">
            <w:rPr>
              <w:ins w:id="508" w:author="Wolfgang J. Toechterle" w:date="2013-05-20T21:09:00Z"/>
              <w:rFonts w:cs="Arial"/>
              <w:szCs w:val="20"/>
              <w:lang w:val="en-US"/>
            </w:rPr>
          </w:rPrChange>
        </w:rPr>
      </w:pPr>
      <w:ins w:id="509" w:author="Wolfgang J. Toechterle" w:date="2013-05-20T21:09:00Z">
        <w:r w:rsidRPr="00EA5133">
          <w:rPr>
            <w:rFonts w:cs="Arial"/>
            <w:szCs w:val="20"/>
            <w:rPrChange w:id="51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1 Illustrator (ai) file showing the English and the German logo</w:t>
        </w:r>
        <w:r w:rsidR="00CD0E39" w:rsidRPr="00EA5133">
          <w:rPr>
            <w:rFonts w:cs="Arial"/>
            <w:szCs w:val="20"/>
            <w:rPrChange w:id="51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in 2 </w:t>
        </w:r>
      </w:ins>
      <w:ins w:id="512" w:author="Kinder" w:date="2013-06-30T08:47:00Z">
        <w:r w:rsidR="00504D88">
          <w:rPr>
            <w:rFonts w:cs="Arial"/>
            <w:szCs w:val="20"/>
          </w:rPr>
          <w:t>PMS</w:t>
        </w:r>
      </w:ins>
      <w:ins w:id="513" w:author="Wolfgang J. Toechterle" w:date="2013-05-20T21:09:00Z">
        <w:del w:id="514" w:author="Kinder" w:date="2013-06-30T08:47:00Z">
          <w:r w:rsidR="00CD0E39" w:rsidRPr="00EA5133" w:rsidDel="00504D88">
            <w:rPr>
              <w:rFonts w:cs="Arial"/>
              <w:szCs w:val="20"/>
              <w:rPrChange w:id="515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>spot</w:delText>
          </w:r>
        </w:del>
        <w:r w:rsidR="00CD0E39" w:rsidRPr="00EA5133">
          <w:rPr>
            <w:rFonts w:cs="Arial"/>
            <w:szCs w:val="20"/>
            <w:rPrChange w:id="51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</w:t>
        </w:r>
      </w:ins>
      <w:ins w:id="517" w:author="Wolfgang J. Toechterle" w:date="2013-06-22T11:52:00Z">
        <w:r w:rsidR="00510F1B">
          <w:rPr>
            <w:rFonts w:cs="Arial"/>
            <w:szCs w:val="20"/>
          </w:rPr>
          <w:t>colour</w:t>
        </w:r>
      </w:ins>
      <w:ins w:id="518" w:author="Wolfgang J. Toechterle" w:date="2013-05-20T21:09:00Z">
        <w:r w:rsidR="00CD0E39" w:rsidRPr="00EA5133">
          <w:rPr>
            <w:rFonts w:cs="Arial"/>
            <w:szCs w:val="20"/>
            <w:rPrChange w:id="51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s</w:t>
        </w:r>
        <w:r w:rsidRPr="00EA5133">
          <w:rPr>
            <w:rFonts w:cs="Arial"/>
            <w:szCs w:val="20"/>
            <w:rPrChange w:id="52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(</w:t>
        </w:r>
        <w:r w:rsidRPr="00EA5133">
          <w:rPr>
            <w:rFonts w:eastAsia="Times New Roman" w:cs="Times New Roman"/>
          </w:rPr>
          <w:t>Pantone Uncoated)</w:t>
        </w:r>
      </w:ins>
      <w:ins w:id="521" w:author="Wolfgang J. Toechterle" w:date="2013-06-08T19:11:00Z">
        <w:r w:rsidR="00CD0E39" w:rsidRPr="00EA5133">
          <w:rPr>
            <w:rFonts w:eastAsia="Times New Roman" w:cs="Times New Roman"/>
          </w:rPr>
          <w:t>,</w:t>
        </w:r>
      </w:ins>
      <w:ins w:id="522" w:author="Wolfgang J. Toechterle" w:date="2013-05-20T21:09:00Z">
        <w:r w:rsidRPr="00EA5133">
          <w:rPr>
            <w:rFonts w:eastAsia="Times New Roman" w:cs="Times New Roman"/>
          </w:rPr>
          <w:t xml:space="preserve"> as well as the English and the German logo in CMYK on the same </w:t>
        </w:r>
        <w:proofErr w:type="spellStart"/>
        <w:r w:rsidRPr="00EA5133">
          <w:rPr>
            <w:rFonts w:eastAsia="Times New Roman" w:cs="Times New Roman"/>
          </w:rPr>
          <w:t>Artboard</w:t>
        </w:r>
        <w:proofErr w:type="spellEnd"/>
        <w:del w:id="523" w:author="Kinder" w:date="2013-06-30T08:49:00Z">
          <w:r w:rsidRPr="00EA5133" w:rsidDel="00504D88">
            <w:rPr>
              <w:rFonts w:eastAsia="Times New Roman" w:cs="Times New Roman"/>
            </w:rPr>
            <w:delText xml:space="preserve"> (page)</w:delText>
          </w:r>
        </w:del>
      </w:ins>
      <w:ins w:id="524" w:author="Kinder" w:date="2013-06-30T08:48:00Z">
        <w:r w:rsidR="00504D88">
          <w:rPr>
            <w:rFonts w:eastAsia="Times New Roman" w:cs="Times New Roman"/>
          </w:rPr>
          <w:t xml:space="preserve"> </w:t>
        </w:r>
      </w:ins>
      <w:ins w:id="525" w:author="Kinder" w:date="2013-06-30T08:49:00Z">
        <w:r w:rsidR="00504D88">
          <w:rPr>
            <w:rFonts w:eastAsia="Times New Roman" w:cs="Times New Roman"/>
          </w:rPr>
          <w:t>(</w:t>
        </w:r>
      </w:ins>
      <w:ins w:id="526" w:author="Kinder" w:date="2013-06-30T08:48:00Z">
        <w:r w:rsidR="00504D88">
          <w:rPr>
            <w:rFonts w:eastAsia="Times New Roman" w:cs="Times New Roman"/>
          </w:rPr>
          <w:t>All 4 on same page)</w:t>
        </w:r>
      </w:ins>
    </w:p>
    <w:p w14:paraId="38692C90" w14:textId="471E363E" w:rsidR="00C11B41" w:rsidRPr="00EA5133" w:rsidRDefault="001C00CF" w:rsidP="00C11B41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527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ins w:id="528" w:author="Wolfgang J. Toechterle" w:date="2013-05-20T21:03:00Z">
        <w:r w:rsidRPr="00EA5133">
          <w:rPr>
            <w:rFonts w:cs="Arial"/>
            <w:szCs w:val="20"/>
            <w:rPrChange w:id="52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1 PDF/X-3</w:t>
        </w:r>
        <w:proofErr w:type="gramStart"/>
        <w:r w:rsidRPr="00EA5133">
          <w:rPr>
            <w:rFonts w:cs="Arial"/>
            <w:szCs w:val="20"/>
            <w:rPrChange w:id="53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:2002</w:t>
        </w:r>
        <w:proofErr w:type="gramEnd"/>
        <w:r w:rsidRPr="00EA5133">
          <w:rPr>
            <w:rFonts w:cs="Arial"/>
            <w:szCs w:val="20"/>
            <w:rPrChange w:id="53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</w:t>
        </w:r>
      </w:ins>
      <w:del w:id="532" w:author="Wolfgang J. Toechterle" w:date="2013-05-20T21:03:00Z">
        <w:r w:rsidR="00C11B41" w:rsidRPr="00EA5133" w:rsidDel="001C00CF">
          <w:rPr>
            <w:rFonts w:cs="Arial"/>
            <w:szCs w:val="20"/>
            <w:rPrChange w:id="53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1 </w:delText>
        </w:r>
        <w:r w:rsidR="008005D8" w:rsidRPr="00EA5133" w:rsidDel="001C00CF">
          <w:rPr>
            <w:rFonts w:cs="Arial"/>
            <w:szCs w:val="20"/>
            <w:rPrChange w:id="53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PDF/X-3:2002</w:delText>
        </w:r>
        <w:r w:rsidR="00C11B41" w:rsidRPr="00EA5133" w:rsidDel="001C00CF">
          <w:rPr>
            <w:rFonts w:cs="Arial"/>
            <w:szCs w:val="20"/>
            <w:rPrChange w:id="53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</w:del>
      <w:r w:rsidR="00C11B41" w:rsidRPr="00EA5133">
        <w:rPr>
          <w:rFonts w:cs="Arial"/>
          <w:szCs w:val="20"/>
          <w:rPrChange w:id="53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file of your logo in CMYK (NO SPOT </w:t>
      </w:r>
      <w:del w:id="537" w:author="Wolfgang J. Toechterle" w:date="2013-06-22T11:52:00Z">
        <w:r w:rsidR="00C11B41" w:rsidRPr="00EA5133" w:rsidDel="00510F1B">
          <w:rPr>
            <w:rFonts w:cs="Arial"/>
            <w:szCs w:val="20"/>
            <w:rPrChange w:id="53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539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C11B41" w:rsidRPr="00EA5133">
        <w:rPr>
          <w:rFonts w:cs="Arial"/>
          <w:szCs w:val="20"/>
          <w:rPrChange w:id="54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INCLUDED)</w:t>
      </w:r>
    </w:p>
    <w:p w14:paraId="686D2E70" w14:textId="0F01FAF4" w:rsidR="00C11B41" w:rsidRPr="00EA5133" w:rsidRDefault="00AF5632" w:rsidP="00CE6B36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541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54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A4 printout, mounted on </w:t>
      </w:r>
      <w:del w:id="543" w:author="Kinder" w:date="2013-06-30T08:49:00Z">
        <w:r w:rsidRPr="00EA5133" w:rsidDel="00504D88">
          <w:rPr>
            <w:rFonts w:cs="Arial"/>
            <w:szCs w:val="20"/>
            <w:rPrChange w:id="54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a </w:delText>
        </w:r>
      </w:del>
      <w:r w:rsidRPr="00EA5133">
        <w:rPr>
          <w:rFonts w:cs="Arial"/>
          <w:szCs w:val="20"/>
          <w:rPrChange w:id="54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presentation board showing the two versions of the Logo (English and German) as well as the two </w:t>
      </w:r>
      <w:del w:id="546" w:author="Wolfgang J. Toechterle" w:date="2013-06-22T11:52:00Z">
        <w:r w:rsidRPr="00EA5133" w:rsidDel="00510F1B">
          <w:rPr>
            <w:rFonts w:cs="Arial"/>
            <w:szCs w:val="20"/>
            <w:rPrChange w:id="54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548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7F0DA1" w:rsidRPr="00EA5133">
        <w:rPr>
          <w:rFonts w:cs="Arial"/>
          <w:szCs w:val="20"/>
          <w:rPrChange w:id="54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Versions (</w:t>
      </w:r>
      <w:ins w:id="550" w:author="Kinder" w:date="2013-06-30T08:49:00Z">
        <w:r w:rsidR="00504D88">
          <w:rPr>
            <w:rFonts w:cs="Arial"/>
            <w:szCs w:val="20"/>
          </w:rPr>
          <w:t>PMS</w:t>
        </w:r>
      </w:ins>
      <w:del w:id="551" w:author="Kinder" w:date="2013-06-30T08:49:00Z">
        <w:r w:rsidRPr="00EA5133" w:rsidDel="00504D88">
          <w:rPr>
            <w:rFonts w:cs="Arial"/>
            <w:szCs w:val="20"/>
            <w:rPrChange w:id="55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spot</w:delText>
        </w:r>
      </w:del>
      <w:r w:rsidR="007F0DA1" w:rsidRPr="00EA5133">
        <w:rPr>
          <w:rFonts w:cs="Arial"/>
          <w:szCs w:val="20"/>
          <w:rPrChange w:id="55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and CMYK)</w:t>
      </w:r>
      <w:r w:rsidRPr="00EA5133">
        <w:rPr>
          <w:rFonts w:cs="Arial"/>
          <w:szCs w:val="20"/>
          <w:rPrChange w:id="554" w:author="Wolfgang J. Toechterle" w:date="2013-06-22T10:32:00Z">
            <w:rPr>
              <w:rFonts w:cs="Arial"/>
              <w:szCs w:val="20"/>
              <w:lang w:val="en-US"/>
            </w:rPr>
          </w:rPrChange>
        </w:rPr>
        <w:t>.</w:t>
      </w:r>
      <w:r w:rsidR="007F0DA1" w:rsidRPr="00EA5133">
        <w:rPr>
          <w:rFonts w:cs="Arial"/>
          <w:szCs w:val="20"/>
          <w:rPrChange w:id="55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Display the used </w:t>
      </w:r>
      <w:del w:id="556" w:author="Wolfgang J. Toechterle" w:date="2013-06-22T11:52:00Z">
        <w:r w:rsidR="007F0DA1" w:rsidRPr="00EA5133" w:rsidDel="00510F1B">
          <w:rPr>
            <w:rFonts w:cs="Arial"/>
            <w:szCs w:val="20"/>
            <w:rPrChange w:id="55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558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7F0DA1" w:rsidRPr="00EA5133">
        <w:rPr>
          <w:rFonts w:cs="Arial"/>
          <w:szCs w:val="20"/>
          <w:rPrChange w:id="55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swatches in a </w:t>
      </w:r>
      <w:ins w:id="560" w:author="Kinder" w:date="2013-06-30T08:50:00Z">
        <w:r w:rsidR="00504D88">
          <w:rPr>
            <w:rFonts w:cs="Arial"/>
            <w:szCs w:val="20"/>
          </w:rPr>
          <w:t>colour chart.</w:t>
        </w:r>
      </w:ins>
      <w:del w:id="561" w:author="Kinder" w:date="2013-06-30T08:50:00Z">
        <w:r w:rsidR="007F0DA1" w:rsidRPr="00EA5133" w:rsidDel="00504D88">
          <w:rPr>
            <w:rFonts w:cs="Arial"/>
            <w:szCs w:val="20"/>
            <w:rPrChange w:id="56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legend. </w:delText>
        </w:r>
        <w:r w:rsidRPr="00EA5133" w:rsidDel="00504D88">
          <w:rPr>
            <w:rFonts w:cs="Arial"/>
            <w:szCs w:val="20"/>
            <w:rPrChange w:id="56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</w:del>
    </w:p>
    <w:p w14:paraId="1CB8F737" w14:textId="77777777" w:rsidR="000E643F" w:rsidRDefault="000E643F" w:rsidP="00CE6B36">
      <w:pPr>
        <w:rPr>
          <w:ins w:id="564" w:author="Kinder" w:date="2013-06-29T11:20:00Z"/>
          <w:rFonts w:cs="Arial"/>
          <w:b/>
          <w:bCs/>
          <w:sz w:val="28"/>
          <w:szCs w:val="28"/>
        </w:rPr>
      </w:pPr>
    </w:p>
    <w:p w14:paraId="12A1DA8F" w14:textId="77777777" w:rsidR="001E709A" w:rsidRDefault="001E709A">
      <w:pPr>
        <w:spacing w:after="200" w:line="276" w:lineRule="auto"/>
        <w:rPr>
          <w:ins w:id="565" w:author="Kinder" w:date="2013-06-29T15:08:00Z"/>
          <w:rFonts w:cs="Arial"/>
          <w:b/>
          <w:bCs/>
          <w:sz w:val="28"/>
          <w:szCs w:val="28"/>
        </w:rPr>
      </w:pPr>
      <w:ins w:id="566" w:author="Kinder" w:date="2013-06-29T15:08:00Z">
        <w:r>
          <w:rPr>
            <w:rFonts w:cs="Arial"/>
            <w:b/>
            <w:bCs/>
            <w:sz w:val="28"/>
            <w:szCs w:val="28"/>
          </w:rPr>
          <w:br w:type="page"/>
        </w:r>
      </w:ins>
    </w:p>
    <w:p w14:paraId="3E9B58C8" w14:textId="65B6031A" w:rsidR="00447A93" w:rsidRPr="00EA5133" w:rsidRDefault="00447A93" w:rsidP="00CE6B36">
      <w:r w:rsidRPr="00EA5133">
        <w:rPr>
          <w:rFonts w:cs="Arial"/>
          <w:b/>
          <w:bCs/>
          <w:sz w:val="28"/>
          <w:szCs w:val="28"/>
          <w:rPrChange w:id="567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lastRenderedPageBreak/>
        <w:t xml:space="preserve">Task 2: </w:t>
      </w:r>
      <w:r w:rsidR="002254E8" w:rsidRPr="00EA5133">
        <w:rPr>
          <w:rFonts w:cs="Arial"/>
          <w:b/>
          <w:bCs/>
          <w:sz w:val="28"/>
          <w:szCs w:val="28"/>
          <w:rPrChange w:id="568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>Letterhead and Business Card</w:t>
      </w:r>
      <w:r w:rsidRPr="00EA5133">
        <w:t xml:space="preserve"> </w:t>
      </w:r>
    </w:p>
    <w:p w14:paraId="559EF23D" w14:textId="77777777" w:rsidR="00447A93" w:rsidRPr="00EA5133" w:rsidRDefault="00447A93" w:rsidP="00CE6B36"/>
    <w:p w14:paraId="21A9F21D" w14:textId="3DD9B9B5" w:rsidR="002254E8" w:rsidRPr="00EA5133" w:rsidRDefault="002254E8" w:rsidP="002254E8">
      <w:pPr>
        <w:rPr>
          <w:rPrChange w:id="569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570" w:author="Wolfgang J. Toechterle" w:date="2013-06-22T10:32:00Z">
            <w:rPr>
              <w:lang w:val="en-US"/>
            </w:rPr>
          </w:rPrChange>
        </w:rPr>
        <w:t>Required elements</w:t>
      </w:r>
      <w:r w:rsidR="00D03706" w:rsidRPr="00EA5133">
        <w:rPr>
          <w:rPrChange w:id="571" w:author="Wolfgang J. Toechterle" w:date="2013-06-22T10:32:00Z">
            <w:rPr>
              <w:lang w:val="en-US"/>
            </w:rPr>
          </w:rPrChange>
        </w:rPr>
        <w:t xml:space="preserve"> fo</w:t>
      </w:r>
      <w:r w:rsidR="004C4B6F" w:rsidRPr="00EA5133">
        <w:rPr>
          <w:rPrChange w:id="572" w:author="Wolfgang J. Toechterle" w:date="2013-06-22T10:32:00Z">
            <w:rPr>
              <w:lang w:val="en-US"/>
            </w:rPr>
          </w:rPrChange>
        </w:rPr>
        <w:t>r both – letterhead and business card</w:t>
      </w:r>
      <w:r w:rsidRPr="00EA5133">
        <w:rPr>
          <w:rPrChange w:id="573" w:author="Wolfgang J. Toechterle" w:date="2013-06-22T10:32:00Z">
            <w:rPr>
              <w:lang w:val="en-US"/>
            </w:rPr>
          </w:rPrChange>
        </w:rPr>
        <w:t>:</w:t>
      </w:r>
    </w:p>
    <w:p w14:paraId="5D0A5196" w14:textId="77777777" w:rsidR="004C4B6F" w:rsidRPr="00EA5133" w:rsidRDefault="004C4B6F" w:rsidP="004C4B6F">
      <w:pPr>
        <w:widowControl w:val="0"/>
        <w:autoSpaceDE w:val="0"/>
        <w:autoSpaceDN w:val="0"/>
        <w:adjustRightInd w:val="0"/>
        <w:rPr>
          <w:rPrChange w:id="574" w:author="Wolfgang J. Toechterle" w:date="2013-06-22T10:32:00Z">
            <w:rPr>
              <w:lang w:val="en-US"/>
            </w:rPr>
          </w:rPrChange>
        </w:rPr>
      </w:pPr>
    </w:p>
    <w:p w14:paraId="619A0591" w14:textId="77777777" w:rsidR="004C4B6F" w:rsidRPr="00EA5133" w:rsidRDefault="002254E8" w:rsidP="004C4B6F">
      <w:pPr>
        <w:widowControl w:val="0"/>
        <w:autoSpaceDE w:val="0"/>
        <w:autoSpaceDN w:val="0"/>
        <w:adjustRightInd w:val="0"/>
        <w:rPr>
          <w:rPrChange w:id="575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576" w:author="Wolfgang J. Toechterle" w:date="2013-06-22T10:32:00Z">
            <w:rPr>
              <w:lang w:val="en-US"/>
            </w:rPr>
          </w:rPrChange>
        </w:rPr>
        <w:t xml:space="preserve">Given text: </w:t>
      </w:r>
    </w:p>
    <w:p w14:paraId="34EB59B2" w14:textId="77777777" w:rsidR="004C4B6F" w:rsidRPr="00EA5133" w:rsidRDefault="004C4B6F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18"/>
          <w:szCs w:val="18"/>
          <w:rPrChange w:id="577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 w:val="18"/>
          <w:szCs w:val="18"/>
          <w:rPrChange w:id="578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Stiftung Werkstattmuseum für Druckkunst</w:t>
      </w:r>
    </w:p>
    <w:p w14:paraId="0762AAF4" w14:textId="326FBEDF" w:rsidR="00A57DC6" w:rsidRPr="00EA5133" w:rsidRDefault="00A57DC6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18"/>
          <w:szCs w:val="18"/>
          <w:rPrChange w:id="579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 w:val="18"/>
          <w:szCs w:val="18"/>
          <w:rPrChange w:id="580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Nonnenstraße 38</w:t>
      </w:r>
    </w:p>
    <w:p w14:paraId="43DCDA9B" w14:textId="472DB161" w:rsidR="004C4B6F" w:rsidRPr="00EA5133" w:rsidRDefault="00A57DC6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18"/>
          <w:szCs w:val="18"/>
          <w:rPrChange w:id="581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 w:val="18"/>
          <w:szCs w:val="18"/>
          <w:rPrChange w:id="582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D-</w:t>
      </w:r>
      <w:r w:rsidR="004C4B6F" w:rsidRPr="00EA5133">
        <w:rPr>
          <w:rFonts w:ascii="Times New Roman" w:hAnsi="Times New Roman" w:cs="Times New Roman"/>
          <w:sz w:val="18"/>
          <w:szCs w:val="18"/>
          <w:rPrChange w:id="583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04229 Leipzig</w:t>
      </w:r>
    </w:p>
    <w:p w14:paraId="2600B51B" w14:textId="6CD47925" w:rsidR="004C4B6F" w:rsidRPr="00EA5133" w:rsidRDefault="004C4B6F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rPrChange w:id="584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Cs w:val="20"/>
          <w:rPrChange w:id="585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Tel. +49 341 / 231 62-0</w:t>
      </w:r>
    </w:p>
    <w:p w14:paraId="0430A3E1" w14:textId="77777777" w:rsidR="004C4B6F" w:rsidRPr="00EA5133" w:rsidRDefault="004C4B6F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rPrChange w:id="586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Cs w:val="20"/>
          <w:rPrChange w:id="587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Fax +49 341 / 231 62-10</w:t>
      </w:r>
    </w:p>
    <w:p w14:paraId="590BA4C3" w14:textId="77777777" w:rsidR="004C4B6F" w:rsidRPr="00EA5133" w:rsidRDefault="004C4B6F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rPrChange w:id="588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Cs w:val="20"/>
          <w:rPrChange w:id="589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info@druckkunst-museum.de</w:t>
      </w:r>
    </w:p>
    <w:p w14:paraId="3E6390EE" w14:textId="77777777" w:rsidR="00A57DC6" w:rsidRPr="00EA5133" w:rsidRDefault="00A57DC6" w:rsidP="00A57DC6">
      <w:pPr>
        <w:widowControl w:val="0"/>
        <w:autoSpaceDE w:val="0"/>
        <w:autoSpaceDN w:val="0"/>
        <w:adjustRightInd w:val="0"/>
        <w:rPr>
          <w:rPrChange w:id="590" w:author="Wolfgang J. Toechterle" w:date="2013-06-22T10:32:00Z">
            <w:rPr>
              <w:lang w:val="en-US"/>
            </w:rPr>
          </w:rPrChange>
        </w:rPr>
      </w:pPr>
      <w:r w:rsidRPr="00EA5133">
        <w:rPr>
          <w:rFonts w:ascii="Times New Roman" w:hAnsi="Times New Roman" w:cs="Times New Roman"/>
          <w:sz w:val="18"/>
          <w:szCs w:val="18"/>
          <w:rPrChange w:id="591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www.druckkunst-museum.de</w:t>
      </w:r>
    </w:p>
    <w:p w14:paraId="2FE34F3D" w14:textId="77777777" w:rsidR="00A57DC6" w:rsidRPr="00EA5133" w:rsidRDefault="00A57DC6" w:rsidP="002254E8">
      <w:pPr>
        <w:rPr>
          <w:rFonts w:ascii="Times New Roman" w:hAnsi="Times New Roman" w:cs="Times New Roman"/>
          <w:szCs w:val="20"/>
          <w:rPrChange w:id="592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</w:p>
    <w:p w14:paraId="7135C82D" w14:textId="43B16295" w:rsidR="002254E8" w:rsidRPr="00EA5133" w:rsidRDefault="002254E8" w:rsidP="002254E8">
      <w:pPr>
        <w:rPr>
          <w:rPrChange w:id="593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594" w:author="Wolfgang J. Toechterle" w:date="2013-06-22T10:32:00Z">
            <w:rPr>
              <w:lang w:val="en-US"/>
            </w:rPr>
          </w:rPrChange>
        </w:rPr>
        <w:t>Logo</w:t>
      </w:r>
      <w:ins w:id="595" w:author="Wolfgang J. Toechterle" w:date="2013-06-22T11:21:00Z">
        <w:r w:rsidR="00B04CCA">
          <w:t>:</w:t>
        </w:r>
      </w:ins>
      <w:r w:rsidR="004C4B6F" w:rsidRPr="00EA5133">
        <w:rPr>
          <w:rPrChange w:id="596" w:author="Wolfgang J. Toechterle" w:date="2013-06-22T10:32:00Z">
            <w:rPr>
              <w:lang w:val="en-US"/>
            </w:rPr>
          </w:rPrChange>
        </w:rPr>
        <w:t xml:space="preserve"> </w:t>
      </w:r>
      <w:del w:id="597" w:author="Wolfgang J. Toechterle" w:date="2013-06-22T11:21:00Z">
        <w:r w:rsidR="004C4B6F" w:rsidRPr="00EA5133" w:rsidDel="00B04CCA">
          <w:rPr>
            <w:rPrChange w:id="598" w:author="Wolfgang J. Toechterle" w:date="2013-06-22T10:32:00Z">
              <w:rPr>
                <w:lang w:val="en-US"/>
              </w:rPr>
            </w:rPrChange>
          </w:rPr>
          <w:delText xml:space="preserve">as </w:delText>
        </w:r>
        <w:r w:rsidR="005F4436" w:rsidRPr="00EA5133" w:rsidDel="00B04CCA">
          <w:rPr>
            <w:rPrChange w:id="599" w:author="Wolfgang J. Toechterle" w:date="2013-06-22T10:32:00Z">
              <w:rPr>
                <w:lang w:val="en-US"/>
              </w:rPr>
            </w:rPrChange>
          </w:rPr>
          <w:delText>required</w:delText>
        </w:r>
      </w:del>
      <w:ins w:id="600" w:author="Wolfgang J. Toechterle" w:date="2013-06-22T11:21:00Z">
        <w:r w:rsidR="00B04CCA">
          <w:t xml:space="preserve"> German version</w:t>
        </w:r>
      </w:ins>
      <w:ins w:id="601" w:author="Kinder" w:date="2013-06-29T11:30:00Z">
        <w:r w:rsidR="00EF736F">
          <w:t xml:space="preserve"> only</w:t>
        </w:r>
      </w:ins>
      <w:del w:id="602" w:author="Wolfgang J. Toechterle" w:date="2013-06-22T11:25:00Z">
        <w:r w:rsidR="005F4436" w:rsidRPr="00EA5133" w:rsidDel="00B04CCA">
          <w:rPr>
            <w:rPrChange w:id="603" w:author="Wolfgang J. Toechterle" w:date="2013-06-22T10:32:00Z">
              <w:rPr>
                <w:lang w:val="en-US"/>
              </w:rPr>
            </w:rPrChange>
          </w:rPr>
          <w:delText xml:space="preserve"> </w:delText>
        </w:r>
      </w:del>
    </w:p>
    <w:p w14:paraId="3FA6C2DA" w14:textId="77777777" w:rsidR="004C4B6F" w:rsidRPr="00EA5133" w:rsidRDefault="004C4B6F" w:rsidP="002254E8">
      <w:pPr>
        <w:rPr>
          <w:rPrChange w:id="604" w:author="Wolfgang J. Toechterle" w:date="2013-06-22T10:32:00Z">
            <w:rPr>
              <w:lang w:val="en-US"/>
            </w:rPr>
          </w:rPrChange>
        </w:rPr>
      </w:pPr>
    </w:p>
    <w:p w14:paraId="374D4CB3" w14:textId="17273A74" w:rsidR="002254E8" w:rsidRPr="00EA5133" w:rsidRDefault="002254E8" w:rsidP="002254E8">
      <w:pPr>
        <w:rPr>
          <w:rPrChange w:id="605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606" w:author="Wolfgang J. Toechterle" w:date="2013-06-22T10:32:00Z">
            <w:rPr>
              <w:lang w:val="en-US"/>
            </w:rPr>
          </w:rPrChange>
        </w:rPr>
        <w:t xml:space="preserve">Font: The museum owns the font family Kristall Grotesk. This font family </w:t>
      </w:r>
      <w:r w:rsidR="004C4B6F" w:rsidRPr="00EA5133">
        <w:rPr>
          <w:rPrChange w:id="607" w:author="Wolfgang J. Toechterle" w:date="2013-06-22T10:32:00Z">
            <w:rPr>
              <w:lang w:val="en-US"/>
            </w:rPr>
          </w:rPrChange>
        </w:rPr>
        <w:t xml:space="preserve">must </w:t>
      </w:r>
      <w:r w:rsidRPr="00EA5133">
        <w:rPr>
          <w:rPrChange w:id="608" w:author="Wolfgang J. Toechterle" w:date="2013-06-22T10:32:00Z">
            <w:rPr>
              <w:lang w:val="en-US"/>
            </w:rPr>
          </w:rPrChange>
        </w:rPr>
        <w:t xml:space="preserve">be used for the entire </w:t>
      </w:r>
      <w:r w:rsidR="005F4436" w:rsidRPr="00EA5133">
        <w:rPr>
          <w:rPrChange w:id="609" w:author="Wolfgang J. Toechterle" w:date="2013-06-22T10:32:00Z">
            <w:rPr>
              <w:lang w:val="en-US"/>
            </w:rPr>
          </w:rPrChange>
        </w:rPr>
        <w:t xml:space="preserve">“given </w:t>
      </w:r>
      <w:r w:rsidRPr="00EA5133">
        <w:rPr>
          <w:rPrChange w:id="610" w:author="Wolfgang J. Toechterle" w:date="2013-06-22T10:32:00Z">
            <w:rPr>
              <w:lang w:val="en-US"/>
            </w:rPr>
          </w:rPrChange>
        </w:rPr>
        <w:t>text</w:t>
      </w:r>
      <w:r w:rsidR="005F4436" w:rsidRPr="00EA5133">
        <w:rPr>
          <w:rPrChange w:id="611" w:author="Wolfgang J. Toechterle" w:date="2013-06-22T10:32:00Z">
            <w:rPr>
              <w:lang w:val="en-US"/>
            </w:rPr>
          </w:rPrChange>
        </w:rPr>
        <w:t>”</w:t>
      </w:r>
      <w:r w:rsidRPr="00EA5133">
        <w:rPr>
          <w:rPrChange w:id="612" w:author="Wolfgang J. Toechterle" w:date="2013-06-22T10:32:00Z">
            <w:rPr>
              <w:lang w:val="en-US"/>
            </w:rPr>
          </w:rPrChange>
        </w:rPr>
        <w:t xml:space="preserve"> on the letterhead and business card. </w:t>
      </w:r>
    </w:p>
    <w:p w14:paraId="18A67A97" w14:textId="77777777" w:rsidR="00263883" w:rsidRDefault="00263883" w:rsidP="002254E8">
      <w:pPr>
        <w:rPr>
          <w:ins w:id="613" w:author="Wolfgang J. Toechterle" w:date="2013-06-22T10:54:00Z"/>
        </w:rPr>
      </w:pPr>
    </w:p>
    <w:p w14:paraId="2B844DAA" w14:textId="5293F8B1" w:rsidR="002254E8" w:rsidRPr="00EA5133" w:rsidDel="00263883" w:rsidRDefault="00A16644" w:rsidP="002254E8">
      <w:pPr>
        <w:rPr>
          <w:del w:id="614" w:author="Wolfgang J. Toechterle" w:date="2013-06-22T10:54:00Z"/>
          <w:rPrChange w:id="615" w:author="Wolfgang J. Toechterle" w:date="2013-06-22T10:32:00Z">
            <w:rPr>
              <w:del w:id="616" w:author="Wolfgang J. Toechterle" w:date="2013-06-22T10:54:00Z"/>
              <w:lang w:val="en-US"/>
            </w:rPr>
          </w:rPrChange>
        </w:rPr>
      </w:pPr>
      <w:del w:id="617" w:author="Wolfgang J. Toechterle" w:date="2013-06-22T10:54:00Z">
        <w:r w:rsidRPr="00EA5133" w:rsidDel="00263883">
          <w:rPr>
            <w:rPrChange w:id="618" w:author="Wolfgang J. Toechterle" w:date="2013-06-22T10:32:00Z">
              <w:rPr>
                <w:rStyle w:val="Hyperlink"/>
                <w:lang w:val="en-US"/>
              </w:rPr>
            </w:rPrChange>
          </w:rPr>
          <w:fldChar w:fldCharType="begin"/>
        </w:r>
        <w:r w:rsidRPr="00EA5133" w:rsidDel="00263883">
          <w:delInstrText xml:space="preserve"> HYPERLINK "http://www.fonts4ever.com/search_result.php?f_item_name=kristal&amp;x=0&amp;y=0" \l "familyName" </w:delInstrText>
        </w:r>
        <w:r w:rsidRPr="00EA5133" w:rsidDel="00263883">
          <w:rPr>
            <w:rPrChange w:id="619" w:author="Wolfgang J. Toechterle" w:date="2013-06-22T10:32:00Z">
              <w:rPr>
                <w:rStyle w:val="Hyperlink"/>
                <w:lang w:val="en-US"/>
              </w:rPr>
            </w:rPrChange>
          </w:rPr>
          <w:fldChar w:fldCharType="separate"/>
        </w:r>
        <w:r w:rsidR="002254E8" w:rsidRPr="00EA5133" w:rsidDel="00263883">
          <w:rPr>
            <w:rStyle w:val="Hyperlink"/>
            <w:rPrChange w:id="620" w:author="Wolfgang J. Toechterle" w:date="2013-06-22T10:32:00Z">
              <w:rPr>
                <w:rStyle w:val="Hyperlink"/>
                <w:lang w:val="en-US"/>
              </w:rPr>
            </w:rPrChange>
          </w:rPr>
          <w:delText>http://www.fonts4ever.com/search_result ... familyName</w:delText>
        </w:r>
        <w:r w:rsidRPr="00EA5133" w:rsidDel="00263883">
          <w:rPr>
            <w:rStyle w:val="Hyperlink"/>
            <w:rPrChange w:id="621" w:author="Wolfgang J. Toechterle" w:date="2013-06-22T10:32:00Z">
              <w:rPr>
                <w:rStyle w:val="Hyperlink"/>
                <w:lang w:val="en-US"/>
              </w:rPr>
            </w:rPrChange>
          </w:rPr>
          <w:fldChar w:fldCharType="end"/>
        </w:r>
      </w:del>
    </w:p>
    <w:p w14:paraId="0DA4360C" w14:textId="2B8E9994" w:rsidR="002254E8" w:rsidRPr="00EA5133" w:rsidDel="00263883" w:rsidRDefault="00A16644" w:rsidP="002254E8">
      <w:pPr>
        <w:rPr>
          <w:del w:id="622" w:author="Wolfgang J. Toechterle" w:date="2013-06-22T10:54:00Z"/>
          <w:rPrChange w:id="623" w:author="Wolfgang J. Toechterle" w:date="2013-06-22T10:32:00Z">
            <w:rPr>
              <w:del w:id="624" w:author="Wolfgang J. Toechterle" w:date="2013-06-22T10:54:00Z"/>
              <w:lang w:val="en-US"/>
            </w:rPr>
          </w:rPrChange>
        </w:rPr>
      </w:pPr>
      <w:del w:id="625" w:author="Wolfgang J. Toechterle" w:date="2013-06-22T10:54:00Z">
        <w:r w:rsidRPr="00EA5133" w:rsidDel="00263883">
          <w:rPr>
            <w:rPrChange w:id="626" w:author="Wolfgang J. Toechterle" w:date="2013-06-22T10:32:00Z">
              <w:rPr>
                <w:rStyle w:val="Hyperlink"/>
                <w:lang w:val="en-US"/>
              </w:rPr>
            </w:rPrChange>
          </w:rPr>
          <w:fldChar w:fldCharType="begin"/>
        </w:r>
        <w:r w:rsidRPr="00EA5133" w:rsidDel="00263883">
          <w:delInstrText xml:space="preserve"> HYPERLINK "http://www.druckkunst-museum.de/kristall-grotesk.html" </w:delInstrText>
        </w:r>
        <w:r w:rsidRPr="00EA5133" w:rsidDel="00263883">
          <w:rPr>
            <w:rPrChange w:id="627" w:author="Wolfgang J. Toechterle" w:date="2013-06-22T10:32:00Z">
              <w:rPr>
                <w:rStyle w:val="Hyperlink"/>
                <w:lang w:val="en-US"/>
              </w:rPr>
            </w:rPrChange>
          </w:rPr>
          <w:fldChar w:fldCharType="separate"/>
        </w:r>
        <w:r w:rsidR="002254E8" w:rsidRPr="00EA5133" w:rsidDel="00263883">
          <w:rPr>
            <w:rStyle w:val="Hyperlink"/>
            <w:rPrChange w:id="628" w:author="Wolfgang J. Toechterle" w:date="2013-06-22T10:32:00Z">
              <w:rPr>
                <w:rStyle w:val="Hyperlink"/>
                <w:lang w:val="en-US"/>
              </w:rPr>
            </w:rPrChange>
          </w:rPr>
          <w:delText>http://www.druckkunst-museum.de/kristall-grotesk.html</w:delText>
        </w:r>
        <w:r w:rsidRPr="00EA5133" w:rsidDel="00263883">
          <w:rPr>
            <w:rStyle w:val="Hyperlink"/>
            <w:rPrChange w:id="629" w:author="Wolfgang J. Toechterle" w:date="2013-06-22T10:32:00Z">
              <w:rPr>
                <w:rStyle w:val="Hyperlink"/>
                <w:lang w:val="en-US"/>
              </w:rPr>
            </w:rPrChange>
          </w:rPr>
          <w:fldChar w:fldCharType="end"/>
        </w:r>
      </w:del>
    </w:p>
    <w:p w14:paraId="6FBA222E" w14:textId="77777777" w:rsidR="002254E8" w:rsidRPr="00EA5133" w:rsidRDefault="002254E8" w:rsidP="002254E8">
      <w:pPr>
        <w:rPr>
          <w:rPrChange w:id="630" w:author="Wolfgang J. Toechterle" w:date="2013-06-22T10:32:00Z">
            <w:rPr>
              <w:lang w:val="en-US"/>
            </w:rPr>
          </w:rPrChange>
        </w:rPr>
      </w:pPr>
    </w:p>
    <w:p w14:paraId="2944D673" w14:textId="583C679A" w:rsidR="004C4B6F" w:rsidRPr="00EA5133" w:rsidRDefault="004C4B6F" w:rsidP="004C4B6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rPrChange w:id="631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632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 LETTERHEAD:</w:t>
      </w:r>
    </w:p>
    <w:p w14:paraId="50E3D15E" w14:textId="10488D5F" w:rsidR="004C4B6F" w:rsidRPr="00EA5133" w:rsidRDefault="004C4B6F" w:rsidP="004C4B6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633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del w:id="634" w:author="Wolfgang J. Toechterle" w:date="2013-06-22T11:52:00Z">
        <w:r w:rsidRPr="00EA5133" w:rsidDel="00510F1B">
          <w:rPr>
            <w:rFonts w:cs="Arial"/>
            <w:szCs w:val="20"/>
            <w:rPrChange w:id="63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636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Pr="00EA5133">
        <w:rPr>
          <w:rFonts w:cs="Arial"/>
          <w:szCs w:val="20"/>
          <w:rPrChange w:id="63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s: CMYK </w:t>
      </w:r>
    </w:p>
    <w:p w14:paraId="1CD3E0C5" w14:textId="77777777" w:rsidR="00A57DC6" w:rsidRPr="00EA5133" w:rsidRDefault="00A57DC6" w:rsidP="00A57DC6">
      <w:pPr>
        <w:rPr>
          <w:rPrChange w:id="638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639" w:author="Wolfgang J. Toechterle" w:date="2013-06-22T10:32:00Z">
            <w:rPr>
              <w:lang w:val="en-US"/>
            </w:rPr>
          </w:rPrChange>
        </w:rPr>
        <w:t>Trim size; A4 (297 X 210 mm)</w:t>
      </w:r>
    </w:p>
    <w:p w14:paraId="4EE3E9F3" w14:textId="07170F17" w:rsidR="004C4B6F" w:rsidRPr="00EA5133" w:rsidRDefault="004C4B6F" w:rsidP="004C4B6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640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641" w:author="Wolfgang J. Toechterle" w:date="2013-06-22T10:32:00Z">
            <w:rPr>
              <w:rFonts w:cs="Arial"/>
              <w:szCs w:val="20"/>
              <w:lang w:val="en-US"/>
            </w:rPr>
          </w:rPrChange>
        </w:rPr>
        <w:t>Printing: offset printing</w:t>
      </w:r>
    </w:p>
    <w:p w14:paraId="70284ACD" w14:textId="519A73E5" w:rsidR="00F91A57" w:rsidRPr="00EA5133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642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643" w:author="Wolfgang J. Toechterle" w:date="2013-06-22T10:32:00Z">
            <w:rPr>
              <w:rFonts w:cs="Arial"/>
              <w:szCs w:val="20"/>
              <w:lang w:val="en-US"/>
            </w:rPr>
          </w:rPrChange>
        </w:rPr>
        <w:t>Bleed: 3 mm</w:t>
      </w:r>
    </w:p>
    <w:p w14:paraId="47B4ED0C" w14:textId="08880DA8" w:rsidR="00F91A57" w:rsidRPr="00EA5133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644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64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ICC profile: </w:t>
      </w:r>
      <w:ins w:id="646" w:author="Wolfgang J. Toechterle" w:date="2013-05-20T21:02:00Z">
        <w:r w:rsidR="001C00CF" w:rsidRPr="00EA5133">
          <w:rPr>
            <w:rFonts w:cs="Arial"/>
            <w:szCs w:val="20"/>
            <w:rPrChange w:id="64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PSO_Uncoated_ISO12647_eci.icc</w:t>
        </w:r>
      </w:ins>
      <w:del w:id="648" w:author="Wolfgang J. Toechterle" w:date="2013-05-20T21:02:00Z">
        <w:r w:rsidR="00CA05B5" w:rsidRPr="00EA5133" w:rsidDel="001C00CF">
          <w:rPr>
            <w:rFonts w:cs="Arial"/>
            <w:szCs w:val="20"/>
            <w:rPrChange w:id="64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PSO_Uncoated_ISO12647_eci.icc</w:delText>
        </w:r>
      </w:del>
    </w:p>
    <w:p w14:paraId="4D236F71" w14:textId="4A642C36" w:rsidR="00F91A57" w:rsidRPr="00EA5133" w:rsidRDefault="002634A2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650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65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Greyscale and </w:t>
      </w:r>
      <w:del w:id="652" w:author="Wolfgang J. Toechterle" w:date="2013-06-22T11:52:00Z">
        <w:r w:rsidRPr="00EA5133" w:rsidDel="00510F1B">
          <w:rPr>
            <w:rFonts w:cs="Arial"/>
            <w:szCs w:val="20"/>
            <w:rPrChange w:id="65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</w:delText>
        </w:r>
        <w:r w:rsidR="00F91A57" w:rsidRPr="00EA5133" w:rsidDel="00510F1B">
          <w:rPr>
            <w:rFonts w:cs="Arial"/>
            <w:szCs w:val="20"/>
            <w:rPrChange w:id="65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r</w:delText>
        </w:r>
      </w:del>
      <w:ins w:id="655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F91A57" w:rsidRPr="00EA5133">
        <w:rPr>
          <w:rFonts w:cs="Arial"/>
          <w:szCs w:val="20"/>
          <w:rPrChange w:id="65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images resolution: </w:t>
      </w:r>
      <w:ins w:id="657" w:author="Wolfgang J. Toechterle" w:date="2013-05-20T21:05:00Z">
        <w:r w:rsidR="00041FC5" w:rsidRPr="00EA5133">
          <w:rPr>
            <w:rFonts w:cs="Arial"/>
            <w:szCs w:val="20"/>
            <w:rPrChange w:id="65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Only vectorized</w:t>
        </w:r>
        <w:r w:rsidR="00121C3A" w:rsidRPr="00EA5133">
          <w:rPr>
            <w:rFonts w:cs="Arial"/>
            <w:szCs w:val="20"/>
            <w:rPrChange w:id="65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images are allowed for the letterhead</w:t>
        </w:r>
      </w:ins>
      <w:del w:id="660" w:author="Wolfgang J. Toechterle" w:date="2013-05-20T21:05:00Z">
        <w:r w:rsidRPr="00EA5133" w:rsidDel="00041FC5">
          <w:rPr>
            <w:rFonts w:cs="Arial"/>
            <w:szCs w:val="20"/>
            <w:rPrChange w:id="66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Only vectorized images are allowed for the letterhead</w:delText>
        </w:r>
      </w:del>
    </w:p>
    <w:p w14:paraId="3046F830" w14:textId="77777777" w:rsidR="00A57DC6" w:rsidRPr="00EA5133" w:rsidRDefault="00A57DC6" w:rsidP="002254E8">
      <w:pPr>
        <w:rPr>
          <w:rPrChange w:id="662" w:author="Wolfgang J. Toechterle" w:date="2013-06-22T10:32:00Z">
            <w:rPr>
              <w:lang w:val="en-US"/>
            </w:rPr>
          </w:rPrChange>
        </w:rPr>
      </w:pPr>
    </w:p>
    <w:p w14:paraId="3D879751" w14:textId="3D69E633" w:rsidR="00D03706" w:rsidRPr="00EA5133" w:rsidRDefault="00D03706" w:rsidP="00D037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rPrChange w:id="663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664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 Business Card:</w:t>
      </w:r>
    </w:p>
    <w:p w14:paraId="6F788FCF" w14:textId="038668B0" w:rsidR="002254E8" w:rsidRPr="00EA5133" w:rsidDel="00EF736F" w:rsidRDefault="002254E8" w:rsidP="002254E8">
      <w:pPr>
        <w:rPr>
          <w:ins w:id="665" w:author="Wolfgang J. Toechterle" w:date="2013-06-10T08:33:00Z"/>
          <w:del w:id="666" w:author="Kinder" w:date="2013-06-29T11:33:00Z"/>
          <w:rPrChange w:id="667" w:author="Wolfgang J. Toechterle" w:date="2013-06-22T10:32:00Z">
            <w:rPr>
              <w:ins w:id="668" w:author="Wolfgang J. Toechterle" w:date="2013-06-10T08:33:00Z"/>
              <w:del w:id="669" w:author="Kinder" w:date="2013-06-29T11:33:00Z"/>
              <w:lang w:val="en-US"/>
            </w:rPr>
          </w:rPrChange>
        </w:rPr>
      </w:pPr>
      <w:r w:rsidRPr="00EA5133">
        <w:rPr>
          <w:rPrChange w:id="670" w:author="Wolfgang J. Toechterle" w:date="2013-06-22T10:32:00Z">
            <w:rPr>
              <w:lang w:val="en-US"/>
            </w:rPr>
          </w:rPrChange>
        </w:rPr>
        <w:t>Trim size busines</w:t>
      </w:r>
      <w:r w:rsidR="00D03706" w:rsidRPr="00EA5133">
        <w:rPr>
          <w:rPrChange w:id="671" w:author="Wolfgang J. Toechterle" w:date="2013-06-22T10:32:00Z">
            <w:rPr>
              <w:lang w:val="en-US"/>
            </w:rPr>
          </w:rPrChange>
        </w:rPr>
        <w:t>s card: 85 x 55 or 55 x 85 mm</w:t>
      </w:r>
    </w:p>
    <w:p w14:paraId="7629F8F4" w14:textId="77777777" w:rsidR="00731CAE" w:rsidRDefault="00731CAE" w:rsidP="002254E8">
      <w:pPr>
        <w:rPr>
          <w:ins w:id="672" w:author="Kinder" w:date="2013-06-29T11:33:00Z"/>
        </w:rPr>
      </w:pPr>
    </w:p>
    <w:p w14:paraId="071FCA5F" w14:textId="26ED9085" w:rsidR="00EF736F" w:rsidRPr="00EA5133" w:rsidRDefault="00D65436" w:rsidP="002254E8">
      <w:pPr>
        <w:rPr>
          <w:rPrChange w:id="673" w:author="Wolfgang J. Toechterle" w:date="2013-06-22T10:32:00Z">
            <w:rPr>
              <w:lang w:val="en-US"/>
            </w:rPr>
          </w:rPrChange>
        </w:rPr>
      </w:pPr>
      <w:ins w:id="674" w:author="Kinder" w:date="2013-06-29T11:33:00Z">
        <w:r>
          <w:t>Design: B</w:t>
        </w:r>
        <w:r w:rsidR="00EF736F">
          <w:t xml:space="preserve">oth </w:t>
        </w:r>
        <w:proofErr w:type="gramStart"/>
        <w:r w:rsidR="00EF736F">
          <w:t>side</w:t>
        </w:r>
      </w:ins>
      <w:proofErr w:type="gramEnd"/>
      <w:ins w:id="675" w:author="Kinder" w:date="2013-06-29T11:35:00Z">
        <w:r>
          <w:t xml:space="preserve"> (front and back)</w:t>
        </w:r>
      </w:ins>
    </w:p>
    <w:p w14:paraId="7F31E4B1" w14:textId="1B76EEE9" w:rsidR="002254E8" w:rsidRPr="00EA5133" w:rsidRDefault="00A845BA" w:rsidP="002254E8">
      <w:pPr>
        <w:rPr>
          <w:rPrChange w:id="676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677" w:author="Wolfgang J. Toechterle" w:date="2013-06-22T10:32:00Z">
            <w:rPr>
              <w:lang w:val="en-US"/>
            </w:rPr>
          </w:rPrChange>
        </w:rPr>
        <w:t>Printing</w:t>
      </w:r>
      <w:r w:rsidR="00D03706" w:rsidRPr="00EA5133">
        <w:rPr>
          <w:rPrChange w:id="678" w:author="Wolfgang J. Toechterle" w:date="2013-06-22T10:32:00Z">
            <w:rPr>
              <w:lang w:val="en-US"/>
            </w:rPr>
          </w:rPrChange>
        </w:rPr>
        <w:t>:</w:t>
      </w:r>
      <w:r w:rsidRPr="00EA5133">
        <w:rPr>
          <w:rPrChange w:id="679" w:author="Wolfgang J. Toechterle" w:date="2013-06-22T10:32:00Z">
            <w:rPr>
              <w:lang w:val="en-US"/>
            </w:rPr>
          </w:rPrChange>
        </w:rPr>
        <w:t xml:space="preserve"> </w:t>
      </w:r>
      <w:r w:rsidR="002254E8" w:rsidRPr="00EA5133">
        <w:rPr>
          <w:rPrChange w:id="680" w:author="Wolfgang J. Toechterle" w:date="2013-06-22T10:32:00Z">
            <w:rPr>
              <w:lang w:val="en-US"/>
            </w:rPr>
          </w:rPrChange>
        </w:rPr>
        <w:t>Letterpress</w:t>
      </w:r>
    </w:p>
    <w:p w14:paraId="4DBFE97F" w14:textId="3C524DD1" w:rsidR="00447A93" w:rsidRPr="00EA5133" w:rsidRDefault="002634A2" w:rsidP="002254E8">
      <w:pPr>
        <w:rPr>
          <w:rPrChange w:id="681" w:author="Wolfgang J. Toechterle" w:date="2013-06-22T10:32:00Z">
            <w:rPr>
              <w:lang w:val="en-US"/>
            </w:rPr>
          </w:rPrChange>
        </w:rPr>
      </w:pPr>
      <w:del w:id="682" w:author="Wolfgang J. Toechterle" w:date="2013-06-22T11:52:00Z">
        <w:r w:rsidRPr="00EA5133" w:rsidDel="00510F1B">
          <w:rPr>
            <w:rPrChange w:id="683" w:author="Wolfgang J. Toechterle" w:date="2013-06-22T10:32:00Z">
              <w:rPr>
                <w:lang w:val="en-US"/>
              </w:rPr>
            </w:rPrChange>
          </w:rPr>
          <w:delText>Color</w:delText>
        </w:r>
      </w:del>
      <w:ins w:id="684" w:author="Wolfgang J. Toechterle" w:date="2013-06-22T11:52:00Z">
        <w:r w:rsidR="00510F1B">
          <w:t>Colour</w:t>
        </w:r>
      </w:ins>
      <w:r w:rsidRPr="00EA5133">
        <w:rPr>
          <w:rPrChange w:id="685" w:author="Wolfgang J. Toechterle" w:date="2013-06-22T10:32:00Z">
            <w:rPr>
              <w:lang w:val="en-US"/>
            </w:rPr>
          </w:rPrChange>
        </w:rPr>
        <w:t>s</w:t>
      </w:r>
      <w:r w:rsidR="002254E8" w:rsidRPr="00EA5133">
        <w:rPr>
          <w:rPrChange w:id="686" w:author="Wolfgang J. Toechterle" w:date="2013-06-22T10:32:00Z">
            <w:rPr>
              <w:lang w:val="en-US"/>
            </w:rPr>
          </w:rPrChange>
        </w:rPr>
        <w:t>: 2</w:t>
      </w:r>
      <w:r w:rsidR="00D03706" w:rsidRPr="00EA5133">
        <w:rPr>
          <w:rPrChange w:id="687" w:author="Wolfgang J. Toechterle" w:date="2013-06-22T10:32:00Z">
            <w:rPr>
              <w:lang w:val="en-US"/>
            </w:rPr>
          </w:rPrChange>
        </w:rPr>
        <w:t xml:space="preserve"> spot </w:t>
      </w:r>
      <w:del w:id="688" w:author="Wolfgang J. Toechterle" w:date="2013-06-22T11:52:00Z">
        <w:r w:rsidR="00D03706" w:rsidRPr="00EA5133" w:rsidDel="00510F1B">
          <w:rPr>
            <w:rPrChange w:id="689" w:author="Wolfgang J. Toechterle" w:date="2013-06-22T10:32:00Z">
              <w:rPr>
                <w:lang w:val="en-US"/>
              </w:rPr>
            </w:rPrChange>
          </w:rPr>
          <w:delText>color</w:delText>
        </w:r>
      </w:del>
      <w:ins w:id="690" w:author="Wolfgang J. Toechterle" w:date="2013-06-22T11:52:00Z">
        <w:r w:rsidR="00510F1B">
          <w:t>colour</w:t>
        </w:r>
      </w:ins>
      <w:r w:rsidR="00D03706" w:rsidRPr="00EA5133">
        <w:rPr>
          <w:rPrChange w:id="691" w:author="Wolfgang J. Toechterle" w:date="2013-06-22T10:32:00Z">
            <w:rPr>
              <w:lang w:val="en-US"/>
            </w:rPr>
          </w:rPrChange>
        </w:rPr>
        <w:t>s</w:t>
      </w:r>
    </w:p>
    <w:p w14:paraId="1A4B3B95" w14:textId="77777777" w:rsidR="00F91A57" w:rsidRPr="00EA5133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692" w:author="Wolfgang J. Toechterle" w:date="2013-06-11T08:50:00Z"/>
          <w:rFonts w:cs="Arial"/>
          <w:szCs w:val="20"/>
          <w:rPrChange w:id="693" w:author="Wolfgang J. Toechterle" w:date="2013-06-22T10:32:00Z">
            <w:rPr>
              <w:ins w:id="694" w:author="Wolfgang J. Toechterle" w:date="2013-06-11T08:50:00Z"/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695" w:author="Wolfgang J. Toechterle" w:date="2013-06-22T10:32:00Z">
            <w:rPr>
              <w:rFonts w:cs="Arial"/>
              <w:szCs w:val="20"/>
              <w:lang w:val="en-US"/>
            </w:rPr>
          </w:rPrChange>
        </w:rPr>
        <w:t>Bleed: 3 mm</w:t>
      </w:r>
    </w:p>
    <w:p w14:paraId="40C2D7B7" w14:textId="77777777" w:rsidR="00DF412B" w:rsidRPr="00EA5133" w:rsidRDefault="00DF412B" w:rsidP="00DF412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696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697" w:author="Wolfgang J. Toechterle" w:date="2013-06-22T10:32:00Z">
            <w:rPr>
              <w:rFonts w:cs="Arial"/>
              <w:szCs w:val="20"/>
              <w:lang w:val="en-US"/>
            </w:rPr>
          </w:rPrChange>
        </w:rPr>
        <w:t>Trapping: 0.5 points</w:t>
      </w:r>
    </w:p>
    <w:p w14:paraId="5A5D1A32" w14:textId="77777777" w:rsidR="00DF412B" w:rsidRPr="00EA5133" w:rsidDel="00DF412B" w:rsidRDefault="00DF412B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del w:id="698" w:author="Wolfgang J. Toechterle" w:date="2013-06-11T08:50:00Z"/>
          <w:rFonts w:cs="Arial"/>
          <w:szCs w:val="20"/>
          <w:rPrChange w:id="699" w:author="Wolfgang J. Toechterle" w:date="2013-06-22T10:32:00Z">
            <w:rPr>
              <w:del w:id="700" w:author="Wolfgang J. Toechterle" w:date="2013-06-11T08:50:00Z"/>
              <w:rFonts w:cs="Arial"/>
              <w:szCs w:val="20"/>
              <w:lang w:val="en-US"/>
            </w:rPr>
          </w:rPrChange>
        </w:rPr>
      </w:pPr>
    </w:p>
    <w:p w14:paraId="5339794D" w14:textId="69884F12" w:rsidR="00F91A57" w:rsidRPr="00EA5133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701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70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ICC profile: </w:t>
      </w:r>
      <w:ins w:id="703" w:author="Wolfgang J. Toechterle" w:date="2013-05-20T21:03:00Z">
        <w:r w:rsidR="001C00CF" w:rsidRPr="00EA5133">
          <w:rPr>
            <w:rFonts w:cs="Arial"/>
            <w:szCs w:val="20"/>
            <w:rPrChange w:id="70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PSO_Uncoated_ISO12647_eci.icc</w:t>
        </w:r>
      </w:ins>
      <w:del w:id="705" w:author="Wolfgang J. Toechterle" w:date="2013-05-20T21:03:00Z">
        <w:r w:rsidR="00CA05B5" w:rsidRPr="00EA5133" w:rsidDel="001C00CF">
          <w:rPr>
            <w:rFonts w:cs="Arial"/>
            <w:szCs w:val="20"/>
            <w:rPrChange w:id="70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PSO_Uncoated_ISO12647_eci.icc</w:delText>
        </w:r>
      </w:del>
    </w:p>
    <w:p w14:paraId="5EEF6553" w14:textId="3C802943" w:rsidR="00F91A57" w:rsidRPr="00EA5133" w:rsidRDefault="00A845BA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707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70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Bitmap, grayscale and </w:t>
      </w:r>
      <w:del w:id="709" w:author="Wolfgang J. Toechterle" w:date="2013-06-22T11:52:00Z">
        <w:r w:rsidRPr="00EA5133" w:rsidDel="00510F1B">
          <w:rPr>
            <w:rFonts w:cs="Arial"/>
            <w:szCs w:val="20"/>
            <w:rPrChange w:id="71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</w:delText>
        </w:r>
        <w:r w:rsidR="00F91A57" w:rsidRPr="00EA5133" w:rsidDel="00510F1B">
          <w:rPr>
            <w:rFonts w:cs="Arial"/>
            <w:szCs w:val="20"/>
            <w:rPrChange w:id="71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r</w:delText>
        </w:r>
      </w:del>
      <w:ins w:id="712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F91A57" w:rsidRPr="00EA5133">
        <w:rPr>
          <w:rFonts w:cs="Arial"/>
          <w:szCs w:val="20"/>
          <w:rPrChange w:id="71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image</w:t>
      </w:r>
      <w:del w:id="714" w:author="Kinder" w:date="2013-06-30T08:50:00Z">
        <w:r w:rsidR="00F91A57" w:rsidRPr="00EA5133" w:rsidDel="00F2525A">
          <w:rPr>
            <w:rFonts w:cs="Arial"/>
            <w:szCs w:val="20"/>
            <w:rPrChange w:id="71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</w:delText>
        </w:r>
      </w:del>
      <w:r w:rsidR="00F91A57" w:rsidRPr="00EA5133">
        <w:rPr>
          <w:rFonts w:cs="Arial"/>
          <w:szCs w:val="20"/>
          <w:rPrChange w:id="71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resolution: </w:t>
      </w:r>
      <w:ins w:id="717" w:author="Wolfgang J. Toechterle" w:date="2013-05-20T21:05:00Z">
        <w:r w:rsidR="00041FC5" w:rsidRPr="00EA5133">
          <w:rPr>
            <w:rFonts w:cs="Arial"/>
            <w:szCs w:val="20"/>
            <w:rPrChange w:id="71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Only vectorized</w:t>
        </w:r>
        <w:r w:rsidR="00121C3A" w:rsidRPr="00EA5133">
          <w:rPr>
            <w:rFonts w:cs="Arial"/>
            <w:szCs w:val="20"/>
            <w:rPrChange w:id="71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images are allowed for the </w:t>
        </w:r>
      </w:ins>
      <w:ins w:id="720" w:author="Wolfgang J. Toechterle" w:date="2013-05-31T18:03:00Z">
        <w:r w:rsidR="00121C3A" w:rsidRPr="00EA5133">
          <w:rPr>
            <w:rFonts w:cs="Arial"/>
            <w:szCs w:val="20"/>
            <w:rPrChange w:id="72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Business Card</w:t>
        </w:r>
      </w:ins>
      <w:del w:id="722" w:author="Wolfgang J. Toechterle" w:date="2013-05-20T21:05:00Z">
        <w:r w:rsidR="002634A2" w:rsidRPr="00EA5133" w:rsidDel="00041FC5">
          <w:rPr>
            <w:rFonts w:cs="Arial"/>
            <w:szCs w:val="20"/>
            <w:rPrChange w:id="72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Only vectorized images are allowed for the business card</w:delText>
        </w:r>
      </w:del>
    </w:p>
    <w:p w14:paraId="3A4A4EE8" w14:textId="77777777" w:rsidR="003371B5" w:rsidRPr="00EA5133" w:rsidRDefault="003371B5" w:rsidP="00CE6B36">
      <w:pPr>
        <w:rPr>
          <w:ins w:id="724" w:author="Wolfgang J. Toechterle" w:date="2013-06-08T18:57:00Z"/>
          <w:rFonts w:cs="Arial"/>
          <w:szCs w:val="20"/>
          <w:rPrChange w:id="725" w:author="Wolfgang J. Toechterle" w:date="2013-06-22T10:32:00Z">
            <w:rPr>
              <w:ins w:id="726" w:author="Wolfgang J. Toechterle" w:date="2013-06-08T18:57:00Z"/>
              <w:rFonts w:cs="Arial"/>
              <w:szCs w:val="20"/>
              <w:lang w:val="en-US"/>
            </w:rPr>
          </w:rPrChange>
        </w:rPr>
      </w:pPr>
    </w:p>
    <w:p w14:paraId="3901731A" w14:textId="403E8A3E" w:rsidR="00D03706" w:rsidRPr="00EA5133" w:rsidDel="003371B5" w:rsidRDefault="00D03706" w:rsidP="00D037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del w:id="727" w:author="Wolfgang J. Toechterle" w:date="2013-06-08T18:57:00Z"/>
          <w:rFonts w:cs="Arial"/>
          <w:szCs w:val="20"/>
          <w:rPrChange w:id="728" w:author="Wolfgang J. Toechterle" w:date="2013-06-22T10:32:00Z">
            <w:rPr>
              <w:del w:id="729" w:author="Wolfgang J. Toechterle" w:date="2013-06-08T18:57:00Z"/>
              <w:rFonts w:cs="Arial"/>
              <w:szCs w:val="20"/>
              <w:lang w:val="en-US"/>
            </w:rPr>
          </w:rPrChange>
        </w:rPr>
      </w:pPr>
      <w:del w:id="730" w:author="Wolfgang J. Toechterle" w:date="2013-06-08T18:57:00Z">
        <w:r w:rsidRPr="00EA5133" w:rsidDel="003371B5">
          <w:rPr>
            <w:rFonts w:cs="Arial"/>
            <w:szCs w:val="20"/>
            <w:rPrChange w:id="73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Trapping: 0.5 points</w:delText>
        </w:r>
      </w:del>
    </w:p>
    <w:p w14:paraId="566D9716" w14:textId="77777777" w:rsidR="00447A93" w:rsidRPr="00EA5133" w:rsidRDefault="00447A93" w:rsidP="00CE6B36"/>
    <w:p w14:paraId="17F50E5B" w14:textId="77777777" w:rsidR="00F91A57" w:rsidRPr="00EA5133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rPrChange w:id="732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733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You must deliver:</w:t>
      </w:r>
    </w:p>
    <w:p w14:paraId="2F3474A1" w14:textId="7ED0EF50" w:rsidR="00F91A57" w:rsidRPr="00EA5133" w:rsidRDefault="00C015C8" w:rsidP="00F91A57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734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735" w:author="Wolfgang J. Toechterle" w:date="2013-06-22T10:32:00Z">
            <w:rPr>
              <w:rFonts w:cs="Arial"/>
              <w:szCs w:val="20"/>
              <w:lang w:val="en-US"/>
            </w:rPr>
          </w:rPrChange>
        </w:rPr>
        <w:t>1 Letterhead</w:t>
      </w:r>
      <w:r w:rsidR="00F91A57" w:rsidRPr="00EA5133">
        <w:rPr>
          <w:rFonts w:cs="Arial"/>
          <w:szCs w:val="20"/>
          <w:rPrChange w:id="73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final composite PDF/X-</w:t>
      </w:r>
      <w:r w:rsidR="002634A2" w:rsidRPr="00EA5133">
        <w:rPr>
          <w:rFonts w:cs="Arial"/>
          <w:szCs w:val="20"/>
          <w:rPrChange w:id="737" w:author="Wolfgang J. Toechterle" w:date="2013-06-22T10:32:00Z">
            <w:rPr>
              <w:rFonts w:cs="Arial"/>
              <w:szCs w:val="20"/>
              <w:lang w:val="en-US"/>
            </w:rPr>
          </w:rPrChange>
        </w:rPr>
        <w:t>3</w:t>
      </w:r>
      <w:proofErr w:type="gramStart"/>
      <w:r w:rsidR="002634A2" w:rsidRPr="00EA5133">
        <w:rPr>
          <w:rFonts w:cs="Arial"/>
          <w:szCs w:val="20"/>
          <w:rPrChange w:id="738" w:author="Wolfgang J. Toechterle" w:date="2013-06-22T10:32:00Z">
            <w:rPr>
              <w:rFonts w:cs="Arial"/>
              <w:szCs w:val="20"/>
              <w:lang w:val="en-US"/>
            </w:rPr>
          </w:rPrChange>
        </w:rPr>
        <w:t>:2002</w:t>
      </w:r>
      <w:proofErr w:type="gramEnd"/>
      <w:r w:rsidR="00F91A57" w:rsidRPr="00EA5133">
        <w:rPr>
          <w:rFonts w:cs="Arial"/>
          <w:szCs w:val="20"/>
          <w:rPrChange w:id="73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file (including bleed, crop marks and specified output profile)</w:t>
      </w:r>
    </w:p>
    <w:p w14:paraId="29676C6B" w14:textId="6AD1AC6C" w:rsidR="00C015C8" w:rsidRPr="00EA5133" w:rsidRDefault="00C015C8" w:rsidP="00F91A57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740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74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Business Card final composite </w:t>
      </w:r>
      <w:r w:rsidR="002634A2" w:rsidRPr="00EA5133">
        <w:rPr>
          <w:rFonts w:cs="Arial"/>
          <w:szCs w:val="20"/>
          <w:rPrChange w:id="742" w:author="Wolfgang J. Toechterle" w:date="2013-06-22T10:32:00Z">
            <w:rPr>
              <w:rFonts w:cs="Arial"/>
              <w:szCs w:val="20"/>
              <w:lang w:val="en-US"/>
            </w:rPr>
          </w:rPrChange>
        </w:rPr>
        <w:t>PDF/X-3</w:t>
      </w:r>
      <w:proofErr w:type="gramStart"/>
      <w:r w:rsidR="002634A2" w:rsidRPr="00EA5133">
        <w:rPr>
          <w:rFonts w:cs="Arial"/>
          <w:szCs w:val="20"/>
          <w:rPrChange w:id="743" w:author="Wolfgang J. Toechterle" w:date="2013-06-22T10:32:00Z">
            <w:rPr>
              <w:rFonts w:cs="Arial"/>
              <w:szCs w:val="20"/>
              <w:lang w:val="en-US"/>
            </w:rPr>
          </w:rPrChange>
        </w:rPr>
        <w:t>:2002</w:t>
      </w:r>
      <w:proofErr w:type="gramEnd"/>
      <w:r w:rsidR="002634A2" w:rsidRPr="00EA5133">
        <w:rPr>
          <w:rFonts w:cs="Arial"/>
          <w:szCs w:val="20"/>
          <w:rPrChange w:id="74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Pr="00EA5133">
        <w:rPr>
          <w:rFonts w:cs="Arial"/>
          <w:szCs w:val="20"/>
          <w:rPrChange w:id="745" w:author="Wolfgang J. Toechterle" w:date="2013-06-22T10:32:00Z">
            <w:rPr>
              <w:rFonts w:cs="Arial"/>
              <w:szCs w:val="20"/>
              <w:lang w:val="en-US"/>
            </w:rPr>
          </w:rPrChange>
        </w:rPr>
        <w:t>file (including bleed, crop marks and specified output profile)</w:t>
      </w:r>
    </w:p>
    <w:p w14:paraId="168F0D1E" w14:textId="04968934" w:rsidR="00F2525A" w:rsidRDefault="00F2525A" w:rsidP="00F91A57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746" w:author="Kinder" w:date="2013-06-30T08:50:00Z"/>
          <w:rFonts w:cs="Arial"/>
          <w:szCs w:val="20"/>
        </w:rPr>
      </w:pPr>
      <w:ins w:id="747" w:author="Kinder" w:date="2013-06-30T08:50:00Z">
        <w:r>
          <w:rPr>
            <w:rFonts w:cs="Arial"/>
            <w:szCs w:val="20"/>
          </w:rPr>
          <w:t>The letterhead and business card trimmed</w:t>
        </w:r>
      </w:ins>
      <w:ins w:id="748" w:author="Kinder" w:date="2013-06-30T08:51:00Z">
        <w:r>
          <w:rPr>
            <w:rFonts w:cs="Arial"/>
            <w:szCs w:val="20"/>
          </w:rPr>
          <w:t xml:space="preserve"> and mounted onto a single presentation board.</w:t>
        </w:r>
      </w:ins>
    </w:p>
    <w:p w14:paraId="6BD4C166" w14:textId="052A883A" w:rsidR="001E6D78" w:rsidRDefault="00A845B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749" w:author="Kinder" w:date="2013-06-29T14:23:00Z"/>
          <w:rFonts w:cs="Arial"/>
          <w:szCs w:val="20"/>
        </w:rPr>
      </w:pPr>
      <w:del w:id="750" w:author="Kinder" w:date="2013-06-30T08:51:00Z">
        <w:r w:rsidRPr="00EA5133" w:rsidDel="00F2525A">
          <w:rPr>
            <w:rFonts w:cs="Arial"/>
            <w:szCs w:val="20"/>
            <w:rPrChange w:id="75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2</w:delText>
        </w:r>
        <w:r w:rsidR="00F91A57" w:rsidRPr="00EA5133" w:rsidDel="00F2525A">
          <w:rPr>
            <w:rFonts w:cs="Arial"/>
            <w:szCs w:val="20"/>
            <w:rPrChange w:id="75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printout of your composition </w:delText>
        </w:r>
        <w:r w:rsidRPr="00EA5133" w:rsidDel="00F2525A">
          <w:rPr>
            <w:rFonts w:cs="Arial"/>
            <w:szCs w:val="20"/>
            <w:rPrChange w:id="75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trimmed and mounted</w:delText>
        </w:r>
        <w:r w:rsidR="00F91A57" w:rsidRPr="00EA5133" w:rsidDel="00F2525A">
          <w:rPr>
            <w:rFonts w:cs="Arial"/>
            <w:szCs w:val="20"/>
            <w:rPrChange w:id="75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on </w:delText>
        </w:r>
        <w:r w:rsidRPr="00EA5133" w:rsidDel="00F2525A">
          <w:rPr>
            <w:rFonts w:cs="Arial"/>
            <w:szCs w:val="20"/>
            <w:rPrChange w:id="75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1 </w:delText>
        </w:r>
      </w:del>
      <w:ins w:id="756" w:author="Wolfgang J. Toechterle" w:date="2013-05-31T18:03:00Z">
        <w:del w:id="757" w:author="Kinder" w:date="2013-06-30T08:51:00Z">
          <w:r w:rsidR="00121C3A" w:rsidRPr="00EA5133" w:rsidDel="00F2525A">
            <w:rPr>
              <w:rFonts w:cs="Arial"/>
              <w:szCs w:val="20"/>
              <w:rPrChange w:id="758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 xml:space="preserve">one </w:delText>
          </w:r>
        </w:del>
      </w:ins>
      <w:del w:id="759" w:author="Kinder" w:date="2013-06-30T08:51:00Z">
        <w:r w:rsidR="00F91A57" w:rsidRPr="00EA5133" w:rsidDel="00F2525A">
          <w:rPr>
            <w:rFonts w:cs="Arial"/>
            <w:szCs w:val="20"/>
            <w:rPrChange w:id="76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A3 </w:delText>
        </w:r>
        <w:r w:rsidRPr="00EA5133" w:rsidDel="00F2525A">
          <w:rPr>
            <w:rFonts w:cs="Arial"/>
            <w:szCs w:val="20"/>
            <w:rPrChange w:id="76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board to fit </w:delText>
        </w:r>
      </w:del>
      <w:ins w:id="762" w:author="Wolfgang J. Toechterle" w:date="2013-05-31T18:03:00Z">
        <w:del w:id="763" w:author="Kinder" w:date="2013-06-30T08:51:00Z">
          <w:r w:rsidR="00121C3A" w:rsidRPr="00EA5133" w:rsidDel="00F2525A">
            <w:rPr>
              <w:rFonts w:cs="Arial"/>
              <w:szCs w:val="20"/>
              <w:rPrChange w:id="764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 xml:space="preserve">show </w:delText>
          </w:r>
        </w:del>
      </w:ins>
      <w:del w:id="765" w:author="Kinder" w:date="2013-06-30T08:51:00Z">
        <w:r w:rsidRPr="00EA5133" w:rsidDel="00F2525A">
          <w:rPr>
            <w:rFonts w:cs="Arial"/>
            <w:szCs w:val="20"/>
            <w:rPrChange w:id="76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the two designs</w:delText>
        </w:r>
        <w:r w:rsidR="00F91A57" w:rsidRPr="00EA5133" w:rsidDel="00F2525A">
          <w:rPr>
            <w:rFonts w:cs="Arial"/>
            <w:szCs w:val="20"/>
            <w:rPrChange w:id="76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.</w:delText>
        </w:r>
      </w:del>
      <w:ins w:id="768" w:author="Kinder" w:date="2013-06-29T14:22:00Z">
        <w:r w:rsidR="00522219">
          <w:rPr>
            <w:rFonts w:cs="Arial"/>
            <w:szCs w:val="20"/>
          </w:rPr>
          <w:t>1</w:t>
        </w:r>
      </w:ins>
      <w:ins w:id="769" w:author="Kinder" w:date="2013-06-29T14:21:00Z">
        <w:r w:rsidR="00522219">
          <w:rPr>
            <w:rFonts w:cs="Arial"/>
            <w:szCs w:val="20"/>
          </w:rPr>
          <w:t xml:space="preserve"> </w:t>
        </w:r>
      </w:ins>
      <w:ins w:id="770" w:author="Kinder" w:date="2013-06-29T14:22:00Z">
        <w:r w:rsidR="00522219">
          <w:rPr>
            <w:rFonts w:cs="Arial"/>
            <w:szCs w:val="20"/>
          </w:rPr>
          <w:t xml:space="preserve">A4 </w:t>
        </w:r>
      </w:ins>
      <w:ins w:id="771" w:author="Kinder" w:date="2013-06-29T14:16:00Z">
        <w:r w:rsidR="001E6D78" w:rsidRPr="003E0FE3">
          <w:rPr>
            <w:rFonts w:cs="Arial"/>
            <w:szCs w:val="20"/>
          </w:rPr>
          <w:t xml:space="preserve">printout of your </w:t>
        </w:r>
      </w:ins>
      <w:ins w:id="772" w:author="Kinder" w:date="2013-06-29T14:23:00Z">
        <w:r w:rsidR="00522219">
          <w:rPr>
            <w:rFonts w:cs="Arial"/>
            <w:szCs w:val="20"/>
          </w:rPr>
          <w:t>Business Card (front and back)</w:t>
        </w:r>
      </w:ins>
      <w:ins w:id="773" w:author="Kinder" w:date="2013-06-29T14:16:00Z">
        <w:r w:rsidR="001E6D78" w:rsidRPr="003E0FE3">
          <w:rPr>
            <w:rFonts w:cs="Arial"/>
            <w:szCs w:val="20"/>
          </w:rPr>
          <w:t xml:space="preserve"> </w:t>
        </w:r>
      </w:ins>
      <w:ins w:id="774" w:author="Kinder" w:date="2013-06-29T14:17:00Z">
        <w:r w:rsidR="001E6D78">
          <w:rPr>
            <w:rFonts w:cs="Arial"/>
            <w:szCs w:val="20"/>
          </w:rPr>
          <w:t xml:space="preserve">with </w:t>
        </w:r>
      </w:ins>
      <w:ins w:id="775" w:author="Kinder" w:date="2013-06-29T14:19:00Z">
        <w:r w:rsidR="001E6D78">
          <w:rPr>
            <w:rFonts w:cs="Arial"/>
            <w:szCs w:val="20"/>
          </w:rPr>
          <w:t xml:space="preserve">ONLY </w:t>
        </w:r>
      </w:ins>
      <w:ins w:id="776" w:author="Kinder" w:date="2013-06-29T14:17:00Z">
        <w:r w:rsidR="001E6D78">
          <w:rPr>
            <w:rFonts w:cs="Arial"/>
            <w:szCs w:val="20"/>
          </w:rPr>
          <w:t>crop marks and bleed marks</w:t>
        </w:r>
      </w:ins>
    </w:p>
    <w:p w14:paraId="03F54DE2" w14:textId="033094ED" w:rsidR="00522219" w:rsidRPr="001E6D78" w:rsidRDefault="0052221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777" w:author="Kinder" w:date="2013-06-29T14:17:00Z">
            <w:rPr>
              <w:rFonts w:cs="Arial"/>
              <w:szCs w:val="20"/>
              <w:lang w:val="en-US"/>
            </w:rPr>
          </w:rPrChange>
        </w:rPr>
      </w:pPr>
      <w:ins w:id="778" w:author="Kinder" w:date="2013-06-29T14:23:00Z">
        <w:r>
          <w:rPr>
            <w:rFonts w:cs="Arial"/>
            <w:szCs w:val="20"/>
          </w:rPr>
          <w:t xml:space="preserve">1 A3 </w:t>
        </w:r>
        <w:r w:rsidRPr="003E0FE3">
          <w:rPr>
            <w:rFonts w:cs="Arial"/>
            <w:szCs w:val="20"/>
          </w:rPr>
          <w:t xml:space="preserve">printout of your </w:t>
        </w:r>
        <w:r>
          <w:rPr>
            <w:rFonts w:cs="Arial"/>
            <w:szCs w:val="20"/>
          </w:rPr>
          <w:t>Letterhead with ONLY crop marks and bleed marks</w:t>
        </w:r>
      </w:ins>
    </w:p>
    <w:p w14:paraId="5464B9AF" w14:textId="6DE8F350" w:rsidR="00812176" w:rsidRPr="00EA5133" w:rsidRDefault="00812176" w:rsidP="00812176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779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78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2 final </w:t>
      </w:r>
      <w:r w:rsidR="002634A2" w:rsidRPr="00EA5133">
        <w:rPr>
          <w:rFonts w:cs="Arial"/>
          <w:szCs w:val="20"/>
          <w:rPrChange w:id="781" w:author="Wolfgang J. Toechterle" w:date="2013-06-22T10:32:00Z">
            <w:rPr>
              <w:rFonts w:cs="Arial"/>
              <w:szCs w:val="20"/>
              <w:lang w:val="en-US"/>
            </w:rPr>
          </w:rPrChange>
        </w:rPr>
        <w:t>folders</w:t>
      </w:r>
      <w:r w:rsidRPr="00EA5133">
        <w:rPr>
          <w:rFonts w:cs="Arial"/>
          <w:szCs w:val="20"/>
          <w:rPrChange w:id="78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for archiving and printing (including PDF, native files, </w:t>
      </w:r>
      <w:r w:rsidR="002634A2" w:rsidRPr="00EA5133">
        <w:rPr>
          <w:rFonts w:cs="Arial"/>
          <w:szCs w:val="20"/>
          <w:rPrChange w:id="783" w:author="Wolfgang J. Toechterle" w:date="2013-06-22T10:32:00Z">
            <w:rPr>
              <w:rFonts w:cs="Arial"/>
              <w:szCs w:val="20"/>
              <w:lang w:val="en-US"/>
            </w:rPr>
          </w:rPrChange>
        </w:rPr>
        <w:t>fonts,)</w:t>
      </w:r>
    </w:p>
    <w:p w14:paraId="4549FAB0" w14:textId="13E26799" w:rsidR="00447A93" w:rsidRPr="00EA5133" w:rsidRDefault="00447A93" w:rsidP="00A31AC5">
      <w:pPr>
        <w:widowControl w:val="0"/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left="720"/>
        <w:rPr>
          <w:rFonts w:cs="Arial"/>
          <w:szCs w:val="20"/>
          <w:rPrChange w:id="784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54744DA7" w14:textId="77777777" w:rsidR="00F91A57" w:rsidRPr="00EA5133" w:rsidRDefault="00F91A57" w:rsidP="00CE6B36"/>
    <w:p w14:paraId="61A644BB" w14:textId="77777777" w:rsidR="00A32574" w:rsidRPr="00EA5133" w:rsidRDefault="00A32574">
      <w:pPr>
        <w:spacing w:after="200" w:line="276" w:lineRule="auto"/>
        <w:rPr>
          <w:rFonts w:cs="Arial"/>
          <w:b/>
          <w:bCs/>
          <w:sz w:val="28"/>
          <w:szCs w:val="28"/>
          <w:rPrChange w:id="785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</w:pPr>
      <w:r w:rsidRPr="00EA5133">
        <w:rPr>
          <w:rFonts w:cs="Arial"/>
          <w:b/>
          <w:bCs/>
          <w:sz w:val="28"/>
          <w:szCs w:val="28"/>
          <w:rPrChange w:id="786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br w:type="page"/>
      </w:r>
    </w:p>
    <w:p w14:paraId="322D6997" w14:textId="3744B37B" w:rsidR="00E90506" w:rsidRPr="00EA5133" w:rsidRDefault="00E90506" w:rsidP="00E90506">
      <w:r w:rsidRPr="00EA5133">
        <w:rPr>
          <w:rFonts w:cs="Arial"/>
          <w:b/>
          <w:bCs/>
          <w:sz w:val="28"/>
          <w:szCs w:val="28"/>
          <w:rPrChange w:id="787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lastRenderedPageBreak/>
        <w:t>Task 3: Entry Ticket</w:t>
      </w:r>
      <w:r w:rsidRPr="00EA5133">
        <w:t xml:space="preserve"> </w:t>
      </w:r>
    </w:p>
    <w:p w14:paraId="37C5F7FD" w14:textId="77777777" w:rsidR="00B45946" w:rsidRPr="00EA5133" w:rsidRDefault="00B45946" w:rsidP="00E90506"/>
    <w:p w14:paraId="40C77FB9" w14:textId="69AA9717" w:rsidR="00B45946" w:rsidRPr="00EA5133" w:rsidRDefault="00B45946">
      <w:r w:rsidRPr="00EA5133">
        <w:rPr>
          <w:rFonts w:cs="Arial"/>
          <w:szCs w:val="20"/>
          <w:rPrChange w:id="78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Create a one </w:t>
      </w:r>
      <w:del w:id="789" w:author="Wolfgang J. Toechterle" w:date="2013-06-22T11:52:00Z">
        <w:r w:rsidRPr="00EA5133" w:rsidDel="00510F1B">
          <w:rPr>
            <w:rFonts w:cs="Arial"/>
            <w:szCs w:val="20"/>
            <w:rPrChange w:id="79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791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Pr="00EA5133">
        <w:rPr>
          <w:rFonts w:cs="Arial"/>
          <w:szCs w:val="20"/>
          <w:rPrChange w:id="792" w:author="Wolfgang J. Toechterle" w:date="2013-06-22T10:32:00Z">
            <w:rPr>
              <w:rFonts w:cs="Arial"/>
              <w:szCs w:val="20"/>
              <w:lang w:val="en-US"/>
            </w:rPr>
          </w:rPrChange>
        </w:rPr>
        <w:t>, one-sided entry ticket to be given at the entrance to al</w:t>
      </w:r>
      <w:r w:rsidR="00E11010" w:rsidRPr="00EA5133">
        <w:rPr>
          <w:rFonts w:cs="Arial"/>
          <w:szCs w:val="20"/>
          <w:rPrChange w:id="793" w:author="Wolfgang J. Toechterle" w:date="2013-06-22T10:32:00Z">
            <w:rPr>
              <w:rFonts w:cs="Arial"/>
              <w:szCs w:val="20"/>
              <w:lang w:val="en-US"/>
            </w:rPr>
          </w:rPrChange>
        </w:rPr>
        <w:t>l</w:t>
      </w:r>
      <w:r w:rsidRPr="00EA5133">
        <w:rPr>
          <w:rFonts w:cs="Arial"/>
          <w:szCs w:val="20"/>
          <w:rPrChange w:id="79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visitors. The client would like to show a consistent design </w:t>
      </w:r>
      <w:r w:rsidR="00E11010" w:rsidRPr="00EA5133">
        <w:rPr>
          <w:rFonts w:cs="Arial"/>
          <w:szCs w:val="20"/>
          <w:rPrChange w:id="795" w:author="Wolfgang J. Toechterle" w:date="2013-06-22T10:32:00Z">
            <w:rPr>
              <w:rFonts w:cs="Arial"/>
              <w:szCs w:val="20"/>
              <w:lang w:val="en-US"/>
            </w:rPr>
          </w:rPrChange>
        </w:rPr>
        <w:t>throughout</w:t>
      </w:r>
      <w:r w:rsidRPr="00EA5133">
        <w:rPr>
          <w:rFonts w:cs="Arial"/>
          <w:szCs w:val="20"/>
          <w:rPrChange w:id="79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="00E11010" w:rsidRPr="00EA5133">
        <w:rPr>
          <w:rFonts w:cs="Arial"/>
          <w:szCs w:val="20"/>
          <w:rPrChange w:id="797" w:author="Wolfgang J. Toechterle" w:date="2013-06-22T10:32:00Z">
            <w:rPr>
              <w:rFonts w:cs="Arial"/>
              <w:szCs w:val="20"/>
              <w:lang w:val="en-US"/>
            </w:rPr>
          </w:rPrChange>
        </w:rPr>
        <w:t>all</w:t>
      </w:r>
      <w:r w:rsidRPr="00EA5133">
        <w:rPr>
          <w:rFonts w:cs="Arial"/>
          <w:szCs w:val="20"/>
          <w:rPrChange w:id="79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documents. Tradition and modernity are important</w:t>
      </w:r>
      <w:ins w:id="799" w:author="Kinder" w:date="2013-06-29T11:41:00Z">
        <w:r w:rsidR="00D65436">
          <w:rPr>
            <w:rFonts w:cs="Arial"/>
            <w:szCs w:val="20"/>
          </w:rPr>
          <w:t xml:space="preserve">. </w:t>
        </w:r>
      </w:ins>
      <w:ins w:id="800" w:author="Kinder" w:date="2013-06-30T08:53:00Z">
        <w:r w:rsidR="00F2525A">
          <w:rPr>
            <w:rFonts w:cs="Arial"/>
            <w:szCs w:val="20"/>
          </w:rPr>
          <w:t>The given serial number needs to be included in part 1 and part 2 of the ticket.</w:t>
        </w:r>
      </w:ins>
      <w:del w:id="801" w:author="Kinder" w:date="2013-06-29T11:41:00Z">
        <w:r w:rsidR="00E11010" w:rsidRPr="00EA5133" w:rsidDel="00D65436">
          <w:rPr>
            <w:rFonts w:cs="Arial"/>
            <w:szCs w:val="20"/>
            <w:rPrChange w:id="80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,</w:delText>
        </w:r>
        <w:r w:rsidRPr="00EA5133" w:rsidDel="00D65436">
          <w:rPr>
            <w:rFonts w:cs="Arial"/>
            <w:szCs w:val="20"/>
            <w:rPrChange w:id="80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contemporary look is requested.</w:delText>
        </w:r>
      </w:del>
      <w:ins w:id="804" w:author="Wolfgang J. Toechterle" w:date="2013-06-22T11:36:00Z">
        <w:del w:id="805" w:author="Kinder" w:date="2013-06-29T11:41:00Z">
          <w:r w:rsidR="000E276C" w:rsidDel="00D65436">
            <w:rPr>
              <w:rFonts w:cs="Arial"/>
              <w:szCs w:val="20"/>
            </w:rPr>
            <w:delText xml:space="preserve"> </w:delText>
          </w:r>
        </w:del>
        <w:del w:id="806" w:author="Kinder" w:date="2013-06-29T11:42:00Z">
          <w:r w:rsidR="000E276C" w:rsidDel="00D65436">
            <w:rPr>
              <w:rFonts w:cs="Arial"/>
              <w:szCs w:val="20"/>
            </w:rPr>
            <w:delText xml:space="preserve">Show </w:delText>
          </w:r>
        </w:del>
        <w:del w:id="807" w:author="Kinder" w:date="2013-06-30T08:54:00Z">
          <w:r w:rsidR="000E276C" w:rsidDel="00F2525A">
            <w:rPr>
              <w:rFonts w:cs="Arial"/>
              <w:szCs w:val="20"/>
            </w:rPr>
            <w:delText>in your design where you would place the serial number on the two parts of the ticket</w:delText>
          </w:r>
        </w:del>
      </w:ins>
      <w:ins w:id="808" w:author="Wolfgang J. Toechterle" w:date="2013-06-22T11:39:00Z">
        <w:del w:id="809" w:author="Kinder" w:date="2013-06-30T08:54:00Z">
          <w:r w:rsidR="00107523" w:rsidDel="00F2525A">
            <w:rPr>
              <w:rFonts w:cs="Arial"/>
              <w:szCs w:val="20"/>
            </w:rPr>
            <w:delText xml:space="preserve"> (part 1, part 2)</w:delText>
          </w:r>
        </w:del>
      </w:ins>
      <w:ins w:id="810" w:author="Wolfgang J. Toechterle" w:date="2013-06-22T11:38:00Z">
        <w:del w:id="811" w:author="Kinder" w:date="2013-06-30T08:54:00Z">
          <w:r w:rsidR="00107523" w:rsidDel="00F2525A">
            <w:rPr>
              <w:rFonts w:cs="Arial"/>
              <w:szCs w:val="20"/>
            </w:rPr>
            <w:delText>.</w:delText>
          </w:r>
        </w:del>
      </w:ins>
      <w:del w:id="812" w:author="Wolfgang J. Toechterle" w:date="2013-06-22T11:36:00Z">
        <w:r w:rsidRPr="00EA5133" w:rsidDel="000E276C">
          <w:rPr>
            <w:rFonts w:cs="Arial"/>
            <w:szCs w:val="20"/>
            <w:rPrChange w:id="81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</w:del>
    </w:p>
    <w:p w14:paraId="55069597" w14:textId="77777777" w:rsidR="00E90506" w:rsidRPr="00EA5133" w:rsidRDefault="00E90506" w:rsidP="00CE6B36"/>
    <w:p w14:paraId="1D33AD8C" w14:textId="04B4BA88" w:rsidR="005B138D" w:rsidRPr="00EA5133" w:rsidRDefault="005B138D" w:rsidP="005B138D">
      <w:pPr>
        <w:rPr>
          <w:b/>
          <w:szCs w:val="20"/>
          <w:rPrChange w:id="814" w:author="Wolfgang J. Toechterle" w:date="2013-06-22T10:32:00Z">
            <w:rPr>
              <w:b/>
              <w:szCs w:val="20"/>
              <w:lang w:val="en-US"/>
            </w:rPr>
          </w:rPrChange>
        </w:rPr>
      </w:pPr>
      <w:r w:rsidRPr="00EA5133">
        <w:rPr>
          <w:b/>
          <w:szCs w:val="20"/>
          <w:rPrChange w:id="815" w:author="Wolfgang J. Toechterle" w:date="2013-06-22T10:32:00Z">
            <w:rPr>
              <w:b/>
              <w:szCs w:val="20"/>
              <w:lang w:val="en-US"/>
            </w:rPr>
          </w:rPrChange>
        </w:rPr>
        <w:t xml:space="preserve">Required elements </w:t>
      </w:r>
    </w:p>
    <w:p w14:paraId="2464B6C5" w14:textId="77777777" w:rsidR="005B138D" w:rsidRPr="00EA5133" w:rsidRDefault="005B138D" w:rsidP="005B138D">
      <w:pPr>
        <w:rPr>
          <w:rPrChange w:id="816" w:author="Wolfgang J. Toechterle" w:date="2013-06-22T10:32:00Z">
            <w:rPr>
              <w:lang w:val="en-US"/>
            </w:rPr>
          </w:rPrChange>
        </w:rPr>
      </w:pPr>
    </w:p>
    <w:p w14:paraId="524FA610" w14:textId="0D3560C7" w:rsidR="00292AA9" w:rsidRPr="00EA5133" w:rsidRDefault="005B138D" w:rsidP="005B138D">
      <w:pPr>
        <w:widowControl w:val="0"/>
        <w:autoSpaceDE w:val="0"/>
        <w:autoSpaceDN w:val="0"/>
        <w:adjustRightInd w:val="0"/>
        <w:rPr>
          <w:rPrChange w:id="817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818" w:author="Wolfgang J. Toechterle" w:date="2013-06-22T10:32:00Z">
            <w:rPr>
              <w:lang w:val="en-US"/>
            </w:rPr>
          </w:rPrChange>
        </w:rPr>
        <w:t>Given text</w:t>
      </w:r>
      <w:del w:id="819" w:author="Kinder" w:date="2013-06-29T11:43:00Z">
        <w:r w:rsidRPr="00EA5133" w:rsidDel="00D65436">
          <w:rPr>
            <w:rPrChange w:id="820" w:author="Wolfgang J. Toechterle" w:date="2013-06-22T10:32:00Z">
              <w:rPr>
                <w:lang w:val="en-US"/>
              </w:rPr>
            </w:rPrChange>
          </w:rPr>
          <w:delText xml:space="preserve">: </w:delText>
        </w:r>
      </w:del>
      <w:proofErr w:type="gramStart"/>
      <w:ins w:id="821" w:author="Kinder" w:date="2013-06-29T11:43:00Z">
        <w:r w:rsidR="00D65436">
          <w:t xml:space="preserve"> </w:t>
        </w:r>
      </w:ins>
      <w:ins w:id="822" w:author="Kinder" w:date="2013-06-29T11:52:00Z">
        <w:r w:rsidR="004C4D2C">
          <w:t>:</w:t>
        </w:r>
      </w:ins>
      <w:proofErr w:type="gramEnd"/>
      <w:ins w:id="823" w:author="Kinder" w:date="2013-06-29T11:43:00Z">
        <w:r w:rsidR="00D65436" w:rsidRPr="00EA5133">
          <w:rPr>
            <w:rPrChange w:id="824" w:author="Wolfgang J. Toechterle" w:date="2013-06-22T10:32:00Z">
              <w:rPr>
                <w:lang w:val="en-US"/>
              </w:rPr>
            </w:rPrChange>
          </w:rPr>
          <w:t xml:space="preserve"> </w:t>
        </w:r>
      </w:ins>
    </w:p>
    <w:p w14:paraId="5E28342F" w14:textId="77777777" w:rsidR="00A32574" w:rsidRPr="00EA5133" w:rsidRDefault="00A32574" w:rsidP="00A3257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rPrChange w:id="825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 w:val="22"/>
          <w:rPrChange w:id="826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  <w:t>Between technology and art</w:t>
      </w:r>
    </w:p>
    <w:p w14:paraId="4766D474" w14:textId="77777777" w:rsidR="00A32574" w:rsidRPr="00EA5133" w:rsidRDefault="00A32574" w:rsidP="00A3257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rPrChange w:id="827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 w:val="22"/>
          <w:rPrChange w:id="828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  <w:t>Experience type casting, type setting</w:t>
      </w:r>
    </w:p>
    <w:p w14:paraId="329F9617" w14:textId="59798E8F" w:rsidR="00124C60" w:rsidRPr="00EA5133" w:rsidRDefault="00A32574" w:rsidP="00A3257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rPrChange w:id="829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proofErr w:type="gramStart"/>
      <w:r w:rsidRPr="00EA5133">
        <w:rPr>
          <w:rFonts w:ascii="Times New Roman" w:hAnsi="Times New Roman" w:cs="Times New Roman"/>
          <w:sz w:val="22"/>
          <w:rPrChange w:id="830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  <w:t>and</w:t>
      </w:r>
      <w:proofErr w:type="gramEnd"/>
      <w:r w:rsidRPr="00EA5133">
        <w:rPr>
          <w:rFonts w:ascii="Times New Roman" w:hAnsi="Times New Roman" w:cs="Times New Roman"/>
          <w:sz w:val="22"/>
          <w:rPrChange w:id="831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  <w:t xml:space="preserve"> printing processes in a working museum</w:t>
      </w:r>
    </w:p>
    <w:p w14:paraId="7D0CF0D0" w14:textId="77777777" w:rsidR="00124C60" w:rsidRPr="00EA5133" w:rsidRDefault="00124C60" w:rsidP="00124C6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rPrChange w:id="832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Cs w:val="20"/>
          <w:rPrChange w:id="833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Nonnenstrasse 38, D- 04229 Leipzig</w:t>
      </w:r>
    </w:p>
    <w:p w14:paraId="747F5C96" w14:textId="77777777" w:rsidR="00124C60" w:rsidRPr="00EA5133" w:rsidRDefault="00124C60" w:rsidP="00124C6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rPrChange w:id="834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Cs w:val="20"/>
          <w:rPrChange w:id="835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Phone +49 (0) 341-231 62 0</w:t>
      </w:r>
    </w:p>
    <w:p w14:paraId="550FDE9A" w14:textId="77777777" w:rsidR="00124C60" w:rsidRPr="00EA5133" w:rsidRDefault="00124C60" w:rsidP="00124C6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rPrChange w:id="836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Cs w:val="20"/>
          <w:rPrChange w:id="837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www.druckkunst-museum.de</w:t>
      </w:r>
    </w:p>
    <w:p w14:paraId="16CEC1C4" w14:textId="7521A631" w:rsidR="00A32574" w:rsidRDefault="00124C60" w:rsidP="00A32574">
      <w:pPr>
        <w:widowControl w:val="0"/>
        <w:autoSpaceDE w:val="0"/>
        <w:autoSpaceDN w:val="0"/>
        <w:adjustRightInd w:val="0"/>
        <w:rPr>
          <w:ins w:id="838" w:author="Kinder" w:date="2013-06-29T12:01:00Z"/>
          <w:rFonts w:ascii="Times New Roman" w:hAnsi="Times New Roman" w:cs="Times New Roman"/>
          <w:szCs w:val="20"/>
        </w:rPr>
      </w:pPr>
      <w:r w:rsidRPr="00EA5133">
        <w:rPr>
          <w:rFonts w:ascii="Times New Roman" w:hAnsi="Times New Roman" w:cs="Times New Roman"/>
          <w:szCs w:val="20"/>
          <w:rPrChange w:id="839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Mon</w:t>
      </w:r>
      <w:ins w:id="840" w:author="Wolfgang J. Toechterle" w:date="2013-06-22T10:35:00Z">
        <w:r w:rsidR="00EA5133">
          <w:rPr>
            <w:rFonts w:ascii="Times New Roman" w:hAnsi="Times New Roman" w:cs="Times New Roman"/>
            <w:szCs w:val="20"/>
          </w:rPr>
          <w:t xml:space="preserve"> </w:t>
        </w:r>
      </w:ins>
      <w:r w:rsidRPr="00EA5133">
        <w:rPr>
          <w:rFonts w:ascii="Times New Roman" w:hAnsi="Times New Roman" w:cs="Times New Roman"/>
          <w:szCs w:val="20"/>
          <w:rPrChange w:id="841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- Fri 10 -17, Sun 11 -17, closed Saturday</w:t>
      </w:r>
    </w:p>
    <w:p w14:paraId="0058DAF1" w14:textId="77777777" w:rsidR="00B166BD" w:rsidRDefault="00B166BD" w:rsidP="00A32574">
      <w:pPr>
        <w:widowControl w:val="0"/>
        <w:autoSpaceDE w:val="0"/>
        <w:autoSpaceDN w:val="0"/>
        <w:adjustRightInd w:val="0"/>
        <w:rPr>
          <w:ins w:id="842" w:author="Kinder" w:date="2013-06-29T12:01:00Z"/>
          <w:rFonts w:ascii="Times New Roman" w:hAnsi="Times New Roman" w:cs="Times New Roman"/>
          <w:szCs w:val="20"/>
        </w:rPr>
      </w:pPr>
    </w:p>
    <w:p w14:paraId="6BD40F8A" w14:textId="4E1B94E6" w:rsidR="00B166BD" w:rsidRPr="00EA5133" w:rsidRDefault="00B166BD" w:rsidP="00A3257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rPrChange w:id="843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ins w:id="844" w:author="Kinder" w:date="2013-06-29T12:01:00Z">
        <w:r>
          <w:rPr>
            <w:rFonts w:ascii="Times New Roman" w:hAnsi="Times New Roman" w:cs="Times New Roman"/>
            <w:szCs w:val="20"/>
          </w:rPr>
          <w:t xml:space="preserve">Serial number </w:t>
        </w:r>
        <w:proofErr w:type="gramStart"/>
        <w:r>
          <w:rPr>
            <w:rFonts w:ascii="Times New Roman" w:hAnsi="Times New Roman" w:cs="Times New Roman"/>
            <w:szCs w:val="20"/>
          </w:rPr>
          <w:t>use :</w:t>
        </w:r>
        <w:proofErr w:type="gramEnd"/>
        <w:r>
          <w:rPr>
            <w:rFonts w:ascii="Times New Roman" w:hAnsi="Times New Roman" w:cs="Times New Roman"/>
            <w:szCs w:val="20"/>
          </w:rPr>
          <w:t xml:space="preserve"> 247398</w:t>
        </w:r>
      </w:ins>
    </w:p>
    <w:p w14:paraId="14EC3766" w14:textId="77777777" w:rsidR="00A32574" w:rsidRPr="00EA5133" w:rsidRDefault="00A32574" w:rsidP="00A32574">
      <w:pPr>
        <w:widowControl w:val="0"/>
        <w:autoSpaceDE w:val="0"/>
        <w:autoSpaceDN w:val="0"/>
        <w:adjustRightInd w:val="0"/>
        <w:rPr>
          <w:rPrChange w:id="845" w:author="Wolfgang J. Toechterle" w:date="2013-06-22T10:32:00Z">
            <w:rPr>
              <w:lang w:val="en-US"/>
            </w:rPr>
          </w:rPrChange>
        </w:rPr>
      </w:pPr>
    </w:p>
    <w:p w14:paraId="5B27D558" w14:textId="7167E4A5" w:rsidR="004C4D2C" w:rsidRDefault="005B138D" w:rsidP="005B138D">
      <w:pPr>
        <w:rPr>
          <w:ins w:id="846" w:author="Kinder" w:date="2013-06-29T11:51:00Z"/>
        </w:rPr>
      </w:pPr>
      <w:r w:rsidRPr="00EA5133">
        <w:rPr>
          <w:rPrChange w:id="847" w:author="Wolfgang J. Toechterle" w:date="2013-06-22T10:32:00Z">
            <w:rPr>
              <w:lang w:val="en-US"/>
            </w:rPr>
          </w:rPrChange>
        </w:rPr>
        <w:t>Logo</w:t>
      </w:r>
      <w:ins w:id="848" w:author="Kinder" w:date="2013-06-29T11:51:00Z">
        <w:r w:rsidR="004C4D2C">
          <w:t>:</w:t>
        </w:r>
      </w:ins>
      <w:r w:rsidR="00B45946" w:rsidRPr="00EA5133">
        <w:rPr>
          <w:rPrChange w:id="849" w:author="Wolfgang J. Toechterle" w:date="2013-06-22T10:32:00Z">
            <w:rPr>
              <w:lang w:val="en-US"/>
            </w:rPr>
          </w:rPrChange>
        </w:rPr>
        <w:t xml:space="preserve"> </w:t>
      </w:r>
      <w:del w:id="850" w:author="Kinder" w:date="2013-06-29T11:51:00Z">
        <w:r w:rsidR="00B45946" w:rsidRPr="00EA5133" w:rsidDel="004C4D2C">
          <w:rPr>
            <w:rPrChange w:id="851" w:author="Wolfgang J. Toechterle" w:date="2013-06-22T10:32:00Z">
              <w:rPr>
                <w:lang w:val="en-US"/>
              </w:rPr>
            </w:rPrChange>
          </w:rPr>
          <w:delText xml:space="preserve">in </w:delText>
        </w:r>
      </w:del>
      <w:r w:rsidR="00B45946" w:rsidRPr="00EA5133">
        <w:rPr>
          <w:rPrChange w:id="852" w:author="Wolfgang J. Toechterle" w:date="2013-06-22T10:32:00Z">
            <w:rPr>
              <w:lang w:val="en-US"/>
            </w:rPr>
          </w:rPrChange>
        </w:rPr>
        <w:t>English version</w:t>
      </w:r>
      <w:r w:rsidR="00FA6E82" w:rsidRPr="00EA5133">
        <w:rPr>
          <w:rPrChange w:id="853" w:author="Wolfgang J. Toechterle" w:date="2013-06-22T10:32:00Z">
            <w:rPr>
              <w:lang w:val="en-US"/>
            </w:rPr>
          </w:rPrChange>
        </w:rPr>
        <w:t xml:space="preserve"> </w:t>
      </w:r>
      <w:del w:id="854" w:author="Wolfgang J. Toechterle" w:date="2013-06-22T11:24:00Z">
        <w:r w:rsidR="00FA6E82" w:rsidRPr="00EA5133" w:rsidDel="00B04CCA">
          <w:rPr>
            <w:rPrChange w:id="855" w:author="Wolfgang J. Toechterle" w:date="2013-06-22T10:32:00Z">
              <w:rPr>
                <w:lang w:val="en-US"/>
              </w:rPr>
            </w:rPrChange>
          </w:rPr>
          <w:delText>only</w:delText>
        </w:r>
      </w:del>
      <w:ins w:id="856" w:author="Kinder" w:date="2013-06-29T11:51:00Z">
        <w:r w:rsidR="004C4D2C">
          <w:t>only (</w:t>
        </w:r>
      </w:ins>
      <w:ins w:id="857" w:author="Kinder" w:date="2013-06-29T11:52:00Z">
        <w:r w:rsidR="004C4D2C">
          <w:t>1</w:t>
        </w:r>
      </w:ins>
      <w:ins w:id="858" w:author="Kinder" w:date="2013-06-29T11:53:00Z">
        <w:r w:rsidR="004C4D2C">
          <w:t xml:space="preserve"> </w:t>
        </w:r>
      </w:ins>
      <w:ins w:id="859" w:author="Kinder" w:date="2013-06-29T11:51:00Z">
        <w:r w:rsidR="00F2525A">
          <w:t>PMS</w:t>
        </w:r>
        <w:r w:rsidR="004C4D2C">
          <w:t xml:space="preserve"> colo</w:t>
        </w:r>
      </w:ins>
      <w:ins w:id="860" w:author="Kinder" w:date="2013-06-29T11:53:00Z">
        <w:r w:rsidR="004C4D2C">
          <w:t>u</w:t>
        </w:r>
      </w:ins>
      <w:ins w:id="861" w:author="Kinder" w:date="2013-06-29T11:51:00Z">
        <w:r w:rsidR="004C4D2C">
          <w:t>r)</w:t>
        </w:r>
      </w:ins>
    </w:p>
    <w:p w14:paraId="0F9555D1" w14:textId="39BB8D52" w:rsidR="005B138D" w:rsidRPr="00EA5133" w:rsidDel="00B37A05" w:rsidRDefault="004C4D2C" w:rsidP="005B138D">
      <w:pPr>
        <w:rPr>
          <w:del w:id="862" w:author="Wolfgang J. Toechterle" w:date="2013-06-11T08:37:00Z"/>
          <w:rPrChange w:id="863" w:author="Wolfgang J. Toechterle" w:date="2013-06-22T10:32:00Z">
            <w:rPr>
              <w:del w:id="864" w:author="Wolfgang J. Toechterle" w:date="2013-06-11T08:37:00Z"/>
              <w:lang w:val="en-US"/>
            </w:rPr>
          </w:rPrChange>
        </w:rPr>
      </w:pPr>
      <w:ins w:id="865" w:author="Kinder" w:date="2013-06-29T11:51:00Z">
        <w:r>
          <w:t>Design: Single side</w:t>
        </w:r>
      </w:ins>
      <w:ins w:id="866" w:author="Kinder" w:date="2013-06-30T08:55:00Z">
        <w:r w:rsidR="00F2525A">
          <w:t>d</w:t>
        </w:r>
      </w:ins>
      <w:del w:id="867" w:author="Wolfgang J. Toechterle" w:date="2013-06-22T11:24:00Z">
        <w:r w:rsidR="005B138D" w:rsidRPr="00EA5133" w:rsidDel="00B04CCA">
          <w:rPr>
            <w:rPrChange w:id="868" w:author="Wolfgang J. Toechterle" w:date="2013-06-22T10:32:00Z">
              <w:rPr>
                <w:lang w:val="en-US"/>
              </w:rPr>
            </w:rPrChange>
          </w:rPr>
          <w:delText xml:space="preserve"> </w:delText>
        </w:r>
      </w:del>
      <w:del w:id="869" w:author="Kinder" w:date="2013-06-29T11:50:00Z">
        <w:r w:rsidR="005B138D" w:rsidRPr="00EA5133" w:rsidDel="004C4D2C">
          <w:rPr>
            <w:rPrChange w:id="870" w:author="Wolfgang J. Toechterle" w:date="2013-06-22T10:32:00Z">
              <w:rPr>
                <w:lang w:val="en-US"/>
              </w:rPr>
            </w:rPrChange>
          </w:rPr>
          <w:delText xml:space="preserve">as required </w:delText>
        </w:r>
      </w:del>
    </w:p>
    <w:p w14:paraId="632B0D5F" w14:textId="77777777" w:rsidR="005430DA" w:rsidRPr="00EA5133" w:rsidRDefault="005430DA" w:rsidP="005B138D">
      <w:pPr>
        <w:rPr>
          <w:rPrChange w:id="871" w:author="Wolfgang J. Toechterle" w:date="2013-06-22T10:32:00Z">
            <w:rPr>
              <w:lang w:val="en-US"/>
            </w:rPr>
          </w:rPrChange>
        </w:rPr>
      </w:pPr>
    </w:p>
    <w:p w14:paraId="30469B3D" w14:textId="59B93A13" w:rsidR="00362398" w:rsidRDefault="00362398" w:rsidP="005B138D">
      <w:pPr>
        <w:rPr>
          <w:ins w:id="872" w:author="Wolfgang J. Toechterle" w:date="2013-06-22T11:35:00Z"/>
        </w:rPr>
      </w:pPr>
      <w:r w:rsidRPr="00EA5133">
        <w:rPr>
          <w:rPrChange w:id="873" w:author="Wolfgang J. Toechterle" w:date="2013-06-22T10:32:00Z">
            <w:rPr>
              <w:lang w:val="en-US"/>
            </w:rPr>
          </w:rPrChange>
        </w:rPr>
        <w:t>Font: no specification</w:t>
      </w:r>
    </w:p>
    <w:p w14:paraId="37801853" w14:textId="416EDF00" w:rsidR="000E276C" w:rsidRPr="00EA5133" w:rsidRDefault="00107523" w:rsidP="005B138D">
      <w:pPr>
        <w:rPr>
          <w:rPrChange w:id="874" w:author="Wolfgang J. Toechterle" w:date="2013-06-22T10:32:00Z">
            <w:rPr>
              <w:lang w:val="en-US"/>
            </w:rPr>
          </w:rPrChange>
        </w:rPr>
      </w:pPr>
      <w:ins w:id="875" w:author="Wolfgang J. Toechterle" w:date="2013-06-22T11:40:00Z">
        <w:r>
          <w:t>Serial number</w:t>
        </w:r>
        <w:del w:id="876" w:author="Kinder" w:date="2013-06-29T11:54:00Z">
          <w:r w:rsidDel="006F01C5">
            <w:delText>: two time</w:delText>
          </w:r>
        </w:del>
      </w:ins>
      <w:ins w:id="877" w:author="Wolfgang J. Toechterle" w:date="2013-06-22T11:41:00Z">
        <w:del w:id="878" w:author="Kinder" w:date="2013-06-29T11:54:00Z">
          <w:r w:rsidDel="006F01C5">
            <w:delText>s</w:delText>
          </w:r>
        </w:del>
      </w:ins>
      <w:ins w:id="879" w:author="Wolfgang J. Toechterle" w:date="2013-06-22T11:40:00Z">
        <w:del w:id="880" w:author="Kinder" w:date="2013-06-29T11:54:00Z">
          <w:r w:rsidDel="006F01C5">
            <w:delText xml:space="preserve"> on your Desi</w:delText>
          </w:r>
        </w:del>
      </w:ins>
      <w:ins w:id="881" w:author="Kinder" w:date="2013-06-29T11:54:00Z">
        <w:r w:rsidR="006F01C5">
          <w:t xml:space="preserve">: </w:t>
        </w:r>
      </w:ins>
      <w:ins w:id="882" w:author="Kinder" w:date="2013-06-30T08:55:00Z">
        <w:r w:rsidR="00F2525A">
          <w:t>To be on both</w:t>
        </w:r>
      </w:ins>
      <w:ins w:id="883" w:author="Kinder" w:date="2013-06-29T11:54:00Z">
        <w:r w:rsidR="006F01C5">
          <w:t xml:space="preserve"> part</w:t>
        </w:r>
      </w:ins>
      <w:ins w:id="884" w:author="Kinder" w:date="2013-06-30T08:55:00Z">
        <w:r w:rsidR="00BB5003">
          <w:t>s</w:t>
        </w:r>
      </w:ins>
      <w:ins w:id="885" w:author="Kinder" w:date="2013-06-29T11:54:00Z">
        <w:r w:rsidR="006F01C5">
          <w:t xml:space="preserve"> of the ticket </w:t>
        </w:r>
      </w:ins>
      <w:ins w:id="886" w:author="Wolfgang J. Toechterle" w:date="2013-06-22T11:40:00Z">
        <w:del w:id="887" w:author="Kinder" w:date="2013-06-29T11:54:00Z">
          <w:r w:rsidDel="006F01C5">
            <w:delText xml:space="preserve">gn </w:delText>
          </w:r>
        </w:del>
        <w:r>
          <w:t xml:space="preserve">(on part 1 and </w:t>
        </w:r>
        <w:del w:id="888" w:author="Kinder" w:date="2013-06-29T11:53:00Z">
          <w:r w:rsidDel="006F01C5">
            <w:delText xml:space="preserve">on </w:delText>
          </w:r>
        </w:del>
        <w:r>
          <w:t>part 2</w:t>
        </w:r>
      </w:ins>
      <w:ins w:id="889" w:author="Wolfgang J. Toechterle" w:date="2013-06-22T11:41:00Z">
        <w:del w:id="890" w:author="Kinder" w:date="2013-06-29T11:54:00Z">
          <w:r w:rsidDel="006F01C5">
            <w:delText xml:space="preserve"> divided by the straight line</w:delText>
          </w:r>
        </w:del>
      </w:ins>
      <w:ins w:id="891" w:author="Wolfgang J. Toechterle" w:date="2013-06-22T11:40:00Z">
        <w:r>
          <w:t>)</w:t>
        </w:r>
      </w:ins>
      <w:ins w:id="892" w:author="Kinder" w:date="2013-06-29T11:58:00Z">
        <w:r w:rsidR="00B166BD">
          <w:t xml:space="preserve"> </w:t>
        </w:r>
      </w:ins>
    </w:p>
    <w:p w14:paraId="6673AC53" w14:textId="77777777" w:rsidR="00A32574" w:rsidRPr="00EA5133" w:rsidRDefault="00A32574" w:rsidP="005B138D">
      <w:pPr>
        <w:rPr>
          <w:rPrChange w:id="893" w:author="Wolfgang J. Toechterle" w:date="2013-06-22T10:32:00Z">
            <w:rPr>
              <w:lang w:val="en-US"/>
            </w:rPr>
          </w:rPrChange>
        </w:rPr>
      </w:pPr>
    </w:p>
    <w:p w14:paraId="437073C2" w14:textId="77777777" w:rsidR="006F01C5" w:rsidRDefault="00124C60" w:rsidP="005B138D">
      <w:pPr>
        <w:rPr>
          <w:ins w:id="894" w:author="Kinder" w:date="2013-06-29T11:54:00Z"/>
        </w:rPr>
      </w:pPr>
      <w:r w:rsidRPr="00EA5133">
        <w:rPr>
          <w:rPrChange w:id="895" w:author="Wolfgang J. Toechterle" w:date="2013-06-22T10:32:00Z">
            <w:rPr>
              <w:lang w:val="en-US"/>
            </w:rPr>
          </w:rPrChange>
        </w:rPr>
        <w:t>QR-Code</w:t>
      </w:r>
      <w:r w:rsidR="00A32574" w:rsidRPr="00EA5133">
        <w:rPr>
          <w:rPrChange w:id="896" w:author="Wolfgang J. Toechterle" w:date="2013-06-22T10:32:00Z">
            <w:rPr>
              <w:lang w:val="en-US"/>
            </w:rPr>
          </w:rPrChange>
        </w:rPr>
        <w:t xml:space="preserve">: </w:t>
      </w:r>
    </w:p>
    <w:p w14:paraId="00293D9C" w14:textId="4C15BAF5" w:rsidR="00A32574" w:rsidRPr="00EA5133" w:rsidDel="00B37A05" w:rsidRDefault="00FA6E82" w:rsidP="005B138D">
      <w:pPr>
        <w:rPr>
          <w:del w:id="897" w:author="Wolfgang J. Toechterle" w:date="2013-06-11T08:37:00Z"/>
          <w:rPrChange w:id="898" w:author="Wolfgang J. Toechterle" w:date="2013-06-22T10:32:00Z">
            <w:rPr>
              <w:del w:id="899" w:author="Wolfgang J. Toechterle" w:date="2013-06-11T08:37:00Z"/>
              <w:lang w:val="en-US"/>
            </w:rPr>
          </w:rPrChange>
        </w:rPr>
      </w:pPr>
      <w:del w:id="900" w:author="Kinder" w:date="2013-06-29T11:54:00Z">
        <w:r w:rsidRPr="00EA5133" w:rsidDel="006F01C5">
          <w:rPr>
            <w:rPrChange w:id="901" w:author="Wolfgang J. Toechterle" w:date="2013-06-22T10:32:00Z">
              <w:rPr>
                <w:lang w:val="en-US"/>
              </w:rPr>
            </w:rPrChange>
          </w:rPr>
          <w:tab/>
        </w:r>
      </w:del>
      <w:proofErr w:type="gramStart"/>
      <w:r w:rsidR="00B45946" w:rsidRPr="00EA5133">
        <w:rPr>
          <w:rPrChange w:id="902" w:author="Wolfgang J. Toechterle" w:date="2013-06-22T10:32:00Z">
            <w:rPr>
              <w:lang w:val="en-US"/>
            </w:rPr>
          </w:rPrChange>
        </w:rPr>
        <w:t>minimum</w:t>
      </w:r>
      <w:proofErr w:type="gramEnd"/>
      <w:r w:rsidR="00B45946" w:rsidRPr="00EA5133">
        <w:rPr>
          <w:rPrChange w:id="903" w:author="Wolfgang J. Toechterle" w:date="2013-06-22T10:32:00Z">
            <w:rPr>
              <w:lang w:val="en-US"/>
            </w:rPr>
          </w:rPrChange>
        </w:rPr>
        <w:t xml:space="preserve"> size: 20 x 20 mm</w:t>
      </w:r>
      <w:r w:rsidR="00476437" w:rsidRPr="00EA5133">
        <w:rPr>
          <w:rPrChange w:id="904" w:author="Wolfgang J. Toechterle" w:date="2013-06-22T10:32:00Z">
            <w:rPr>
              <w:lang w:val="en-US"/>
            </w:rPr>
          </w:rPrChange>
        </w:rPr>
        <w:t xml:space="preserve">, must be 100% </w:t>
      </w:r>
      <w:del w:id="905" w:author="Wolfgang J. Toechterle" w:date="2013-06-11T08:36:00Z">
        <w:r w:rsidR="00476437" w:rsidRPr="00EA5133" w:rsidDel="00B37A05">
          <w:rPr>
            <w:rPrChange w:id="906" w:author="Wolfgang J. Toechterle" w:date="2013-06-22T10:32:00Z">
              <w:rPr>
                <w:lang w:val="en-US"/>
              </w:rPr>
            </w:rPrChange>
          </w:rPr>
          <w:delText>black</w:delText>
        </w:r>
      </w:del>
      <w:ins w:id="907" w:author="Wolfgang J. Toechterle" w:date="2013-06-11T08:36:00Z">
        <w:del w:id="908" w:author="Kinder" w:date="2013-06-30T08:55:00Z">
          <w:r w:rsidR="00B37A05" w:rsidRPr="00EA5133" w:rsidDel="00BB5003">
            <w:rPr>
              <w:rPrChange w:id="909" w:author="Wolfgang J. Toechterle" w:date="2013-06-22T10:32:00Z">
                <w:rPr>
                  <w:lang w:val="en-US"/>
                </w:rPr>
              </w:rPrChange>
            </w:rPr>
            <w:delText>full</w:delText>
          </w:r>
        </w:del>
        <w:r w:rsidR="00B37A05" w:rsidRPr="00EA5133">
          <w:rPr>
            <w:rPrChange w:id="910" w:author="Wolfgang J. Toechterle" w:date="2013-06-22T10:32:00Z">
              <w:rPr>
                <w:lang w:val="en-US"/>
              </w:rPr>
            </w:rPrChange>
          </w:rPr>
          <w:t xml:space="preserve"> </w:t>
        </w:r>
      </w:ins>
      <w:ins w:id="911" w:author="Wolfgang J. Toechterle" w:date="2013-06-22T11:52:00Z">
        <w:r w:rsidR="00510F1B">
          <w:t>colour</w:t>
        </w:r>
      </w:ins>
      <w:del w:id="912" w:author="Wolfgang J. Toechterle" w:date="2013-05-31T18:05:00Z">
        <w:r w:rsidR="00476437" w:rsidRPr="00EA5133" w:rsidDel="00142C5A">
          <w:rPr>
            <w:rPrChange w:id="913" w:author="Wolfgang J. Toechterle" w:date="2013-06-22T10:32:00Z">
              <w:rPr>
                <w:lang w:val="en-US"/>
              </w:rPr>
            </w:rPrChange>
          </w:rPr>
          <w:delText xml:space="preserve"> and Bitmap</w:delText>
        </w:r>
      </w:del>
    </w:p>
    <w:p w14:paraId="785917BE" w14:textId="77777777" w:rsidR="00B37A05" w:rsidRPr="00EA5133" w:rsidRDefault="00FA6E82" w:rsidP="005B138D">
      <w:pPr>
        <w:rPr>
          <w:ins w:id="914" w:author="Wolfgang J. Toechterle" w:date="2013-06-11T08:37:00Z"/>
          <w:rPrChange w:id="915" w:author="Wolfgang J. Toechterle" w:date="2013-06-22T10:32:00Z">
            <w:rPr>
              <w:ins w:id="916" w:author="Wolfgang J. Toechterle" w:date="2013-06-11T08:37:00Z"/>
              <w:lang w:val="en-US"/>
            </w:rPr>
          </w:rPrChange>
        </w:rPr>
      </w:pPr>
      <w:r w:rsidRPr="00EA5133">
        <w:rPr>
          <w:rPrChange w:id="917" w:author="Wolfgang J. Toechterle" w:date="2013-06-22T10:32:00Z">
            <w:rPr>
              <w:lang w:val="en-US"/>
            </w:rPr>
          </w:rPrChange>
        </w:rPr>
        <w:tab/>
      </w:r>
      <w:r w:rsidRPr="00EA5133">
        <w:rPr>
          <w:rPrChange w:id="918" w:author="Wolfgang J. Toechterle" w:date="2013-06-22T10:32:00Z">
            <w:rPr>
              <w:lang w:val="en-US"/>
            </w:rPr>
          </w:rPrChange>
        </w:rPr>
        <w:tab/>
      </w:r>
    </w:p>
    <w:p w14:paraId="53908E98" w14:textId="0CF0CE76" w:rsidR="00FA6E82" w:rsidRPr="00EA5133" w:rsidRDefault="00FA6E82">
      <w:pPr>
        <w:rPr>
          <w:rPrChange w:id="919" w:author="Wolfgang J. Toechterle" w:date="2013-06-22T10:32:00Z">
            <w:rPr>
              <w:lang w:val="en-US"/>
            </w:rPr>
          </w:rPrChange>
        </w:rPr>
      </w:pPr>
      <w:proofErr w:type="spellStart"/>
      <w:r w:rsidRPr="00EA5133">
        <w:rPr>
          <w:rPrChange w:id="920" w:author="Wolfgang J. Toechterle" w:date="2013-06-22T10:32:00Z">
            <w:rPr>
              <w:lang w:val="en-US"/>
            </w:rPr>
          </w:rPrChange>
        </w:rPr>
        <w:t>Flie</w:t>
      </w:r>
      <w:proofErr w:type="spellEnd"/>
      <w:r w:rsidRPr="00EA5133">
        <w:rPr>
          <w:rPrChange w:id="921" w:author="Wolfgang J. Toechterle" w:date="2013-06-22T10:32:00Z">
            <w:rPr>
              <w:lang w:val="en-US"/>
            </w:rPr>
          </w:rPrChange>
        </w:rPr>
        <w:t>: druckkunst.</w:t>
      </w:r>
      <w:ins w:id="922" w:author="Wolfgang J. Toechterle" w:date="2013-06-07T08:31:00Z">
        <w:r w:rsidR="00DB44DF" w:rsidRPr="00EA5133">
          <w:rPr>
            <w:rPrChange w:id="923" w:author="Wolfgang J. Toechterle" w:date="2013-06-22T10:32:00Z">
              <w:rPr>
                <w:lang w:val="en-US"/>
              </w:rPr>
            </w:rPrChange>
          </w:rPr>
          <w:t>png</w:t>
        </w:r>
      </w:ins>
      <w:del w:id="924" w:author="Wolfgang J. Toechterle" w:date="2013-06-07T08:31:00Z">
        <w:r w:rsidRPr="00EA5133" w:rsidDel="00DB44DF">
          <w:rPr>
            <w:rPrChange w:id="925" w:author="Wolfgang J. Toechterle" w:date="2013-06-22T10:32:00Z">
              <w:rPr>
                <w:lang w:val="en-US"/>
              </w:rPr>
            </w:rPrChange>
          </w:rPr>
          <w:delText>eps</w:delText>
        </w:r>
      </w:del>
    </w:p>
    <w:p w14:paraId="6D5DE619" w14:textId="08F9B341" w:rsidR="00A32574" w:rsidRPr="00EA5133" w:rsidRDefault="00A32574" w:rsidP="005B138D">
      <w:pPr>
        <w:rPr>
          <w:rPrChange w:id="926" w:author="Wolfgang J. Toechterle" w:date="2013-06-22T10:32:00Z">
            <w:rPr>
              <w:lang w:val="en-US"/>
            </w:rPr>
          </w:rPrChange>
        </w:rPr>
      </w:pPr>
      <w:r w:rsidRPr="00263883">
        <w:rPr>
          <w:noProof/>
          <w:lang w:val="en-US"/>
        </w:rPr>
        <w:drawing>
          <wp:inline distT="0" distB="0" distL="0" distR="0" wp14:anchorId="18295D44" wp14:editId="46988F15">
            <wp:extent cx="675640" cy="675640"/>
            <wp:effectExtent l="0" t="0" r="10160" b="1016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77" cy="675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1ABF6" w14:textId="77777777" w:rsidR="00A32574" w:rsidRPr="00EA5133" w:rsidRDefault="00A32574" w:rsidP="005B138D">
      <w:pPr>
        <w:rPr>
          <w:rPrChange w:id="927" w:author="Wolfgang J. Toechterle" w:date="2013-06-22T10:32:00Z">
            <w:rPr>
              <w:lang w:val="en-US"/>
            </w:rPr>
          </w:rPrChange>
        </w:rPr>
      </w:pPr>
    </w:p>
    <w:p w14:paraId="6BA5FDFC" w14:textId="2438EEFF" w:rsidR="00362398" w:rsidRPr="00EA5133" w:rsidRDefault="00362398" w:rsidP="0036239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rPrChange w:id="928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929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specifications:</w:t>
      </w:r>
    </w:p>
    <w:p w14:paraId="723FC0B5" w14:textId="77777777" w:rsidR="00362398" w:rsidRPr="00EA5133" w:rsidRDefault="00362398" w:rsidP="00362398">
      <w:pPr>
        <w:rPr>
          <w:rPrChange w:id="930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931" w:author="Wolfgang J. Toechterle" w:date="2013-06-22T10:32:00Z">
            <w:rPr>
              <w:lang w:val="en-US"/>
            </w:rPr>
          </w:rPrChange>
        </w:rPr>
        <w:t>Printing: Letterpress</w:t>
      </w:r>
    </w:p>
    <w:p w14:paraId="25C9C5BD" w14:textId="155E91B0" w:rsidR="00362398" w:rsidRPr="00EA5133" w:rsidRDefault="002634A2" w:rsidP="00362398">
      <w:pPr>
        <w:rPr>
          <w:rPrChange w:id="932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933" w:author="Wolfgang J. Toechterle" w:date="2013-06-22T10:32:00Z">
            <w:rPr>
              <w:lang w:val="en-US"/>
            </w:rPr>
          </w:rPrChange>
        </w:rPr>
        <w:t>Colo</w:t>
      </w:r>
      <w:ins w:id="934" w:author="Wolfgang J. Toechterle" w:date="2013-06-22T11:52:00Z">
        <w:r w:rsidR="00510F1B">
          <w:t>u</w:t>
        </w:r>
      </w:ins>
      <w:r w:rsidRPr="00EA5133">
        <w:rPr>
          <w:rPrChange w:id="935" w:author="Wolfgang J. Toechterle" w:date="2013-06-22T10:32:00Z">
            <w:rPr>
              <w:lang w:val="en-US"/>
            </w:rPr>
          </w:rPrChange>
        </w:rPr>
        <w:t>rs</w:t>
      </w:r>
      <w:r w:rsidR="00362398" w:rsidRPr="00EA5133">
        <w:rPr>
          <w:rPrChange w:id="936" w:author="Wolfgang J. Toechterle" w:date="2013-06-22T10:32:00Z">
            <w:rPr>
              <w:lang w:val="en-US"/>
            </w:rPr>
          </w:rPrChange>
        </w:rPr>
        <w:t xml:space="preserve">: 1 </w:t>
      </w:r>
      <w:del w:id="937" w:author="Kinder" w:date="2013-06-30T08:56:00Z">
        <w:r w:rsidR="00362398" w:rsidRPr="00EA5133" w:rsidDel="00BB5003">
          <w:rPr>
            <w:rPrChange w:id="938" w:author="Wolfgang J. Toechterle" w:date="2013-06-22T10:32:00Z">
              <w:rPr>
                <w:lang w:val="en-US"/>
              </w:rPr>
            </w:rPrChange>
          </w:rPr>
          <w:delText xml:space="preserve">spot </w:delText>
        </w:r>
      </w:del>
      <w:ins w:id="939" w:author="Kinder" w:date="2013-06-30T08:56:00Z">
        <w:r w:rsidR="00BB5003">
          <w:t>PMS</w:t>
        </w:r>
        <w:r w:rsidR="00BB5003" w:rsidRPr="00EA5133">
          <w:rPr>
            <w:rPrChange w:id="940" w:author="Wolfgang J. Toechterle" w:date="2013-06-22T10:32:00Z">
              <w:rPr>
                <w:lang w:val="en-US"/>
              </w:rPr>
            </w:rPrChange>
          </w:rPr>
          <w:t xml:space="preserve"> </w:t>
        </w:r>
      </w:ins>
      <w:del w:id="941" w:author="Wolfgang J. Toechterle" w:date="2013-06-22T11:52:00Z">
        <w:r w:rsidR="00362398" w:rsidRPr="00EA5133" w:rsidDel="00510F1B">
          <w:rPr>
            <w:rPrChange w:id="942" w:author="Wolfgang J. Toechterle" w:date="2013-06-22T10:32:00Z">
              <w:rPr>
                <w:lang w:val="en-US"/>
              </w:rPr>
            </w:rPrChange>
          </w:rPr>
          <w:delText>color</w:delText>
        </w:r>
      </w:del>
      <w:ins w:id="943" w:author="Wolfgang J. Toechterle" w:date="2013-06-22T11:52:00Z">
        <w:r w:rsidR="00510F1B">
          <w:t>colour</w:t>
        </w:r>
      </w:ins>
      <w:r w:rsidR="00362398" w:rsidRPr="00EA5133">
        <w:rPr>
          <w:rPrChange w:id="944" w:author="Wolfgang J. Toechterle" w:date="2013-06-22T10:32:00Z">
            <w:rPr>
              <w:lang w:val="en-US"/>
            </w:rPr>
          </w:rPrChange>
        </w:rPr>
        <w:t xml:space="preserve">. </w:t>
      </w:r>
      <w:r w:rsidR="00700A10" w:rsidRPr="00EA5133">
        <w:rPr>
          <w:rFonts w:eastAsia="Times New Roman" w:cs="Times New Roman"/>
        </w:rPr>
        <w:t xml:space="preserve">Use Pantone </w:t>
      </w:r>
      <w:del w:id="945" w:author="Wolfgang J. Toechterle" w:date="2013-05-20T21:33:00Z">
        <w:r w:rsidR="00700A10" w:rsidRPr="00EA5133" w:rsidDel="00B82E92">
          <w:rPr>
            <w:rFonts w:eastAsia="Times New Roman" w:cs="Times New Roman"/>
          </w:rPr>
          <w:delText xml:space="preserve">Solid </w:delText>
        </w:r>
      </w:del>
      <w:r w:rsidR="00700A10" w:rsidRPr="00EA5133">
        <w:rPr>
          <w:rFonts w:eastAsia="Times New Roman" w:cs="Times New Roman"/>
        </w:rPr>
        <w:t>u</w:t>
      </w:r>
      <w:r w:rsidR="00362398" w:rsidRPr="00EA5133">
        <w:rPr>
          <w:rFonts w:eastAsia="Times New Roman" w:cs="Times New Roman"/>
        </w:rPr>
        <w:t>ncoated numbers</w:t>
      </w:r>
      <w:ins w:id="946" w:author="Kinder" w:date="2013-06-30T08:56:00Z">
        <w:r w:rsidR="00BB5003">
          <w:rPr>
            <w:rFonts w:eastAsia="Times New Roman" w:cs="Times New Roman"/>
          </w:rPr>
          <w:t>.</w:t>
        </w:r>
      </w:ins>
    </w:p>
    <w:p w14:paraId="48B39E7B" w14:textId="0BAA5F17" w:rsidR="00362398" w:rsidRPr="00EA5133" w:rsidRDefault="00A32574" w:rsidP="0036239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947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948" w:author="Wolfgang J. Toechterle" w:date="2013-06-22T10:32:00Z">
            <w:rPr>
              <w:rFonts w:cs="Arial"/>
              <w:szCs w:val="20"/>
              <w:lang w:val="en-US"/>
            </w:rPr>
          </w:rPrChange>
        </w:rPr>
        <w:t>Bleed: 3</w:t>
      </w:r>
      <w:r w:rsidR="00362398" w:rsidRPr="00EA5133">
        <w:rPr>
          <w:rFonts w:cs="Arial"/>
          <w:szCs w:val="20"/>
          <w:rPrChange w:id="94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mm</w:t>
      </w:r>
      <w:ins w:id="950" w:author="Wolfgang J. Toechterle" w:date="2013-06-22T11:28:00Z">
        <w:r w:rsidR="00B04CCA">
          <w:rPr>
            <w:rFonts w:cs="Arial"/>
            <w:szCs w:val="20"/>
          </w:rPr>
          <w:t xml:space="preserve"> if needed</w:t>
        </w:r>
      </w:ins>
    </w:p>
    <w:p w14:paraId="2DD39EB7" w14:textId="701B7F85" w:rsidR="00362398" w:rsidRPr="00EA5133" w:rsidRDefault="00362398" w:rsidP="0036239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951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95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ICC profile: </w:t>
      </w:r>
      <w:ins w:id="953" w:author="Wolfgang J. Toechterle" w:date="2013-05-20T21:03:00Z">
        <w:r w:rsidR="001C00CF" w:rsidRPr="00EA5133">
          <w:rPr>
            <w:rFonts w:cs="Arial"/>
            <w:szCs w:val="20"/>
            <w:rPrChange w:id="95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PSO_Uncoated_ISO12647_eci.icc</w:t>
        </w:r>
      </w:ins>
      <w:del w:id="955" w:author="Wolfgang J. Toechterle" w:date="2013-05-20T21:03:00Z">
        <w:r w:rsidR="002634A2" w:rsidRPr="00EA5133" w:rsidDel="001C00CF">
          <w:rPr>
            <w:rFonts w:cs="Arial"/>
            <w:szCs w:val="20"/>
            <w:rPrChange w:id="95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PSO_Uncoated_ISO12647_eci.icc</w:delText>
        </w:r>
      </w:del>
    </w:p>
    <w:p w14:paraId="6E7236AF" w14:textId="14D83F73" w:rsidR="00362398" w:rsidRPr="00EA5133" w:rsidRDefault="00362398" w:rsidP="00362398">
      <w:pPr>
        <w:rPr>
          <w:rPrChange w:id="957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958" w:author="Wolfgang J. Toechterle" w:date="2013-06-22T10:32:00Z">
            <w:rPr>
              <w:lang w:val="en-US"/>
            </w:rPr>
          </w:rPrChange>
        </w:rPr>
        <w:t>Trim size: 150 x 60 mm</w:t>
      </w:r>
    </w:p>
    <w:p w14:paraId="64D07FD0" w14:textId="5D926DAC" w:rsidR="005B138D" w:rsidRPr="00EA5133" w:rsidRDefault="005B138D" w:rsidP="005B138D">
      <w:pPr>
        <w:rPr>
          <w:rPrChange w:id="959" w:author="Wolfgang J. Toechterle" w:date="2013-06-22T10:32:00Z">
            <w:rPr>
              <w:lang w:val="en-US"/>
            </w:rPr>
          </w:rPrChange>
        </w:rPr>
      </w:pPr>
      <w:del w:id="960" w:author="Kinder" w:date="2013-06-30T08:57:00Z">
        <w:r w:rsidRPr="00EA5133" w:rsidDel="00BB5003">
          <w:rPr>
            <w:rPrChange w:id="961" w:author="Wolfgang J. Toechterle" w:date="2013-06-22T10:32:00Z">
              <w:rPr>
                <w:lang w:val="en-US"/>
              </w:rPr>
            </w:rPrChange>
          </w:rPr>
          <w:delText>Die Cut</w:delText>
        </w:r>
      </w:del>
      <w:ins w:id="962" w:author="Kinder" w:date="2013-06-30T08:57:00Z">
        <w:r w:rsidR="00BB5003">
          <w:t>Perforation</w:t>
        </w:r>
      </w:ins>
      <w:r w:rsidRPr="00EA5133">
        <w:rPr>
          <w:rPrChange w:id="963" w:author="Wolfgang J. Toechterle" w:date="2013-06-22T10:32:00Z">
            <w:rPr>
              <w:lang w:val="en-US"/>
            </w:rPr>
          </w:rPrChange>
        </w:rPr>
        <w:t xml:space="preserve">: </w:t>
      </w:r>
      <w:ins w:id="964" w:author="Kinder" w:date="2013-06-30T08:57:00Z">
        <w:r w:rsidR="00BB5003">
          <w:t xml:space="preserve">to be indicated with a </w:t>
        </w:r>
      </w:ins>
      <w:r w:rsidRPr="00EA5133">
        <w:rPr>
          <w:rPrChange w:id="965" w:author="Wolfgang J. Toechterle" w:date="2013-06-22T10:32:00Z">
            <w:rPr>
              <w:lang w:val="en-US"/>
            </w:rPr>
          </w:rPrChange>
        </w:rPr>
        <w:t xml:space="preserve">straight </w:t>
      </w:r>
      <w:r w:rsidR="00362398" w:rsidRPr="00EA5133">
        <w:rPr>
          <w:rPrChange w:id="966" w:author="Wolfgang J. Toechterle" w:date="2013-06-22T10:32:00Z">
            <w:rPr>
              <w:lang w:val="en-US"/>
            </w:rPr>
          </w:rPrChange>
        </w:rPr>
        <w:t>vertical</w:t>
      </w:r>
      <w:del w:id="967" w:author="Kinder" w:date="2013-06-30T08:57:00Z">
        <w:r w:rsidR="00362398" w:rsidRPr="00EA5133" w:rsidDel="00BB5003">
          <w:rPr>
            <w:rPrChange w:id="968" w:author="Wolfgang J. Toechterle" w:date="2013-06-22T10:32:00Z">
              <w:rPr>
                <w:lang w:val="en-US"/>
              </w:rPr>
            </w:rPrChange>
          </w:rPr>
          <w:delText>ly</w:delText>
        </w:r>
      </w:del>
      <w:r w:rsidR="00362398" w:rsidRPr="00EA5133">
        <w:rPr>
          <w:rPrChange w:id="969" w:author="Wolfgang J. Toechterle" w:date="2013-06-22T10:32:00Z">
            <w:rPr>
              <w:lang w:val="en-US"/>
            </w:rPr>
          </w:rPrChange>
        </w:rPr>
        <w:t xml:space="preserve"> </w:t>
      </w:r>
      <w:r w:rsidRPr="00EA5133">
        <w:rPr>
          <w:rPrChange w:id="970" w:author="Wolfgang J. Toechterle" w:date="2013-06-22T10:32:00Z">
            <w:rPr>
              <w:lang w:val="en-US"/>
            </w:rPr>
          </w:rPrChange>
        </w:rPr>
        <w:t>line</w:t>
      </w:r>
      <w:del w:id="971" w:author="Kinder" w:date="2013-06-29T11:56:00Z">
        <w:r w:rsidRPr="00EA5133" w:rsidDel="00B166BD">
          <w:rPr>
            <w:rPrChange w:id="972" w:author="Wolfgang J. Toechterle" w:date="2013-06-22T10:32:00Z">
              <w:rPr>
                <w:lang w:val="en-US"/>
              </w:rPr>
            </w:rPrChange>
          </w:rPr>
          <w:delText xml:space="preserve"> (90°)</w:delText>
        </w:r>
      </w:del>
      <w:r w:rsidRPr="00EA5133">
        <w:rPr>
          <w:rPrChange w:id="973" w:author="Wolfgang J. Toechterle" w:date="2013-06-22T10:32:00Z">
            <w:rPr>
              <w:lang w:val="en-US"/>
            </w:rPr>
          </w:rPrChange>
        </w:rPr>
        <w:t xml:space="preserve"> </w:t>
      </w:r>
      <w:r w:rsidR="002227AA" w:rsidRPr="00EA5133">
        <w:rPr>
          <w:rPrChange w:id="974" w:author="Wolfgang J. Toechterle" w:date="2013-06-22T10:32:00Z">
            <w:rPr>
              <w:lang w:val="en-US"/>
            </w:rPr>
          </w:rPrChange>
        </w:rPr>
        <w:t>45 mm from the left</w:t>
      </w:r>
    </w:p>
    <w:p w14:paraId="11947CC2" w14:textId="55864264" w:rsidR="00476437" w:rsidRPr="00EA5133" w:rsidRDefault="00476437" w:rsidP="0047643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975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del w:id="976" w:author="Kinder" w:date="2013-06-29T11:56:00Z">
        <w:r w:rsidRPr="00EA5133" w:rsidDel="00B166BD">
          <w:rPr>
            <w:rFonts w:cs="Arial"/>
            <w:szCs w:val="20"/>
            <w:rPrChange w:id="97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Bitmap, grayscale and color</w:delText>
        </w:r>
      </w:del>
      <w:ins w:id="978" w:author="Wolfgang J. Toechterle" w:date="2013-06-22T11:52:00Z">
        <w:del w:id="979" w:author="Kinder" w:date="2013-06-29T11:56:00Z">
          <w:r w:rsidR="00510F1B" w:rsidDel="00B166BD">
            <w:rPr>
              <w:rFonts w:cs="Arial"/>
              <w:szCs w:val="20"/>
            </w:rPr>
            <w:delText>colour</w:delText>
          </w:r>
        </w:del>
      </w:ins>
      <w:del w:id="980" w:author="Kinder" w:date="2013-06-29T11:56:00Z">
        <w:r w:rsidRPr="00EA5133" w:rsidDel="00B166BD">
          <w:rPr>
            <w:rFonts w:cs="Arial"/>
            <w:szCs w:val="20"/>
            <w:rPrChange w:id="98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</w:del>
      <w:ins w:id="982" w:author="Kinder" w:date="2013-06-30T08:57:00Z">
        <w:r w:rsidR="00BB5003">
          <w:rPr>
            <w:rFonts w:cs="Arial"/>
            <w:szCs w:val="20"/>
          </w:rPr>
          <w:t>I</w:t>
        </w:r>
      </w:ins>
      <w:del w:id="983" w:author="Kinder" w:date="2013-06-30T08:57:00Z">
        <w:r w:rsidRPr="00EA5133" w:rsidDel="00BB5003">
          <w:rPr>
            <w:rFonts w:cs="Arial"/>
            <w:szCs w:val="20"/>
            <w:rPrChange w:id="98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i</w:delText>
        </w:r>
      </w:del>
      <w:r w:rsidRPr="00EA5133">
        <w:rPr>
          <w:rFonts w:cs="Arial"/>
          <w:szCs w:val="20"/>
          <w:rPrChange w:id="98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mages resolution: </w:t>
      </w:r>
      <w:ins w:id="986" w:author="Wolfgang J. Toechterle" w:date="2013-05-20T21:05:00Z">
        <w:r w:rsidR="00041FC5" w:rsidRPr="00EA5133">
          <w:rPr>
            <w:rFonts w:cs="Arial"/>
            <w:szCs w:val="20"/>
            <w:rPrChange w:id="98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Only vectorized</w:t>
        </w:r>
        <w:r w:rsidR="00142C5A" w:rsidRPr="00EA5133">
          <w:rPr>
            <w:rFonts w:cs="Arial"/>
            <w:szCs w:val="20"/>
            <w:rPrChange w:id="98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images are allowed for the Entry Ticket</w:t>
        </w:r>
      </w:ins>
      <w:del w:id="989" w:author="Wolfgang J. Toechterle" w:date="2013-05-20T21:05:00Z">
        <w:r w:rsidRPr="00EA5133" w:rsidDel="00041FC5">
          <w:rPr>
            <w:rFonts w:cs="Arial"/>
            <w:szCs w:val="20"/>
            <w:rPrChange w:id="99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Only vectorized images are allowed for the business card</w:delText>
        </w:r>
      </w:del>
    </w:p>
    <w:p w14:paraId="2C1BE08B" w14:textId="2C4B4411" w:rsidR="00362398" w:rsidRPr="00EA5133" w:rsidRDefault="002227AA" w:rsidP="005B138D">
      <w:pPr>
        <w:rPr>
          <w:rPrChange w:id="991" w:author="Wolfgang J. Toechterle" w:date="2013-06-22T10:32:00Z">
            <w:rPr>
              <w:lang w:val="en-US"/>
            </w:rPr>
          </w:rPrChange>
        </w:rPr>
      </w:pPr>
      <w:r w:rsidRPr="0026388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C2C76D" wp14:editId="657F6D62">
                <wp:simplePos x="0" y="0"/>
                <wp:positionH relativeFrom="column">
                  <wp:posOffset>0</wp:posOffset>
                </wp:positionH>
                <wp:positionV relativeFrom="paragraph">
                  <wp:posOffset>133350</wp:posOffset>
                </wp:positionV>
                <wp:extent cx="2921000" cy="1009650"/>
                <wp:effectExtent l="50800" t="25400" r="76200" b="107950"/>
                <wp:wrapThrough wrapText="bothSides">
                  <wp:wrapPolygon edited="0">
                    <wp:start x="-376" y="-543"/>
                    <wp:lineTo x="-376" y="23366"/>
                    <wp:lineTo x="21976" y="23366"/>
                    <wp:lineTo x="21976" y="-543"/>
                    <wp:lineTo x="-376" y="-543"/>
                  </wp:wrapPolygon>
                </wp:wrapThrough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0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A6F820" w14:textId="51381996" w:rsidR="00BB5003" w:rsidRDefault="00BB5003" w:rsidP="002227AA">
                            <w:proofErr w:type="gramStart"/>
                            <w:r>
                              <w:rPr>
                                <w:lang w:val="en-US"/>
                              </w:rPr>
                              <w:t>45 mm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----&gt;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0;margin-top:10.5pt;width:230pt;height:7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" fillcolor="#254163 [1636]" strokecolor="#4579b8 [3044]">
                <v:fill color2="#4477b6 [3012]" rotate="t" colors="0 #2c5d98;52429f #3c7bc7;1 #3a7ccb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21A6F820" w14:textId="51381996" w:rsidR="00BB5003" w:rsidRDefault="00BB5003" w:rsidP="002227AA">
                      <w:proofErr w:type="gramStart"/>
                      <w:r>
                        <w:rPr>
                          <w:lang w:val="en-US"/>
                        </w:rPr>
                        <w:t>45 mm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----&gt;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4481EC65" w14:textId="680192FC" w:rsidR="00362398" w:rsidRPr="00EA5133" w:rsidRDefault="00107523" w:rsidP="005B138D">
      <w:pPr>
        <w:rPr>
          <w:rPrChange w:id="992" w:author="Wolfgang J. Toechterle" w:date="2013-06-22T10:32:00Z">
            <w:rPr>
              <w:lang w:val="en-US"/>
            </w:rPr>
          </w:rPrChange>
        </w:rPr>
      </w:pPr>
      <w:ins w:id="993" w:author="Wolfgang J. Toechterle" w:date="2013-06-22T11:39:00Z"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1F70B57A" wp14:editId="62A3F4E4">
                  <wp:simplePos x="0" y="0"/>
                  <wp:positionH relativeFrom="column">
                    <wp:posOffset>-863600</wp:posOffset>
                  </wp:positionH>
                  <wp:positionV relativeFrom="paragraph">
                    <wp:posOffset>48895</wp:posOffset>
                  </wp:positionV>
                  <wp:extent cx="571500" cy="228600"/>
                  <wp:effectExtent l="0" t="0" r="0" b="0"/>
                  <wp:wrapSquare wrapText="bothSides"/>
                  <wp:docPr id="11" name="Text Box 1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715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243CA7" w14:textId="0382CDD3" w:rsidR="00BB5003" w:rsidRPr="00107523" w:rsidRDefault="00BB5003">
                              <w:pPr>
                                <w:rPr>
                                  <w:color w:val="FFFFFF" w:themeColor="background1"/>
                                  <w:rPrChange w:id="994" w:author="Wolfgang J. Toechterle" w:date="2013-06-22T11:39:00Z">
                                    <w:rPr/>
                                  </w:rPrChange>
                                </w:rPr>
                              </w:pPr>
                              <w:ins w:id="995" w:author="Wolfgang J. Toechterle" w:date="2013-06-22T11:38:00Z">
                                <w:r w:rsidRPr="00107523">
                                  <w:rPr>
                                    <w:color w:val="FFFFFF" w:themeColor="background1"/>
                                    <w:rPrChange w:id="996" w:author="Wolfgang J. Toechterle" w:date="2013-06-22T11:39:00Z">
                                      <w:rPr/>
                                    </w:rPrChange>
                                  </w:rPr>
                                  <w:t>Par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>t 2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type id="_x0000_t202" coordsize="21600,21600" o:spt="202" path="m0,0l0,21600,21600,21600,21600,0xe">
                  <v:stroke joinstyle="miter"/>
                  <v:path gradientshapeok="t" o:connecttype="rect"/>
                </v:shapetype>
                <v:shape id="Text Box 11" o:spid="_x0000_s1027" type="#_x0000_t202" style="position:absolute;margin-left:-67.95pt;margin-top:3.85pt;width:45pt;height:1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" filled="f" stroked="f">
                  <v:textbox>
                    <w:txbxContent>
                      <w:p w14:paraId="29243CA7" w14:textId="0382CDD3" w:rsidR="00BB5003" w:rsidRPr="00107523" w:rsidRDefault="00BB5003">
                        <w:pPr>
                          <w:rPr>
                            <w:color w:val="FFFFFF" w:themeColor="background1"/>
                            <w:rPrChange w:id="1001" w:author="Wolfgang J. Toechterle" w:date="2013-06-22T11:39:00Z">
                              <w:rPr/>
                            </w:rPrChange>
                          </w:rPr>
                        </w:pPr>
                        <w:ins w:id="1002" w:author="Wolfgang J. Toechterle" w:date="2013-06-22T11:38:00Z">
                          <w:r w:rsidRPr="00107523">
                            <w:rPr>
                              <w:color w:val="FFFFFF" w:themeColor="background1"/>
                              <w:rPrChange w:id="1003" w:author="Wolfgang J. Toechterle" w:date="2013-06-22T11:39:00Z">
                                <w:rPr/>
                              </w:rPrChange>
                            </w:rPr>
                            <w:t>Par</w:t>
                          </w:r>
                          <w:r>
                            <w:rPr>
                              <w:color w:val="FFFFFF" w:themeColor="background1"/>
                            </w:rPr>
                            <w:t>t 2</w:t>
                          </w:r>
                        </w:ins>
                      </w:p>
                    </w:txbxContent>
                  </v:textbox>
                  <w10:wrap type="square"/>
                </v:shape>
              </w:pict>
            </mc:Fallback>
          </mc:AlternateContent>
        </w:r>
      </w:ins>
      <w:ins w:id="997" w:author="Wolfgang J. Toechterle" w:date="2013-06-22T11:38:00Z"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5D74B204" wp14:editId="214749A0">
                  <wp:simplePos x="0" y="0"/>
                  <wp:positionH relativeFrom="column">
                    <wp:posOffset>-3022600</wp:posOffset>
                  </wp:positionH>
                  <wp:positionV relativeFrom="paragraph">
                    <wp:posOffset>48895</wp:posOffset>
                  </wp:positionV>
                  <wp:extent cx="571500" cy="228600"/>
                  <wp:effectExtent l="0" t="0" r="0" b="0"/>
                  <wp:wrapSquare wrapText="bothSides"/>
                  <wp:docPr id="9" name="Text Box 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715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707D30" w14:textId="0B247B62" w:rsidR="00BB5003" w:rsidRPr="00107523" w:rsidRDefault="00BB5003">
                              <w:pPr>
                                <w:rPr>
                                  <w:color w:val="FFFFFF" w:themeColor="background1"/>
                                  <w:rPrChange w:id="998" w:author="Wolfgang J. Toechterle" w:date="2013-06-22T11:39:00Z">
                                    <w:rPr/>
                                  </w:rPrChange>
                                </w:rPr>
                              </w:pPr>
                              <w:ins w:id="999" w:author="Wolfgang J. Toechterle" w:date="2013-06-22T11:38:00Z">
                                <w:r w:rsidRPr="00107523">
                                  <w:rPr>
                                    <w:color w:val="FFFFFF" w:themeColor="background1"/>
                                    <w:rPrChange w:id="1000" w:author="Wolfgang J. Toechterle" w:date="2013-06-22T11:39:00Z">
                                      <w:rPr/>
                                    </w:rPrChange>
                                  </w:rPr>
                                  <w:t>Part 1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 id="Text Box 9" o:spid="_x0000_s1028" type="#_x0000_t202" style="position:absolute;margin-left:-237.95pt;margin-top:3.85pt;width:45pt;height:1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" filled="f" stroked="f">
                  <v:textbox>
                    <w:txbxContent>
                      <w:p w14:paraId="3B707D30" w14:textId="0B247B62" w:rsidR="00BB5003" w:rsidRPr="00107523" w:rsidRDefault="00BB5003">
                        <w:pPr>
                          <w:rPr>
                            <w:color w:val="FFFFFF" w:themeColor="background1"/>
                            <w:rPrChange w:id="1008" w:author="Wolfgang J. Toechterle" w:date="2013-06-22T11:39:00Z">
                              <w:rPr/>
                            </w:rPrChange>
                          </w:rPr>
                        </w:pPr>
                        <w:ins w:id="1009" w:author="Wolfgang J. Toechterle" w:date="2013-06-22T11:38:00Z">
                          <w:r w:rsidRPr="00107523">
                            <w:rPr>
                              <w:color w:val="FFFFFF" w:themeColor="background1"/>
                              <w:rPrChange w:id="1010" w:author="Wolfgang J. Toechterle" w:date="2013-06-22T11:39:00Z">
                                <w:rPr/>
                              </w:rPrChange>
                            </w:rPr>
                            <w:t>Part 1</w:t>
                          </w:r>
                        </w:ins>
                      </w:p>
                    </w:txbxContent>
                  </v:textbox>
                  <w10:wrap type="square"/>
                </v:shape>
              </w:pict>
            </mc:Fallback>
          </mc:AlternateContent>
        </w:r>
      </w:ins>
      <w:r w:rsidR="002227AA" w:rsidRPr="0026388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63914E" wp14:editId="487E4F6C">
                <wp:simplePos x="0" y="0"/>
                <wp:positionH relativeFrom="column">
                  <wp:posOffset>-2324100</wp:posOffset>
                </wp:positionH>
                <wp:positionV relativeFrom="paragraph">
                  <wp:posOffset>-1905</wp:posOffset>
                </wp:positionV>
                <wp:extent cx="0" cy="1009650"/>
                <wp:effectExtent l="50800" t="25400" r="76200" b="825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96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82.95pt,-.1pt" to="-182.95pt,79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" strokecolor="white [3212]" strokeweight="2pt">
                <v:stroke dashstyle="3 1"/>
                <v:shadow on="t" opacity="24903f" mv:blur="40000f" origin=",.5" offset="0,20000emu"/>
              </v:line>
            </w:pict>
          </mc:Fallback>
        </mc:AlternateContent>
      </w:r>
    </w:p>
    <w:p w14:paraId="53AC94FC" w14:textId="77777777" w:rsidR="00E90506" w:rsidRPr="00EA5133" w:rsidRDefault="00E90506" w:rsidP="00CE6B36"/>
    <w:p w14:paraId="1EDC6B34" w14:textId="77777777" w:rsidR="00E90506" w:rsidRPr="00EA5133" w:rsidRDefault="00E90506" w:rsidP="00CE6B36"/>
    <w:p w14:paraId="090973B3" w14:textId="77777777" w:rsidR="00E90506" w:rsidRPr="00EA5133" w:rsidRDefault="00E90506" w:rsidP="00CE6B36"/>
    <w:p w14:paraId="4AA84A48" w14:textId="77777777" w:rsidR="00E90506" w:rsidRPr="00EA5133" w:rsidRDefault="00E90506" w:rsidP="00CE6B36"/>
    <w:p w14:paraId="35368519" w14:textId="77777777" w:rsidR="00E90506" w:rsidRPr="00EA5133" w:rsidRDefault="00E90506" w:rsidP="00CE6B36"/>
    <w:p w14:paraId="079CDADD" w14:textId="77777777" w:rsidR="00E90506" w:rsidRPr="00EA5133" w:rsidRDefault="00E90506" w:rsidP="00CE6B36"/>
    <w:p w14:paraId="27850E67" w14:textId="77777777" w:rsidR="00E90506" w:rsidRPr="00EA5133" w:rsidRDefault="00E90506" w:rsidP="00CE6B36"/>
    <w:p w14:paraId="51A1411C" w14:textId="77777777" w:rsidR="005430DA" w:rsidRPr="00EA5133" w:rsidRDefault="005430DA" w:rsidP="005430D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rPrChange w:id="1001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1002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You must deliver:</w:t>
      </w:r>
    </w:p>
    <w:p w14:paraId="324BA052" w14:textId="17BEE2D1" w:rsidR="005430DA" w:rsidRPr="00EA5133" w:rsidRDefault="005430DA" w:rsidP="005430D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1003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00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final composite </w:t>
      </w:r>
      <w:ins w:id="1005" w:author="Wolfgang J. Toechterle" w:date="2013-05-20T21:02:00Z">
        <w:r w:rsidR="001C00CF" w:rsidRPr="00EA5133">
          <w:rPr>
            <w:rFonts w:cs="Arial"/>
            <w:szCs w:val="20"/>
            <w:rPrChange w:id="100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PDF/X-</w:t>
        </w:r>
      </w:ins>
      <w:ins w:id="1007" w:author="Wolfgang J. Toechterle" w:date="2013-06-22T11:33:00Z">
        <w:r w:rsidR="000E276C">
          <w:rPr>
            <w:rFonts w:cs="Arial"/>
            <w:szCs w:val="20"/>
          </w:rPr>
          <w:t>4</w:t>
        </w:r>
      </w:ins>
      <w:proofErr w:type="gramStart"/>
      <w:ins w:id="1008" w:author="Wolfgang J. Toechterle" w:date="2013-05-20T21:02:00Z">
        <w:r w:rsidR="001C00CF" w:rsidRPr="00EA5133">
          <w:rPr>
            <w:rFonts w:cs="Arial"/>
            <w:szCs w:val="20"/>
            <w:rPrChange w:id="100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:20</w:t>
        </w:r>
      </w:ins>
      <w:ins w:id="1010" w:author="Wolfgang J. Toechterle" w:date="2013-06-22T11:33:00Z">
        <w:r w:rsidR="000E276C">
          <w:rPr>
            <w:rFonts w:cs="Arial"/>
            <w:szCs w:val="20"/>
          </w:rPr>
          <w:t>10</w:t>
        </w:r>
      </w:ins>
      <w:proofErr w:type="gramEnd"/>
      <w:ins w:id="1011" w:author="Wolfgang J. Toechterle" w:date="2013-05-20T21:02:00Z">
        <w:r w:rsidR="001C00CF" w:rsidRPr="00EA5133">
          <w:rPr>
            <w:rFonts w:cs="Arial"/>
            <w:szCs w:val="20"/>
            <w:rPrChange w:id="101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</w:t>
        </w:r>
      </w:ins>
      <w:del w:id="1013" w:author="Wolfgang J. Toechterle" w:date="2013-05-20T21:02:00Z">
        <w:r w:rsidRPr="00EA5133" w:rsidDel="001C00CF">
          <w:rPr>
            <w:rFonts w:cs="Arial"/>
            <w:szCs w:val="20"/>
            <w:rPrChange w:id="101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PDF/X-1a:2001 </w:delText>
        </w:r>
      </w:del>
      <w:r w:rsidRPr="00EA5133">
        <w:rPr>
          <w:rFonts w:cs="Arial"/>
          <w:szCs w:val="20"/>
          <w:rPrChange w:id="1015" w:author="Wolfgang J. Toechterle" w:date="2013-06-22T10:32:00Z">
            <w:rPr>
              <w:rFonts w:cs="Arial"/>
              <w:szCs w:val="20"/>
              <w:lang w:val="en-US"/>
            </w:rPr>
          </w:rPrChange>
        </w:rPr>
        <w:t>file (</w:t>
      </w:r>
      <w:r w:rsidR="00A53673" w:rsidRPr="00EA5133">
        <w:t xml:space="preserve">including: bleed, crop marks, </w:t>
      </w:r>
      <w:del w:id="1016" w:author="Wolfgang J. Toechterle" w:date="2013-06-22T11:33:00Z">
        <w:r w:rsidR="00A53673" w:rsidRPr="00EA5133" w:rsidDel="000E276C">
          <w:delText xml:space="preserve">marks for vertical line - placed outside the bleed area, </w:delText>
        </w:r>
      </w:del>
      <w:r w:rsidRPr="00EA5133">
        <w:rPr>
          <w:rFonts w:cs="Arial"/>
          <w:szCs w:val="20"/>
          <w:rPrChange w:id="1017" w:author="Wolfgang J. Toechterle" w:date="2013-06-22T10:32:00Z">
            <w:rPr>
              <w:rFonts w:cs="Arial"/>
              <w:szCs w:val="20"/>
              <w:lang w:val="en-US"/>
            </w:rPr>
          </w:rPrChange>
        </w:rPr>
        <w:t>and specified output profile)</w:t>
      </w:r>
      <w:ins w:id="1018" w:author="Wolfgang J. Toechterle" w:date="2013-06-22T11:34:00Z">
        <w:r w:rsidR="000E276C">
          <w:rPr>
            <w:rFonts w:cs="Arial"/>
            <w:szCs w:val="20"/>
          </w:rPr>
          <w:t xml:space="preserve">. The </w:t>
        </w:r>
        <w:del w:id="1019" w:author="Kinder" w:date="2013-06-30T08:58:00Z">
          <w:r w:rsidR="000E276C" w:rsidDel="00BB5003">
            <w:rPr>
              <w:rFonts w:cs="Arial"/>
              <w:szCs w:val="20"/>
            </w:rPr>
            <w:delText>DieCut</w:delText>
          </w:r>
        </w:del>
      </w:ins>
      <w:ins w:id="1020" w:author="Kinder" w:date="2013-06-30T08:58:00Z">
        <w:r w:rsidR="00BB5003">
          <w:rPr>
            <w:rFonts w:cs="Arial"/>
            <w:szCs w:val="20"/>
          </w:rPr>
          <w:t>perforation</w:t>
        </w:r>
      </w:ins>
      <w:ins w:id="1021" w:author="Wolfgang J. Toechterle" w:date="2013-06-22T11:34:00Z">
        <w:r w:rsidR="000E276C">
          <w:rPr>
            <w:rFonts w:cs="Arial"/>
            <w:szCs w:val="20"/>
          </w:rPr>
          <w:t xml:space="preserve"> and serial number must be placed on a </w:t>
        </w:r>
      </w:ins>
      <w:ins w:id="1022" w:author="Wolfgang J. Toechterle" w:date="2013-06-22T11:35:00Z">
        <w:r w:rsidR="000E276C">
          <w:rPr>
            <w:rFonts w:cs="Arial"/>
            <w:szCs w:val="20"/>
          </w:rPr>
          <w:t>separate</w:t>
        </w:r>
      </w:ins>
      <w:ins w:id="1023" w:author="Wolfgang J. Toechterle" w:date="2013-06-22T11:34:00Z">
        <w:r w:rsidR="000E276C">
          <w:rPr>
            <w:rFonts w:cs="Arial"/>
            <w:szCs w:val="20"/>
          </w:rPr>
          <w:t xml:space="preserve"> </w:t>
        </w:r>
      </w:ins>
      <w:ins w:id="1024" w:author="Wolfgang J. Toechterle" w:date="2013-06-22T11:35:00Z">
        <w:r w:rsidR="00107523">
          <w:rPr>
            <w:rFonts w:cs="Arial"/>
            <w:szCs w:val="20"/>
          </w:rPr>
          <w:t>layer in the PDF file.</w:t>
        </w:r>
      </w:ins>
    </w:p>
    <w:p w14:paraId="5F587BE9" w14:textId="2AB0C660" w:rsidR="005430DA" w:rsidRDefault="005430DA" w:rsidP="005430D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025" w:author="Kinder" w:date="2013-06-29T14:25:00Z"/>
          <w:rFonts w:cs="Arial"/>
          <w:szCs w:val="20"/>
        </w:rPr>
      </w:pPr>
      <w:r w:rsidRPr="00EA5133">
        <w:rPr>
          <w:rFonts w:cs="Arial"/>
          <w:szCs w:val="20"/>
          <w:rPrChange w:id="1026" w:author="Wolfgang J. Toechterle" w:date="2013-06-22T10:32:00Z">
            <w:rPr>
              <w:rFonts w:cs="Arial"/>
              <w:szCs w:val="20"/>
              <w:lang w:val="en-US"/>
            </w:rPr>
          </w:rPrChange>
        </w:rPr>
        <w:t>1 printout of your composition trimmed and mounted on 1 A4 board to present your design</w:t>
      </w:r>
      <w:del w:id="1027" w:author="Kinder" w:date="2013-06-30T08:58:00Z">
        <w:r w:rsidRPr="00EA5133" w:rsidDel="00BB5003">
          <w:rPr>
            <w:rFonts w:cs="Arial"/>
            <w:szCs w:val="20"/>
            <w:rPrChange w:id="102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</w:delText>
        </w:r>
      </w:del>
      <w:r w:rsidRPr="00EA5133">
        <w:rPr>
          <w:rFonts w:cs="Arial"/>
          <w:szCs w:val="20"/>
          <w:rPrChange w:id="1029" w:author="Wolfgang J. Toechterle" w:date="2013-06-22T10:32:00Z">
            <w:rPr>
              <w:rFonts w:cs="Arial"/>
              <w:szCs w:val="20"/>
              <w:lang w:val="en-US"/>
            </w:rPr>
          </w:rPrChange>
        </w:rPr>
        <w:t>.</w:t>
      </w:r>
    </w:p>
    <w:p w14:paraId="38EE6A5E" w14:textId="3A314F09" w:rsidR="00522219" w:rsidRPr="00522219" w:rsidRDefault="0052221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1030" w:author="Kinder" w:date="2013-06-29T14:25:00Z">
            <w:rPr>
              <w:rFonts w:cs="Arial"/>
              <w:szCs w:val="20"/>
              <w:lang w:val="en-US"/>
            </w:rPr>
          </w:rPrChange>
        </w:rPr>
      </w:pPr>
      <w:ins w:id="1031" w:author="Kinder" w:date="2013-06-29T14:25:00Z">
        <w:r>
          <w:rPr>
            <w:rFonts w:cs="Arial"/>
            <w:szCs w:val="20"/>
          </w:rPr>
          <w:t xml:space="preserve">1 A4 </w:t>
        </w:r>
        <w:r w:rsidRPr="003E0FE3">
          <w:rPr>
            <w:rFonts w:cs="Arial"/>
            <w:szCs w:val="20"/>
          </w:rPr>
          <w:t xml:space="preserve">printout of your </w:t>
        </w:r>
        <w:r>
          <w:rPr>
            <w:rFonts w:cs="Arial"/>
            <w:szCs w:val="20"/>
          </w:rPr>
          <w:t>Ticket with ONLY crop marks and bleed marks</w:t>
        </w:r>
      </w:ins>
    </w:p>
    <w:p w14:paraId="37874C4C" w14:textId="4DB82063" w:rsidR="00E90506" w:rsidRPr="00EA5133" w:rsidRDefault="00E11010" w:rsidP="005430D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1032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033" w:author="Wolfgang J. Toechterle" w:date="2013-06-22T10:32:00Z">
            <w:rPr>
              <w:rFonts w:cs="Arial"/>
              <w:szCs w:val="20"/>
              <w:lang w:val="en-US"/>
            </w:rPr>
          </w:rPrChange>
        </w:rPr>
        <w:t>1</w:t>
      </w:r>
      <w:r w:rsidR="005430DA" w:rsidRPr="00EA5133">
        <w:rPr>
          <w:rFonts w:cs="Arial"/>
          <w:szCs w:val="20"/>
          <w:rPrChange w:id="103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final folder for archiving and printing (including PDF, native files, font</w:t>
      </w:r>
      <w:ins w:id="1035" w:author="Wolfgang J. Toechterle" w:date="2013-06-08T19:12:00Z">
        <w:r w:rsidR="00CD0E39" w:rsidRPr="00EA5133">
          <w:rPr>
            <w:rFonts w:cs="Arial"/>
            <w:szCs w:val="20"/>
            <w:rPrChange w:id="103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s</w:t>
        </w:r>
      </w:ins>
      <w:del w:id="1037" w:author="Wolfgang J. Toechterle" w:date="2013-06-08T19:12:00Z">
        <w:r w:rsidR="005430DA" w:rsidRPr="00EA5133" w:rsidDel="00CD0E39">
          <w:rPr>
            <w:rFonts w:cs="Arial"/>
            <w:szCs w:val="20"/>
            <w:rPrChange w:id="103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s,…</w:delText>
        </w:r>
      </w:del>
      <w:r w:rsidR="005430DA" w:rsidRPr="00EA5133">
        <w:rPr>
          <w:rFonts w:cs="Arial"/>
          <w:szCs w:val="20"/>
          <w:rPrChange w:id="1039" w:author="Wolfgang J. Toechterle" w:date="2013-06-22T10:32:00Z">
            <w:rPr>
              <w:rFonts w:cs="Arial"/>
              <w:szCs w:val="20"/>
              <w:lang w:val="en-US"/>
            </w:rPr>
          </w:rPrChange>
        </w:rPr>
        <w:t>)</w:t>
      </w:r>
    </w:p>
    <w:p w14:paraId="6334947B" w14:textId="77777777" w:rsidR="00E90506" w:rsidRPr="00EA5133" w:rsidRDefault="00E90506" w:rsidP="00CE6B36"/>
    <w:p w14:paraId="64BA6583" w14:textId="77777777" w:rsidR="00E11010" w:rsidRPr="00EA5133" w:rsidDel="00107523" w:rsidRDefault="00E11010" w:rsidP="00B45946">
      <w:pPr>
        <w:spacing w:after="200" w:line="276" w:lineRule="auto"/>
        <w:rPr>
          <w:del w:id="1040" w:author="Wolfgang J. Toechterle" w:date="2013-06-22T11:42:00Z"/>
          <w:rFonts w:cs="Arial"/>
          <w:b/>
          <w:bCs/>
          <w:sz w:val="28"/>
          <w:szCs w:val="28"/>
          <w:rPrChange w:id="1041" w:author="Wolfgang J. Toechterle" w:date="2013-06-22T10:32:00Z">
            <w:rPr>
              <w:del w:id="1042" w:author="Wolfgang J. Toechterle" w:date="2013-06-22T11:42:00Z"/>
              <w:rFonts w:cs="Arial"/>
              <w:b/>
              <w:bCs/>
              <w:sz w:val="28"/>
              <w:szCs w:val="28"/>
              <w:lang w:val="en-US"/>
            </w:rPr>
          </w:rPrChange>
        </w:rPr>
      </w:pPr>
    </w:p>
    <w:p w14:paraId="34074DB1" w14:textId="4AD5F3CA" w:rsidR="00E90506" w:rsidRPr="00EA5133" w:rsidRDefault="00E90506" w:rsidP="00B45946">
      <w:pPr>
        <w:spacing w:after="200" w:line="276" w:lineRule="auto"/>
        <w:rPr>
          <w:rFonts w:cs="Arial"/>
          <w:b/>
          <w:bCs/>
          <w:sz w:val="28"/>
          <w:szCs w:val="28"/>
          <w:rPrChange w:id="1043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</w:pPr>
      <w:r w:rsidRPr="00EA5133">
        <w:rPr>
          <w:rFonts w:cs="Arial"/>
          <w:b/>
          <w:bCs/>
          <w:sz w:val="28"/>
          <w:szCs w:val="28"/>
          <w:rPrChange w:id="1044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>Task 4: Shopping Bag</w:t>
      </w:r>
      <w:r w:rsidRPr="00EA5133">
        <w:t xml:space="preserve"> </w:t>
      </w:r>
    </w:p>
    <w:p w14:paraId="610D6E12" w14:textId="05663FBB" w:rsidR="00B554E4" w:rsidRPr="00EA5133" w:rsidRDefault="00B554E4" w:rsidP="006D3605">
      <w:pPr>
        <w:rPr>
          <w:rFonts w:cs="Arial"/>
          <w:szCs w:val="20"/>
          <w:rPrChange w:id="1045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046" w:author="Wolfgang J. Toechterle" w:date="2013-06-22T10:32:00Z">
            <w:rPr>
              <w:rFonts w:cs="Arial"/>
              <w:szCs w:val="20"/>
              <w:lang w:val="en-US"/>
            </w:rPr>
          </w:rPrChange>
        </w:rPr>
        <w:t>Create a</w:t>
      </w:r>
      <w:r w:rsidR="00102B53" w:rsidRPr="00EA5133">
        <w:rPr>
          <w:rFonts w:cs="Arial"/>
          <w:szCs w:val="20"/>
          <w:rPrChange w:id="104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Pr="00EA5133">
        <w:rPr>
          <w:rFonts w:cs="Arial"/>
          <w:szCs w:val="20"/>
          <w:rPrChange w:id="104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full </w:t>
      </w:r>
      <w:del w:id="1049" w:author="Wolfgang J. Toechterle" w:date="2013-06-22T11:52:00Z">
        <w:r w:rsidRPr="00EA5133" w:rsidDel="00510F1B">
          <w:rPr>
            <w:rFonts w:cs="Arial"/>
            <w:szCs w:val="20"/>
            <w:rPrChange w:id="105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1051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E36990" w:rsidRPr="00EA5133">
        <w:t xml:space="preserve"> (CMYK)</w:t>
      </w:r>
      <w:r w:rsidRPr="00EA5133">
        <w:rPr>
          <w:rFonts w:cs="Arial"/>
          <w:szCs w:val="20"/>
          <w:rPrChange w:id="105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, two-sided shopping bag </w:t>
      </w:r>
      <w:r w:rsidR="006D3605" w:rsidRPr="00EA5133">
        <w:rPr>
          <w:rFonts w:cs="Arial"/>
          <w:szCs w:val="20"/>
          <w:rPrChange w:id="1053" w:author="Wolfgang J. Toechterle" w:date="2013-06-22T10:32:00Z">
            <w:rPr>
              <w:rFonts w:cs="Arial"/>
              <w:szCs w:val="20"/>
              <w:lang w:val="en-US"/>
            </w:rPr>
          </w:rPrChange>
        </w:rPr>
        <w:t>for t</w:t>
      </w:r>
      <w:r w:rsidRPr="00EA5133">
        <w:rPr>
          <w:rFonts w:cs="Arial"/>
          <w:szCs w:val="20"/>
          <w:rPrChange w:id="105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he museum shop. </w:t>
      </w:r>
      <w:r w:rsidR="006D3605" w:rsidRPr="00EA5133">
        <w:rPr>
          <w:rFonts w:cs="Arial"/>
          <w:szCs w:val="20"/>
          <w:rPrChange w:id="1055" w:author="Wolfgang J. Toechterle" w:date="2013-06-22T10:32:00Z">
            <w:rPr>
              <w:rFonts w:cs="Arial"/>
              <w:szCs w:val="20"/>
              <w:lang w:val="en-US"/>
            </w:rPr>
          </w:rPrChange>
        </w:rPr>
        <w:t>It’s a redesign of an existing bag therefor</w:t>
      </w:r>
      <w:ins w:id="1056" w:author="Kinder" w:date="2013-06-29T12:04:00Z">
        <w:r w:rsidR="00294763">
          <w:rPr>
            <w:rFonts w:cs="Arial"/>
            <w:szCs w:val="20"/>
          </w:rPr>
          <w:t>e</w:t>
        </w:r>
      </w:ins>
      <w:ins w:id="1057" w:author="Kinder" w:date="2013-06-29T12:05:00Z">
        <w:r w:rsidR="00C27E59">
          <w:rPr>
            <w:rFonts w:cs="Arial"/>
            <w:szCs w:val="20"/>
          </w:rPr>
          <w:t>, the size</w:t>
        </w:r>
      </w:ins>
      <w:ins w:id="1058" w:author="Kinder" w:date="2013-06-29T12:06:00Z">
        <w:r w:rsidR="00C27E59">
          <w:rPr>
            <w:rFonts w:cs="Arial"/>
            <w:szCs w:val="20"/>
          </w:rPr>
          <w:t xml:space="preserve"> of the bag</w:t>
        </w:r>
      </w:ins>
      <w:ins w:id="1059" w:author="Kinder" w:date="2013-06-29T12:05:00Z">
        <w:r w:rsidR="00C27E59">
          <w:rPr>
            <w:rFonts w:cs="Arial"/>
            <w:szCs w:val="20"/>
          </w:rPr>
          <w:t xml:space="preserve"> </w:t>
        </w:r>
      </w:ins>
      <w:del w:id="1060" w:author="Kinder" w:date="2013-06-29T12:05:00Z">
        <w:r w:rsidR="006D3605" w:rsidRPr="00EA5133" w:rsidDel="00C27E59">
          <w:rPr>
            <w:rFonts w:cs="Arial"/>
            <w:szCs w:val="20"/>
            <w:rPrChange w:id="106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form </w:delText>
        </w:r>
      </w:del>
      <w:r w:rsidR="006D3605" w:rsidRPr="00EA5133">
        <w:rPr>
          <w:rFonts w:cs="Arial"/>
          <w:szCs w:val="20"/>
          <w:rPrChange w:id="1062" w:author="Wolfgang J. Toechterle" w:date="2013-06-22T10:32:00Z">
            <w:rPr>
              <w:rFonts w:cs="Arial"/>
              <w:szCs w:val="20"/>
              <w:lang w:val="en-US"/>
            </w:rPr>
          </w:rPrChange>
        </w:rPr>
        <w:t>and die cut</w:t>
      </w:r>
      <w:ins w:id="1063" w:author="Kinder" w:date="2013-06-29T12:06:00Z">
        <w:r w:rsidR="00C27E59">
          <w:rPr>
            <w:rFonts w:cs="Arial"/>
            <w:szCs w:val="20"/>
          </w:rPr>
          <w:t>s</w:t>
        </w:r>
      </w:ins>
      <w:r w:rsidR="006D3605" w:rsidRPr="00EA5133">
        <w:rPr>
          <w:rFonts w:cs="Arial"/>
          <w:szCs w:val="20"/>
          <w:rPrChange w:id="106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are given. Due to the many international visitors the German and the English </w:t>
      </w:r>
      <w:ins w:id="1065" w:author="Kinder" w:date="2013-06-30T08:58:00Z">
        <w:r w:rsidR="00BB5003" w:rsidRPr="001D2089">
          <w:rPr>
            <w:rFonts w:cs="Arial"/>
            <w:szCs w:val="20"/>
          </w:rPr>
          <w:t>Logo</w:t>
        </w:r>
        <w:r w:rsidR="00BB5003" w:rsidRPr="00EA5133">
          <w:rPr>
            <w:rFonts w:cs="Arial"/>
            <w:szCs w:val="20"/>
          </w:rPr>
          <w:t xml:space="preserve"> </w:t>
        </w:r>
      </w:ins>
      <w:r w:rsidR="006D3605" w:rsidRPr="00EA5133">
        <w:rPr>
          <w:rFonts w:cs="Arial"/>
          <w:szCs w:val="20"/>
          <w:rPrChange w:id="1066" w:author="Wolfgang J. Toechterle" w:date="2013-06-22T10:32:00Z">
            <w:rPr>
              <w:rFonts w:cs="Arial"/>
              <w:szCs w:val="20"/>
              <w:lang w:val="en-US"/>
            </w:rPr>
          </w:rPrChange>
        </w:rPr>
        <w:t>version</w:t>
      </w:r>
      <w:del w:id="1067" w:author="Kinder" w:date="2013-06-30T08:58:00Z">
        <w:r w:rsidR="00341765" w:rsidRPr="00EA5133" w:rsidDel="00BB5003">
          <w:rPr>
            <w:rFonts w:cs="Arial"/>
            <w:szCs w:val="20"/>
            <w:rPrChange w:id="106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Logo</w:delText>
        </w:r>
      </w:del>
      <w:r w:rsidR="00341765" w:rsidRPr="00EA5133">
        <w:rPr>
          <w:rFonts w:cs="Arial"/>
          <w:szCs w:val="20"/>
          <w:rPrChange w:id="106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="006D3605" w:rsidRPr="00EA5133">
        <w:rPr>
          <w:rFonts w:cs="Arial"/>
          <w:szCs w:val="20"/>
          <w:rPrChange w:id="1070" w:author="Wolfgang J. Toechterle" w:date="2013-06-22T10:32:00Z">
            <w:rPr>
              <w:rFonts w:cs="Arial"/>
              <w:szCs w:val="20"/>
              <w:lang w:val="en-US"/>
            </w:rPr>
          </w:rPrChange>
        </w:rPr>
        <w:t>must be represented on the bag.</w:t>
      </w:r>
      <w:r w:rsidR="00E36990" w:rsidRPr="00EA5133">
        <w:t xml:space="preserve"> </w:t>
      </w:r>
      <w:del w:id="1071" w:author="Kinder" w:date="2013-06-30T08:58:00Z">
        <w:r w:rsidR="00C52EAA" w:rsidRPr="00EA5133" w:rsidDel="00BB5003">
          <w:delText>Also t</w:delText>
        </w:r>
      </w:del>
      <w:ins w:id="1072" w:author="Kinder" w:date="2013-06-30T08:58:00Z">
        <w:r w:rsidR="00BB5003">
          <w:t>T</w:t>
        </w:r>
      </w:ins>
      <w:r w:rsidR="00C52EAA" w:rsidRPr="00EA5133">
        <w:t xml:space="preserve">he </w:t>
      </w:r>
      <w:r w:rsidR="00E36990" w:rsidRPr="00EA5133">
        <w:t xml:space="preserve">customer requires you to use a spot varnish on </w:t>
      </w:r>
      <w:del w:id="1073" w:author="Kinder" w:date="2013-06-30T08:58:00Z">
        <w:r w:rsidR="00E36990" w:rsidRPr="00EA5133" w:rsidDel="00BB5003">
          <w:delText>the</w:delText>
        </w:r>
        <w:r w:rsidR="00C52EAA" w:rsidRPr="00EA5133" w:rsidDel="00BB5003">
          <w:delText xml:space="preserve"> </w:delText>
        </w:r>
      </w:del>
      <w:r w:rsidR="00C52EAA" w:rsidRPr="00EA5133">
        <w:t>both versions of the</w:t>
      </w:r>
      <w:r w:rsidR="00E36990" w:rsidRPr="00EA5133">
        <w:t xml:space="preserve"> </w:t>
      </w:r>
      <w:r w:rsidR="00C52EAA" w:rsidRPr="00EA5133">
        <w:t>Logo</w:t>
      </w:r>
      <w:r w:rsidR="00E36990" w:rsidRPr="00EA5133">
        <w:t>.</w:t>
      </w:r>
    </w:p>
    <w:p w14:paraId="2FC2F4D2" w14:textId="77777777" w:rsidR="00B45946" w:rsidRPr="00EA5133" w:rsidRDefault="00B45946" w:rsidP="00B45946">
      <w:pPr>
        <w:rPr>
          <w:rPrChange w:id="1074" w:author="Wolfgang J. Toechterle" w:date="2013-06-22T10:32:00Z">
            <w:rPr>
              <w:lang w:val="en-US"/>
            </w:rPr>
          </w:rPrChange>
        </w:rPr>
      </w:pPr>
    </w:p>
    <w:p w14:paraId="0795ECC9" w14:textId="77777777" w:rsidR="00B45946" w:rsidRPr="00EA5133" w:rsidRDefault="00B45946" w:rsidP="00B45946">
      <w:pPr>
        <w:rPr>
          <w:b/>
          <w:szCs w:val="20"/>
          <w:rPrChange w:id="1075" w:author="Wolfgang J. Toechterle" w:date="2013-06-22T10:32:00Z">
            <w:rPr>
              <w:b/>
              <w:szCs w:val="20"/>
              <w:lang w:val="en-US"/>
            </w:rPr>
          </w:rPrChange>
        </w:rPr>
      </w:pPr>
      <w:r w:rsidRPr="00EA5133">
        <w:rPr>
          <w:b/>
          <w:szCs w:val="20"/>
          <w:rPrChange w:id="1076" w:author="Wolfgang J. Toechterle" w:date="2013-06-22T10:32:00Z">
            <w:rPr>
              <w:b/>
              <w:szCs w:val="20"/>
              <w:lang w:val="en-US"/>
            </w:rPr>
          </w:rPrChange>
        </w:rPr>
        <w:t xml:space="preserve">Required elements </w:t>
      </w:r>
    </w:p>
    <w:p w14:paraId="1DA99730" w14:textId="77777777" w:rsidR="00B45946" w:rsidRPr="00EA5133" w:rsidRDefault="00B45946" w:rsidP="00B45946">
      <w:pPr>
        <w:rPr>
          <w:rPrChange w:id="1077" w:author="Wolfgang J. Toechterle" w:date="2013-06-22T10:32:00Z">
            <w:rPr>
              <w:lang w:val="en-US"/>
            </w:rPr>
          </w:rPrChange>
        </w:rPr>
      </w:pPr>
    </w:p>
    <w:p w14:paraId="0E19E0CF" w14:textId="77777777" w:rsidR="00B45946" w:rsidRPr="00EA5133" w:rsidRDefault="00B45946" w:rsidP="00B45946">
      <w:pPr>
        <w:widowControl w:val="0"/>
        <w:autoSpaceDE w:val="0"/>
        <w:autoSpaceDN w:val="0"/>
        <w:adjustRightInd w:val="0"/>
        <w:rPr>
          <w:rPrChange w:id="1078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1079" w:author="Wolfgang J. Toechterle" w:date="2013-06-22T10:32:00Z">
            <w:rPr>
              <w:lang w:val="en-US"/>
            </w:rPr>
          </w:rPrChange>
        </w:rPr>
        <w:t xml:space="preserve">Given text: </w:t>
      </w:r>
    </w:p>
    <w:p w14:paraId="08585430" w14:textId="77777777" w:rsidR="00B45946" w:rsidRPr="00EA5133" w:rsidRDefault="00B45946" w:rsidP="00B4594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rPrChange w:id="1080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Cs w:val="20"/>
          <w:rPrChange w:id="1081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Between technology and art</w:t>
      </w:r>
    </w:p>
    <w:p w14:paraId="34FCF816" w14:textId="67C6422D" w:rsidR="00A41992" w:rsidRPr="00EA5133" w:rsidRDefault="00A41992" w:rsidP="00B4594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rPrChange w:id="1082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Cs w:val="20"/>
          <w:rPrChange w:id="1083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www.druckkunst-museum.de</w:t>
      </w:r>
    </w:p>
    <w:p w14:paraId="085BC183" w14:textId="77777777" w:rsidR="00B45946" w:rsidRPr="00EA5133" w:rsidRDefault="00B45946" w:rsidP="00B45946">
      <w:pPr>
        <w:widowControl w:val="0"/>
        <w:autoSpaceDE w:val="0"/>
        <w:autoSpaceDN w:val="0"/>
        <w:adjustRightInd w:val="0"/>
        <w:rPr>
          <w:rPrChange w:id="1084" w:author="Wolfgang J. Toechterle" w:date="2013-06-22T10:32:00Z">
            <w:rPr>
              <w:lang w:val="en-US"/>
            </w:rPr>
          </w:rPrChange>
        </w:rPr>
      </w:pPr>
    </w:p>
    <w:p w14:paraId="111BAF05" w14:textId="3D42F6EA" w:rsidR="00B45946" w:rsidRPr="00EA5133" w:rsidRDefault="00B45946" w:rsidP="00B45946">
      <w:pPr>
        <w:rPr>
          <w:rPrChange w:id="1085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1086" w:author="Wolfgang J. Toechterle" w:date="2013-06-22T10:32:00Z">
            <w:rPr>
              <w:lang w:val="en-US"/>
            </w:rPr>
          </w:rPrChange>
        </w:rPr>
        <w:t>Logo</w:t>
      </w:r>
      <w:del w:id="1087" w:author="Kinder" w:date="2013-06-29T12:07:00Z">
        <w:r w:rsidR="00E4223D" w:rsidRPr="00EA5133" w:rsidDel="00C27E59">
          <w:rPr>
            <w:rPrChange w:id="1088" w:author="Wolfgang J. Toechterle" w:date="2013-06-22T10:32:00Z">
              <w:rPr>
                <w:lang w:val="en-US"/>
              </w:rPr>
            </w:rPrChange>
          </w:rPr>
          <w:delText xml:space="preserve"> </w:delText>
        </w:r>
      </w:del>
      <w:ins w:id="1089" w:author="Kinder" w:date="2013-06-29T12:07:00Z">
        <w:r w:rsidR="00C27E59">
          <w:t xml:space="preserve">: Both </w:t>
        </w:r>
      </w:ins>
      <w:del w:id="1090" w:author="Kinder" w:date="2013-06-29T12:07:00Z">
        <w:r w:rsidR="00E4223D" w:rsidRPr="00EA5133" w:rsidDel="00C27E59">
          <w:rPr>
            <w:rPrChange w:id="1091" w:author="Wolfgang J. Toechterle" w:date="2013-06-22T10:32:00Z">
              <w:rPr>
                <w:lang w:val="en-US"/>
              </w:rPr>
            </w:rPrChange>
          </w:rPr>
          <w:delText xml:space="preserve">in </w:delText>
        </w:r>
      </w:del>
      <w:r w:rsidR="00E4223D" w:rsidRPr="00EA5133">
        <w:rPr>
          <w:rPrChange w:id="1092" w:author="Wolfgang J. Toechterle" w:date="2013-06-22T10:32:00Z">
            <w:rPr>
              <w:lang w:val="en-US"/>
            </w:rPr>
          </w:rPrChange>
        </w:rPr>
        <w:t>English</w:t>
      </w:r>
      <w:ins w:id="1093" w:author="Kinder" w:date="2013-06-29T12:07:00Z">
        <w:r w:rsidR="00C27E59">
          <w:rPr>
            <w:b/>
          </w:rPr>
          <w:t xml:space="preserve"> and</w:t>
        </w:r>
      </w:ins>
      <w:del w:id="1094" w:author="Kinder" w:date="2013-06-29T12:07:00Z">
        <w:r w:rsidR="00E4223D" w:rsidRPr="00EA5133" w:rsidDel="00C27E59">
          <w:rPr>
            <w:rPrChange w:id="1095" w:author="Wolfgang J. Toechterle" w:date="2013-06-22T10:32:00Z">
              <w:rPr>
                <w:lang w:val="en-US"/>
              </w:rPr>
            </w:rPrChange>
          </w:rPr>
          <w:delText xml:space="preserve"> </w:delText>
        </w:r>
        <w:r w:rsidR="00E4223D" w:rsidRPr="00EA5133" w:rsidDel="00C27E59">
          <w:rPr>
            <w:b/>
            <w:rPrChange w:id="1096" w:author="Wolfgang J. Toechterle" w:date="2013-06-22T10:32:00Z">
              <w:rPr>
                <w:b/>
                <w:lang w:val="en-US"/>
              </w:rPr>
            </w:rPrChange>
          </w:rPr>
          <w:delText>AND</w:delText>
        </w:r>
      </w:del>
      <w:r w:rsidR="00E4223D" w:rsidRPr="00EA5133">
        <w:rPr>
          <w:rPrChange w:id="1097" w:author="Wolfgang J. Toechterle" w:date="2013-06-22T10:32:00Z">
            <w:rPr>
              <w:lang w:val="en-US"/>
            </w:rPr>
          </w:rPrChange>
        </w:rPr>
        <w:t xml:space="preserve"> </w:t>
      </w:r>
      <w:del w:id="1098" w:author="Kinder" w:date="2013-06-29T12:07:00Z">
        <w:r w:rsidR="00E4223D" w:rsidRPr="00EA5133" w:rsidDel="00C27E59">
          <w:rPr>
            <w:rPrChange w:id="1099" w:author="Wolfgang J. Toechterle" w:date="2013-06-22T10:32:00Z">
              <w:rPr>
                <w:lang w:val="en-US"/>
              </w:rPr>
            </w:rPrChange>
          </w:rPr>
          <w:delText xml:space="preserve">in </w:delText>
        </w:r>
      </w:del>
      <w:r w:rsidR="00E4223D" w:rsidRPr="00EA5133">
        <w:rPr>
          <w:rPrChange w:id="1100" w:author="Wolfgang J. Toechterle" w:date="2013-06-22T10:32:00Z">
            <w:rPr>
              <w:lang w:val="en-US"/>
            </w:rPr>
          </w:rPrChange>
        </w:rPr>
        <w:t>German Version</w:t>
      </w:r>
      <w:r w:rsidR="00C52EAA" w:rsidRPr="00EA5133">
        <w:rPr>
          <w:rPrChange w:id="1101" w:author="Wolfgang J. Toechterle" w:date="2013-06-22T10:32:00Z">
            <w:rPr>
              <w:lang w:val="en-US"/>
            </w:rPr>
          </w:rPrChange>
        </w:rPr>
        <w:t xml:space="preserve"> </w:t>
      </w:r>
      <w:ins w:id="1102" w:author="Kinder" w:date="2013-06-29T12:07:00Z">
        <w:r w:rsidR="00C27E59">
          <w:t>with</w:t>
        </w:r>
      </w:ins>
      <w:del w:id="1103" w:author="Kinder" w:date="2013-06-29T12:07:00Z">
        <w:r w:rsidR="00F40D39" w:rsidRPr="00EA5133" w:rsidDel="00C27E59">
          <w:rPr>
            <w:rPrChange w:id="1104" w:author="Wolfgang J. Toechterle" w:date="2013-06-22T10:32:00Z">
              <w:rPr>
                <w:lang w:val="en-US"/>
              </w:rPr>
            </w:rPrChange>
          </w:rPr>
          <w:delText>+</w:delText>
        </w:r>
      </w:del>
      <w:r w:rsidR="00F40D39" w:rsidRPr="00EA5133">
        <w:rPr>
          <w:rPrChange w:id="1105" w:author="Wolfgang J. Toechterle" w:date="2013-06-22T10:32:00Z">
            <w:rPr>
              <w:lang w:val="en-US"/>
            </w:rPr>
          </w:rPrChange>
        </w:rPr>
        <w:t xml:space="preserve"> spot Varnish</w:t>
      </w:r>
    </w:p>
    <w:p w14:paraId="09F0D324" w14:textId="3DD87EC3" w:rsidR="00F40D39" w:rsidRPr="00EA5133" w:rsidRDefault="00F40D39" w:rsidP="00F40D39">
      <w:del w:id="1106" w:author="Kinder" w:date="2013-06-29T12:09:00Z">
        <w:r w:rsidRPr="00EA5133" w:rsidDel="00C27E59">
          <w:delText>Varnish</w:delText>
        </w:r>
      </w:del>
      <w:del w:id="1107" w:author="Kinder" w:date="2013-06-29T12:11:00Z">
        <w:r w:rsidRPr="00EA5133" w:rsidDel="00C27E59">
          <w:delText>:</w:delText>
        </w:r>
      </w:del>
      <w:ins w:id="1108" w:author="Kinder" w:date="2013-06-29T12:11:00Z">
        <w:r w:rsidR="00C27E59">
          <w:t xml:space="preserve">The indication of the varnish </w:t>
        </w:r>
      </w:ins>
      <w:del w:id="1109" w:author="Kinder" w:date="2013-06-29T12:11:00Z">
        <w:r w:rsidRPr="00EA5133" w:rsidDel="00C27E59">
          <w:delText xml:space="preserve"> </w:delText>
        </w:r>
      </w:del>
      <w:ins w:id="1110" w:author="Kinder" w:date="2013-06-29T12:11:00Z">
        <w:r w:rsidR="00C27E59">
          <w:t>m</w:t>
        </w:r>
      </w:ins>
      <w:del w:id="1111" w:author="Kinder" w:date="2013-06-29T12:11:00Z">
        <w:r w:rsidRPr="00EA5133" w:rsidDel="00C27E59">
          <w:delText>M</w:delText>
        </w:r>
      </w:del>
      <w:r w:rsidRPr="00EA5133">
        <w:t xml:space="preserve">ust be named </w:t>
      </w:r>
      <w:ins w:id="1112" w:author="Kinder" w:date="2013-06-29T12:09:00Z">
        <w:r w:rsidR="00C27E59">
          <w:t xml:space="preserve">as </w:t>
        </w:r>
      </w:ins>
      <w:r w:rsidRPr="00EA5133">
        <w:t>“Varnish”,</w:t>
      </w:r>
      <w:del w:id="1113" w:author="Kinder" w:date="2013-06-29T12:11:00Z">
        <w:r w:rsidRPr="00EA5133" w:rsidDel="00C27E59">
          <w:delText xml:space="preserve"> must be created</w:delText>
        </w:r>
      </w:del>
      <w:r w:rsidRPr="00EA5133">
        <w:t xml:space="preserve"> as a spot colour and it must be 100% black</w:t>
      </w:r>
    </w:p>
    <w:p w14:paraId="74841399" w14:textId="77777777" w:rsidR="00F40D39" w:rsidRPr="00EA5133" w:rsidRDefault="00F40D39" w:rsidP="00B45946">
      <w:pPr>
        <w:rPr>
          <w:rPrChange w:id="1114" w:author="Wolfgang J. Toechterle" w:date="2013-06-22T10:32:00Z">
            <w:rPr>
              <w:lang w:val="en-US"/>
            </w:rPr>
          </w:rPrChange>
        </w:rPr>
      </w:pPr>
    </w:p>
    <w:p w14:paraId="471A8C15" w14:textId="1F09B95A" w:rsidR="00C52EAA" w:rsidRPr="00EA5133" w:rsidRDefault="00B45946" w:rsidP="00B45946">
      <w:pPr>
        <w:rPr>
          <w:rPrChange w:id="1115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1116" w:author="Wolfgang J. Toechterle" w:date="2013-06-22T10:32:00Z">
            <w:rPr>
              <w:lang w:val="en-US"/>
            </w:rPr>
          </w:rPrChange>
        </w:rPr>
        <w:t>Font: no specification</w:t>
      </w:r>
    </w:p>
    <w:p w14:paraId="607CEDC0" w14:textId="09ADA2B1" w:rsidR="00C52EAA" w:rsidRPr="00EA5133" w:rsidRDefault="00C52EAA" w:rsidP="00B45946">
      <w:pPr>
        <w:rPr>
          <w:rPrChange w:id="1117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1118" w:author="Wolfgang J. Toechterle" w:date="2013-06-22T10:32:00Z">
            <w:rPr>
              <w:lang w:val="en-US"/>
            </w:rPr>
          </w:rPrChange>
        </w:rPr>
        <w:t>Image</w:t>
      </w:r>
      <w:r w:rsidR="00041F11" w:rsidRPr="00EA5133">
        <w:rPr>
          <w:rPrChange w:id="1119" w:author="Wolfgang J. Toechterle" w:date="2013-06-22T10:32:00Z">
            <w:rPr>
              <w:lang w:val="en-US"/>
            </w:rPr>
          </w:rPrChange>
        </w:rPr>
        <w:t>s</w:t>
      </w:r>
      <w:r w:rsidRPr="00EA5133">
        <w:t xml:space="preserve">: </w:t>
      </w:r>
      <w:ins w:id="1120" w:author="Kinder" w:date="2013-06-29T12:13:00Z">
        <w:r w:rsidR="00C27E59">
          <w:t>Minimum 2 images must be used</w:t>
        </w:r>
      </w:ins>
      <w:ins w:id="1121" w:author="Wolfgang J. Toechterle" w:date="2013-05-20T21:30:00Z">
        <w:del w:id="1122" w:author="Kinder" w:date="2013-06-29T12:13:00Z">
          <w:r w:rsidR="00B82E92" w:rsidRPr="00EA5133" w:rsidDel="00C27E59">
            <w:delText>At least two of the at</w:delText>
          </w:r>
          <w:r w:rsidR="00EA5133" w:rsidDel="00C27E59">
            <w:delText xml:space="preserve">tached images must be use. </w:delText>
          </w:r>
        </w:del>
      </w:ins>
      <w:ins w:id="1123" w:author="Kinder" w:date="2013-06-29T12:13:00Z">
        <w:r w:rsidR="00C27E59">
          <w:t>, y</w:t>
        </w:r>
      </w:ins>
      <w:ins w:id="1124" w:author="Wolfgang J. Toechterle" w:date="2013-05-20T21:30:00Z">
        <w:del w:id="1125" w:author="Kinder" w:date="2013-06-29T12:13:00Z">
          <w:r w:rsidR="00EA5133" w:rsidDel="00C27E59">
            <w:delText>Y</w:delText>
          </w:r>
        </w:del>
        <w:r w:rsidR="00EA5133">
          <w:t>ou are</w:t>
        </w:r>
        <w:r w:rsidR="00B82E92" w:rsidRPr="00EA5133">
          <w:t xml:space="preserve"> free to use more.</w:t>
        </w:r>
        <w:r w:rsidR="00B82E92" w:rsidRPr="00EA5133">
          <w:rPr>
            <w:rFonts w:ascii="Lucida Grande" w:hAnsi="Lucida Grande" w:cs="Lucida Grande"/>
            <w:color w:val="000000"/>
            <w:szCs w:val="20"/>
            <w:rPrChange w:id="1126" w:author="Wolfgang J. Toechterle" w:date="2013-06-22T10:32:00Z">
              <w:rPr>
                <w:rFonts w:ascii="Lucida Grande" w:hAnsi="Lucida Grande" w:cs="Lucida Grande"/>
                <w:color w:val="000000"/>
                <w:szCs w:val="20"/>
                <w:lang w:val="en-US"/>
              </w:rPr>
            </w:rPrChange>
          </w:rPr>
          <w:t xml:space="preserve"> </w:t>
        </w:r>
      </w:ins>
      <w:del w:id="1127" w:author="Wolfgang J. Toechterle" w:date="2013-05-20T21:31:00Z">
        <w:r w:rsidR="00507333" w:rsidRPr="00EA5133" w:rsidDel="00B82E92">
          <w:delText xml:space="preserve">some </w:delText>
        </w:r>
        <w:r w:rsidR="00F40D39" w:rsidRPr="00EA5133" w:rsidDel="00B82E92">
          <w:delText>Museum images</w:delText>
        </w:r>
        <w:r w:rsidR="00507333" w:rsidRPr="00EA5133" w:rsidDel="00B82E92">
          <w:delText xml:space="preserve"> must be used </w:delText>
        </w:r>
        <w:r w:rsidR="00507333" w:rsidRPr="00EA5133" w:rsidDel="00B82E92">
          <w:rPr>
            <w:b/>
            <w:rPrChange w:id="1128" w:author="Wolfgang J. Toechterle" w:date="2013-06-22T10:32:00Z">
              <w:rPr>
                <w:b/>
                <w:lang w:val="en-US"/>
              </w:rPr>
            </w:rPrChange>
          </w:rPr>
          <w:delText>(a</w:delText>
        </w:r>
        <w:r w:rsidRPr="00EA5133" w:rsidDel="00B82E92">
          <w:rPr>
            <w:b/>
            <w:rPrChange w:id="1129" w:author="Wolfgang J. Toechterle" w:date="2013-06-22T10:32:00Z">
              <w:rPr>
                <w:b/>
                <w:lang w:val="en-US"/>
              </w:rPr>
            </w:rPrChange>
          </w:rPr>
          <w:delText>t least two</w:delText>
        </w:r>
        <w:r w:rsidRPr="00EA5133" w:rsidDel="00B82E92">
          <w:rPr>
            <w:rPrChange w:id="1130" w:author="Wolfgang J. Toechterle" w:date="2013-06-22T10:32:00Z">
              <w:rPr>
                <w:lang w:val="en-US"/>
              </w:rPr>
            </w:rPrChange>
          </w:rPr>
          <w:delText xml:space="preserve"> </w:delText>
        </w:r>
        <w:r w:rsidR="00507333" w:rsidRPr="00EA5133" w:rsidDel="00B82E92">
          <w:rPr>
            <w:rPrChange w:id="1131" w:author="Wolfgang J. Toechterle" w:date="2013-06-22T10:32:00Z">
              <w:rPr>
                <w:lang w:val="en-US"/>
              </w:rPr>
            </w:rPrChange>
          </w:rPr>
          <w:delText>of the attached images)</w:delText>
        </w:r>
      </w:del>
    </w:p>
    <w:p w14:paraId="7A88CE49" w14:textId="77777777" w:rsidR="00E4223D" w:rsidRPr="00EA5133" w:rsidRDefault="00E4223D" w:rsidP="00B45946">
      <w:pPr>
        <w:rPr>
          <w:rPrChange w:id="1132" w:author="Wolfgang J. Toechterle" w:date="2013-06-22T10:32:00Z">
            <w:rPr>
              <w:lang w:val="en-US"/>
            </w:rPr>
          </w:rPrChange>
        </w:rPr>
      </w:pPr>
    </w:p>
    <w:p w14:paraId="01FCE14F" w14:textId="5D5C381D" w:rsidR="00E4223D" w:rsidRPr="00EA5133" w:rsidRDefault="00E4223D" w:rsidP="00B45946">
      <w:pPr>
        <w:rPr>
          <w:rPrChange w:id="1133" w:author="Wolfgang J. Toechterle" w:date="2013-06-22T10:32:00Z">
            <w:rPr>
              <w:lang w:val="en-US"/>
            </w:rPr>
          </w:rPrChange>
        </w:rPr>
      </w:pPr>
      <w:proofErr w:type="spellStart"/>
      <w:r w:rsidRPr="00EA5133">
        <w:rPr>
          <w:rPrChange w:id="1134" w:author="Wolfgang J. Toechterle" w:date="2013-06-22T10:32:00Z">
            <w:rPr>
              <w:lang w:val="en-US"/>
            </w:rPr>
          </w:rPrChange>
        </w:rPr>
        <w:t>Die</w:t>
      </w:r>
      <w:del w:id="1135" w:author="Kinder" w:date="2013-06-29T12:16:00Z">
        <w:r w:rsidRPr="00EA5133" w:rsidDel="00322373">
          <w:rPr>
            <w:rPrChange w:id="1136" w:author="Wolfgang J. Toechterle" w:date="2013-06-22T10:32:00Z">
              <w:rPr>
                <w:lang w:val="en-US"/>
              </w:rPr>
            </w:rPrChange>
          </w:rPr>
          <w:delText xml:space="preserve"> </w:delText>
        </w:r>
      </w:del>
      <w:r w:rsidRPr="00EA5133">
        <w:rPr>
          <w:rPrChange w:id="1137" w:author="Wolfgang J. Toechterle" w:date="2013-06-22T10:32:00Z">
            <w:rPr>
              <w:lang w:val="en-US"/>
            </w:rPr>
          </w:rPrChange>
        </w:rPr>
        <w:t>Cut</w:t>
      </w:r>
      <w:proofErr w:type="spellEnd"/>
      <w:r w:rsidRPr="00EA5133">
        <w:rPr>
          <w:rPrChange w:id="1138" w:author="Wolfgang J. Toechterle" w:date="2013-06-22T10:32:00Z">
            <w:rPr>
              <w:lang w:val="en-US"/>
            </w:rPr>
          </w:rPrChange>
        </w:rPr>
        <w:t xml:space="preserve"> </w:t>
      </w:r>
    </w:p>
    <w:p w14:paraId="6D5EC24C" w14:textId="7B7D64E3" w:rsidR="00E4223D" w:rsidRPr="00EA5133" w:rsidRDefault="00E4223D" w:rsidP="00B45946">
      <w:pPr>
        <w:rPr>
          <w:rPrChange w:id="1139" w:author="Wolfgang J. Toechterle" w:date="2013-06-22T10:32:00Z">
            <w:rPr>
              <w:lang w:val="en-US"/>
            </w:rPr>
          </w:rPrChange>
        </w:rPr>
      </w:pPr>
      <w:del w:id="1140" w:author="Kinder" w:date="2013-06-30T08:59:00Z">
        <w:r w:rsidRPr="00EA5133" w:rsidDel="00BB5003">
          <w:rPr>
            <w:rPrChange w:id="1141" w:author="Wolfgang J. Toechterle" w:date="2013-06-22T10:32:00Z">
              <w:rPr>
                <w:lang w:val="en-US"/>
              </w:rPr>
            </w:rPrChange>
          </w:rPr>
          <w:delText>The competitor</w:delText>
        </w:r>
        <w:r w:rsidR="00C52EAA" w:rsidRPr="00EA5133" w:rsidDel="00BB5003">
          <w:rPr>
            <w:rPrChange w:id="1142" w:author="Wolfgang J. Toechterle" w:date="2013-06-22T10:32:00Z">
              <w:rPr>
                <w:lang w:val="en-US"/>
              </w:rPr>
            </w:rPrChange>
          </w:rPr>
          <w:delText>s</w:delText>
        </w:r>
        <w:r w:rsidRPr="00EA5133" w:rsidDel="00BB5003">
          <w:rPr>
            <w:rPrChange w:id="1143" w:author="Wolfgang J. Toechterle" w:date="2013-06-22T10:32:00Z">
              <w:rPr>
                <w:lang w:val="en-US"/>
              </w:rPr>
            </w:rPrChange>
          </w:rPr>
          <w:delText xml:space="preserve"> ha</w:delText>
        </w:r>
        <w:r w:rsidR="00C52EAA" w:rsidRPr="00EA5133" w:rsidDel="00BB5003">
          <w:rPr>
            <w:rPrChange w:id="1144" w:author="Wolfgang J. Toechterle" w:date="2013-06-22T10:32:00Z">
              <w:rPr>
                <w:lang w:val="en-US"/>
              </w:rPr>
            </w:rPrChange>
          </w:rPr>
          <w:delText>ve</w:delText>
        </w:r>
        <w:r w:rsidRPr="00EA5133" w:rsidDel="00BB5003">
          <w:rPr>
            <w:rPrChange w:id="1145" w:author="Wolfgang J. Toechterle" w:date="2013-06-22T10:32:00Z">
              <w:rPr>
                <w:lang w:val="en-US"/>
              </w:rPr>
            </w:rPrChange>
          </w:rPr>
          <w:delText xml:space="preserve"> to</w:delText>
        </w:r>
      </w:del>
      <w:ins w:id="1146" w:author="Kinder" w:date="2013-06-30T08:59:00Z">
        <w:r w:rsidR="00BB5003">
          <w:t>You must</w:t>
        </w:r>
      </w:ins>
      <w:r w:rsidRPr="00EA5133">
        <w:rPr>
          <w:rPrChange w:id="1147" w:author="Wolfgang J. Toechterle" w:date="2013-06-22T10:32:00Z">
            <w:rPr>
              <w:lang w:val="en-US"/>
            </w:rPr>
          </w:rPrChange>
        </w:rPr>
        <w:t xml:space="preserve"> use the given Die Cut “BAG_dieC</w:t>
      </w:r>
      <w:ins w:id="1148" w:author="Kinder" w:date="2013-06-29T12:14:00Z">
        <w:r w:rsidR="00C27E59">
          <w:t>U</w:t>
        </w:r>
      </w:ins>
      <w:del w:id="1149" w:author="Kinder" w:date="2013-06-29T12:14:00Z">
        <w:r w:rsidRPr="00EA5133" w:rsidDel="00C27E59">
          <w:rPr>
            <w:rPrChange w:id="1150" w:author="Wolfgang J. Toechterle" w:date="2013-06-22T10:32:00Z">
              <w:rPr>
                <w:lang w:val="en-US"/>
              </w:rPr>
            </w:rPrChange>
          </w:rPr>
          <w:delText>A</w:delText>
        </w:r>
      </w:del>
      <w:r w:rsidRPr="00EA5133">
        <w:rPr>
          <w:rPrChange w:id="1151" w:author="Wolfgang J. Toechterle" w:date="2013-06-22T10:32:00Z">
            <w:rPr>
              <w:lang w:val="en-US"/>
            </w:rPr>
          </w:rPrChange>
        </w:rPr>
        <w:t xml:space="preserve">T.ai”. An example of the printed </w:t>
      </w:r>
      <w:r w:rsidRPr="00EA5133">
        <w:rPr>
          <w:rStyle w:val="hps"/>
          <w:rFonts w:eastAsia="Times New Roman" w:cs="Times New Roman"/>
          <w:rPrChange w:id="1152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bag</w:t>
      </w:r>
      <w:r w:rsidRPr="00EA5133">
        <w:rPr>
          <w:rFonts w:eastAsia="Times New Roman" w:cs="Times New Roman"/>
          <w:rPrChange w:id="1153" w:author="Wolfgang J. Toechterle" w:date="2013-06-22T10:32:00Z">
            <w:rPr>
              <w:rFonts w:eastAsia="Times New Roman" w:cs="Times New Roman"/>
              <w:lang w:val="en"/>
            </w:rPr>
          </w:rPrChange>
        </w:rPr>
        <w:t xml:space="preserve"> </w:t>
      </w:r>
      <w:r w:rsidRPr="00EA5133">
        <w:rPr>
          <w:rStyle w:val="hps"/>
          <w:rFonts w:eastAsia="Times New Roman" w:cs="Times New Roman"/>
          <w:rPrChange w:id="1154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will be given to</w:t>
      </w:r>
      <w:r w:rsidRPr="00EA5133">
        <w:rPr>
          <w:rFonts w:eastAsia="Times New Roman" w:cs="Times New Roman"/>
          <w:rPrChange w:id="1155" w:author="Wolfgang J. Toechterle" w:date="2013-06-22T10:32:00Z">
            <w:rPr>
              <w:rFonts w:eastAsia="Times New Roman" w:cs="Times New Roman"/>
              <w:lang w:val="en"/>
            </w:rPr>
          </w:rPrChange>
        </w:rPr>
        <w:t xml:space="preserve"> </w:t>
      </w:r>
      <w:r w:rsidR="00C52EAA" w:rsidRPr="00EA5133">
        <w:rPr>
          <w:rStyle w:val="hps"/>
          <w:rFonts w:eastAsia="Times New Roman" w:cs="Times New Roman"/>
          <w:rPrChange w:id="1156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each competitor</w:t>
      </w:r>
      <w:r w:rsidRPr="00EA5133">
        <w:rPr>
          <w:rStyle w:val="hps"/>
          <w:rFonts w:eastAsia="Times New Roman" w:cs="Times New Roman"/>
          <w:rPrChange w:id="1157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.</w:t>
      </w:r>
    </w:p>
    <w:p w14:paraId="6536EFAF" w14:textId="77777777" w:rsidR="00B45946" w:rsidRPr="00EA5133" w:rsidRDefault="00B45946" w:rsidP="00B45946"/>
    <w:p w14:paraId="5D7C6AA1" w14:textId="77777777" w:rsidR="00E4223D" w:rsidRPr="00EA5133" w:rsidRDefault="00E4223D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rPrChange w:id="1158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1159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specifications:</w:t>
      </w:r>
    </w:p>
    <w:p w14:paraId="09139D26" w14:textId="1D2D0024" w:rsidR="00E4223D" w:rsidRPr="00EA5133" w:rsidRDefault="00E4223D" w:rsidP="00E4223D">
      <w:pPr>
        <w:rPr>
          <w:rPrChange w:id="1160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1161" w:author="Wolfgang J. Toechterle" w:date="2013-06-22T10:32:00Z">
            <w:rPr>
              <w:lang w:val="en-US"/>
            </w:rPr>
          </w:rPrChange>
        </w:rPr>
        <w:t xml:space="preserve">Printing: </w:t>
      </w:r>
      <w:r w:rsidR="00C52EAA" w:rsidRPr="00EA5133">
        <w:rPr>
          <w:rPrChange w:id="1162" w:author="Wolfgang J. Toechterle" w:date="2013-06-22T10:32:00Z">
            <w:rPr>
              <w:lang w:val="en-US"/>
            </w:rPr>
          </w:rPrChange>
        </w:rPr>
        <w:t>offset</w:t>
      </w:r>
    </w:p>
    <w:p w14:paraId="50807B8B" w14:textId="7ED154DB" w:rsidR="00E4223D" w:rsidRPr="00EA5133" w:rsidRDefault="00E4223D" w:rsidP="00E4223D">
      <w:pPr>
        <w:rPr>
          <w:rPrChange w:id="1163" w:author="Wolfgang J. Toechterle" w:date="2013-06-22T10:32:00Z">
            <w:rPr>
              <w:lang w:val="en-US"/>
            </w:rPr>
          </w:rPrChange>
        </w:rPr>
      </w:pPr>
      <w:del w:id="1164" w:author="Wolfgang J. Toechterle" w:date="2013-06-22T10:34:00Z">
        <w:r w:rsidRPr="00EA5133" w:rsidDel="00EA5133">
          <w:rPr>
            <w:rPrChange w:id="1165" w:author="Wolfgang J. Toechterle" w:date="2013-06-22T10:32:00Z">
              <w:rPr>
                <w:lang w:val="en-US"/>
              </w:rPr>
            </w:rPrChange>
          </w:rPr>
          <w:delText>colo</w:delText>
        </w:r>
        <w:r w:rsidR="00C52EAA" w:rsidRPr="00EA5133" w:rsidDel="00EA5133">
          <w:rPr>
            <w:rPrChange w:id="1166" w:author="Wolfgang J. Toechterle" w:date="2013-06-22T10:32:00Z">
              <w:rPr>
                <w:lang w:val="en-US"/>
              </w:rPr>
            </w:rPrChange>
          </w:rPr>
          <w:delText>r</w:delText>
        </w:r>
      </w:del>
      <w:ins w:id="1167" w:author="Wolfgang J. Toechterle" w:date="2013-06-22T11:52:00Z">
        <w:r w:rsidR="00510F1B">
          <w:t>Colour</w:t>
        </w:r>
      </w:ins>
      <w:r w:rsidRPr="00EA5133">
        <w:rPr>
          <w:rPrChange w:id="1168" w:author="Wolfgang J. Toechterle" w:date="2013-06-22T10:32:00Z">
            <w:rPr>
              <w:lang w:val="en-US"/>
            </w:rPr>
          </w:rPrChange>
        </w:rPr>
        <w:t xml:space="preserve">: </w:t>
      </w:r>
      <w:r w:rsidR="00F40D39" w:rsidRPr="00EA5133">
        <w:t>CMYK + spot varnish</w:t>
      </w:r>
    </w:p>
    <w:p w14:paraId="6C105AEF" w14:textId="14946196" w:rsidR="00E4223D" w:rsidRPr="00EA5133" w:rsidRDefault="00E4223D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169" w:author="Wolfgang J. Toechterle" w:date="2013-06-08T18:51:00Z"/>
          <w:rFonts w:cs="Arial"/>
          <w:szCs w:val="20"/>
          <w:rPrChange w:id="1170" w:author="Wolfgang J. Toechterle" w:date="2013-06-22T10:32:00Z">
            <w:rPr>
              <w:ins w:id="1171" w:author="Wolfgang J. Toechterle" w:date="2013-06-08T18:51:00Z"/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172" w:author="Wolfgang J. Toechterle" w:date="2013-06-22T10:32:00Z">
            <w:rPr>
              <w:rFonts w:cs="Arial"/>
              <w:szCs w:val="20"/>
              <w:lang w:val="en-US"/>
            </w:rPr>
          </w:rPrChange>
        </w:rPr>
        <w:t>Bleed: 3 mm</w:t>
      </w:r>
      <w:ins w:id="1173" w:author="Wolfgang J. Toechterle" w:date="2013-06-08T18:44:00Z">
        <w:del w:id="1174" w:author="Kinder" w:date="2013-06-30T09:00:00Z">
          <w:r w:rsidR="00B26476" w:rsidRPr="00EA5133" w:rsidDel="00BB5003">
            <w:rPr>
              <w:rFonts w:cs="Arial"/>
              <w:szCs w:val="20"/>
              <w:rPrChange w:id="1175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 xml:space="preserve"> (DieCut)</w:delText>
          </w:r>
        </w:del>
      </w:ins>
    </w:p>
    <w:p w14:paraId="1831A71A" w14:textId="28B23387" w:rsidR="003371B5" w:rsidRPr="00EA5133" w:rsidRDefault="003371B5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176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ins w:id="1177" w:author="Wolfgang J. Toechterle" w:date="2013-06-08T18:51:00Z">
        <w:r w:rsidRPr="00EA5133">
          <w:rPr>
            <w:rFonts w:cs="Arial"/>
            <w:szCs w:val="20"/>
            <w:rPrChange w:id="117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Trapping: 0.5 points</w:t>
        </w:r>
      </w:ins>
    </w:p>
    <w:p w14:paraId="4A7D820D" w14:textId="3C691656" w:rsidR="00E4223D" w:rsidRPr="00EA5133" w:rsidRDefault="00E4223D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179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180" w:author="Wolfgang J. Toechterle" w:date="2013-06-22T10:32:00Z">
            <w:rPr>
              <w:rFonts w:cs="Arial"/>
              <w:szCs w:val="20"/>
              <w:lang w:val="en-US"/>
            </w:rPr>
          </w:rPrChange>
        </w:rPr>
        <w:t>ICC profile</w:t>
      </w:r>
      <w:r w:rsidR="00F40D39" w:rsidRPr="00EA5133">
        <w:rPr>
          <w:rFonts w:cs="Arial"/>
          <w:szCs w:val="20"/>
          <w:rPrChange w:id="1181" w:author="Wolfgang J. Toechterle" w:date="2013-06-22T10:32:00Z">
            <w:rPr>
              <w:rFonts w:cs="Arial"/>
              <w:szCs w:val="20"/>
              <w:lang w:val="en-US"/>
            </w:rPr>
          </w:rPrChange>
        </w:rPr>
        <w:t>s</w:t>
      </w:r>
      <w:r w:rsidRPr="00EA5133">
        <w:rPr>
          <w:rFonts w:cs="Arial"/>
          <w:szCs w:val="20"/>
          <w:rPrChange w:id="118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: </w:t>
      </w:r>
      <w:ins w:id="1183" w:author="Wolfgang J. Toechterle" w:date="2013-05-20T21:03:00Z">
        <w:r w:rsidR="001C00CF" w:rsidRPr="00EA5133">
          <w:rPr>
            <w:rFonts w:cs="Arial"/>
            <w:szCs w:val="20"/>
            <w:rPrChange w:id="118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ISOcoated_v2_300_eci.icc</w:t>
        </w:r>
      </w:ins>
      <w:del w:id="1185" w:author="Wolfgang J. Toechterle" w:date="2013-05-20T21:03:00Z">
        <w:r w:rsidR="002634A2" w:rsidRPr="00EA5133" w:rsidDel="001C00CF">
          <w:rPr>
            <w:rFonts w:cs="Arial"/>
            <w:szCs w:val="20"/>
            <w:rPrChange w:id="118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ISOcoated_v2_300_eci.icc</w:delText>
        </w:r>
      </w:del>
    </w:p>
    <w:p w14:paraId="4BF3170C" w14:textId="151244AA" w:rsidR="00E4223D" w:rsidRPr="00EA5133" w:rsidDel="00142C5A" w:rsidRDefault="00E4223D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del w:id="1187" w:author="Wolfgang J. Toechterle" w:date="2013-05-31T18:06:00Z"/>
          <w:rFonts w:cs="Arial"/>
          <w:szCs w:val="20"/>
          <w:rPrChange w:id="1188" w:author="Wolfgang J. Toechterle" w:date="2013-06-22T10:32:00Z">
            <w:rPr>
              <w:del w:id="1189" w:author="Wolfgang J. Toechterle" w:date="2013-05-31T18:06:00Z"/>
              <w:rFonts w:cs="Arial"/>
              <w:szCs w:val="20"/>
              <w:lang w:val="en-US"/>
            </w:rPr>
          </w:rPrChange>
        </w:rPr>
      </w:pPr>
      <w:del w:id="1190" w:author="Wolfgang J. Toechterle" w:date="2013-05-31T18:06:00Z">
        <w:r w:rsidRPr="00EA5133" w:rsidDel="00142C5A">
          <w:rPr>
            <w:rFonts w:cs="Arial"/>
            <w:szCs w:val="20"/>
            <w:rPrChange w:id="119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Trapping: 0.5 points</w:delText>
        </w:r>
      </w:del>
    </w:p>
    <w:p w14:paraId="47C7F788" w14:textId="2F04D1FC" w:rsidR="00E4223D" w:rsidRPr="00EA5133" w:rsidRDefault="00E4223D" w:rsidP="00E4223D">
      <w:pPr>
        <w:rPr>
          <w:rPrChange w:id="1192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1193" w:author="Wolfgang J. Toechterle" w:date="2013-06-22T10:32:00Z">
            <w:rPr>
              <w:lang w:val="en-US"/>
            </w:rPr>
          </w:rPrChange>
        </w:rPr>
        <w:t xml:space="preserve">Trim size: </w:t>
      </w:r>
      <w:r w:rsidR="00A41992" w:rsidRPr="00EA5133">
        <w:rPr>
          <w:rPrChange w:id="1194" w:author="Wolfgang J. Toechterle" w:date="2013-06-22T10:32:00Z">
            <w:rPr>
              <w:lang w:val="en-US"/>
            </w:rPr>
          </w:rPrChange>
        </w:rPr>
        <w:t xml:space="preserve">design on the given Die Cut. </w:t>
      </w:r>
    </w:p>
    <w:p w14:paraId="476424A0" w14:textId="0DB20058" w:rsidR="00F40D39" w:rsidRPr="00EA5133" w:rsidRDefault="00F40D39" w:rsidP="00F40D39">
      <w:r w:rsidRPr="00EA5133">
        <w:t xml:space="preserve">Greyscale and colour image resolution: </w:t>
      </w:r>
      <w:del w:id="1195" w:author="Kinder" w:date="2013-06-30T09:00:00Z">
        <w:r w:rsidRPr="00EA5133" w:rsidDel="00BB5003">
          <w:delText xml:space="preserve">from </w:delText>
        </w:r>
      </w:del>
      <w:r w:rsidRPr="00EA5133">
        <w:t xml:space="preserve">262 to 350 PPI </w:t>
      </w:r>
      <w:del w:id="1196" w:author="Kinder" w:date="2013-06-30T09:00:00Z">
        <w:r w:rsidRPr="00EA5133" w:rsidDel="00BB5003">
          <w:delText xml:space="preserve">in </w:delText>
        </w:r>
      </w:del>
      <w:ins w:id="1197" w:author="Kinder" w:date="2013-06-30T09:00:00Z">
        <w:r w:rsidR="00BB5003">
          <w:t>at</w:t>
        </w:r>
        <w:r w:rsidR="00BB5003" w:rsidRPr="00EA5133">
          <w:t xml:space="preserve"> </w:t>
        </w:r>
      </w:ins>
      <w:r w:rsidRPr="00EA5133">
        <w:t xml:space="preserve">100% </w:t>
      </w:r>
      <w:ins w:id="1198" w:author="Kinder" w:date="2013-06-29T13:54:00Z">
        <w:r w:rsidR="0003499E">
          <w:t>in the design (Layout)</w:t>
        </w:r>
      </w:ins>
      <w:del w:id="1199" w:author="Kinder" w:date="2013-06-29T13:53:00Z">
        <w:r w:rsidRPr="00EA5133" w:rsidDel="0003499E">
          <w:delText xml:space="preserve">in InDesign </w:delText>
        </w:r>
      </w:del>
    </w:p>
    <w:p w14:paraId="1143E2D0" w14:textId="00C3F2BC" w:rsidR="00F40D39" w:rsidRPr="00EA5133" w:rsidRDefault="00F40D39" w:rsidP="00E4223D">
      <w:r w:rsidRPr="00EA5133">
        <w:t>Bitmap image</w:t>
      </w:r>
      <w:del w:id="1200" w:author="Kinder" w:date="2013-06-30T09:00:00Z">
        <w:r w:rsidRPr="00EA5133" w:rsidDel="00BB5003">
          <w:delText>s</w:delText>
        </w:r>
      </w:del>
      <w:r w:rsidRPr="00EA5133">
        <w:t xml:space="preserve"> resolution: </w:t>
      </w:r>
      <w:del w:id="1201" w:author="Kinder" w:date="2013-06-30T09:00:00Z">
        <w:r w:rsidRPr="00EA5133" w:rsidDel="00BB5003">
          <w:delText xml:space="preserve">from </w:delText>
        </w:r>
      </w:del>
      <w:r w:rsidRPr="00EA5133">
        <w:t>800 to 1200 PPI</w:t>
      </w:r>
      <w:ins w:id="1202" w:author="Wolfgang J. Toechterle" w:date="2013-06-07T18:42:00Z">
        <w:r w:rsidR="00E22E28" w:rsidRPr="00EA5133">
          <w:t xml:space="preserve"> </w:t>
        </w:r>
      </w:ins>
      <w:ins w:id="1203" w:author="Kinder" w:date="2013-06-30T09:00:00Z">
        <w:r w:rsidR="00BB5003">
          <w:t>at</w:t>
        </w:r>
      </w:ins>
      <w:ins w:id="1204" w:author="Wolfgang J. Toechterle" w:date="2013-06-07T18:42:00Z">
        <w:del w:id="1205" w:author="Kinder" w:date="2013-06-30T09:00:00Z">
          <w:r w:rsidR="00E22E28" w:rsidRPr="00EA5133" w:rsidDel="00BB5003">
            <w:delText>in</w:delText>
          </w:r>
        </w:del>
        <w:r w:rsidR="00E22E28" w:rsidRPr="00EA5133">
          <w:t xml:space="preserve"> 100% </w:t>
        </w:r>
        <w:del w:id="1206" w:author="Kinder" w:date="2013-06-29T13:55:00Z">
          <w:r w:rsidR="00E22E28" w:rsidRPr="00EA5133" w:rsidDel="0003499E">
            <w:delText>in InDesign</w:delText>
          </w:r>
        </w:del>
      </w:ins>
      <w:ins w:id="1207" w:author="Kinder" w:date="2013-06-29T13:54:00Z">
        <w:r w:rsidR="0003499E">
          <w:t xml:space="preserve">in the design </w:t>
        </w:r>
      </w:ins>
      <w:ins w:id="1208" w:author="Kinder" w:date="2013-06-29T13:55:00Z">
        <w:r w:rsidR="0003499E">
          <w:t>(Layout)</w:t>
        </w:r>
      </w:ins>
    </w:p>
    <w:p w14:paraId="1E6F521A" w14:textId="77777777" w:rsidR="00A53673" w:rsidRPr="00EA5133" w:rsidRDefault="00A53673" w:rsidP="00E4223D"/>
    <w:p w14:paraId="2FAD810B" w14:textId="77777777" w:rsidR="00A53673" w:rsidRPr="00EA5133" w:rsidRDefault="00A53673" w:rsidP="00E4223D"/>
    <w:p w14:paraId="6F20BA37" w14:textId="07C7FE31" w:rsidR="00041F11" w:rsidRPr="00EA5133" w:rsidRDefault="00A53673" w:rsidP="00A53673">
      <w:pPr>
        <w:pStyle w:val="Heading3AA"/>
      </w:pPr>
      <w:r w:rsidRPr="00EA5133">
        <w:t>You must deliver</w:t>
      </w:r>
    </w:p>
    <w:p w14:paraId="6ADE0004" w14:textId="7C207DDB" w:rsidR="00C93998" w:rsidRPr="00EA5133" w:rsidRDefault="00C93998" w:rsidP="00C9399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1209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21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final composite </w:t>
      </w:r>
      <w:ins w:id="1211" w:author="Wolfgang J. Toechterle" w:date="2013-05-20T21:02:00Z">
        <w:r w:rsidR="001C00CF" w:rsidRPr="00EA5133">
          <w:rPr>
            <w:rFonts w:cs="Arial"/>
            <w:szCs w:val="20"/>
            <w:rPrChange w:id="121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PDF/X-3</w:t>
        </w:r>
        <w:proofErr w:type="gramStart"/>
        <w:r w:rsidR="001C00CF" w:rsidRPr="00EA5133">
          <w:rPr>
            <w:rFonts w:cs="Arial"/>
            <w:szCs w:val="20"/>
            <w:rPrChange w:id="121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:2002</w:t>
        </w:r>
        <w:proofErr w:type="gramEnd"/>
        <w:r w:rsidR="001C00CF" w:rsidRPr="00EA5133">
          <w:rPr>
            <w:rFonts w:cs="Arial"/>
            <w:szCs w:val="20"/>
            <w:rPrChange w:id="121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</w:t>
        </w:r>
      </w:ins>
      <w:del w:id="1215" w:author="Wolfgang J. Toechterle" w:date="2013-05-20T21:02:00Z">
        <w:r w:rsidRPr="00EA5133" w:rsidDel="001C00CF">
          <w:rPr>
            <w:rFonts w:cs="Arial"/>
            <w:szCs w:val="20"/>
            <w:rPrChange w:id="121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PDF/X-1a:2001 </w:delText>
        </w:r>
      </w:del>
      <w:r w:rsidRPr="00EA5133">
        <w:rPr>
          <w:rFonts w:cs="Arial"/>
          <w:szCs w:val="20"/>
          <w:rPrChange w:id="121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file (including bleed, die cut and specified output profile, </w:t>
      </w:r>
      <w:r w:rsidRPr="00EA5133">
        <w:t>colour bars for CMYK + varnish at 100% black</w:t>
      </w:r>
      <w:r w:rsidRPr="00EA5133">
        <w:rPr>
          <w:rFonts w:cs="Arial"/>
          <w:szCs w:val="20"/>
          <w:rPrChange w:id="1218" w:author="Wolfgang J. Toechterle" w:date="2013-06-22T10:32:00Z">
            <w:rPr>
              <w:rFonts w:cs="Arial"/>
              <w:szCs w:val="20"/>
              <w:lang w:val="en-US"/>
            </w:rPr>
          </w:rPrChange>
        </w:rPr>
        <w:t>)</w:t>
      </w:r>
    </w:p>
    <w:p w14:paraId="40DB820F" w14:textId="7DB88D50" w:rsidR="00C93998" w:rsidRPr="00EA5133" w:rsidRDefault="00A53673" w:rsidP="00C9399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1219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220" w:author="Wolfgang J. Toechterle" w:date="2013-06-22T10:32:00Z">
            <w:rPr>
              <w:rFonts w:cs="Arial"/>
              <w:szCs w:val="20"/>
              <w:lang w:val="en-US"/>
            </w:rPr>
          </w:rPrChange>
        </w:rPr>
        <w:t>1</w:t>
      </w:r>
      <w:r w:rsidR="00C93998" w:rsidRPr="00EA5133">
        <w:rPr>
          <w:rFonts w:cs="Arial"/>
          <w:szCs w:val="20"/>
          <w:rPrChange w:id="122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printout of your composition </w:t>
      </w:r>
      <w:ins w:id="1222" w:author="Kinder" w:date="2013-06-30T09:01:00Z">
        <w:r w:rsidR="00BB5003">
          <w:rPr>
            <w:rFonts w:cs="Arial"/>
            <w:szCs w:val="20"/>
          </w:rPr>
          <w:t xml:space="preserve">to </w:t>
        </w:r>
      </w:ins>
      <w:r w:rsidRPr="00EA5133">
        <w:rPr>
          <w:rFonts w:cs="Arial"/>
          <w:szCs w:val="20"/>
          <w:rPrChange w:id="122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fit </w:t>
      </w:r>
      <w:ins w:id="1224" w:author="Kinder" w:date="2013-06-30T09:00:00Z">
        <w:r w:rsidR="00BB5003">
          <w:rPr>
            <w:rFonts w:cs="Arial"/>
            <w:szCs w:val="20"/>
          </w:rPr>
          <w:t>on</w:t>
        </w:r>
      </w:ins>
      <w:del w:id="1225" w:author="Kinder" w:date="2013-06-30T09:00:00Z">
        <w:r w:rsidRPr="00EA5133" w:rsidDel="00BB5003">
          <w:rPr>
            <w:rFonts w:cs="Arial"/>
            <w:szCs w:val="20"/>
            <w:rPrChange w:id="122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to</w:delText>
        </w:r>
      </w:del>
      <w:r w:rsidRPr="00EA5133">
        <w:rPr>
          <w:rFonts w:cs="Arial"/>
          <w:szCs w:val="20"/>
          <w:rPrChange w:id="122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A3</w:t>
      </w:r>
      <w:ins w:id="1228" w:author="Kinder" w:date="2013-06-29T12:30:00Z">
        <w:r w:rsidR="00E95EBC">
          <w:t xml:space="preserve"> with the</w:t>
        </w:r>
      </w:ins>
      <w:del w:id="1229" w:author="Kinder" w:date="2013-06-29T12:30:00Z">
        <w:r w:rsidR="00C93998" w:rsidRPr="00EA5133" w:rsidDel="00E95EBC">
          <w:rPr>
            <w:rFonts w:cs="Arial"/>
            <w:szCs w:val="20"/>
            <w:rPrChange w:id="123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.</w:delText>
        </w:r>
        <w:r w:rsidR="00052CBB" w:rsidRPr="00EA5133" w:rsidDel="00E95EBC">
          <w:rPr>
            <w:rFonts w:cs="Arial"/>
            <w:szCs w:val="20"/>
            <w:rPrChange w:id="123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  <w:r w:rsidR="00052CBB" w:rsidRPr="00EA5133" w:rsidDel="00E95EBC">
          <w:delText>The</w:delText>
        </w:r>
      </w:del>
      <w:r w:rsidR="00052CBB" w:rsidRPr="00EA5133">
        <w:t xml:space="preserve"> varnish </w:t>
      </w:r>
      <w:del w:id="1232" w:author="Kinder" w:date="2013-06-29T12:30:00Z">
        <w:r w:rsidR="00052CBB" w:rsidRPr="00EA5133" w:rsidDel="00E95EBC">
          <w:delText xml:space="preserve">must be printed </w:delText>
        </w:r>
      </w:del>
      <w:r w:rsidR="00052CBB" w:rsidRPr="00EA5133">
        <w:t xml:space="preserve">on top of the design </w:t>
      </w:r>
      <w:ins w:id="1233" w:author="Kinder" w:date="2013-06-29T12:31:00Z">
        <w:r w:rsidR="00BB5003">
          <w:t>(the varnish area needs</w:t>
        </w:r>
        <w:r w:rsidR="00E95EBC">
          <w:t xml:space="preserve"> to be </w:t>
        </w:r>
      </w:ins>
      <w:del w:id="1234" w:author="Kinder" w:date="2013-06-29T12:31:00Z">
        <w:r w:rsidR="00052CBB" w:rsidRPr="00EA5133" w:rsidDel="00E95EBC">
          <w:delText xml:space="preserve">at </w:delText>
        </w:r>
      </w:del>
      <w:r w:rsidR="00052CBB" w:rsidRPr="00EA5133">
        <w:t>20% transparency</w:t>
      </w:r>
      <w:ins w:id="1235" w:author="Kinder" w:date="2013-06-29T12:31:00Z">
        <w:r w:rsidR="00E95EBC">
          <w:t>)</w:t>
        </w:r>
      </w:ins>
    </w:p>
    <w:p w14:paraId="0F0F2096" w14:textId="6D58AB82" w:rsidR="00052CBB" w:rsidRPr="00EA5133" w:rsidRDefault="00052CBB" w:rsidP="00C9399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1236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23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printout of your composition </w:t>
      </w:r>
      <w:ins w:id="1238" w:author="Kinder" w:date="2013-06-30T09:01:00Z">
        <w:r w:rsidR="00BB5003">
          <w:rPr>
            <w:rFonts w:cs="Arial"/>
            <w:szCs w:val="20"/>
          </w:rPr>
          <w:t xml:space="preserve">to </w:t>
        </w:r>
      </w:ins>
      <w:r w:rsidRPr="00EA5133">
        <w:rPr>
          <w:rFonts w:cs="Arial"/>
          <w:szCs w:val="20"/>
          <w:rPrChange w:id="123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fit </w:t>
      </w:r>
      <w:ins w:id="1240" w:author="Kinder" w:date="2013-06-30T09:01:00Z">
        <w:r w:rsidR="00BB5003">
          <w:rPr>
            <w:rFonts w:cs="Arial"/>
            <w:szCs w:val="20"/>
          </w:rPr>
          <w:t>on</w:t>
        </w:r>
      </w:ins>
      <w:del w:id="1241" w:author="Kinder" w:date="2013-06-30T09:01:00Z">
        <w:r w:rsidRPr="00EA5133" w:rsidDel="00BB5003">
          <w:rPr>
            <w:rFonts w:cs="Arial"/>
            <w:szCs w:val="20"/>
            <w:rPrChange w:id="124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to</w:delText>
        </w:r>
      </w:del>
      <w:r w:rsidRPr="00EA5133">
        <w:rPr>
          <w:rFonts w:cs="Arial"/>
          <w:szCs w:val="20"/>
          <w:rPrChange w:id="124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A3 and mounted on one board for presentation </w:t>
      </w:r>
      <w:r w:rsidRPr="00EA5133">
        <w:t>without the varnish.</w:t>
      </w:r>
    </w:p>
    <w:p w14:paraId="44718162" w14:textId="6A3991A5" w:rsidR="00041F11" w:rsidRPr="00EA5133" w:rsidRDefault="00A53673" w:rsidP="00052CBB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1244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245" w:author="Wolfgang J. Toechterle" w:date="2013-06-22T10:32:00Z">
            <w:rPr>
              <w:rFonts w:cs="Arial"/>
              <w:szCs w:val="20"/>
              <w:lang w:val="en-US"/>
            </w:rPr>
          </w:rPrChange>
        </w:rPr>
        <w:t>1</w:t>
      </w:r>
      <w:r w:rsidR="00C93998" w:rsidRPr="00EA5133">
        <w:rPr>
          <w:rFonts w:cs="Arial"/>
          <w:szCs w:val="20"/>
          <w:rPrChange w:id="124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final folder for archiving and printing (including PDF, native files, fonts,</w:t>
      </w:r>
      <w:r w:rsidRPr="00EA5133">
        <w:t xml:space="preserve"> linked images, ICC profile</w:t>
      </w:r>
      <w:r w:rsidR="00C93998" w:rsidRPr="00EA5133">
        <w:rPr>
          <w:rFonts w:cs="Arial"/>
          <w:szCs w:val="20"/>
          <w:rPrChange w:id="1247" w:author="Wolfgang J. Toechterle" w:date="2013-06-22T10:32:00Z">
            <w:rPr>
              <w:rFonts w:cs="Arial"/>
              <w:szCs w:val="20"/>
              <w:lang w:val="en-US"/>
            </w:rPr>
          </w:rPrChange>
        </w:rPr>
        <w:t>)</w:t>
      </w:r>
      <w:r w:rsidR="00041F11" w:rsidRPr="00EA5133">
        <w:br w:type="page"/>
      </w:r>
    </w:p>
    <w:p w14:paraId="1405034A" w14:textId="5594B1B0" w:rsidR="00CE6B36" w:rsidRPr="00EA5133" w:rsidRDefault="00CE6B36" w:rsidP="00CE6B36">
      <w:pPr>
        <w:pStyle w:val="Heading1"/>
      </w:pPr>
      <w:r w:rsidRPr="00EA5133">
        <w:t>Instructions to the competitor</w:t>
      </w:r>
    </w:p>
    <w:p w14:paraId="0F5018D7" w14:textId="77777777" w:rsidR="00E90506" w:rsidRPr="00EA5133" w:rsidRDefault="00E90506" w:rsidP="00E905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rPrChange w:id="1248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1249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About image marking for all tasks:</w:t>
      </w:r>
    </w:p>
    <w:p w14:paraId="0ED5B172" w14:textId="3FB15610" w:rsidR="00E90506" w:rsidRPr="00EA5133" w:rsidRDefault="00E90506" w:rsidP="00E905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250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25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The final resolution, </w:t>
      </w:r>
      <w:del w:id="1252" w:author="Wolfgang J. Toechterle" w:date="2013-06-22T11:52:00Z">
        <w:r w:rsidRPr="00EA5133" w:rsidDel="00510F1B">
          <w:rPr>
            <w:rFonts w:cs="Arial"/>
            <w:szCs w:val="20"/>
            <w:rPrChange w:id="125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</w:delText>
        </w:r>
      </w:del>
      <w:del w:id="1254" w:author="Wolfgang J. Toechterle" w:date="2013-06-08T19:13:00Z">
        <w:r w:rsidRPr="00EA5133" w:rsidDel="00CD0E39">
          <w:rPr>
            <w:rFonts w:cs="Arial"/>
            <w:szCs w:val="20"/>
            <w:rPrChange w:id="125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u</w:delText>
        </w:r>
      </w:del>
      <w:del w:id="1256" w:author="Wolfgang J. Toechterle" w:date="2013-06-22T11:52:00Z">
        <w:r w:rsidRPr="00EA5133" w:rsidDel="00510F1B">
          <w:rPr>
            <w:rFonts w:cs="Arial"/>
            <w:szCs w:val="20"/>
            <w:rPrChange w:id="125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r</w:delText>
        </w:r>
      </w:del>
      <w:ins w:id="1258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Pr="00EA5133">
        <w:rPr>
          <w:rFonts w:cs="Arial"/>
          <w:szCs w:val="20"/>
          <w:rPrChange w:id="125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mode and file formats of your images will be evaluated in the press ready PDF files. The JPG file format is NOT ACCEPTED for images files (outside of the PDF);  only the following saving format files are acceptable: .</w:t>
      </w:r>
      <w:proofErr w:type="spellStart"/>
      <w:r w:rsidRPr="00EA5133">
        <w:rPr>
          <w:rFonts w:cs="Arial"/>
          <w:szCs w:val="20"/>
          <w:rPrChange w:id="1260" w:author="Wolfgang J. Toechterle" w:date="2013-06-22T10:32:00Z">
            <w:rPr>
              <w:rFonts w:cs="Arial"/>
              <w:szCs w:val="20"/>
              <w:lang w:val="en-US"/>
            </w:rPr>
          </w:rPrChange>
        </w:rPr>
        <w:t>tif</w:t>
      </w:r>
      <w:proofErr w:type="spellEnd"/>
      <w:r w:rsidRPr="00EA5133">
        <w:rPr>
          <w:rFonts w:cs="Arial"/>
          <w:szCs w:val="20"/>
          <w:rPrChange w:id="126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/ .</w:t>
      </w:r>
      <w:proofErr w:type="spellStart"/>
      <w:r w:rsidRPr="00EA5133">
        <w:rPr>
          <w:rFonts w:cs="Arial"/>
          <w:szCs w:val="20"/>
          <w:rPrChange w:id="1262" w:author="Wolfgang J. Toechterle" w:date="2013-06-22T10:32:00Z">
            <w:rPr>
              <w:rFonts w:cs="Arial"/>
              <w:szCs w:val="20"/>
              <w:lang w:val="en-US"/>
            </w:rPr>
          </w:rPrChange>
        </w:rPr>
        <w:t>eps</w:t>
      </w:r>
      <w:proofErr w:type="spellEnd"/>
      <w:r w:rsidRPr="00EA5133">
        <w:rPr>
          <w:rFonts w:cs="Arial"/>
          <w:szCs w:val="20"/>
          <w:rPrChange w:id="126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/ .ai / .</w:t>
      </w:r>
      <w:proofErr w:type="spellStart"/>
      <w:r w:rsidR="00124C60" w:rsidRPr="00EA5133">
        <w:rPr>
          <w:rFonts w:cs="Arial"/>
          <w:szCs w:val="20"/>
          <w:rPrChange w:id="1264" w:author="Wolfgang J. Toechterle" w:date="2013-06-22T10:32:00Z">
            <w:rPr>
              <w:rFonts w:cs="Arial"/>
              <w:szCs w:val="20"/>
              <w:lang w:val="en-US"/>
            </w:rPr>
          </w:rPrChange>
        </w:rPr>
        <w:t>png</w:t>
      </w:r>
      <w:proofErr w:type="spellEnd"/>
    </w:p>
    <w:p w14:paraId="2A7F02EC" w14:textId="77777777" w:rsidR="00E90506" w:rsidRPr="00EA5133" w:rsidRDefault="00E90506" w:rsidP="00750A78">
      <w:pPr>
        <w:widowControl w:val="0"/>
        <w:autoSpaceDE w:val="0"/>
        <w:autoSpaceDN w:val="0"/>
        <w:adjustRightInd w:val="0"/>
        <w:jc w:val="both"/>
        <w:rPr>
          <w:color w:val="0000FF"/>
        </w:rPr>
      </w:pPr>
    </w:p>
    <w:p w14:paraId="1F5BDD77" w14:textId="666FDCC6" w:rsidR="00750A78" w:rsidRPr="00EA5133" w:rsidRDefault="00750A78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1265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26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Create a folder on your Desktop called </w:t>
      </w:r>
      <w:r w:rsidR="001A2347" w:rsidRPr="00EA5133">
        <w:rPr>
          <w:rFonts w:cs="Arial"/>
          <w:szCs w:val="20"/>
          <w:rPrChange w:id="1267" w:author="Wolfgang J. Toechterle" w:date="2013-06-22T10:32:00Z">
            <w:rPr>
              <w:rFonts w:cs="Arial"/>
              <w:szCs w:val="20"/>
              <w:lang w:val="en-US"/>
            </w:rPr>
          </w:rPrChange>
        </w:rPr>
        <w:t>YY_</w:t>
      </w:r>
      <w:r w:rsidRPr="00EA5133">
        <w:rPr>
          <w:rFonts w:cs="Arial"/>
          <w:szCs w:val="20"/>
          <w:rPrChange w:id="1268" w:author="Wolfgang J. Toechterle" w:date="2013-06-22T10:32:00Z">
            <w:rPr>
              <w:rFonts w:cs="Arial"/>
              <w:szCs w:val="20"/>
              <w:lang w:val="en-US"/>
            </w:rPr>
          </w:rPrChange>
        </w:rPr>
        <w:t>MOD</w:t>
      </w:r>
      <w:ins w:id="1269" w:author="Wolfgang J. Toechterle" w:date="2013-05-31T18:07:00Z">
        <w:r w:rsidR="00142C5A" w:rsidRPr="00EA5133">
          <w:rPr>
            <w:rFonts w:cs="Arial"/>
            <w:szCs w:val="20"/>
            <w:rPrChange w:id="127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_</w:t>
        </w:r>
      </w:ins>
      <w:r w:rsidRPr="00EA5133">
        <w:rPr>
          <w:rFonts w:cs="Arial"/>
          <w:szCs w:val="20"/>
          <w:rPrChange w:id="1271" w:author="Wolfgang J. Toechterle" w:date="2013-06-22T10:32:00Z">
            <w:rPr>
              <w:rFonts w:cs="Arial"/>
              <w:szCs w:val="20"/>
              <w:lang w:val="en-US"/>
            </w:rPr>
          </w:rPrChange>
        </w:rPr>
        <w:t>X</w:t>
      </w:r>
      <w:r w:rsidR="001A2347" w:rsidRPr="00EA5133">
        <w:rPr>
          <w:rFonts w:cs="Arial"/>
          <w:szCs w:val="20"/>
          <w:rPrChange w:id="127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Pr="00EA5133">
        <w:rPr>
          <w:rFonts w:cs="Arial"/>
          <w:szCs w:val="20"/>
          <w:rPrChange w:id="127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(where YY represents the number of your workstation</w:t>
      </w:r>
      <w:r w:rsidR="00E90506" w:rsidRPr="00EA5133">
        <w:rPr>
          <w:rFonts w:cs="Arial"/>
          <w:szCs w:val="20"/>
          <w:rPrChange w:id="127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and X your </w:t>
      </w:r>
      <w:ins w:id="1275" w:author="Kinder" w:date="2013-06-29T14:50:00Z">
        <w:r w:rsidR="00E34726">
          <w:rPr>
            <w:rFonts w:cs="Arial"/>
            <w:szCs w:val="20"/>
          </w:rPr>
          <w:t xml:space="preserve">Last </w:t>
        </w:r>
      </w:ins>
      <w:del w:id="1276" w:author="Kinder" w:date="2013-06-29T14:50:00Z">
        <w:r w:rsidR="00E90506" w:rsidRPr="00EA5133" w:rsidDel="00E34726">
          <w:rPr>
            <w:rFonts w:cs="Arial"/>
            <w:szCs w:val="20"/>
            <w:rPrChange w:id="127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NAME </w:delText>
        </w:r>
      </w:del>
      <w:ins w:id="1278" w:author="Kinder" w:date="2013-06-29T14:50:00Z">
        <w:r w:rsidR="00E34726">
          <w:rPr>
            <w:rFonts w:cs="Arial"/>
            <w:szCs w:val="20"/>
          </w:rPr>
          <w:t>Name</w:t>
        </w:r>
      </w:ins>
      <w:del w:id="1279" w:author="Kinder" w:date="2013-06-29T14:50:00Z">
        <w:r w:rsidR="00E90506" w:rsidRPr="00EA5133" w:rsidDel="00E34726">
          <w:rPr>
            <w:rFonts w:cs="Arial"/>
            <w:szCs w:val="20"/>
            <w:rPrChange w:id="128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and SURNAME</w:delText>
        </w:r>
      </w:del>
      <w:r w:rsidRPr="00EA5133">
        <w:rPr>
          <w:rFonts w:cs="Arial"/>
          <w:szCs w:val="20"/>
          <w:rPrChange w:id="1281" w:author="Wolfgang J. Toechterle" w:date="2013-06-22T10:32:00Z">
            <w:rPr>
              <w:rFonts w:cs="Arial"/>
              <w:szCs w:val="20"/>
              <w:lang w:val="en-US"/>
            </w:rPr>
          </w:rPrChange>
        </w:rPr>
        <w:t>). This folder must include the following subfolders</w:t>
      </w:r>
      <w:ins w:id="1282" w:author="Wolfgang J. Toechterle" w:date="2013-06-22T11:11:00Z">
        <w:r w:rsidR="00B90009">
          <w:rPr>
            <w:rFonts w:cs="Arial"/>
            <w:szCs w:val="20"/>
          </w:rPr>
          <w:t xml:space="preserve"> “Task1, Task2, Task3, Task4”</w:t>
        </w:r>
      </w:ins>
      <w:ins w:id="1283" w:author="Wolfgang J. Toechterle" w:date="2013-06-22T11:12:00Z">
        <w:r w:rsidR="00B90009">
          <w:rPr>
            <w:rFonts w:cs="Arial"/>
            <w:szCs w:val="20"/>
          </w:rPr>
          <w:t xml:space="preserve">. Those subfolders contain two </w:t>
        </w:r>
        <w:proofErr w:type="gramStart"/>
        <w:r w:rsidR="00B90009">
          <w:rPr>
            <w:rFonts w:cs="Arial"/>
            <w:szCs w:val="20"/>
          </w:rPr>
          <w:t>folder</w:t>
        </w:r>
        <w:proofErr w:type="gramEnd"/>
        <w:r w:rsidR="00B90009">
          <w:rPr>
            <w:rFonts w:cs="Arial"/>
            <w:szCs w:val="20"/>
          </w:rPr>
          <w:t xml:space="preserve"> with: </w:t>
        </w:r>
      </w:ins>
      <w:del w:id="1284" w:author="Wolfgang J. Toechterle" w:date="2013-06-22T11:12:00Z">
        <w:r w:rsidRPr="00EA5133" w:rsidDel="00B90009">
          <w:rPr>
            <w:rFonts w:cs="Arial"/>
            <w:szCs w:val="20"/>
            <w:rPrChange w:id="128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:</w:delText>
        </w:r>
      </w:del>
      <w:r w:rsidRPr="00EA5133">
        <w:rPr>
          <w:rFonts w:cs="Arial"/>
          <w:szCs w:val="20"/>
          <w:rPrChange w:id="128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</w:p>
    <w:p w14:paraId="224BDED2" w14:textId="77777777" w:rsidR="00750A78" w:rsidRPr="00EA5133" w:rsidRDefault="00750A78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1287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53AFE7CB" w14:textId="31A2951E" w:rsidR="00750A78" w:rsidRPr="00EA5133" w:rsidRDefault="00750A78" w:rsidP="00750A78">
      <w:pPr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cs="Arial"/>
          <w:szCs w:val="20"/>
          <w:rPrChange w:id="1288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289" w:author="Wolfgang J. Toechterle" w:date="2013-06-22T10:32:00Z">
            <w:rPr>
              <w:rFonts w:cs="Arial"/>
              <w:szCs w:val="20"/>
              <w:lang w:val="en-US"/>
            </w:rPr>
          </w:rPrChange>
        </w:rPr>
        <w:t>Original</w:t>
      </w:r>
      <w:ins w:id="1290" w:author="Wolfgang J. Toechterle" w:date="2013-06-22T10:33:00Z">
        <w:r w:rsidR="00EA5133">
          <w:rPr>
            <w:rFonts w:cs="Arial"/>
            <w:szCs w:val="20"/>
          </w:rPr>
          <w:t xml:space="preserve"> </w:t>
        </w:r>
      </w:ins>
      <w:del w:id="1291" w:author="Wolfgang J. Toechterle" w:date="2013-06-22T10:33:00Z">
        <w:r w:rsidRPr="00EA5133" w:rsidDel="00EA5133">
          <w:rPr>
            <w:rFonts w:cs="Arial"/>
            <w:szCs w:val="20"/>
            <w:rPrChange w:id="129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_</w:delText>
        </w:r>
      </w:del>
      <w:del w:id="1293" w:author="Kinder" w:date="2013-06-29T14:53:00Z">
        <w:r w:rsidRPr="00EA5133" w:rsidDel="00747425">
          <w:rPr>
            <w:rFonts w:cs="Arial"/>
            <w:szCs w:val="20"/>
            <w:rPrChange w:id="129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files</w:delText>
        </w:r>
      </w:del>
      <w:ins w:id="1295" w:author="Kinder" w:date="2013-06-29T14:53:00Z">
        <w:r w:rsidR="00747425">
          <w:rPr>
            <w:rFonts w:cs="Arial"/>
            <w:szCs w:val="20"/>
          </w:rPr>
          <w:t>folder</w:t>
        </w:r>
      </w:ins>
      <w:r w:rsidR="001A2347" w:rsidRPr="00EA5133">
        <w:rPr>
          <w:rFonts w:cs="Arial"/>
          <w:szCs w:val="20"/>
          <w:rPrChange w:id="1296" w:author="Wolfgang J. Toechterle" w:date="2013-06-22T10:32:00Z">
            <w:rPr>
              <w:rFonts w:cs="Arial"/>
              <w:szCs w:val="20"/>
              <w:lang w:val="en-US"/>
            </w:rPr>
          </w:rPrChange>
        </w:rPr>
        <w:t>: it should contain all the files used for the developmen</w:t>
      </w:r>
      <w:r w:rsidR="007B156C" w:rsidRPr="00EA5133">
        <w:rPr>
          <w:rFonts w:cs="Arial"/>
          <w:szCs w:val="20"/>
          <w:rPrChange w:id="1297" w:author="Wolfgang J. Toechterle" w:date="2013-06-22T10:32:00Z">
            <w:rPr>
              <w:rFonts w:cs="Arial"/>
              <w:szCs w:val="20"/>
              <w:lang w:val="en-US"/>
            </w:rPr>
          </w:rPrChange>
        </w:rPr>
        <w:t>t of your project, properly orga</w:t>
      </w:r>
      <w:r w:rsidR="001A2347" w:rsidRPr="00EA5133">
        <w:rPr>
          <w:rFonts w:cs="Arial"/>
          <w:szCs w:val="20"/>
          <w:rPrChange w:id="1298" w:author="Wolfgang J. Toechterle" w:date="2013-06-22T10:32:00Z">
            <w:rPr>
              <w:rFonts w:cs="Arial"/>
              <w:szCs w:val="20"/>
              <w:lang w:val="en-US"/>
            </w:rPr>
          </w:rPrChange>
        </w:rPr>
        <w:t>nized (fonts, links, etc.).</w:t>
      </w:r>
    </w:p>
    <w:p w14:paraId="1E5C37DB" w14:textId="453F643C" w:rsidR="00750A78" w:rsidRPr="00EA5133" w:rsidRDefault="00750A78" w:rsidP="001A2347">
      <w:pPr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cs="Arial"/>
          <w:szCs w:val="20"/>
          <w:rPrChange w:id="1299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300" w:author="Wolfgang J. Toechterle" w:date="2013-06-22T10:32:00Z">
            <w:rPr>
              <w:rFonts w:cs="Arial"/>
              <w:szCs w:val="20"/>
              <w:lang w:val="en-US"/>
            </w:rPr>
          </w:rPrChange>
        </w:rPr>
        <w:t>Final</w:t>
      </w:r>
      <w:ins w:id="1301" w:author="Wolfgang J. Toechterle" w:date="2013-06-22T10:33:00Z">
        <w:r w:rsidR="00EA5133">
          <w:rPr>
            <w:rFonts w:cs="Arial"/>
            <w:szCs w:val="20"/>
          </w:rPr>
          <w:t xml:space="preserve"> </w:t>
        </w:r>
      </w:ins>
      <w:del w:id="1302" w:author="Wolfgang J. Toechterle" w:date="2013-06-22T10:33:00Z">
        <w:r w:rsidRPr="00EA5133" w:rsidDel="00EA5133">
          <w:rPr>
            <w:rFonts w:cs="Arial"/>
            <w:szCs w:val="20"/>
            <w:rPrChange w:id="130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_</w:delText>
        </w:r>
      </w:del>
      <w:ins w:id="1304" w:author="Kinder" w:date="2013-06-29T14:53:00Z">
        <w:r w:rsidR="00747425">
          <w:rPr>
            <w:rFonts w:cs="Arial"/>
            <w:szCs w:val="20"/>
          </w:rPr>
          <w:t>folder</w:t>
        </w:r>
      </w:ins>
      <w:del w:id="1305" w:author="Kinder" w:date="2013-06-29T14:53:00Z">
        <w:r w:rsidRPr="00EA5133" w:rsidDel="00747425">
          <w:rPr>
            <w:rFonts w:cs="Arial"/>
            <w:szCs w:val="20"/>
            <w:rPrChange w:id="130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files</w:delText>
        </w:r>
      </w:del>
      <w:r w:rsidR="001A2347" w:rsidRPr="00EA5133">
        <w:rPr>
          <w:rFonts w:cs="Arial"/>
          <w:szCs w:val="20"/>
          <w:rPrChange w:id="1307" w:author="Wolfgang J. Toechterle" w:date="2013-06-22T10:32:00Z">
            <w:rPr>
              <w:rFonts w:cs="Arial"/>
              <w:szCs w:val="20"/>
              <w:lang w:val="en-US"/>
            </w:rPr>
          </w:rPrChange>
        </w:rPr>
        <w:t>: it</w:t>
      </w:r>
      <w:r w:rsidRPr="00EA5133">
        <w:rPr>
          <w:rFonts w:cs="Arial"/>
          <w:szCs w:val="20"/>
          <w:rPrChange w:id="130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should contain all the files </w:t>
      </w:r>
      <w:r w:rsidR="007B156C" w:rsidRPr="00EA5133">
        <w:rPr>
          <w:rFonts w:cs="Arial"/>
          <w:szCs w:val="20"/>
          <w:rPrChange w:id="1309" w:author="Wolfgang J. Toechterle" w:date="2013-06-22T10:32:00Z">
            <w:rPr>
              <w:rFonts w:cs="Arial"/>
              <w:szCs w:val="20"/>
              <w:lang w:val="en-US"/>
            </w:rPr>
          </w:rPrChange>
        </w:rPr>
        <w:t>you</w:t>
      </w:r>
      <w:r w:rsidR="001A2347" w:rsidRPr="00EA5133">
        <w:rPr>
          <w:rFonts w:cs="Arial"/>
          <w:szCs w:val="20"/>
          <w:rPrChange w:id="131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are supposed to deliver</w:t>
      </w:r>
      <w:ins w:id="1311" w:author="Kinder" w:date="2013-06-29T14:52:00Z">
        <w:r w:rsidR="00747425">
          <w:rPr>
            <w:rFonts w:cs="Arial"/>
            <w:szCs w:val="20"/>
          </w:rPr>
          <w:t xml:space="preserve"> to print</w:t>
        </w:r>
      </w:ins>
      <w:r w:rsidR="001A2347" w:rsidRPr="00EA5133">
        <w:rPr>
          <w:rFonts w:cs="Arial"/>
          <w:szCs w:val="20"/>
          <w:rPrChange w:id="131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as required in the tasks (PDF, etc.)</w:t>
      </w:r>
      <w:r w:rsidRPr="00EA5133">
        <w:rPr>
          <w:rFonts w:cs="Arial"/>
          <w:szCs w:val="20"/>
          <w:rPrChange w:id="1313" w:author="Wolfgang J. Toechterle" w:date="2013-06-22T10:32:00Z">
            <w:rPr>
              <w:rFonts w:cs="Arial"/>
              <w:szCs w:val="20"/>
              <w:lang w:val="en-US"/>
            </w:rPr>
          </w:rPrChange>
        </w:rPr>
        <w:t>.</w:t>
      </w:r>
    </w:p>
    <w:p w14:paraId="52D78F9E" w14:textId="77777777" w:rsidR="00750A78" w:rsidRPr="00EA5133" w:rsidRDefault="00750A78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1314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32AD900B" w14:textId="77777777" w:rsidR="00750A78" w:rsidRPr="00EA5133" w:rsidRDefault="001A2347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1315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316" w:author="Wolfgang J. Toechterle" w:date="2013-06-22T10:32:00Z">
            <w:rPr>
              <w:rFonts w:cs="Arial"/>
              <w:szCs w:val="20"/>
              <w:lang w:val="en-US"/>
            </w:rPr>
          </w:rPrChange>
        </w:rPr>
        <w:t>Any</w:t>
      </w:r>
      <w:r w:rsidR="00750A78" w:rsidRPr="00EA5133">
        <w:rPr>
          <w:rFonts w:cs="Arial"/>
          <w:szCs w:val="20"/>
          <w:rPrChange w:id="131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file saved out of its respective folder WILL NOT BE EVALUATED.</w:t>
      </w:r>
    </w:p>
    <w:p w14:paraId="0A1E95E3" w14:textId="77777777" w:rsidR="00041F11" w:rsidRPr="00EA5133" w:rsidRDefault="00041F11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1318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24AC82CC" w14:textId="43180741" w:rsidR="00041F11" w:rsidRPr="00EA5133" w:rsidRDefault="00041F11" w:rsidP="00041F11">
      <w:r w:rsidRPr="00EA5133">
        <w:t xml:space="preserve">Images must </w:t>
      </w:r>
      <w:r w:rsidRPr="00B90009">
        <w:rPr>
          <w:b/>
          <w:rPrChange w:id="1319" w:author="Wolfgang J. Toechterle" w:date="2013-06-22T11:13:00Z">
            <w:rPr/>
          </w:rPrChange>
        </w:rPr>
        <w:t xml:space="preserve">not </w:t>
      </w:r>
      <w:r w:rsidRPr="00EA5133">
        <w:t xml:space="preserve">be embedded in Adobe Illustrator or </w:t>
      </w:r>
      <w:del w:id="1320" w:author="Wolfgang J. Toechterle" w:date="2013-06-22T11:13:00Z">
        <w:r w:rsidRPr="00EA5133" w:rsidDel="00B90009">
          <w:delText xml:space="preserve">embedded in </w:delText>
        </w:r>
      </w:del>
      <w:r w:rsidRPr="00EA5133">
        <w:t>InDesign</w:t>
      </w:r>
    </w:p>
    <w:p w14:paraId="20C4D88E" w14:textId="77777777" w:rsidR="00041F11" w:rsidRPr="00EA5133" w:rsidRDefault="00041F11" w:rsidP="00041F11"/>
    <w:p w14:paraId="7DA425E4" w14:textId="5FEC1F68" w:rsidR="00763EC0" w:rsidRPr="00EA5133" w:rsidRDefault="00041F11">
      <w:pPr>
        <w:rPr>
          <w:ins w:id="1321" w:author="Wolfgang J. Toechterle" w:date="2013-06-08T19:19:00Z"/>
        </w:rPr>
      </w:pPr>
      <w:r w:rsidRPr="00EA5133">
        <w:t>The colour mode and file formats of your images will be evaluated in the press ready PDF files</w:t>
      </w:r>
      <w:ins w:id="1322" w:author="Wolfgang J. Toechterle" w:date="2013-06-08T19:18:00Z">
        <w:r w:rsidR="00CD0E39" w:rsidRPr="00EA5133">
          <w:t>; EXCEPT</w:t>
        </w:r>
      </w:ins>
      <w:ins w:id="1323" w:author="Wolfgang J. Toechterle" w:date="2013-06-08T19:19:00Z">
        <w:r w:rsidR="00763EC0" w:rsidRPr="00EA5133">
          <w:t xml:space="preserve"> in Task 4 Greyscale and colour image resolution will be evaluated in the used software such as InDesign or Illustrator. </w:t>
        </w:r>
      </w:ins>
    </w:p>
    <w:p w14:paraId="3B10430F" w14:textId="194E7D47" w:rsidR="00041F11" w:rsidRPr="00EA5133" w:rsidRDefault="00041F11" w:rsidP="00041F11">
      <w:del w:id="1324" w:author="Wolfgang J. Toechterle" w:date="2013-06-08T19:18:00Z">
        <w:r w:rsidRPr="00EA5133" w:rsidDel="00CD0E39">
          <w:delText xml:space="preserve">. </w:delText>
        </w:r>
      </w:del>
    </w:p>
    <w:p w14:paraId="3AB4899E" w14:textId="77777777" w:rsidR="00041F11" w:rsidRPr="00EA5133" w:rsidRDefault="00041F11" w:rsidP="00041F11"/>
    <w:p w14:paraId="5268EBF9" w14:textId="77777777" w:rsidR="00041F11" w:rsidRPr="00EA5133" w:rsidRDefault="00041F11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1325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477BC233" w14:textId="77777777" w:rsidR="00CE6B36" w:rsidRPr="00EA5133" w:rsidRDefault="00CE6B36" w:rsidP="00CE6B36"/>
    <w:p w14:paraId="71D5EDF3" w14:textId="3B0A9563" w:rsidR="00CE6B36" w:rsidRPr="00EA5133" w:rsidRDefault="006B03C3" w:rsidP="006B03C3">
      <w:pPr>
        <w:pStyle w:val="Heading1"/>
      </w:pPr>
      <w:del w:id="1326" w:author="Wolfgang J. Toechterle" w:date="2013-06-08T19:26:00Z">
        <w:r w:rsidRPr="00EA5133" w:rsidDel="00763EC0">
          <w:br w:type="page"/>
        </w:r>
      </w:del>
      <w:r w:rsidR="00CE6B36" w:rsidRPr="00EA5133">
        <w:t>Equipment, machinery, installations and materials required</w:t>
      </w:r>
    </w:p>
    <w:p w14:paraId="371671CC" w14:textId="77777777" w:rsidR="00CE6B36" w:rsidRPr="00EA5133" w:rsidRDefault="004632D2" w:rsidP="00CE6B36">
      <w:r w:rsidRPr="00EA5133">
        <w:t>No specific equipment required.</w:t>
      </w:r>
    </w:p>
    <w:p w14:paraId="731875F3" w14:textId="77777777" w:rsidR="007B156C" w:rsidRPr="00EA5133" w:rsidRDefault="007B156C" w:rsidP="00CE6B36">
      <w:pPr>
        <w:rPr>
          <w:color w:val="0000FF"/>
        </w:rPr>
      </w:pPr>
    </w:p>
    <w:p w14:paraId="62CFAB2F" w14:textId="77777777" w:rsidR="00763EC0" w:rsidRPr="00EA5133" w:rsidRDefault="00763EC0">
      <w:pPr>
        <w:spacing w:after="200" w:line="276" w:lineRule="auto"/>
        <w:rPr>
          <w:ins w:id="1327" w:author="Wolfgang J. Toechterle" w:date="2013-06-08T19:26:00Z"/>
          <w:rFonts w:eastAsiaTheme="majorEastAsia" w:cstheme="majorBidi"/>
          <w:b/>
          <w:bCs/>
          <w:caps/>
          <w:sz w:val="24"/>
          <w:szCs w:val="28"/>
          <w:u w:val="single"/>
        </w:rPr>
      </w:pPr>
      <w:ins w:id="1328" w:author="Wolfgang J. Toechterle" w:date="2013-06-08T19:26:00Z">
        <w:r w:rsidRPr="00EA5133">
          <w:br w:type="page"/>
        </w:r>
      </w:ins>
    </w:p>
    <w:p w14:paraId="0C71D920" w14:textId="2011B814" w:rsidR="00CE6B36" w:rsidRPr="00EA5133" w:rsidRDefault="00CE6B36" w:rsidP="00CE6B36">
      <w:pPr>
        <w:pStyle w:val="Heading1"/>
      </w:pPr>
      <w:r w:rsidRPr="00EA5133">
        <w:t>Marking scheme</w:t>
      </w:r>
    </w:p>
    <w:tbl>
      <w:tblPr>
        <w:tblStyle w:val="LightShading-Accent2"/>
        <w:tblW w:w="9779" w:type="dxa"/>
        <w:tblBorders>
          <w:top w:val="none" w:sz="0" w:space="0" w:color="auto"/>
          <w:bottom w:val="none" w:sz="0" w:space="0" w:color="auto"/>
        </w:tblBorders>
        <w:tblLook w:val="06A0" w:firstRow="1" w:lastRow="0" w:firstColumn="1" w:lastColumn="0" w:noHBand="1" w:noVBand="1"/>
      </w:tblPr>
      <w:tblGrid>
        <w:gridCol w:w="817"/>
        <w:gridCol w:w="7513"/>
        <w:gridCol w:w="1449"/>
      </w:tblGrid>
      <w:tr w:rsidR="00244ABB" w:rsidRPr="00EA5133" w:rsidDel="00763EC0" w14:paraId="029E8E1F" w14:textId="583723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132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6A35F32" w14:textId="4EEE3118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rPr>
                <w:del w:id="1330" w:author="Wolfgang J. Toechterle" w:date="2013-06-08T19:24:00Z"/>
                <w:color w:val="0000FF"/>
                <w:rPrChange w:id="1331" w:author="Wolfgang J. Toechterle" w:date="2013-06-22T10:32:00Z">
                  <w:rPr>
                    <w:del w:id="133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333" w:author="Wolfgang J. Toechterle" w:date="2013-06-08T19:24:00Z">
              <w:r w:rsidRPr="00EA5133" w:rsidDel="00763EC0">
                <w:rPr>
                  <w:color w:val="0000FF"/>
                </w:rPr>
                <w:delText>A</w:delText>
              </w:r>
            </w:del>
          </w:p>
        </w:tc>
        <w:tc>
          <w:tcPr>
            <w:tcW w:w="7513" w:type="dxa"/>
          </w:tcPr>
          <w:p w14:paraId="4487A7FA" w14:textId="22DE348C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334" w:author="Wolfgang J. Toechterle" w:date="2013-06-08T19:24:00Z"/>
                <w:color w:val="0000FF"/>
                <w:rPrChange w:id="1335" w:author="Wolfgang J. Toechterle" w:date="2013-06-22T10:32:00Z">
                  <w:rPr>
                    <w:del w:id="1336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337" w:author="Wolfgang J. Toechterle" w:date="2013-06-08T19:24:00Z">
              <w:r w:rsidRPr="00EA5133" w:rsidDel="00763EC0">
                <w:rPr>
                  <w:color w:val="0000FF"/>
                </w:rPr>
                <w:delText xml:space="preserve"> Creative process</w:delText>
              </w:r>
            </w:del>
          </w:p>
        </w:tc>
        <w:tc>
          <w:tcPr>
            <w:tcW w:w="1449" w:type="dxa"/>
          </w:tcPr>
          <w:p w14:paraId="2343FF1C" w14:textId="2F83393A" w:rsidR="004632D2" w:rsidRPr="00EA5133" w:rsidDel="00763EC0" w:rsidRDefault="00832869" w:rsidP="004632D2">
            <w:pPr>
              <w:keepNext/>
              <w:keepLines/>
              <w:spacing w:before="200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338" w:author="Wolfgang J. Toechterle" w:date="2013-06-08T19:24:00Z"/>
                <w:color w:val="0000FF"/>
                <w:rPrChange w:id="1339" w:author="Wolfgang J. Toechterle" w:date="2013-06-22T10:32:00Z">
                  <w:rPr>
                    <w:del w:id="134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341" w:author="Wolfgang J. Toechterle" w:date="2013-06-08T19:24:00Z">
              <w:r w:rsidRPr="00EA5133" w:rsidDel="00763EC0">
                <w:rPr>
                  <w:color w:val="0000FF"/>
                </w:rPr>
                <w:delText>Subjective /</w:delText>
              </w:r>
              <w:r w:rsidR="004632D2" w:rsidRPr="00EA5133" w:rsidDel="00763EC0">
                <w:rPr>
                  <w:color w:val="0000FF"/>
                </w:rPr>
                <w:delText>2</w:delText>
              </w:r>
            </w:del>
          </w:p>
        </w:tc>
      </w:tr>
      <w:tr w:rsidR="00244ABB" w:rsidRPr="00EA5133" w:rsidDel="00763EC0" w14:paraId="6BCC8A74" w14:textId="5091BB7C">
        <w:trPr>
          <w:del w:id="134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7BEF08A" w14:textId="565D1033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rPr>
                <w:del w:id="1343" w:author="Wolfgang J. Toechterle" w:date="2013-06-08T19:24:00Z"/>
                <w:color w:val="0000FF"/>
                <w:rPrChange w:id="1344" w:author="Wolfgang J. Toechterle" w:date="2013-06-22T10:32:00Z">
                  <w:rPr>
                    <w:del w:id="1345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346" w:author="Wolfgang J. Toechterle" w:date="2013-06-08T19:24:00Z">
              <w:r w:rsidRPr="00EA5133" w:rsidDel="00763EC0">
                <w:rPr>
                  <w:color w:val="0000FF"/>
                </w:rPr>
                <w:delText>A.1</w:delText>
              </w:r>
            </w:del>
          </w:p>
        </w:tc>
        <w:tc>
          <w:tcPr>
            <w:tcW w:w="7513" w:type="dxa"/>
          </w:tcPr>
          <w:p w14:paraId="131E973C" w14:textId="60483970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47" w:author="Wolfgang J. Toechterle" w:date="2013-06-08T19:24:00Z"/>
                <w:color w:val="0000FF"/>
                <w:rPrChange w:id="1348" w:author="Wolfgang J. Toechterle" w:date="2013-06-22T10:32:00Z">
                  <w:rPr>
                    <w:del w:id="1349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350" w:author="Wolfgang J. Toechterle" w:date="2013-06-08T19:24:00Z">
              <w:r w:rsidRPr="00EA5133" w:rsidDel="00763EC0">
                <w:rPr>
                  <w:color w:val="0000FF"/>
                </w:rPr>
                <w:delText>Idea</w:delText>
              </w:r>
              <w:r w:rsidR="00832869" w:rsidRPr="00EA5133" w:rsidDel="00763EC0">
                <w:rPr>
                  <w:color w:val="0000FF"/>
                </w:rPr>
                <w:delText>s and originality</w:delText>
              </w:r>
            </w:del>
          </w:p>
        </w:tc>
        <w:tc>
          <w:tcPr>
            <w:tcW w:w="1449" w:type="dxa"/>
          </w:tcPr>
          <w:p w14:paraId="179C8CA6" w14:textId="4DD07127" w:rsidR="004632D2" w:rsidRPr="00EA5133" w:rsidDel="00763EC0" w:rsidRDefault="004632D2" w:rsidP="00463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51" w:author="Wolfgang J. Toechterle" w:date="2013-06-08T19:24:00Z"/>
                <w:color w:val="0000FF"/>
              </w:rPr>
            </w:pPr>
          </w:p>
        </w:tc>
      </w:tr>
      <w:tr w:rsidR="00244ABB" w:rsidRPr="00EA5133" w:rsidDel="00763EC0" w14:paraId="146D5C20" w14:textId="64E399FD">
        <w:trPr>
          <w:del w:id="135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0E86F4A" w14:textId="01D2677B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rPr>
                <w:del w:id="1353" w:author="Wolfgang J. Toechterle" w:date="2013-06-08T19:24:00Z"/>
                <w:color w:val="0000FF"/>
                <w:rPrChange w:id="1354" w:author="Wolfgang J. Toechterle" w:date="2013-06-22T10:32:00Z">
                  <w:rPr>
                    <w:del w:id="1355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356" w:author="Wolfgang J. Toechterle" w:date="2013-06-08T19:24:00Z">
              <w:r w:rsidRPr="00EA5133" w:rsidDel="00763EC0">
                <w:rPr>
                  <w:color w:val="0000FF"/>
                </w:rPr>
                <w:delText>A.2</w:delText>
              </w:r>
            </w:del>
          </w:p>
        </w:tc>
        <w:tc>
          <w:tcPr>
            <w:tcW w:w="7513" w:type="dxa"/>
          </w:tcPr>
          <w:p w14:paraId="10023A22" w14:textId="7FD88E94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57" w:author="Wolfgang J. Toechterle" w:date="2013-06-08T19:24:00Z"/>
                <w:color w:val="0000FF"/>
                <w:rPrChange w:id="1358" w:author="Wolfgang J. Toechterle" w:date="2013-06-22T10:32:00Z">
                  <w:rPr>
                    <w:del w:id="1359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360" w:author="Wolfgang J. Toechterle" w:date="2013-06-08T19:24:00Z">
              <w:r w:rsidRPr="00EA5133" w:rsidDel="00763EC0">
                <w:rPr>
                  <w:color w:val="0000FF"/>
                </w:rPr>
                <w:delText>Understanding the target market</w:delText>
              </w:r>
            </w:del>
          </w:p>
        </w:tc>
        <w:tc>
          <w:tcPr>
            <w:tcW w:w="1449" w:type="dxa"/>
          </w:tcPr>
          <w:p w14:paraId="407CF26F" w14:textId="31E2CD1D" w:rsidR="004632D2" w:rsidRPr="00EA5133" w:rsidDel="00763EC0" w:rsidRDefault="004632D2" w:rsidP="00463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61" w:author="Wolfgang J. Toechterle" w:date="2013-06-08T19:24:00Z"/>
                <w:color w:val="0000FF"/>
              </w:rPr>
            </w:pPr>
          </w:p>
        </w:tc>
      </w:tr>
      <w:tr w:rsidR="00244ABB" w:rsidRPr="00EA5133" w:rsidDel="00763EC0" w14:paraId="23CEE1B2" w14:textId="3263AA78">
        <w:trPr>
          <w:del w:id="136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273FC42" w14:textId="0A97718E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rPr>
                <w:del w:id="1363" w:author="Wolfgang J. Toechterle" w:date="2013-06-08T19:24:00Z"/>
                <w:color w:val="0000FF"/>
                <w:rPrChange w:id="1364" w:author="Wolfgang J. Toechterle" w:date="2013-06-22T10:32:00Z">
                  <w:rPr>
                    <w:del w:id="1365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366" w:author="Wolfgang J. Toechterle" w:date="2013-06-08T19:24:00Z">
              <w:r w:rsidRPr="00EA5133" w:rsidDel="00763EC0">
                <w:rPr>
                  <w:color w:val="0000FF"/>
                </w:rPr>
                <w:delText>A.3</w:delText>
              </w:r>
            </w:del>
          </w:p>
        </w:tc>
        <w:tc>
          <w:tcPr>
            <w:tcW w:w="7513" w:type="dxa"/>
          </w:tcPr>
          <w:p w14:paraId="76A15880" w14:textId="6EEC049D" w:rsidR="004632D2" w:rsidRPr="00EA5133" w:rsidDel="00763EC0" w:rsidRDefault="004632D2" w:rsidP="003F39E8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67" w:author="Wolfgang J. Toechterle" w:date="2013-06-08T19:24:00Z"/>
                <w:color w:val="0000FF"/>
                <w:rPrChange w:id="1368" w:author="Wolfgang J. Toechterle" w:date="2013-06-22T10:32:00Z">
                  <w:rPr>
                    <w:del w:id="1369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370" w:author="Wolfgang J. Toechterle" w:date="2013-06-08T19:24:00Z">
              <w:r w:rsidRPr="00EA5133" w:rsidDel="00763EC0">
                <w:rPr>
                  <w:color w:val="0000FF"/>
                </w:rPr>
                <w:delText>Unity and relationship between all tasks</w:delText>
              </w:r>
            </w:del>
          </w:p>
        </w:tc>
        <w:tc>
          <w:tcPr>
            <w:tcW w:w="1449" w:type="dxa"/>
          </w:tcPr>
          <w:p w14:paraId="26CD0F40" w14:textId="6F79E56E" w:rsidR="004632D2" w:rsidRPr="00EA5133" w:rsidDel="00763EC0" w:rsidRDefault="004632D2" w:rsidP="00463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71" w:author="Wolfgang J. Toechterle" w:date="2013-06-08T19:24:00Z"/>
                <w:color w:val="0000FF"/>
              </w:rPr>
            </w:pPr>
          </w:p>
        </w:tc>
      </w:tr>
      <w:tr w:rsidR="00244ABB" w:rsidRPr="00EA5133" w:rsidDel="00763EC0" w14:paraId="7C46DAAA" w14:textId="1D4E9AFC">
        <w:trPr>
          <w:del w:id="137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2B51C2A" w14:textId="348F7AA9" w:rsidR="00244ABB" w:rsidRPr="00F8618F" w:rsidDel="00763EC0" w:rsidRDefault="00244ABB" w:rsidP="00244ABB">
            <w:pPr>
              <w:tabs>
                <w:tab w:val="center" w:pos="4680"/>
                <w:tab w:val="right" w:pos="9360"/>
              </w:tabs>
              <w:rPr>
                <w:del w:id="1373" w:author="Wolfgang J. Toechterle" w:date="2013-06-08T19:24:00Z"/>
                <w:b w:val="0"/>
                <w:color w:val="0000FF"/>
              </w:rPr>
            </w:pPr>
          </w:p>
        </w:tc>
        <w:tc>
          <w:tcPr>
            <w:tcW w:w="7513" w:type="dxa"/>
          </w:tcPr>
          <w:p w14:paraId="0906616F" w14:textId="7F6180A7" w:rsidR="00244ABB" w:rsidRPr="00EA5133" w:rsidDel="00763EC0" w:rsidRDefault="00244ABB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74" w:author="Wolfgang J. Toechterle" w:date="2013-06-08T19:24:00Z"/>
                <w:b/>
                <w:color w:val="0000FF"/>
              </w:rPr>
            </w:pPr>
          </w:p>
        </w:tc>
        <w:tc>
          <w:tcPr>
            <w:tcW w:w="1449" w:type="dxa"/>
          </w:tcPr>
          <w:p w14:paraId="54D4A18F" w14:textId="5A919003" w:rsidR="00244ABB" w:rsidRPr="00EA5133" w:rsidDel="00763EC0" w:rsidRDefault="00244ABB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75" w:author="Wolfgang J. Toechterle" w:date="2013-06-08T19:24:00Z"/>
                <w:color w:val="0000FF"/>
              </w:rPr>
            </w:pPr>
          </w:p>
        </w:tc>
      </w:tr>
      <w:tr w:rsidR="00244ABB" w:rsidRPr="00EA5133" w:rsidDel="00763EC0" w14:paraId="698AB923" w14:textId="660C839B">
        <w:trPr>
          <w:del w:id="137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53FA54B" w14:textId="6B9C6B7E" w:rsidR="00244ABB" w:rsidRPr="00EA5133" w:rsidDel="00763EC0" w:rsidRDefault="00244ABB" w:rsidP="00244ABB">
            <w:pPr>
              <w:keepNext/>
              <w:keepLines/>
              <w:spacing w:before="200"/>
              <w:outlineLvl w:val="3"/>
              <w:rPr>
                <w:del w:id="1377" w:author="Wolfgang J. Toechterle" w:date="2013-06-08T19:24:00Z"/>
                <w:color w:val="0000FF"/>
                <w:rPrChange w:id="1378" w:author="Wolfgang J. Toechterle" w:date="2013-06-22T10:32:00Z">
                  <w:rPr>
                    <w:del w:id="1379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380" w:author="Wolfgang J. Toechterle" w:date="2013-06-08T19:24:00Z">
              <w:r w:rsidRPr="00EA5133" w:rsidDel="00763EC0">
                <w:rPr>
                  <w:color w:val="0000FF"/>
                </w:rPr>
                <w:delText>B</w:delText>
              </w:r>
            </w:del>
          </w:p>
        </w:tc>
        <w:tc>
          <w:tcPr>
            <w:tcW w:w="7513" w:type="dxa"/>
          </w:tcPr>
          <w:p w14:paraId="35B4F9B3" w14:textId="6AD4B895" w:rsidR="00244ABB" w:rsidRPr="00EA5133" w:rsidDel="00763EC0" w:rsidRDefault="00244ABB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81" w:author="Wolfgang J. Toechterle" w:date="2013-06-08T19:24:00Z"/>
                <w:b/>
                <w:color w:val="0000FF"/>
                <w:rPrChange w:id="1382" w:author="Wolfgang J. Toechterle" w:date="2013-06-22T10:32:00Z">
                  <w:rPr>
                    <w:del w:id="1383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384" w:author="Wolfgang J. Toechterle" w:date="2013-06-08T19:24:00Z">
              <w:r w:rsidRPr="00EA5133" w:rsidDel="00763EC0">
                <w:rPr>
                  <w:b/>
                  <w:color w:val="0000FF"/>
                </w:rPr>
                <w:delText>Final design</w:delText>
              </w:r>
            </w:del>
          </w:p>
        </w:tc>
        <w:tc>
          <w:tcPr>
            <w:tcW w:w="1449" w:type="dxa"/>
          </w:tcPr>
          <w:p w14:paraId="7ADC1E7E" w14:textId="67132F5A" w:rsidR="00244ABB" w:rsidRPr="00EA5133" w:rsidDel="00763EC0" w:rsidRDefault="0083286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85" w:author="Wolfgang J. Toechterle" w:date="2013-06-08T19:24:00Z"/>
                <w:b/>
                <w:color w:val="0000FF"/>
                <w:rPrChange w:id="1386" w:author="Wolfgang J. Toechterle" w:date="2013-06-22T10:32:00Z">
                  <w:rPr>
                    <w:del w:id="1387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388" w:author="Wolfgang J. Toechterle" w:date="2013-06-08T19:24:00Z">
              <w:r w:rsidRPr="00EA5133" w:rsidDel="00763EC0">
                <w:rPr>
                  <w:b/>
                  <w:color w:val="0000FF"/>
                </w:rPr>
                <w:delText>Subjective /</w:delText>
              </w:r>
              <w:r w:rsidR="00244ABB" w:rsidRPr="00EA5133" w:rsidDel="00763EC0">
                <w:rPr>
                  <w:b/>
                  <w:color w:val="0000FF"/>
                </w:rPr>
                <w:delText>8</w:delText>
              </w:r>
            </w:del>
          </w:p>
        </w:tc>
      </w:tr>
      <w:tr w:rsidR="00244ABB" w:rsidRPr="00EA5133" w:rsidDel="00763EC0" w14:paraId="703CE503" w14:textId="1597E6C0">
        <w:trPr>
          <w:del w:id="138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9ED6D2D" w14:textId="0921D171" w:rsidR="00244ABB" w:rsidRPr="00EA5133" w:rsidDel="00763EC0" w:rsidRDefault="00244ABB" w:rsidP="00244ABB">
            <w:pPr>
              <w:keepNext/>
              <w:keepLines/>
              <w:spacing w:before="200"/>
              <w:outlineLvl w:val="3"/>
              <w:rPr>
                <w:del w:id="1390" w:author="Wolfgang J. Toechterle" w:date="2013-06-08T19:24:00Z"/>
                <w:color w:val="0000FF"/>
                <w:rPrChange w:id="1391" w:author="Wolfgang J. Toechterle" w:date="2013-06-22T10:32:00Z">
                  <w:rPr>
                    <w:del w:id="139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393" w:author="Wolfgang J. Toechterle" w:date="2013-06-08T19:24:00Z">
              <w:r w:rsidRPr="00EA5133" w:rsidDel="00763EC0">
                <w:rPr>
                  <w:color w:val="0000FF"/>
                </w:rPr>
                <w:delText>B.1</w:delText>
              </w:r>
            </w:del>
          </w:p>
        </w:tc>
        <w:tc>
          <w:tcPr>
            <w:tcW w:w="7513" w:type="dxa"/>
          </w:tcPr>
          <w:p w14:paraId="74821BAE" w14:textId="620C9D50" w:rsidR="00244ABB" w:rsidRPr="00EA5133" w:rsidDel="00763EC0" w:rsidRDefault="00244ABB" w:rsidP="00CC5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94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3E6CD53A" w14:textId="18FBF94E" w:rsidR="00244ABB" w:rsidRPr="00EA5133" w:rsidDel="00763EC0" w:rsidRDefault="00244ABB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95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095DF4A1" w14:textId="2DAED89E">
        <w:trPr>
          <w:del w:id="139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6B2AA736" w14:textId="7F7C1D2D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397" w:author="Wolfgang J. Toechterle" w:date="2013-06-08T19:24:00Z"/>
                <w:color w:val="0000FF"/>
                <w:rPrChange w:id="1398" w:author="Wolfgang J. Toechterle" w:date="2013-06-22T10:32:00Z">
                  <w:rPr>
                    <w:del w:id="1399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400" w:author="Wolfgang J. Toechterle" w:date="2013-06-08T19:24:00Z">
              <w:r w:rsidRPr="00EA5133" w:rsidDel="00763EC0">
                <w:rPr>
                  <w:color w:val="0000FF"/>
                </w:rPr>
                <w:delText>B.2</w:delText>
              </w:r>
            </w:del>
          </w:p>
        </w:tc>
        <w:tc>
          <w:tcPr>
            <w:tcW w:w="7513" w:type="dxa"/>
          </w:tcPr>
          <w:p w14:paraId="5E5DBE06" w14:textId="7C40217D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01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4D4FCC50" w14:textId="4351A189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02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2395E7C7" w14:textId="37557946">
        <w:trPr>
          <w:del w:id="1403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47E769D" w14:textId="27B8E2B1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404" w:author="Wolfgang J. Toechterle" w:date="2013-06-08T19:24:00Z"/>
                <w:color w:val="0000FF"/>
                <w:rPrChange w:id="1405" w:author="Wolfgang J. Toechterle" w:date="2013-06-22T10:32:00Z">
                  <w:rPr>
                    <w:del w:id="1406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407" w:author="Wolfgang J. Toechterle" w:date="2013-06-08T19:24:00Z">
              <w:r w:rsidRPr="00EA5133" w:rsidDel="00763EC0">
                <w:rPr>
                  <w:color w:val="0000FF"/>
                </w:rPr>
                <w:delText>B.3</w:delText>
              </w:r>
            </w:del>
          </w:p>
        </w:tc>
        <w:tc>
          <w:tcPr>
            <w:tcW w:w="7513" w:type="dxa"/>
          </w:tcPr>
          <w:p w14:paraId="329952BB" w14:textId="76E58289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08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3F07A6C7" w14:textId="5DCDB2E9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09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32BB150E" w14:textId="13DBC682">
        <w:trPr>
          <w:del w:id="1410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8E97BB5" w14:textId="651A4A18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411" w:author="Wolfgang J. Toechterle" w:date="2013-06-08T19:24:00Z"/>
                <w:color w:val="0000FF"/>
                <w:rPrChange w:id="1412" w:author="Wolfgang J. Toechterle" w:date="2013-06-22T10:32:00Z">
                  <w:rPr>
                    <w:del w:id="1413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414" w:author="Wolfgang J. Toechterle" w:date="2013-06-08T19:24:00Z">
              <w:r w:rsidRPr="00EA5133" w:rsidDel="00763EC0">
                <w:rPr>
                  <w:color w:val="0000FF"/>
                </w:rPr>
                <w:delText xml:space="preserve">B.4 </w:delText>
              </w:r>
            </w:del>
          </w:p>
        </w:tc>
        <w:tc>
          <w:tcPr>
            <w:tcW w:w="7513" w:type="dxa"/>
          </w:tcPr>
          <w:p w14:paraId="403BB45B" w14:textId="2263F055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15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4D82EC96" w14:textId="6F07A898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16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1D53D757" w14:textId="45541583">
        <w:trPr>
          <w:del w:id="141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E237667" w14:textId="715B234B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418" w:author="Wolfgang J. Toechterle" w:date="2013-06-08T19:24:00Z"/>
                <w:color w:val="0000FF"/>
                <w:rPrChange w:id="1419" w:author="Wolfgang J. Toechterle" w:date="2013-06-22T10:32:00Z">
                  <w:rPr>
                    <w:del w:id="142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421" w:author="Wolfgang J. Toechterle" w:date="2013-06-08T19:24:00Z">
              <w:r w:rsidRPr="00EA5133" w:rsidDel="00763EC0">
                <w:rPr>
                  <w:color w:val="0000FF"/>
                </w:rPr>
                <w:delText>B.5</w:delText>
              </w:r>
            </w:del>
          </w:p>
        </w:tc>
        <w:tc>
          <w:tcPr>
            <w:tcW w:w="7513" w:type="dxa"/>
          </w:tcPr>
          <w:p w14:paraId="41822FB9" w14:textId="57E717A2" w:rsidR="00CC5429" w:rsidRPr="00EA5133" w:rsidDel="00763EC0" w:rsidRDefault="00CC5429" w:rsidP="003F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22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3A6DB209" w14:textId="578285CE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23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22E14F26" w14:textId="48E955A3">
        <w:trPr>
          <w:del w:id="142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478F6CE" w14:textId="45CA2F16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425" w:author="Wolfgang J. Toechterle" w:date="2013-06-08T19:24:00Z"/>
                <w:color w:val="0000FF"/>
                <w:rPrChange w:id="1426" w:author="Wolfgang J. Toechterle" w:date="2013-06-22T10:32:00Z">
                  <w:rPr>
                    <w:del w:id="142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428" w:author="Wolfgang J. Toechterle" w:date="2013-06-08T19:24:00Z">
              <w:r w:rsidRPr="00EA5133" w:rsidDel="00763EC0">
                <w:rPr>
                  <w:color w:val="0000FF"/>
                </w:rPr>
                <w:delText>B.6</w:delText>
              </w:r>
            </w:del>
          </w:p>
        </w:tc>
        <w:tc>
          <w:tcPr>
            <w:tcW w:w="7513" w:type="dxa"/>
          </w:tcPr>
          <w:p w14:paraId="1FA0FA48" w14:textId="1B89096D" w:rsidR="00CC5429" w:rsidRPr="00EA5133" w:rsidDel="00763EC0" w:rsidRDefault="00CC5429" w:rsidP="00CC5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29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7DAE4D88" w14:textId="733B66F2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30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17BBF502" w14:textId="73C1BBD6">
        <w:trPr>
          <w:del w:id="1431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8A61848" w14:textId="3A8734A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432" w:author="Wolfgang J. Toechterle" w:date="2013-06-08T19:24:00Z"/>
                <w:color w:val="0000FF"/>
                <w:rPrChange w:id="1433" w:author="Wolfgang J. Toechterle" w:date="2013-06-22T10:32:00Z">
                  <w:rPr>
                    <w:del w:id="1434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435" w:author="Wolfgang J. Toechterle" w:date="2013-06-08T19:24:00Z">
              <w:r w:rsidRPr="00EA5133" w:rsidDel="00763EC0">
                <w:rPr>
                  <w:color w:val="0000FF"/>
                </w:rPr>
                <w:delText>B.7</w:delText>
              </w:r>
            </w:del>
          </w:p>
        </w:tc>
        <w:tc>
          <w:tcPr>
            <w:tcW w:w="7513" w:type="dxa"/>
          </w:tcPr>
          <w:p w14:paraId="56FE53D4" w14:textId="7C19D9FC" w:rsidR="00CC5429" w:rsidRPr="00EA5133" w:rsidDel="00763EC0" w:rsidRDefault="00CC5429" w:rsidP="007B15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36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75E2C567" w14:textId="06CCA424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37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6D0E634F" w14:textId="4581105C">
        <w:trPr>
          <w:del w:id="1438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0B3197B" w14:textId="6A4FFAE0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439" w:author="Wolfgang J. Toechterle" w:date="2013-06-08T19:24:00Z"/>
                <w:color w:val="0000FF"/>
                <w:rPrChange w:id="1440" w:author="Wolfgang J. Toechterle" w:date="2013-06-22T10:32:00Z">
                  <w:rPr>
                    <w:del w:id="1441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442" w:author="Wolfgang J. Toechterle" w:date="2013-06-08T19:24:00Z">
              <w:r w:rsidRPr="00EA5133" w:rsidDel="00763EC0">
                <w:rPr>
                  <w:color w:val="0000FF"/>
                </w:rPr>
                <w:delText>B.8</w:delText>
              </w:r>
            </w:del>
          </w:p>
        </w:tc>
        <w:tc>
          <w:tcPr>
            <w:tcW w:w="7513" w:type="dxa"/>
          </w:tcPr>
          <w:p w14:paraId="11E54FAA" w14:textId="5B57C3AF" w:rsidR="00CC5429" w:rsidRPr="00EA5133" w:rsidDel="00763EC0" w:rsidRDefault="00CC5429" w:rsidP="00142C5A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43" w:author="Wolfgang J. Toechterle" w:date="2013-06-08T19:24:00Z"/>
                <w:color w:val="0000FF"/>
                <w:rPrChange w:id="1444" w:author="Wolfgang J. Toechterle" w:date="2013-06-22T10:32:00Z">
                  <w:rPr>
                    <w:del w:id="1445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446" w:author="Wolfgang J. Toechterle" w:date="2013-06-08T19:24:00Z">
              <w:r w:rsidRPr="00EA5133" w:rsidDel="00763EC0">
                <w:rPr>
                  <w:color w:val="0000FF"/>
                </w:rPr>
                <w:delText>Quality of the mounted presentation</w:delText>
              </w:r>
            </w:del>
            <w:del w:id="1447" w:author="Wolfgang J. Toechterle" w:date="2013-05-31T18:08:00Z">
              <w:r w:rsidRPr="00EA5133" w:rsidDel="00142C5A">
                <w:rPr>
                  <w:color w:val="0000FF"/>
                </w:rPr>
                <w:delText xml:space="preserve"> or the 3D assembly</w:delText>
              </w:r>
            </w:del>
          </w:p>
        </w:tc>
        <w:tc>
          <w:tcPr>
            <w:tcW w:w="1449" w:type="dxa"/>
          </w:tcPr>
          <w:p w14:paraId="252DE747" w14:textId="50FAEDC9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48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221B97A6" w14:textId="11D293EE">
        <w:trPr>
          <w:del w:id="144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C04C9B4" w14:textId="035D792F" w:rsidR="00CC5429" w:rsidRPr="00F8618F" w:rsidDel="00763EC0" w:rsidRDefault="00CC5429" w:rsidP="00244ABB">
            <w:pPr>
              <w:tabs>
                <w:tab w:val="center" w:pos="4680"/>
                <w:tab w:val="right" w:pos="9360"/>
              </w:tabs>
              <w:rPr>
                <w:del w:id="1450" w:author="Wolfgang J. Toechterle" w:date="2013-06-08T19:24:00Z"/>
                <w:b w:val="0"/>
                <w:color w:val="0000FF"/>
              </w:rPr>
            </w:pPr>
          </w:p>
        </w:tc>
        <w:tc>
          <w:tcPr>
            <w:tcW w:w="7513" w:type="dxa"/>
          </w:tcPr>
          <w:p w14:paraId="3EBAEFE8" w14:textId="33FEB8CC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51" w:author="Wolfgang J. Toechterle" w:date="2013-06-08T19:24:00Z"/>
                <w:b/>
                <w:color w:val="0000FF"/>
              </w:rPr>
            </w:pPr>
          </w:p>
        </w:tc>
        <w:tc>
          <w:tcPr>
            <w:tcW w:w="1449" w:type="dxa"/>
          </w:tcPr>
          <w:p w14:paraId="2492783E" w14:textId="4E0430D7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52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640646D0" w14:textId="1906B398">
        <w:trPr>
          <w:del w:id="1453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7958CD4" w14:textId="5681D38C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454" w:author="Wolfgang J. Toechterle" w:date="2013-06-08T19:24:00Z"/>
                <w:color w:val="0000FF"/>
                <w:rPrChange w:id="1455" w:author="Wolfgang J. Toechterle" w:date="2013-06-22T10:32:00Z">
                  <w:rPr>
                    <w:del w:id="1456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457" w:author="Wolfgang J. Toechterle" w:date="2013-06-08T19:24:00Z">
              <w:r w:rsidRPr="00EA5133" w:rsidDel="00763EC0">
                <w:rPr>
                  <w:color w:val="0000FF"/>
                </w:rPr>
                <w:delText xml:space="preserve">C </w:delText>
              </w:r>
            </w:del>
          </w:p>
        </w:tc>
        <w:tc>
          <w:tcPr>
            <w:tcW w:w="7513" w:type="dxa"/>
          </w:tcPr>
          <w:p w14:paraId="5F486C78" w14:textId="4D9D83A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58" w:author="Wolfgang J. Toechterle" w:date="2013-06-08T19:24:00Z"/>
                <w:b/>
                <w:color w:val="0000FF"/>
                <w:rPrChange w:id="1459" w:author="Wolfgang J. Toechterle" w:date="2013-06-22T10:32:00Z">
                  <w:rPr>
                    <w:del w:id="1460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461" w:author="Wolfgang J. Toechterle" w:date="2013-06-08T19:24:00Z">
              <w:r w:rsidRPr="00EA5133" w:rsidDel="00763EC0">
                <w:rPr>
                  <w:b/>
                  <w:color w:val="0000FF"/>
                </w:rPr>
                <w:delText>Computer usage</w:delText>
              </w:r>
            </w:del>
          </w:p>
        </w:tc>
        <w:tc>
          <w:tcPr>
            <w:tcW w:w="1449" w:type="dxa"/>
          </w:tcPr>
          <w:p w14:paraId="78760E0F" w14:textId="7D82ABD3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62" w:author="Wolfgang J. Toechterle" w:date="2013-06-08T19:24:00Z"/>
                <w:b/>
                <w:color w:val="0000FF"/>
                <w:rPrChange w:id="1463" w:author="Wolfgang J. Toechterle" w:date="2013-06-22T10:32:00Z">
                  <w:rPr>
                    <w:del w:id="1464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465" w:author="Wolfgang J. Toechterle" w:date="2013-06-08T19:24:00Z">
              <w:r w:rsidRPr="00EA5133" w:rsidDel="00763EC0">
                <w:rPr>
                  <w:b/>
                  <w:color w:val="0000FF"/>
                </w:rPr>
                <w:delText>Objective /4</w:delText>
              </w:r>
            </w:del>
          </w:p>
        </w:tc>
      </w:tr>
      <w:tr w:rsidR="00CC5429" w:rsidRPr="00EA5133" w:rsidDel="00763EC0" w14:paraId="693C2A41" w14:textId="70686D4E">
        <w:trPr>
          <w:del w:id="146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FD79305" w14:textId="31247E19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467" w:author="Wolfgang J. Toechterle" w:date="2013-06-08T19:24:00Z"/>
                <w:color w:val="0000FF"/>
                <w:rPrChange w:id="1468" w:author="Wolfgang J. Toechterle" w:date="2013-06-22T10:32:00Z">
                  <w:rPr>
                    <w:del w:id="1469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470" w:author="Wolfgang J. Toechterle" w:date="2013-06-08T19:24:00Z">
              <w:r w:rsidRPr="00EA5133" w:rsidDel="00763EC0">
                <w:rPr>
                  <w:color w:val="0000FF"/>
                </w:rPr>
                <w:delText>C.1</w:delText>
              </w:r>
            </w:del>
          </w:p>
        </w:tc>
        <w:tc>
          <w:tcPr>
            <w:tcW w:w="7513" w:type="dxa"/>
          </w:tcPr>
          <w:p w14:paraId="6C301183" w14:textId="6FD8F0E1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71" w:author="Wolfgang J. Toechterle" w:date="2013-06-08T19:24:00Z"/>
                <w:color w:val="0000FF"/>
                <w:rPrChange w:id="1472" w:author="Wolfgang J. Toechterle" w:date="2013-06-22T10:32:00Z">
                  <w:rPr>
                    <w:del w:id="1473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474" w:author="Wolfgang J. Toechterle" w:date="2013-06-08T19:24:00Z">
              <w:r w:rsidRPr="00EA5133" w:rsidDel="00763EC0">
                <w:rPr>
                  <w:color w:val="0000FF"/>
                </w:rPr>
                <w:delText>Resolution of linked, embedded or original images as specified in the task</w:delText>
              </w:r>
            </w:del>
          </w:p>
        </w:tc>
        <w:tc>
          <w:tcPr>
            <w:tcW w:w="1449" w:type="dxa"/>
          </w:tcPr>
          <w:p w14:paraId="0B1CC19C" w14:textId="709DCA57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75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283152C7" w14:textId="1316933C">
        <w:trPr>
          <w:del w:id="147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42DDC60" w14:textId="7136335B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477" w:author="Wolfgang J. Toechterle" w:date="2013-06-08T19:24:00Z"/>
                <w:color w:val="0000FF"/>
                <w:rPrChange w:id="1478" w:author="Wolfgang J. Toechterle" w:date="2013-06-22T10:32:00Z">
                  <w:rPr>
                    <w:del w:id="1479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480" w:author="Wolfgang J. Toechterle" w:date="2013-06-08T19:24:00Z">
              <w:r w:rsidRPr="00EA5133" w:rsidDel="00763EC0">
                <w:rPr>
                  <w:color w:val="0000FF"/>
                </w:rPr>
                <w:delText>C.2</w:delText>
              </w:r>
            </w:del>
          </w:p>
        </w:tc>
        <w:tc>
          <w:tcPr>
            <w:tcW w:w="7513" w:type="dxa"/>
          </w:tcPr>
          <w:p w14:paraId="2E6C23C5" w14:textId="5C4D9C89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81" w:author="Wolfgang J. Toechterle" w:date="2013-06-08T19:24:00Z"/>
                <w:color w:val="0000FF"/>
                <w:rPrChange w:id="1482" w:author="Wolfgang J. Toechterle" w:date="2013-06-22T10:32:00Z">
                  <w:rPr>
                    <w:del w:id="1483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484" w:author="Wolfgang J. Toechterle" w:date="2013-06-08T19:24:00Z">
              <w:r w:rsidRPr="00EA5133" w:rsidDel="00763EC0">
                <w:rPr>
                  <w:color w:val="0000FF"/>
                </w:rPr>
                <w:delText xml:space="preserve">Colour mode (RGB or CMYK) of linked images as specified in the task </w:delText>
              </w:r>
            </w:del>
          </w:p>
        </w:tc>
        <w:tc>
          <w:tcPr>
            <w:tcW w:w="1449" w:type="dxa"/>
          </w:tcPr>
          <w:p w14:paraId="05A50EB1" w14:textId="287B090A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85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553127EC" w14:textId="50F02D22">
        <w:trPr>
          <w:del w:id="148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74151CC" w14:textId="641B2D07" w:rsidR="00CC5429" w:rsidRPr="00F8618F" w:rsidDel="00763EC0" w:rsidRDefault="00CC5429" w:rsidP="00244ABB">
            <w:pPr>
              <w:rPr>
                <w:del w:id="1487" w:author="Wolfgang J. Toechterle" w:date="2013-06-08T19:24:00Z"/>
                <w:color w:val="0000FF"/>
              </w:rPr>
            </w:pPr>
            <w:del w:id="1488" w:author="Wolfgang J. Toechterle" w:date="2013-06-08T19:24:00Z">
              <w:r w:rsidRPr="00EA5133" w:rsidDel="00763EC0">
                <w:rPr>
                  <w:color w:val="0000FF"/>
                </w:rPr>
                <w:delText>C.3</w:delText>
              </w:r>
            </w:del>
          </w:p>
        </w:tc>
        <w:tc>
          <w:tcPr>
            <w:tcW w:w="7513" w:type="dxa"/>
          </w:tcPr>
          <w:p w14:paraId="6FEBA6BE" w14:textId="019B4348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89" w:author="Wolfgang J. Toechterle" w:date="2013-06-08T19:24:00Z"/>
                <w:color w:val="0000FF"/>
                <w:rPrChange w:id="1490" w:author="Wolfgang J. Toechterle" w:date="2013-06-22T10:32:00Z">
                  <w:rPr>
                    <w:del w:id="1491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492" w:author="Wolfgang J. Toechterle" w:date="2013-06-08T19:24:00Z">
              <w:r w:rsidRPr="00EA5133" w:rsidDel="00763EC0">
                <w:rPr>
                  <w:color w:val="0000FF"/>
                </w:rPr>
                <w:delText>Image or element dimensions as specified in the task</w:delText>
              </w:r>
            </w:del>
          </w:p>
        </w:tc>
        <w:tc>
          <w:tcPr>
            <w:tcW w:w="1449" w:type="dxa"/>
          </w:tcPr>
          <w:p w14:paraId="3E68CA99" w14:textId="3C70DD8D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93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7410C07D" w14:textId="7C8B760D">
        <w:trPr>
          <w:del w:id="149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9D5687E" w14:textId="29005E86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495" w:author="Wolfgang J. Toechterle" w:date="2013-06-08T19:24:00Z"/>
                <w:color w:val="0000FF"/>
                <w:rPrChange w:id="1496" w:author="Wolfgang J. Toechterle" w:date="2013-06-22T10:32:00Z">
                  <w:rPr>
                    <w:del w:id="149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498" w:author="Wolfgang J. Toechterle" w:date="2013-06-08T19:24:00Z">
              <w:r w:rsidRPr="00EA5133" w:rsidDel="00763EC0">
                <w:rPr>
                  <w:color w:val="0000FF"/>
                </w:rPr>
                <w:delText>C.4</w:delText>
              </w:r>
            </w:del>
          </w:p>
        </w:tc>
        <w:tc>
          <w:tcPr>
            <w:tcW w:w="7513" w:type="dxa"/>
          </w:tcPr>
          <w:p w14:paraId="6B1688DB" w14:textId="70187B23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99" w:author="Wolfgang J. Toechterle" w:date="2013-06-08T19:24:00Z"/>
                <w:color w:val="0000FF"/>
                <w:rPrChange w:id="1500" w:author="Wolfgang J. Toechterle" w:date="2013-06-22T10:32:00Z">
                  <w:rPr>
                    <w:del w:id="1501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502" w:author="Wolfgang J. Toechterle" w:date="2013-06-08T19:24:00Z">
              <w:r w:rsidRPr="00EA5133" w:rsidDel="00763EC0">
                <w:rPr>
                  <w:color w:val="0000FF"/>
                </w:rPr>
                <w:delText>Use of style sheets or master elements in layout as required in the task</w:delText>
              </w:r>
            </w:del>
          </w:p>
        </w:tc>
        <w:tc>
          <w:tcPr>
            <w:tcW w:w="1449" w:type="dxa"/>
          </w:tcPr>
          <w:p w14:paraId="5A8D26A7" w14:textId="7638CFDE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03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6CBFD12B" w14:textId="16286711">
        <w:trPr>
          <w:del w:id="150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1B563DC" w14:textId="0D3CBB0D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505" w:author="Wolfgang J. Toechterle" w:date="2013-06-08T19:24:00Z"/>
                <w:color w:val="0000FF"/>
                <w:rPrChange w:id="1506" w:author="Wolfgang J. Toechterle" w:date="2013-06-22T10:32:00Z">
                  <w:rPr>
                    <w:del w:id="150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508" w:author="Wolfgang J. Toechterle" w:date="2013-06-08T19:24:00Z">
              <w:r w:rsidRPr="00EA5133" w:rsidDel="00763EC0">
                <w:rPr>
                  <w:color w:val="0000FF"/>
                </w:rPr>
                <w:delText>C.5</w:delText>
              </w:r>
            </w:del>
          </w:p>
        </w:tc>
        <w:tc>
          <w:tcPr>
            <w:tcW w:w="7513" w:type="dxa"/>
          </w:tcPr>
          <w:p w14:paraId="66C4D0DA" w14:textId="6DE08B9B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09" w:author="Wolfgang J. Toechterle" w:date="2013-06-08T19:24:00Z"/>
                <w:color w:val="0000FF"/>
              </w:rPr>
            </w:pPr>
            <w:del w:id="1510" w:author="Wolfgang J. Toechterle" w:date="2013-06-08T19:24:00Z">
              <w:r w:rsidRPr="00EA5133" w:rsidDel="00763EC0">
                <w:rPr>
                  <w:color w:val="0000FF"/>
                </w:rPr>
                <w:delText>Final dimensions of layout as specified in the task</w:delText>
              </w:r>
            </w:del>
          </w:p>
        </w:tc>
        <w:tc>
          <w:tcPr>
            <w:tcW w:w="1449" w:type="dxa"/>
          </w:tcPr>
          <w:p w14:paraId="278D248C" w14:textId="5A58A7C0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11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363923F9" w14:textId="0A5BA532">
        <w:trPr>
          <w:del w:id="151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5C8554F" w14:textId="2706A363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513" w:author="Wolfgang J. Toechterle" w:date="2013-06-08T19:24:00Z"/>
                <w:color w:val="0000FF"/>
                <w:rPrChange w:id="1514" w:author="Wolfgang J. Toechterle" w:date="2013-06-22T10:32:00Z">
                  <w:rPr>
                    <w:del w:id="1515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516" w:author="Wolfgang J. Toechterle" w:date="2013-06-08T19:24:00Z">
              <w:r w:rsidRPr="00EA5133" w:rsidDel="00763EC0">
                <w:rPr>
                  <w:color w:val="0000FF"/>
                </w:rPr>
                <w:delText>C.6</w:delText>
              </w:r>
            </w:del>
          </w:p>
        </w:tc>
        <w:tc>
          <w:tcPr>
            <w:tcW w:w="7513" w:type="dxa"/>
          </w:tcPr>
          <w:p w14:paraId="417D86C0" w14:textId="44B6C6E2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17" w:author="Wolfgang J. Toechterle" w:date="2013-06-08T19:24:00Z"/>
                <w:color w:val="0000FF"/>
                <w:rPrChange w:id="1518" w:author="Wolfgang J. Toechterle" w:date="2013-06-22T10:32:00Z">
                  <w:rPr>
                    <w:del w:id="1519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520" w:author="Wolfgang J. Toechterle" w:date="2013-06-08T19:24:00Z">
              <w:r w:rsidRPr="00EA5133" w:rsidDel="00763EC0">
                <w:rPr>
                  <w:color w:val="0000FF"/>
                </w:rPr>
                <w:delText>All required text is present in the task</w:delText>
              </w:r>
            </w:del>
          </w:p>
        </w:tc>
        <w:tc>
          <w:tcPr>
            <w:tcW w:w="1449" w:type="dxa"/>
          </w:tcPr>
          <w:p w14:paraId="07A73F6E" w14:textId="32F8B59A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21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705C487A" w14:textId="3DB8106F">
        <w:trPr>
          <w:del w:id="152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925C619" w14:textId="78DD373E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523" w:author="Wolfgang J. Toechterle" w:date="2013-06-08T19:24:00Z"/>
                <w:color w:val="0000FF"/>
                <w:rPrChange w:id="1524" w:author="Wolfgang J. Toechterle" w:date="2013-06-22T10:32:00Z">
                  <w:rPr>
                    <w:del w:id="1525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526" w:author="Wolfgang J. Toechterle" w:date="2013-06-08T19:24:00Z">
              <w:r w:rsidRPr="00EA5133" w:rsidDel="00763EC0">
                <w:rPr>
                  <w:color w:val="0000FF"/>
                </w:rPr>
                <w:delText>C.7</w:delText>
              </w:r>
            </w:del>
          </w:p>
        </w:tc>
        <w:tc>
          <w:tcPr>
            <w:tcW w:w="7513" w:type="dxa"/>
          </w:tcPr>
          <w:p w14:paraId="492D813A" w14:textId="599D3BAF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27" w:author="Wolfgang J. Toechterle" w:date="2013-06-08T19:24:00Z"/>
                <w:color w:val="0000FF"/>
                <w:rPrChange w:id="1528" w:author="Wolfgang J. Toechterle" w:date="2013-06-22T10:32:00Z">
                  <w:rPr>
                    <w:del w:id="1529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530" w:author="Wolfgang J. Toechterle" w:date="2013-06-08T19:24:00Z">
              <w:r w:rsidRPr="00EA5133" w:rsidDel="00763EC0">
                <w:rPr>
                  <w:color w:val="0000FF"/>
                </w:rPr>
                <w:delText>All required elements are present in the task</w:delText>
              </w:r>
            </w:del>
          </w:p>
        </w:tc>
        <w:tc>
          <w:tcPr>
            <w:tcW w:w="1449" w:type="dxa"/>
          </w:tcPr>
          <w:p w14:paraId="71C3673B" w14:textId="000793A7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31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5EEAA3A5" w14:textId="6810EDB8">
        <w:trPr>
          <w:del w:id="153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F556EE0" w14:textId="595B56F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533" w:author="Wolfgang J. Toechterle" w:date="2013-06-08T19:24:00Z"/>
                <w:color w:val="0000FF"/>
                <w:rPrChange w:id="1534" w:author="Wolfgang J. Toechterle" w:date="2013-06-22T10:32:00Z">
                  <w:rPr>
                    <w:del w:id="1535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536" w:author="Wolfgang J. Toechterle" w:date="2013-06-08T19:24:00Z">
              <w:r w:rsidRPr="00EA5133" w:rsidDel="00763EC0">
                <w:rPr>
                  <w:color w:val="0000FF"/>
                </w:rPr>
                <w:delText>C.8</w:delText>
              </w:r>
            </w:del>
          </w:p>
        </w:tc>
        <w:tc>
          <w:tcPr>
            <w:tcW w:w="7513" w:type="dxa"/>
          </w:tcPr>
          <w:p w14:paraId="2B8B5946" w14:textId="2023B3F2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37" w:author="Wolfgang J. Toechterle" w:date="2013-06-08T19:24:00Z"/>
                <w:color w:val="0000FF"/>
                <w:rPrChange w:id="1538" w:author="Wolfgang J. Toechterle" w:date="2013-06-22T10:32:00Z">
                  <w:rPr>
                    <w:del w:id="1539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540" w:author="Wolfgang J. Toechterle" w:date="2013-06-08T19:24:00Z">
              <w:r w:rsidRPr="00EA5133" w:rsidDel="00763EC0">
                <w:rPr>
                  <w:color w:val="0000FF"/>
                </w:rPr>
                <w:delText>Use of corporate guidelines appropriate to the task</w:delText>
              </w:r>
            </w:del>
          </w:p>
        </w:tc>
        <w:tc>
          <w:tcPr>
            <w:tcW w:w="1449" w:type="dxa"/>
          </w:tcPr>
          <w:p w14:paraId="1BEC9A5D" w14:textId="14BB1492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41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0A67A63F" w14:textId="638043E3">
        <w:trPr>
          <w:del w:id="154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6A94E42E" w14:textId="6C7C8D06" w:rsidR="00CC5429" w:rsidRPr="00F8618F" w:rsidDel="00763EC0" w:rsidRDefault="00CC5429" w:rsidP="00244ABB">
            <w:pPr>
              <w:tabs>
                <w:tab w:val="center" w:pos="4680"/>
                <w:tab w:val="right" w:pos="9360"/>
              </w:tabs>
              <w:rPr>
                <w:del w:id="1543" w:author="Wolfgang J. Toechterle" w:date="2013-06-08T19:24:00Z"/>
                <w:b w:val="0"/>
                <w:color w:val="0000FF"/>
              </w:rPr>
            </w:pPr>
          </w:p>
        </w:tc>
        <w:tc>
          <w:tcPr>
            <w:tcW w:w="7513" w:type="dxa"/>
          </w:tcPr>
          <w:p w14:paraId="6D02A07C" w14:textId="013B0F94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44" w:author="Wolfgang J. Toechterle" w:date="2013-06-08T19:24:00Z"/>
                <w:b/>
                <w:color w:val="0000FF"/>
              </w:rPr>
            </w:pPr>
          </w:p>
        </w:tc>
        <w:tc>
          <w:tcPr>
            <w:tcW w:w="1449" w:type="dxa"/>
          </w:tcPr>
          <w:p w14:paraId="18D3A4D8" w14:textId="51D13F8F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45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547A84BE" w14:textId="2DAE2F21">
        <w:trPr>
          <w:del w:id="154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5618612" w14:textId="4AB95932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547" w:author="Wolfgang J. Toechterle" w:date="2013-06-08T19:24:00Z"/>
                <w:color w:val="0000FF"/>
                <w:rPrChange w:id="1548" w:author="Wolfgang J. Toechterle" w:date="2013-06-22T10:32:00Z">
                  <w:rPr>
                    <w:del w:id="1549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550" w:author="Wolfgang J. Toechterle" w:date="2013-06-08T19:24:00Z">
              <w:r w:rsidRPr="00EA5133" w:rsidDel="00763EC0">
                <w:rPr>
                  <w:color w:val="0000FF"/>
                </w:rPr>
                <w:delText>D</w:delText>
              </w:r>
            </w:del>
          </w:p>
        </w:tc>
        <w:tc>
          <w:tcPr>
            <w:tcW w:w="7513" w:type="dxa"/>
          </w:tcPr>
          <w:p w14:paraId="49612972" w14:textId="439FA510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51" w:author="Wolfgang J. Toechterle" w:date="2013-06-08T19:24:00Z"/>
                <w:b/>
                <w:color w:val="0000FF"/>
                <w:rPrChange w:id="1552" w:author="Wolfgang J. Toechterle" w:date="2013-06-22T10:32:00Z">
                  <w:rPr>
                    <w:del w:id="1553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554" w:author="Wolfgang J. Toechterle" w:date="2013-06-08T19:24:00Z">
              <w:r w:rsidRPr="00EA5133" w:rsidDel="00763EC0">
                <w:rPr>
                  <w:b/>
                  <w:color w:val="0000FF"/>
                </w:rPr>
                <w:delText>Manual abilities</w:delText>
              </w:r>
            </w:del>
          </w:p>
        </w:tc>
        <w:tc>
          <w:tcPr>
            <w:tcW w:w="1449" w:type="dxa"/>
          </w:tcPr>
          <w:p w14:paraId="2F7FCA24" w14:textId="40844740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55" w:author="Wolfgang J. Toechterle" w:date="2013-06-08T19:24:00Z"/>
                <w:b/>
                <w:color w:val="0000FF"/>
                <w:rPrChange w:id="1556" w:author="Wolfgang J. Toechterle" w:date="2013-06-22T10:32:00Z">
                  <w:rPr>
                    <w:del w:id="1557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558" w:author="Wolfgang J. Toechterle" w:date="2013-06-08T19:24:00Z">
              <w:r w:rsidRPr="00EA5133" w:rsidDel="00763EC0">
                <w:rPr>
                  <w:b/>
                  <w:color w:val="0000FF"/>
                </w:rPr>
                <w:delText>Objective /2</w:delText>
              </w:r>
            </w:del>
          </w:p>
        </w:tc>
      </w:tr>
      <w:tr w:rsidR="00CC5429" w:rsidRPr="00EA5133" w:rsidDel="00763EC0" w14:paraId="4DD6C8AE" w14:textId="416F13A4">
        <w:trPr>
          <w:del w:id="155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B4359AB" w14:textId="0E52C667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560" w:author="Wolfgang J. Toechterle" w:date="2013-06-08T19:24:00Z"/>
                <w:color w:val="0000FF"/>
                <w:rPrChange w:id="1561" w:author="Wolfgang J. Toechterle" w:date="2013-06-22T10:32:00Z">
                  <w:rPr>
                    <w:del w:id="156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563" w:author="Wolfgang J. Toechterle" w:date="2013-06-08T19:24:00Z">
              <w:r w:rsidRPr="00EA5133" w:rsidDel="00763EC0">
                <w:rPr>
                  <w:color w:val="0000FF"/>
                </w:rPr>
                <w:delText xml:space="preserve">D.1 </w:delText>
              </w:r>
            </w:del>
          </w:p>
        </w:tc>
        <w:tc>
          <w:tcPr>
            <w:tcW w:w="7513" w:type="dxa"/>
          </w:tcPr>
          <w:p w14:paraId="61D3DD7F" w14:textId="189226DA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64" w:author="Wolfgang J. Toechterle" w:date="2013-06-08T19:24:00Z"/>
                <w:color w:val="0000FF"/>
                <w:rPrChange w:id="1565" w:author="Wolfgang J. Toechterle" w:date="2013-06-22T10:32:00Z">
                  <w:rPr>
                    <w:del w:id="156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567" w:author="Wolfgang J. Toechterle" w:date="2013-06-08T19:24:00Z">
              <w:r w:rsidRPr="00EA5133" w:rsidDel="00763EC0">
                <w:rPr>
                  <w:color w:val="0000FF"/>
                </w:rPr>
                <w:delText>Mounting printouts on board for presentation</w:delText>
              </w:r>
            </w:del>
          </w:p>
        </w:tc>
        <w:tc>
          <w:tcPr>
            <w:tcW w:w="1449" w:type="dxa"/>
          </w:tcPr>
          <w:p w14:paraId="17E52C07" w14:textId="39E92CF9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68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6D97FF23" w14:textId="6189ABDD">
        <w:trPr>
          <w:del w:id="156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3DDA7A2" w14:textId="5D51437B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570" w:author="Wolfgang J. Toechterle" w:date="2013-06-08T19:24:00Z"/>
                <w:color w:val="0000FF"/>
                <w:rPrChange w:id="1571" w:author="Wolfgang J. Toechterle" w:date="2013-06-22T10:32:00Z">
                  <w:rPr>
                    <w:del w:id="157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573" w:author="Wolfgang J. Toechterle" w:date="2013-06-08T19:24:00Z">
              <w:r w:rsidRPr="00EA5133" w:rsidDel="00763EC0">
                <w:rPr>
                  <w:color w:val="0000FF"/>
                </w:rPr>
                <w:delText>D.2</w:delText>
              </w:r>
            </w:del>
          </w:p>
        </w:tc>
        <w:tc>
          <w:tcPr>
            <w:tcW w:w="7513" w:type="dxa"/>
          </w:tcPr>
          <w:p w14:paraId="2974C553" w14:textId="1196BBC6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74" w:author="Wolfgang J. Toechterle" w:date="2013-06-08T19:24:00Z"/>
                <w:color w:val="0000FF"/>
                <w:rPrChange w:id="1575" w:author="Wolfgang J. Toechterle" w:date="2013-06-22T10:32:00Z">
                  <w:rPr>
                    <w:del w:id="157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577" w:author="Wolfgang J. Toechterle" w:date="2013-06-08T19:24:00Z">
              <w:r w:rsidRPr="00EA5133" w:rsidDel="00763EC0">
                <w:rPr>
                  <w:color w:val="0000FF"/>
                </w:rPr>
                <w:delText>Supply of printouts only</w:delText>
              </w:r>
            </w:del>
          </w:p>
        </w:tc>
        <w:tc>
          <w:tcPr>
            <w:tcW w:w="1449" w:type="dxa"/>
          </w:tcPr>
          <w:p w14:paraId="7FC2C1F6" w14:textId="5EAE5898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78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0D15392B" w14:textId="099B4569">
        <w:trPr>
          <w:del w:id="157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B23DCD2" w14:textId="799325A8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580" w:author="Wolfgang J. Toechterle" w:date="2013-06-08T19:24:00Z"/>
                <w:color w:val="0000FF"/>
                <w:rPrChange w:id="1581" w:author="Wolfgang J. Toechterle" w:date="2013-06-22T10:32:00Z">
                  <w:rPr>
                    <w:del w:id="158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583" w:author="Wolfgang J. Toechterle" w:date="2013-06-08T19:24:00Z">
              <w:r w:rsidRPr="00EA5133" w:rsidDel="00763EC0">
                <w:rPr>
                  <w:color w:val="0000FF"/>
                </w:rPr>
                <w:delText>D.3</w:delText>
              </w:r>
            </w:del>
          </w:p>
        </w:tc>
        <w:tc>
          <w:tcPr>
            <w:tcW w:w="7513" w:type="dxa"/>
          </w:tcPr>
          <w:p w14:paraId="29DB4EEA" w14:textId="54A093C9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84" w:author="Wolfgang J. Toechterle" w:date="2013-06-08T19:24:00Z"/>
                <w:color w:val="0000FF"/>
                <w:rPrChange w:id="1585" w:author="Wolfgang J. Toechterle" w:date="2013-06-22T10:32:00Z">
                  <w:rPr>
                    <w:del w:id="158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587" w:author="Wolfgang J. Toechterle" w:date="2013-06-08T19:24:00Z">
              <w:r w:rsidRPr="00EA5133" w:rsidDel="00763EC0">
                <w:rPr>
                  <w:color w:val="0000FF"/>
                </w:rPr>
                <w:delText>Assembling in 3D (Package design or Manual design)</w:delText>
              </w:r>
            </w:del>
          </w:p>
        </w:tc>
        <w:tc>
          <w:tcPr>
            <w:tcW w:w="1449" w:type="dxa"/>
          </w:tcPr>
          <w:p w14:paraId="5D6F2CC4" w14:textId="2F527690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88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726A65F9" w14:textId="5F957454">
        <w:trPr>
          <w:del w:id="158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23ED18F" w14:textId="24C2917B" w:rsidR="00CC5429" w:rsidRPr="00F8618F" w:rsidDel="00763EC0" w:rsidRDefault="00CC5429" w:rsidP="00244ABB">
            <w:pPr>
              <w:tabs>
                <w:tab w:val="center" w:pos="4680"/>
                <w:tab w:val="right" w:pos="9360"/>
              </w:tabs>
              <w:rPr>
                <w:del w:id="1590" w:author="Wolfgang J. Toechterle" w:date="2013-06-08T19:24:00Z"/>
                <w:b w:val="0"/>
                <w:color w:val="0000FF"/>
              </w:rPr>
            </w:pPr>
          </w:p>
        </w:tc>
        <w:tc>
          <w:tcPr>
            <w:tcW w:w="7513" w:type="dxa"/>
          </w:tcPr>
          <w:p w14:paraId="3EFA117F" w14:textId="5753E856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91" w:author="Wolfgang J. Toechterle" w:date="2013-06-08T19:24:00Z"/>
                <w:b/>
                <w:color w:val="0000FF"/>
              </w:rPr>
            </w:pPr>
          </w:p>
        </w:tc>
        <w:tc>
          <w:tcPr>
            <w:tcW w:w="1449" w:type="dxa"/>
          </w:tcPr>
          <w:p w14:paraId="1A7E17F9" w14:textId="4904FE1D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92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01CFED61" w14:textId="0AD0C903">
        <w:trPr>
          <w:del w:id="1593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6D6FC56" w14:textId="039C9389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594" w:author="Wolfgang J. Toechterle" w:date="2013-06-08T19:24:00Z"/>
                <w:color w:val="0000FF"/>
                <w:rPrChange w:id="1595" w:author="Wolfgang J. Toechterle" w:date="2013-06-22T10:32:00Z">
                  <w:rPr>
                    <w:del w:id="1596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597" w:author="Wolfgang J. Toechterle" w:date="2013-06-08T19:24:00Z">
              <w:r w:rsidRPr="00EA5133" w:rsidDel="00763EC0">
                <w:rPr>
                  <w:color w:val="0000FF"/>
                </w:rPr>
                <w:delText>E</w:delText>
              </w:r>
            </w:del>
          </w:p>
        </w:tc>
        <w:tc>
          <w:tcPr>
            <w:tcW w:w="7513" w:type="dxa"/>
          </w:tcPr>
          <w:p w14:paraId="309B6B40" w14:textId="28D49A28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98" w:author="Wolfgang J. Toechterle" w:date="2013-06-08T19:24:00Z"/>
                <w:b/>
                <w:color w:val="0000FF"/>
                <w:rPrChange w:id="1599" w:author="Wolfgang J. Toechterle" w:date="2013-06-22T10:32:00Z">
                  <w:rPr>
                    <w:del w:id="1600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601" w:author="Wolfgang J. Toechterle" w:date="2013-06-08T19:24:00Z">
              <w:r w:rsidRPr="00EA5133" w:rsidDel="00763EC0">
                <w:rPr>
                  <w:b/>
                  <w:color w:val="0000FF"/>
                </w:rPr>
                <w:delText>Knowledge of the printing industry</w:delText>
              </w:r>
            </w:del>
          </w:p>
        </w:tc>
        <w:tc>
          <w:tcPr>
            <w:tcW w:w="1449" w:type="dxa"/>
          </w:tcPr>
          <w:p w14:paraId="556E4167" w14:textId="22DCC726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02" w:author="Wolfgang J. Toechterle" w:date="2013-06-08T19:24:00Z"/>
                <w:b/>
                <w:color w:val="0000FF"/>
                <w:rPrChange w:id="1603" w:author="Wolfgang J. Toechterle" w:date="2013-06-22T10:32:00Z">
                  <w:rPr>
                    <w:del w:id="1604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605" w:author="Wolfgang J. Toechterle" w:date="2013-06-08T19:24:00Z">
              <w:r w:rsidRPr="00EA5133" w:rsidDel="00763EC0">
                <w:rPr>
                  <w:b/>
                  <w:color w:val="0000FF"/>
                </w:rPr>
                <w:delText>Objective /4</w:delText>
              </w:r>
            </w:del>
          </w:p>
        </w:tc>
      </w:tr>
      <w:tr w:rsidR="00CC5429" w:rsidRPr="00EA5133" w:rsidDel="00763EC0" w14:paraId="53163CEE" w14:textId="0ECC0689">
        <w:trPr>
          <w:del w:id="160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0D2575D" w14:textId="06BC2128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607" w:author="Wolfgang J. Toechterle" w:date="2013-06-08T19:24:00Z"/>
                <w:color w:val="0000FF"/>
                <w:rPrChange w:id="1608" w:author="Wolfgang J. Toechterle" w:date="2013-06-22T10:32:00Z">
                  <w:rPr>
                    <w:del w:id="1609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610" w:author="Wolfgang J. Toechterle" w:date="2013-06-08T19:24:00Z">
              <w:r w:rsidRPr="00EA5133" w:rsidDel="00763EC0">
                <w:rPr>
                  <w:color w:val="0000FF"/>
                </w:rPr>
                <w:delText>E.1</w:delText>
              </w:r>
            </w:del>
          </w:p>
        </w:tc>
        <w:tc>
          <w:tcPr>
            <w:tcW w:w="7513" w:type="dxa"/>
          </w:tcPr>
          <w:p w14:paraId="406E5C4F" w14:textId="01B04FEC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11" w:author="Wolfgang J. Toechterle" w:date="2013-06-08T19:24:00Z"/>
                <w:color w:val="0000FF"/>
                <w:rPrChange w:id="1612" w:author="Wolfgang J. Toechterle" w:date="2013-06-22T10:32:00Z">
                  <w:rPr>
                    <w:del w:id="1613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614" w:author="Wolfgang J. Toechterle" w:date="2013-06-08T19:24:00Z">
              <w:r w:rsidRPr="00EA5133" w:rsidDel="00763EC0">
                <w:rPr>
                  <w:color w:val="0000FF"/>
                </w:rPr>
                <w:delText>Bleed value applied in layout file in PDF as specified in the task</w:delText>
              </w:r>
            </w:del>
          </w:p>
        </w:tc>
        <w:tc>
          <w:tcPr>
            <w:tcW w:w="1449" w:type="dxa"/>
          </w:tcPr>
          <w:p w14:paraId="64D82527" w14:textId="63F6D165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15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641FC700" w14:textId="6E6D70C7">
        <w:trPr>
          <w:del w:id="161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72C68A8" w14:textId="44235D08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617" w:author="Wolfgang J. Toechterle" w:date="2013-06-08T19:24:00Z"/>
                <w:color w:val="0000FF"/>
                <w:rPrChange w:id="1618" w:author="Wolfgang J. Toechterle" w:date="2013-06-22T10:32:00Z">
                  <w:rPr>
                    <w:del w:id="1619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620" w:author="Wolfgang J. Toechterle" w:date="2013-06-08T19:24:00Z">
              <w:r w:rsidRPr="00EA5133" w:rsidDel="00763EC0">
                <w:rPr>
                  <w:color w:val="0000FF"/>
                </w:rPr>
                <w:delText>E.2</w:delText>
              </w:r>
            </w:del>
          </w:p>
        </w:tc>
        <w:tc>
          <w:tcPr>
            <w:tcW w:w="7513" w:type="dxa"/>
          </w:tcPr>
          <w:p w14:paraId="1DB7A19E" w14:textId="1BB4DCA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21" w:author="Wolfgang J. Toechterle" w:date="2013-06-08T19:24:00Z"/>
                <w:color w:val="0000FF"/>
                <w:rPrChange w:id="1622" w:author="Wolfgang J. Toechterle" w:date="2013-06-22T10:32:00Z">
                  <w:rPr>
                    <w:del w:id="1623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624" w:author="Wolfgang J. Toechterle" w:date="2013-06-08T19:24:00Z">
              <w:r w:rsidRPr="00EA5133" w:rsidDel="00763EC0">
                <w:rPr>
                  <w:color w:val="0000FF"/>
                </w:rPr>
                <w:delText>Folding lines, trim and registration marks supplied as specified in the task</w:delText>
              </w:r>
            </w:del>
          </w:p>
        </w:tc>
        <w:tc>
          <w:tcPr>
            <w:tcW w:w="1449" w:type="dxa"/>
          </w:tcPr>
          <w:p w14:paraId="28BFE0CC" w14:textId="0481462A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25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33C10EBB" w14:textId="49DA05FA">
        <w:trPr>
          <w:del w:id="162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222437C" w14:textId="778C72FB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627" w:author="Wolfgang J. Toechterle" w:date="2013-06-08T19:24:00Z"/>
                <w:color w:val="0000FF"/>
                <w:rPrChange w:id="1628" w:author="Wolfgang J. Toechterle" w:date="2013-06-22T10:32:00Z">
                  <w:rPr>
                    <w:del w:id="1629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630" w:author="Wolfgang J. Toechterle" w:date="2013-06-08T19:24:00Z">
              <w:r w:rsidRPr="00EA5133" w:rsidDel="00763EC0">
                <w:rPr>
                  <w:color w:val="0000FF"/>
                </w:rPr>
                <w:delText>E.3</w:delText>
              </w:r>
            </w:del>
          </w:p>
        </w:tc>
        <w:tc>
          <w:tcPr>
            <w:tcW w:w="7513" w:type="dxa"/>
          </w:tcPr>
          <w:p w14:paraId="6783C8E2" w14:textId="62240E9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31" w:author="Wolfgang J. Toechterle" w:date="2013-06-08T19:24:00Z"/>
                <w:color w:val="0000FF"/>
                <w:rPrChange w:id="1632" w:author="Wolfgang J. Toechterle" w:date="2013-06-22T10:32:00Z">
                  <w:rPr>
                    <w:del w:id="1633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634" w:author="Wolfgang J. Toechterle" w:date="2013-06-08T19:24:00Z">
              <w:r w:rsidRPr="00EA5133" w:rsidDel="00763EC0">
                <w:rPr>
                  <w:color w:val="0000FF"/>
                </w:rPr>
                <w:delText>Trapping value applied in illustrator file as specified in the task</w:delText>
              </w:r>
            </w:del>
          </w:p>
        </w:tc>
        <w:tc>
          <w:tcPr>
            <w:tcW w:w="1449" w:type="dxa"/>
          </w:tcPr>
          <w:p w14:paraId="45BE61F7" w14:textId="1C50264D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35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46A6D197" w14:textId="31F582A6">
        <w:trPr>
          <w:del w:id="163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05EF926" w14:textId="4C2435E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637" w:author="Wolfgang J. Toechterle" w:date="2013-06-08T19:24:00Z"/>
                <w:color w:val="0000FF"/>
                <w:rPrChange w:id="1638" w:author="Wolfgang J. Toechterle" w:date="2013-06-22T10:32:00Z">
                  <w:rPr>
                    <w:del w:id="1639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640" w:author="Wolfgang J. Toechterle" w:date="2013-06-08T19:24:00Z">
              <w:r w:rsidRPr="00EA5133" w:rsidDel="00763EC0">
                <w:rPr>
                  <w:color w:val="0000FF"/>
                </w:rPr>
                <w:delText>E.4</w:delText>
              </w:r>
            </w:del>
          </w:p>
        </w:tc>
        <w:tc>
          <w:tcPr>
            <w:tcW w:w="7513" w:type="dxa"/>
          </w:tcPr>
          <w:p w14:paraId="2688D8C9" w14:textId="24343F27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41" w:author="Wolfgang J. Toechterle" w:date="2013-06-08T19:24:00Z"/>
                <w:color w:val="0000FF"/>
                <w:rPrChange w:id="1642" w:author="Wolfgang J. Toechterle" w:date="2013-06-22T10:32:00Z">
                  <w:rPr>
                    <w:del w:id="1643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644" w:author="Wolfgang J. Toechterle" w:date="2013-06-08T19:24:00Z">
              <w:r w:rsidRPr="00EA5133" w:rsidDel="00763EC0">
                <w:rPr>
                  <w:color w:val="0000FF"/>
                </w:rPr>
                <w:delText>Overprinting applied in layout file in PDF as specified in the task</w:delText>
              </w:r>
            </w:del>
          </w:p>
        </w:tc>
        <w:tc>
          <w:tcPr>
            <w:tcW w:w="1449" w:type="dxa"/>
          </w:tcPr>
          <w:p w14:paraId="6AF1506A" w14:textId="03676E0C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45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4DA02664" w14:textId="4F527882">
        <w:trPr>
          <w:del w:id="164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8C37B08" w14:textId="32A1EE4D" w:rsidR="00CC5429" w:rsidRPr="00F8618F" w:rsidDel="00763EC0" w:rsidRDefault="00CC5429" w:rsidP="00244ABB">
            <w:pPr>
              <w:rPr>
                <w:del w:id="1647" w:author="Wolfgang J. Toechterle" w:date="2013-06-08T19:24:00Z"/>
                <w:color w:val="0000FF"/>
              </w:rPr>
            </w:pPr>
            <w:del w:id="1648" w:author="Wolfgang J. Toechterle" w:date="2013-06-08T19:24:00Z">
              <w:r w:rsidRPr="00EA5133" w:rsidDel="00763EC0">
                <w:rPr>
                  <w:color w:val="0000FF"/>
                </w:rPr>
                <w:delText>E.5</w:delText>
              </w:r>
            </w:del>
          </w:p>
        </w:tc>
        <w:tc>
          <w:tcPr>
            <w:tcW w:w="7513" w:type="dxa"/>
          </w:tcPr>
          <w:p w14:paraId="4E5387F8" w14:textId="093FCB3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49" w:author="Wolfgang J. Toechterle" w:date="2013-06-08T19:24:00Z"/>
                <w:color w:val="0000FF"/>
                <w:rPrChange w:id="1650" w:author="Wolfgang J. Toechterle" w:date="2013-06-22T10:32:00Z">
                  <w:rPr>
                    <w:del w:id="1651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652" w:author="Wolfgang J. Toechterle" w:date="2013-06-08T19:24:00Z">
              <w:r w:rsidRPr="00EA5133" w:rsidDel="00763EC0">
                <w:rPr>
                  <w:color w:val="0000FF"/>
                </w:rPr>
                <w:delText>Spot and CMYK colours used in layout in PDF file as specified in the task</w:delText>
              </w:r>
            </w:del>
          </w:p>
        </w:tc>
        <w:tc>
          <w:tcPr>
            <w:tcW w:w="1449" w:type="dxa"/>
          </w:tcPr>
          <w:p w14:paraId="7594196B" w14:textId="6F634B73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53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665C8392" w14:textId="22E28FEC">
        <w:trPr>
          <w:del w:id="165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3EDA25F" w14:textId="29E5E546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655" w:author="Wolfgang J. Toechterle" w:date="2013-06-08T19:24:00Z"/>
                <w:color w:val="0000FF"/>
                <w:rPrChange w:id="1656" w:author="Wolfgang J. Toechterle" w:date="2013-06-22T10:32:00Z">
                  <w:rPr>
                    <w:del w:id="165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658" w:author="Wolfgang J. Toechterle" w:date="2013-06-08T19:24:00Z">
              <w:r w:rsidRPr="00EA5133" w:rsidDel="00763EC0">
                <w:rPr>
                  <w:color w:val="0000FF"/>
                </w:rPr>
                <w:delText>E.6</w:delText>
              </w:r>
            </w:del>
          </w:p>
        </w:tc>
        <w:tc>
          <w:tcPr>
            <w:tcW w:w="7513" w:type="dxa"/>
          </w:tcPr>
          <w:p w14:paraId="1E7ADA66" w14:textId="7399844B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59" w:author="Wolfgang J. Toechterle" w:date="2013-06-08T19:24:00Z"/>
                <w:color w:val="0000FF"/>
                <w:rPrChange w:id="1660" w:author="Wolfgang J. Toechterle" w:date="2013-06-22T10:32:00Z">
                  <w:rPr>
                    <w:del w:id="1661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662" w:author="Wolfgang J. Toechterle" w:date="2013-06-08T19:24:00Z">
              <w:r w:rsidRPr="00EA5133" w:rsidDel="00763EC0">
                <w:rPr>
                  <w:color w:val="0000FF"/>
                </w:rPr>
                <w:delText>Dieline supplied as specified in the task</w:delText>
              </w:r>
            </w:del>
          </w:p>
        </w:tc>
        <w:tc>
          <w:tcPr>
            <w:tcW w:w="1449" w:type="dxa"/>
          </w:tcPr>
          <w:p w14:paraId="6A194442" w14:textId="63753797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63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411FB3C7" w14:textId="07B77652">
        <w:trPr>
          <w:del w:id="166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63071F4" w14:textId="68B81212" w:rsidR="00CC5429" w:rsidRPr="00F8618F" w:rsidDel="00763EC0" w:rsidRDefault="00CC5429" w:rsidP="00244ABB">
            <w:pPr>
              <w:tabs>
                <w:tab w:val="center" w:pos="4680"/>
                <w:tab w:val="right" w:pos="9360"/>
              </w:tabs>
              <w:rPr>
                <w:del w:id="1665" w:author="Wolfgang J. Toechterle" w:date="2013-06-08T19:24:00Z"/>
                <w:b w:val="0"/>
                <w:color w:val="0000FF"/>
              </w:rPr>
            </w:pPr>
          </w:p>
        </w:tc>
        <w:tc>
          <w:tcPr>
            <w:tcW w:w="7513" w:type="dxa"/>
          </w:tcPr>
          <w:p w14:paraId="0B903F10" w14:textId="789A255C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66" w:author="Wolfgang J. Toechterle" w:date="2013-06-08T19:24:00Z"/>
                <w:b/>
                <w:color w:val="0000FF"/>
              </w:rPr>
            </w:pPr>
          </w:p>
        </w:tc>
        <w:tc>
          <w:tcPr>
            <w:tcW w:w="1449" w:type="dxa"/>
          </w:tcPr>
          <w:p w14:paraId="37CFFCBD" w14:textId="4C983F0B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67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3CE62EB1" w14:textId="3A0790CC">
        <w:trPr>
          <w:del w:id="1668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840C051" w14:textId="2442DBCB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669" w:author="Wolfgang J. Toechterle" w:date="2013-06-08T19:24:00Z"/>
                <w:color w:val="0000FF"/>
                <w:rPrChange w:id="1670" w:author="Wolfgang J. Toechterle" w:date="2013-06-22T10:32:00Z">
                  <w:rPr>
                    <w:del w:id="1671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672" w:author="Wolfgang J. Toechterle" w:date="2013-06-08T19:24:00Z">
              <w:r w:rsidRPr="00EA5133" w:rsidDel="00763EC0">
                <w:rPr>
                  <w:color w:val="0000FF"/>
                </w:rPr>
                <w:delText>F</w:delText>
              </w:r>
            </w:del>
          </w:p>
        </w:tc>
        <w:tc>
          <w:tcPr>
            <w:tcW w:w="7513" w:type="dxa"/>
          </w:tcPr>
          <w:p w14:paraId="671EDA43" w14:textId="33F6B079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73" w:author="Wolfgang J. Toechterle" w:date="2013-06-08T19:24:00Z"/>
                <w:b/>
                <w:color w:val="0000FF"/>
                <w:rPrChange w:id="1674" w:author="Wolfgang J. Toechterle" w:date="2013-06-22T10:32:00Z">
                  <w:rPr>
                    <w:del w:id="1675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676" w:author="Wolfgang J. Toechterle" w:date="2013-06-08T19:24:00Z">
              <w:r w:rsidRPr="00EA5133" w:rsidDel="00763EC0">
                <w:rPr>
                  <w:b/>
                  <w:color w:val="0000FF"/>
                </w:rPr>
                <w:delText>Saving and file format</w:delText>
              </w:r>
            </w:del>
          </w:p>
        </w:tc>
        <w:tc>
          <w:tcPr>
            <w:tcW w:w="1449" w:type="dxa"/>
          </w:tcPr>
          <w:p w14:paraId="25A8197A" w14:textId="46EAD559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77" w:author="Wolfgang J. Toechterle" w:date="2013-06-08T19:24:00Z"/>
                <w:b/>
                <w:color w:val="0000FF"/>
              </w:rPr>
            </w:pPr>
            <w:del w:id="1678" w:author="Wolfgang J. Toechterle" w:date="2013-06-08T19:24:00Z">
              <w:r w:rsidRPr="00EA5133" w:rsidDel="00763EC0">
                <w:rPr>
                  <w:b/>
                  <w:color w:val="0000FF"/>
                </w:rPr>
                <w:delText>Objective /5</w:delText>
              </w:r>
            </w:del>
          </w:p>
        </w:tc>
      </w:tr>
      <w:tr w:rsidR="00CC5429" w:rsidRPr="00EA5133" w:rsidDel="00763EC0" w14:paraId="5D19C579" w14:textId="464652C7">
        <w:trPr>
          <w:del w:id="167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659A202E" w14:textId="4F4AB74D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680" w:author="Wolfgang J. Toechterle" w:date="2013-06-08T19:24:00Z"/>
                <w:color w:val="0000FF"/>
                <w:rPrChange w:id="1681" w:author="Wolfgang J. Toechterle" w:date="2013-06-22T10:32:00Z">
                  <w:rPr>
                    <w:del w:id="168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683" w:author="Wolfgang J. Toechterle" w:date="2013-06-08T19:24:00Z">
              <w:r w:rsidRPr="00EA5133" w:rsidDel="00763EC0">
                <w:rPr>
                  <w:color w:val="0000FF"/>
                </w:rPr>
                <w:delText>F.1</w:delText>
              </w:r>
            </w:del>
          </w:p>
        </w:tc>
        <w:tc>
          <w:tcPr>
            <w:tcW w:w="7513" w:type="dxa"/>
          </w:tcPr>
          <w:p w14:paraId="64D1636B" w14:textId="0066F2F9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84" w:author="Wolfgang J. Toechterle" w:date="2013-06-08T19:24:00Z"/>
                <w:color w:val="0000FF"/>
                <w:rPrChange w:id="1685" w:author="Wolfgang J. Toechterle" w:date="2013-06-22T10:32:00Z">
                  <w:rPr>
                    <w:del w:id="168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687" w:author="Wolfgang J. Toechterle" w:date="2013-06-08T19:24:00Z">
              <w:r w:rsidRPr="00EA5133" w:rsidDel="00763EC0">
                <w:rPr>
                  <w:color w:val="0000FF"/>
                </w:rPr>
                <w:delText>All files saved in the correct format specified in the task</w:delText>
              </w:r>
            </w:del>
          </w:p>
        </w:tc>
        <w:tc>
          <w:tcPr>
            <w:tcW w:w="1449" w:type="dxa"/>
          </w:tcPr>
          <w:p w14:paraId="4FDFF07D" w14:textId="0883E073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88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5C9D9E0E" w14:textId="2691A8AC">
        <w:trPr>
          <w:del w:id="168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0B99989" w14:textId="12E26A96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690" w:author="Wolfgang J. Toechterle" w:date="2013-06-08T19:24:00Z"/>
                <w:color w:val="0000FF"/>
                <w:rPrChange w:id="1691" w:author="Wolfgang J. Toechterle" w:date="2013-06-22T10:32:00Z">
                  <w:rPr>
                    <w:del w:id="169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693" w:author="Wolfgang J. Toechterle" w:date="2013-06-08T19:24:00Z">
              <w:r w:rsidRPr="00EA5133" w:rsidDel="00763EC0">
                <w:rPr>
                  <w:color w:val="0000FF"/>
                </w:rPr>
                <w:delText>F.2</w:delText>
              </w:r>
            </w:del>
          </w:p>
        </w:tc>
        <w:tc>
          <w:tcPr>
            <w:tcW w:w="7513" w:type="dxa"/>
          </w:tcPr>
          <w:p w14:paraId="2B43E9CC" w14:textId="5F2C26A2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94" w:author="Wolfgang J. Toechterle" w:date="2013-06-08T19:24:00Z"/>
                <w:color w:val="0000FF"/>
                <w:rPrChange w:id="1695" w:author="Wolfgang J. Toechterle" w:date="2013-06-22T10:32:00Z">
                  <w:rPr>
                    <w:del w:id="169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697" w:author="Wolfgang J. Toechterle" w:date="2013-06-08T19:24:00Z">
              <w:r w:rsidRPr="00EA5133" w:rsidDel="00763EC0">
                <w:rPr>
                  <w:color w:val="0000FF"/>
                </w:rPr>
                <w:delText>ICC profile applied in images, PDF or layout file as specified in the task</w:delText>
              </w:r>
            </w:del>
          </w:p>
        </w:tc>
        <w:tc>
          <w:tcPr>
            <w:tcW w:w="1449" w:type="dxa"/>
          </w:tcPr>
          <w:p w14:paraId="676D0675" w14:textId="3BD2F1C3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98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56048311" w14:textId="6C9BA208">
        <w:trPr>
          <w:del w:id="169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5C559FA" w14:textId="3D00985D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700" w:author="Wolfgang J. Toechterle" w:date="2013-06-08T19:24:00Z"/>
                <w:color w:val="0000FF"/>
                <w:rPrChange w:id="1701" w:author="Wolfgang J. Toechterle" w:date="2013-06-22T10:32:00Z">
                  <w:rPr>
                    <w:del w:id="170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703" w:author="Wolfgang J. Toechterle" w:date="2013-06-08T19:24:00Z">
              <w:r w:rsidRPr="00EA5133" w:rsidDel="00763EC0">
                <w:rPr>
                  <w:color w:val="0000FF"/>
                </w:rPr>
                <w:delText>F.3</w:delText>
              </w:r>
            </w:del>
          </w:p>
        </w:tc>
        <w:tc>
          <w:tcPr>
            <w:tcW w:w="7513" w:type="dxa"/>
          </w:tcPr>
          <w:p w14:paraId="1F198BF6" w14:textId="5AE2055F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04" w:author="Wolfgang J. Toechterle" w:date="2013-06-08T19:24:00Z"/>
                <w:color w:val="0000FF"/>
                <w:rPrChange w:id="1705" w:author="Wolfgang J. Toechterle" w:date="2013-06-22T10:32:00Z">
                  <w:rPr>
                    <w:del w:id="170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707" w:author="Wolfgang J. Toechterle" w:date="2013-06-08T19:24:00Z">
              <w:r w:rsidRPr="00EA5133" w:rsidDel="00763EC0">
                <w:rPr>
                  <w:color w:val="0000FF"/>
                </w:rPr>
                <w:delText>Saving in a specified PDF format as required in the task</w:delText>
              </w:r>
            </w:del>
          </w:p>
        </w:tc>
        <w:tc>
          <w:tcPr>
            <w:tcW w:w="1449" w:type="dxa"/>
          </w:tcPr>
          <w:p w14:paraId="321B226D" w14:textId="2BF4E255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08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5FED10C5" w14:textId="6BF18C5F">
        <w:trPr>
          <w:del w:id="170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6250A5B" w14:textId="29A3EDDD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710" w:author="Wolfgang J. Toechterle" w:date="2013-06-08T19:24:00Z"/>
                <w:color w:val="0000FF"/>
                <w:rPrChange w:id="1711" w:author="Wolfgang J. Toechterle" w:date="2013-06-22T10:32:00Z">
                  <w:rPr>
                    <w:del w:id="171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  <w:szCs w:val="26"/>
                  </w:rPr>
                </w:rPrChange>
              </w:rPr>
            </w:pPr>
            <w:del w:id="1713" w:author="Wolfgang J. Toechterle" w:date="2013-06-08T19:24:00Z">
              <w:r w:rsidRPr="00EA5133" w:rsidDel="00763EC0">
                <w:rPr>
                  <w:color w:val="0000FF"/>
                </w:rPr>
                <w:delText>F.4</w:delText>
              </w:r>
            </w:del>
          </w:p>
        </w:tc>
        <w:tc>
          <w:tcPr>
            <w:tcW w:w="7513" w:type="dxa"/>
          </w:tcPr>
          <w:p w14:paraId="560AFD1B" w14:textId="10E912ED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14" w:author="Wolfgang J. Toechterle" w:date="2013-06-08T19:24:00Z"/>
                <w:color w:val="0000FF"/>
                <w:rPrChange w:id="1715" w:author="Wolfgang J. Toechterle" w:date="2013-06-22T10:32:00Z">
                  <w:rPr>
                    <w:del w:id="171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  <w:szCs w:val="26"/>
                  </w:rPr>
                </w:rPrChange>
              </w:rPr>
            </w:pPr>
            <w:del w:id="1717" w:author="Wolfgang J. Toechterle" w:date="2013-06-08T19:24:00Z">
              <w:r w:rsidRPr="00EA5133" w:rsidDel="00763EC0">
                <w:rPr>
                  <w:color w:val="0000FF"/>
                </w:rPr>
                <w:delText>Final production folder saved as required in the task</w:delText>
              </w:r>
            </w:del>
          </w:p>
        </w:tc>
        <w:tc>
          <w:tcPr>
            <w:tcW w:w="1449" w:type="dxa"/>
          </w:tcPr>
          <w:p w14:paraId="7E9CC98D" w14:textId="5887C731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18" w:author="Wolfgang J. Toechterle" w:date="2013-06-08T19:24:00Z"/>
                <w:color w:val="0000FF"/>
              </w:rPr>
            </w:pPr>
          </w:p>
        </w:tc>
      </w:tr>
    </w:tbl>
    <w:tbl>
      <w:tblPr>
        <w:tblW w:w="840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"/>
        <w:gridCol w:w="6945"/>
        <w:gridCol w:w="464"/>
        <w:gridCol w:w="559"/>
      </w:tblGrid>
      <w:tr w:rsidR="001E709A" w14:paraId="0F2F027B" w14:textId="77777777" w:rsidTr="001E709A">
        <w:trPr>
          <w:trHeight w:val="300"/>
          <w:ins w:id="1719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C7674E" w14:textId="77777777" w:rsidR="001E709A" w:rsidRPr="001E709A" w:rsidRDefault="001E709A">
            <w:pPr>
              <w:rPr>
                <w:ins w:id="172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721" w:author="Kinder" w:date="2013-06-29T15:06:00Z">
                  <w:rPr>
                    <w:ins w:id="172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723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172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725" w:author="Kinder" w:date="2013-06-29T15:06:00Z">
                    <w:rPr>
                      <w:rFonts w:eastAsia="Times New Roman" w:cs="Times New Roman"/>
                    </w:rPr>
                  </w:rPrChange>
                </w:rPr>
                <w:t>A2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D2DF5F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172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727" w:author="Kinder" w:date="2013-06-29T15:06:00Z">
                  <w:rPr>
                    <w:ins w:id="1728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D016A8" w14:textId="77777777" w:rsidR="001E709A" w:rsidRPr="001E709A" w:rsidRDefault="001E709A">
            <w:pPr>
              <w:rPr>
                <w:ins w:id="172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730" w:author="Kinder" w:date="2013-06-29T15:06:00Z">
                  <w:rPr>
                    <w:ins w:id="1731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732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733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73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01E806" w14:textId="77777777" w:rsidR="001E709A" w:rsidRPr="001E709A" w:rsidRDefault="001E709A">
            <w:pPr>
              <w:rPr>
                <w:ins w:id="173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736" w:author="Kinder" w:date="2013-06-29T15:06:00Z">
                  <w:rPr>
                    <w:ins w:id="1737" w:author="Kinder" w:date="2013-06-29T15:05:00Z"/>
                    <w:rFonts w:ascii="Calibri" w:eastAsia="Times New Roman" w:hAnsi="Calibri" w:cs="Times New Roman"/>
                    <w:b/>
                    <w:bCs/>
                    <w:i/>
                    <w:color w:val="000000"/>
                    <w:sz w:val="24"/>
                    <w:szCs w:val="24"/>
                  </w:rPr>
                </w:rPrChange>
              </w:rPr>
              <w:pPrChange w:id="1738" w:author="Kinder" w:date="2013-06-29T15:07:00Z">
                <w:pPr>
                  <w:keepNext/>
                  <w:keepLines/>
                  <w:jc w:val="right"/>
                  <w:outlineLvl w:val="1"/>
                </w:pPr>
              </w:pPrChange>
            </w:pPr>
            <w:ins w:id="1739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740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2,00</w:t>
              </w:r>
            </w:ins>
          </w:p>
        </w:tc>
      </w:tr>
      <w:tr w:rsidR="001E709A" w14:paraId="3382FCD8" w14:textId="77777777" w:rsidTr="001E709A">
        <w:trPr>
          <w:trHeight w:val="300"/>
          <w:ins w:id="1741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7EDA10" w14:textId="77777777" w:rsidR="001E709A" w:rsidRPr="001E709A" w:rsidRDefault="001E709A">
            <w:pPr>
              <w:rPr>
                <w:ins w:id="174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743" w:author="Kinder" w:date="2013-06-29T15:06:00Z">
                  <w:rPr>
                    <w:ins w:id="1744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745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746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747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806630" w14:textId="77777777" w:rsidR="001E709A" w:rsidRPr="001E709A" w:rsidRDefault="001E709A">
            <w:pPr>
              <w:rPr>
                <w:ins w:id="174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749" w:author="Kinder" w:date="2013-06-29T15:06:00Z">
                  <w:rPr>
                    <w:ins w:id="175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751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75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753" w:author="Kinder" w:date="2013-06-29T15:06:00Z">
                    <w:rPr>
                      <w:rFonts w:eastAsia="Times New Roman" w:cs="Times New Roman"/>
                    </w:rPr>
                  </w:rPrChange>
                </w:rPr>
                <w:t>Ideas and originality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DD1921" w14:textId="77777777" w:rsidR="001E709A" w:rsidRPr="001E709A" w:rsidRDefault="001E709A">
            <w:pPr>
              <w:rPr>
                <w:ins w:id="175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755" w:author="Kinder" w:date="2013-06-29T15:06:00Z">
                  <w:rPr>
                    <w:ins w:id="1756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757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1758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759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19CAB8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176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761" w:author="Kinder" w:date="2013-06-29T15:06:00Z">
                  <w:rPr>
                    <w:ins w:id="1762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302315AB" w14:textId="77777777" w:rsidTr="001E709A">
        <w:trPr>
          <w:trHeight w:val="300"/>
          <w:ins w:id="1763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2AA896" w14:textId="77777777" w:rsidR="001E709A" w:rsidRPr="001E709A" w:rsidRDefault="001E709A">
            <w:pPr>
              <w:rPr>
                <w:ins w:id="176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765" w:author="Kinder" w:date="2013-06-29T15:06:00Z">
                  <w:rPr>
                    <w:ins w:id="176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767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768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76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924C38" w14:textId="77777777" w:rsidR="001E709A" w:rsidRPr="001E709A" w:rsidRDefault="001E709A">
            <w:pPr>
              <w:rPr>
                <w:ins w:id="177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771" w:author="Kinder" w:date="2013-06-29T15:06:00Z">
                  <w:rPr>
                    <w:ins w:id="177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773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77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775" w:author="Kinder" w:date="2013-06-29T15:06:00Z">
                    <w:rPr>
                      <w:rFonts w:eastAsia="Times New Roman" w:cs="Times New Roman"/>
                    </w:rPr>
                  </w:rPrChange>
                </w:rPr>
                <w:t>Understanding the target market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82F65B" w14:textId="77777777" w:rsidR="001E709A" w:rsidRPr="001E709A" w:rsidRDefault="001E709A">
            <w:pPr>
              <w:rPr>
                <w:ins w:id="177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777" w:author="Kinder" w:date="2013-06-29T15:06:00Z">
                  <w:rPr>
                    <w:ins w:id="1778" w:author="Kinder" w:date="2013-06-29T15:05:00Z"/>
                    <w:rFonts w:eastAsia="Times New Roman" w:cs="Times New Roman"/>
                    <w:b/>
                    <w:bCs/>
                    <w:i/>
                    <w:szCs w:val="26"/>
                  </w:rPr>
                </w:rPrChange>
              </w:rPr>
              <w:pPrChange w:id="1779" w:author="Kinder" w:date="2013-06-29T15:07:00Z">
                <w:pPr>
                  <w:keepNext/>
                  <w:keepLines/>
                  <w:jc w:val="right"/>
                  <w:outlineLvl w:val="1"/>
                </w:pPr>
              </w:pPrChange>
            </w:pPr>
            <w:ins w:id="1780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781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31DE1E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178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783" w:author="Kinder" w:date="2013-06-29T15:06:00Z">
                  <w:rPr>
                    <w:ins w:id="1784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4C868F59" w14:textId="77777777" w:rsidTr="001E709A">
        <w:trPr>
          <w:trHeight w:val="300"/>
          <w:ins w:id="1785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0302C2" w14:textId="77777777" w:rsidR="001E709A" w:rsidRPr="001E709A" w:rsidRDefault="001E709A">
            <w:pPr>
              <w:rPr>
                <w:ins w:id="178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787" w:author="Kinder" w:date="2013-06-29T15:06:00Z">
                  <w:rPr>
                    <w:ins w:id="178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789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790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79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8DAAD1" w14:textId="77777777" w:rsidR="001E709A" w:rsidRPr="001E709A" w:rsidRDefault="001E709A">
            <w:pPr>
              <w:rPr>
                <w:ins w:id="179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793" w:author="Kinder" w:date="2013-06-29T15:06:00Z">
                  <w:rPr>
                    <w:ins w:id="1794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795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796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797" w:author="Kinder" w:date="2013-06-29T15:06:00Z">
                    <w:rPr>
                      <w:rFonts w:eastAsia="Times New Roman" w:cs="Times New Roman"/>
                    </w:rPr>
                  </w:rPrChange>
                </w:rPr>
                <w:t>Unity and relationship between all tasks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DEBB56" w14:textId="77777777" w:rsidR="001E709A" w:rsidRPr="001E709A" w:rsidRDefault="001E709A">
            <w:pPr>
              <w:rPr>
                <w:ins w:id="179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799" w:author="Kinder" w:date="2013-06-29T15:06:00Z">
                  <w:rPr>
                    <w:ins w:id="180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801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180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803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C5C0E9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180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805" w:author="Kinder" w:date="2013-06-29T15:06:00Z">
                  <w:rPr>
                    <w:ins w:id="1806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0966711C" w14:textId="77777777" w:rsidTr="001E709A">
        <w:trPr>
          <w:trHeight w:val="300"/>
          <w:ins w:id="180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3627F7" w14:textId="77777777" w:rsidR="001E709A" w:rsidRPr="001E709A" w:rsidRDefault="001E709A">
            <w:pPr>
              <w:rPr>
                <w:ins w:id="180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809" w:author="Kinder" w:date="2013-06-29T15:06:00Z">
                  <w:rPr>
                    <w:ins w:id="181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811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181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813" w:author="Kinder" w:date="2013-06-29T15:06:00Z">
                    <w:rPr>
                      <w:rFonts w:eastAsia="Times New Roman" w:cs="Times New Roman"/>
                    </w:rPr>
                  </w:rPrChange>
                </w:rPr>
                <w:t>B2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A81860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181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815" w:author="Kinder" w:date="2013-06-29T15:06:00Z">
                  <w:rPr>
                    <w:ins w:id="1816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BC1F6C" w14:textId="77777777" w:rsidR="001E709A" w:rsidRPr="001E709A" w:rsidRDefault="001E709A">
            <w:pPr>
              <w:rPr>
                <w:ins w:id="181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818" w:author="Kinder" w:date="2013-06-29T15:06:00Z">
                  <w:rPr>
                    <w:ins w:id="1819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820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821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82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0E5882" w14:textId="77777777" w:rsidR="001E709A" w:rsidRPr="001E709A" w:rsidRDefault="001E709A">
            <w:pPr>
              <w:rPr>
                <w:ins w:id="182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824" w:author="Kinder" w:date="2013-06-29T15:06:00Z">
                  <w:rPr>
                    <w:ins w:id="1825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1826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182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828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8,00</w:t>
              </w:r>
            </w:ins>
          </w:p>
        </w:tc>
      </w:tr>
      <w:tr w:rsidR="001E709A" w14:paraId="6C5B7FBD" w14:textId="77777777" w:rsidTr="001E709A">
        <w:trPr>
          <w:trHeight w:val="300"/>
          <w:ins w:id="1829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0DF8A4" w14:textId="77777777" w:rsidR="001E709A" w:rsidRPr="001E709A" w:rsidRDefault="001E709A">
            <w:pPr>
              <w:rPr>
                <w:ins w:id="183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831" w:author="Kinder" w:date="2013-06-29T15:06:00Z">
                  <w:rPr>
                    <w:ins w:id="183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833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183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835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0891A1" w14:textId="127DBE2C" w:rsidR="001E709A" w:rsidRPr="001E709A" w:rsidRDefault="001E709A">
            <w:pPr>
              <w:rPr>
                <w:ins w:id="183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837" w:author="Kinder" w:date="2013-06-29T15:06:00Z">
                  <w:rPr>
                    <w:ins w:id="183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839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840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84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Logo</w:t>
              </w:r>
            </w:ins>
            <w:ins w:id="1842" w:author="Kinder" w:date="2013-06-30T08:42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 xml:space="preserve"> inline with clients brief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C7B676" w14:textId="77777777" w:rsidR="001E709A" w:rsidRPr="001E709A" w:rsidRDefault="001E709A">
            <w:pPr>
              <w:rPr>
                <w:ins w:id="184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844" w:author="Kinder" w:date="2013-06-29T15:06:00Z">
                  <w:rPr>
                    <w:ins w:id="184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846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184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848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AFB911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184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850" w:author="Kinder" w:date="2013-06-29T15:06:00Z">
                  <w:rPr>
                    <w:ins w:id="1851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69F0A5E8" w14:textId="77777777" w:rsidTr="001E709A">
        <w:trPr>
          <w:trHeight w:val="560"/>
          <w:ins w:id="1852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406934" w14:textId="77777777" w:rsidR="001E709A" w:rsidRPr="001E709A" w:rsidRDefault="001E709A">
            <w:pPr>
              <w:rPr>
                <w:ins w:id="185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854" w:author="Kinder" w:date="2013-06-29T15:06:00Z">
                  <w:rPr>
                    <w:ins w:id="185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856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185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858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10A6F6" w14:textId="77777777" w:rsidR="001E709A" w:rsidRPr="001E709A" w:rsidRDefault="001E709A">
            <w:pPr>
              <w:rPr>
                <w:ins w:id="185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860" w:author="Kinder" w:date="2013-06-29T15:06:00Z">
                  <w:rPr>
                    <w:ins w:id="1861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862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863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86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Quality of the visual composition of the Logo (aesthetic appeal and balance) 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E2189D" w14:textId="77777777" w:rsidR="001E709A" w:rsidRPr="001E709A" w:rsidRDefault="001E709A">
            <w:pPr>
              <w:rPr>
                <w:ins w:id="186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866" w:author="Kinder" w:date="2013-06-29T15:06:00Z">
                  <w:rPr>
                    <w:ins w:id="186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868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186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870" w:author="Kinder" w:date="2013-06-29T15:06:00Z">
                    <w:rPr>
                      <w:rFonts w:eastAsia="Times New Roman" w:cs="Times New Roman"/>
                    </w:rPr>
                  </w:rPrChange>
                </w:rPr>
                <w:t>1,50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D71295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187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872" w:author="Kinder" w:date="2013-06-29T15:06:00Z">
                  <w:rPr>
                    <w:ins w:id="1873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129B6926" w14:textId="77777777" w:rsidTr="001E709A">
        <w:trPr>
          <w:trHeight w:val="560"/>
          <w:ins w:id="1874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19B5EF" w14:textId="77777777" w:rsidR="001E709A" w:rsidRPr="001E709A" w:rsidRDefault="001E709A">
            <w:pPr>
              <w:rPr>
                <w:ins w:id="187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876" w:author="Kinder" w:date="2013-06-29T15:06:00Z">
                  <w:rPr>
                    <w:ins w:id="187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878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187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880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6566F2" w14:textId="77777777" w:rsidR="001E709A" w:rsidRPr="001E709A" w:rsidRDefault="001E709A">
            <w:pPr>
              <w:rPr>
                <w:ins w:id="188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882" w:author="Kinder" w:date="2013-06-29T15:06:00Z">
                  <w:rPr>
                    <w:ins w:id="1883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884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88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88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Visual Impact &amp; Communication effectiveness (Letterhead and Business Card)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2B1294" w14:textId="77777777" w:rsidR="001E709A" w:rsidRPr="001E709A" w:rsidRDefault="001E709A">
            <w:pPr>
              <w:rPr>
                <w:ins w:id="188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888" w:author="Kinder" w:date="2013-06-29T15:06:00Z">
                  <w:rPr>
                    <w:ins w:id="188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890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189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892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74883C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189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894" w:author="Kinder" w:date="2013-06-29T15:06:00Z">
                  <w:rPr>
                    <w:ins w:id="1895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71893471" w14:textId="77777777" w:rsidTr="001E709A">
        <w:trPr>
          <w:trHeight w:val="300"/>
          <w:ins w:id="1896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1D9A50" w14:textId="77777777" w:rsidR="001E709A" w:rsidRPr="001E709A" w:rsidRDefault="001E709A">
            <w:pPr>
              <w:rPr>
                <w:ins w:id="189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898" w:author="Kinder" w:date="2013-06-29T15:06:00Z">
                  <w:rPr>
                    <w:ins w:id="189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900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190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902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B5E227" w14:textId="64821E97" w:rsidR="001E709A" w:rsidRPr="001E709A" w:rsidRDefault="001E709A">
            <w:pPr>
              <w:rPr>
                <w:ins w:id="190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904" w:author="Kinder" w:date="2013-06-29T15:06:00Z">
                  <w:rPr>
                    <w:ins w:id="1905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906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90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90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Visual Impact &amp; </w:t>
              </w:r>
            </w:ins>
            <w:ins w:id="1909" w:author="Kinder" w:date="2013-06-30T08:42:00Z">
              <w:r w:rsidR="00286C5F" w:rsidRPr="001D2089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Communication effectiveness</w:t>
              </w:r>
            </w:ins>
            <w:ins w:id="1910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91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 (Ticket Design)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B1CC02" w14:textId="77777777" w:rsidR="001E709A" w:rsidRPr="001E709A" w:rsidRDefault="001E709A">
            <w:pPr>
              <w:rPr>
                <w:ins w:id="191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913" w:author="Kinder" w:date="2013-06-29T15:06:00Z">
                  <w:rPr>
                    <w:ins w:id="1914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915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1916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917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EC3A66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191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919" w:author="Kinder" w:date="2013-06-29T15:06:00Z">
                  <w:rPr>
                    <w:ins w:id="1920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227A8793" w14:textId="77777777" w:rsidTr="001E709A">
        <w:trPr>
          <w:trHeight w:val="300"/>
          <w:ins w:id="1921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ADC7A4" w14:textId="77777777" w:rsidR="001E709A" w:rsidRPr="001E709A" w:rsidRDefault="001E709A">
            <w:pPr>
              <w:rPr>
                <w:ins w:id="192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923" w:author="Kinder" w:date="2013-06-29T15:06:00Z">
                  <w:rPr>
                    <w:ins w:id="1924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925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926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927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D0AA55" w14:textId="1C3647A2" w:rsidR="001E709A" w:rsidRPr="001E709A" w:rsidRDefault="001E709A">
            <w:pPr>
              <w:rPr>
                <w:ins w:id="192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929" w:author="Kinder" w:date="2013-06-29T15:06:00Z">
                  <w:rPr>
                    <w:ins w:id="1930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931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93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93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Visual Impact &amp; </w:t>
              </w:r>
            </w:ins>
            <w:ins w:id="1934" w:author="Kinder" w:date="2013-06-30T08:42:00Z">
              <w:r w:rsidR="00286C5F" w:rsidRPr="001D2089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Communication effectiveness</w:t>
              </w:r>
            </w:ins>
            <w:ins w:id="193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93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(Shopping Bag Design)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234ADC" w14:textId="77777777" w:rsidR="001E709A" w:rsidRPr="001E709A" w:rsidRDefault="001E709A">
            <w:pPr>
              <w:rPr>
                <w:ins w:id="193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938" w:author="Kinder" w:date="2013-06-29T15:06:00Z">
                  <w:rPr>
                    <w:ins w:id="1939" w:author="Kinder" w:date="2013-06-29T15:05:00Z"/>
                    <w:rFonts w:eastAsia="Times New Roman" w:cs="Times New Roman"/>
                  </w:rPr>
                </w:rPrChange>
              </w:rPr>
              <w:pPrChange w:id="1940" w:author="Kinder" w:date="2013-06-29T15:07:00Z">
                <w:pPr>
                  <w:jc w:val="right"/>
                </w:pPr>
              </w:pPrChange>
            </w:pPr>
            <w:ins w:id="194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942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FB9470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194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944" w:author="Kinder" w:date="2013-06-29T15:06:00Z">
                  <w:rPr>
                    <w:ins w:id="1945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5384CC92" w14:textId="77777777" w:rsidTr="001E709A">
        <w:trPr>
          <w:trHeight w:val="300"/>
          <w:ins w:id="1946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AFD011" w14:textId="77777777" w:rsidR="001E709A" w:rsidRPr="001E709A" w:rsidRDefault="001E709A">
            <w:pPr>
              <w:rPr>
                <w:ins w:id="194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948" w:author="Kinder" w:date="2013-06-29T15:06:00Z">
                  <w:rPr>
                    <w:ins w:id="1949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950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951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95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CE08D2" w14:textId="6966DA74" w:rsidR="001E709A" w:rsidRPr="001E709A" w:rsidRDefault="001E709A">
            <w:pPr>
              <w:rPr>
                <w:ins w:id="195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954" w:author="Kinder" w:date="2013-06-29T15:06:00Z">
                  <w:rPr>
                    <w:ins w:id="1955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956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95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95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Quality of the typography for all task</w:t>
              </w:r>
            </w:ins>
            <w:ins w:id="1959" w:author="Kinder" w:date="2013-06-30T08:42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3548AA" w14:textId="77777777" w:rsidR="001E709A" w:rsidRPr="001E709A" w:rsidRDefault="001E709A">
            <w:pPr>
              <w:rPr>
                <w:ins w:id="196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961" w:author="Kinder" w:date="2013-06-29T15:06:00Z">
                  <w:rPr>
                    <w:ins w:id="196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963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196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965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317C93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196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967" w:author="Kinder" w:date="2013-06-29T15:06:00Z">
                  <w:rPr>
                    <w:ins w:id="1968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7D9F2C31" w14:textId="77777777" w:rsidTr="001E709A">
        <w:trPr>
          <w:trHeight w:val="300"/>
          <w:ins w:id="1969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A8ED95" w14:textId="77777777" w:rsidR="001E709A" w:rsidRPr="001E709A" w:rsidRDefault="001E709A">
            <w:pPr>
              <w:rPr>
                <w:ins w:id="197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971" w:author="Kinder" w:date="2013-06-29T15:06:00Z">
                  <w:rPr>
                    <w:ins w:id="1972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973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974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975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AF4039" w14:textId="29D794B8" w:rsidR="001E709A" w:rsidRPr="001E709A" w:rsidRDefault="001E709A">
            <w:pPr>
              <w:rPr>
                <w:ins w:id="197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977" w:author="Kinder" w:date="2013-06-29T15:06:00Z">
                  <w:rPr>
                    <w:ins w:id="197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979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980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98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Quality of the colours for all task</w:t>
              </w:r>
            </w:ins>
            <w:ins w:id="1982" w:author="Kinder" w:date="2013-06-30T08:42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3FB568" w14:textId="77777777" w:rsidR="001E709A" w:rsidRPr="001E709A" w:rsidRDefault="001E709A">
            <w:pPr>
              <w:rPr>
                <w:ins w:id="198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984" w:author="Kinder" w:date="2013-06-29T15:06:00Z">
                  <w:rPr>
                    <w:ins w:id="198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986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198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988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1F2370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198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990" w:author="Kinder" w:date="2013-06-29T15:06:00Z">
                  <w:rPr>
                    <w:ins w:id="1991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3A032CCB" w14:textId="77777777" w:rsidTr="001E709A">
        <w:trPr>
          <w:trHeight w:val="300"/>
          <w:ins w:id="1992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6F4FF5" w14:textId="77777777" w:rsidR="001E709A" w:rsidRPr="001E709A" w:rsidRDefault="001E709A">
            <w:pPr>
              <w:rPr>
                <w:ins w:id="199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994" w:author="Kinder" w:date="2013-06-29T15:06:00Z">
                  <w:rPr>
                    <w:ins w:id="1995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996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99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99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5B4317" w14:textId="65A50F6B" w:rsidR="001E709A" w:rsidRPr="001E709A" w:rsidRDefault="001E709A">
            <w:pPr>
              <w:keepNext/>
              <w:keepLines/>
              <w:outlineLvl w:val="1"/>
              <w:rPr>
                <w:ins w:id="199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000" w:author="Kinder" w:date="2013-06-29T15:06:00Z">
                  <w:rPr>
                    <w:ins w:id="2001" w:author="Kinder" w:date="2013-06-29T15:05:00Z"/>
                    <w:rFonts w:ascii="Calibri" w:eastAsia="Times New Roman" w:hAnsi="Calibri" w:cs="Times New Roman"/>
                    <w:b/>
                    <w:bCs/>
                    <w:i/>
                    <w:color w:val="000000"/>
                    <w:szCs w:val="26"/>
                  </w:rPr>
                </w:rPrChange>
              </w:rPr>
            </w:pPr>
            <w:ins w:id="200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00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Quality of the mounted presentation</w:t>
              </w:r>
            </w:ins>
            <w:ins w:id="2004" w:author="Kinder" w:date="2013-06-30T08:43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s</w:t>
              </w:r>
            </w:ins>
            <w:ins w:id="200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00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and the printout</w:t>
              </w:r>
            </w:ins>
            <w:ins w:id="2007" w:author="Kinder" w:date="2013-06-30T08:43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29C870" w14:textId="77777777" w:rsidR="001E709A" w:rsidRPr="001E709A" w:rsidRDefault="001E709A">
            <w:pPr>
              <w:rPr>
                <w:ins w:id="200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009" w:author="Kinder" w:date="2013-06-29T15:06:00Z">
                  <w:rPr>
                    <w:ins w:id="201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011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01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013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FB2690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201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015" w:author="Kinder" w:date="2013-06-29T15:06:00Z">
                  <w:rPr>
                    <w:ins w:id="2016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4225B54A" w14:textId="77777777" w:rsidTr="001E709A">
        <w:trPr>
          <w:trHeight w:val="300"/>
          <w:ins w:id="201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DA305A" w14:textId="77777777" w:rsidR="001E709A" w:rsidRPr="001E709A" w:rsidRDefault="001E709A">
            <w:pPr>
              <w:rPr>
                <w:ins w:id="201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019" w:author="Kinder" w:date="2013-06-29T15:06:00Z">
                  <w:rPr>
                    <w:ins w:id="202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021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02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023" w:author="Kinder" w:date="2013-06-29T15:06:00Z">
                    <w:rPr>
                      <w:rFonts w:eastAsia="Times New Roman" w:cs="Times New Roman"/>
                    </w:rPr>
                  </w:rPrChange>
                </w:rPr>
                <w:t>C2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7DC6E9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202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025" w:author="Kinder" w:date="2013-06-29T15:06:00Z">
                  <w:rPr>
                    <w:ins w:id="2026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44A6CB" w14:textId="77777777" w:rsidR="001E709A" w:rsidRPr="001E709A" w:rsidRDefault="001E709A">
            <w:pPr>
              <w:rPr>
                <w:ins w:id="202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028" w:author="Kinder" w:date="2013-06-29T15:06:00Z">
                  <w:rPr>
                    <w:ins w:id="2029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030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031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03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BFA4E5" w14:textId="77777777" w:rsidR="001E709A" w:rsidRPr="001E709A" w:rsidRDefault="001E709A">
            <w:pPr>
              <w:rPr>
                <w:ins w:id="203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034" w:author="Kinder" w:date="2013-06-29T15:06:00Z">
                  <w:rPr>
                    <w:ins w:id="2035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2036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03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038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4,00</w:t>
              </w:r>
            </w:ins>
          </w:p>
        </w:tc>
      </w:tr>
      <w:tr w:rsidR="001E709A" w14:paraId="6E19B592" w14:textId="77777777" w:rsidTr="001E709A">
        <w:trPr>
          <w:trHeight w:val="300"/>
          <w:ins w:id="2039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A8B864" w14:textId="77777777" w:rsidR="001E709A" w:rsidRPr="001E709A" w:rsidRDefault="001E709A">
            <w:pPr>
              <w:rPr>
                <w:ins w:id="204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041" w:author="Kinder" w:date="2013-06-29T15:06:00Z">
                  <w:rPr>
                    <w:ins w:id="204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043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04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045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B6AC5E" w14:textId="453FD4D2" w:rsidR="001E709A" w:rsidRPr="001E709A" w:rsidRDefault="001151B7">
            <w:pPr>
              <w:rPr>
                <w:ins w:id="204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047" w:author="Kinder" w:date="2013-06-29T15:06:00Z">
                  <w:rPr>
                    <w:ins w:id="204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049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050" w:author="Kinder" w:date="2013-06-29T15:05:00Z">
              <w:r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Resolution of images in Layout</w:t>
              </w:r>
              <w:r w:rsidR="001E709A"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05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as specified in T1, T2, T3, T4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FF7C66" w14:textId="77777777" w:rsidR="001E709A" w:rsidRPr="001E709A" w:rsidRDefault="001E709A">
            <w:pPr>
              <w:rPr>
                <w:ins w:id="205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053" w:author="Kinder" w:date="2013-06-29T15:06:00Z">
                  <w:rPr>
                    <w:ins w:id="2054" w:author="Kinder" w:date="2013-06-29T15:05:00Z"/>
                    <w:rFonts w:eastAsia="Times New Roman" w:cs="Times New Roman"/>
                    <w:b/>
                    <w:bCs/>
                    <w:i/>
                    <w:szCs w:val="26"/>
                  </w:rPr>
                </w:rPrChange>
              </w:rPr>
              <w:pPrChange w:id="2055" w:author="Kinder" w:date="2013-06-29T15:07:00Z">
                <w:pPr>
                  <w:keepNext/>
                  <w:keepLines/>
                  <w:jc w:val="right"/>
                  <w:outlineLvl w:val="1"/>
                </w:pPr>
              </w:pPrChange>
            </w:pPr>
            <w:ins w:id="2056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057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541E43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205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059" w:author="Kinder" w:date="2013-06-29T15:06:00Z">
                  <w:rPr>
                    <w:ins w:id="2060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00B2C46B" w14:textId="77777777" w:rsidTr="001E709A">
        <w:trPr>
          <w:trHeight w:val="300"/>
          <w:ins w:id="2061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579BF2" w14:textId="77777777" w:rsidR="001E709A" w:rsidRPr="001E709A" w:rsidRDefault="001E709A">
            <w:pPr>
              <w:rPr>
                <w:ins w:id="206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063" w:author="Kinder" w:date="2013-06-29T15:06:00Z">
                  <w:rPr>
                    <w:ins w:id="2064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065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066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067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068123" w14:textId="084D7256" w:rsidR="001E709A" w:rsidRPr="001E709A" w:rsidRDefault="001E709A">
            <w:pPr>
              <w:rPr>
                <w:ins w:id="206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069" w:author="Kinder" w:date="2013-06-29T15:06:00Z">
                  <w:rPr>
                    <w:ins w:id="2070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071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07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07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Colour mode of the Logo as specified in all task</w:t>
              </w:r>
            </w:ins>
            <w:ins w:id="2074" w:author="Kinder" w:date="2013-06-30T08:43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94D6AE" w14:textId="77777777" w:rsidR="001E709A" w:rsidRPr="001E709A" w:rsidRDefault="001E709A">
            <w:pPr>
              <w:rPr>
                <w:ins w:id="207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076" w:author="Kinder" w:date="2013-06-29T15:06:00Z">
                  <w:rPr>
                    <w:ins w:id="207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078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07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080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FCCF8A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208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082" w:author="Kinder" w:date="2013-06-29T15:06:00Z">
                  <w:rPr>
                    <w:ins w:id="2083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1CCD00E1" w14:textId="77777777" w:rsidTr="001E709A">
        <w:trPr>
          <w:trHeight w:val="300"/>
          <w:ins w:id="2084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25E3D5" w14:textId="77777777" w:rsidR="001E709A" w:rsidRPr="001E709A" w:rsidRDefault="001E709A">
            <w:pPr>
              <w:rPr>
                <w:ins w:id="208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086" w:author="Kinder" w:date="2013-06-29T15:06:00Z">
                  <w:rPr>
                    <w:ins w:id="208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088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08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090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A24D99" w14:textId="77777777" w:rsidR="001E709A" w:rsidRPr="001E709A" w:rsidRDefault="001E709A">
            <w:pPr>
              <w:rPr>
                <w:ins w:id="209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092" w:author="Kinder" w:date="2013-06-29T15:06:00Z">
                  <w:rPr>
                    <w:ins w:id="2093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094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09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09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Image or element dimensions as specified 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87EF79" w14:textId="77777777" w:rsidR="001E709A" w:rsidRPr="001E709A" w:rsidRDefault="001E709A">
            <w:pPr>
              <w:rPr>
                <w:ins w:id="209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098" w:author="Kinder" w:date="2013-06-29T15:06:00Z">
                  <w:rPr>
                    <w:ins w:id="209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100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10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102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FAEFC4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210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104" w:author="Kinder" w:date="2013-06-29T15:06:00Z">
                  <w:rPr>
                    <w:ins w:id="2105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72FD3E20" w14:textId="77777777" w:rsidTr="001E709A">
        <w:trPr>
          <w:trHeight w:val="300"/>
          <w:ins w:id="2106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A786EF" w14:textId="77777777" w:rsidR="001E709A" w:rsidRPr="001E709A" w:rsidRDefault="001E709A">
            <w:pPr>
              <w:rPr>
                <w:ins w:id="210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108" w:author="Kinder" w:date="2013-06-29T15:06:00Z">
                  <w:rPr>
                    <w:ins w:id="210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110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11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112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F07ECD" w14:textId="00B03903" w:rsidR="001E709A" w:rsidRPr="001E709A" w:rsidRDefault="001E709A">
            <w:pPr>
              <w:rPr>
                <w:ins w:id="211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114" w:author="Kinder" w:date="2013-06-29T15:06:00Z">
                  <w:rPr>
                    <w:ins w:id="2115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116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11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11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Final dimension</w:t>
              </w:r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 xml:space="preserve">s of layout as specified in </w:t>
              </w:r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11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task 2 and 3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3D619B" w14:textId="77777777" w:rsidR="001E709A" w:rsidRPr="001E709A" w:rsidRDefault="001E709A">
            <w:pPr>
              <w:rPr>
                <w:ins w:id="212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121" w:author="Kinder" w:date="2013-06-29T15:06:00Z">
                  <w:rPr>
                    <w:ins w:id="212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123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12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125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D636B2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212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127" w:author="Kinder" w:date="2013-06-29T15:06:00Z">
                  <w:rPr>
                    <w:ins w:id="2128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70174852" w14:textId="77777777" w:rsidTr="001E709A">
        <w:trPr>
          <w:trHeight w:val="300"/>
          <w:ins w:id="2129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454E4D" w14:textId="77777777" w:rsidR="001E709A" w:rsidRPr="001E709A" w:rsidRDefault="001E709A">
            <w:pPr>
              <w:rPr>
                <w:ins w:id="213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131" w:author="Kinder" w:date="2013-06-29T15:06:00Z">
                  <w:rPr>
                    <w:ins w:id="213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133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13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135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D9E9C5" w14:textId="77777777" w:rsidR="001E709A" w:rsidRPr="001E709A" w:rsidRDefault="001E709A">
            <w:pPr>
              <w:rPr>
                <w:ins w:id="213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137" w:author="Kinder" w:date="2013-06-29T15:06:00Z">
                  <w:rPr>
                    <w:ins w:id="213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139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140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14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All required text is present in all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E9DF8A" w14:textId="77777777" w:rsidR="001E709A" w:rsidRPr="001E709A" w:rsidRDefault="001E709A">
            <w:pPr>
              <w:rPr>
                <w:ins w:id="214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143" w:author="Kinder" w:date="2013-06-29T15:06:00Z">
                  <w:rPr>
                    <w:ins w:id="2144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145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146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147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319B15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214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149" w:author="Kinder" w:date="2013-06-29T15:06:00Z">
                  <w:rPr>
                    <w:ins w:id="2150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5D5E4BD8" w14:textId="77777777" w:rsidTr="001E709A">
        <w:trPr>
          <w:trHeight w:val="300"/>
          <w:ins w:id="2151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3E6DDF" w14:textId="77777777" w:rsidR="001E709A" w:rsidRPr="001E709A" w:rsidRDefault="001E709A">
            <w:pPr>
              <w:rPr>
                <w:ins w:id="215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153" w:author="Kinder" w:date="2013-06-29T15:06:00Z">
                  <w:rPr>
                    <w:ins w:id="2154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155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156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157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09D610" w14:textId="0AB4E13F" w:rsidR="001E709A" w:rsidRPr="001E709A" w:rsidRDefault="001E709A">
            <w:pPr>
              <w:rPr>
                <w:ins w:id="215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159" w:author="Kinder" w:date="2013-06-29T15:06:00Z">
                  <w:rPr>
                    <w:ins w:id="2160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161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16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16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All requ</w:t>
              </w:r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ired elements are present in</w:t>
              </w:r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16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task 2, 3 and 4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65D350" w14:textId="77777777" w:rsidR="001E709A" w:rsidRPr="001E709A" w:rsidRDefault="001E709A">
            <w:pPr>
              <w:rPr>
                <w:ins w:id="216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166" w:author="Kinder" w:date="2013-06-29T15:06:00Z">
                  <w:rPr>
                    <w:ins w:id="216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168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16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170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68AA69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217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172" w:author="Kinder" w:date="2013-06-29T15:06:00Z">
                  <w:rPr>
                    <w:ins w:id="2173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0EE22276" w14:textId="77777777" w:rsidTr="001E709A">
        <w:trPr>
          <w:trHeight w:val="300"/>
          <w:ins w:id="2174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90852C" w14:textId="77777777" w:rsidR="001E709A" w:rsidRPr="001E709A" w:rsidRDefault="001E709A">
            <w:pPr>
              <w:rPr>
                <w:ins w:id="217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176" w:author="Kinder" w:date="2013-06-29T15:06:00Z">
                  <w:rPr>
                    <w:ins w:id="217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178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17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180" w:author="Kinder" w:date="2013-06-29T15:06:00Z">
                    <w:rPr>
                      <w:rFonts w:eastAsia="Times New Roman" w:cs="Times New Roman"/>
                    </w:rPr>
                  </w:rPrChange>
                </w:rPr>
                <w:t>D2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51AB73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218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182" w:author="Kinder" w:date="2013-06-29T15:06:00Z">
                  <w:rPr>
                    <w:ins w:id="2183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2B12AD" w14:textId="77777777" w:rsidR="001E709A" w:rsidRPr="001E709A" w:rsidRDefault="001E709A">
            <w:pPr>
              <w:rPr>
                <w:ins w:id="218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185" w:author="Kinder" w:date="2013-06-29T15:06:00Z">
                  <w:rPr>
                    <w:ins w:id="218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187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188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18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783DA8" w14:textId="77777777" w:rsidR="001E709A" w:rsidRPr="001E709A" w:rsidRDefault="001E709A">
            <w:pPr>
              <w:rPr>
                <w:ins w:id="219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191" w:author="Kinder" w:date="2013-06-29T15:06:00Z">
                  <w:rPr>
                    <w:ins w:id="2192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2193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194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195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2,00</w:t>
              </w:r>
            </w:ins>
          </w:p>
        </w:tc>
      </w:tr>
      <w:tr w:rsidR="001E709A" w14:paraId="48FE2225" w14:textId="77777777" w:rsidTr="001E709A">
        <w:trPr>
          <w:trHeight w:val="300"/>
          <w:ins w:id="2196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50C6D6" w14:textId="77777777" w:rsidR="001E709A" w:rsidRPr="001E709A" w:rsidRDefault="001E709A">
            <w:pPr>
              <w:rPr>
                <w:ins w:id="219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198" w:author="Kinder" w:date="2013-06-29T15:06:00Z">
                  <w:rPr>
                    <w:ins w:id="219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200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20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202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E8BB88" w14:textId="77777777" w:rsidR="001E709A" w:rsidRPr="001E709A" w:rsidRDefault="001E709A">
            <w:pPr>
              <w:keepNext/>
              <w:keepLines/>
              <w:outlineLvl w:val="1"/>
              <w:rPr>
                <w:ins w:id="220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04" w:author="Kinder" w:date="2013-06-29T15:06:00Z">
                  <w:rPr>
                    <w:ins w:id="2205" w:author="Kinder" w:date="2013-06-29T15:05:00Z"/>
                    <w:rFonts w:eastAsia="Times New Roman" w:cs="Times New Roman"/>
                    <w:b/>
                    <w:bCs/>
                    <w:i/>
                    <w:color w:val="000000"/>
                    <w:szCs w:val="26"/>
                  </w:rPr>
                </w:rPrChange>
              </w:rPr>
            </w:pPr>
            <w:ins w:id="2206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207" w:author="Kinder" w:date="2013-06-29T15:06:00Z">
                    <w:rPr>
                      <w:rFonts w:eastAsia="Times New Roman" w:cs="Times New Roman"/>
                      <w:color w:val="000000"/>
                    </w:rPr>
                  </w:rPrChange>
                </w:rPr>
                <w:t>Mounting printouts on board for presentation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6F4EA8" w14:textId="77777777" w:rsidR="001E709A" w:rsidRPr="001E709A" w:rsidRDefault="001E709A">
            <w:pPr>
              <w:rPr>
                <w:ins w:id="220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09" w:author="Kinder" w:date="2013-06-29T15:06:00Z">
                  <w:rPr>
                    <w:ins w:id="2210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211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21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21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2985C7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221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15" w:author="Kinder" w:date="2013-06-29T15:06:00Z">
                  <w:rPr>
                    <w:ins w:id="2216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61791880" w14:textId="77777777" w:rsidTr="001E709A">
        <w:trPr>
          <w:trHeight w:val="300"/>
          <w:ins w:id="221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70D336" w14:textId="77777777" w:rsidR="001E709A" w:rsidRPr="001E709A" w:rsidRDefault="001E709A">
            <w:pPr>
              <w:rPr>
                <w:ins w:id="221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219" w:author="Kinder" w:date="2013-06-29T15:06:00Z">
                  <w:rPr>
                    <w:ins w:id="222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221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22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223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639C6D" w14:textId="0F6DEBEB" w:rsidR="001E709A" w:rsidRPr="001E709A" w:rsidRDefault="001E709A">
            <w:pPr>
              <w:rPr>
                <w:ins w:id="222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25" w:author="Kinder" w:date="2013-06-29T15:06:00Z">
                  <w:rPr>
                    <w:ins w:id="2226" w:author="Kinder" w:date="2013-06-29T15:05:00Z"/>
                    <w:rFonts w:eastAsia="Times New Roman" w:cs="Times New Roman"/>
                    <w:b/>
                    <w:bCs/>
                    <w:color w:val="000000"/>
                  </w:rPr>
                </w:rPrChange>
              </w:rPr>
              <w:pPrChange w:id="2227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228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229" w:author="Kinder" w:date="2013-06-29T15:06:00Z">
                    <w:rPr>
                      <w:rFonts w:eastAsia="Times New Roman" w:cs="Times New Roman"/>
                      <w:color w:val="000000"/>
                    </w:rPr>
                  </w:rPrChange>
                </w:rPr>
                <w:t>Supply of printouts</w:t>
              </w:r>
            </w:ins>
            <w:ins w:id="2230" w:author="Kinder" w:date="2013-06-30T08:44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 xml:space="preserve"> all tasks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74EB53" w14:textId="77777777" w:rsidR="001E709A" w:rsidRPr="001E709A" w:rsidRDefault="001E709A">
            <w:pPr>
              <w:rPr>
                <w:ins w:id="223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32" w:author="Kinder" w:date="2013-06-29T15:06:00Z">
                  <w:rPr>
                    <w:ins w:id="2233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234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23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23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748E05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223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38" w:author="Kinder" w:date="2013-06-29T15:06:00Z">
                  <w:rPr>
                    <w:ins w:id="2239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424DB172" w14:textId="77777777" w:rsidTr="001E709A">
        <w:trPr>
          <w:trHeight w:val="300"/>
          <w:ins w:id="2240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ADD9A9" w14:textId="77777777" w:rsidR="001E709A" w:rsidRPr="001E709A" w:rsidRDefault="001E709A">
            <w:pPr>
              <w:rPr>
                <w:ins w:id="224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242" w:author="Kinder" w:date="2013-06-29T15:06:00Z">
                  <w:rPr>
                    <w:ins w:id="2243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244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245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246" w:author="Kinder" w:date="2013-06-29T15:06:00Z">
                    <w:rPr>
                      <w:rFonts w:eastAsia="Times New Roman" w:cs="Times New Roman"/>
                    </w:rPr>
                  </w:rPrChange>
                </w:rPr>
                <w:t>E2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842F91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224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48" w:author="Kinder" w:date="2013-06-29T15:06:00Z">
                  <w:rPr>
                    <w:ins w:id="2249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219B3B" w14:textId="77777777" w:rsidR="001E709A" w:rsidRPr="001E709A" w:rsidRDefault="001E709A">
            <w:pPr>
              <w:rPr>
                <w:ins w:id="225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51" w:author="Kinder" w:date="2013-06-29T15:06:00Z">
                  <w:rPr>
                    <w:ins w:id="2252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253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254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255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4CD9D5" w14:textId="77777777" w:rsidR="001E709A" w:rsidRPr="001E709A" w:rsidRDefault="001E709A">
            <w:pPr>
              <w:rPr>
                <w:ins w:id="225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57" w:author="Kinder" w:date="2013-06-29T15:06:00Z">
                  <w:rPr>
                    <w:ins w:id="225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2259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260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261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4,00</w:t>
              </w:r>
            </w:ins>
          </w:p>
        </w:tc>
      </w:tr>
      <w:tr w:rsidR="001E709A" w14:paraId="78FAB75C" w14:textId="77777777" w:rsidTr="001E709A">
        <w:trPr>
          <w:trHeight w:val="300"/>
          <w:ins w:id="2262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9D4000" w14:textId="77777777" w:rsidR="001E709A" w:rsidRPr="001E709A" w:rsidRDefault="001E709A">
            <w:pPr>
              <w:rPr>
                <w:ins w:id="226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264" w:author="Kinder" w:date="2013-06-29T15:06:00Z">
                  <w:rPr>
                    <w:ins w:id="226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266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26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268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AD14D1" w14:textId="77777777" w:rsidR="001E709A" w:rsidRPr="001E709A" w:rsidRDefault="001E709A">
            <w:pPr>
              <w:rPr>
                <w:ins w:id="226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70" w:author="Kinder" w:date="2013-06-29T15:06:00Z">
                  <w:rPr>
                    <w:ins w:id="2271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  <w:ins w:id="227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27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Bleed value applied in PDF as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048771" w14:textId="77777777" w:rsidR="001E709A" w:rsidRPr="001E709A" w:rsidRDefault="001E709A">
            <w:pPr>
              <w:rPr>
                <w:ins w:id="227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275" w:author="Kinder" w:date="2013-06-29T15:06:00Z">
                  <w:rPr>
                    <w:ins w:id="2276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277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278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279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CCDB03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228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81" w:author="Kinder" w:date="2013-06-29T15:06:00Z">
                  <w:rPr>
                    <w:ins w:id="2282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04896E68" w14:textId="77777777" w:rsidTr="001E709A">
        <w:trPr>
          <w:trHeight w:val="300"/>
          <w:ins w:id="2283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594A3E" w14:textId="77777777" w:rsidR="001E709A" w:rsidRPr="001E709A" w:rsidRDefault="001E709A">
            <w:pPr>
              <w:rPr>
                <w:ins w:id="228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285" w:author="Kinder" w:date="2013-06-29T15:06:00Z">
                  <w:rPr>
                    <w:ins w:id="2286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287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288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289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821640" w14:textId="77777777" w:rsidR="001E709A" w:rsidRPr="001E709A" w:rsidRDefault="001E709A">
            <w:pPr>
              <w:rPr>
                <w:ins w:id="229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91" w:author="Kinder" w:date="2013-06-29T15:06:00Z">
                  <w:rPr>
                    <w:ins w:id="2292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293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294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295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Trapping value applied in the file as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9C540A" w14:textId="77777777" w:rsidR="001E709A" w:rsidRPr="001E709A" w:rsidRDefault="001E709A">
            <w:pPr>
              <w:rPr>
                <w:ins w:id="229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297" w:author="Kinder" w:date="2013-06-29T15:06:00Z">
                  <w:rPr>
                    <w:ins w:id="2298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299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300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301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50E5B7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230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03" w:author="Kinder" w:date="2013-06-29T15:06:00Z">
                  <w:rPr>
                    <w:ins w:id="2304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48728A0D" w14:textId="77777777" w:rsidTr="001E709A">
        <w:trPr>
          <w:trHeight w:val="300"/>
          <w:ins w:id="2305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5D45DA" w14:textId="77777777" w:rsidR="001E709A" w:rsidRPr="001E709A" w:rsidRDefault="001E709A">
            <w:pPr>
              <w:rPr>
                <w:ins w:id="230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307" w:author="Kinder" w:date="2013-06-29T15:06:00Z">
                  <w:rPr>
                    <w:ins w:id="2308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309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310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311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4D8D45" w14:textId="2FE1A9BB" w:rsidR="001E709A" w:rsidRPr="001E709A" w:rsidRDefault="001E709A">
            <w:pPr>
              <w:rPr>
                <w:ins w:id="231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13" w:author="Kinder" w:date="2013-06-29T15:06:00Z">
                  <w:rPr>
                    <w:ins w:id="2314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315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316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17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Overprin</w:t>
              </w:r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ting applied</w:t>
              </w:r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1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in PDF as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315812" w14:textId="77777777" w:rsidR="001E709A" w:rsidRPr="001E709A" w:rsidRDefault="001E709A">
            <w:pPr>
              <w:rPr>
                <w:ins w:id="2319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320" w:author="Kinder" w:date="2013-06-29T15:06:00Z">
                  <w:rPr>
                    <w:ins w:id="2321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322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323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324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0C99BB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232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26" w:author="Kinder" w:date="2013-06-29T15:06:00Z">
                  <w:rPr>
                    <w:ins w:id="2327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61601BA1" w14:textId="77777777" w:rsidTr="001E709A">
        <w:trPr>
          <w:trHeight w:val="300"/>
          <w:ins w:id="2328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26FCDF" w14:textId="77777777" w:rsidR="001E709A" w:rsidRPr="001E709A" w:rsidRDefault="001E709A">
            <w:pPr>
              <w:keepNext/>
              <w:keepLines/>
              <w:outlineLvl w:val="1"/>
              <w:rPr>
                <w:ins w:id="232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30" w:author="Kinder" w:date="2013-06-29T15:06:00Z">
                  <w:rPr>
                    <w:ins w:id="2331" w:author="Kinder" w:date="2013-06-29T15:05:00Z"/>
                    <w:rFonts w:ascii="Calibri" w:eastAsia="Times New Roman" w:hAnsi="Calibri" w:cs="Times New Roman"/>
                    <w:b/>
                    <w:bCs/>
                    <w:i/>
                    <w:color w:val="000000"/>
                    <w:szCs w:val="26"/>
                  </w:rPr>
                </w:rPrChange>
              </w:rPr>
            </w:pPr>
            <w:ins w:id="233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3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BFE349" w14:textId="77777777" w:rsidR="001E709A" w:rsidRPr="001E709A" w:rsidRDefault="001E709A">
            <w:pPr>
              <w:rPr>
                <w:ins w:id="233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35" w:author="Kinder" w:date="2013-06-29T15:06:00Z">
                  <w:rPr>
                    <w:ins w:id="233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337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338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3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Spot and CMYK colours used in PDF file as specified in the T1</w:t>
              </w:r>
              <w:proofErr w:type="gramStart"/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40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,T2,T3</w:t>
              </w:r>
              <w:proofErr w:type="gramEnd"/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7F2D20" w14:textId="77777777" w:rsidR="001E709A" w:rsidRPr="001E709A" w:rsidRDefault="001E709A">
            <w:pPr>
              <w:rPr>
                <w:ins w:id="234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342" w:author="Kinder" w:date="2013-06-29T15:06:00Z">
                  <w:rPr>
                    <w:ins w:id="2343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344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345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346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F31B03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234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48" w:author="Kinder" w:date="2013-06-29T15:06:00Z">
                  <w:rPr>
                    <w:ins w:id="2349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6003A3B7" w14:textId="77777777" w:rsidTr="001E709A">
        <w:trPr>
          <w:trHeight w:val="300"/>
          <w:ins w:id="2350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10CBA7" w14:textId="77777777" w:rsidR="001E709A" w:rsidRPr="001E709A" w:rsidRDefault="001E709A">
            <w:pPr>
              <w:rPr>
                <w:ins w:id="235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52" w:author="Kinder" w:date="2013-06-29T15:06:00Z">
                  <w:rPr>
                    <w:ins w:id="2353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354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35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5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61892F" w14:textId="51F0BE89" w:rsidR="001E709A" w:rsidRPr="001E709A" w:rsidRDefault="001E709A">
            <w:pPr>
              <w:rPr>
                <w:ins w:id="235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58" w:author="Kinder" w:date="2013-06-29T15:06:00Z">
                  <w:rPr>
                    <w:ins w:id="2359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360" w:author="Kinder" w:date="2013-06-29T15:07:00Z">
                <w:pPr>
                  <w:keepNext/>
                  <w:keepLines/>
                  <w:outlineLvl w:val="2"/>
                </w:pPr>
              </w:pPrChange>
            </w:pPr>
            <w:proofErr w:type="spellStart"/>
            <w:ins w:id="2361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6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Color</w:t>
              </w:r>
              <w:proofErr w:type="spellEnd"/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6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, varnish </w:t>
              </w:r>
              <w:proofErr w:type="gramStart"/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6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and  </w:t>
              </w:r>
              <w:proofErr w:type="spellStart"/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65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d</w:t>
              </w:r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ieCut</w:t>
              </w:r>
              <w:proofErr w:type="spellEnd"/>
              <w:proofErr w:type="gramEnd"/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 xml:space="preserve"> in PDF as specified in</w:t>
              </w:r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6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task 4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D8766F" w14:textId="77777777" w:rsidR="001E709A" w:rsidRPr="001E709A" w:rsidRDefault="001E709A">
            <w:pPr>
              <w:rPr>
                <w:ins w:id="236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368" w:author="Kinder" w:date="2013-06-29T15:06:00Z">
                  <w:rPr>
                    <w:ins w:id="236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370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37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372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448087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237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74" w:author="Kinder" w:date="2013-06-29T15:06:00Z">
                  <w:rPr>
                    <w:ins w:id="2375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7B575912" w14:textId="77777777" w:rsidTr="001E709A">
        <w:trPr>
          <w:trHeight w:val="300"/>
          <w:ins w:id="2376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AC9A3F" w14:textId="77777777" w:rsidR="001E709A" w:rsidRPr="001E709A" w:rsidRDefault="001E709A">
            <w:pPr>
              <w:rPr>
                <w:ins w:id="237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378" w:author="Kinder" w:date="2013-06-29T15:06:00Z">
                  <w:rPr>
                    <w:ins w:id="237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380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38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382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A6128B" w14:textId="3CD4486B" w:rsidR="001E709A" w:rsidRPr="001E709A" w:rsidRDefault="00286C5F">
            <w:pPr>
              <w:rPr>
                <w:ins w:id="238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84" w:author="Kinder" w:date="2013-06-29T15:06:00Z">
                  <w:rPr>
                    <w:ins w:id="2385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386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387" w:author="Kinder" w:date="2013-06-30T08:41:00Z">
              <w:r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N</w:t>
              </w:r>
            </w:ins>
            <w:ins w:id="2388" w:author="Kinder" w:date="2013-06-29T15:05:00Z">
              <w:r w:rsidR="001E709A"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8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aming of spot colo</w:t>
              </w:r>
            </w:ins>
            <w:ins w:id="2390" w:author="Kinder" w:date="2013-06-30T09:08:00Z">
              <w:r w:rsidR="001151B7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u</w:t>
              </w:r>
            </w:ins>
            <w:ins w:id="2391" w:author="Kinder" w:date="2013-06-29T15:05:00Z">
              <w:r w:rsidR="001E709A"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9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r</w:t>
              </w:r>
            </w:ins>
            <w:ins w:id="2393" w:author="Kinder" w:date="2013-06-30T08:41:00Z">
              <w:r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 xml:space="preserve"> PMS U in T1, T2 and</w:t>
              </w:r>
            </w:ins>
            <w:ins w:id="2394" w:author="Kinder" w:date="2013-06-29T15:05:00Z">
              <w:r w:rsidR="001E709A"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95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"Varnish" in task 4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22260D" w14:textId="77777777" w:rsidR="001E709A" w:rsidRPr="001E709A" w:rsidRDefault="001E709A">
            <w:pPr>
              <w:rPr>
                <w:ins w:id="239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397" w:author="Kinder" w:date="2013-06-29T15:06:00Z">
                  <w:rPr>
                    <w:ins w:id="2398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399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400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401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1AAC78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240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403" w:author="Kinder" w:date="2013-06-29T15:06:00Z">
                  <w:rPr>
                    <w:ins w:id="2404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0E3090BA" w14:textId="77777777" w:rsidTr="001E709A">
        <w:trPr>
          <w:trHeight w:val="300"/>
          <w:ins w:id="2405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0113CE" w14:textId="77777777" w:rsidR="001E709A" w:rsidRPr="001E709A" w:rsidRDefault="001E709A">
            <w:pPr>
              <w:rPr>
                <w:ins w:id="240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407" w:author="Kinder" w:date="2013-06-29T15:06:00Z">
                  <w:rPr>
                    <w:ins w:id="2408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409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410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411" w:author="Kinder" w:date="2013-06-29T15:06:00Z">
                    <w:rPr>
                      <w:rFonts w:eastAsia="Times New Roman" w:cs="Times New Roman"/>
                    </w:rPr>
                  </w:rPrChange>
                </w:rPr>
                <w:t>F2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61A0E1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241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413" w:author="Kinder" w:date="2013-06-29T15:06:00Z">
                  <w:rPr>
                    <w:ins w:id="2414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657F74" w14:textId="77777777" w:rsidR="001E709A" w:rsidRPr="001E709A" w:rsidRDefault="001E709A">
            <w:pPr>
              <w:rPr>
                <w:ins w:id="241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416" w:author="Kinder" w:date="2013-06-29T15:06:00Z">
                  <w:rPr>
                    <w:ins w:id="2417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418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419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420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D742F5" w14:textId="77777777" w:rsidR="001E709A" w:rsidRPr="001E709A" w:rsidRDefault="001E709A">
            <w:pPr>
              <w:rPr>
                <w:ins w:id="242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422" w:author="Kinder" w:date="2013-06-29T15:06:00Z">
                  <w:rPr>
                    <w:ins w:id="2423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2424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42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426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5,00</w:t>
              </w:r>
            </w:ins>
          </w:p>
        </w:tc>
      </w:tr>
      <w:tr w:rsidR="001E709A" w14:paraId="7B678134" w14:textId="77777777" w:rsidTr="001E709A">
        <w:trPr>
          <w:trHeight w:val="560"/>
          <w:ins w:id="242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2CF7F3" w14:textId="77777777" w:rsidR="001E709A" w:rsidRPr="001E709A" w:rsidRDefault="001E709A">
            <w:pPr>
              <w:rPr>
                <w:ins w:id="242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429" w:author="Kinder" w:date="2013-06-29T15:06:00Z">
                  <w:rPr>
                    <w:ins w:id="243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431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43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433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3110F2" w14:textId="77777777" w:rsidR="001E709A" w:rsidRPr="001E709A" w:rsidRDefault="001E709A">
            <w:pPr>
              <w:rPr>
                <w:ins w:id="243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435" w:author="Kinder" w:date="2013-06-29T15:06:00Z">
                  <w:rPr>
                    <w:ins w:id="243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437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438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43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Correct naming and all files saved in the correct format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6414DE" w14:textId="77777777" w:rsidR="001E709A" w:rsidRPr="001E709A" w:rsidRDefault="001E709A">
            <w:pPr>
              <w:rPr>
                <w:ins w:id="244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441" w:author="Kinder" w:date="2013-06-29T15:06:00Z">
                  <w:rPr>
                    <w:ins w:id="244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443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44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445" w:author="Kinder" w:date="2013-06-29T15:06:00Z">
                    <w:rPr>
                      <w:rFonts w:eastAsia="Times New Roman" w:cs="Times New Roman"/>
                    </w:rPr>
                  </w:rPrChange>
                </w:rPr>
                <w:t>1,25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81535B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244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447" w:author="Kinder" w:date="2013-06-29T15:06:00Z">
                  <w:rPr>
                    <w:ins w:id="2448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1758E775" w14:textId="77777777" w:rsidTr="001E709A">
        <w:trPr>
          <w:trHeight w:val="300"/>
          <w:ins w:id="2449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D49C1B" w14:textId="77777777" w:rsidR="001E709A" w:rsidRPr="001E709A" w:rsidRDefault="001E709A">
            <w:pPr>
              <w:rPr>
                <w:ins w:id="245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451" w:author="Kinder" w:date="2013-06-29T15:06:00Z">
                  <w:rPr>
                    <w:ins w:id="245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453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45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455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758729" w14:textId="77777777" w:rsidR="001E709A" w:rsidRPr="001E709A" w:rsidRDefault="001E709A">
            <w:pPr>
              <w:rPr>
                <w:ins w:id="245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457" w:author="Kinder" w:date="2013-06-29T15:06:00Z">
                  <w:rPr>
                    <w:ins w:id="245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459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460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46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ICC profile applied in PDF file as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CEF116" w14:textId="77777777" w:rsidR="001E709A" w:rsidRPr="001E709A" w:rsidRDefault="001E709A">
            <w:pPr>
              <w:rPr>
                <w:ins w:id="246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463" w:author="Kinder" w:date="2013-06-29T15:06:00Z">
                  <w:rPr>
                    <w:ins w:id="2464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465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466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467" w:author="Kinder" w:date="2013-06-29T15:06:00Z">
                    <w:rPr>
                      <w:rFonts w:eastAsia="Times New Roman" w:cs="Times New Roman"/>
                    </w:rPr>
                  </w:rPrChange>
                </w:rPr>
                <w:t>1,25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038D85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246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469" w:author="Kinder" w:date="2013-06-29T15:06:00Z">
                  <w:rPr>
                    <w:ins w:id="2470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47C7C220" w14:textId="77777777" w:rsidTr="001E709A">
        <w:trPr>
          <w:trHeight w:val="300"/>
          <w:ins w:id="2471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B43990" w14:textId="77777777" w:rsidR="001E709A" w:rsidRPr="001E709A" w:rsidRDefault="001E709A">
            <w:pPr>
              <w:rPr>
                <w:ins w:id="247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473" w:author="Kinder" w:date="2013-06-29T15:06:00Z">
                  <w:rPr>
                    <w:ins w:id="2474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475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476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477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111CC8" w14:textId="77777777" w:rsidR="001E709A" w:rsidRPr="001E709A" w:rsidRDefault="001E709A">
            <w:pPr>
              <w:rPr>
                <w:ins w:id="247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479" w:author="Kinder" w:date="2013-06-29T15:06:00Z">
                  <w:rPr>
                    <w:ins w:id="2480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481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48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48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Saving in a specified PDF format as required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8A0BD5" w14:textId="77777777" w:rsidR="001E709A" w:rsidRPr="001E709A" w:rsidRDefault="001E709A">
            <w:pPr>
              <w:rPr>
                <w:ins w:id="248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485" w:author="Kinder" w:date="2013-06-29T15:06:00Z">
                  <w:rPr>
                    <w:ins w:id="2486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487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488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489" w:author="Kinder" w:date="2013-06-29T15:06:00Z">
                    <w:rPr>
                      <w:rFonts w:eastAsia="Times New Roman" w:cs="Times New Roman"/>
                    </w:rPr>
                  </w:rPrChange>
                </w:rPr>
                <w:t>1,50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F4C8CB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249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491" w:author="Kinder" w:date="2013-06-29T15:06:00Z">
                  <w:rPr>
                    <w:ins w:id="2492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2E317B23" w14:textId="77777777" w:rsidTr="001E709A">
        <w:trPr>
          <w:trHeight w:val="300"/>
          <w:ins w:id="2493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6F302C" w14:textId="77777777" w:rsidR="001E709A" w:rsidRPr="001E709A" w:rsidRDefault="001E709A">
            <w:pPr>
              <w:rPr>
                <w:ins w:id="249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495" w:author="Kinder" w:date="2013-06-29T15:06:00Z">
                  <w:rPr>
                    <w:ins w:id="2496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497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498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499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97ED11" w14:textId="77777777" w:rsidR="001E709A" w:rsidRPr="001E709A" w:rsidRDefault="001E709A">
            <w:pPr>
              <w:rPr>
                <w:ins w:id="250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501" w:author="Kinder" w:date="2013-06-29T15:06:00Z">
                  <w:rPr>
                    <w:ins w:id="2502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503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504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505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Final production folder saved as required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6E59ED" w14:textId="77777777" w:rsidR="001E709A" w:rsidRPr="001E709A" w:rsidRDefault="001E709A">
            <w:pPr>
              <w:rPr>
                <w:ins w:id="250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507" w:author="Kinder" w:date="2013-06-29T15:06:00Z">
                  <w:rPr>
                    <w:ins w:id="2508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509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510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511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7CAE24" w14:textId="77777777" w:rsidR="001E709A" w:rsidRPr="001E709A" w:rsidRDefault="001E709A">
            <w:pPr>
              <w:tabs>
                <w:tab w:val="center" w:pos="4680"/>
                <w:tab w:val="right" w:pos="9360"/>
              </w:tabs>
              <w:rPr>
                <w:ins w:id="251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513" w:author="Kinder" w:date="2013-06-29T15:06:00Z">
                  <w:rPr>
                    <w:ins w:id="2514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</w:tbl>
    <w:p w14:paraId="4B449F50" w14:textId="3B4DC24F" w:rsidR="004A086C" w:rsidRPr="00B04CCA" w:rsidDel="001E709A" w:rsidRDefault="001E709A">
      <w:pPr>
        <w:keepNext/>
        <w:keepLines/>
        <w:tabs>
          <w:tab w:val="left" w:pos="709"/>
          <w:tab w:val="left" w:pos="8789"/>
        </w:tabs>
        <w:outlineLvl w:val="3"/>
        <w:rPr>
          <w:ins w:id="2515" w:author="Wolfgang J. Toechterle" w:date="2013-06-22T11:15:00Z"/>
          <w:del w:id="2516" w:author="Kinder" w:date="2013-06-29T15:05:00Z"/>
          <w:rFonts w:eastAsia="Times New Roman" w:cs="Times New Roman"/>
          <w:color w:val="000000"/>
          <w:szCs w:val="20"/>
          <w:highlight w:val="lightGray"/>
          <w:rPrChange w:id="2517" w:author="Wolfgang J. Toechterle" w:date="2013-06-22T11:19:00Z">
            <w:rPr>
              <w:ins w:id="2518" w:author="Wolfgang J. Toechterle" w:date="2013-06-22T11:15:00Z"/>
              <w:del w:id="2519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2520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521" w:author="Kinder" w:date="2013-06-29T15:05:00Z">
        <w:r w:rsidRPr="00B04CCA" w:rsidDel="001E709A">
          <w:rPr>
            <w:szCs w:val="20"/>
            <w:highlight w:val="lightGray"/>
          </w:rPr>
          <w:t xml:space="preserve"> </w:t>
        </w:r>
      </w:ins>
      <w:ins w:id="2522" w:author="Wolfgang J. Toechterle" w:date="2013-06-22T11:15:00Z">
        <w:del w:id="2523" w:author="Kinder" w:date="2013-06-29T15:05:00Z">
          <w:r w:rsidR="004A086C" w:rsidRPr="00B04CCA" w:rsidDel="001E709A">
            <w:rPr>
              <w:rFonts w:eastAsia="Times New Roman" w:cs="Times New Roman"/>
              <w:szCs w:val="20"/>
              <w:highlight w:val="lightGray"/>
              <w:rPrChange w:id="2524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A2</w:delText>
          </w:r>
          <w:r w:rsidR="004A086C" w:rsidRPr="00B04CCA" w:rsidDel="001E709A">
            <w:rPr>
              <w:rFonts w:eastAsia="Times New Roman" w:cs="Times New Roman"/>
              <w:szCs w:val="20"/>
              <w:highlight w:val="lightGray"/>
              <w:rPrChange w:id="2525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="004A086C"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2526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2527" w:author="Wolfgang J. Toechterle" w:date="2013-06-22T11:55:00Z">
        <w:del w:id="2528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2</w:delText>
          </w:r>
        </w:del>
      </w:ins>
    </w:p>
    <w:p w14:paraId="22A0A97D" w14:textId="37AAF2D3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529" w:author="Wolfgang J. Toechterle" w:date="2013-06-22T11:15:00Z"/>
          <w:del w:id="2530" w:author="Kinder" w:date="2013-06-29T15:05:00Z"/>
          <w:rFonts w:eastAsia="Times New Roman" w:cs="Times New Roman"/>
          <w:szCs w:val="20"/>
        </w:rPr>
        <w:pPrChange w:id="2531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532" w:author="Wolfgang J. Toechterle" w:date="2013-06-22T11:15:00Z">
        <w:del w:id="2533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53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53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Ideas and originality</w:delText>
          </w:r>
          <w:r w:rsidRPr="004A086C" w:rsidDel="001E709A">
            <w:rPr>
              <w:rFonts w:eastAsia="Times New Roman" w:cs="Times New Roman"/>
              <w:szCs w:val="20"/>
            </w:rPr>
            <w:tab/>
            <w:delText>1</w:delText>
          </w:r>
        </w:del>
      </w:ins>
    </w:p>
    <w:p w14:paraId="0892E9B2" w14:textId="0C3B6A79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536" w:author="Wolfgang J. Toechterle" w:date="2013-06-22T11:15:00Z"/>
          <w:del w:id="2537" w:author="Kinder" w:date="2013-06-29T15:05:00Z"/>
          <w:rFonts w:eastAsia="Times New Roman" w:cs="Times New Roman"/>
          <w:szCs w:val="20"/>
        </w:rPr>
        <w:pPrChange w:id="2538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539" w:author="Wolfgang J. Toechterle" w:date="2013-06-22T11:15:00Z">
        <w:del w:id="2540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54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54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Understanding the target market</w:delText>
          </w:r>
          <w:r w:rsidRPr="004A086C" w:rsidDel="001E709A">
            <w:rPr>
              <w:rFonts w:eastAsia="Times New Roman" w:cs="Times New Roman"/>
              <w:szCs w:val="20"/>
            </w:rPr>
            <w:tab/>
            <w:delText>0,5</w:delText>
          </w:r>
        </w:del>
      </w:ins>
    </w:p>
    <w:p w14:paraId="071BF782" w14:textId="19D0CCBA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543" w:author="Wolfgang J. Toechterle" w:date="2013-06-22T11:15:00Z"/>
          <w:del w:id="2544" w:author="Kinder" w:date="2013-06-29T15:05:00Z"/>
          <w:rFonts w:eastAsia="Times New Roman" w:cs="Times New Roman"/>
          <w:szCs w:val="20"/>
        </w:rPr>
        <w:pPrChange w:id="254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546" w:author="Wolfgang J. Toechterle" w:date="2013-06-22T11:15:00Z">
        <w:del w:id="2547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54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54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Unity and relationship between all tasks</w:delText>
          </w:r>
          <w:r w:rsidRPr="004A086C" w:rsidDel="001E709A">
            <w:rPr>
              <w:rFonts w:eastAsia="Times New Roman" w:cs="Times New Roman"/>
              <w:szCs w:val="20"/>
            </w:rPr>
            <w:tab/>
            <w:delText>0,5</w:delText>
          </w:r>
        </w:del>
      </w:ins>
    </w:p>
    <w:p w14:paraId="1CDC2629" w14:textId="7A4AC30C" w:rsid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550" w:author="Wolfgang J. Toechterle" w:date="2013-06-22T11:18:00Z"/>
          <w:del w:id="2551" w:author="Kinder" w:date="2013-06-29T15:05:00Z"/>
          <w:rFonts w:eastAsia="Times New Roman" w:cs="Times New Roman"/>
          <w:szCs w:val="20"/>
        </w:rPr>
        <w:pPrChange w:id="255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56F2DF49" w14:textId="634214E8" w:rsidR="004A086C" w:rsidRPr="00B04CCA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553" w:author="Wolfgang J. Toechterle" w:date="2013-06-22T11:15:00Z"/>
          <w:del w:id="2554" w:author="Kinder" w:date="2013-06-29T15:05:00Z"/>
          <w:rFonts w:eastAsia="Times New Roman" w:cs="Times New Roman"/>
          <w:color w:val="000000"/>
          <w:szCs w:val="20"/>
          <w:highlight w:val="lightGray"/>
          <w:rPrChange w:id="2555" w:author="Wolfgang J. Toechterle" w:date="2013-06-22T11:19:00Z">
            <w:rPr>
              <w:ins w:id="2556" w:author="Wolfgang J. Toechterle" w:date="2013-06-22T11:15:00Z"/>
              <w:del w:id="2557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2558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559" w:author="Wolfgang J. Toechterle" w:date="2013-06-22T11:15:00Z">
        <w:del w:id="2560" w:author="Kinder" w:date="2013-06-29T15:05:00Z">
          <w:r w:rsidRPr="00B04CCA" w:rsidDel="001E709A">
            <w:rPr>
              <w:rFonts w:eastAsia="Times New Roman" w:cs="Times New Roman"/>
              <w:szCs w:val="20"/>
              <w:highlight w:val="lightGray"/>
              <w:rPrChange w:id="2561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B2</w:delText>
          </w:r>
          <w:r w:rsidRPr="00B04CCA" w:rsidDel="001E709A">
            <w:rPr>
              <w:rFonts w:eastAsia="Times New Roman" w:cs="Times New Roman"/>
              <w:szCs w:val="20"/>
              <w:highlight w:val="lightGray"/>
              <w:rPrChange w:id="2562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2563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2564" w:author="Wolfgang J. Toechterle" w:date="2013-06-22T11:55:00Z">
        <w:del w:id="2565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8</w:delText>
          </w:r>
        </w:del>
      </w:ins>
    </w:p>
    <w:p w14:paraId="3E6CE20A" w14:textId="71D4DAD6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566" w:author="Wolfgang J. Toechterle" w:date="2013-06-22T11:15:00Z"/>
          <w:del w:id="2567" w:author="Kinder" w:date="2013-06-29T15:05:00Z"/>
          <w:rFonts w:eastAsia="Times New Roman" w:cs="Times New Roman"/>
          <w:szCs w:val="20"/>
        </w:rPr>
        <w:pPrChange w:id="2568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569" w:author="Wolfgang J. Toechterle" w:date="2013-06-22T11:15:00Z">
        <w:del w:id="2570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57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Consistency between client briefing and realisation of the Logo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57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72287066" w14:textId="2D0C2B14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573" w:author="Wolfgang J. Toechterle" w:date="2013-06-22T11:15:00Z"/>
          <w:del w:id="2574" w:author="Kinder" w:date="2013-06-29T15:05:00Z"/>
          <w:rFonts w:eastAsia="Times New Roman" w:cs="Times New Roman"/>
          <w:szCs w:val="20"/>
        </w:rPr>
        <w:pPrChange w:id="257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576" w:author="Wolfgang J. Toechterle" w:date="2013-06-22T11:15:00Z">
        <w:del w:id="2577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57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Quality of the visual composition of the Logo (aesthetic appeal and balance) 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57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  <w:del w:id="2580" w:author="Kinder" w:date="2013-06-29T13:31:00Z">
          <w:r w:rsidRPr="004A086C" w:rsidDel="00A33AF5">
            <w:rPr>
              <w:rFonts w:eastAsia="Times New Roman" w:cs="Times New Roman"/>
              <w:szCs w:val="20"/>
            </w:rPr>
            <w:delText>,</w:delText>
          </w:r>
        </w:del>
        <w:del w:id="2581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5</w:delText>
          </w:r>
        </w:del>
      </w:ins>
    </w:p>
    <w:p w14:paraId="146CDFEF" w14:textId="598954B3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582" w:author="Wolfgang J. Toechterle" w:date="2013-06-22T11:15:00Z"/>
          <w:del w:id="2583" w:author="Kinder" w:date="2013-06-29T15:05:00Z"/>
          <w:rFonts w:eastAsia="Times New Roman" w:cs="Times New Roman"/>
          <w:szCs w:val="20"/>
        </w:rPr>
        <w:pPrChange w:id="2584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585" w:author="Wolfgang J. Toechterle" w:date="2013-06-22T11:15:00Z">
        <w:del w:id="2586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587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Visual Impact &amp; Communication effectiveness (Letterhead and Business Card)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58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2FD79670" w14:textId="2E4EB910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589" w:author="Wolfgang J. Toechterle" w:date="2013-06-22T11:15:00Z"/>
          <w:del w:id="2590" w:author="Kinder" w:date="2013-06-29T15:05:00Z"/>
          <w:rFonts w:eastAsia="Times New Roman" w:cs="Times New Roman"/>
          <w:szCs w:val="20"/>
        </w:rPr>
        <w:pPrChange w:id="2591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592" w:author="Wolfgang J. Toechterle" w:date="2013-06-22T11:15:00Z">
        <w:del w:id="2593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59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Visual Impact &amp; quality  (Ticket Design)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59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</w:del>
        <w:del w:id="2596" w:author="Kinder" w:date="2013-06-29T13:47:00Z">
          <w:r w:rsidRPr="004A086C" w:rsidDel="00757C7E">
            <w:rPr>
              <w:rFonts w:eastAsia="Times New Roman" w:cs="Times New Roman"/>
              <w:szCs w:val="20"/>
            </w:rPr>
            <w:delText>0</w:delText>
          </w:r>
        </w:del>
        <w:del w:id="2597" w:author="Kinder" w:date="2013-06-29T13:31:00Z">
          <w:r w:rsidRPr="004A086C" w:rsidDel="00A33AF5">
            <w:rPr>
              <w:rFonts w:eastAsia="Times New Roman" w:cs="Times New Roman"/>
              <w:szCs w:val="20"/>
            </w:rPr>
            <w:delText>,</w:delText>
          </w:r>
        </w:del>
        <w:del w:id="2598" w:author="Kinder" w:date="2013-06-29T13:47:00Z">
          <w:r w:rsidRPr="004A086C" w:rsidDel="00757C7E">
            <w:rPr>
              <w:rFonts w:eastAsia="Times New Roman" w:cs="Times New Roman"/>
              <w:szCs w:val="20"/>
            </w:rPr>
            <w:delText>5</w:delText>
          </w:r>
        </w:del>
      </w:ins>
    </w:p>
    <w:p w14:paraId="7CB30C84" w14:textId="3190FD52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599" w:author="Wolfgang J. Toechterle" w:date="2013-06-22T11:15:00Z"/>
          <w:del w:id="2600" w:author="Kinder" w:date="2013-06-29T15:05:00Z"/>
          <w:rFonts w:eastAsia="Times New Roman" w:cs="Times New Roman"/>
          <w:szCs w:val="20"/>
        </w:rPr>
        <w:pPrChange w:id="2601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602" w:author="Wolfgang J. Toechterle" w:date="2013-06-22T11:15:00Z">
        <w:del w:id="2603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60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0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Visual Impact &amp; quality (Shopping Bag Design)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0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7BF42F3E" w14:textId="63891728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607" w:author="Wolfgang J. Toechterle" w:date="2013-06-22T11:15:00Z"/>
          <w:del w:id="2608" w:author="Kinder" w:date="2013-06-29T15:05:00Z"/>
          <w:rFonts w:eastAsia="Times New Roman" w:cs="Times New Roman"/>
          <w:szCs w:val="20"/>
        </w:rPr>
        <w:pPrChange w:id="2609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610" w:author="Wolfgang J. Toechterle" w:date="2013-06-22T11:15:00Z">
        <w:del w:id="2611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61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1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Quality of the typography for all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1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61C55123" w14:textId="57ABB52B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615" w:author="Wolfgang J. Toechterle" w:date="2013-06-22T11:15:00Z"/>
          <w:del w:id="2616" w:author="Kinder" w:date="2013-06-29T15:05:00Z"/>
          <w:rFonts w:eastAsia="Times New Roman" w:cs="Times New Roman"/>
          <w:szCs w:val="20"/>
        </w:rPr>
        <w:pPrChange w:id="2617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618" w:author="Wolfgang J. Toechterle" w:date="2013-06-22T11:15:00Z">
        <w:del w:id="2619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620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2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Quality of the colours for all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2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69C6900B" w14:textId="72BCC4FD" w:rsidR="004A086C" w:rsidRPr="004A086C" w:rsidDel="001E709A" w:rsidRDefault="004A086C">
      <w:pPr>
        <w:tabs>
          <w:tab w:val="left" w:pos="709"/>
          <w:tab w:val="left" w:pos="8789"/>
        </w:tabs>
        <w:rPr>
          <w:ins w:id="2623" w:author="Wolfgang J. Toechterle" w:date="2013-06-22T11:15:00Z"/>
          <w:del w:id="2624" w:author="Kinder" w:date="2013-06-29T15:05:00Z"/>
          <w:rFonts w:eastAsia="Times New Roman" w:cs="Times New Roman"/>
          <w:szCs w:val="20"/>
        </w:rPr>
        <w:pPrChange w:id="2625" w:author="Wolfgang J. Toechterle" w:date="2013-06-22T11:16:00Z">
          <w:pPr>
            <w:tabs>
              <w:tab w:val="left" w:pos="1360"/>
              <w:tab w:val="left" w:pos="7227"/>
            </w:tabs>
            <w:ind w:left="93"/>
          </w:pPr>
        </w:pPrChange>
      </w:pPr>
      <w:ins w:id="2626" w:author="Wolfgang J. Toechterle" w:date="2013-06-22T11:15:00Z">
        <w:del w:id="2627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62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2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Quality of the mounted presentation and the printout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30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</w:del>
        <w:del w:id="2631" w:author="Kinder" w:date="2013-06-29T13:46:00Z">
          <w:r w:rsidRPr="004A086C" w:rsidDel="00757C7E">
            <w:rPr>
              <w:rFonts w:eastAsia="Times New Roman" w:cs="Times New Roman"/>
              <w:szCs w:val="20"/>
            </w:rPr>
            <w:delText>1</w:delText>
          </w:r>
        </w:del>
      </w:ins>
    </w:p>
    <w:p w14:paraId="7943107B" w14:textId="4EDDFFD7" w:rsid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632" w:author="Wolfgang J. Toechterle" w:date="2013-06-22T11:18:00Z"/>
          <w:del w:id="2633" w:author="Kinder" w:date="2013-06-29T15:05:00Z"/>
          <w:rFonts w:eastAsia="Times New Roman" w:cs="Times New Roman"/>
          <w:szCs w:val="20"/>
        </w:rPr>
        <w:pPrChange w:id="2634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0190D828" w14:textId="7960FE80" w:rsidR="004A086C" w:rsidRPr="00B04CCA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635" w:author="Wolfgang J. Toechterle" w:date="2013-06-22T11:15:00Z"/>
          <w:del w:id="2636" w:author="Kinder" w:date="2013-06-29T15:05:00Z"/>
          <w:rFonts w:eastAsia="Times New Roman" w:cs="Times New Roman"/>
          <w:color w:val="000000"/>
          <w:szCs w:val="20"/>
          <w:highlight w:val="lightGray"/>
          <w:rPrChange w:id="2637" w:author="Wolfgang J. Toechterle" w:date="2013-06-22T11:19:00Z">
            <w:rPr>
              <w:ins w:id="2638" w:author="Wolfgang J. Toechterle" w:date="2013-06-22T11:15:00Z"/>
              <w:del w:id="2639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2640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641" w:author="Wolfgang J. Toechterle" w:date="2013-06-22T11:15:00Z">
        <w:del w:id="2642" w:author="Kinder" w:date="2013-06-29T15:05:00Z">
          <w:r w:rsidRPr="00B04CCA" w:rsidDel="001E709A">
            <w:rPr>
              <w:rFonts w:eastAsia="Times New Roman" w:cs="Times New Roman"/>
              <w:szCs w:val="20"/>
              <w:highlight w:val="lightGray"/>
              <w:rPrChange w:id="2643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C2</w:delText>
          </w:r>
          <w:r w:rsidRPr="00B04CCA" w:rsidDel="001E709A">
            <w:rPr>
              <w:rFonts w:eastAsia="Times New Roman" w:cs="Times New Roman"/>
              <w:szCs w:val="20"/>
              <w:highlight w:val="lightGray"/>
              <w:rPrChange w:id="2644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2645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2646" w:author="Wolfgang J. Toechterle" w:date="2013-06-22T11:55:00Z">
        <w:del w:id="2647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4</w:delText>
          </w:r>
        </w:del>
      </w:ins>
    </w:p>
    <w:p w14:paraId="2CC1280F" w14:textId="75FF5917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648" w:author="Wolfgang J. Toechterle" w:date="2013-06-22T11:15:00Z"/>
          <w:del w:id="2649" w:author="Kinder" w:date="2013-06-29T15:05:00Z"/>
          <w:rFonts w:eastAsia="Times New Roman" w:cs="Times New Roman"/>
          <w:szCs w:val="20"/>
        </w:rPr>
        <w:pPrChange w:id="2650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651" w:author="Wolfgang J. Toechterle" w:date="2013-06-22T11:15:00Z">
        <w:del w:id="2652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53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 xml:space="preserve">Resolution of images in Layout </w:delText>
          </w:r>
        </w:del>
        <w:del w:id="2654" w:author="Kinder" w:date="2013-06-29T13:50:00Z">
          <w:r w:rsidRPr="004A086C" w:rsidDel="00757C7E">
            <w:rPr>
              <w:rFonts w:eastAsia="Times New Roman" w:cs="Times New Roman"/>
              <w:color w:val="000000"/>
              <w:szCs w:val="20"/>
              <w:rPrChange w:id="2655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 xml:space="preserve">(InDesign) </w:delText>
          </w:r>
        </w:del>
        <w:del w:id="2656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657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 xml:space="preserve">as specified in T1, T2, T3, 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58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092AA3C4" w14:textId="36252806" w:rsidR="004A086C" w:rsidRPr="004A086C" w:rsidDel="001E709A" w:rsidRDefault="004A086C">
      <w:pPr>
        <w:tabs>
          <w:tab w:val="left" w:pos="709"/>
          <w:tab w:val="left" w:pos="8789"/>
        </w:tabs>
        <w:rPr>
          <w:ins w:id="2659" w:author="Wolfgang J. Toechterle" w:date="2013-06-22T11:15:00Z"/>
          <w:del w:id="2660" w:author="Kinder" w:date="2013-06-29T15:05:00Z"/>
          <w:rFonts w:eastAsia="Times New Roman" w:cs="Times New Roman"/>
          <w:szCs w:val="20"/>
        </w:rPr>
        <w:pPrChange w:id="2661" w:author="Wolfgang J. Toechterle" w:date="2013-06-22T11:16:00Z">
          <w:pPr>
            <w:tabs>
              <w:tab w:val="left" w:pos="1360"/>
              <w:tab w:val="left" w:pos="7227"/>
            </w:tabs>
            <w:ind w:left="93"/>
          </w:pPr>
        </w:pPrChange>
      </w:pPr>
      <w:ins w:id="2662" w:author="Wolfgang J. Toechterle" w:date="2013-06-22T11:15:00Z">
        <w:del w:id="2663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64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>Colour mode of the Logo as specified in all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65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0,75</w:delText>
          </w:r>
        </w:del>
      </w:ins>
    </w:p>
    <w:p w14:paraId="43D94CCA" w14:textId="3465A269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666" w:author="Wolfgang J. Toechterle" w:date="2013-06-22T11:15:00Z"/>
          <w:del w:id="2667" w:author="Kinder" w:date="2013-06-29T15:05:00Z"/>
          <w:rFonts w:eastAsia="Times New Roman" w:cs="Times New Roman"/>
          <w:szCs w:val="20"/>
        </w:rPr>
        <w:pPrChange w:id="2668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669" w:author="Wolfgang J. Toechterle" w:date="2013-06-22T11:15:00Z">
        <w:del w:id="2670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71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>Image or element dimensions as specified in the task 3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72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0263B485" w14:textId="7C403208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673" w:author="Wolfgang J. Toechterle" w:date="2013-06-22T11:15:00Z"/>
          <w:del w:id="2674" w:author="Kinder" w:date="2013-06-29T15:05:00Z"/>
          <w:rFonts w:eastAsia="Times New Roman" w:cs="Times New Roman"/>
          <w:szCs w:val="20"/>
        </w:rPr>
        <w:pPrChange w:id="267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676" w:author="Wolfgang J. Toechterle" w:date="2013-06-22T11:15:00Z">
        <w:del w:id="2677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78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>Final dimensions of layout as specified in the task 2 and 3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79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0,25</w:delText>
          </w:r>
        </w:del>
      </w:ins>
    </w:p>
    <w:p w14:paraId="461106EB" w14:textId="592DEC5D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680" w:author="Wolfgang J. Toechterle" w:date="2013-06-22T11:15:00Z"/>
          <w:del w:id="2681" w:author="Kinder" w:date="2013-06-29T15:05:00Z"/>
          <w:rFonts w:eastAsia="Times New Roman" w:cs="Times New Roman"/>
          <w:szCs w:val="20"/>
        </w:rPr>
        <w:pPrChange w:id="268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683" w:author="Wolfgang J. Toechterle" w:date="2013-06-22T11:15:00Z">
        <w:del w:id="2684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8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All required text is present in all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8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16432C7C" w14:textId="0D83CD08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687" w:author="Wolfgang J. Toechterle" w:date="2013-06-22T11:15:00Z"/>
          <w:del w:id="2688" w:author="Kinder" w:date="2013-06-29T15:05:00Z"/>
          <w:rFonts w:eastAsia="Times New Roman" w:cs="Times New Roman"/>
          <w:szCs w:val="20"/>
        </w:rPr>
        <w:pPrChange w:id="2689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690" w:author="Wolfgang J. Toechterle" w:date="2013-06-22T11:15:00Z">
        <w:del w:id="2691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9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All required elements are present in the task 2, 3 and 4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9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21DEBE9B" w14:textId="145D74F7" w:rsid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694" w:author="Wolfgang J. Toechterle" w:date="2013-06-22T11:18:00Z"/>
          <w:del w:id="2695" w:author="Kinder" w:date="2013-06-29T15:05:00Z"/>
          <w:rFonts w:eastAsia="Times New Roman" w:cs="Times New Roman"/>
          <w:szCs w:val="20"/>
        </w:rPr>
        <w:pPrChange w:id="2696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2A0E43A0" w14:textId="1421E5FB" w:rsidR="004A086C" w:rsidRPr="00B04CCA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697" w:author="Wolfgang J. Toechterle" w:date="2013-06-22T11:15:00Z"/>
          <w:del w:id="2698" w:author="Kinder" w:date="2013-06-29T15:05:00Z"/>
          <w:rFonts w:eastAsia="Times New Roman" w:cs="Times New Roman"/>
          <w:color w:val="000000"/>
          <w:szCs w:val="20"/>
          <w:highlight w:val="lightGray"/>
          <w:rPrChange w:id="2699" w:author="Wolfgang J. Toechterle" w:date="2013-06-22T11:19:00Z">
            <w:rPr>
              <w:ins w:id="2700" w:author="Wolfgang J. Toechterle" w:date="2013-06-22T11:15:00Z"/>
              <w:del w:id="2701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270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703" w:author="Wolfgang J. Toechterle" w:date="2013-06-22T11:15:00Z">
        <w:del w:id="2704" w:author="Kinder" w:date="2013-06-29T15:05:00Z">
          <w:r w:rsidRPr="00B04CCA" w:rsidDel="001E709A">
            <w:rPr>
              <w:rFonts w:eastAsia="Times New Roman" w:cs="Times New Roman"/>
              <w:szCs w:val="20"/>
              <w:highlight w:val="lightGray"/>
              <w:rPrChange w:id="2705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D2</w:delText>
          </w:r>
          <w:r w:rsidRPr="00B04CCA" w:rsidDel="001E709A">
            <w:rPr>
              <w:rFonts w:eastAsia="Times New Roman" w:cs="Times New Roman"/>
              <w:szCs w:val="20"/>
              <w:highlight w:val="lightGray"/>
              <w:rPrChange w:id="2706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2707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2708" w:author="Wolfgang J. Toechterle" w:date="2013-06-22T11:55:00Z">
        <w:del w:id="2709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2</w:delText>
          </w:r>
        </w:del>
      </w:ins>
    </w:p>
    <w:p w14:paraId="00451BE8" w14:textId="6722F520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710" w:author="Wolfgang J. Toechterle" w:date="2013-06-22T11:15:00Z"/>
          <w:del w:id="2711" w:author="Kinder" w:date="2013-06-29T15:05:00Z"/>
          <w:rFonts w:eastAsia="Times New Roman" w:cs="Times New Roman"/>
          <w:color w:val="000000"/>
          <w:szCs w:val="20"/>
          <w:rPrChange w:id="2712" w:author="Wolfgang J. Toechterle" w:date="2013-06-22T11:16:00Z">
            <w:rPr>
              <w:ins w:id="2713" w:author="Wolfgang J. Toechterle" w:date="2013-06-22T11:15:00Z"/>
              <w:del w:id="2714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271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716" w:author="Wolfgang J. Toechterle" w:date="2013-06-22T11:15:00Z">
        <w:del w:id="2717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</w:rPr>
            <w:delText>Mounting printouts on board for presentation</w:delText>
          </w:r>
          <w:r w:rsidRPr="004A086C" w:rsidDel="001E709A">
            <w:rPr>
              <w:rFonts w:eastAsia="Times New Roman" w:cs="Times New Roman"/>
              <w:color w:val="000000"/>
              <w:szCs w:val="20"/>
            </w:rPr>
            <w:tab/>
          </w:r>
          <w:r w:rsidDel="001E709A">
            <w:rPr>
              <w:rFonts w:eastAsia="Times New Roman" w:cs="Times New Roman"/>
              <w:color w:val="000000"/>
              <w:szCs w:val="20"/>
            </w:rPr>
            <w:delText>1</w:delText>
          </w:r>
        </w:del>
      </w:ins>
    </w:p>
    <w:p w14:paraId="764C5165" w14:textId="6FF9FA0D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718" w:author="Wolfgang J. Toechterle" w:date="2013-06-22T11:15:00Z"/>
          <w:del w:id="2719" w:author="Kinder" w:date="2013-06-29T15:05:00Z"/>
          <w:rFonts w:eastAsia="Times New Roman" w:cs="Times New Roman"/>
          <w:color w:val="000000"/>
          <w:szCs w:val="20"/>
          <w:rPrChange w:id="2720" w:author="Wolfgang J. Toechterle" w:date="2013-06-22T11:16:00Z">
            <w:rPr>
              <w:ins w:id="2721" w:author="Wolfgang J. Toechterle" w:date="2013-06-22T11:15:00Z"/>
              <w:del w:id="2722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2723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724" w:author="Wolfgang J. Toechterle" w:date="2013-06-22T11:15:00Z">
        <w:del w:id="2725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</w:rPr>
            <w:delText>Supply of printouts only</w:delText>
          </w:r>
          <w:r w:rsidRPr="004A086C" w:rsidDel="001E709A">
            <w:rPr>
              <w:rFonts w:eastAsia="Times New Roman" w:cs="Times New Roman"/>
              <w:color w:val="000000"/>
              <w:szCs w:val="20"/>
            </w:rPr>
            <w:tab/>
          </w:r>
          <w:r w:rsidDel="001E709A">
            <w:rPr>
              <w:rFonts w:eastAsia="Times New Roman" w:cs="Times New Roman"/>
              <w:color w:val="000000"/>
              <w:szCs w:val="20"/>
            </w:rPr>
            <w:delText>1</w:delText>
          </w:r>
        </w:del>
      </w:ins>
    </w:p>
    <w:p w14:paraId="165A50E9" w14:textId="63FAB08B" w:rsid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726" w:author="Wolfgang J. Toechterle" w:date="2013-06-22T11:18:00Z"/>
          <w:del w:id="2727" w:author="Kinder" w:date="2013-06-29T15:05:00Z"/>
          <w:rFonts w:eastAsia="Times New Roman" w:cs="Times New Roman"/>
          <w:szCs w:val="20"/>
        </w:rPr>
        <w:pPrChange w:id="2728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68DB7FC9" w14:textId="69D1EB05" w:rsidR="004A086C" w:rsidRPr="00B04CCA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729" w:author="Wolfgang J. Toechterle" w:date="2013-06-22T11:15:00Z"/>
          <w:del w:id="2730" w:author="Kinder" w:date="2013-06-29T15:05:00Z"/>
          <w:rFonts w:eastAsia="Times New Roman" w:cs="Times New Roman"/>
          <w:color w:val="000000"/>
          <w:szCs w:val="20"/>
          <w:highlight w:val="lightGray"/>
          <w:rPrChange w:id="2731" w:author="Wolfgang J. Toechterle" w:date="2013-06-22T11:19:00Z">
            <w:rPr>
              <w:ins w:id="2732" w:author="Wolfgang J. Toechterle" w:date="2013-06-22T11:15:00Z"/>
              <w:del w:id="2733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2734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735" w:author="Wolfgang J. Toechterle" w:date="2013-06-22T11:15:00Z">
        <w:del w:id="2736" w:author="Kinder" w:date="2013-06-29T15:05:00Z">
          <w:r w:rsidRPr="00B04CCA" w:rsidDel="001E709A">
            <w:rPr>
              <w:rFonts w:eastAsia="Times New Roman" w:cs="Times New Roman"/>
              <w:szCs w:val="20"/>
              <w:highlight w:val="lightGray"/>
              <w:rPrChange w:id="2737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E2</w:delText>
          </w:r>
          <w:r w:rsidRPr="00B04CCA" w:rsidDel="001E709A">
            <w:rPr>
              <w:rFonts w:eastAsia="Times New Roman" w:cs="Times New Roman"/>
              <w:szCs w:val="20"/>
              <w:highlight w:val="lightGray"/>
              <w:rPrChange w:id="2738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2739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2740" w:author="Wolfgang J. Toechterle" w:date="2013-06-22T11:55:00Z">
        <w:del w:id="2741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4</w:delText>
          </w:r>
        </w:del>
      </w:ins>
    </w:p>
    <w:p w14:paraId="47C2200E" w14:textId="16347CEC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742" w:author="Wolfgang J. Toechterle" w:date="2013-06-22T11:15:00Z"/>
          <w:del w:id="2743" w:author="Kinder" w:date="2013-06-29T15:05:00Z"/>
          <w:rFonts w:eastAsia="Times New Roman" w:cs="Times New Roman"/>
          <w:szCs w:val="20"/>
        </w:rPr>
        <w:pPrChange w:id="2744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745" w:author="Wolfgang J. Toechterle" w:date="2013-06-22T11:15:00Z">
        <w:del w:id="2746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47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Bleed value applied in PDF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4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7D549159" w14:textId="3C7041ED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749" w:author="Wolfgang J. Toechterle" w:date="2013-06-22T11:15:00Z"/>
          <w:del w:id="2750" w:author="Kinder" w:date="2013-06-29T15:05:00Z"/>
          <w:rFonts w:eastAsia="Times New Roman" w:cs="Times New Roman"/>
          <w:szCs w:val="20"/>
        </w:rPr>
        <w:pPrChange w:id="2751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752" w:author="Wolfgang J. Toechterle" w:date="2013-06-22T11:15:00Z">
        <w:del w:id="2753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5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Folding lines, trim and registration marks supplied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5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3059027D" w14:textId="1164ABDB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756" w:author="Wolfgang J. Toechterle" w:date="2013-06-22T11:15:00Z"/>
          <w:del w:id="2757" w:author="Kinder" w:date="2013-06-29T15:05:00Z"/>
          <w:rFonts w:eastAsia="Times New Roman" w:cs="Times New Roman"/>
          <w:szCs w:val="20"/>
        </w:rPr>
        <w:pPrChange w:id="2758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759" w:author="Wolfgang J. Toechterle" w:date="2013-06-22T11:15:00Z">
        <w:del w:id="2760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6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Trapping value applied in</w:delText>
          </w:r>
          <w:r w:rsidR="00B04CCA" w:rsidDel="001E709A">
            <w:rPr>
              <w:rFonts w:eastAsia="Times New Roman" w:cs="Times New Roman"/>
              <w:color w:val="000000"/>
              <w:szCs w:val="20"/>
            </w:rPr>
            <w:delText xml:space="preserve"> the 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6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file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6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0,75</w:delText>
          </w:r>
        </w:del>
      </w:ins>
    </w:p>
    <w:p w14:paraId="61C13253" w14:textId="18878774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764" w:author="Wolfgang J. Toechterle" w:date="2013-06-22T11:15:00Z"/>
          <w:del w:id="2765" w:author="Kinder" w:date="2013-06-29T15:05:00Z"/>
          <w:rFonts w:eastAsia="Times New Roman" w:cs="Times New Roman"/>
          <w:szCs w:val="20"/>
        </w:rPr>
        <w:pPrChange w:id="2766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767" w:author="Wolfgang J. Toechterle" w:date="2013-06-22T11:15:00Z">
        <w:del w:id="2768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6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Overprinting applied in layout file in PDF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70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4BB48DD7" w14:textId="778BD053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771" w:author="Wolfgang J. Toechterle" w:date="2013-06-22T11:15:00Z"/>
          <w:del w:id="2772" w:author="Kinder" w:date="2013-06-29T15:05:00Z"/>
          <w:rFonts w:eastAsia="Times New Roman" w:cs="Times New Roman"/>
          <w:szCs w:val="20"/>
        </w:rPr>
        <w:pPrChange w:id="2773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774" w:author="Wolfgang J. Toechterle" w:date="2013-06-22T11:15:00Z">
        <w:del w:id="2775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77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77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Spot and CMYK colours used in PDF file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7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68B25C53" w14:textId="313664A7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779" w:author="Wolfgang J. Toechterle" w:date="2013-06-22T11:15:00Z"/>
          <w:del w:id="2780" w:author="Kinder" w:date="2013-06-29T15:05:00Z"/>
          <w:rFonts w:eastAsia="Times New Roman" w:cs="Times New Roman"/>
          <w:szCs w:val="20"/>
        </w:rPr>
        <w:pPrChange w:id="2781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782" w:author="Wolfgang J. Toechterle" w:date="2013-06-22T11:15:00Z">
        <w:del w:id="2783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78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8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Die</w:delText>
          </w:r>
        </w:del>
        <w:del w:id="2786" w:author="Kinder" w:date="2013-06-29T12:17:00Z">
          <w:r w:rsidRPr="004A086C" w:rsidDel="00322373">
            <w:rPr>
              <w:rFonts w:eastAsia="Times New Roman" w:cs="Times New Roman"/>
              <w:color w:val="000000"/>
              <w:szCs w:val="20"/>
              <w:rPrChange w:id="2787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line</w:delText>
          </w:r>
        </w:del>
        <w:del w:id="2788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78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 supplied as specified in the task 4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90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1D8CD996" w14:textId="23347B14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791" w:author="Wolfgang J. Toechterle" w:date="2013-06-22T11:15:00Z"/>
          <w:del w:id="2792" w:author="Kinder" w:date="2013-06-29T15:05:00Z"/>
          <w:rFonts w:eastAsia="Times New Roman" w:cs="Times New Roman"/>
          <w:szCs w:val="20"/>
        </w:rPr>
        <w:pPrChange w:id="2793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794" w:author="Wolfgang J. Toechterle" w:date="2013-06-22T11:15:00Z">
        <w:del w:id="2795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9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Use of spot </w:delText>
          </w:r>
        </w:del>
      </w:ins>
      <w:ins w:id="2797" w:author="Wolfgang J. Toechterle" w:date="2013-06-22T11:52:00Z">
        <w:del w:id="2798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</w:rPr>
            <w:delText>colour</w:delText>
          </w:r>
        </w:del>
      </w:ins>
      <w:ins w:id="2799" w:author="Wolfgang J. Toechterle" w:date="2013-06-22T11:15:00Z">
        <w:del w:id="2800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80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 "varnish" in task 4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80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0,25</w:delText>
          </w:r>
        </w:del>
      </w:ins>
    </w:p>
    <w:p w14:paraId="3AC44365" w14:textId="2F62809D" w:rsid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803" w:author="Wolfgang J. Toechterle" w:date="2013-06-22T11:18:00Z"/>
          <w:del w:id="2804" w:author="Kinder" w:date="2013-06-29T15:05:00Z"/>
          <w:rFonts w:eastAsia="Times New Roman" w:cs="Times New Roman"/>
          <w:szCs w:val="20"/>
        </w:rPr>
        <w:pPrChange w:id="280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3F840584" w14:textId="1B361140" w:rsidR="004A086C" w:rsidRPr="00B04CCA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806" w:author="Wolfgang J. Toechterle" w:date="2013-06-22T11:15:00Z"/>
          <w:del w:id="2807" w:author="Kinder" w:date="2013-06-29T15:05:00Z"/>
          <w:rFonts w:eastAsia="Times New Roman" w:cs="Times New Roman"/>
          <w:color w:val="000000"/>
          <w:szCs w:val="20"/>
          <w:highlight w:val="lightGray"/>
          <w:rPrChange w:id="2808" w:author="Wolfgang J. Toechterle" w:date="2013-06-22T11:19:00Z">
            <w:rPr>
              <w:ins w:id="2809" w:author="Wolfgang J. Toechterle" w:date="2013-06-22T11:15:00Z"/>
              <w:del w:id="2810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2811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812" w:author="Wolfgang J. Toechterle" w:date="2013-06-22T11:15:00Z">
        <w:del w:id="2813" w:author="Kinder" w:date="2013-06-29T15:05:00Z">
          <w:r w:rsidRPr="00B04CCA" w:rsidDel="001E709A">
            <w:rPr>
              <w:rFonts w:eastAsia="Times New Roman" w:cs="Times New Roman"/>
              <w:szCs w:val="20"/>
              <w:highlight w:val="lightGray"/>
              <w:rPrChange w:id="2814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F2</w:delText>
          </w:r>
          <w:r w:rsidRPr="00B04CCA" w:rsidDel="001E709A">
            <w:rPr>
              <w:rFonts w:eastAsia="Times New Roman" w:cs="Times New Roman"/>
              <w:szCs w:val="20"/>
              <w:highlight w:val="lightGray"/>
              <w:rPrChange w:id="2815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2816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2817" w:author="Wolfgang J. Toechterle" w:date="2013-06-22T11:56:00Z">
        <w:del w:id="2818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5</w:delText>
          </w:r>
        </w:del>
      </w:ins>
    </w:p>
    <w:p w14:paraId="46D4715E" w14:textId="269F0E6C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819" w:author="Wolfgang J. Toechterle" w:date="2013-06-22T11:15:00Z"/>
          <w:del w:id="2820" w:author="Kinder" w:date="2013-06-29T15:05:00Z"/>
          <w:rFonts w:eastAsia="Times New Roman" w:cs="Times New Roman"/>
          <w:szCs w:val="20"/>
        </w:rPr>
        <w:pPrChange w:id="2821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822" w:author="Wolfgang J. Toechterle" w:date="2013-06-22T11:15:00Z">
        <w:del w:id="2823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82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Correct naming and all files saved in the correct format 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82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1,25</w:delText>
          </w:r>
        </w:del>
      </w:ins>
    </w:p>
    <w:p w14:paraId="5F0E09E0" w14:textId="7F4D353A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826" w:author="Wolfgang J. Toechterle" w:date="2013-06-22T11:15:00Z"/>
          <w:del w:id="2827" w:author="Kinder" w:date="2013-06-29T15:05:00Z"/>
          <w:rFonts w:eastAsia="Times New Roman" w:cs="Times New Roman"/>
          <w:szCs w:val="20"/>
        </w:rPr>
        <w:pPrChange w:id="2828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829" w:author="Wolfgang J. Toechterle" w:date="2013-06-22T11:15:00Z">
        <w:del w:id="2830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83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ICC profile applied in PDF file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83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1,25</w:delText>
          </w:r>
        </w:del>
      </w:ins>
    </w:p>
    <w:p w14:paraId="389DB157" w14:textId="3BE453B5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833" w:author="Wolfgang J. Toechterle" w:date="2013-06-22T11:15:00Z"/>
          <w:del w:id="2834" w:author="Kinder" w:date="2013-06-29T15:05:00Z"/>
          <w:rFonts w:eastAsia="Times New Roman" w:cs="Times New Roman"/>
          <w:szCs w:val="20"/>
        </w:rPr>
        <w:pPrChange w:id="283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836" w:author="Wolfgang J. Toechterle" w:date="2013-06-22T11:15:00Z">
        <w:del w:id="2837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83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Saving in a specified PDF format as required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83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1,5</w:delText>
          </w:r>
        </w:del>
      </w:ins>
    </w:p>
    <w:p w14:paraId="14A91DB7" w14:textId="5B6F7F2D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840" w:author="Wolfgang J. Toechterle" w:date="2013-06-22T11:15:00Z"/>
          <w:del w:id="2841" w:author="Kinder" w:date="2013-06-29T15:05:00Z"/>
          <w:rFonts w:eastAsia="Times New Roman" w:cs="Times New Roman"/>
          <w:szCs w:val="20"/>
        </w:rPr>
        <w:pPrChange w:id="284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843" w:author="Wolfgang J. Toechterle" w:date="2013-06-22T11:15:00Z">
        <w:del w:id="2844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84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Final production folder saved as required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84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24A93ACC" w14:textId="5F6ED3FD" w:rsidR="004632D2" w:rsidRPr="00EA5133" w:rsidDel="001E709A" w:rsidRDefault="004632D2" w:rsidP="004632D2">
      <w:pPr>
        <w:tabs>
          <w:tab w:val="left" w:pos="1800"/>
          <w:tab w:val="left" w:pos="1980"/>
        </w:tabs>
        <w:rPr>
          <w:del w:id="2847" w:author="Kinder" w:date="2013-06-29T15:05:00Z"/>
        </w:rPr>
      </w:pPr>
    </w:p>
    <w:p w14:paraId="2A953FFB" w14:textId="77777777" w:rsidR="004A086C" w:rsidRDefault="004A086C" w:rsidP="004632D2">
      <w:pPr>
        <w:pStyle w:val="Editabletext"/>
        <w:ind w:left="0"/>
        <w:rPr>
          <w:ins w:id="2848" w:author="Wolfgang J. Toechterle" w:date="2013-06-22T11:18:00Z"/>
          <w:color w:val="000000" w:themeColor="text1"/>
        </w:rPr>
      </w:pPr>
    </w:p>
    <w:p w14:paraId="0B4166CD" w14:textId="77777777" w:rsidR="004632D2" w:rsidRPr="004A086C" w:rsidRDefault="004632D2" w:rsidP="004632D2">
      <w:pPr>
        <w:pStyle w:val="Editabletext"/>
        <w:ind w:left="0"/>
        <w:rPr>
          <w:color w:val="000000" w:themeColor="text1"/>
          <w:rPrChange w:id="2849" w:author="Wolfgang J. Toechterle" w:date="2013-06-22T11:17:00Z">
            <w:rPr>
              <w:color w:val="auto"/>
            </w:rPr>
          </w:rPrChange>
        </w:rPr>
      </w:pPr>
      <w:r w:rsidRPr="004A086C">
        <w:rPr>
          <w:color w:val="000000" w:themeColor="text1"/>
          <w:rPrChange w:id="2850" w:author="Wolfgang J. Toechterle" w:date="2013-06-22T11:17:00Z">
            <w:rPr/>
          </w:rPrChange>
        </w:rPr>
        <w:t>Total = 25 marks per module (Objective 15 + Subjective 10)</w:t>
      </w:r>
    </w:p>
    <w:p w14:paraId="67116CE9" w14:textId="77777777" w:rsidR="00CE6B36" w:rsidRPr="00EA5133" w:rsidRDefault="00CE6B36" w:rsidP="00CE6B36"/>
    <w:p w14:paraId="629F9435" w14:textId="77777777" w:rsidR="004921DA" w:rsidRPr="00EA5133" w:rsidRDefault="004921DA">
      <w:pPr>
        <w:spacing w:after="200" w:line="276" w:lineRule="auto"/>
        <w:rPr>
          <w:rFonts w:eastAsiaTheme="majorEastAsia" w:cstheme="majorBidi"/>
          <w:b/>
          <w:bCs/>
          <w:caps/>
          <w:sz w:val="24"/>
          <w:szCs w:val="28"/>
          <w:u w:val="single"/>
        </w:rPr>
      </w:pPr>
      <w:r w:rsidRPr="00EA5133">
        <w:br w:type="page"/>
      </w:r>
    </w:p>
    <w:p w14:paraId="7106BAB0" w14:textId="4BB3DD06" w:rsidR="00CE6B36" w:rsidRDefault="004921DA" w:rsidP="004921DA">
      <w:pPr>
        <w:pStyle w:val="Heading1"/>
        <w:rPr>
          <w:ins w:id="2851" w:author="Wolfgang J. Toechterle" w:date="2013-06-22T12:03:00Z"/>
          <w:u w:val="none"/>
        </w:rPr>
      </w:pPr>
      <w:r w:rsidRPr="00EA5133">
        <w:rPr>
          <w:u w:val="none"/>
        </w:rPr>
        <w:t>APPENDICES</w:t>
      </w:r>
    </w:p>
    <w:p w14:paraId="072204A3" w14:textId="3F188BD9" w:rsidR="00051F50" w:rsidRPr="00E1640C" w:rsidRDefault="00051F50">
      <w:pPr>
        <w:rPr>
          <w:ins w:id="2852" w:author="Wolfgang J. Toechterle" w:date="2013-06-22T12:03:00Z"/>
          <w:color w:val="008000"/>
          <w:rPrChange w:id="2853" w:author="Wolfgang J. Toechterle" w:date="2013-06-22T12:08:00Z">
            <w:rPr>
              <w:ins w:id="2854" w:author="Wolfgang J. Toechterle" w:date="2013-06-22T12:03:00Z"/>
            </w:rPr>
          </w:rPrChange>
        </w:rPr>
        <w:pPrChange w:id="2855" w:author="Wolfgang J. Toechterle" w:date="2013-06-22T12:03:00Z">
          <w:pPr>
            <w:pStyle w:val="Heading1"/>
          </w:pPr>
        </w:pPrChange>
      </w:pPr>
      <w:ins w:id="2856" w:author="Wolfgang J. Toechterle" w:date="2013-06-22T12:03:00Z">
        <w:r w:rsidRPr="00E1640C">
          <w:rPr>
            <w:color w:val="008000"/>
            <w:rPrChange w:id="2857" w:author="Wolfgang J. Toechterle" w:date="2013-06-22T12:08:00Z">
              <w:rPr>
                <w:b w:val="0"/>
                <w:bCs w:val="0"/>
                <w:caps w:val="0"/>
              </w:rPr>
            </w:rPrChange>
          </w:rPr>
          <w:t>Text</w:t>
        </w:r>
      </w:ins>
    </w:p>
    <w:p w14:paraId="5035C8A6" w14:textId="7814194F" w:rsidR="00051F50" w:rsidRPr="00E1640C" w:rsidRDefault="00051F50">
      <w:pPr>
        <w:rPr>
          <w:ins w:id="2858" w:author="Wolfgang J. Toechterle" w:date="2013-06-22T12:03:00Z"/>
          <w:color w:val="008000"/>
          <w:rPrChange w:id="2859" w:author="Wolfgang J. Toechterle" w:date="2013-06-22T12:08:00Z">
            <w:rPr>
              <w:ins w:id="2860" w:author="Wolfgang J. Toechterle" w:date="2013-06-22T12:03:00Z"/>
            </w:rPr>
          </w:rPrChange>
        </w:rPr>
        <w:pPrChange w:id="2861" w:author="Wolfgang J. Toechterle" w:date="2013-06-22T12:03:00Z">
          <w:pPr>
            <w:pStyle w:val="Heading1"/>
          </w:pPr>
        </w:pPrChange>
      </w:pPr>
      <w:ins w:id="2862" w:author="Wolfgang J. Toechterle" w:date="2013-06-22T12:03:00Z">
        <w:r w:rsidRPr="00E1640C">
          <w:rPr>
            <w:color w:val="008000"/>
            <w:rPrChange w:id="2863" w:author="Wolfgang J. Toechterle" w:date="2013-06-22T12:08:00Z">
              <w:rPr>
                <w:b w:val="0"/>
                <w:bCs w:val="0"/>
                <w:caps w:val="0"/>
              </w:rPr>
            </w:rPrChange>
          </w:rPr>
          <w:t>Images</w:t>
        </w:r>
      </w:ins>
    </w:p>
    <w:p w14:paraId="3A5F60DF" w14:textId="6724BAE0" w:rsidR="00051F50" w:rsidRPr="00E1640C" w:rsidRDefault="00051F50">
      <w:pPr>
        <w:rPr>
          <w:ins w:id="2864" w:author="Wolfgang J. Toechterle" w:date="2013-06-22T12:04:00Z"/>
          <w:color w:val="008000"/>
          <w:rPrChange w:id="2865" w:author="Wolfgang J. Toechterle" w:date="2013-06-22T12:08:00Z">
            <w:rPr>
              <w:ins w:id="2866" w:author="Wolfgang J. Toechterle" w:date="2013-06-22T12:04:00Z"/>
            </w:rPr>
          </w:rPrChange>
        </w:rPr>
        <w:pPrChange w:id="2867" w:author="Wolfgang J. Toechterle" w:date="2013-06-22T12:03:00Z">
          <w:pPr>
            <w:pStyle w:val="Heading1"/>
          </w:pPr>
        </w:pPrChange>
      </w:pPr>
      <w:ins w:id="2868" w:author="Wolfgang J. Toechterle" w:date="2013-06-22T12:03:00Z">
        <w:r w:rsidRPr="00E1640C">
          <w:rPr>
            <w:color w:val="008000"/>
            <w:rPrChange w:id="2869" w:author="Wolfgang J. Toechterle" w:date="2013-06-22T12:08:00Z">
              <w:rPr>
                <w:b w:val="0"/>
                <w:bCs w:val="0"/>
                <w:caps w:val="0"/>
              </w:rPr>
            </w:rPrChange>
          </w:rPr>
          <w:t>QR-Code</w:t>
        </w:r>
      </w:ins>
    </w:p>
    <w:p w14:paraId="48ACCE58" w14:textId="2874D59F" w:rsidR="007D0F28" w:rsidRPr="00E1640C" w:rsidRDefault="007D0F28">
      <w:pPr>
        <w:rPr>
          <w:ins w:id="2870" w:author="Wolfgang J. Toechterle" w:date="2013-06-22T12:03:00Z"/>
          <w:color w:val="008000"/>
          <w:rPrChange w:id="2871" w:author="Wolfgang J. Toechterle" w:date="2013-06-22T12:08:00Z">
            <w:rPr>
              <w:ins w:id="2872" w:author="Wolfgang J. Toechterle" w:date="2013-06-22T12:03:00Z"/>
            </w:rPr>
          </w:rPrChange>
        </w:rPr>
        <w:pPrChange w:id="2873" w:author="Wolfgang J. Toechterle" w:date="2013-06-22T12:03:00Z">
          <w:pPr>
            <w:pStyle w:val="Heading1"/>
          </w:pPr>
        </w:pPrChange>
      </w:pPr>
      <w:ins w:id="2874" w:author="Wolfgang J. Toechterle" w:date="2013-06-22T12:04:00Z">
        <w:r w:rsidRPr="00E1640C">
          <w:rPr>
            <w:color w:val="008000"/>
            <w:rPrChange w:id="2875" w:author="Wolfgang J. Toechterle" w:date="2013-06-22T12:08:00Z">
              <w:rPr>
                <w:b w:val="0"/>
                <w:bCs w:val="0"/>
                <w:caps w:val="0"/>
              </w:rPr>
            </w:rPrChange>
          </w:rPr>
          <w:t>Preview Shopper model</w:t>
        </w:r>
      </w:ins>
    </w:p>
    <w:p w14:paraId="6C897C0E" w14:textId="71690B23" w:rsidR="002B6058" w:rsidRDefault="002B6058">
      <w:pPr>
        <w:rPr>
          <w:ins w:id="2876" w:author="Wolfgang J. Toechterle" w:date="2013-06-22T12:07:00Z"/>
        </w:rPr>
        <w:pPrChange w:id="2877" w:author="Wolfgang J. Toechterle" w:date="2013-06-22T12:03:00Z">
          <w:pPr>
            <w:pStyle w:val="Heading1"/>
          </w:pPr>
        </w:pPrChange>
      </w:pPr>
      <w:proofErr w:type="spellStart"/>
      <w:ins w:id="2878" w:author="Wolfgang J. Toechterle" w:date="2013-06-22T20:53:00Z">
        <w:r>
          <w:rPr>
            <w:color w:val="008000"/>
          </w:rPr>
          <w:t>DieCut</w:t>
        </w:r>
      </w:ins>
      <w:proofErr w:type="spellEnd"/>
    </w:p>
    <w:p w14:paraId="3F18673F" w14:textId="77777777" w:rsidR="00E1640C" w:rsidRDefault="00E1640C">
      <w:pPr>
        <w:rPr>
          <w:ins w:id="2879" w:author="Wolfgang J. Toechterle" w:date="2013-06-22T12:07:00Z"/>
        </w:rPr>
        <w:pPrChange w:id="2880" w:author="Wolfgang J. Toechterle" w:date="2013-06-22T12:03:00Z">
          <w:pPr>
            <w:pStyle w:val="Heading1"/>
          </w:pPr>
        </w:pPrChange>
      </w:pPr>
    </w:p>
    <w:p w14:paraId="091D7E3E" w14:textId="77777777" w:rsidR="00E1640C" w:rsidRDefault="00E1640C">
      <w:pPr>
        <w:rPr>
          <w:ins w:id="2881" w:author="Wolfgang J. Toechterle" w:date="2013-06-22T12:07:00Z"/>
        </w:rPr>
        <w:pPrChange w:id="2882" w:author="Wolfgang J. Toechterle" w:date="2013-06-22T12:03:00Z">
          <w:pPr>
            <w:pStyle w:val="Heading1"/>
          </w:pPr>
        </w:pPrChange>
      </w:pPr>
    </w:p>
    <w:p w14:paraId="5DE9478D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883" w:author="Wolfgang J. Toechterle" w:date="2013-06-22T12:07:00Z"/>
          <w:rFonts w:cs="Arial"/>
          <w:szCs w:val="20"/>
          <w:lang w:val="en-US"/>
        </w:rPr>
      </w:pPr>
      <w:ins w:id="2884" w:author="Wolfgang J. Toechterle" w:date="2013-06-22T12:07:00Z">
        <w:r>
          <w:rPr>
            <w:rFonts w:cs="Arial"/>
            <w:b/>
            <w:bCs/>
            <w:sz w:val="28"/>
            <w:szCs w:val="28"/>
            <w:lang w:val="en-US"/>
          </w:rPr>
          <w:t>Task 1: logo</w:t>
        </w:r>
        <w:r>
          <w:rPr>
            <w:rFonts w:cs="Arial"/>
            <w:szCs w:val="20"/>
            <w:lang w:val="en-US"/>
          </w:rPr>
          <w:t xml:space="preserve"> </w:t>
        </w:r>
      </w:ins>
    </w:p>
    <w:p w14:paraId="596AE60E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885" w:author="Wolfgang J. Toechterle" w:date="2013-06-22T12:07:00Z"/>
          <w:rFonts w:cs="Arial"/>
          <w:szCs w:val="20"/>
          <w:lang w:val="en-US"/>
        </w:rPr>
      </w:pPr>
    </w:p>
    <w:p w14:paraId="75088E42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886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887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Museum of Printing Arts Leipzig</w:t>
        </w:r>
      </w:ins>
    </w:p>
    <w:p w14:paraId="64467EBF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888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889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 xml:space="preserve">Museum </w:t>
        </w:r>
        <w:proofErr w:type="spellStart"/>
        <w:r>
          <w:rPr>
            <w:rFonts w:ascii="Times New Roman" w:hAnsi="Times New Roman" w:cs="Times New Roman"/>
            <w:sz w:val="24"/>
            <w:szCs w:val="24"/>
            <w:lang w:val="en-US"/>
          </w:rPr>
          <w:t>für</w:t>
        </w:r>
        <w:proofErr w:type="spellEnd"/>
        <w:r>
          <w:rPr>
            <w:rFonts w:ascii="Times New Roman" w:hAnsi="Times New Roman" w:cs="Times New Roman"/>
            <w:sz w:val="24"/>
            <w:szCs w:val="24"/>
            <w:lang w:val="en-US"/>
          </w:rPr>
          <w:t xml:space="preserve"> Druckkunst Leipzig</w:t>
        </w:r>
      </w:ins>
    </w:p>
    <w:p w14:paraId="7F79607E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890" w:author="Wolfgang J. Toechterle" w:date="2013-06-22T12:07:00Z"/>
          <w:rFonts w:cs="Arial"/>
          <w:szCs w:val="20"/>
          <w:lang w:val="en-US"/>
        </w:rPr>
      </w:pPr>
    </w:p>
    <w:p w14:paraId="6E77AC52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891" w:author="Wolfgang J. Toechterle" w:date="2013-06-22T12:07:00Z"/>
          <w:rFonts w:cs="Arial"/>
          <w:szCs w:val="20"/>
          <w:lang w:val="en-US"/>
        </w:rPr>
      </w:pPr>
    </w:p>
    <w:p w14:paraId="001AAB05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892" w:author="Wolfgang J. Toechterle" w:date="2013-06-22T12:07:00Z"/>
          <w:rFonts w:cs="Arial"/>
          <w:szCs w:val="20"/>
          <w:lang w:val="en-US"/>
        </w:rPr>
      </w:pPr>
    </w:p>
    <w:p w14:paraId="1A1FA195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893" w:author="Wolfgang J. Toechterle" w:date="2013-06-22T12:07:00Z"/>
          <w:rFonts w:cs="Arial"/>
          <w:szCs w:val="20"/>
          <w:lang w:val="en-US"/>
        </w:rPr>
      </w:pPr>
      <w:ins w:id="2894" w:author="Wolfgang J. Toechterle" w:date="2013-06-22T12:07:00Z">
        <w:r>
          <w:rPr>
            <w:rFonts w:cs="Arial"/>
            <w:b/>
            <w:bCs/>
            <w:sz w:val="28"/>
            <w:szCs w:val="28"/>
            <w:lang w:val="en-US"/>
          </w:rPr>
          <w:t>Task 2: Letterhead and Business Card</w:t>
        </w:r>
        <w:r>
          <w:rPr>
            <w:rFonts w:cs="Arial"/>
            <w:szCs w:val="20"/>
            <w:lang w:val="en-US"/>
          </w:rPr>
          <w:t xml:space="preserve"> </w:t>
        </w:r>
      </w:ins>
    </w:p>
    <w:p w14:paraId="4A867E89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895" w:author="Wolfgang J. Toechterle" w:date="2013-06-22T12:07:00Z"/>
          <w:rFonts w:cs="Arial"/>
          <w:szCs w:val="20"/>
          <w:lang w:val="en-US"/>
        </w:rPr>
      </w:pPr>
    </w:p>
    <w:p w14:paraId="24B138D3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896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897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 xml:space="preserve">Stiftung Werkstattmuseum </w:t>
        </w:r>
        <w:proofErr w:type="spellStart"/>
        <w:r>
          <w:rPr>
            <w:rFonts w:ascii="Times New Roman" w:hAnsi="Times New Roman" w:cs="Times New Roman"/>
            <w:sz w:val="24"/>
            <w:szCs w:val="24"/>
            <w:lang w:val="en-US"/>
          </w:rPr>
          <w:t>für</w:t>
        </w:r>
        <w:proofErr w:type="spellEnd"/>
        <w:r>
          <w:rPr>
            <w:rFonts w:ascii="Times New Roman" w:hAnsi="Times New Roman" w:cs="Times New Roman"/>
            <w:sz w:val="24"/>
            <w:szCs w:val="24"/>
            <w:lang w:val="en-US"/>
          </w:rPr>
          <w:t xml:space="preserve"> Druckkunst</w:t>
        </w:r>
      </w:ins>
    </w:p>
    <w:p w14:paraId="3DDDC7A6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898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899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Nonnenstraße 38</w:t>
        </w:r>
      </w:ins>
    </w:p>
    <w:p w14:paraId="004112B6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00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01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D-04229 Leipzig</w:t>
        </w:r>
      </w:ins>
    </w:p>
    <w:p w14:paraId="5B7776B4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02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03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Tel. +49 341 / 231 62-0</w:t>
        </w:r>
      </w:ins>
    </w:p>
    <w:p w14:paraId="1111C624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04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05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Fax +49 341 / 231 62-10</w:t>
        </w:r>
      </w:ins>
    </w:p>
    <w:p w14:paraId="71EB0068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06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07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info@druckkunst-museum.de</w:t>
        </w:r>
      </w:ins>
    </w:p>
    <w:p w14:paraId="5F7B91DC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08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09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www.druckkunst-museum.de</w:t>
        </w:r>
      </w:ins>
    </w:p>
    <w:p w14:paraId="22979D55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10" w:author="Wolfgang J. Toechterle" w:date="2013-06-22T12:07:00Z"/>
          <w:rFonts w:cs="Arial"/>
          <w:szCs w:val="20"/>
          <w:lang w:val="en-US"/>
        </w:rPr>
      </w:pPr>
    </w:p>
    <w:p w14:paraId="2D7B9BC0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11" w:author="Wolfgang J. Toechterle" w:date="2013-06-22T12:07:00Z"/>
          <w:rFonts w:cs="Arial"/>
          <w:szCs w:val="20"/>
          <w:lang w:val="en-US"/>
        </w:rPr>
      </w:pPr>
    </w:p>
    <w:p w14:paraId="7A12CE5E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12" w:author="Wolfgang J. Toechterle" w:date="2013-06-22T12:07:00Z"/>
          <w:rFonts w:cs="Arial"/>
          <w:szCs w:val="20"/>
          <w:lang w:val="en-US"/>
        </w:rPr>
      </w:pPr>
    </w:p>
    <w:p w14:paraId="3E83E023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13" w:author="Wolfgang J. Toechterle" w:date="2013-06-22T12:07:00Z"/>
          <w:rFonts w:cs="Arial"/>
          <w:szCs w:val="20"/>
          <w:lang w:val="en-US"/>
        </w:rPr>
      </w:pPr>
    </w:p>
    <w:p w14:paraId="643A7F72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14" w:author="Wolfgang J. Toechterle" w:date="2013-06-22T12:07:00Z"/>
          <w:rFonts w:cs="Arial"/>
          <w:szCs w:val="20"/>
          <w:lang w:val="en-US"/>
        </w:rPr>
      </w:pPr>
      <w:ins w:id="2915" w:author="Wolfgang J. Toechterle" w:date="2013-06-22T12:07:00Z">
        <w:r>
          <w:rPr>
            <w:rFonts w:cs="Arial"/>
            <w:b/>
            <w:bCs/>
            <w:sz w:val="28"/>
            <w:szCs w:val="28"/>
            <w:lang w:val="en-US"/>
          </w:rPr>
          <w:t>Task 3: Entry Ticket</w:t>
        </w:r>
        <w:r>
          <w:rPr>
            <w:rFonts w:cs="Arial"/>
            <w:szCs w:val="20"/>
            <w:lang w:val="en-US"/>
          </w:rPr>
          <w:t xml:space="preserve"> </w:t>
        </w:r>
      </w:ins>
    </w:p>
    <w:p w14:paraId="3338255C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16" w:author="Wolfgang J. Toechterle" w:date="2013-06-22T12:07:00Z"/>
          <w:rFonts w:cs="Arial"/>
          <w:szCs w:val="20"/>
          <w:lang w:val="en-US"/>
        </w:rPr>
      </w:pPr>
    </w:p>
    <w:p w14:paraId="0BFE184F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17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18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Between technology and art</w:t>
        </w:r>
      </w:ins>
    </w:p>
    <w:p w14:paraId="2DF75908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19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20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Experience type casting, type setting</w:t>
        </w:r>
      </w:ins>
    </w:p>
    <w:p w14:paraId="051F4294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21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proofErr w:type="gramStart"/>
      <w:ins w:id="2922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and</w:t>
        </w:r>
        <w:proofErr w:type="gramEnd"/>
        <w:r>
          <w:rPr>
            <w:rFonts w:ascii="Times New Roman" w:hAnsi="Times New Roman" w:cs="Times New Roman"/>
            <w:sz w:val="24"/>
            <w:szCs w:val="24"/>
            <w:lang w:val="en-US"/>
          </w:rPr>
          <w:t xml:space="preserve"> printing processes in a working museum</w:t>
        </w:r>
      </w:ins>
    </w:p>
    <w:p w14:paraId="1B49E3DC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23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24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Nonnenstrasse 38, D- 04229 Leipzig</w:t>
        </w:r>
      </w:ins>
    </w:p>
    <w:p w14:paraId="7CB73C52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25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26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Phone +49 (0) 341-231 62 0</w:t>
        </w:r>
      </w:ins>
    </w:p>
    <w:p w14:paraId="1C9207FB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27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28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www.druckkunst-museum.de</w:t>
        </w:r>
      </w:ins>
    </w:p>
    <w:p w14:paraId="2948FB22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29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30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Mon - Fri 10 -17, Sun 11 -17, closed Saturday</w:t>
        </w:r>
      </w:ins>
    </w:p>
    <w:p w14:paraId="6FD6FDBF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31" w:author="Wolfgang J. Toechterle" w:date="2013-06-22T12:07:00Z"/>
          <w:rFonts w:cs="Arial"/>
          <w:szCs w:val="20"/>
          <w:lang w:val="en-US"/>
        </w:rPr>
      </w:pPr>
    </w:p>
    <w:p w14:paraId="25D183A5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32" w:author="Wolfgang J. Toechterle" w:date="2013-06-22T12:07:00Z"/>
          <w:rFonts w:cs="Arial"/>
          <w:szCs w:val="20"/>
          <w:lang w:val="en-US"/>
        </w:rPr>
      </w:pPr>
    </w:p>
    <w:p w14:paraId="71B42323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33" w:author="Wolfgang J. Toechterle" w:date="2013-06-22T12:07:00Z"/>
          <w:rFonts w:cs="Arial"/>
          <w:szCs w:val="20"/>
          <w:lang w:val="en-US"/>
        </w:rPr>
      </w:pPr>
    </w:p>
    <w:p w14:paraId="26B4D985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34" w:author="Wolfgang J. Toechterle" w:date="2013-06-22T12:07:00Z"/>
          <w:rFonts w:cs="Arial"/>
          <w:szCs w:val="20"/>
          <w:lang w:val="en-US"/>
        </w:rPr>
      </w:pPr>
    </w:p>
    <w:p w14:paraId="03099B10" w14:textId="77777777" w:rsidR="00E1640C" w:rsidRDefault="00E1640C" w:rsidP="00E1640C">
      <w:pPr>
        <w:widowControl w:val="0"/>
        <w:autoSpaceDE w:val="0"/>
        <w:autoSpaceDN w:val="0"/>
        <w:adjustRightInd w:val="0"/>
        <w:spacing w:after="200" w:line="276" w:lineRule="auto"/>
        <w:ind w:right="340"/>
        <w:rPr>
          <w:ins w:id="2935" w:author="Wolfgang J. Toechterle" w:date="2013-06-22T12:07:00Z"/>
          <w:rFonts w:cs="Arial"/>
          <w:szCs w:val="20"/>
          <w:lang w:val="en-US"/>
        </w:rPr>
      </w:pPr>
      <w:ins w:id="2936" w:author="Wolfgang J. Toechterle" w:date="2013-06-22T12:07:00Z">
        <w:r>
          <w:rPr>
            <w:rFonts w:cs="Arial"/>
            <w:b/>
            <w:bCs/>
            <w:sz w:val="28"/>
            <w:szCs w:val="28"/>
            <w:lang w:val="en-US"/>
          </w:rPr>
          <w:t>Task 4: Shopping Bag</w:t>
        </w:r>
        <w:r>
          <w:rPr>
            <w:rFonts w:cs="Arial"/>
            <w:szCs w:val="20"/>
            <w:lang w:val="en-US"/>
          </w:rPr>
          <w:t xml:space="preserve"> </w:t>
        </w:r>
      </w:ins>
    </w:p>
    <w:p w14:paraId="228E5CD4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37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38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Between technology and art</w:t>
        </w:r>
      </w:ins>
    </w:p>
    <w:p w14:paraId="4A8BE458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39" w:author="Wolfgang J. Toechterle" w:date="2013-06-22T12:07:00Z"/>
          <w:rFonts w:cs="Arial"/>
          <w:b/>
          <w:bCs/>
          <w:sz w:val="28"/>
          <w:szCs w:val="28"/>
          <w:lang w:val="en-US"/>
        </w:rPr>
      </w:pPr>
      <w:ins w:id="2940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www.druckkunst-museum.de</w:t>
        </w:r>
      </w:ins>
    </w:p>
    <w:p w14:paraId="73C3DEB4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41" w:author="Wolfgang J. Toechterle" w:date="2013-06-22T12:07:00Z"/>
          <w:rFonts w:cs="Arial"/>
          <w:szCs w:val="20"/>
          <w:lang w:val="en-US"/>
        </w:rPr>
      </w:pPr>
    </w:p>
    <w:p w14:paraId="7130FA47" w14:textId="77777777" w:rsidR="00E1640C" w:rsidRPr="00F8618F" w:rsidRDefault="00E1640C">
      <w:pPr>
        <w:rPr>
          <w:ins w:id="2942" w:author="Wolfgang J. Toechterle" w:date="2013-06-22T12:01:00Z"/>
        </w:rPr>
        <w:pPrChange w:id="2943" w:author="Wolfgang J. Toechterle" w:date="2013-06-22T12:03:00Z">
          <w:pPr>
            <w:pStyle w:val="Heading1"/>
          </w:pPr>
        </w:pPrChange>
      </w:pPr>
    </w:p>
    <w:p w14:paraId="07532C5C" w14:textId="5F057575" w:rsidR="00051F50" w:rsidRDefault="00051F50">
      <w:pPr>
        <w:rPr>
          <w:ins w:id="2944" w:author="Wolfgang J. Toechterle" w:date="2013-06-22T12:02:00Z"/>
        </w:rPr>
        <w:pPrChange w:id="2945" w:author="Wolfgang J. Toechterle" w:date="2013-06-22T12:01:00Z">
          <w:pPr>
            <w:pStyle w:val="Heading1"/>
          </w:pPr>
        </w:pPrChange>
      </w:pPr>
      <w:ins w:id="2946" w:author="Wolfgang J. Toechterle" w:date="2013-06-22T12:02:00Z">
        <w:r w:rsidRPr="00597D72">
          <w:rPr>
            <w:noProof/>
            <w:lang w:val="en-US"/>
            <w:rPrChange w:id="2947">
              <w:rPr>
                <w:b w:val="0"/>
                <w:bCs w:val="0"/>
                <w:caps w:val="0"/>
                <w:noProof/>
                <w:lang w:val="en-US"/>
              </w:rPr>
            </w:rPrChange>
          </w:rPr>
          <w:drawing>
            <wp:inline distT="0" distB="0" distL="0" distR="0" wp14:anchorId="6F77EB82" wp14:editId="162A724B">
              <wp:extent cx="6039485" cy="8531860"/>
              <wp:effectExtent l="0" t="0" r="5715" b="2540"/>
              <wp:docPr id="12" name="Picture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.jpg"/>
                      <pic:cNvPicPr/>
                    </pic:nvPicPr>
                    <pic:blipFill>
                      <a:blip r:embed="rId1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9485" cy="85318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56F6EA6" w14:textId="226E640C" w:rsidR="00051F50" w:rsidRDefault="00051F50">
      <w:pPr>
        <w:rPr>
          <w:ins w:id="2948" w:author="Wolfgang J. Toechterle" w:date="2013-06-22T12:02:00Z"/>
        </w:rPr>
        <w:pPrChange w:id="2949" w:author="Wolfgang J. Toechterle" w:date="2013-06-22T12:01:00Z">
          <w:pPr>
            <w:pStyle w:val="Heading1"/>
          </w:pPr>
        </w:pPrChange>
      </w:pPr>
      <w:ins w:id="2950" w:author="Wolfgang J. Toechterle" w:date="2013-06-22T12:02:00Z">
        <w:r w:rsidRPr="00597D72">
          <w:rPr>
            <w:noProof/>
            <w:lang w:val="en-US"/>
            <w:rPrChange w:id="2951">
              <w:rPr>
                <w:b w:val="0"/>
                <w:bCs w:val="0"/>
                <w:caps w:val="0"/>
                <w:noProof/>
                <w:lang w:val="en-US"/>
              </w:rPr>
            </w:rPrChange>
          </w:rPr>
          <w:drawing>
            <wp:inline distT="0" distB="0" distL="0" distR="0" wp14:anchorId="0000DF27" wp14:editId="0F15EB30">
              <wp:extent cx="6039485" cy="8531860"/>
              <wp:effectExtent l="0" t="0" r="5715" b="2540"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2.jpg"/>
                      <pic:cNvPicPr/>
                    </pic:nvPicPr>
                    <pic:blipFill>
                      <a:blip r:embed="rId1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9485" cy="85318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6EC4B54" w14:textId="664A94C6" w:rsidR="00051F50" w:rsidRPr="00F8618F" w:rsidRDefault="00051F50">
      <w:pPr>
        <w:pPrChange w:id="2952" w:author="Wolfgang J. Toechterle" w:date="2013-06-22T12:01:00Z">
          <w:pPr>
            <w:pStyle w:val="Heading1"/>
          </w:pPr>
        </w:pPrChange>
      </w:pPr>
      <w:ins w:id="2953" w:author="Wolfgang J. Toechterle" w:date="2013-06-22T12:02:00Z">
        <w:r w:rsidRPr="00597D72">
          <w:rPr>
            <w:noProof/>
            <w:lang w:val="en-US"/>
            <w:rPrChange w:id="2954">
              <w:rPr>
                <w:b w:val="0"/>
                <w:bCs w:val="0"/>
                <w:caps w:val="0"/>
                <w:noProof/>
                <w:lang w:val="en-US"/>
              </w:rPr>
            </w:rPrChange>
          </w:rPr>
          <w:drawing>
            <wp:inline distT="0" distB="0" distL="0" distR="0" wp14:anchorId="563A633E" wp14:editId="79AC1963">
              <wp:extent cx="6039485" cy="8531860"/>
              <wp:effectExtent l="0" t="0" r="5715" b="2540"/>
              <wp:docPr id="14" name="Picture 1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3.jpg"/>
                      <pic:cNvPicPr/>
                    </pic:nvPicPr>
                    <pic:blipFill>
                      <a:blip r:embed="rId1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9485" cy="85318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24F642E" w14:textId="474F7FE0" w:rsidR="004921DA" w:rsidRPr="00EA5133" w:rsidRDefault="004921DA" w:rsidP="004921DA">
      <w:del w:id="2955" w:author="Wolfgang J. Toechterle" w:date="2013-06-22T11:14:00Z">
        <w:r w:rsidRPr="00263883" w:rsidDel="004A086C">
          <w:rPr>
            <w:noProof/>
            <w:lang w:val="en-US"/>
          </w:rPr>
          <w:drawing>
            <wp:inline distT="0" distB="0" distL="0" distR="0" wp14:anchorId="1CD5F5F9" wp14:editId="4FE991A9">
              <wp:extent cx="5714399" cy="8072617"/>
              <wp:effectExtent l="0" t="0" r="635" b="5080"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.jpg"/>
                      <pic:cNvPicPr/>
                    </pic:nvPicPr>
                    <pic:blipFill>
                      <a:blip r:embed="rId1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4399" cy="807261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4E330798" w14:textId="4E85DFB4" w:rsidR="004921DA" w:rsidRPr="00EA5133" w:rsidRDefault="004921DA" w:rsidP="004921DA">
      <w:del w:id="2956" w:author="Wolfgang J. Toechterle" w:date="2013-06-22T11:14:00Z">
        <w:r w:rsidRPr="00263883" w:rsidDel="004A086C">
          <w:rPr>
            <w:noProof/>
            <w:lang w:val="en-US"/>
          </w:rPr>
          <w:drawing>
            <wp:inline distT="0" distB="0" distL="0" distR="0" wp14:anchorId="706A9F00" wp14:editId="00E3D808">
              <wp:extent cx="5584239" cy="7888743"/>
              <wp:effectExtent l="0" t="0" r="3810" b="10795"/>
              <wp:docPr id="7" name="Pictur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2.jpg"/>
                      <pic:cNvPicPr/>
                    </pic:nvPicPr>
                    <pic:blipFill>
                      <a:blip r:embed="rId1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4239" cy="788874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31BED878" w14:textId="77777777" w:rsidR="00F768E2" w:rsidRPr="00EA5133" w:rsidRDefault="00C51A27" w:rsidP="00CE6B36">
      <w:pPr>
        <w:rPr>
          <w:ins w:id="2957" w:author="Wolfgang J. Toechterle" w:date="2013-05-20T20:49:00Z"/>
          <w:rPrChange w:id="2958" w:author="Wolfgang J. Toechterle" w:date="2013-06-22T10:32:00Z">
            <w:rPr>
              <w:ins w:id="2959" w:author="Wolfgang J. Toechterle" w:date="2013-05-20T20:49:00Z"/>
              <w:lang w:val="en-US"/>
            </w:rPr>
          </w:rPrChange>
        </w:rPr>
      </w:pPr>
      <w:r w:rsidRPr="00263883">
        <w:rPr>
          <w:noProof/>
          <w:lang w:val="en-US"/>
        </w:rPr>
        <w:drawing>
          <wp:inline distT="0" distB="0" distL="0" distR="0" wp14:anchorId="73C0C341" wp14:editId="450F96C4">
            <wp:extent cx="1329313" cy="1329313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521" cy="132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5133">
        <w:rPr>
          <w:rPrChange w:id="2960" w:author="Wolfgang J. Toechterle" w:date="2013-06-22T10:32:00Z">
            <w:rPr>
              <w:lang w:val="en-US"/>
            </w:rPr>
          </w:rPrChange>
        </w:rPr>
        <w:t xml:space="preserve"> </w:t>
      </w:r>
    </w:p>
    <w:p w14:paraId="20A9A1C3" w14:textId="77777777" w:rsidR="00F768E2" w:rsidRPr="00EA5133" w:rsidRDefault="00F768E2" w:rsidP="00CE6B36">
      <w:pPr>
        <w:rPr>
          <w:ins w:id="2961" w:author="Wolfgang J. Toechterle" w:date="2013-05-20T20:49:00Z"/>
          <w:rPrChange w:id="2962" w:author="Wolfgang J. Toechterle" w:date="2013-06-22T10:32:00Z">
            <w:rPr>
              <w:ins w:id="2963" w:author="Wolfgang J. Toechterle" w:date="2013-05-20T20:49:00Z"/>
              <w:lang w:val="en-US"/>
            </w:rPr>
          </w:rPrChange>
        </w:rPr>
      </w:pPr>
    </w:p>
    <w:p w14:paraId="2A34F211" w14:textId="3719AF8B" w:rsidR="00CE6B36" w:rsidRPr="00EA5133" w:rsidRDefault="00C51A27" w:rsidP="00CE6B36">
      <w:pPr>
        <w:rPr>
          <w:ins w:id="2964" w:author="Wolfgang J. Toechterle" w:date="2013-05-20T20:48:00Z"/>
          <w:rPrChange w:id="2965" w:author="Wolfgang J. Toechterle" w:date="2013-06-22T10:32:00Z">
            <w:rPr>
              <w:ins w:id="2966" w:author="Wolfgang J. Toechterle" w:date="2013-05-20T20:48:00Z"/>
              <w:lang w:val="en-US"/>
            </w:rPr>
          </w:rPrChange>
        </w:rPr>
      </w:pPr>
      <w:r w:rsidRPr="00EA5133">
        <w:rPr>
          <w:rPrChange w:id="2967" w:author="Wolfgang J. Toechterle" w:date="2013-06-22T10:32:00Z">
            <w:rPr>
              <w:lang w:val="en-US"/>
            </w:rPr>
          </w:rPrChange>
        </w:rPr>
        <w:t>QR-Code: minimum size: 20 x 20 mm</w:t>
      </w:r>
    </w:p>
    <w:p w14:paraId="726C8CAE" w14:textId="1333EEF0" w:rsidR="00F768E2" w:rsidRDefault="004A086C" w:rsidP="00CE6B36">
      <w:pPr>
        <w:rPr>
          <w:ins w:id="2968" w:author="Wolfgang J. Toechterle" w:date="2013-06-22T12:03:00Z"/>
        </w:rPr>
      </w:pPr>
      <w:ins w:id="2969" w:author="Wolfgang J. Toechterle" w:date="2013-06-22T11:14:00Z">
        <w:r>
          <w:t xml:space="preserve">File: </w:t>
        </w:r>
      </w:ins>
      <w:ins w:id="2970" w:author="Wolfgang J. Toechterle" w:date="2013-05-20T20:48:00Z">
        <w:r>
          <w:t>druckkunst.png</w:t>
        </w:r>
      </w:ins>
    </w:p>
    <w:p w14:paraId="2BB9EB3C" w14:textId="77777777" w:rsidR="00051F50" w:rsidRDefault="00051F50" w:rsidP="00CE6B36">
      <w:pPr>
        <w:rPr>
          <w:ins w:id="2971" w:author="Wolfgang J. Toechterle" w:date="2013-06-22T12:03:00Z"/>
        </w:rPr>
      </w:pPr>
    </w:p>
    <w:p w14:paraId="168229C0" w14:textId="3ADA5D5B" w:rsidR="00051F50" w:rsidRDefault="007D0F28" w:rsidP="00CE6B36">
      <w:pPr>
        <w:rPr>
          <w:ins w:id="2972" w:author="Wolfgang J. Toechterle" w:date="2013-06-22T12:08:00Z"/>
        </w:rPr>
      </w:pPr>
      <w:ins w:id="2973" w:author="Wolfgang J. Toechterle" w:date="2013-06-22T12:03:00Z">
        <w:r>
          <w:rPr>
            <w:noProof/>
            <w:lang w:val="en-US"/>
          </w:rPr>
          <w:drawing>
            <wp:inline distT="0" distB="0" distL="0" distR="0" wp14:anchorId="663C315E" wp14:editId="7CC91162">
              <wp:extent cx="6098540" cy="5923284"/>
              <wp:effectExtent l="0" t="0" r="0" b="0"/>
              <wp:docPr id="15" name="Picture 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review_Shopper.jpg"/>
                      <pic:cNvPicPr/>
                    </pic:nvPicPr>
                    <pic:blipFill>
                      <a:blip r:embed="rId1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8540" cy="592328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E205543" w14:textId="6CB9807B" w:rsidR="00D161EB" w:rsidRDefault="00D161EB" w:rsidP="00CE6B36">
      <w:pPr>
        <w:rPr>
          <w:ins w:id="2974" w:author="Wolfgang J. Toechterle" w:date="2013-06-22T12:09:00Z"/>
        </w:rPr>
      </w:pPr>
    </w:p>
    <w:p w14:paraId="6C3838D5" w14:textId="0E84B242" w:rsidR="00737CDD" w:rsidRDefault="00F8618F" w:rsidP="00CE6B36">
      <w:pPr>
        <w:rPr>
          <w:ins w:id="2975" w:author="Wolfgang J. Toechterle" w:date="2013-06-22T20:53:00Z"/>
        </w:rPr>
      </w:pPr>
      <w:ins w:id="2976" w:author="Wolfgang J. Toechterle" w:date="2013-06-22T20:52:00Z">
        <w:r>
          <w:t xml:space="preserve">Example of a shopping bag with the given </w:t>
        </w:r>
        <w:proofErr w:type="spellStart"/>
        <w:r>
          <w:t>DieCut</w:t>
        </w:r>
      </w:ins>
      <w:proofErr w:type="spellEnd"/>
    </w:p>
    <w:p w14:paraId="65DD26D6" w14:textId="1E567C1B" w:rsidR="002B6058" w:rsidRDefault="002B6058" w:rsidP="00CE6B36">
      <w:pPr>
        <w:rPr>
          <w:ins w:id="2977" w:author="Wolfgang J. Toechterle" w:date="2013-06-22T20:54:00Z"/>
        </w:rPr>
      </w:pPr>
      <w:ins w:id="2978" w:author="Wolfgang J. Toechterle" w:date="2013-06-22T20:53:00Z">
        <w:r>
          <w:rPr>
            <w:noProof/>
            <w:lang w:val="en-US"/>
          </w:rPr>
          <w:drawing>
            <wp:inline distT="0" distB="0" distL="0" distR="0" wp14:anchorId="43E122EF" wp14:editId="3237B639">
              <wp:extent cx="6121400" cy="3067050"/>
              <wp:effectExtent l="0" t="0" r="0" b="6350"/>
              <wp:docPr id="3" name="Picture 3" descr="Daten:wolfi:daten:MM Projekte:BG Grafiker:2013:Worldskills 2013:Test Module:Mod CD:Mod Corporate Design:Documentation Module 2:BAG_dieCAT.ai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Daten:wolfi:daten:MM Projekte:BG Grafiker:2013:Worldskills 2013:Test Module:Mod CD:Mod Corporate Design:Documentation Module 2:BAG_dieCAT.ai"/>
                      <pic:cNvPicPr>
                        <a:picLocks noChangeAspect="1" noChangeArrowheads="1"/>
                      </pic:cNvPicPr>
                    </pic:nvPicPr>
                    <pic:blipFill>
                      <a:blip r:embed="rId1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121400" cy="3067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79674AD5" w14:textId="77777777" w:rsidR="002B6058" w:rsidRDefault="002B6058" w:rsidP="00CE6B36">
      <w:pPr>
        <w:rPr>
          <w:ins w:id="2979" w:author="Wolfgang J. Toechterle" w:date="2013-06-22T20:54:00Z"/>
        </w:rPr>
      </w:pPr>
    </w:p>
    <w:p w14:paraId="30F5BD22" w14:textId="5E65908D" w:rsidR="002B6058" w:rsidRPr="00EA5133" w:rsidRDefault="002B6058" w:rsidP="00CE6B36">
      <w:proofErr w:type="gramStart"/>
      <w:ins w:id="2980" w:author="Wolfgang J. Toechterle" w:date="2013-06-22T20:54:00Z">
        <w:r>
          <w:t>given</w:t>
        </w:r>
        <w:proofErr w:type="gramEnd"/>
        <w:r>
          <w:t xml:space="preserve"> </w:t>
        </w:r>
        <w:proofErr w:type="spellStart"/>
        <w:r>
          <w:t>DieCut</w:t>
        </w:r>
      </w:ins>
      <w:proofErr w:type="spellEnd"/>
    </w:p>
    <w:sectPr w:rsidR="002B6058" w:rsidRPr="00EA5133" w:rsidSect="00286C5F">
      <w:headerReference w:type="default" r:id="rId19"/>
      <w:footerReference w:type="default" r:id="rId20"/>
      <w:pgSz w:w="11900" w:h="16840" w:code="9"/>
      <w:pgMar w:top="1440" w:right="1134" w:bottom="1361" w:left="1440" w:header="567" w:footer="284" w:gutter="0"/>
      <w:cols w:space="708"/>
      <w:docGrid w:linePitch="360"/>
      <w:sectPrChange w:id="3026" w:author="Kinder" w:date="2013-06-30T08:38:00Z">
        <w:sectPr w:rsidR="002B6058" w:rsidRPr="00EA5133" w:rsidSect="00286C5F">
          <w:pgSz w:w="11907" w:h="16839"/>
          <w:pgMar w:top="1985" w:right="1134" w:bottom="1418" w:left="1134" w:header="567" w:footer="284" w:gutter="0"/>
        </w:sectPr>
      </w:sectPrChange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88DC09" w14:textId="77777777" w:rsidR="00BB5003" w:rsidRDefault="00BB5003" w:rsidP="00A11118">
      <w:r>
        <w:separator/>
      </w:r>
    </w:p>
  </w:endnote>
  <w:endnote w:type="continuationSeparator" w:id="0">
    <w:p w14:paraId="2B6749F3" w14:textId="77777777" w:rsidR="00BB5003" w:rsidRDefault="00BB5003" w:rsidP="00A11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Square721 BT"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ヒラギノ角ゴ Pro W3">
    <w:charset w:val="4E"/>
    <w:family w:val="auto"/>
    <w:pitch w:val="variable"/>
    <w:sig w:usb0="E00002FF" w:usb1="7AC7FFFF" w:usb2="00000012" w:usb3="00000000" w:csb0="0002000D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54" w:type="dxa"/>
      <w:tblLook w:val="0000" w:firstRow="0" w:lastRow="0" w:firstColumn="0" w:lastColumn="0" w:noHBand="0" w:noVBand="0"/>
    </w:tblPr>
    <w:tblGrid>
      <w:gridCol w:w="2716"/>
      <w:gridCol w:w="5617"/>
      <w:gridCol w:w="1521"/>
    </w:tblGrid>
    <w:tr w:rsidR="00BB5003" w14:paraId="6DDE62FA" w14:textId="77777777">
      <w:trPr>
        <w:cantSplit/>
      </w:trPr>
      <w:tc>
        <w:tcPr>
          <w:tcW w:w="2088" w:type="dxa"/>
        </w:tcPr>
        <w:p w14:paraId="29990C2C" w14:textId="77777777" w:rsidR="00BB5003" w:rsidRDefault="00BB5003" w:rsidP="004632D2">
          <w:pPr>
            <w:pStyle w:val="Footer"/>
            <w:rPr>
              <w:sz w:val="16"/>
            </w:rPr>
          </w:pPr>
        </w:p>
        <w:p w14:paraId="6F74CE45" w14:textId="77777777" w:rsidR="00BB5003" w:rsidRDefault="00BB5003" w:rsidP="004632D2">
          <w:pPr>
            <w:pStyle w:val="Footer"/>
            <w:rPr>
              <w:sz w:val="16"/>
            </w:rPr>
          </w:pPr>
        </w:p>
        <w:p w14:paraId="6F1A288C" w14:textId="77777777" w:rsidR="00BB5003" w:rsidRDefault="00BB5003" w:rsidP="00085939">
          <w:pPr>
            <w:pStyle w:val="Footer"/>
            <w:rPr>
              <w:sz w:val="16"/>
            </w:rPr>
          </w:pPr>
          <w:r>
            <w:rPr>
              <w:sz w:val="16"/>
            </w:rPr>
            <w:t>WSC2013_TP40_MODX_PRE_EN</w:t>
          </w:r>
        </w:p>
      </w:tc>
      <w:tc>
        <w:tcPr>
          <w:tcW w:w="6120" w:type="dxa"/>
        </w:tcPr>
        <w:p w14:paraId="599269E2" w14:textId="77777777" w:rsidR="00BB5003" w:rsidRPr="00AF5A9A" w:rsidRDefault="00BB5003" w:rsidP="004632D2">
          <w:pPr>
            <w:jc w:val="center"/>
            <w:rPr>
              <w:rFonts w:ascii="Calibri" w:hAnsi="Calibri"/>
              <w:sz w:val="16"/>
              <w:szCs w:val="16"/>
              <w:lang w:val="en-US"/>
            </w:rPr>
          </w:pPr>
          <w:r w:rsidRPr="00AF5A9A">
            <w:rPr>
              <w:sz w:val="16"/>
              <w:szCs w:val="16"/>
              <w:lang w:val="en-US"/>
            </w:rPr>
            <w:t xml:space="preserve">© </w:t>
          </w:r>
          <w:proofErr w:type="spellStart"/>
          <w:r w:rsidRPr="00AF5A9A">
            <w:rPr>
              <w:sz w:val="16"/>
              <w:szCs w:val="16"/>
              <w:lang w:val="en-US"/>
            </w:rPr>
            <w:t>WorldSkills</w:t>
          </w:r>
          <w:proofErr w:type="spellEnd"/>
          <w:r w:rsidRPr="00AF5A9A">
            <w:rPr>
              <w:sz w:val="16"/>
              <w:szCs w:val="16"/>
              <w:lang w:val="en-US"/>
            </w:rPr>
            <w:t xml:space="preserve"> International (WSI) reserves all rights in documents developed for or on behalf of WSI, including translation and electronic distribution. This material may be reproduced for non-commercial vocational and educational purposes provided that the </w:t>
          </w:r>
          <w:proofErr w:type="spellStart"/>
          <w:r w:rsidRPr="00AF5A9A">
            <w:rPr>
              <w:sz w:val="16"/>
              <w:szCs w:val="16"/>
              <w:lang w:val="en-US"/>
            </w:rPr>
            <w:t>WorldSkills</w:t>
          </w:r>
          <w:proofErr w:type="spellEnd"/>
          <w:r w:rsidRPr="00AF5A9A">
            <w:rPr>
              <w:sz w:val="16"/>
              <w:szCs w:val="16"/>
              <w:lang w:val="en-US"/>
            </w:rPr>
            <w:t xml:space="preserve"> International logo and copyright notice are left in place.</w:t>
          </w:r>
        </w:p>
      </w:tc>
      <w:tc>
        <w:tcPr>
          <w:tcW w:w="1646" w:type="dxa"/>
        </w:tcPr>
        <w:p w14:paraId="60F4FA03" w14:textId="77777777" w:rsidR="00BB5003" w:rsidRDefault="00BB5003" w:rsidP="004632D2">
          <w:pPr>
            <w:pStyle w:val="Footer"/>
            <w:rPr>
              <w:rStyle w:val="PageNumber"/>
            </w:rPr>
          </w:pPr>
        </w:p>
        <w:p w14:paraId="3128290C" w14:textId="77777777" w:rsidR="00BB5003" w:rsidRDefault="00BB5003" w:rsidP="004632D2">
          <w:pPr>
            <w:pStyle w:val="Footer"/>
            <w:jc w:val="right"/>
            <w:rPr>
              <w:rStyle w:val="PageNumber"/>
            </w:rPr>
          </w:pPr>
        </w:p>
        <w:p w14:paraId="6CBB70AC" w14:textId="77777777" w:rsidR="00BB5003" w:rsidRDefault="00BB5003" w:rsidP="004632D2">
          <w:pPr>
            <w:pStyle w:val="Footer"/>
            <w:jc w:val="right"/>
            <w:rPr>
              <w:rStyle w:val="PageNumber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1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 w:rsidR="00C04871">
            <w:rPr>
              <w:rStyle w:val="PageNumber"/>
              <w:noProof/>
            </w:rPr>
            <w:t>14</w:t>
          </w:r>
          <w:r>
            <w:rPr>
              <w:rStyle w:val="PageNumber"/>
            </w:rPr>
            <w:fldChar w:fldCharType="end"/>
          </w:r>
        </w:p>
      </w:tc>
    </w:tr>
  </w:tbl>
  <w:p w14:paraId="078811A0" w14:textId="77777777" w:rsidR="00BB5003" w:rsidRDefault="00BB5003" w:rsidP="00A11118">
    <w:pPr>
      <w:pStyle w:val="footerleft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41" w:rightFromText="141" w:horzAnchor="page" w:tblpX="1449" w:tblpY="-330"/>
      <w:tblW w:w="0" w:type="auto"/>
      <w:tblBorders>
        <w:top w:val="single" w:sz="4" w:space="0" w:color="auto"/>
      </w:tblBorders>
      <w:tblLook w:val="0000" w:firstRow="0" w:lastRow="0" w:firstColumn="0" w:lastColumn="0" w:noHBand="0" w:noVBand="0"/>
      <w:tblPrChange w:id="2981" w:author="Kinder" w:date="2013-06-30T09:15:00Z">
        <w:tblPr>
          <w:tblW w:w="0" w:type="auto"/>
          <w:tblBorders>
            <w:top w:val="single" w:sz="4" w:space="0" w:color="auto"/>
          </w:tblBorders>
          <w:tblLook w:val="0000" w:firstRow="0" w:lastRow="0" w:firstColumn="0" w:lastColumn="0" w:noHBand="0" w:noVBand="0"/>
        </w:tblPr>
      </w:tblPrChange>
    </w:tblPr>
    <w:tblGrid>
      <w:gridCol w:w="4243"/>
      <w:gridCol w:w="2752"/>
      <w:gridCol w:w="2241"/>
      <w:tblGridChange w:id="2982">
        <w:tblGrid>
          <w:gridCol w:w="4243"/>
          <w:gridCol w:w="2752"/>
          <w:gridCol w:w="2241"/>
        </w:tblGrid>
      </w:tblGridChange>
    </w:tblGrid>
    <w:tr w:rsidR="00BB5003" w:rsidDel="000161F3" w14:paraId="4538E4A4" w14:textId="7822B06E" w:rsidTr="000161F3">
      <w:trPr>
        <w:cantSplit/>
        <w:del w:id="2983" w:author="Kinder" w:date="2013-06-30T09:15:00Z"/>
        <w:trPrChange w:id="2984" w:author="Kinder" w:date="2013-06-30T09:15:00Z">
          <w:trPr>
            <w:cantSplit/>
          </w:trPr>
        </w:trPrChange>
      </w:trPr>
      <w:tc>
        <w:tcPr>
          <w:tcW w:w="4243" w:type="dxa"/>
          <w:tcPrChange w:id="2985" w:author="Kinder" w:date="2013-06-30T09:15:00Z">
            <w:tcPr>
              <w:tcW w:w="4428" w:type="dxa"/>
            </w:tcPr>
          </w:tcPrChange>
        </w:tcPr>
        <w:p w14:paraId="7156A9D3" w14:textId="118A9A32" w:rsidR="00BB5003" w:rsidDel="000161F3" w:rsidRDefault="00BB5003" w:rsidP="000161F3">
          <w:pPr>
            <w:pStyle w:val="Footer"/>
            <w:rPr>
              <w:del w:id="2986" w:author="Kinder" w:date="2013-06-30T09:15:00Z"/>
              <w:sz w:val="16"/>
            </w:rPr>
          </w:pPr>
        </w:p>
      </w:tc>
      <w:tc>
        <w:tcPr>
          <w:tcW w:w="2752" w:type="dxa"/>
          <w:tcPrChange w:id="2987" w:author="Kinder" w:date="2013-06-30T09:15:00Z">
            <w:tcPr>
              <w:tcW w:w="2962" w:type="dxa"/>
            </w:tcPr>
          </w:tcPrChange>
        </w:tcPr>
        <w:p w14:paraId="24BDEE0D" w14:textId="0D4A1FAC" w:rsidR="00BB5003" w:rsidDel="000161F3" w:rsidRDefault="00BB5003" w:rsidP="000161F3">
          <w:pPr>
            <w:pStyle w:val="Footer"/>
            <w:rPr>
              <w:del w:id="2988" w:author="Kinder" w:date="2013-06-30T09:15:00Z"/>
              <w:sz w:val="16"/>
            </w:rPr>
          </w:pPr>
        </w:p>
      </w:tc>
      <w:tc>
        <w:tcPr>
          <w:tcW w:w="2241" w:type="dxa"/>
          <w:tcPrChange w:id="2989" w:author="Kinder" w:date="2013-06-30T09:15:00Z">
            <w:tcPr>
              <w:tcW w:w="2464" w:type="dxa"/>
            </w:tcPr>
          </w:tcPrChange>
        </w:tcPr>
        <w:p w14:paraId="25623FDE" w14:textId="6FADC31A" w:rsidR="00BB5003" w:rsidDel="000161F3" w:rsidRDefault="00BB5003" w:rsidP="000161F3">
          <w:pPr>
            <w:pStyle w:val="Footer"/>
            <w:rPr>
              <w:del w:id="2990" w:author="Kinder" w:date="2013-06-30T09:15:00Z"/>
              <w:sz w:val="16"/>
            </w:rPr>
          </w:pPr>
        </w:p>
      </w:tc>
    </w:tr>
    <w:tr w:rsidR="00BB5003" w:rsidDel="000161F3" w14:paraId="034C2079" w14:textId="22733D4D" w:rsidTr="000161F3">
      <w:trPr>
        <w:cantSplit/>
        <w:del w:id="2991" w:author="Kinder" w:date="2013-06-30T09:15:00Z"/>
        <w:trPrChange w:id="2992" w:author="Kinder" w:date="2013-06-30T09:15:00Z">
          <w:trPr>
            <w:cantSplit/>
          </w:trPr>
        </w:trPrChange>
      </w:trPr>
      <w:tc>
        <w:tcPr>
          <w:tcW w:w="4243" w:type="dxa"/>
          <w:tcPrChange w:id="2993" w:author="Kinder" w:date="2013-06-30T09:15:00Z">
            <w:tcPr>
              <w:tcW w:w="4428" w:type="dxa"/>
            </w:tcPr>
          </w:tcPrChange>
        </w:tcPr>
        <w:p w14:paraId="32A83BE0" w14:textId="7D7A69A9" w:rsidR="00BB5003" w:rsidRPr="00591785" w:rsidDel="000161F3" w:rsidRDefault="00BB5003" w:rsidP="000161F3">
          <w:pPr>
            <w:pStyle w:val="Footer"/>
            <w:rPr>
              <w:del w:id="2994" w:author="Kinder" w:date="2013-06-30T09:15:00Z"/>
              <w:sz w:val="16"/>
              <w:lang w:val="en-US"/>
            </w:rPr>
          </w:pPr>
          <w:del w:id="2995" w:author="Kinder" w:date="2013-06-30T09:15:00Z">
            <w:r w:rsidRPr="00591785" w:rsidDel="000161F3">
              <w:rPr>
                <w:sz w:val="16"/>
                <w:lang w:val="en-US"/>
              </w:rPr>
              <w:delText xml:space="preserve">Test Project proposal for skill </w:delText>
            </w:r>
            <w:r w:rsidDel="000161F3">
              <w:rPr>
                <w:sz w:val="16"/>
                <w:lang w:val="en-US"/>
              </w:rPr>
              <w:delText>40</w:delText>
            </w:r>
          </w:del>
        </w:p>
        <w:p w14:paraId="7B0DC11C" w14:textId="01765489" w:rsidR="00BB5003" w:rsidRPr="00591785" w:rsidDel="000161F3" w:rsidRDefault="00BB5003" w:rsidP="000161F3">
          <w:pPr>
            <w:pStyle w:val="Footer"/>
            <w:rPr>
              <w:del w:id="2996" w:author="Kinder" w:date="2013-06-30T09:15:00Z"/>
              <w:sz w:val="16"/>
              <w:lang w:val="de-DE"/>
            </w:rPr>
          </w:pPr>
          <w:del w:id="2997" w:author="Kinder" w:date="2013-06-30T09:15:00Z">
            <w:r w:rsidDel="000161F3">
              <w:rPr>
                <w:sz w:val="16"/>
                <w:lang w:val="de-DE"/>
              </w:rPr>
              <w:delText>WSC2013_TP</w:delText>
            </w:r>
          </w:del>
          <w:ins w:id="2998" w:author="Wolfgang J. Toechterle" w:date="2013-06-10T08:29:00Z">
            <w:del w:id="2999" w:author="Kinder" w:date="2013-06-30T09:15:00Z">
              <w:r w:rsidDel="000161F3">
                <w:rPr>
                  <w:sz w:val="16"/>
                  <w:lang w:val="de-DE"/>
                </w:rPr>
                <w:delText>40</w:delText>
              </w:r>
            </w:del>
          </w:ins>
          <w:del w:id="3000" w:author="Kinder" w:date="2013-06-30T09:15:00Z">
            <w:r w:rsidRPr="00591785" w:rsidDel="000161F3">
              <w:rPr>
                <w:sz w:val="16"/>
                <w:lang w:val="de-DE"/>
              </w:rPr>
              <w:delText>_</w:delText>
            </w:r>
            <w:r w:rsidDel="000161F3">
              <w:rPr>
                <w:sz w:val="16"/>
                <w:lang w:val="de-DE"/>
              </w:rPr>
              <w:delText>MODX_PRE</w:delText>
            </w:r>
            <w:r w:rsidRPr="00591785" w:rsidDel="000161F3">
              <w:rPr>
                <w:sz w:val="16"/>
                <w:lang w:val="de-DE"/>
              </w:rPr>
              <w:delText>_EN</w:delText>
            </w:r>
          </w:del>
        </w:p>
      </w:tc>
      <w:tc>
        <w:tcPr>
          <w:tcW w:w="2752" w:type="dxa"/>
          <w:tcPrChange w:id="3001" w:author="Kinder" w:date="2013-06-30T09:15:00Z">
            <w:tcPr>
              <w:tcW w:w="2962" w:type="dxa"/>
            </w:tcPr>
          </w:tcPrChange>
        </w:tcPr>
        <w:p w14:paraId="59B64CFA" w14:textId="6F3FA7EE" w:rsidR="00BB5003" w:rsidRPr="00127BA6" w:rsidDel="000161F3" w:rsidRDefault="00BB5003" w:rsidP="000161F3">
          <w:pPr>
            <w:pStyle w:val="Footer"/>
            <w:rPr>
              <w:del w:id="3002" w:author="Kinder" w:date="2013-06-30T09:15:00Z"/>
              <w:sz w:val="16"/>
              <w:lang w:val="fr-FR"/>
            </w:rPr>
          </w:pPr>
          <w:del w:id="3003" w:author="Kinder" w:date="2013-06-30T09:15:00Z">
            <w:r w:rsidDel="000161F3">
              <w:rPr>
                <w:sz w:val="16"/>
                <w:lang w:val="fr-FR"/>
              </w:rPr>
              <w:delText xml:space="preserve">Version: </w:delText>
            </w:r>
          </w:del>
          <w:ins w:id="3004" w:author="Wolfgang J. Toechterle" w:date="2013-06-08T19:35:00Z">
            <w:del w:id="3005" w:author="Kinder" w:date="2013-06-30T09:15:00Z">
              <w:r w:rsidDel="000161F3">
                <w:rPr>
                  <w:sz w:val="16"/>
                  <w:lang w:val="fr-FR"/>
                </w:rPr>
                <w:delText>2.5</w:delText>
              </w:r>
            </w:del>
          </w:ins>
        </w:p>
        <w:p w14:paraId="41B3EBC3" w14:textId="0CCC3B2D" w:rsidR="00BB5003" w:rsidRPr="00127BA6" w:rsidDel="000161F3" w:rsidRDefault="00BB5003" w:rsidP="000161F3">
          <w:pPr>
            <w:pStyle w:val="Footer"/>
            <w:rPr>
              <w:del w:id="3006" w:author="Kinder" w:date="2013-06-30T09:15:00Z"/>
              <w:sz w:val="16"/>
              <w:lang w:val="fr-FR"/>
            </w:rPr>
          </w:pPr>
          <w:del w:id="3007" w:author="Kinder" w:date="2013-06-30T09:15:00Z">
            <w:r w:rsidRPr="00127BA6" w:rsidDel="000161F3">
              <w:rPr>
                <w:sz w:val="16"/>
                <w:lang w:val="fr-FR"/>
              </w:rPr>
              <w:delText xml:space="preserve">Date: </w:delText>
            </w:r>
          </w:del>
          <w:ins w:id="3008" w:author="Wolfgang J. Toechterle" w:date="2013-06-22T20:55:00Z">
            <w:del w:id="3009" w:author="Kinder" w:date="2013-06-30T09:15:00Z">
              <w:r w:rsidDel="000161F3">
                <w:rPr>
                  <w:sz w:val="16"/>
                  <w:lang w:val="fr-FR"/>
                </w:rPr>
                <w:delText>22</w:delText>
              </w:r>
            </w:del>
          </w:ins>
          <w:del w:id="3010" w:author="Kinder" w:date="2013-06-30T09:15:00Z">
            <w:r w:rsidDel="000161F3">
              <w:rPr>
                <w:sz w:val="16"/>
                <w:lang w:val="fr-FR"/>
              </w:rPr>
              <w:delText>/0</w:delText>
            </w:r>
          </w:del>
          <w:ins w:id="3011" w:author="Wolfgang J. Toechterle" w:date="2013-06-08T19:35:00Z">
            <w:del w:id="3012" w:author="Kinder" w:date="2013-06-30T09:15:00Z">
              <w:r w:rsidDel="000161F3">
                <w:rPr>
                  <w:sz w:val="16"/>
                  <w:lang w:val="fr-FR"/>
                </w:rPr>
                <w:delText>6</w:delText>
              </w:r>
            </w:del>
          </w:ins>
          <w:del w:id="3013" w:author="Kinder" w:date="2013-06-30T09:15:00Z">
            <w:r w:rsidDel="000161F3">
              <w:rPr>
                <w:sz w:val="16"/>
                <w:lang w:val="fr-FR"/>
              </w:rPr>
              <w:delText>/</w:delText>
            </w:r>
          </w:del>
          <w:ins w:id="3014" w:author="Wolfgang J. Toechterle" w:date="2013-06-08T19:35:00Z">
            <w:del w:id="3015" w:author="Kinder" w:date="2013-06-30T09:15:00Z">
              <w:r w:rsidDel="000161F3">
                <w:rPr>
                  <w:sz w:val="16"/>
                  <w:lang w:val="fr-FR"/>
                </w:rPr>
                <w:delText>20</w:delText>
              </w:r>
            </w:del>
          </w:ins>
          <w:del w:id="3016" w:author="Kinder" w:date="2013-06-30T09:15:00Z">
            <w:r w:rsidDel="000161F3">
              <w:rPr>
                <w:sz w:val="16"/>
                <w:lang w:val="fr-FR"/>
              </w:rPr>
              <w:delText>13</w:delText>
            </w:r>
          </w:del>
        </w:p>
      </w:tc>
      <w:tc>
        <w:tcPr>
          <w:tcW w:w="2241" w:type="dxa"/>
          <w:tcPrChange w:id="3017" w:author="Kinder" w:date="2013-06-30T09:15:00Z">
            <w:tcPr>
              <w:tcW w:w="2464" w:type="dxa"/>
            </w:tcPr>
          </w:tcPrChange>
        </w:tcPr>
        <w:p w14:paraId="2E68629F" w14:textId="1206E493" w:rsidR="00BB5003" w:rsidRPr="00127BA6" w:rsidDel="000161F3" w:rsidRDefault="00BB5003" w:rsidP="000161F3">
          <w:pPr>
            <w:pStyle w:val="Footer"/>
            <w:jc w:val="right"/>
            <w:rPr>
              <w:del w:id="3018" w:author="Kinder" w:date="2013-06-30T09:15:00Z"/>
              <w:rStyle w:val="PageNumber"/>
            </w:rPr>
          </w:pPr>
        </w:p>
        <w:p w14:paraId="759C2BE0" w14:textId="6631E035" w:rsidR="00BB5003" w:rsidDel="000161F3" w:rsidRDefault="00BB5003" w:rsidP="000161F3">
          <w:pPr>
            <w:pStyle w:val="Footer"/>
            <w:jc w:val="right"/>
            <w:rPr>
              <w:del w:id="3019" w:author="Kinder" w:date="2013-06-30T09:15:00Z"/>
              <w:sz w:val="16"/>
            </w:rPr>
          </w:pPr>
          <w:del w:id="3020" w:author="Kinder" w:date="2013-06-30T09:15:00Z">
            <w:r w:rsidDel="000161F3">
              <w:rPr>
                <w:rStyle w:val="PageNumber"/>
              </w:rPr>
              <w:fldChar w:fldCharType="begin"/>
            </w:r>
            <w:r w:rsidDel="000161F3">
              <w:rPr>
                <w:rStyle w:val="PageNumber"/>
              </w:rPr>
              <w:delInstrText xml:space="preserve"> PAGE </w:delInstrText>
            </w:r>
            <w:r w:rsidDel="000161F3">
              <w:rPr>
                <w:rStyle w:val="PageNumber"/>
              </w:rPr>
              <w:fldChar w:fldCharType="separate"/>
            </w:r>
            <w:r w:rsidR="000161F3" w:rsidDel="000161F3">
              <w:rPr>
                <w:rStyle w:val="PageNumber"/>
                <w:noProof/>
              </w:rPr>
              <w:delText>2</w:delText>
            </w:r>
            <w:r w:rsidDel="000161F3">
              <w:rPr>
                <w:rStyle w:val="PageNumber"/>
              </w:rPr>
              <w:fldChar w:fldCharType="end"/>
            </w:r>
            <w:r w:rsidDel="000161F3">
              <w:rPr>
                <w:rStyle w:val="PageNumber"/>
              </w:rPr>
              <w:delText xml:space="preserve"> of </w:delText>
            </w:r>
            <w:r w:rsidDel="000161F3">
              <w:rPr>
                <w:rStyle w:val="PageNumber"/>
              </w:rPr>
              <w:fldChar w:fldCharType="begin"/>
            </w:r>
            <w:r w:rsidDel="000161F3">
              <w:rPr>
                <w:rStyle w:val="PageNumber"/>
              </w:rPr>
              <w:delInstrText xml:space="preserve"> NUMPAGES </w:delInstrText>
            </w:r>
            <w:r w:rsidDel="000161F3">
              <w:rPr>
                <w:rStyle w:val="PageNumber"/>
              </w:rPr>
              <w:fldChar w:fldCharType="separate"/>
            </w:r>
            <w:r w:rsidR="000161F3" w:rsidDel="000161F3">
              <w:rPr>
                <w:rStyle w:val="PageNumber"/>
                <w:noProof/>
              </w:rPr>
              <w:delText>14</w:delText>
            </w:r>
            <w:r w:rsidDel="000161F3">
              <w:rPr>
                <w:rStyle w:val="PageNumber"/>
              </w:rPr>
              <w:fldChar w:fldCharType="end"/>
            </w:r>
          </w:del>
        </w:p>
      </w:tc>
    </w:tr>
  </w:tbl>
  <w:tbl>
    <w:tblPr>
      <w:tblpPr w:leftFromText="141" w:rightFromText="141" w:vertAnchor="page" w:horzAnchor="page" w:tblpX="1449" w:tblpY="15481"/>
      <w:tblW w:w="0" w:type="auto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4243"/>
      <w:gridCol w:w="2752"/>
      <w:gridCol w:w="2241"/>
    </w:tblGrid>
    <w:tr w:rsidR="000161F3" w14:paraId="2FC5809C" w14:textId="77777777" w:rsidTr="000161F3">
      <w:trPr>
        <w:cantSplit/>
      </w:trPr>
      <w:tc>
        <w:tcPr>
          <w:tcW w:w="4243" w:type="dxa"/>
        </w:tcPr>
        <w:p w14:paraId="7480BA1B" w14:textId="77777777" w:rsidR="000161F3" w:rsidRPr="00591785" w:rsidRDefault="000161F3" w:rsidP="000161F3">
          <w:pPr>
            <w:pStyle w:val="Footer"/>
            <w:rPr>
              <w:sz w:val="16"/>
              <w:lang w:val="en-US"/>
            </w:rPr>
          </w:pPr>
          <w:r w:rsidRPr="00591785">
            <w:rPr>
              <w:sz w:val="16"/>
              <w:lang w:val="en-US"/>
            </w:rPr>
            <w:t xml:space="preserve">Test Project proposal for skill </w:t>
          </w:r>
          <w:r>
            <w:rPr>
              <w:sz w:val="16"/>
              <w:lang w:val="en-US"/>
            </w:rPr>
            <w:t>40</w:t>
          </w:r>
        </w:p>
        <w:p w14:paraId="09709B8B" w14:textId="67E9E6C4" w:rsidR="000161F3" w:rsidRPr="00591785" w:rsidRDefault="000161F3" w:rsidP="000161F3">
          <w:pPr>
            <w:pStyle w:val="Footer"/>
            <w:rPr>
              <w:sz w:val="16"/>
              <w:lang w:val="de-DE"/>
            </w:rPr>
          </w:pPr>
          <w:r>
            <w:rPr>
              <w:sz w:val="16"/>
              <w:lang w:val="de-DE"/>
            </w:rPr>
            <w:t>WSC2013_TP40</w:t>
          </w:r>
          <w:r w:rsidRPr="00591785">
            <w:rPr>
              <w:sz w:val="16"/>
              <w:lang w:val="de-DE"/>
            </w:rPr>
            <w:t>_</w:t>
          </w:r>
          <w:r>
            <w:rPr>
              <w:sz w:val="16"/>
              <w:lang w:val="de-DE"/>
            </w:rPr>
            <w:t>MOD</w:t>
          </w:r>
          <w:ins w:id="3021" w:author="Kinder" w:date="2013-06-30T09:16:00Z">
            <w:r>
              <w:rPr>
                <w:sz w:val="16"/>
                <w:lang w:val="de-DE"/>
              </w:rPr>
              <w:t>1_actual</w:t>
            </w:r>
          </w:ins>
          <w:del w:id="3022" w:author="Kinder" w:date="2013-06-30T09:16:00Z">
            <w:r w:rsidDel="000161F3">
              <w:rPr>
                <w:sz w:val="16"/>
                <w:lang w:val="de-DE"/>
              </w:rPr>
              <w:delText>X_</w:delText>
            </w:r>
          </w:del>
          <w:del w:id="3023" w:author="Kinder" w:date="2013-06-30T09:15:00Z">
            <w:r w:rsidDel="000161F3">
              <w:rPr>
                <w:sz w:val="16"/>
                <w:lang w:val="de-DE"/>
              </w:rPr>
              <w:delText>PRE</w:delText>
            </w:r>
          </w:del>
          <w:r w:rsidRPr="00591785">
            <w:rPr>
              <w:sz w:val="16"/>
              <w:lang w:val="de-DE"/>
            </w:rPr>
            <w:t>_EN</w:t>
          </w:r>
        </w:p>
      </w:tc>
      <w:tc>
        <w:tcPr>
          <w:tcW w:w="2752" w:type="dxa"/>
        </w:tcPr>
        <w:p w14:paraId="400BCF2E" w14:textId="77777777" w:rsidR="000161F3" w:rsidRPr="00127BA6" w:rsidRDefault="000161F3" w:rsidP="000161F3">
          <w:pPr>
            <w:pStyle w:val="Footer"/>
            <w:rPr>
              <w:sz w:val="16"/>
              <w:lang w:val="fr-FR"/>
            </w:rPr>
          </w:pPr>
          <w:r>
            <w:rPr>
              <w:sz w:val="16"/>
              <w:lang w:val="fr-FR"/>
            </w:rPr>
            <w:t>Version: 2.5</w:t>
          </w:r>
        </w:p>
        <w:p w14:paraId="2017ED95" w14:textId="1346E877" w:rsidR="000161F3" w:rsidRPr="00127BA6" w:rsidRDefault="000161F3" w:rsidP="000161F3">
          <w:pPr>
            <w:pStyle w:val="Footer"/>
            <w:rPr>
              <w:sz w:val="16"/>
              <w:lang w:val="fr-FR"/>
            </w:rPr>
          </w:pPr>
          <w:r w:rsidRPr="00127BA6">
            <w:rPr>
              <w:sz w:val="16"/>
              <w:lang w:val="fr-FR"/>
            </w:rPr>
            <w:t xml:space="preserve">Date: </w:t>
          </w:r>
          <w:ins w:id="3024" w:author="Kinder" w:date="2013-06-30T09:16:00Z">
            <w:r>
              <w:rPr>
                <w:sz w:val="16"/>
                <w:lang w:val="fr-FR"/>
              </w:rPr>
              <w:t>30</w:t>
            </w:r>
          </w:ins>
          <w:del w:id="3025" w:author="Kinder" w:date="2013-06-30T09:16:00Z">
            <w:r w:rsidDel="000161F3">
              <w:rPr>
                <w:sz w:val="16"/>
                <w:lang w:val="fr-FR"/>
              </w:rPr>
              <w:delText>22</w:delText>
            </w:r>
          </w:del>
          <w:r>
            <w:rPr>
              <w:sz w:val="16"/>
              <w:lang w:val="fr-FR"/>
            </w:rPr>
            <w:t>/06/2013</w:t>
          </w:r>
        </w:p>
      </w:tc>
      <w:tc>
        <w:tcPr>
          <w:tcW w:w="2241" w:type="dxa"/>
        </w:tcPr>
        <w:p w14:paraId="510226C0" w14:textId="77777777" w:rsidR="000161F3" w:rsidRPr="00127BA6" w:rsidRDefault="000161F3" w:rsidP="000161F3">
          <w:pPr>
            <w:pStyle w:val="Footer"/>
            <w:jc w:val="right"/>
            <w:rPr>
              <w:rStyle w:val="PageNumber"/>
            </w:rPr>
          </w:pPr>
        </w:p>
        <w:p w14:paraId="5A956160" w14:textId="77777777" w:rsidR="000161F3" w:rsidRDefault="000161F3" w:rsidP="000161F3">
          <w:pPr>
            <w:pStyle w:val="Footer"/>
            <w:jc w:val="right"/>
            <w:rPr>
              <w:sz w:val="16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9B072D">
            <w:rPr>
              <w:rStyle w:val="PageNumber"/>
              <w:noProof/>
            </w:rPr>
            <w:t>14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 w:rsidR="009B072D">
            <w:rPr>
              <w:rStyle w:val="PageNumber"/>
              <w:noProof/>
            </w:rPr>
            <w:t>14</w:t>
          </w:r>
          <w:r>
            <w:rPr>
              <w:rStyle w:val="PageNumber"/>
            </w:rPr>
            <w:fldChar w:fldCharType="end"/>
          </w:r>
        </w:p>
      </w:tc>
    </w:tr>
  </w:tbl>
  <w:p w14:paraId="1A866B3F" w14:textId="77777777" w:rsidR="00BB5003" w:rsidRPr="000A556C" w:rsidRDefault="00BB5003" w:rsidP="00A11118">
    <w:pPr>
      <w:pStyle w:val="footerleft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374107" w14:textId="77777777" w:rsidR="00BB5003" w:rsidRDefault="00BB5003" w:rsidP="00A11118">
      <w:r>
        <w:separator/>
      </w:r>
    </w:p>
  </w:footnote>
  <w:footnote w:type="continuationSeparator" w:id="0">
    <w:p w14:paraId="234E99E2" w14:textId="77777777" w:rsidR="00BB5003" w:rsidRDefault="00BB5003" w:rsidP="00A11118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8E3249" w14:textId="77777777" w:rsidR="00BB5003" w:rsidRDefault="00BB5003" w:rsidP="00A11118">
    <w:pPr>
      <w:pStyle w:val="Header"/>
      <w:jc w:val="right"/>
    </w:pPr>
    <w:r>
      <w:rPr>
        <w:noProof/>
        <w:lang w:val="en-US"/>
      </w:rPr>
      <w:drawing>
        <wp:inline distT="0" distB="0" distL="0" distR="0" wp14:anchorId="27F11B7E" wp14:editId="67B86991">
          <wp:extent cx="1280160" cy="1097280"/>
          <wp:effectExtent l="19050" t="0" r="0" b="0"/>
          <wp:docPr id="6" name="Picture 2" descr="WSI_logo_r200_30h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SI_logo_r200_30h_RGB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1097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EB8794" w14:textId="77777777" w:rsidR="00BB5003" w:rsidRDefault="00BB5003" w:rsidP="00A11118">
    <w:pPr>
      <w:pStyle w:val="Header"/>
      <w:jc w:val="right"/>
    </w:pPr>
    <w:r>
      <w:rPr>
        <w:noProof/>
        <w:lang w:val="en-US"/>
      </w:rPr>
      <w:drawing>
        <wp:inline distT="0" distB="0" distL="0" distR="0" wp14:anchorId="28B6D3BE" wp14:editId="08E5E15D">
          <wp:extent cx="859536" cy="740664"/>
          <wp:effectExtent l="19050" t="0" r="0" b="0"/>
          <wp:docPr id="1" name="Picture 0" descr="WSI_logo_r200_20h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SI_logo_r200_20h_RGB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536" cy="7406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6035A7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F746E15"/>
    <w:multiLevelType w:val="hybridMultilevel"/>
    <w:tmpl w:val="CAE683EC"/>
    <w:lvl w:ilvl="0" w:tplc="88FED76E">
      <w:start w:val="1"/>
      <w:numFmt w:val="bullet"/>
      <w:pStyle w:val="tablesub-bullet"/>
      <w:lvlText w:val="-"/>
      <w:lvlJc w:val="left"/>
      <w:pPr>
        <w:ind w:left="1004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2A7E5014"/>
    <w:multiLevelType w:val="multilevel"/>
    <w:tmpl w:val="10862F6E"/>
    <w:lvl w:ilvl="0">
      <w:start w:val="1"/>
      <w:numFmt w:val="decimal"/>
      <w:lvlText w:val="%1."/>
      <w:lvlJc w:val="left"/>
      <w:pPr>
        <w:ind w:left="454" w:hanging="454"/>
      </w:pPr>
      <w:rPr>
        <w:rFonts w:ascii="Arial" w:hAnsi="Arial" w:hint="default"/>
        <w:b/>
        <w:i w:val="0"/>
        <w:sz w:val="24"/>
        <w:u w:val="none"/>
      </w:rPr>
    </w:lvl>
    <w:lvl w:ilvl="1">
      <w:start w:val="1"/>
      <w:numFmt w:val="decimal"/>
      <w:lvlText w:val="%1.%2"/>
      <w:lvlJc w:val="left"/>
      <w:pPr>
        <w:ind w:left="454" w:hanging="454"/>
      </w:pPr>
      <w:rPr>
        <w:rFonts w:ascii="Arial" w:hAnsi="Arial" w:hint="default"/>
        <w:b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1247"/>
        </w:tabs>
        <w:ind w:left="1247" w:hanging="793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30474AEB"/>
    <w:multiLevelType w:val="hybridMultilevel"/>
    <w:tmpl w:val="AAAE509E"/>
    <w:lvl w:ilvl="0" w:tplc="8EAE1C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8620B0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FB2FF5"/>
    <w:multiLevelType w:val="multilevel"/>
    <w:tmpl w:val="DFA43520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7" w:hanging="124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47"/>
        </w:tabs>
        <w:ind w:left="1474" w:hanging="10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3DB03D89"/>
    <w:multiLevelType w:val="hybridMultilevel"/>
    <w:tmpl w:val="8402A6A6"/>
    <w:lvl w:ilvl="0" w:tplc="A90CBDDE">
      <w:start w:val="1"/>
      <w:numFmt w:val="lowerLetter"/>
      <w:pStyle w:val="lettered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2215D3"/>
    <w:multiLevelType w:val="multilevel"/>
    <w:tmpl w:val="0409001F"/>
    <w:lvl w:ilvl="0">
      <w:start w:val="1"/>
      <w:numFmt w:val="decimal"/>
      <w:lvlText w:val="%1."/>
      <w:lvlJc w:val="left"/>
      <w:pPr>
        <w:ind w:left="814" w:hanging="360"/>
      </w:pPr>
    </w:lvl>
    <w:lvl w:ilvl="1">
      <w:start w:val="1"/>
      <w:numFmt w:val="decimal"/>
      <w:lvlText w:val="%1.%2."/>
      <w:lvlJc w:val="left"/>
      <w:pPr>
        <w:ind w:left="1246" w:hanging="432"/>
      </w:pPr>
    </w:lvl>
    <w:lvl w:ilvl="2">
      <w:start w:val="1"/>
      <w:numFmt w:val="decimal"/>
      <w:lvlText w:val="%1.%2.%3."/>
      <w:lvlJc w:val="left"/>
      <w:pPr>
        <w:ind w:left="1678" w:hanging="504"/>
      </w:pPr>
    </w:lvl>
    <w:lvl w:ilvl="3">
      <w:start w:val="1"/>
      <w:numFmt w:val="decimal"/>
      <w:lvlText w:val="%1.%2.%3.%4."/>
      <w:lvlJc w:val="left"/>
      <w:pPr>
        <w:ind w:left="2182" w:hanging="648"/>
      </w:pPr>
    </w:lvl>
    <w:lvl w:ilvl="4">
      <w:start w:val="1"/>
      <w:numFmt w:val="decimal"/>
      <w:lvlText w:val="%1.%2.%3.%4.%5."/>
      <w:lvlJc w:val="left"/>
      <w:pPr>
        <w:ind w:left="2686" w:hanging="792"/>
      </w:pPr>
    </w:lvl>
    <w:lvl w:ilvl="5">
      <w:start w:val="1"/>
      <w:numFmt w:val="decimal"/>
      <w:lvlText w:val="%1.%2.%3.%4.%5.%6."/>
      <w:lvlJc w:val="left"/>
      <w:pPr>
        <w:ind w:left="3190" w:hanging="936"/>
      </w:pPr>
    </w:lvl>
    <w:lvl w:ilvl="6">
      <w:start w:val="1"/>
      <w:numFmt w:val="decimal"/>
      <w:lvlText w:val="%1.%2.%3.%4.%5.%6.%7."/>
      <w:lvlJc w:val="left"/>
      <w:pPr>
        <w:ind w:left="3694" w:hanging="1080"/>
      </w:pPr>
    </w:lvl>
    <w:lvl w:ilvl="7">
      <w:start w:val="1"/>
      <w:numFmt w:val="decimal"/>
      <w:lvlText w:val="%1.%2.%3.%4.%5.%6.%7.%8."/>
      <w:lvlJc w:val="left"/>
      <w:pPr>
        <w:ind w:left="4198" w:hanging="1224"/>
      </w:pPr>
    </w:lvl>
    <w:lvl w:ilvl="8">
      <w:start w:val="1"/>
      <w:numFmt w:val="decimal"/>
      <w:lvlText w:val="%1.%2.%3.%4.%5.%6.%7.%8.%9."/>
      <w:lvlJc w:val="left"/>
      <w:pPr>
        <w:ind w:left="4774" w:hanging="1440"/>
      </w:pPr>
    </w:lvl>
  </w:abstractNum>
  <w:abstractNum w:abstractNumId="8">
    <w:nsid w:val="45D117FE"/>
    <w:multiLevelType w:val="hybridMultilevel"/>
    <w:tmpl w:val="8D1CD25A"/>
    <w:lvl w:ilvl="0" w:tplc="B77CAA8E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880A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176E08"/>
    <w:multiLevelType w:val="hybridMultilevel"/>
    <w:tmpl w:val="3CD649E4"/>
    <w:lvl w:ilvl="0" w:tplc="0A223C3C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922D83"/>
    <w:multiLevelType w:val="multilevel"/>
    <w:tmpl w:val="FEC6797E"/>
    <w:lvl w:ilvl="0">
      <w:start w:val="1"/>
      <w:numFmt w:val="decimal"/>
      <w:lvlText w:val="%1."/>
      <w:lvlJc w:val="left"/>
      <w:pPr>
        <w:ind w:left="454" w:hanging="454"/>
      </w:pPr>
      <w:rPr>
        <w:rFonts w:ascii="Arial" w:hAnsi="Arial" w:hint="default"/>
        <w:b/>
        <w:i w:val="0"/>
        <w:sz w:val="24"/>
        <w:u w:val="none"/>
      </w:rPr>
    </w:lvl>
    <w:lvl w:ilvl="1">
      <w:start w:val="1"/>
      <w:numFmt w:val="decimal"/>
      <w:pStyle w:val="Subsectionheading"/>
      <w:lvlText w:val="%1.%2"/>
      <w:lvlJc w:val="left"/>
      <w:pPr>
        <w:ind w:left="454" w:hanging="454"/>
      </w:pPr>
      <w:rPr>
        <w:rFonts w:ascii="Arial" w:hAnsi="Arial" w:hint="default"/>
        <w:b/>
        <w:i w:val="0"/>
        <w:sz w:val="20"/>
      </w:rPr>
    </w:lvl>
    <w:lvl w:ilvl="2">
      <w:start w:val="1"/>
      <w:numFmt w:val="decimal"/>
      <w:pStyle w:val="sub-subsectionheading"/>
      <w:lvlText w:val="%1.%2.%3"/>
      <w:lvlJc w:val="left"/>
      <w:pPr>
        <w:tabs>
          <w:tab w:val="num" w:pos="1247"/>
        </w:tabs>
        <w:ind w:left="1247" w:hanging="793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>
    <w:nsid w:val="4CDD6FE8"/>
    <w:multiLevelType w:val="hybridMultilevel"/>
    <w:tmpl w:val="AF4C94EA"/>
    <w:lvl w:ilvl="0" w:tplc="7CD0DE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pStyle w:val="bullet-sub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pStyle w:val="bullet-sub-su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684521D"/>
    <w:multiLevelType w:val="hybridMultilevel"/>
    <w:tmpl w:val="DDA83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A02132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6AFB5DB3"/>
    <w:multiLevelType w:val="hybridMultilevel"/>
    <w:tmpl w:val="E7AAE108"/>
    <w:lvl w:ilvl="0" w:tplc="6FAA67D6">
      <w:start w:val="1"/>
      <w:numFmt w:val="decimal"/>
      <w:pStyle w:val="numberedlist"/>
      <w:lvlText w:val="%1."/>
      <w:lvlJc w:val="left"/>
      <w:pPr>
        <w:ind w:left="720" w:hanging="360"/>
      </w:pPr>
      <w:rPr>
        <w:color w:val="000000" w:themeColor="text1"/>
      </w:rPr>
    </w:lvl>
    <w:lvl w:ilvl="1" w:tplc="0409000F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11"/>
  </w:num>
  <w:num w:numId="4">
    <w:abstractNumId w:val="14"/>
  </w:num>
  <w:num w:numId="5">
    <w:abstractNumId w:val="6"/>
  </w:num>
  <w:num w:numId="6">
    <w:abstractNumId w:val="5"/>
  </w:num>
  <w:num w:numId="7">
    <w:abstractNumId w:val="7"/>
  </w:num>
  <w:num w:numId="8">
    <w:abstractNumId w:val="13"/>
  </w:num>
  <w:num w:numId="9">
    <w:abstractNumId w:val="1"/>
  </w:num>
  <w:num w:numId="10">
    <w:abstractNumId w:val="3"/>
  </w:num>
  <w:num w:numId="11">
    <w:abstractNumId w:val="10"/>
  </w:num>
  <w:num w:numId="12">
    <w:abstractNumId w:val="8"/>
  </w:num>
  <w:num w:numId="13">
    <w:abstractNumId w:val="2"/>
  </w:num>
  <w:num w:numId="14">
    <w:abstractNumId w:val="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attachedTemplate r:id="rId1"/>
  <w:revisionView w:markup="0"/>
  <w:trackRevisions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B36"/>
    <w:rsid w:val="00004C40"/>
    <w:rsid w:val="000161F3"/>
    <w:rsid w:val="0003499E"/>
    <w:rsid w:val="00041F11"/>
    <w:rsid w:val="00041FC5"/>
    <w:rsid w:val="000500F9"/>
    <w:rsid w:val="00051F50"/>
    <w:rsid w:val="00052CBB"/>
    <w:rsid w:val="00077928"/>
    <w:rsid w:val="0008577D"/>
    <w:rsid w:val="00085939"/>
    <w:rsid w:val="0008779D"/>
    <w:rsid w:val="00092C27"/>
    <w:rsid w:val="000B6674"/>
    <w:rsid w:val="000E276C"/>
    <w:rsid w:val="000E5425"/>
    <w:rsid w:val="000E643F"/>
    <w:rsid w:val="000F7D4F"/>
    <w:rsid w:val="00102B53"/>
    <w:rsid w:val="00107523"/>
    <w:rsid w:val="00110754"/>
    <w:rsid w:val="0011241F"/>
    <w:rsid w:val="00113080"/>
    <w:rsid w:val="001151B7"/>
    <w:rsid w:val="00121C3A"/>
    <w:rsid w:val="00123927"/>
    <w:rsid w:val="00123A66"/>
    <w:rsid w:val="00124C60"/>
    <w:rsid w:val="00133997"/>
    <w:rsid w:val="00142C5A"/>
    <w:rsid w:val="00147024"/>
    <w:rsid w:val="00154A5F"/>
    <w:rsid w:val="00160450"/>
    <w:rsid w:val="00164042"/>
    <w:rsid w:val="001643B2"/>
    <w:rsid w:val="00193406"/>
    <w:rsid w:val="001957A8"/>
    <w:rsid w:val="001A2347"/>
    <w:rsid w:val="001B5B51"/>
    <w:rsid w:val="001C00CF"/>
    <w:rsid w:val="001D5EA7"/>
    <w:rsid w:val="001D7D3F"/>
    <w:rsid w:val="001E261D"/>
    <w:rsid w:val="001E6D78"/>
    <w:rsid w:val="001E709A"/>
    <w:rsid w:val="00206EAC"/>
    <w:rsid w:val="0021063C"/>
    <w:rsid w:val="002227AA"/>
    <w:rsid w:val="0022481E"/>
    <w:rsid w:val="002254E8"/>
    <w:rsid w:val="0023436B"/>
    <w:rsid w:val="00244ABB"/>
    <w:rsid w:val="002634A2"/>
    <w:rsid w:val="00263883"/>
    <w:rsid w:val="002647FD"/>
    <w:rsid w:val="00285E45"/>
    <w:rsid w:val="00286C5F"/>
    <w:rsid w:val="00287305"/>
    <w:rsid w:val="00292AA9"/>
    <w:rsid w:val="002930AB"/>
    <w:rsid w:val="00294763"/>
    <w:rsid w:val="002B6058"/>
    <w:rsid w:val="002D45C5"/>
    <w:rsid w:val="002F3239"/>
    <w:rsid w:val="00301173"/>
    <w:rsid w:val="003043C9"/>
    <w:rsid w:val="00306215"/>
    <w:rsid w:val="003122CB"/>
    <w:rsid w:val="00322373"/>
    <w:rsid w:val="00327031"/>
    <w:rsid w:val="00331DE2"/>
    <w:rsid w:val="003371B5"/>
    <w:rsid w:val="00341765"/>
    <w:rsid w:val="0034328E"/>
    <w:rsid w:val="003577CE"/>
    <w:rsid w:val="00362398"/>
    <w:rsid w:val="00363CFC"/>
    <w:rsid w:val="00364CAC"/>
    <w:rsid w:val="00390223"/>
    <w:rsid w:val="003A6952"/>
    <w:rsid w:val="003E6451"/>
    <w:rsid w:val="003E7395"/>
    <w:rsid w:val="003F1B71"/>
    <w:rsid w:val="003F24C3"/>
    <w:rsid w:val="003F39E8"/>
    <w:rsid w:val="00413B08"/>
    <w:rsid w:val="00426C75"/>
    <w:rsid w:val="00442D74"/>
    <w:rsid w:val="00447A93"/>
    <w:rsid w:val="00456E07"/>
    <w:rsid w:val="004632D2"/>
    <w:rsid w:val="00466FEA"/>
    <w:rsid w:val="004743EC"/>
    <w:rsid w:val="00476437"/>
    <w:rsid w:val="00481A0A"/>
    <w:rsid w:val="00483A3F"/>
    <w:rsid w:val="004904E9"/>
    <w:rsid w:val="004921DA"/>
    <w:rsid w:val="004932D4"/>
    <w:rsid w:val="004A086C"/>
    <w:rsid w:val="004C4B6F"/>
    <w:rsid w:val="004C4D2C"/>
    <w:rsid w:val="00504D88"/>
    <w:rsid w:val="00507333"/>
    <w:rsid w:val="00510F1B"/>
    <w:rsid w:val="00522219"/>
    <w:rsid w:val="005414DD"/>
    <w:rsid w:val="005430DA"/>
    <w:rsid w:val="00543F6C"/>
    <w:rsid w:val="00544BE0"/>
    <w:rsid w:val="0056224F"/>
    <w:rsid w:val="005630DE"/>
    <w:rsid w:val="00565BE3"/>
    <w:rsid w:val="005943DD"/>
    <w:rsid w:val="00597D72"/>
    <w:rsid w:val="005A2A3D"/>
    <w:rsid w:val="005A7230"/>
    <w:rsid w:val="005B138D"/>
    <w:rsid w:val="005F4436"/>
    <w:rsid w:val="00611865"/>
    <w:rsid w:val="00614930"/>
    <w:rsid w:val="00626A92"/>
    <w:rsid w:val="0063530C"/>
    <w:rsid w:val="006402F1"/>
    <w:rsid w:val="00680D08"/>
    <w:rsid w:val="00695E57"/>
    <w:rsid w:val="006A1E87"/>
    <w:rsid w:val="006A59B7"/>
    <w:rsid w:val="006B03C3"/>
    <w:rsid w:val="006B7209"/>
    <w:rsid w:val="006C6DA0"/>
    <w:rsid w:val="006D3605"/>
    <w:rsid w:val="006D44E2"/>
    <w:rsid w:val="006D5051"/>
    <w:rsid w:val="006E233C"/>
    <w:rsid w:val="006F01C5"/>
    <w:rsid w:val="00700A10"/>
    <w:rsid w:val="007019CD"/>
    <w:rsid w:val="00731CAE"/>
    <w:rsid w:val="00737CDD"/>
    <w:rsid w:val="007433D6"/>
    <w:rsid w:val="0074449E"/>
    <w:rsid w:val="00747425"/>
    <w:rsid w:val="00750A78"/>
    <w:rsid w:val="00757C7E"/>
    <w:rsid w:val="00763EC0"/>
    <w:rsid w:val="00772E0D"/>
    <w:rsid w:val="007A372D"/>
    <w:rsid w:val="007B156C"/>
    <w:rsid w:val="007B1825"/>
    <w:rsid w:val="007B47BC"/>
    <w:rsid w:val="007B546D"/>
    <w:rsid w:val="007C3C31"/>
    <w:rsid w:val="007D0F28"/>
    <w:rsid w:val="007E3F64"/>
    <w:rsid w:val="007E50C5"/>
    <w:rsid w:val="007F0DA1"/>
    <w:rsid w:val="007F3526"/>
    <w:rsid w:val="008005D8"/>
    <w:rsid w:val="00803FD9"/>
    <w:rsid w:val="00812176"/>
    <w:rsid w:val="0082082C"/>
    <w:rsid w:val="00832869"/>
    <w:rsid w:val="00837264"/>
    <w:rsid w:val="00850C9F"/>
    <w:rsid w:val="008A6352"/>
    <w:rsid w:val="008E30B0"/>
    <w:rsid w:val="008E46E0"/>
    <w:rsid w:val="008E6902"/>
    <w:rsid w:val="00912677"/>
    <w:rsid w:val="009179DE"/>
    <w:rsid w:val="0092197E"/>
    <w:rsid w:val="00950D88"/>
    <w:rsid w:val="00950F5C"/>
    <w:rsid w:val="00954B93"/>
    <w:rsid w:val="00963161"/>
    <w:rsid w:val="009670A7"/>
    <w:rsid w:val="0096799B"/>
    <w:rsid w:val="009A2393"/>
    <w:rsid w:val="009B072D"/>
    <w:rsid w:val="009B1401"/>
    <w:rsid w:val="009E504A"/>
    <w:rsid w:val="009F3A44"/>
    <w:rsid w:val="009F3FF5"/>
    <w:rsid w:val="00A02EED"/>
    <w:rsid w:val="00A11118"/>
    <w:rsid w:val="00A154EE"/>
    <w:rsid w:val="00A16644"/>
    <w:rsid w:val="00A22991"/>
    <w:rsid w:val="00A31AC5"/>
    <w:rsid w:val="00A32574"/>
    <w:rsid w:val="00A33AF5"/>
    <w:rsid w:val="00A41992"/>
    <w:rsid w:val="00A43DED"/>
    <w:rsid w:val="00A5158C"/>
    <w:rsid w:val="00A53673"/>
    <w:rsid w:val="00A57DC6"/>
    <w:rsid w:val="00A71FE7"/>
    <w:rsid w:val="00A7232A"/>
    <w:rsid w:val="00A835ED"/>
    <w:rsid w:val="00A845BA"/>
    <w:rsid w:val="00A85014"/>
    <w:rsid w:val="00A94863"/>
    <w:rsid w:val="00A963AB"/>
    <w:rsid w:val="00A97A27"/>
    <w:rsid w:val="00AB1806"/>
    <w:rsid w:val="00AE188E"/>
    <w:rsid w:val="00AF5632"/>
    <w:rsid w:val="00B04CCA"/>
    <w:rsid w:val="00B101AE"/>
    <w:rsid w:val="00B11D6A"/>
    <w:rsid w:val="00B151F4"/>
    <w:rsid w:val="00B166BD"/>
    <w:rsid w:val="00B177CF"/>
    <w:rsid w:val="00B21FF3"/>
    <w:rsid w:val="00B26476"/>
    <w:rsid w:val="00B37A05"/>
    <w:rsid w:val="00B403AA"/>
    <w:rsid w:val="00B4130E"/>
    <w:rsid w:val="00B4157B"/>
    <w:rsid w:val="00B45946"/>
    <w:rsid w:val="00B554E4"/>
    <w:rsid w:val="00B73180"/>
    <w:rsid w:val="00B8096E"/>
    <w:rsid w:val="00B82E92"/>
    <w:rsid w:val="00B837E8"/>
    <w:rsid w:val="00B90009"/>
    <w:rsid w:val="00B92967"/>
    <w:rsid w:val="00BA6B2D"/>
    <w:rsid w:val="00BB5003"/>
    <w:rsid w:val="00BC3DD0"/>
    <w:rsid w:val="00BE601D"/>
    <w:rsid w:val="00C015C8"/>
    <w:rsid w:val="00C04871"/>
    <w:rsid w:val="00C11B41"/>
    <w:rsid w:val="00C11F70"/>
    <w:rsid w:val="00C1285F"/>
    <w:rsid w:val="00C173B7"/>
    <w:rsid w:val="00C21D0B"/>
    <w:rsid w:val="00C27E59"/>
    <w:rsid w:val="00C3214B"/>
    <w:rsid w:val="00C51A27"/>
    <w:rsid w:val="00C52EAA"/>
    <w:rsid w:val="00C93998"/>
    <w:rsid w:val="00CA05B5"/>
    <w:rsid w:val="00CA4381"/>
    <w:rsid w:val="00CA5A98"/>
    <w:rsid w:val="00CC5429"/>
    <w:rsid w:val="00CD0E39"/>
    <w:rsid w:val="00CE2E7C"/>
    <w:rsid w:val="00CE6B36"/>
    <w:rsid w:val="00CF293E"/>
    <w:rsid w:val="00D03706"/>
    <w:rsid w:val="00D03DE3"/>
    <w:rsid w:val="00D161EB"/>
    <w:rsid w:val="00D234B0"/>
    <w:rsid w:val="00D23C9A"/>
    <w:rsid w:val="00D65436"/>
    <w:rsid w:val="00D80C51"/>
    <w:rsid w:val="00D83174"/>
    <w:rsid w:val="00D875E2"/>
    <w:rsid w:val="00D87DCE"/>
    <w:rsid w:val="00DB0BB5"/>
    <w:rsid w:val="00DB44DF"/>
    <w:rsid w:val="00DD3A00"/>
    <w:rsid w:val="00DF412B"/>
    <w:rsid w:val="00DF4C8F"/>
    <w:rsid w:val="00DF7698"/>
    <w:rsid w:val="00E00510"/>
    <w:rsid w:val="00E11010"/>
    <w:rsid w:val="00E1640C"/>
    <w:rsid w:val="00E22E28"/>
    <w:rsid w:val="00E34726"/>
    <w:rsid w:val="00E36990"/>
    <w:rsid w:val="00E36FE2"/>
    <w:rsid w:val="00E41C30"/>
    <w:rsid w:val="00E4223D"/>
    <w:rsid w:val="00E82432"/>
    <w:rsid w:val="00E90506"/>
    <w:rsid w:val="00E95EBC"/>
    <w:rsid w:val="00EA5133"/>
    <w:rsid w:val="00EC452A"/>
    <w:rsid w:val="00EC7B1E"/>
    <w:rsid w:val="00EE6316"/>
    <w:rsid w:val="00EF7197"/>
    <w:rsid w:val="00EF736F"/>
    <w:rsid w:val="00F0275A"/>
    <w:rsid w:val="00F02B17"/>
    <w:rsid w:val="00F13DBB"/>
    <w:rsid w:val="00F2525A"/>
    <w:rsid w:val="00F36E7A"/>
    <w:rsid w:val="00F40D39"/>
    <w:rsid w:val="00F42C31"/>
    <w:rsid w:val="00F454D3"/>
    <w:rsid w:val="00F5386C"/>
    <w:rsid w:val="00F56128"/>
    <w:rsid w:val="00F63952"/>
    <w:rsid w:val="00F768E2"/>
    <w:rsid w:val="00F8618F"/>
    <w:rsid w:val="00F91A57"/>
    <w:rsid w:val="00F92B61"/>
    <w:rsid w:val="00FA5E08"/>
    <w:rsid w:val="00FA6E82"/>
    <w:rsid w:val="00FB3ABA"/>
    <w:rsid w:val="00FD1792"/>
    <w:rsid w:val="00FD1C1F"/>
    <w:rsid w:val="00FD5A9A"/>
    <w:rsid w:val="00FE1C3F"/>
    <w:rsid w:val="00FE50C4"/>
    <w:rsid w:val="00FE6C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CCFA2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9" w:qFormat="1"/>
    <w:lsdException w:name="heading 4" w:uiPriority="9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Hyperlink" w:uiPriority="0"/>
    <w:lsdException w:name="Strong" w:semiHidden="0" w:uiPriority="22" w:unhideWhenUsed="0"/>
    <w:lsdException w:name="Emphasis" w:semiHidden="0" w:uiPriority="20" w:unhideWhenUsed="0"/>
    <w:lsdException w:name="Table Grid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5E2"/>
    <w:pPr>
      <w:spacing w:after="0" w:line="240" w:lineRule="auto"/>
    </w:pPr>
    <w:rPr>
      <w:rFonts w:ascii="Arial" w:hAnsi="Arial"/>
      <w:sz w:val="20"/>
      <w:lang w:val="en-GB"/>
    </w:rPr>
  </w:style>
  <w:style w:type="paragraph" w:styleId="Heading1">
    <w:name w:val="heading 1"/>
    <w:basedOn w:val="Normal"/>
    <w:next w:val="Normal"/>
    <w:link w:val="Heading1Char"/>
    <w:qFormat/>
    <w:locked/>
    <w:rsid w:val="00850C9F"/>
    <w:pPr>
      <w:keepNext/>
      <w:keepLines/>
      <w:spacing w:after="360"/>
      <w:outlineLvl w:val="0"/>
    </w:pPr>
    <w:rPr>
      <w:rFonts w:eastAsiaTheme="majorEastAsia" w:cstheme="majorBidi"/>
      <w:b/>
      <w:bCs/>
      <w:caps/>
      <w:sz w:val="24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locked/>
    <w:rsid w:val="00390223"/>
    <w:pPr>
      <w:keepNext/>
      <w:keepLines/>
      <w:spacing w:after="180"/>
      <w:outlineLvl w:val="1"/>
    </w:pPr>
    <w:rPr>
      <w:rFonts w:eastAsiaTheme="majorEastAsia" w:cstheme="majorBidi"/>
      <w:b/>
      <w:bCs/>
      <w:i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locked/>
    <w:rsid w:val="00390223"/>
    <w:pPr>
      <w:keepNext/>
      <w:keepLines/>
      <w:spacing w:after="6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C9F"/>
    <w:rPr>
      <w:rFonts w:ascii="Arial" w:eastAsiaTheme="majorEastAsia" w:hAnsi="Arial" w:cstheme="majorBidi"/>
      <w:b/>
      <w:bCs/>
      <w:caps/>
      <w:sz w:val="24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90223"/>
    <w:rPr>
      <w:rFonts w:ascii="Arial" w:eastAsiaTheme="majorEastAsia" w:hAnsi="Arial" w:cstheme="majorBidi"/>
      <w:b/>
      <w:bCs/>
      <w:i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90223"/>
    <w:rPr>
      <w:rFonts w:ascii="Arial" w:eastAsiaTheme="majorEastAsia" w:hAnsi="Arial" w:cstheme="majorBidi"/>
      <w:b/>
      <w:bCs/>
      <w:sz w:val="20"/>
    </w:rPr>
  </w:style>
  <w:style w:type="character" w:styleId="Emphasis">
    <w:name w:val="Emphasis"/>
    <w:basedOn w:val="DefaultParagraphFont"/>
    <w:uiPriority w:val="20"/>
    <w:rsid w:val="0011308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561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6128"/>
    <w:rPr>
      <w:rFonts w:ascii="Square721 BT" w:hAnsi="Square721 BT"/>
      <w:sz w:val="20"/>
    </w:rPr>
  </w:style>
  <w:style w:type="paragraph" w:styleId="Footer">
    <w:name w:val="footer"/>
    <w:basedOn w:val="Normal"/>
    <w:link w:val="FooterChar"/>
    <w:unhideWhenUsed/>
    <w:rsid w:val="00F561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6128"/>
    <w:rPr>
      <w:rFonts w:ascii="Square721 BT" w:hAnsi="Square721 BT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61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1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561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ooterleft">
    <w:name w:val="footer left"/>
    <w:basedOn w:val="Header"/>
    <w:link w:val="footerleftChar"/>
    <w:qFormat/>
    <w:locked/>
    <w:rsid w:val="0022481E"/>
    <w:rPr>
      <w:sz w:val="16"/>
      <w:szCs w:val="16"/>
    </w:rPr>
  </w:style>
  <w:style w:type="paragraph" w:customStyle="1" w:styleId="footercentre">
    <w:name w:val="footer centre"/>
    <w:basedOn w:val="Header"/>
    <w:link w:val="footercentreChar"/>
    <w:qFormat/>
    <w:locked/>
    <w:rsid w:val="0022481E"/>
    <w:pPr>
      <w:jc w:val="center"/>
    </w:pPr>
    <w:rPr>
      <w:sz w:val="16"/>
      <w:szCs w:val="16"/>
    </w:rPr>
  </w:style>
  <w:style w:type="character" w:customStyle="1" w:styleId="footerleftChar">
    <w:name w:val="footer left Char"/>
    <w:basedOn w:val="HeaderChar"/>
    <w:link w:val="footerleft"/>
    <w:rsid w:val="0022481E"/>
    <w:rPr>
      <w:rFonts w:ascii="Arial" w:hAnsi="Arial"/>
      <w:sz w:val="16"/>
      <w:szCs w:val="16"/>
    </w:rPr>
  </w:style>
  <w:style w:type="paragraph" w:customStyle="1" w:styleId="footerright">
    <w:name w:val="footer right"/>
    <w:basedOn w:val="Footer"/>
    <w:link w:val="footerrightChar"/>
    <w:qFormat/>
    <w:locked/>
    <w:rsid w:val="0022481E"/>
    <w:pPr>
      <w:jc w:val="right"/>
    </w:pPr>
    <w:rPr>
      <w:sz w:val="16"/>
      <w:szCs w:val="16"/>
    </w:rPr>
  </w:style>
  <w:style w:type="character" w:customStyle="1" w:styleId="footercentreChar">
    <w:name w:val="footer centre Char"/>
    <w:basedOn w:val="HeaderChar"/>
    <w:link w:val="footercentre"/>
    <w:rsid w:val="0022481E"/>
    <w:rPr>
      <w:rFonts w:ascii="Arial" w:hAnsi="Arial"/>
      <w:sz w:val="16"/>
      <w:szCs w:val="16"/>
    </w:rPr>
  </w:style>
  <w:style w:type="paragraph" w:customStyle="1" w:styleId="imagetext">
    <w:name w:val="image text"/>
    <w:basedOn w:val="Normal"/>
    <w:link w:val="imagetextChar"/>
    <w:qFormat/>
    <w:locked/>
    <w:rsid w:val="00E41C30"/>
    <w:rPr>
      <w:i/>
    </w:rPr>
  </w:style>
  <w:style w:type="character" w:customStyle="1" w:styleId="footerrightChar">
    <w:name w:val="footer right Char"/>
    <w:basedOn w:val="FooterChar"/>
    <w:link w:val="footerright"/>
    <w:rsid w:val="0022481E"/>
    <w:rPr>
      <w:rFonts w:ascii="Arial" w:hAnsi="Arial"/>
      <w:sz w:val="16"/>
      <w:szCs w:val="16"/>
    </w:rPr>
  </w:style>
  <w:style w:type="paragraph" w:customStyle="1" w:styleId="bullet">
    <w:name w:val="bullet"/>
    <w:basedOn w:val="Normal"/>
    <w:link w:val="bulletChar"/>
    <w:qFormat/>
    <w:locked/>
    <w:rsid w:val="00B8096E"/>
    <w:pPr>
      <w:numPr>
        <w:numId w:val="1"/>
      </w:numPr>
      <w:spacing w:after="60"/>
      <w:ind w:left="568" w:hanging="284"/>
      <w:contextualSpacing/>
    </w:pPr>
  </w:style>
  <w:style w:type="paragraph" w:customStyle="1" w:styleId="bullet-sub">
    <w:name w:val="bullet-sub"/>
    <w:basedOn w:val="bullet"/>
    <w:link w:val="bullet-subChar"/>
    <w:qFormat/>
    <w:locked/>
    <w:rsid w:val="00B8096E"/>
    <w:pPr>
      <w:numPr>
        <w:ilvl w:val="1"/>
        <w:numId w:val="3"/>
      </w:numPr>
      <w:ind w:left="1135" w:hanging="284"/>
    </w:pPr>
  </w:style>
  <w:style w:type="paragraph" w:customStyle="1" w:styleId="letteredlist">
    <w:name w:val="lettered list"/>
    <w:basedOn w:val="Normal"/>
    <w:link w:val="letteredlistChar"/>
    <w:qFormat/>
    <w:locked/>
    <w:rsid w:val="00E41C30"/>
    <w:pPr>
      <w:numPr>
        <w:numId w:val="5"/>
      </w:numPr>
      <w:ind w:left="568" w:hanging="284"/>
      <w:contextualSpacing/>
    </w:pPr>
  </w:style>
  <w:style w:type="character" w:customStyle="1" w:styleId="bulletChar">
    <w:name w:val="bullet Char"/>
    <w:basedOn w:val="DefaultParagraphFont"/>
    <w:link w:val="bullet"/>
    <w:rsid w:val="00B8096E"/>
    <w:rPr>
      <w:rFonts w:ascii="Arial" w:hAnsi="Arial"/>
      <w:sz w:val="20"/>
    </w:rPr>
  </w:style>
  <w:style w:type="paragraph" w:customStyle="1" w:styleId="numberedlist">
    <w:name w:val="numbered list"/>
    <w:basedOn w:val="Normal"/>
    <w:link w:val="numberedlistChar"/>
    <w:qFormat/>
    <w:locked/>
    <w:rsid w:val="00E41C30"/>
    <w:pPr>
      <w:numPr>
        <w:numId w:val="4"/>
      </w:numPr>
      <w:ind w:left="568" w:hanging="284"/>
      <w:contextualSpacing/>
    </w:pPr>
  </w:style>
  <w:style w:type="character" w:customStyle="1" w:styleId="bullet-subChar">
    <w:name w:val="bullet-sub Char"/>
    <w:basedOn w:val="bulletChar"/>
    <w:link w:val="bullet-sub"/>
    <w:rsid w:val="00B8096E"/>
    <w:rPr>
      <w:rFonts w:ascii="Arial" w:hAnsi="Arial"/>
      <w:sz w:val="20"/>
    </w:rPr>
  </w:style>
  <w:style w:type="paragraph" w:customStyle="1" w:styleId="signaturetext">
    <w:name w:val="signature text"/>
    <w:basedOn w:val="imagetext"/>
    <w:link w:val="signaturetextChar"/>
    <w:qFormat/>
    <w:locked/>
    <w:rsid w:val="00E41C30"/>
  </w:style>
  <w:style w:type="character" w:customStyle="1" w:styleId="numberedlistChar">
    <w:name w:val="numbered list Char"/>
    <w:basedOn w:val="DefaultParagraphFont"/>
    <w:link w:val="numberedlist"/>
    <w:rsid w:val="00E41C30"/>
    <w:rPr>
      <w:rFonts w:ascii="Arial" w:hAnsi="Arial"/>
      <w:sz w:val="20"/>
    </w:rPr>
  </w:style>
  <w:style w:type="character" w:customStyle="1" w:styleId="imagetextChar">
    <w:name w:val="image text Char"/>
    <w:basedOn w:val="DefaultParagraphFont"/>
    <w:link w:val="imagetext"/>
    <w:rsid w:val="00E41C30"/>
    <w:rPr>
      <w:rFonts w:ascii="Arial" w:hAnsi="Arial"/>
      <w:i/>
      <w:sz w:val="20"/>
    </w:rPr>
  </w:style>
  <w:style w:type="character" w:customStyle="1" w:styleId="letteredlistChar">
    <w:name w:val="lettered list Char"/>
    <w:basedOn w:val="DefaultParagraphFont"/>
    <w:link w:val="letteredlist"/>
    <w:rsid w:val="00E41C30"/>
    <w:rPr>
      <w:rFonts w:ascii="Arial" w:hAnsi="Arial"/>
      <w:sz w:val="20"/>
    </w:rPr>
  </w:style>
  <w:style w:type="character" w:customStyle="1" w:styleId="signaturetextChar">
    <w:name w:val="signature text Char"/>
    <w:basedOn w:val="imagetextChar"/>
    <w:link w:val="signaturetext"/>
    <w:rsid w:val="00E41C30"/>
    <w:rPr>
      <w:rFonts w:ascii="Arial" w:hAnsi="Arial"/>
      <w:i/>
      <w:sz w:val="20"/>
    </w:rPr>
  </w:style>
  <w:style w:type="paragraph" w:styleId="ListParagraph">
    <w:name w:val="List Paragraph"/>
    <w:basedOn w:val="Normal"/>
    <w:link w:val="ListParagraphChar"/>
    <w:uiPriority w:val="34"/>
    <w:rsid w:val="007F3526"/>
    <w:pPr>
      <w:ind w:left="720"/>
      <w:contextualSpacing/>
    </w:pPr>
  </w:style>
  <w:style w:type="paragraph" w:customStyle="1" w:styleId="Subsectionheading">
    <w:name w:val="Subsection heading"/>
    <w:basedOn w:val="Normal"/>
    <w:link w:val="SubsectionChar"/>
    <w:rsid w:val="007B1825"/>
    <w:pPr>
      <w:numPr>
        <w:ilvl w:val="1"/>
        <w:numId w:val="11"/>
      </w:numPr>
      <w:spacing w:after="180"/>
    </w:pPr>
    <w:rPr>
      <w:b/>
    </w:rPr>
  </w:style>
  <w:style w:type="paragraph" w:customStyle="1" w:styleId="sub-subsectionheading">
    <w:name w:val="sub-subsection heading"/>
    <w:basedOn w:val="ListParagraph"/>
    <w:link w:val="sub-subsectionheadingChar"/>
    <w:rsid w:val="007B1825"/>
    <w:pPr>
      <w:numPr>
        <w:ilvl w:val="2"/>
        <w:numId w:val="11"/>
      </w:numPr>
      <w:spacing w:after="60"/>
      <w:ind w:left="1248" w:hanging="794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93406"/>
    <w:rPr>
      <w:rFonts w:ascii="Arial" w:hAnsi="Arial"/>
      <w:sz w:val="20"/>
    </w:rPr>
  </w:style>
  <w:style w:type="character" w:customStyle="1" w:styleId="SubsectionChar">
    <w:name w:val="Subsection Char"/>
    <w:basedOn w:val="ListParagraphChar"/>
    <w:link w:val="Subsectionheading"/>
    <w:rsid w:val="007B1825"/>
    <w:rPr>
      <w:rFonts w:ascii="Arial" w:hAnsi="Arial"/>
      <w:b/>
      <w:sz w:val="20"/>
    </w:rPr>
  </w:style>
  <w:style w:type="paragraph" w:customStyle="1" w:styleId="sub-subsectiontext">
    <w:name w:val="sub-subsection text"/>
    <w:basedOn w:val="Normal"/>
    <w:link w:val="sub-subsectiontextChar"/>
    <w:rsid w:val="00193406"/>
    <w:pPr>
      <w:ind w:left="1247"/>
    </w:pPr>
  </w:style>
  <w:style w:type="character" w:customStyle="1" w:styleId="sub-subsectionheadingChar">
    <w:name w:val="sub-subsection heading Char"/>
    <w:basedOn w:val="ListParagraphChar"/>
    <w:link w:val="sub-subsectionheading"/>
    <w:rsid w:val="007B1825"/>
    <w:rPr>
      <w:rFonts w:ascii="Arial" w:hAnsi="Arial"/>
      <w:sz w:val="20"/>
    </w:rPr>
  </w:style>
  <w:style w:type="paragraph" w:customStyle="1" w:styleId="subsectiontext">
    <w:name w:val="subsection text"/>
    <w:basedOn w:val="Normal"/>
    <w:link w:val="subsectiontextChar"/>
    <w:rsid w:val="004743EC"/>
    <w:pPr>
      <w:ind w:left="454"/>
    </w:pPr>
  </w:style>
  <w:style w:type="character" w:customStyle="1" w:styleId="sub-subsectiontextChar">
    <w:name w:val="sub-subsection text Char"/>
    <w:basedOn w:val="DefaultParagraphFont"/>
    <w:link w:val="sub-subsectiontext"/>
    <w:rsid w:val="00193406"/>
    <w:rPr>
      <w:rFonts w:ascii="Arial" w:hAnsi="Arial"/>
      <w:sz w:val="20"/>
    </w:rPr>
  </w:style>
  <w:style w:type="paragraph" w:customStyle="1" w:styleId="bulletsub-subsection">
    <w:name w:val="bullet sub-subsection"/>
    <w:basedOn w:val="bullet"/>
    <w:link w:val="bulletsub-subsectionChar"/>
    <w:rsid w:val="003A6952"/>
    <w:pPr>
      <w:ind w:left="1531"/>
    </w:pPr>
  </w:style>
  <w:style w:type="character" w:customStyle="1" w:styleId="subsectiontextChar">
    <w:name w:val="subsection text Char"/>
    <w:basedOn w:val="DefaultParagraphFont"/>
    <w:link w:val="subsectiontext"/>
    <w:rsid w:val="004743EC"/>
    <w:rPr>
      <w:rFonts w:ascii="Arial" w:hAnsi="Arial"/>
      <w:sz w:val="20"/>
    </w:rPr>
  </w:style>
  <w:style w:type="character" w:customStyle="1" w:styleId="bulletsub-subsectionChar">
    <w:name w:val="bullet sub-subsection Char"/>
    <w:basedOn w:val="bulletChar"/>
    <w:link w:val="bulletsub-subsection"/>
    <w:rsid w:val="003A6952"/>
    <w:rPr>
      <w:rFonts w:ascii="Arial" w:hAnsi="Arial"/>
      <w:sz w:val="20"/>
    </w:rPr>
  </w:style>
  <w:style w:type="paragraph" w:customStyle="1" w:styleId="DocTitle">
    <w:name w:val="Doc Title"/>
    <w:basedOn w:val="Normal"/>
    <w:link w:val="DocTitleChar"/>
    <w:qFormat/>
    <w:rsid w:val="001D7D3F"/>
    <w:rPr>
      <w:b/>
      <w:sz w:val="44"/>
      <w:szCs w:val="44"/>
    </w:rPr>
  </w:style>
  <w:style w:type="paragraph" w:customStyle="1" w:styleId="Docsubtitle1">
    <w:name w:val="Doc subtitle1"/>
    <w:basedOn w:val="Normal"/>
    <w:link w:val="Docsubtitle1Char"/>
    <w:qFormat/>
    <w:rsid w:val="006B7209"/>
    <w:rPr>
      <w:b/>
      <w:sz w:val="28"/>
      <w:szCs w:val="28"/>
    </w:rPr>
  </w:style>
  <w:style w:type="character" w:customStyle="1" w:styleId="DocTitleChar">
    <w:name w:val="Doc Title Char"/>
    <w:basedOn w:val="DefaultParagraphFont"/>
    <w:link w:val="DocTitle"/>
    <w:rsid w:val="001D7D3F"/>
    <w:rPr>
      <w:rFonts w:ascii="Arial" w:hAnsi="Arial"/>
      <w:b/>
      <w:sz w:val="44"/>
      <w:szCs w:val="44"/>
    </w:rPr>
  </w:style>
  <w:style w:type="paragraph" w:customStyle="1" w:styleId="Docsubtitle2">
    <w:name w:val="Doc subtitle2"/>
    <w:basedOn w:val="Normal"/>
    <w:link w:val="Docsubtitle2Char"/>
    <w:qFormat/>
    <w:rsid w:val="006B7209"/>
    <w:rPr>
      <w:sz w:val="28"/>
      <w:szCs w:val="28"/>
    </w:rPr>
  </w:style>
  <w:style w:type="character" w:customStyle="1" w:styleId="Docsubtitle1Char">
    <w:name w:val="Doc subtitle1 Char"/>
    <w:basedOn w:val="DefaultParagraphFont"/>
    <w:link w:val="Docsubtitle1"/>
    <w:rsid w:val="006B7209"/>
    <w:rPr>
      <w:rFonts w:ascii="Arial" w:hAnsi="Arial"/>
      <w:b/>
      <w:sz w:val="28"/>
      <w:szCs w:val="28"/>
    </w:rPr>
  </w:style>
  <w:style w:type="paragraph" w:styleId="TOC2">
    <w:name w:val="toc 2"/>
    <w:basedOn w:val="Normal"/>
    <w:next w:val="Normal"/>
    <w:autoRedefine/>
    <w:semiHidden/>
    <w:rsid w:val="005A2A3D"/>
    <w:pPr>
      <w:ind w:left="180"/>
    </w:pPr>
    <w:rPr>
      <w:rFonts w:eastAsia="Times New Roman" w:cs="Times New Roman"/>
      <w:szCs w:val="24"/>
    </w:rPr>
  </w:style>
  <w:style w:type="character" w:customStyle="1" w:styleId="Docsubtitle2Char">
    <w:name w:val="Doc subtitle2 Char"/>
    <w:basedOn w:val="DefaultParagraphFont"/>
    <w:link w:val="Docsubtitle2"/>
    <w:rsid w:val="006B7209"/>
    <w:rPr>
      <w:rFonts w:ascii="Arial" w:hAnsi="Arial"/>
      <w:sz w:val="28"/>
      <w:szCs w:val="28"/>
    </w:rPr>
  </w:style>
  <w:style w:type="character" w:styleId="Hyperlink">
    <w:name w:val="Hyperlink"/>
    <w:basedOn w:val="DefaultParagraphFont"/>
    <w:rsid w:val="005A2A3D"/>
    <w:rPr>
      <w:color w:val="0000FF"/>
      <w:u w:val="single"/>
    </w:rPr>
  </w:style>
  <w:style w:type="table" w:customStyle="1" w:styleId="WSITable">
    <w:name w:val="WSI Table"/>
    <w:basedOn w:val="TableNormal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List1">
    <w:name w:val="Light List1"/>
    <w:basedOn w:val="TableNormal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shd w:val="clear" w:color="auto" w:fill="D9D9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paragraph" w:customStyle="1" w:styleId="bullettext">
    <w:name w:val="bullet text"/>
    <w:basedOn w:val="bullet"/>
    <w:link w:val="bullettextChar"/>
    <w:qFormat/>
    <w:rsid w:val="00B8096E"/>
    <w:pPr>
      <w:numPr>
        <w:numId w:val="0"/>
      </w:numPr>
      <w:ind w:left="567"/>
    </w:pPr>
  </w:style>
  <w:style w:type="paragraph" w:customStyle="1" w:styleId="bullet-subtext">
    <w:name w:val="bullet-sub text"/>
    <w:basedOn w:val="bullettext"/>
    <w:link w:val="bullet-subtextChar"/>
    <w:qFormat/>
    <w:rsid w:val="00BA6B2D"/>
    <w:pPr>
      <w:ind w:left="1134"/>
    </w:pPr>
  </w:style>
  <w:style w:type="character" w:customStyle="1" w:styleId="bullettextChar">
    <w:name w:val="bullet text Char"/>
    <w:basedOn w:val="bulletChar"/>
    <w:link w:val="bullettext"/>
    <w:rsid w:val="00B8096E"/>
    <w:rPr>
      <w:rFonts w:ascii="Arial" w:hAnsi="Arial"/>
      <w:sz w:val="20"/>
    </w:rPr>
  </w:style>
  <w:style w:type="character" w:customStyle="1" w:styleId="bullet-subtextChar">
    <w:name w:val="bullet-sub text Char"/>
    <w:basedOn w:val="bullettextChar"/>
    <w:link w:val="bullet-subtext"/>
    <w:rsid w:val="00BA6B2D"/>
    <w:rPr>
      <w:rFonts w:ascii="Arial" w:hAnsi="Arial"/>
      <w:sz w:val="20"/>
    </w:rPr>
  </w:style>
  <w:style w:type="paragraph" w:customStyle="1" w:styleId="tablebullet">
    <w:name w:val="table bullet"/>
    <w:basedOn w:val="ListParagraph"/>
    <w:link w:val="tablebulletChar"/>
    <w:qFormat/>
    <w:rsid w:val="00110754"/>
    <w:pPr>
      <w:numPr>
        <w:numId w:val="12"/>
      </w:numPr>
      <w:ind w:left="284" w:hanging="284"/>
    </w:pPr>
    <w:rPr>
      <w:color w:val="000000" w:themeColor="text1"/>
    </w:rPr>
  </w:style>
  <w:style w:type="character" w:customStyle="1" w:styleId="tablebulletChar">
    <w:name w:val="table bullet Char"/>
    <w:basedOn w:val="ListParagraphChar"/>
    <w:link w:val="tablebullet"/>
    <w:rsid w:val="00110754"/>
    <w:rPr>
      <w:rFonts w:ascii="Arial" w:hAnsi="Arial"/>
      <w:color w:val="000000" w:themeColor="text1"/>
      <w:sz w:val="20"/>
    </w:rPr>
  </w:style>
  <w:style w:type="paragraph" w:customStyle="1" w:styleId="bullet-sub-sub">
    <w:name w:val="bullet-sub-sub"/>
    <w:basedOn w:val="bullet-sub"/>
    <w:link w:val="bullet-sub-subChar"/>
    <w:qFormat/>
    <w:rsid w:val="00B8096E"/>
    <w:pPr>
      <w:numPr>
        <w:ilvl w:val="2"/>
      </w:numPr>
      <w:ind w:left="1702" w:hanging="284"/>
    </w:pPr>
  </w:style>
  <w:style w:type="paragraph" w:customStyle="1" w:styleId="bullet-sub-subtext">
    <w:name w:val="bullet-sub-sub text"/>
    <w:basedOn w:val="bullet-subtext"/>
    <w:link w:val="bullet-sub-subtextChar"/>
    <w:qFormat/>
    <w:rsid w:val="00BA6B2D"/>
    <w:pPr>
      <w:ind w:left="1701"/>
    </w:pPr>
  </w:style>
  <w:style w:type="character" w:customStyle="1" w:styleId="bullet-sub-subChar">
    <w:name w:val="bullet-sub-sub Char"/>
    <w:basedOn w:val="bullet-subChar"/>
    <w:link w:val="bullet-sub-sub"/>
    <w:rsid w:val="00B8096E"/>
    <w:rPr>
      <w:rFonts w:ascii="Arial" w:hAnsi="Arial"/>
      <w:sz w:val="20"/>
    </w:rPr>
  </w:style>
  <w:style w:type="paragraph" w:customStyle="1" w:styleId="tablesub-bullet">
    <w:name w:val="table sub-bullet"/>
    <w:basedOn w:val="tablebullet"/>
    <w:link w:val="tablesub-bulletChar"/>
    <w:qFormat/>
    <w:rsid w:val="00B8096E"/>
    <w:pPr>
      <w:numPr>
        <w:numId w:val="13"/>
      </w:numPr>
      <w:ind w:left="568" w:hanging="284"/>
    </w:pPr>
  </w:style>
  <w:style w:type="character" w:customStyle="1" w:styleId="bullet-sub-subtextChar">
    <w:name w:val="bullet-sub-sub text Char"/>
    <w:basedOn w:val="bullet-subtextChar"/>
    <w:link w:val="bullet-sub-subtext"/>
    <w:rsid w:val="00BA6B2D"/>
    <w:rPr>
      <w:rFonts w:ascii="Arial" w:hAnsi="Arial"/>
      <w:sz w:val="20"/>
    </w:rPr>
  </w:style>
  <w:style w:type="character" w:customStyle="1" w:styleId="tablesub-bulletChar">
    <w:name w:val="table sub-bullet Char"/>
    <w:basedOn w:val="tablebulletChar"/>
    <w:link w:val="tablesub-bullet"/>
    <w:rsid w:val="00B8096E"/>
    <w:rPr>
      <w:rFonts w:ascii="Arial" w:hAnsi="Arial"/>
      <w:color w:val="000000" w:themeColor="text1"/>
      <w:sz w:val="20"/>
    </w:rPr>
  </w:style>
  <w:style w:type="paragraph" w:styleId="TOC1">
    <w:name w:val="toc 1"/>
    <w:basedOn w:val="Normal"/>
    <w:next w:val="Normal"/>
    <w:autoRedefine/>
    <w:semiHidden/>
    <w:rsid w:val="00CE6B36"/>
    <w:rPr>
      <w:rFonts w:eastAsia="Times New Roman" w:cs="Times New Roman"/>
      <w:szCs w:val="24"/>
    </w:rPr>
  </w:style>
  <w:style w:type="paragraph" w:customStyle="1" w:styleId="Doctitle0">
    <w:name w:val="Doc title"/>
    <w:basedOn w:val="Normal"/>
    <w:rsid w:val="00CE6B36"/>
    <w:rPr>
      <w:rFonts w:eastAsia="Times New Roman" w:cs="Times New Roman"/>
      <w:b/>
      <w:sz w:val="40"/>
      <w:szCs w:val="24"/>
    </w:rPr>
  </w:style>
  <w:style w:type="character" w:styleId="PageNumber">
    <w:name w:val="page number"/>
    <w:basedOn w:val="DefaultParagraphFont"/>
    <w:rsid w:val="00CE6B36"/>
    <w:rPr>
      <w:rFonts w:ascii="Arial" w:hAnsi="Arial"/>
      <w:sz w:val="16"/>
    </w:rPr>
  </w:style>
  <w:style w:type="paragraph" w:customStyle="1" w:styleId="fixedtext">
    <w:name w:val="fixed text"/>
    <w:basedOn w:val="Normal"/>
    <w:link w:val="fixedtextChar"/>
    <w:locked/>
    <w:rsid w:val="004632D2"/>
    <w:pPr>
      <w:ind w:left="851"/>
    </w:pPr>
    <w:rPr>
      <w:rFonts w:eastAsia="Times New Roman" w:cs="Times New Roman"/>
      <w:szCs w:val="24"/>
      <w:lang w:eastAsia="en-GB"/>
    </w:rPr>
  </w:style>
  <w:style w:type="paragraph" w:customStyle="1" w:styleId="Editabletext">
    <w:name w:val="Editable text"/>
    <w:basedOn w:val="Normal"/>
    <w:link w:val="EditabletextChar1"/>
    <w:locked/>
    <w:rsid w:val="004632D2"/>
    <w:pPr>
      <w:ind w:left="851"/>
    </w:pPr>
    <w:rPr>
      <w:rFonts w:eastAsia="Times New Roman" w:cs="Times New Roman"/>
      <w:color w:val="0000FF"/>
      <w:szCs w:val="24"/>
    </w:rPr>
  </w:style>
  <w:style w:type="character" w:customStyle="1" w:styleId="EditabletextChar1">
    <w:name w:val="Editable text Char1"/>
    <w:basedOn w:val="DefaultParagraphFont"/>
    <w:link w:val="Editabletext"/>
    <w:rsid w:val="004632D2"/>
    <w:rPr>
      <w:rFonts w:ascii="Arial" w:eastAsia="Times New Roman" w:hAnsi="Arial" w:cs="Times New Roman"/>
      <w:color w:val="0000FF"/>
      <w:sz w:val="20"/>
      <w:szCs w:val="24"/>
      <w:lang w:val="en-GB"/>
    </w:rPr>
  </w:style>
  <w:style w:type="character" w:customStyle="1" w:styleId="fixedtextChar">
    <w:name w:val="fixed text Char"/>
    <w:basedOn w:val="DefaultParagraphFont"/>
    <w:link w:val="fixedtext"/>
    <w:rsid w:val="004632D2"/>
    <w:rPr>
      <w:rFonts w:ascii="Arial" w:eastAsia="Times New Roman" w:hAnsi="Arial" w:cs="Times New Roman"/>
      <w:sz w:val="20"/>
      <w:szCs w:val="24"/>
      <w:lang w:val="en-GB" w:eastAsia="en-GB"/>
    </w:rPr>
  </w:style>
  <w:style w:type="table" w:styleId="LightShading-Accent1">
    <w:name w:val="Light Shading Accent 1"/>
    <w:basedOn w:val="TableNormal"/>
    <w:uiPriority w:val="60"/>
    <w:rsid w:val="0083286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832869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hps">
    <w:name w:val="hps"/>
    <w:basedOn w:val="DefaultParagraphFont"/>
    <w:rsid w:val="0008577D"/>
  </w:style>
  <w:style w:type="paragraph" w:customStyle="1" w:styleId="Heading3AA">
    <w:name w:val="Heading 3 A A"/>
    <w:next w:val="Normal"/>
    <w:autoRedefine/>
    <w:rsid w:val="00041F11"/>
    <w:pPr>
      <w:keepNext/>
      <w:keepLines/>
      <w:spacing w:after="60" w:line="240" w:lineRule="auto"/>
      <w:outlineLvl w:val="2"/>
    </w:pPr>
    <w:rPr>
      <w:rFonts w:ascii="Arial Bold" w:eastAsia="ヒラギノ角ゴ Pro W3" w:hAnsi="Arial Bold" w:cs="Times New Roman"/>
      <w:color w:val="000000"/>
      <w:sz w:val="20"/>
      <w:szCs w:val="20"/>
      <w:lang w:val="en-GB"/>
    </w:rPr>
  </w:style>
  <w:style w:type="paragraph" w:customStyle="1" w:styleId="Default">
    <w:name w:val="Default"/>
    <w:rsid w:val="00041F11"/>
    <w:pPr>
      <w:widowControl w:val="0"/>
      <w:spacing w:after="0" w:line="240" w:lineRule="auto"/>
    </w:pPr>
    <w:rPr>
      <w:rFonts w:ascii="Arial" w:eastAsia="ヒラギノ角ゴ Pro W3" w:hAnsi="Arial" w:cs="Times New Roman"/>
      <w:color w:val="000000"/>
      <w:sz w:val="24"/>
      <w:szCs w:val="20"/>
      <w:lang w:val="fr-FR"/>
    </w:rPr>
  </w:style>
  <w:style w:type="character" w:customStyle="1" w:styleId="shorttext">
    <w:name w:val="short_text"/>
    <w:basedOn w:val="DefaultParagraphFont"/>
    <w:rsid w:val="00456E07"/>
  </w:style>
  <w:style w:type="character" w:styleId="FollowedHyperlink">
    <w:name w:val="FollowedHyperlink"/>
    <w:basedOn w:val="DefaultParagraphFont"/>
    <w:uiPriority w:val="99"/>
    <w:semiHidden/>
    <w:unhideWhenUsed/>
    <w:rsid w:val="0026388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9" w:qFormat="1"/>
    <w:lsdException w:name="heading 4" w:uiPriority="9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Hyperlink" w:uiPriority="0"/>
    <w:lsdException w:name="Strong" w:semiHidden="0" w:uiPriority="22" w:unhideWhenUsed="0"/>
    <w:lsdException w:name="Emphasis" w:semiHidden="0" w:uiPriority="20" w:unhideWhenUsed="0"/>
    <w:lsdException w:name="Table Grid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5E2"/>
    <w:pPr>
      <w:spacing w:after="0" w:line="240" w:lineRule="auto"/>
    </w:pPr>
    <w:rPr>
      <w:rFonts w:ascii="Arial" w:hAnsi="Arial"/>
      <w:sz w:val="20"/>
      <w:lang w:val="en-GB"/>
    </w:rPr>
  </w:style>
  <w:style w:type="paragraph" w:styleId="Heading1">
    <w:name w:val="heading 1"/>
    <w:basedOn w:val="Normal"/>
    <w:next w:val="Normal"/>
    <w:link w:val="Heading1Char"/>
    <w:qFormat/>
    <w:locked/>
    <w:rsid w:val="00850C9F"/>
    <w:pPr>
      <w:keepNext/>
      <w:keepLines/>
      <w:spacing w:after="360"/>
      <w:outlineLvl w:val="0"/>
    </w:pPr>
    <w:rPr>
      <w:rFonts w:eastAsiaTheme="majorEastAsia" w:cstheme="majorBidi"/>
      <w:b/>
      <w:bCs/>
      <w:caps/>
      <w:sz w:val="24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locked/>
    <w:rsid w:val="00390223"/>
    <w:pPr>
      <w:keepNext/>
      <w:keepLines/>
      <w:spacing w:after="180"/>
      <w:outlineLvl w:val="1"/>
    </w:pPr>
    <w:rPr>
      <w:rFonts w:eastAsiaTheme="majorEastAsia" w:cstheme="majorBidi"/>
      <w:b/>
      <w:bCs/>
      <w:i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locked/>
    <w:rsid w:val="00390223"/>
    <w:pPr>
      <w:keepNext/>
      <w:keepLines/>
      <w:spacing w:after="6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C9F"/>
    <w:rPr>
      <w:rFonts w:ascii="Arial" w:eastAsiaTheme="majorEastAsia" w:hAnsi="Arial" w:cstheme="majorBidi"/>
      <w:b/>
      <w:bCs/>
      <w:caps/>
      <w:sz w:val="24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90223"/>
    <w:rPr>
      <w:rFonts w:ascii="Arial" w:eastAsiaTheme="majorEastAsia" w:hAnsi="Arial" w:cstheme="majorBidi"/>
      <w:b/>
      <w:bCs/>
      <w:i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90223"/>
    <w:rPr>
      <w:rFonts w:ascii="Arial" w:eastAsiaTheme="majorEastAsia" w:hAnsi="Arial" w:cstheme="majorBidi"/>
      <w:b/>
      <w:bCs/>
      <w:sz w:val="20"/>
    </w:rPr>
  </w:style>
  <w:style w:type="character" w:styleId="Emphasis">
    <w:name w:val="Emphasis"/>
    <w:basedOn w:val="DefaultParagraphFont"/>
    <w:uiPriority w:val="20"/>
    <w:rsid w:val="0011308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561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6128"/>
    <w:rPr>
      <w:rFonts w:ascii="Square721 BT" w:hAnsi="Square721 BT"/>
      <w:sz w:val="20"/>
    </w:rPr>
  </w:style>
  <w:style w:type="paragraph" w:styleId="Footer">
    <w:name w:val="footer"/>
    <w:basedOn w:val="Normal"/>
    <w:link w:val="FooterChar"/>
    <w:unhideWhenUsed/>
    <w:rsid w:val="00F561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6128"/>
    <w:rPr>
      <w:rFonts w:ascii="Square721 BT" w:hAnsi="Square721 BT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61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1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561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ooterleft">
    <w:name w:val="footer left"/>
    <w:basedOn w:val="Header"/>
    <w:link w:val="footerleftChar"/>
    <w:qFormat/>
    <w:locked/>
    <w:rsid w:val="0022481E"/>
    <w:rPr>
      <w:sz w:val="16"/>
      <w:szCs w:val="16"/>
    </w:rPr>
  </w:style>
  <w:style w:type="paragraph" w:customStyle="1" w:styleId="footercentre">
    <w:name w:val="footer centre"/>
    <w:basedOn w:val="Header"/>
    <w:link w:val="footercentreChar"/>
    <w:qFormat/>
    <w:locked/>
    <w:rsid w:val="0022481E"/>
    <w:pPr>
      <w:jc w:val="center"/>
    </w:pPr>
    <w:rPr>
      <w:sz w:val="16"/>
      <w:szCs w:val="16"/>
    </w:rPr>
  </w:style>
  <w:style w:type="character" w:customStyle="1" w:styleId="footerleftChar">
    <w:name w:val="footer left Char"/>
    <w:basedOn w:val="HeaderChar"/>
    <w:link w:val="footerleft"/>
    <w:rsid w:val="0022481E"/>
    <w:rPr>
      <w:rFonts w:ascii="Arial" w:hAnsi="Arial"/>
      <w:sz w:val="16"/>
      <w:szCs w:val="16"/>
    </w:rPr>
  </w:style>
  <w:style w:type="paragraph" w:customStyle="1" w:styleId="footerright">
    <w:name w:val="footer right"/>
    <w:basedOn w:val="Footer"/>
    <w:link w:val="footerrightChar"/>
    <w:qFormat/>
    <w:locked/>
    <w:rsid w:val="0022481E"/>
    <w:pPr>
      <w:jc w:val="right"/>
    </w:pPr>
    <w:rPr>
      <w:sz w:val="16"/>
      <w:szCs w:val="16"/>
    </w:rPr>
  </w:style>
  <w:style w:type="character" w:customStyle="1" w:styleId="footercentreChar">
    <w:name w:val="footer centre Char"/>
    <w:basedOn w:val="HeaderChar"/>
    <w:link w:val="footercentre"/>
    <w:rsid w:val="0022481E"/>
    <w:rPr>
      <w:rFonts w:ascii="Arial" w:hAnsi="Arial"/>
      <w:sz w:val="16"/>
      <w:szCs w:val="16"/>
    </w:rPr>
  </w:style>
  <w:style w:type="paragraph" w:customStyle="1" w:styleId="imagetext">
    <w:name w:val="image text"/>
    <w:basedOn w:val="Normal"/>
    <w:link w:val="imagetextChar"/>
    <w:qFormat/>
    <w:locked/>
    <w:rsid w:val="00E41C30"/>
    <w:rPr>
      <w:i/>
    </w:rPr>
  </w:style>
  <w:style w:type="character" w:customStyle="1" w:styleId="footerrightChar">
    <w:name w:val="footer right Char"/>
    <w:basedOn w:val="FooterChar"/>
    <w:link w:val="footerright"/>
    <w:rsid w:val="0022481E"/>
    <w:rPr>
      <w:rFonts w:ascii="Arial" w:hAnsi="Arial"/>
      <w:sz w:val="16"/>
      <w:szCs w:val="16"/>
    </w:rPr>
  </w:style>
  <w:style w:type="paragraph" w:customStyle="1" w:styleId="bullet">
    <w:name w:val="bullet"/>
    <w:basedOn w:val="Normal"/>
    <w:link w:val="bulletChar"/>
    <w:qFormat/>
    <w:locked/>
    <w:rsid w:val="00B8096E"/>
    <w:pPr>
      <w:numPr>
        <w:numId w:val="1"/>
      </w:numPr>
      <w:spacing w:after="60"/>
      <w:ind w:left="568" w:hanging="284"/>
      <w:contextualSpacing/>
    </w:pPr>
  </w:style>
  <w:style w:type="paragraph" w:customStyle="1" w:styleId="bullet-sub">
    <w:name w:val="bullet-sub"/>
    <w:basedOn w:val="bullet"/>
    <w:link w:val="bullet-subChar"/>
    <w:qFormat/>
    <w:locked/>
    <w:rsid w:val="00B8096E"/>
    <w:pPr>
      <w:numPr>
        <w:ilvl w:val="1"/>
        <w:numId w:val="3"/>
      </w:numPr>
      <w:ind w:left="1135" w:hanging="284"/>
    </w:pPr>
  </w:style>
  <w:style w:type="paragraph" w:customStyle="1" w:styleId="letteredlist">
    <w:name w:val="lettered list"/>
    <w:basedOn w:val="Normal"/>
    <w:link w:val="letteredlistChar"/>
    <w:qFormat/>
    <w:locked/>
    <w:rsid w:val="00E41C30"/>
    <w:pPr>
      <w:numPr>
        <w:numId w:val="5"/>
      </w:numPr>
      <w:ind w:left="568" w:hanging="284"/>
      <w:contextualSpacing/>
    </w:pPr>
  </w:style>
  <w:style w:type="character" w:customStyle="1" w:styleId="bulletChar">
    <w:name w:val="bullet Char"/>
    <w:basedOn w:val="DefaultParagraphFont"/>
    <w:link w:val="bullet"/>
    <w:rsid w:val="00B8096E"/>
    <w:rPr>
      <w:rFonts w:ascii="Arial" w:hAnsi="Arial"/>
      <w:sz w:val="20"/>
    </w:rPr>
  </w:style>
  <w:style w:type="paragraph" w:customStyle="1" w:styleId="numberedlist">
    <w:name w:val="numbered list"/>
    <w:basedOn w:val="Normal"/>
    <w:link w:val="numberedlistChar"/>
    <w:qFormat/>
    <w:locked/>
    <w:rsid w:val="00E41C30"/>
    <w:pPr>
      <w:numPr>
        <w:numId w:val="4"/>
      </w:numPr>
      <w:ind w:left="568" w:hanging="284"/>
      <w:contextualSpacing/>
    </w:pPr>
  </w:style>
  <w:style w:type="character" w:customStyle="1" w:styleId="bullet-subChar">
    <w:name w:val="bullet-sub Char"/>
    <w:basedOn w:val="bulletChar"/>
    <w:link w:val="bullet-sub"/>
    <w:rsid w:val="00B8096E"/>
    <w:rPr>
      <w:rFonts w:ascii="Arial" w:hAnsi="Arial"/>
      <w:sz w:val="20"/>
    </w:rPr>
  </w:style>
  <w:style w:type="paragraph" w:customStyle="1" w:styleId="signaturetext">
    <w:name w:val="signature text"/>
    <w:basedOn w:val="imagetext"/>
    <w:link w:val="signaturetextChar"/>
    <w:qFormat/>
    <w:locked/>
    <w:rsid w:val="00E41C30"/>
  </w:style>
  <w:style w:type="character" w:customStyle="1" w:styleId="numberedlistChar">
    <w:name w:val="numbered list Char"/>
    <w:basedOn w:val="DefaultParagraphFont"/>
    <w:link w:val="numberedlist"/>
    <w:rsid w:val="00E41C30"/>
    <w:rPr>
      <w:rFonts w:ascii="Arial" w:hAnsi="Arial"/>
      <w:sz w:val="20"/>
    </w:rPr>
  </w:style>
  <w:style w:type="character" w:customStyle="1" w:styleId="imagetextChar">
    <w:name w:val="image text Char"/>
    <w:basedOn w:val="DefaultParagraphFont"/>
    <w:link w:val="imagetext"/>
    <w:rsid w:val="00E41C30"/>
    <w:rPr>
      <w:rFonts w:ascii="Arial" w:hAnsi="Arial"/>
      <w:i/>
      <w:sz w:val="20"/>
    </w:rPr>
  </w:style>
  <w:style w:type="character" w:customStyle="1" w:styleId="letteredlistChar">
    <w:name w:val="lettered list Char"/>
    <w:basedOn w:val="DefaultParagraphFont"/>
    <w:link w:val="letteredlist"/>
    <w:rsid w:val="00E41C30"/>
    <w:rPr>
      <w:rFonts w:ascii="Arial" w:hAnsi="Arial"/>
      <w:sz w:val="20"/>
    </w:rPr>
  </w:style>
  <w:style w:type="character" w:customStyle="1" w:styleId="signaturetextChar">
    <w:name w:val="signature text Char"/>
    <w:basedOn w:val="imagetextChar"/>
    <w:link w:val="signaturetext"/>
    <w:rsid w:val="00E41C30"/>
    <w:rPr>
      <w:rFonts w:ascii="Arial" w:hAnsi="Arial"/>
      <w:i/>
      <w:sz w:val="20"/>
    </w:rPr>
  </w:style>
  <w:style w:type="paragraph" w:styleId="ListParagraph">
    <w:name w:val="List Paragraph"/>
    <w:basedOn w:val="Normal"/>
    <w:link w:val="ListParagraphChar"/>
    <w:uiPriority w:val="34"/>
    <w:rsid w:val="007F3526"/>
    <w:pPr>
      <w:ind w:left="720"/>
      <w:contextualSpacing/>
    </w:pPr>
  </w:style>
  <w:style w:type="paragraph" w:customStyle="1" w:styleId="Subsectionheading">
    <w:name w:val="Subsection heading"/>
    <w:basedOn w:val="Normal"/>
    <w:link w:val="SubsectionChar"/>
    <w:rsid w:val="007B1825"/>
    <w:pPr>
      <w:numPr>
        <w:ilvl w:val="1"/>
        <w:numId w:val="11"/>
      </w:numPr>
      <w:spacing w:after="180"/>
    </w:pPr>
    <w:rPr>
      <w:b/>
    </w:rPr>
  </w:style>
  <w:style w:type="paragraph" w:customStyle="1" w:styleId="sub-subsectionheading">
    <w:name w:val="sub-subsection heading"/>
    <w:basedOn w:val="ListParagraph"/>
    <w:link w:val="sub-subsectionheadingChar"/>
    <w:rsid w:val="007B1825"/>
    <w:pPr>
      <w:numPr>
        <w:ilvl w:val="2"/>
        <w:numId w:val="11"/>
      </w:numPr>
      <w:spacing w:after="60"/>
      <w:ind w:left="1248" w:hanging="794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93406"/>
    <w:rPr>
      <w:rFonts w:ascii="Arial" w:hAnsi="Arial"/>
      <w:sz w:val="20"/>
    </w:rPr>
  </w:style>
  <w:style w:type="character" w:customStyle="1" w:styleId="SubsectionChar">
    <w:name w:val="Subsection Char"/>
    <w:basedOn w:val="ListParagraphChar"/>
    <w:link w:val="Subsectionheading"/>
    <w:rsid w:val="007B1825"/>
    <w:rPr>
      <w:rFonts w:ascii="Arial" w:hAnsi="Arial"/>
      <w:b/>
      <w:sz w:val="20"/>
    </w:rPr>
  </w:style>
  <w:style w:type="paragraph" w:customStyle="1" w:styleId="sub-subsectiontext">
    <w:name w:val="sub-subsection text"/>
    <w:basedOn w:val="Normal"/>
    <w:link w:val="sub-subsectiontextChar"/>
    <w:rsid w:val="00193406"/>
    <w:pPr>
      <w:ind w:left="1247"/>
    </w:pPr>
  </w:style>
  <w:style w:type="character" w:customStyle="1" w:styleId="sub-subsectionheadingChar">
    <w:name w:val="sub-subsection heading Char"/>
    <w:basedOn w:val="ListParagraphChar"/>
    <w:link w:val="sub-subsectionheading"/>
    <w:rsid w:val="007B1825"/>
    <w:rPr>
      <w:rFonts w:ascii="Arial" w:hAnsi="Arial"/>
      <w:sz w:val="20"/>
    </w:rPr>
  </w:style>
  <w:style w:type="paragraph" w:customStyle="1" w:styleId="subsectiontext">
    <w:name w:val="subsection text"/>
    <w:basedOn w:val="Normal"/>
    <w:link w:val="subsectiontextChar"/>
    <w:rsid w:val="004743EC"/>
    <w:pPr>
      <w:ind w:left="454"/>
    </w:pPr>
  </w:style>
  <w:style w:type="character" w:customStyle="1" w:styleId="sub-subsectiontextChar">
    <w:name w:val="sub-subsection text Char"/>
    <w:basedOn w:val="DefaultParagraphFont"/>
    <w:link w:val="sub-subsectiontext"/>
    <w:rsid w:val="00193406"/>
    <w:rPr>
      <w:rFonts w:ascii="Arial" w:hAnsi="Arial"/>
      <w:sz w:val="20"/>
    </w:rPr>
  </w:style>
  <w:style w:type="paragraph" w:customStyle="1" w:styleId="bulletsub-subsection">
    <w:name w:val="bullet sub-subsection"/>
    <w:basedOn w:val="bullet"/>
    <w:link w:val="bulletsub-subsectionChar"/>
    <w:rsid w:val="003A6952"/>
    <w:pPr>
      <w:ind w:left="1531"/>
    </w:pPr>
  </w:style>
  <w:style w:type="character" w:customStyle="1" w:styleId="subsectiontextChar">
    <w:name w:val="subsection text Char"/>
    <w:basedOn w:val="DefaultParagraphFont"/>
    <w:link w:val="subsectiontext"/>
    <w:rsid w:val="004743EC"/>
    <w:rPr>
      <w:rFonts w:ascii="Arial" w:hAnsi="Arial"/>
      <w:sz w:val="20"/>
    </w:rPr>
  </w:style>
  <w:style w:type="character" w:customStyle="1" w:styleId="bulletsub-subsectionChar">
    <w:name w:val="bullet sub-subsection Char"/>
    <w:basedOn w:val="bulletChar"/>
    <w:link w:val="bulletsub-subsection"/>
    <w:rsid w:val="003A6952"/>
    <w:rPr>
      <w:rFonts w:ascii="Arial" w:hAnsi="Arial"/>
      <w:sz w:val="20"/>
    </w:rPr>
  </w:style>
  <w:style w:type="paragraph" w:customStyle="1" w:styleId="DocTitle">
    <w:name w:val="Doc Title"/>
    <w:basedOn w:val="Normal"/>
    <w:link w:val="DocTitleChar"/>
    <w:qFormat/>
    <w:rsid w:val="001D7D3F"/>
    <w:rPr>
      <w:b/>
      <w:sz w:val="44"/>
      <w:szCs w:val="44"/>
    </w:rPr>
  </w:style>
  <w:style w:type="paragraph" w:customStyle="1" w:styleId="Docsubtitle1">
    <w:name w:val="Doc subtitle1"/>
    <w:basedOn w:val="Normal"/>
    <w:link w:val="Docsubtitle1Char"/>
    <w:qFormat/>
    <w:rsid w:val="006B7209"/>
    <w:rPr>
      <w:b/>
      <w:sz w:val="28"/>
      <w:szCs w:val="28"/>
    </w:rPr>
  </w:style>
  <w:style w:type="character" w:customStyle="1" w:styleId="DocTitleChar">
    <w:name w:val="Doc Title Char"/>
    <w:basedOn w:val="DefaultParagraphFont"/>
    <w:link w:val="DocTitle"/>
    <w:rsid w:val="001D7D3F"/>
    <w:rPr>
      <w:rFonts w:ascii="Arial" w:hAnsi="Arial"/>
      <w:b/>
      <w:sz w:val="44"/>
      <w:szCs w:val="44"/>
    </w:rPr>
  </w:style>
  <w:style w:type="paragraph" w:customStyle="1" w:styleId="Docsubtitle2">
    <w:name w:val="Doc subtitle2"/>
    <w:basedOn w:val="Normal"/>
    <w:link w:val="Docsubtitle2Char"/>
    <w:qFormat/>
    <w:rsid w:val="006B7209"/>
    <w:rPr>
      <w:sz w:val="28"/>
      <w:szCs w:val="28"/>
    </w:rPr>
  </w:style>
  <w:style w:type="character" w:customStyle="1" w:styleId="Docsubtitle1Char">
    <w:name w:val="Doc subtitle1 Char"/>
    <w:basedOn w:val="DefaultParagraphFont"/>
    <w:link w:val="Docsubtitle1"/>
    <w:rsid w:val="006B7209"/>
    <w:rPr>
      <w:rFonts w:ascii="Arial" w:hAnsi="Arial"/>
      <w:b/>
      <w:sz w:val="28"/>
      <w:szCs w:val="28"/>
    </w:rPr>
  </w:style>
  <w:style w:type="paragraph" w:styleId="TOC2">
    <w:name w:val="toc 2"/>
    <w:basedOn w:val="Normal"/>
    <w:next w:val="Normal"/>
    <w:autoRedefine/>
    <w:semiHidden/>
    <w:rsid w:val="005A2A3D"/>
    <w:pPr>
      <w:ind w:left="180"/>
    </w:pPr>
    <w:rPr>
      <w:rFonts w:eastAsia="Times New Roman" w:cs="Times New Roman"/>
      <w:szCs w:val="24"/>
    </w:rPr>
  </w:style>
  <w:style w:type="character" w:customStyle="1" w:styleId="Docsubtitle2Char">
    <w:name w:val="Doc subtitle2 Char"/>
    <w:basedOn w:val="DefaultParagraphFont"/>
    <w:link w:val="Docsubtitle2"/>
    <w:rsid w:val="006B7209"/>
    <w:rPr>
      <w:rFonts w:ascii="Arial" w:hAnsi="Arial"/>
      <w:sz w:val="28"/>
      <w:szCs w:val="28"/>
    </w:rPr>
  </w:style>
  <w:style w:type="character" w:styleId="Hyperlink">
    <w:name w:val="Hyperlink"/>
    <w:basedOn w:val="DefaultParagraphFont"/>
    <w:rsid w:val="005A2A3D"/>
    <w:rPr>
      <w:color w:val="0000FF"/>
      <w:u w:val="single"/>
    </w:rPr>
  </w:style>
  <w:style w:type="table" w:customStyle="1" w:styleId="WSITable">
    <w:name w:val="WSI Table"/>
    <w:basedOn w:val="TableNormal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List1">
    <w:name w:val="Light List1"/>
    <w:basedOn w:val="TableNormal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shd w:val="clear" w:color="auto" w:fill="D9D9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paragraph" w:customStyle="1" w:styleId="bullettext">
    <w:name w:val="bullet text"/>
    <w:basedOn w:val="bullet"/>
    <w:link w:val="bullettextChar"/>
    <w:qFormat/>
    <w:rsid w:val="00B8096E"/>
    <w:pPr>
      <w:numPr>
        <w:numId w:val="0"/>
      </w:numPr>
      <w:ind w:left="567"/>
    </w:pPr>
  </w:style>
  <w:style w:type="paragraph" w:customStyle="1" w:styleId="bullet-subtext">
    <w:name w:val="bullet-sub text"/>
    <w:basedOn w:val="bullettext"/>
    <w:link w:val="bullet-subtextChar"/>
    <w:qFormat/>
    <w:rsid w:val="00BA6B2D"/>
    <w:pPr>
      <w:ind w:left="1134"/>
    </w:pPr>
  </w:style>
  <w:style w:type="character" w:customStyle="1" w:styleId="bullettextChar">
    <w:name w:val="bullet text Char"/>
    <w:basedOn w:val="bulletChar"/>
    <w:link w:val="bullettext"/>
    <w:rsid w:val="00B8096E"/>
    <w:rPr>
      <w:rFonts w:ascii="Arial" w:hAnsi="Arial"/>
      <w:sz w:val="20"/>
    </w:rPr>
  </w:style>
  <w:style w:type="character" w:customStyle="1" w:styleId="bullet-subtextChar">
    <w:name w:val="bullet-sub text Char"/>
    <w:basedOn w:val="bullettextChar"/>
    <w:link w:val="bullet-subtext"/>
    <w:rsid w:val="00BA6B2D"/>
    <w:rPr>
      <w:rFonts w:ascii="Arial" w:hAnsi="Arial"/>
      <w:sz w:val="20"/>
    </w:rPr>
  </w:style>
  <w:style w:type="paragraph" w:customStyle="1" w:styleId="tablebullet">
    <w:name w:val="table bullet"/>
    <w:basedOn w:val="ListParagraph"/>
    <w:link w:val="tablebulletChar"/>
    <w:qFormat/>
    <w:rsid w:val="00110754"/>
    <w:pPr>
      <w:numPr>
        <w:numId w:val="12"/>
      </w:numPr>
      <w:ind w:left="284" w:hanging="284"/>
    </w:pPr>
    <w:rPr>
      <w:color w:val="000000" w:themeColor="text1"/>
    </w:rPr>
  </w:style>
  <w:style w:type="character" w:customStyle="1" w:styleId="tablebulletChar">
    <w:name w:val="table bullet Char"/>
    <w:basedOn w:val="ListParagraphChar"/>
    <w:link w:val="tablebullet"/>
    <w:rsid w:val="00110754"/>
    <w:rPr>
      <w:rFonts w:ascii="Arial" w:hAnsi="Arial"/>
      <w:color w:val="000000" w:themeColor="text1"/>
      <w:sz w:val="20"/>
    </w:rPr>
  </w:style>
  <w:style w:type="paragraph" w:customStyle="1" w:styleId="bullet-sub-sub">
    <w:name w:val="bullet-sub-sub"/>
    <w:basedOn w:val="bullet-sub"/>
    <w:link w:val="bullet-sub-subChar"/>
    <w:qFormat/>
    <w:rsid w:val="00B8096E"/>
    <w:pPr>
      <w:numPr>
        <w:ilvl w:val="2"/>
      </w:numPr>
      <w:ind w:left="1702" w:hanging="284"/>
    </w:pPr>
  </w:style>
  <w:style w:type="paragraph" w:customStyle="1" w:styleId="bullet-sub-subtext">
    <w:name w:val="bullet-sub-sub text"/>
    <w:basedOn w:val="bullet-subtext"/>
    <w:link w:val="bullet-sub-subtextChar"/>
    <w:qFormat/>
    <w:rsid w:val="00BA6B2D"/>
    <w:pPr>
      <w:ind w:left="1701"/>
    </w:pPr>
  </w:style>
  <w:style w:type="character" w:customStyle="1" w:styleId="bullet-sub-subChar">
    <w:name w:val="bullet-sub-sub Char"/>
    <w:basedOn w:val="bullet-subChar"/>
    <w:link w:val="bullet-sub-sub"/>
    <w:rsid w:val="00B8096E"/>
    <w:rPr>
      <w:rFonts w:ascii="Arial" w:hAnsi="Arial"/>
      <w:sz w:val="20"/>
    </w:rPr>
  </w:style>
  <w:style w:type="paragraph" w:customStyle="1" w:styleId="tablesub-bullet">
    <w:name w:val="table sub-bullet"/>
    <w:basedOn w:val="tablebullet"/>
    <w:link w:val="tablesub-bulletChar"/>
    <w:qFormat/>
    <w:rsid w:val="00B8096E"/>
    <w:pPr>
      <w:numPr>
        <w:numId w:val="13"/>
      </w:numPr>
      <w:ind w:left="568" w:hanging="284"/>
    </w:pPr>
  </w:style>
  <w:style w:type="character" w:customStyle="1" w:styleId="bullet-sub-subtextChar">
    <w:name w:val="bullet-sub-sub text Char"/>
    <w:basedOn w:val="bullet-subtextChar"/>
    <w:link w:val="bullet-sub-subtext"/>
    <w:rsid w:val="00BA6B2D"/>
    <w:rPr>
      <w:rFonts w:ascii="Arial" w:hAnsi="Arial"/>
      <w:sz w:val="20"/>
    </w:rPr>
  </w:style>
  <w:style w:type="character" w:customStyle="1" w:styleId="tablesub-bulletChar">
    <w:name w:val="table sub-bullet Char"/>
    <w:basedOn w:val="tablebulletChar"/>
    <w:link w:val="tablesub-bullet"/>
    <w:rsid w:val="00B8096E"/>
    <w:rPr>
      <w:rFonts w:ascii="Arial" w:hAnsi="Arial"/>
      <w:color w:val="000000" w:themeColor="text1"/>
      <w:sz w:val="20"/>
    </w:rPr>
  </w:style>
  <w:style w:type="paragraph" w:styleId="TOC1">
    <w:name w:val="toc 1"/>
    <w:basedOn w:val="Normal"/>
    <w:next w:val="Normal"/>
    <w:autoRedefine/>
    <w:semiHidden/>
    <w:rsid w:val="00CE6B36"/>
    <w:rPr>
      <w:rFonts w:eastAsia="Times New Roman" w:cs="Times New Roman"/>
      <w:szCs w:val="24"/>
    </w:rPr>
  </w:style>
  <w:style w:type="paragraph" w:customStyle="1" w:styleId="Doctitle0">
    <w:name w:val="Doc title"/>
    <w:basedOn w:val="Normal"/>
    <w:rsid w:val="00CE6B36"/>
    <w:rPr>
      <w:rFonts w:eastAsia="Times New Roman" w:cs="Times New Roman"/>
      <w:b/>
      <w:sz w:val="40"/>
      <w:szCs w:val="24"/>
    </w:rPr>
  </w:style>
  <w:style w:type="character" w:styleId="PageNumber">
    <w:name w:val="page number"/>
    <w:basedOn w:val="DefaultParagraphFont"/>
    <w:rsid w:val="00CE6B36"/>
    <w:rPr>
      <w:rFonts w:ascii="Arial" w:hAnsi="Arial"/>
      <w:sz w:val="16"/>
    </w:rPr>
  </w:style>
  <w:style w:type="paragraph" w:customStyle="1" w:styleId="fixedtext">
    <w:name w:val="fixed text"/>
    <w:basedOn w:val="Normal"/>
    <w:link w:val="fixedtextChar"/>
    <w:locked/>
    <w:rsid w:val="004632D2"/>
    <w:pPr>
      <w:ind w:left="851"/>
    </w:pPr>
    <w:rPr>
      <w:rFonts w:eastAsia="Times New Roman" w:cs="Times New Roman"/>
      <w:szCs w:val="24"/>
      <w:lang w:eastAsia="en-GB"/>
    </w:rPr>
  </w:style>
  <w:style w:type="paragraph" w:customStyle="1" w:styleId="Editabletext">
    <w:name w:val="Editable text"/>
    <w:basedOn w:val="Normal"/>
    <w:link w:val="EditabletextChar1"/>
    <w:locked/>
    <w:rsid w:val="004632D2"/>
    <w:pPr>
      <w:ind w:left="851"/>
    </w:pPr>
    <w:rPr>
      <w:rFonts w:eastAsia="Times New Roman" w:cs="Times New Roman"/>
      <w:color w:val="0000FF"/>
      <w:szCs w:val="24"/>
    </w:rPr>
  </w:style>
  <w:style w:type="character" w:customStyle="1" w:styleId="EditabletextChar1">
    <w:name w:val="Editable text Char1"/>
    <w:basedOn w:val="DefaultParagraphFont"/>
    <w:link w:val="Editabletext"/>
    <w:rsid w:val="004632D2"/>
    <w:rPr>
      <w:rFonts w:ascii="Arial" w:eastAsia="Times New Roman" w:hAnsi="Arial" w:cs="Times New Roman"/>
      <w:color w:val="0000FF"/>
      <w:sz w:val="20"/>
      <w:szCs w:val="24"/>
      <w:lang w:val="en-GB"/>
    </w:rPr>
  </w:style>
  <w:style w:type="character" w:customStyle="1" w:styleId="fixedtextChar">
    <w:name w:val="fixed text Char"/>
    <w:basedOn w:val="DefaultParagraphFont"/>
    <w:link w:val="fixedtext"/>
    <w:rsid w:val="004632D2"/>
    <w:rPr>
      <w:rFonts w:ascii="Arial" w:eastAsia="Times New Roman" w:hAnsi="Arial" w:cs="Times New Roman"/>
      <w:sz w:val="20"/>
      <w:szCs w:val="24"/>
      <w:lang w:val="en-GB" w:eastAsia="en-GB"/>
    </w:rPr>
  </w:style>
  <w:style w:type="table" w:styleId="LightShading-Accent1">
    <w:name w:val="Light Shading Accent 1"/>
    <w:basedOn w:val="TableNormal"/>
    <w:uiPriority w:val="60"/>
    <w:rsid w:val="0083286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832869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hps">
    <w:name w:val="hps"/>
    <w:basedOn w:val="DefaultParagraphFont"/>
    <w:rsid w:val="0008577D"/>
  </w:style>
  <w:style w:type="paragraph" w:customStyle="1" w:styleId="Heading3AA">
    <w:name w:val="Heading 3 A A"/>
    <w:next w:val="Normal"/>
    <w:autoRedefine/>
    <w:rsid w:val="00041F11"/>
    <w:pPr>
      <w:keepNext/>
      <w:keepLines/>
      <w:spacing w:after="60" w:line="240" w:lineRule="auto"/>
      <w:outlineLvl w:val="2"/>
    </w:pPr>
    <w:rPr>
      <w:rFonts w:ascii="Arial Bold" w:eastAsia="ヒラギノ角ゴ Pro W3" w:hAnsi="Arial Bold" w:cs="Times New Roman"/>
      <w:color w:val="000000"/>
      <w:sz w:val="20"/>
      <w:szCs w:val="20"/>
      <w:lang w:val="en-GB"/>
    </w:rPr>
  </w:style>
  <w:style w:type="paragraph" w:customStyle="1" w:styleId="Default">
    <w:name w:val="Default"/>
    <w:rsid w:val="00041F11"/>
    <w:pPr>
      <w:widowControl w:val="0"/>
      <w:spacing w:after="0" w:line="240" w:lineRule="auto"/>
    </w:pPr>
    <w:rPr>
      <w:rFonts w:ascii="Arial" w:eastAsia="ヒラギノ角ゴ Pro W3" w:hAnsi="Arial" w:cs="Times New Roman"/>
      <w:color w:val="000000"/>
      <w:sz w:val="24"/>
      <w:szCs w:val="20"/>
      <w:lang w:val="fr-FR"/>
    </w:rPr>
  </w:style>
  <w:style w:type="character" w:customStyle="1" w:styleId="shorttext">
    <w:name w:val="short_text"/>
    <w:basedOn w:val="DefaultParagraphFont"/>
    <w:rsid w:val="00456E07"/>
  </w:style>
  <w:style w:type="character" w:styleId="FollowedHyperlink">
    <w:name w:val="FollowedHyperlink"/>
    <w:basedOn w:val="DefaultParagraphFont"/>
    <w:uiPriority w:val="99"/>
    <w:semiHidden/>
    <w:unhideWhenUsed/>
    <w:rsid w:val="0026388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20" Type="http://schemas.openxmlformats.org/officeDocument/2006/relationships/footer" Target="footer2.xml"/><Relationship Id="rId21" Type="http://schemas.openxmlformats.org/officeDocument/2006/relationships/fontTable" Target="fontTable.xml"/><Relationship Id="rId22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emf"/><Relationship Id="rId19" Type="http://schemas.openxmlformats.org/officeDocument/2006/relationships/header" Target="header2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\Documents\WSI_A\13_Visual_Identity\WSI_templates_2010\WSI_doc_wcover_wonum_v1.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77B354-5DC3-BC4A-A631-E82D590B4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\Users\Jane\Documents\WSI_A\13_Visual_Identity\WSI_templates_2010\WSI_doc_wcover_wonum_v1.2.dotx</Template>
  <TotalTime>16</TotalTime>
  <Pages>14</Pages>
  <Words>3148</Words>
  <Characters>17946</Characters>
  <Application>Microsoft Macintosh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WorldSkills International Secretariat</Company>
  <LinksUpToDate>false</LinksUpToDate>
  <CharactersWithSpaces>21052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 Stokie (WSI)</dc:creator>
  <cp:lastModifiedBy>Zoo-Sun</cp:lastModifiedBy>
  <cp:revision>7</cp:revision>
  <cp:lastPrinted>2013-06-30T12:29:00Z</cp:lastPrinted>
  <dcterms:created xsi:type="dcterms:W3CDTF">2013-06-30T08:24:00Z</dcterms:created>
  <dcterms:modified xsi:type="dcterms:W3CDTF">2013-06-30T12:30:00Z</dcterms:modified>
</cp:coreProperties>
</file>