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1516" w:rsidRPr="00EA5133" w:rsidRDefault="00C41516" w:rsidP="00A11118"/>
    <w:p w:rsidR="00C41516" w:rsidRPr="00EA5133" w:rsidRDefault="00C41516" w:rsidP="00A11118"/>
    <w:p w:rsidR="00C41516" w:rsidRPr="00EA5133" w:rsidRDefault="00C41516" w:rsidP="00A11118"/>
    <w:p w:rsidR="00C41516" w:rsidRPr="00EA5133" w:rsidRDefault="00C41516" w:rsidP="00A11118"/>
    <w:p w:rsidR="00C41516" w:rsidRPr="00EA5133" w:rsidRDefault="00C41516" w:rsidP="00A11118"/>
    <w:p w:rsidR="00C41516" w:rsidRPr="00EA5133" w:rsidRDefault="00C41516" w:rsidP="00A11118"/>
    <w:p w:rsidR="00C41516" w:rsidRPr="00EA5133" w:rsidRDefault="00C41516" w:rsidP="00A11118"/>
    <w:p w:rsidR="00C41516" w:rsidRPr="00EA5133" w:rsidRDefault="00C41516" w:rsidP="00A11118"/>
    <w:p w:rsidR="00C41516" w:rsidRPr="00EA5133" w:rsidRDefault="00C41516" w:rsidP="00A11118"/>
    <w:p w:rsidR="00C41516" w:rsidRPr="00EA5133" w:rsidRDefault="00C41516" w:rsidP="00A11118"/>
    <w:p w:rsidR="00C41516" w:rsidRPr="00EA5133" w:rsidRDefault="00C41516" w:rsidP="00A11118"/>
    <w:p w:rsidR="00C41516" w:rsidRPr="00EA5133" w:rsidRDefault="00C41516" w:rsidP="00A11118"/>
    <w:p w:rsidR="00C41516" w:rsidRPr="00EA5133" w:rsidRDefault="00C41516" w:rsidP="00A11118"/>
    <w:p w:rsidR="00C41516" w:rsidRDefault="00C41516" w:rsidP="00CE6B36">
      <w:pPr>
        <w:pStyle w:val="Doctitle0"/>
        <w:rPr>
          <w:ins w:id="0" w:author="Kinder" w:date="2013-06-30T08:23:00Z"/>
        </w:rPr>
      </w:pPr>
      <w:r w:rsidRPr="00C41516">
        <w:rPr>
          <w:rPrChange w:id="1" w:author="Wolfgang J. Toechterle" w:date="2013-06-22T10:32:00Z">
            <w:rPr>
              <w:rFonts w:eastAsia="Times New Roman"/>
              <w:b w:val="0"/>
              <w:sz w:val="20"/>
              <w:lang w:val="fr-FR"/>
            </w:rPr>
          </w:rPrChange>
        </w:rPr>
        <w:t xml:space="preserve">Test Project </w:t>
      </w:r>
      <w:del w:id="2" w:author="Kinder" w:date="2013-06-30T08:18:00Z">
        <w:r w:rsidRPr="00C41516">
          <w:rPr>
            <w:rPrChange w:id="3" w:author="Wolfgang J. Toechterle" w:date="2013-06-22T10:32:00Z">
              <w:rPr>
                <w:rFonts w:eastAsia="Times New Roman"/>
                <w:b w:val="0"/>
                <w:sz w:val="20"/>
                <w:lang w:val="fr-FR"/>
              </w:rPr>
            </w:rPrChange>
          </w:rPr>
          <w:delText>document template</w:delText>
        </w:r>
      </w:del>
      <w:ins w:id="4" w:author="Kinder" w:date="2013-06-30T08:18:00Z">
        <w:r>
          <w:t xml:space="preserve">Module 1 </w:t>
        </w:r>
      </w:ins>
    </w:p>
    <w:p w:rsidR="00C41516" w:rsidRPr="00C41516" w:rsidRDefault="00C41516" w:rsidP="00CE6B36">
      <w:pPr>
        <w:pStyle w:val="Doctitle0"/>
        <w:rPr>
          <w:rPrChange w:id="5" w:author="Unknown">
            <w:rPr>
              <w:lang w:val="fr-FR"/>
            </w:rPr>
          </w:rPrChange>
        </w:rPr>
      </w:pPr>
      <w:ins w:id="6" w:author="Kinder" w:date="2013-06-30T08:18:00Z">
        <w:r>
          <w:t>(Corporate Design)</w:t>
        </w:r>
      </w:ins>
      <w:ins w:id="7" w:author="i5" w:date="2013-06-30T22:50:00Z">
        <w:r w:rsidRPr="00C41516">
          <w:rPr>
            <w:rFonts w:ascii="ＭＳ Ｐゴシック" w:eastAsia="ＭＳ Ｐゴシック" w:hAnsi="ＭＳ Ｐゴシック"/>
            <w:lang w:eastAsia="ja-JP"/>
            <w:rPrChange w:id="8" w:author="i5" w:date="2013-07-01T18:25:00Z">
              <w:rPr>
                <w:b w:val="0"/>
                <w:sz w:val="20"/>
                <w:lang w:eastAsia="ja-JP"/>
              </w:rPr>
            </w:rPrChange>
          </w:rPr>
          <w:t>(</w:t>
        </w:r>
        <w:r w:rsidRPr="00C41516">
          <w:rPr>
            <w:rFonts w:ascii="ＭＳ Ｐゴシック" w:eastAsia="ＭＳ Ｐゴシック" w:hAnsi="ＭＳ Ｐゴシック" w:hint="eastAsia"/>
            <w:lang w:eastAsia="ja-JP"/>
            <w:rPrChange w:id="9" w:author="i5" w:date="2013-07-01T18:25:00Z">
              <w:rPr>
                <w:rFonts w:hint="eastAsia"/>
                <w:b w:val="0"/>
                <w:sz w:val="20"/>
                <w:lang w:eastAsia="ja-JP"/>
              </w:rPr>
            </w:rPrChange>
          </w:rPr>
          <w:t>コーポレートデザイン</w:t>
        </w:r>
        <w:r w:rsidRPr="00C41516">
          <w:rPr>
            <w:rFonts w:ascii="ＭＳ Ｐゴシック" w:eastAsia="ＭＳ Ｐゴシック" w:hAnsi="ＭＳ Ｐゴシック"/>
            <w:lang w:eastAsia="ja-JP"/>
            <w:rPrChange w:id="10" w:author="i5" w:date="2013-07-01T18:25:00Z">
              <w:rPr>
                <w:b w:val="0"/>
                <w:sz w:val="20"/>
                <w:lang w:eastAsia="ja-JP"/>
              </w:rPr>
            </w:rPrChange>
          </w:rPr>
          <w:t>)</w:t>
        </w:r>
      </w:ins>
    </w:p>
    <w:p w:rsidR="00C41516" w:rsidRPr="00C41516" w:rsidRDefault="00C41516" w:rsidP="00C41516">
      <w:pPr>
        <w:pStyle w:val="Docsubtitle2"/>
        <w:rPr>
          <w:rPrChange w:id="11" w:author="Kinder" w:date="2013-06-30T08:24:00Z">
            <w:rPr>
              <w:lang w:val="fr-FR"/>
            </w:rPr>
          </w:rPrChange>
        </w:rPr>
        <w:pPrChange w:id="12" w:author="Kinder" w:date="2013-06-30T08:24:00Z">
          <w:pPr>
            <w:pStyle w:val="Docsubtitle1"/>
          </w:pPr>
        </w:pPrChange>
      </w:pPr>
      <w:r w:rsidRPr="00C41516">
        <w:rPr>
          <w:rPrChange w:id="13" w:author="Wolfgang J. Toechterle" w:date="2013-06-22T10:32:00Z">
            <w:rPr>
              <w:lang w:val="fr-FR"/>
            </w:rPr>
          </w:rPrChange>
        </w:rPr>
        <w:t>WSC2013_TP40_MO</w:t>
      </w:r>
      <w:ins w:id="14" w:author="Kinder" w:date="2013-06-30T08:20:00Z">
        <w:r>
          <w:t>1</w:t>
        </w:r>
      </w:ins>
      <w:del w:id="15" w:author="Kinder" w:date="2013-06-30T08:20:00Z">
        <w:r w:rsidRPr="00C41516">
          <w:rPr>
            <w:rPrChange w:id="16" w:author="Wolfgang J. Toechterle" w:date="2013-06-22T10:32:00Z">
              <w:rPr>
                <w:lang w:val="fr-FR"/>
              </w:rPr>
            </w:rPrChange>
          </w:rPr>
          <w:delText>D_CD</w:delText>
        </w:r>
      </w:del>
      <w:r w:rsidRPr="00C41516">
        <w:rPr>
          <w:rPrChange w:id="17" w:author="Wolfgang J. Toechterle" w:date="2013-06-22T10:32:00Z">
            <w:rPr>
              <w:lang w:val="fr-FR"/>
            </w:rPr>
          </w:rPrChange>
        </w:rPr>
        <w:t>_</w:t>
      </w:r>
      <w:del w:id="18" w:author="Kinder" w:date="2013-06-30T08:20:00Z">
        <w:r w:rsidRPr="00C41516">
          <w:rPr>
            <w:rPrChange w:id="19" w:author="Wolfgang J. Toechterle" w:date="2013-06-22T10:32:00Z">
              <w:rPr>
                <w:lang w:val="fr-FR"/>
              </w:rPr>
            </w:rPrChange>
          </w:rPr>
          <w:delText>PRE</w:delText>
        </w:r>
      </w:del>
      <w:ins w:id="20" w:author="Kinder" w:date="2013-06-30T08:20:00Z">
        <w:r>
          <w:t>actual</w:t>
        </w:r>
      </w:ins>
      <w:r w:rsidRPr="00C41516">
        <w:rPr>
          <w:rPrChange w:id="21" w:author="Wolfgang J. Toechterle" w:date="2013-06-22T10:32:00Z">
            <w:rPr>
              <w:lang w:val="fr-FR"/>
            </w:rPr>
          </w:rPrChange>
        </w:rPr>
        <w:t>_</w:t>
      </w:r>
      <w:ins w:id="22" w:author="i5" w:date="2013-07-01T20:07:00Z">
        <w:r>
          <w:rPr>
            <w:lang w:eastAsia="ja-JP"/>
          </w:rPr>
          <w:t>JP</w:t>
        </w:r>
      </w:ins>
      <w:del w:id="23" w:author="i5" w:date="2013-07-01T20:07:00Z">
        <w:r w:rsidRPr="00C41516" w:rsidDel="00D973F1">
          <w:rPr>
            <w:lang w:eastAsia="ja-JP"/>
            <w:rPrChange w:id="24" w:author="Wolfgang J. Toechterle" w:date="2013-06-22T10:32:00Z">
              <w:rPr>
                <w:lang w:val="fr-FR"/>
              </w:rPr>
            </w:rPrChange>
          </w:rPr>
          <w:delText>EN</w:delText>
        </w:r>
      </w:del>
    </w:p>
    <w:p w:rsidR="00C41516" w:rsidRPr="00C41516" w:rsidRDefault="00C41516" w:rsidP="00CE6B36">
      <w:pPr>
        <w:pStyle w:val="Docsubtitle2"/>
        <w:rPr>
          <w:rPrChange w:id="25" w:author="Unknown">
            <w:rPr>
              <w:lang w:val="fr-FR"/>
            </w:rPr>
          </w:rPrChange>
        </w:rPr>
      </w:pPr>
    </w:p>
    <w:p w:rsidR="00C41516" w:rsidRDefault="00C41516" w:rsidP="00CE6B36">
      <w:pPr>
        <w:pStyle w:val="Docsubtitle2"/>
        <w:rPr>
          <w:ins w:id="26" w:author="Kinder" w:date="2013-06-30T08:24:00Z"/>
        </w:rPr>
      </w:pPr>
      <w:r w:rsidRPr="00EA5133">
        <w:t>Submitted by:</w:t>
      </w:r>
      <w:ins w:id="27" w:author="Wolfgang J. Toechterle" w:date="2013-06-07T08:23:00Z">
        <w:r w:rsidRPr="00EA5133">
          <w:t xml:space="preserve"> </w:t>
        </w:r>
      </w:ins>
    </w:p>
    <w:p w:rsidR="00C41516" w:rsidRDefault="00C41516" w:rsidP="00CE6B36">
      <w:pPr>
        <w:pStyle w:val="Docsubtitle2"/>
        <w:rPr>
          <w:ins w:id="28" w:author="Kinder" w:date="2013-06-30T08:24:00Z"/>
        </w:rPr>
      </w:pPr>
      <w:ins w:id="29" w:author="Wolfgang J. Toechterle" w:date="2013-06-22T09:47:00Z">
        <w:del w:id="30" w:author="Kinder" w:date="2013-06-30T09:11:00Z">
          <w:r w:rsidRPr="00EA5133" w:rsidDel="0074449E">
            <w:delText>Adel Alsalem</w:delText>
          </w:r>
        </w:del>
        <w:del w:id="31" w:author="Kinder" w:date="2013-06-30T08:24:00Z">
          <w:r w:rsidRPr="00EA5133" w:rsidDel="006402F1">
            <w:delText xml:space="preserve">, </w:delText>
          </w:r>
        </w:del>
      </w:ins>
      <w:ins w:id="32" w:author="Wolfgang J. Toechterle" w:date="2013-06-07T08:36:00Z">
        <w:r w:rsidRPr="00EA5133">
          <w:t>Thierry Herman</w:t>
        </w:r>
      </w:ins>
      <w:ins w:id="33" w:author="Kinder" w:date="2013-06-30T08:24:00Z">
        <w:r>
          <w:t xml:space="preserve"> BE</w:t>
        </w:r>
      </w:ins>
    </w:p>
    <w:p w:rsidR="00C41516" w:rsidRDefault="00C41516" w:rsidP="00CE6B36">
      <w:pPr>
        <w:pStyle w:val="Docsubtitle2"/>
        <w:rPr>
          <w:ins w:id="34" w:author="Kinder" w:date="2013-06-30T08:25:00Z"/>
        </w:rPr>
      </w:pPr>
      <w:ins w:id="35" w:author="Wolfgang J. Toechterle" w:date="2013-06-07T08:36:00Z">
        <w:del w:id="36" w:author="Kinder" w:date="2013-06-30T08:24:00Z">
          <w:r w:rsidRPr="00EA5133" w:rsidDel="006402F1">
            <w:delText xml:space="preserve">, </w:delText>
          </w:r>
        </w:del>
      </w:ins>
      <w:ins w:id="37" w:author="Wolfgang J. Toechterle" w:date="2013-06-07T08:23:00Z">
        <w:r w:rsidRPr="00C41516">
          <w:rPr>
            <w:rPrChange w:id="38" w:author="Wolfgang J. Toechterle" w:date="2013-06-22T10:32:00Z">
              <w:rPr>
                <w:b/>
                <w:lang w:val="en-US"/>
              </w:rPr>
            </w:rPrChange>
          </w:rPr>
          <w:t>Susanne Moustgaard</w:t>
        </w:r>
      </w:ins>
      <w:ins w:id="39" w:author="Kinder" w:date="2013-06-30T08:25:00Z">
        <w:r>
          <w:t xml:space="preserve"> DN</w:t>
        </w:r>
      </w:ins>
    </w:p>
    <w:p w:rsidR="00C41516" w:rsidRDefault="00C41516" w:rsidP="00CE6B36">
      <w:pPr>
        <w:pStyle w:val="Docsubtitle2"/>
        <w:rPr>
          <w:ins w:id="40" w:author="Kinder" w:date="2013-06-30T08:25:00Z"/>
        </w:rPr>
      </w:pPr>
      <w:ins w:id="41" w:author="Wolfgang J. Toechterle" w:date="2013-06-07T08:23:00Z">
        <w:del w:id="42" w:author="Kinder" w:date="2013-06-30T08:25:00Z">
          <w:r w:rsidRPr="00C41516">
            <w:rPr>
              <w:rPrChange w:id="43" w:author="Wolfgang J. Toechterle" w:date="2013-06-22T10:32:00Z">
                <w:rPr>
                  <w:b/>
                  <w:lang w:val="en-US"/>
                </w:rPr>
              </w:rPrChange>
            </w:rPr>
            <w:delText xml:space="preserve">, </w:delText>
          </w:r>
        </w:del>
      </w:ins>
      <w:ins w:id="44" w:author="Wolfgang J. Toechterle" w:date="2013-06-07T08:24:00Z">
        <w:r w:rsidRPr="00C41516">
          <w:rPr>
            <w:rPrChange w:id="45" w:author="Wolfgang J. Toechterle" w:date="2013-06-22T10:32:00Z">
              <w:rPr>
                <w:b/>
                <w:lang w:val="en-US"/>
              </w:rPr>
            </w:rPrChange>
          </w:rPr>
          <w:t>Terkko Malm</w:t>
        </w:r>
      </w:ins>
      <w:ins w:id="46" w:author="Kinder" w:date="2013-06-30T08:25:00Z">
        <w:r>
          <w:t xml:space="preserve"> FI</w:t>
        </w:r>
      </w:ins>
      <w:ins w:id="47" w:author="Wolfgang J. Toechterle" w:date="2013-06-07T08:24:00Z">
        <w:del w:id="48" w:author="Kinder" w:date="2013-06-30T08:25:00Z">
          <w:r w:rsidRPr="00C41516">
            <w:rPr>
              <w:rPrChange w:id="49" w:author="Wolfgang J. Toechterle" w:date="2013-06-22T10:32:00Z">
                <w:rPr>
                  <w:b/>
                  <w:lang w:val="en-US"/>
                </w:rPr>
              </w:rPrChange>
            </w:rPr>
            <w:delText>,</w:delText>
          </w:r>
        </w:del>
      </w:ins>
    </w:p>
    <w:p w:rsidR="00C41516" w:rsidRDefault="00C41516" w:rsidP="00CE6B36">
      <w:pPr>
        <w:pStyle w:val="Docsubtitle2"/>
        <w:rPr>
          <w:ins w:id="50" w:author="Kinder" w:date="2013-06-30T09:10:00Z"/>
        </w:rPr>
      </w:pPr>
      <w:ins w:id="51" w:author="Wolfgang J. Toechterle" w:date="2013-06-07T08:24:00Z">
        <w:del w:id="52" w:author="Kinder" w:date="2013-06-30T08:25:00Z">
          <w:r w:rsidRPr="00C41516">
            <w:rPr>
              <w:rPrChange w:id="53" w:author="Wolfgang J. Toechterle" w:date="2013-06-22T10:32:00Z">
                <w:rPr>
                  <w:b/>
                  <w:lang w:val="en-US"/>
                </w:rPr>
              </w:rPrChange>
            </w:rPr>
            <w:delText xml:space="preserve"> </w:delText>
          </w:r>
        </w:del>
      </w:ins>
      <w:ins w:id="54" w:author="Wolfgang J. Toechterle" w:date="2013-06-22T09:48:00Z">
        <w:r w:rsidRPr="00EA5133">
          <w:t>Sathish Narayanan</w:t>
        </w:r>
        <w:del w:id="55" w:author="Kinder" w:date="2013-06-30T08:25:00Z">
          <w:r w:rsidRPr="00EA5133" w:rsidDel="006402F1">
            <w:delText>,</w:delText>
          </w:r>
        </w:del>
      </w:ins>
      <w:ins w:id="56" w:author="Kinder" w:date="2013-06-30T08:25:00Z">
        <w:r>
          <w:t xml:space="preserve"> IN</w:t>
        </w:r>
      </w:ins>
    </w:p>
    <w:p w:rsidR="00C41516" w:rsidRPr="00EA5133" w:rsidRDefault="00C41516" w:rsidP="001151B7">
      <w:pPr>
        <w:pStyle w:val="Docsubtitle2"/>
        <w:rPr>
          <w:ins w:id="57" w:author="Kinder" w:date="2013-06-30T09:10:00Z"/>
        </w:rPr>
      </w:pPr>
      <w:ins w:id="58" w:author="Kinder" w:date="2013-06-30T09:10:00Z">
        <w:r w:rsidRPr="001D2089">
          <w:t>Amy Soon</w:t>
        </w:r>
        <w:r>
          <w:t xml:space="preserve"> SG</w:t>
        </w:r>
      </w:ins>
    </w:p>
    <w:p w:rsidR="00C41516" w:rsidRDefault="00C41516" w:rsidP="00C41516">
      <w:pPr>
        <w:pStyle w:val="Docsubtitle2"/>
        <w:numPr>
          <w:ins w:id="59" w:author="i5" w:date="2013-07-01T18:26:00Z"/>
        </w:numPr>
        <w:rPr>
          <w:del w:id="60" w:author="Kinder" w:date="2013-06-30T09:09:00Z"/>
        </w:rPr>
        <w:pPrChange w:id="61" w:author="Kinder" w:date="2013-06-30T09:10:00Z">
          <w:pPr>
            <w:pStyle w:val="Docsubtitle2"/>
            <w:spacing w:after="200" w:line="276" w:lineRule="auto"/>
          </w:pPr>
        </w:pPrChange>
      </w:pPr>
      <w:ins w:id="62" w:author="Wolfgang J. Toechterle" w:date="2013-06-22T09:48:00Z">
        <w:del w:id="63" w:author="Kinder" w:date="2013-06-30T08:25:00Z">
          <w:r w:rsidRPr="00EA5133" w:rsidDel="006402F1">
            <w:delText xml:space="preserve"> </w:delText>
          </w:r>
        </w:del>
      </w:ins>
      <w:ins w:id="64" w:author="Wolfgang J. Toechterle" w:date="2013-06-07T08:23:00Z">
        <w:r w:rsidRPr="00C41516">
          <w:rPr>
            <w:rPrChange w:id="65" w:author="Wolfgang J. Toechterle" w:date="2013-06-22T10:32:00Z">
              <w:rPr>
                <w:b/>
                <w:lang w:val="en-US"/>
              </w:rPr>
            </w:rPrChange>
          </w:rPr>
          <w:t>Wolfgang Toechterle</w:t>
        </w:r>
      </w:ins>
      <w:ins w:id="66" w:author="Kinder" w:date="2013-06-30T08:25:00Z">
        <w:r>
          <w:t xml:space="preserve"> IT</w:t>
        </w:r>
      </w:ins>
      <w:ins w:id="67" w:author="Wolfgang J. Toechterle" w:date="2013-06-07T08:24:00Z">
        <w:del w:id="68" w:author="Kinder" w:date="2013-06-30T08:25:00Z">
          <w:r w:rsidRPr="00C41516">
            <w:rPr>
              <w:rPrChange w:id="69" w:author="Wolfgang J. Toechterle" w:date="2013-06-22T10:32:00Z">
                <w:rPr>
                  <w:b/>
                  <w:lang w:val="en-US"/>
                </w:rPr>
              </w:rPrChange>
            </w:rPr>
            <w:delText xml:space="preserve">, </w:delText>
          </w:r>
        </w:del>
        <w:del w:id="70" w:author="Kinder" w:date="2013-06-30T09:09:00Z">
          <w:r w:rsidRPr="00C41516">
            <w:rPr>
              <w:rPrChange w:id="71" w:author="Wolfgang J. Toechterle" w:date="2013-06-22T10:32:00Z">
                <w:rPr>
                  <w:b/>
                  <w:lang w:val="en-US"/>
                </w:rPr>
              </w:rPrChange>
            </w:rPr>
            <w:delText>Amy Soon</w:delText>
          </w:r>
        </w:del>
      </w:ins>
    </w:p>
    <w:p w:rsidR="00C41516" w:rsidRDefault="00C41516" w:rsidP="00C41516">
      <w:pPr>
        <w:pStyle w:val="Docsubtitle2"/>
        <w:numPr>
          <w:ins w:id="72" w:author="i5" w:date="2013-07-01T18:26:00Z"/>
        </w:numPr>
        <w:rPr>
          <w:del w:id="73" w:author="Kinder" w:date="2013-06-30T08:25:00Z"/>
        </w:rPr>
        <w:pPrChange w:id="74" w:author="Kinder" w:date="2013-06-30T09:10:00Z">
          <w:pPr>
            <w:pStyle w:val="Docsubtitle2"/>
            <w:spacing w:after="200" w:line="276" w:lineRule="auto"/>
          </w:pPr>
        </w:pPrChange>
      </w:pPr>
      <w:del w:id="75" w:author="Kinder" w:date="2013-06-30T08:25:00Z">
        <w:r w:rsidRPr="00EA5133" w:rsidDel="00123A66">
          <w:delText xml:space="preserve">Name: </w:delText>
        </w:r>
        <w:r w:rsidRPr="00C41516">
          <w:rPr>
            <w:rFonts w:cs="Arial"/>
            <w:rPrChange w:id="76" w:author="Wolfgang J. Toechterle" w:date="2013-06-22T10:32:00Z">
              <w:rPr>
                <w:rFonts w:cs="Arial"/>
                <w:b/>
                <w:lang w:val="en-US"/>
              </w:rPr>
            </w:rPrChange>
          </w:rPr>
          <w:delText>Corporate Group</w:delText>
        </w:r>
      </w:del>
    </w:p>
    <w:p w:rsidR="00C41516" w:rsidRDefault="00C41516" w:rsidP="00C41516">
      <w:pPr>
        <w:pStyle w:val="Docsubtitle2"/>
        <w:numPr>
          <w:ins w:id="77" w:author="i5" w:date="2013-07-01T18:26:00Z"/>
        </w:numPr>
        <w:rPr>
          <w:del w:id="78" w:author="Kinder" w:date="2013-06-30T08:25:00Z"/>
        </w:rPr>
        <w:pPrChange w:id="79" w:author="Kinder" w:date="2013-06-30T09:10:00Z">
          <w:pPr>
            <w:pStyle w:val="Docsubtitle2"/>
            <w:spacing w:after="200" w:line="276" w:lineRule="auto"/>
          </w:pPr>
        </w:pPrChange>
      </w:pPr>
      <w:del w:id="80" w:author="Kinder" w:date="2013-06-30T08:25:00Z">
        <w:r w:rsidRPr="00263883" w:rsidDel="00123A66">
          <w:delText xml:space="preserve">Member Country: </w:delText>
        </w:r>
      </w:del>
      <w:ins w:id="81" w:author="Wolfgang J. Toechterle" w:date="2013-06-07T08:34:00Z">
        <w:del w:id="82" w:author="Kinder" w:date="2013-06-29T15:09:00Z">
          <w:r w:rsidRPr="00263883" w:rsidDel="001E709A">
            <w:delText xml:space="preserve">Belgium, </w:delText>
          </w:r>
        </w:del>
      </w:ins>
      <w:ins w:id="83" w:author="Wolfgang J. Toechterle" w:date="2013-06-07T08:23:00Z">
        <w:del w:id="84" w:author="Kinder" w:date="2013-06-30T08:25:00Z">
          <w:r w:rsidRPr="00EA5133" w:rsidDel="00123A66">
            <w:delText>D</w:delText>
          </w:r>
        </w:del>
        <w:del w:id="85" w:author="Kinder" w:date="2013-06-29T15:09:00Z">
          <w:r w:rsidRPr="00EA5133" w:rsidDel="001E709A">
            <w:delText>enmark</w:delText>
          </w:r>
        </w:del>
        <w:del w:id="86" w:author="Kinder" w:date="2013-06-30T08:25:00Z">
          <w:r w:rsidRPr="00EA5133" w:rsidDel="00123A66">
            <w:delText>, F</w:delText>
          </w:r>
        </w:del>
        <w:del w:id="87" w:author="Kinder" w:date="2013-06-29T15:09:00Z">
          <w:r w:rsidRPr="00EA5133" w:rsidDel="001E709A">
            <w:delText>inland</w:delText>
          </w:r>
        </w:del>
        <w:del w:id="88" w:author="Kinder" w:date="2013-06-30T08:25:00Z">
          <w:r w:rsidRPr="00EA5133" w:rsidDel="00123A66">
            <w:delText>,</w:delText>
          </w:r>
        </w:del>
      </w:ins>
      <w:ins w:id="89" w:author="Wolfgang J. Toechterle" w:date="2013-06-22T09:48:00Z">
        <w:del w:id="90" w:author="Kinder" w:date="2013-06-30T08:25:00Z">
          <w:r w:rsidRPr="00EA5133" w:rsidDel="00123A66">
            <w:delText xml:space="preserve"> I</w:delText>
          </w:r>
        </w:del>
        <w:del w:id="91" w:author="Kinder" w:date="2013-06-29T15:09:00Z">
          <w:r w:rsidRPr="00EA5133" w:rsidDel="001E709A">
            <w:delText>ndia</w:delText>
          </w:r>
        </w:del>
        <w:del w:id="92" w:author="Kinder" w:date="2013-06-30T08:25:00Z">
          <w:r w:rsidRPr="00EA5133" w:rsidDel="00123A66">
            <w:delText>,</w:delText>
          </w:r>
        </w:del>
      </w:ins>
      <w:ins w:id="93" w:author="Wolfgang J. Toechterle" w:date="2013-06-07T08:23:00Z">
        <w:del w:id="94" w:author="Kinder" w:date="2013-06-30T08:25:00Z">
          <w:r w:rsidRPr="00597D72" w:rsidDel="00123A66">
            <w:delText xml:space="preserve"> I</w:delText>
          </w:r>
        </w:del>
        <w:del w:id="95" w:author="Kinder" w:date="2013-06-29T15:09:00Z">
          <w:r w:rsidRPr="00597D72" w:rsidDel="001E709A">
            <w:delText>taly</w:delText>
          </w:r>
        </w:del>
        <w:del w:id="96" w:author="Kinder" w:date="2013-06-30T08:25:00Z">
          <w:r w:rsidRPr="00597D72" w:rsidDel="00123A66">
            <w:delText>,</w:delText>
          </w:r>
        </w:del>
        <w:del w:id="97" w:author="Kinder" w:date="2013-06-30T08:19:00Z">
          <w:r w:rsidRPr="00597D72" w:rsidDel="006402F1">
            <w:delText xml:space="preserve"> </w:delText>
          </w:r>
        </w:del>
      </w:ins>
      <w:ins w:id="98" w:author="Wolfgang J. Toechterle" w:date="2013-06-22T09:48:00Z">
        <w:del w:id="99" w:author="Kinder" w:date="2013-06-30T08:19:00Z">
          <w:r w:rsidRPr="00597D72" w:rsidDel="006402F1">
            <w:delText>S</w:delText>
          </w:r>
        </w:del>
        <w:del w:id="100" w:author="Kinder" w:date="2013-06-29T15:09:00Z">
          <w:r w:rsidRPr="00597D72" w:rsidDel="001E709A">
            <w:delText>audi Arabia</w:delText>
          </w:r>
        </w:del>
        <w:del w:id="101" w:author="Kinder" w:date="2013-06-30T08:19:00Z">
          <w:r w:rsidRPr="00597D72" w:rsidDel="006402F1">
            <w:delText>,</w:delText>
          </w:r>
        </w:del>
        <w:del w:id="102" w:author="Kinder" w:date="2013-06-30T08:25:00Z">
          <w:r w:rsidRPr="00597D72" w:rsidDel="00123A66">
            <w:delText xml:space="preserve"> </w:delText>
          </w:r>
        </w:del>
      </w:ins>
      <w:ins w:id="103" w:author="Wolfgang J. Toechterle" w:date="2013-06-07T08:23:00Z">
        <w:del w:id="104" w:author="Kinder" w:date="2013-06-30T08:25:00Z">
          <w:r w:rsidRPr="006402F1" w:rsidDel="00123A66">
            <w:delText>S</w:delText>
          </w:r>
        </w:del>
        <w:del w:id="105" w:author="Kinder" w:date="2013-06-29T15:09:00Z">
          <w:r w:rsidRPr="006402F1" w:rsidDel="001E709A">
            <w:delText>ingapo</w:delText>
          </w:r>
          <w:r w:rsidRPr="00CA0D26">
            <w:rPr>
              <w:rFonts w:eastAsia="Times New Roman"/>
            </w:rPr>
            <w:delText>r</w:delText>
          </w:r>
        </w:del>
      </w:ins>
      <w:ins w:id="106" w:author="Wolfgang J. Toechterle" w:date="2013-06-07T08:35:00Z">
        <w:del w:id="107" w:author="Kinder" w:date="2013-06-29T15:09:00Z">
          <w:r w:rsidRPr="00CA0D26">
            <w:rPr>
              <w:rFonts w:eastAsia="Times New Roman"/>
            </w:rPr>
            <w:delText>e</w:delText>
          </w:r>
        </w:del>
      </w:ins>
      <w:ins w:id="108" w:author="Wolfgang J. Toechterle" w:date="2013-06-07T08:23:00Z">
        <w:del w:id="109" w:author="Kinder" w:date="2013-06-30T08:25:00Z">
          <w:r w:rsidRPr="006402F1" w:rsidDel="00123A66">
            <w:delText xml:space="preserve">, </w:delText>
          </w:r>
        </w:del>
      </w:ins>
    </w:p>
    <w:p w:rsidR="00C41516" w:rsidRDefault="00C41516" w:rsidP="00C41516">
      <w:pPr>
        <w:pStyle w:val="Docsubtitle2"/>
        <w:numPr>
          <w:ins w:id="110" w:author="i5" w:date="2013-07-01T18:26:00Z"/>
        </w:numPr>
        <w:rPr>
          <w:ins w:id="111" w:author="i5" w:date="2013-07-01T18:26:00Z"/>
          <w:lang w:eastAsia="ja-JP"/>
        </w:rPr>
        <w:pPrChange w:id="112" w:author="Kinder" w:date="2013-06-30T09:10:00Z">
          <w:pPr>
            <w:pStyle w:val="Docsubtitle2"/>
            <w:spacing w:after="200" w:line="276" w:lineRule="auto"/>
          </w:pPr>
        </w:pPrChange>
      </w:pPr>
    </w:p>
    <w:p w:rsidR="00C41516" w:rsidRDefault="00C41516" w:rsidP="00C41516">
      <w:pPr>
        <w:pStyle w:val="Docsubtitle2"/>
        <w:numPr>
          <w:ins w:id="113" w:author="i5" w:date="2013-07-01T18:26:00Z"/>
        </w:numPr>
        <w:rPr>
          <w:ins w:id="114" w:author="i5" w:date="2013-07-01T18:26:00Z"/>
          <w:lang w:eastAsia="ja-JP"/>
        </w:rPr>
        <w:pPrChange w:id="115" w:author="Kinder" w:date="2013-06-30T09:10:00Z">
          <w:pPr>
            <w:pStyle w:val="Docsubtitle2"/>
            <w:spacing w:after="200" w:line="276" w:lineRule="auto"/>
          </w:pPr>
        </w:pPrChange>
      </w:pPr>
    </w:p>
    <w:p w:rsidR="00C41516" w:rsidRDefault="00C41516" w:rsidP="00C41516">
      <w:pPr>
        <w:pStyle w:val="Docsubtitle2"/>
        <w:numPr>
          <w:ins w:id="116" w:author="i5" w:date="2013-07-01T18:26:00Z"/>
        </w:numPr>
        <w:rPr>
          <w:ins w:id="117" w:author="i5" w:date="2013-07-01T18:26:00Z"/>
          <w:lang w:eastAsia="ja-JP"/>
        </w:rPr>
        <w:pPrChange w:id="118" w:author="Kinder" w:date="2013-06-30T09:10:00Z">
          <w:pPr>
            <w:pStyle w:val="Docsubtitle2"/>
            <w:spacing w:after="200" w:line="276" w:lineRule="auto"/>
          </w:pPr>
        </w:pPrChange>
      </w:pPr>
    </w:p>
    <w:p w:rsidR="00C41516" w:rsidRDefault="00C41516" w:rsidP="00C41516">
      <w:pPr>
        <w:pStyle w:val="Docsubtitle2"/>
        <w:numPr>
          <w:ins w:id="119" w:author="i5" w:date="2013-07-01T18:26:00Z"/>
        </w:numPr>
        <w:rPr>
          <w:ins w:id="120" w:author="i5" w:date="2013-07-01T18:26:00Z"/>
          <w:lang w:eastAsia="ja-JP"/>
        </w:rPr>
        <w:pPrChange w:id="121" w:author="Kinder" w:date="2013-06-30T09:10:00Z">
          <w:pPr>
            <w:pStyle w:val="Docsubtitle2"/>
            <w:spacing w:after="200" w:line="276" w:lineRule="auto"/>
          </w:pPr>
        </w:pPrChange>
      </w:pPr>
    </w:p>
    <w:p w:rsidR="00C41516" w:rsidRDefault="00C41516" w:rsidP="00C41516">
      <w:pPr>
        <w:pStyle w:val="Docsubtitle2"/>
        <w:numPr>
          <w:ins w:id="122" w:author="i5" w:date="2013-07-01T18:26:00Z"/>
        </w:numPr>
        <w:rPr>
          <w:ins w:id="123" w:author="i5" w:date="2013-07-01T18:26:00Z"/>
          <w:lang w:eastAsia="ja-JP"/>
        </w:rPr>
        <w:pPrChange w:id="124" w:author="Kinder" w:date="2013-06-30T09:10:00Z">
          <w:pPr>
            <w:pStyle w:val="Docsubtitle2"/>
            <w:spacing w:after="200" w:line="276" w:lineRule="auto"/>
          </w:pPr>
        </w:pPrChange>
      </w:pPr>
    </w:p>
    <w:p w:rsidR="00C41516" w:rsidRDefault="00C41516" w:rsidP="00C41516">
      <w:pPr>
        <w:pStyle w:val="Docsubtitle2"/>
        <w:numPr>
          <w:ins w:id="125" w:author="i5" w:date="2013-07-01T18:26:00Z"/>
        </w:numPr>
        <w:rPr>
          <w:ins w:id="126" w:author="i5" w:date="2013-07-01T18:26:00Z"/>
          <w:lang w:eastAsia="ja-JP"/>
        </w:rPr>
        <w:pPrChange w:id="127" w:author="Kinder" w:date="2013-06-30T09:10:00Z">
          <w:pPr>
            <w:pStyle w:val="Docsubtitle2"/>
            <w:spacing w:after="200" w:line="276" w:lineRule="auto"/>
          </w:pPr>
        </w:pPrChange>
      </w:pPr>
    </w:p>
    <w:p w:rsidR="00C41516" w:rsidRDefault="00C41516" w:rsidP="00C41516">
      <w:pPr>
        <w:pStyle w:val="Docsubtitle2"/>
        <w:numPr>
          <w:ins w:id="128" w:author="i5" w:date="2013-07-01T18:26:00Z"/>
        </w:numPr>
        <w:rPr>
          <w:ins w:id="129" w:author="i5" w:date="2013-07-01T18:26:00Z"/>
          <w:lang w:eastAsia="ja-JP"/>
        </w:rPr>
        <w:pPrChange w:id="130" w:author="Kinder" w:date="2013-06-30T09:10:00Z">
          <w:pPr>
            <w:pStyle w:val="Docsubtitle2"/>
            <w:spacing w:after="200" w:line="276" w:lineRule="auto"/>
          </w:pPr>
        </w:pPrChange>
      </w:pPr>
    </w:p>
    <w:p w:rsidR="00C41516" w:rsidRDefault="00C41516" w:rsidP="00C41516">
      <w:pPr>
        <w:pStyle w:val="Docsubtitle2"/>
        <w:numPr>
          <w:ins w:id="131" w:author="i5" w:date="2013-07-01T18:26:00Z"/>
        </w:numPr>
        <w:rPr>
          <w:ins w:id="132" w:author="i5" w:date="2013-07-01T18:26:00Z"/>
          <w:lang w:eastAsia="ja-JP"/>
        </w:rPr>
        <w:pPrChange w:id="133" w:author="Kinder" w:date="2013-06-30T09:10:00Z">
          <w:pPr>
            <w:pStyle w:val="Docsubtitle2"/>
            <w:spacing w:after="200" w:line="276" w:lineRule="auto"/>
          </w:pPr>
        </w:pPrChange>
      </w:pPr>
    </w:p>
    <w:p w:rsidR="00C41516" w:rsidRDefault="00C41516" w:rsidP="00C41516">
      <w:pPr>
        <w:pStyle w:val="Docsubtitle2"/>
        <w:numPr>
          <w:ins w:id="134" w:author="i5" w:date="2013-07-01T18:26:00Z"/>
        </w:numPr>
        <w:rPr>
          <w:ins w:id="135" w:author="i5" w:date="2013-07-01T18:26:00Z"/>
          <w:lang w:eastAsia="ja-JP"/>
        </w:rPr>
        <w:pPrChange w:id="136" w:author="Kinder" w:date="2013-06-30T09:10:00Z">
          <w:pPr>
            <w:pStyle w:val="Docsubtitle2"/>
            <w:spacing w:after="200" w:line="276" w:lineRule="auto"/>
          </w:pPr>
        </w:pPrChange>
      </w:pPr>
    </w:p>
    <w:p w:rsidR="00C41516" w:rsidRDefault="00C41516" w:rsidP="00C41516">
      <w:pPr>
        <w:pStyle w:val="Docsubtitle2"/>
        <w:numPr>
          <w:ins w:id="137" w:author="i5" w:date="2013-07-01T18:26:00Z"/>
        </w:numPr>
        <w:rPr>
          <w:ins w:id="138" w:author="i5" w:date="2013-07-01T18:26:00Z"/>
          <w:lang w:eastAsia="ja-JP"/>
        </w:rPr>
        <w:pPrChange w:id="139" w:author="Kinder" w:date="2013-06-30T09:10:00Z">
          <w:pPr>
            <w:pStyle w:val="Docsubtitle2"/>
            <w:spacing w:after="200" w:line="276" w:lineRule="auto"/>
          </w:pPr>
        </w:pPrChange>
      </w:pPr>
    </w:p>
    <w:p w:rsidR="00C41516" w:rsidRDefault="00C41516" w:rsidP="00C41516">
      <w:pPr>
        <w:pStyle w:val="Docsubtitle2"/>
        <w:numPr>
          <w:ins w:id="140" w:author="i5" w:date="2013-07-01T18:26:00Z"/>
        </w:numPr>
        <w:rPr>
          <w:ins w:id="141" w:author="i5" w:date="2013-07-01T18:26:00Z"/>
          <w:lang w:eastAsia="ja-JP"/>
        </w:rPr>
        <w:pPrChange w:id="142" w:author="Kinder" w:date="2013-06-30T09:10:00Z">
          <w:pPr>
            <w:pStyle w:val="Docsubtitle2"/>
            <w:spacing w:after="200" w:line="276" w:lineRule="auto"/>
          </w:pPr>
        </w:pPrChange>
      </w:pPr>
    </w:p>
    <w:p w:rsidR="00C41516" w:rsidRDefault="00C41516" w:rsidP="00C41516">
      <w:pPr>
        <w:pStyle w:val="Docsubtitle2"/>
        <w:numPr>
          <w:ins w:id="143" w:author="i5" w:date="2013-07-01T18:26:00Z"/>
        </w:numPr>
        <w:rPr>
          <w:ins w:id="144" w:author="i5" w:date="2013-07-01T18:26:00Z"/>
          <w:lang w:eastAsia="ja-JP"/>
        </w:rPr>
        <w:pPrChange w:id="145" w:author="Kinder" w:date="2013-06-30T09:10:00Z">
          <w:pPr>
            <w:pStyle w:val="Docsubtitle2"/>
            <w:spacing w:after="200" w:line="276" w:lineRule="auto"/>
          </w:pPr>
        </w:pPrChange>
      </w:pPr>
    </w:p>
    <w:p w:rsidR="00C41516" w:rsidRDefault="00C41516" w:rsidP="00C41516">
      <w:pPr>
        <w:pStyle w:val="Docsubtitle2"/>
        <w:numPr>
          <w:ins w:id="146" w:author="i5" w:date="2013-07-01T18:26:00Z"/>
        </w:numPr>
        <w:rPr>
          <w:ins w:id="147" w:author="i5" w:date="2013-07-01T18:26:00Z"/>
          <w:lang w:eastAsia="ja-JP"/>
        </w:rPr>
        <w:pPrChange w:id="148" w:author="Kinder" w:date="2013-06-30T09:10:00Z">
          <w:pPr>
            <w:pStyle w:val="Docsubtitle2"/>
            <w:spacing w:after="200" w:line="276" w:lineRule="auto"/>
          </w:pPr>
        </w:pPrChange>
      </w:pPr>
    </w:p>
    <w:p w:rsidR="00C41516" w:rsidRDefault="00C41516" w:rsidP="00C41516">
      <w:pPr>
        <w:pStyle w:val="Docsubtitle2"/>
        <w:numPr>
          <w:ins w:id="149" w:author="i5" w:date="2013-07-01T18:26:00Z"/>
        </w:numPr>
        <w:rPr>
          <w:ins w:id="150" w:author="i5" w:date="2013-07-01T18:26:00Z"/>
          <w:lang w:eastAsia="ja-JP"/>
        </w:rPr>
        <w:pPrChange w:id="151" w:author="Kinder" w:date="2013-06-30T09:10:00Z">
          <w:pPr>
            <w:pStyle w:val="Docsubtitle2"/>
            <w:spacing w:after="200" w:line="276" w:lineRule="auto"/>
          </w:pPr>
        </w:pPrChange>
      </w:pPr>
    </w:p>
    <w:p w:rsidR="00C41516" w:rsidRDefault="00C41516" w:rsidP="00C41516">
      <w:pPr>
        <w:pStyle w:val="Docsubtitle2"/>
        <w:numPr>
          <w:ins w:id="152" w:author="i5" w:date="2013-07-01T18:26:00Z"/>
        </w:numPr>
        <w:rPr>
          <w:ins w:id="153" w:author="i5" w:date="2013-07-01T18:26:00Z"/>
          <w:lang w:eastAsia="ja-JP"/>
        </w:rPr>
        <w:pPrChange w:id="154" w:author="Kinder" w:date="2013-06-30T09:10:00Z">
          <w:pPr>
            <w:pStyle w:val="Docsubtitle2"/>
            <w:spacing w:after="200" w:line="276" w:lineRule="auto"/>
          </w:pPr>
        </w:pPrChange>
      </w:pPr>
    </w:p>
    <w:p w:rsidR="00C41516" w:rsidRDefault="00C41516" w:rsidP="00C41516">
      <w:pPr>
        <w:pStyle w:val="Docsubtitle2"/>
        <w:numPr>
          <w:ins w:id="155" w:author="i5" w:date="2013-07-01T18:26:00Z"/>
        </w:numPr>
        <w:rPr>
          <w:ins w:id="156" w:author="i5" w:date="2013-07-01T18:26:00Z"/>
          <w:lang w:eastAsia="ja-JP"/>
        </w:rPr>
        <w:pPrChange w:id="157" w:author="Kinder" w:date="2013-06-30T09:10:00Z">
          <w:pPr>
            <w:pStyle w:val="Docsubtitle2"/>
            <w:spacing w:after="200" w:line="276" w:lineRule="auto"/>
          </w:pPr>
        </w:pPrChange>
      </w:pPr>
    </w:p>
    <w:p w:rsidR="00C41516" w:rsidRDefault="00C41516" w:rsidP="00C41516">
      <w:pPr>
        <w:pStyle w:val="Docsubtitle2"/>
        <w:numPr>
          <w:ins w:id="158" w:author="i5" w:date="2013-07-01T18:26:00Z"/>
        </w:numPr>
        <w:rPr>
          <w:ins w:id="159" w:author="i5" w:date="2013-07-01T18:26:00Z"/>
          <w:lang w:eastAsia="ja-JP"/>
        </w:rPr>
        <w:pPrChange w:id="160" w:author="Kinder" w:date="2013-06-30T09:10:00Z">
          <w:pPr>
            <w:pStyle w:val="Docsubtitle2"/>
            <w:spacing w:after="200" w:line="276" w:lineRule="auto"/>
          </w:pPr>
        </w:pPrChange>
      </w:pPr>
    </w:p>
    <w:p w:rsidR="00C41516" w:rsidRDefault="00C41516" w:rsidP="00C41516">
      <w:pPr>
        <w:pStyle w:val="Docsubtitle2"/>
        <w:numPr>
          <w:ins w:id="161" w:author="i5" w:date="2013-07-01T18:26:00Z"/>
        </w:numPr>
        <w:rPr>
          <w:ins w:id="162" w:author="i5" w:date="2013-07-01T18:26:00Z"/>
          <w:lang w:eastAsia="ja-JP"/>
        </w:rPr>
        <w:pPrChange w:id="163" w:author="Kinder" w:date="2013-06-30T09:10:00Z">
          <w:pPr>
            <w:pStyle w:val="Docsubtitle2"/>
            <w:spacing w:after="200" w:line="276" w:lineRule="auto"/>
          </w:pPr>
        </w:pPrChange>
      </w:pPr>
    </w:p>
    <w:p w:rsidR="00C41516" w:rsidRDefault="00C41516" w:rsidP="00C41516">
      <w:pPr>
        <w:pStyle w:val="Docsubtitle2"/>
        <w:numPr>
          <w:ins w:id="164" w:author="i5" w:date="2013-07-01T18:26:00Z"/>
        </w:numPr>
        <w:rPr>
          <w:ins w:id="165" w:author="i5" w:date="2013-07-01T18:26:00Z"/>
          <w:lang w:eastAsia="ja-JP"/>
        </w:rPr>
        <w:pPrChange w:id="166" w:author="Kinder" w:date="2013-06-30T09:10:00Z">
          <w:pPr>
            <w:pStyle w:val="Docsubtitle2"/>
            <w:spacing w:after="200" w:line="276" w:lineRule="auto"/>
          </w:pPr>
        </w:pPrChange>
      </w:pPr>
    </w:p>
    <w:p w:rsidR="00C41516" w:rsidRDefault="00C41516" w:rsidP="00C41516">
      <w:pPr>
        <w:pStyle w:val="Docsubtitle2"/>
        <w:numPr>
          <w:ins w:id="167" w:author="i5" w:date="2013-07-01T18:26:00Z"/>
        </w:numPr>
        <w:rPr>
          <w:ins w:id="168" w:author="i5" w:date="2013-07-01T18:26:00Z"/>
          <w:lang w:eastAsia="ja-JP"/>
        </w:rPr>
        <w:pPrChange w:id="169" w:author="Kinder" w:date="2013-06-30T09:10:00Z">
          <w:pPr>
            <w:pStyle w:val="Docsubtitle2"/>
            <w:spacing w:after="200" w:line="276" w:lineRule="auto"/>
          </w:pPr>
        </w:pPrChange>
      </w:pPr>
    </w:p>
    <w:p w:rsidR="00C41516" w:rsidRDefault="00C41516" w:rsidP="00C41516">
      <w:pPr>
        <w:pStyle w:val="Docsubtitle2"/>
        <w:numPr>
          <w:ins w:id="170" w:author="i5" w:date="2013-07-01T18:26:00Z"/>
        </w:numPr>
        <w:rPr>
          <w:ins w:id="171" w:author="i5" w:date="2013-07-01T18:26:00Z"/>
          <w:lang w:eastAsia="ja-JP"/>
        </w:rPr>
        <w:pPrChange w:id="172" w:author="Kinder" w:date="2013-06-30T09:10:00Z">
          <w:pPr>
            <w:pStyle w:val="Docsubtitle2"/>
            <w:spacing w:after="200" w:line="276" w:lineRule="auto"/>
          </w:pPr>
        </w:pPrChange>
      </w:pPr>
    </w:p>
    <w:p w:rsidR="00C41516" w:rsidRDefault="00C41516" w:rsidP="00C41516">
      <w:pPr>
        <w:pStyle w:val="Docsubtitle2"/>
        <w:rPr>
          <w:ins w:id="173" w:author="Wolfgang J. Toechterle" w:date="2013-06-07T08:24:00Z"/>
          <w:rFonts w:eastAsia="ＭＳ ゴシック"/>
          <w:b/>
          <w:bCs/>
          <w:caps/>
          <w:sz w:val="24"/>
          <w:u w:val="single"/>
          <w:lang w:eastAsia="ja-JP"/>
        </w:rPr>
        <w:pPrChange w:id="174" w:author="Kinder" w:date="2013-06-30T09:10:00Z">
          <w:pPr>
            <w:pStyle w:val="Docsubtitle2"/>
            <w:spacing w:after="200" w:line="276" w:lineRule="auto"/>
          </w:pPr>
        </w:pPrChange>
      </w:pPr>
      <w:ins w:id="175" w:author="Wolfgang J. Toechterle" w:date="2013-06-07T08:24:00Z">
        <w:del w:id="176" w:author="i5" w:date="2013-07-01T18:26:00Z">
          <w:r w:rsidRPr="00EA5133" w:rsidDel="00C04C45">
            <w:br w:type="page"/>
          </w:r>
        </w:del>
      </w:ins>
    </w:p>
    <w:p w:rsidR="00C41516" w:rsidRPr="00EA5133" w:rsidDel="00DB44DF" w:rsidRDefault="00C41516" w:rsidP="004632D2">
      <w:pPr>
        <w:pStyle w:val="Heading1"/>
        <w:rPr>
          <w:del w:id="177" w:author="Wolfgang J. Toechterle" w:date="2013-06-07T08:24:00Z"/>
        </w:rPr>
      </w:pPr>
      <w:del w:id="178" w:author="Wolfgang J. Toechterle" w:date="2013-06-07T08:24:00Z">
        <w:r w:rsidRPr="00EA5133" w:rsidDel="00DB44DF">
          <w:delText xml:space="preserve">Notes: </w:delText>
        </w:r>
      </w:del>
    </w:p>
    <w:p w:rsidR="00C41516" w:rsidRPr="00EA5133" w:rsidDel="00DB44DF" w:rsidRDefault="00C41516" w:rsidP="004632D2">
      <w:pPr>
        <w:pStyle w:val="Heading1"/>
        <w:rPr>
          <w:del w:id="179" w:author="Wolfgang J. Toechterle" w:date="2013-06-07T08:24:00Z"/>
        </w:rPr>
      </w:pPr>
      <w:del w:id="180" w:author="Wolfgang J. Toechterle" w:date="2013-06-07T08:24:00Z">
        <w:r w:rsidRPr="00EA5133" w:rsidDel="00DB44DF">
          <w:delText>The blue text in the following pages is provided as a guide or tip to help complete the Test Project submission according to WorldSkills requirements.</w:delText>
        </w:r>
      </w:del>
    </w:p>
    <w:p w:rsidR="00C41516" w:rsidRPr="00EA5133" w:rsidDel="00DB44DF" w:rsidRDefault="00C41516" w:rsidP="004632D2">
      <w:pPr>
        <w:pStyle w:val="Heading1"/>
        <w:rPr>
          <w:del w:id="181" w:author="Wolfgang J. Toechterle" w:date="2013-06-07T08:24:00Z"/>
        </w:rPr>
        <w:sectPr w:rsidR="00C41516" w:rsidRPr="00EA5133" w:rsidDel="00DB44DF" w:rsidSect="00C41516">
          <w:headerReference w:type="default" r:id="rId7"/>
          <w:footerReference w:type="default" r:id="rId8"/>
          <w:pgSz w:w="11900" w:h="16840" w:code="9"/>
          <w:pgMar w:top="1440" w:right="1134" w:bottom="1361" w:left="1440" w:header="567" w:footer="284" w:gutter="0"/>
          <w:cols w:space="708"/>
          <w:docGrid w:linePitch="360"/>
          <w:sectPrChange w:id="182" w:author="Kinder" w:date="2013-06-30T08:38:00Z">
            <w:sectPr w:rsidR="00C41516" w:rsidRPr="00EA5133" w:rsidDel="00DB44DF" w:rsidSect="00C41516">
              <w:pgSz w:w="11907" w:h="16839"/>
              <w:pgMar w:top="1985" w:right="1701" w:bottom="1418" w:left="1134"/>
            </w:sectPr>
          </w:sectPrChange>
        </w:sectPr>
      </w:pPr>
      <w:del w:id="183" w:author="Wolfgang J. Toechterle" w:date="2013-06-07T08:24:00Z">
        <w:r w:rsidRPr="00EA5133" w:rsidDel="00DB44DF">
          <w:delText>Please refer to WorldSkills document WSC2013_09_Test_Project_prep_pres_EN.pdf “Test Projects for the 41</w:delText>
        </w:r>
        <w:r w:rsidRPr="00EA5133" w:rsidDel="00DB44DF">
          <w:rPr>
            <w:vertAlign w:val="superscript"/>
          </w:rPr>
          <w:delText>st</w:delText>
        </w:r>
        <w:r w:rsidRPr="00EA5133" w:rsidDel="00DB44DF">
          <w:delText xml:space="preserve"> WorldSkills Competition – preparation and presentation of Test Projects”. This document is available in EN, DE and FR (WSC2013_TPXX_AA_EN.doc)</w:delText>
        </w:r>
      </w:del>
    </w:p>
    <w:p w:rsidR="00C41516" w:rsidRPr="00EA5133" w:rsidDel="00B26476" w:rsidRDefault="00C41516" w:rsidP="00CE6B36">
      <w:pPr>
        <w:pStyle w:val="Heading1"/>
        <w:rPr>
          <w:del w:id="184" w:author="Wolfgang J. Toechterle" w:date="2013-06-08T18:46:00Z"/>
          <w:color w:val="0000FF"/>
        </w:rPr>
      </w:pPr>
      <w:bookmarkStart w:id="185" w:name="_Toc60882168"/>
      <w:bookmarkStart w:id="186" w:name="_Toc60887854"/>
      <w:del w:id="187" w:author="Wolfgang J. Toechterle" w:date="2013-06-08T18:46:00Z">
        <w:r w:rsidRPr="00EA5133" w:rsidDel="00B26476">
          <w:rPr>
            <w:b w:val="0"/>
            <w:bCs w:val="0"/>
            <w:caps w:val="0"/>
            <w:color w:val="0000FF"/>
          </w:rPr>
          <w:delText>Introduction to test project documentation</w:delText>
        </w:r>
        <w:bookmarkEnd w:id="185"/>
        <w:bookmarkEnd w:id="186"/>
      </w:del>
    </w:p>
    <w:p w:rsidR="00C41516" w:rsidRPr="00EA5133" w:rsidDel="00B26476" w:rsidRDefault="00C41516" w:rsidP="004921DA">
      <w:pPr>
        <w:ind w:firstLine="720"/>
        <w:rPr>
          <w:del w:id="188" w:author="Wolfgang J. Toechterle" w:date="2013-06-08T18:46:00Z"/>
          <w:color w:val="0000FF"/>
        </w:rPr>
      </w:pPr>
    </w:p>
    <w:p w:rsidR="00C41516" w:rsidRPr="00EA5133" w:rsidDel="00B26476" w:rsidRDefault="00C41516" w:rsidP="00CE6B36">
      <w:pPr>
        <w:pStyle w:val="bullet"/>
        <w:tabs>
          <w:tab w:val="num" w:pos="360"/>
        </w:tabs>
        <w:spacing w:after="0"/>
        <w:ind w:left="360" w:hanging="360"/>
        <w:contextualSpacing w:val="0"/>
        <w:rPr>
          <w:del w:id="189" w:author="Wolfgang J. Toechterle" w:date="2013-06-08T18:46:00Z"/>
          <w:color w:val="0000FF"/>
        </w:rPr>
      </w:pPr>
      <w:del w:id="190" w:author="Wolfgang J. Toechterle" w:date="2013-06-08T18:46:00Z">
        <w:r w:rsidRPr="00EA5133" w:rsidDel="00B26476">
          <w:rPr>
            <w:color w:val="0000FF"/>
          </w:rPr>
          <w:delText>Contents including list of all documents, drawings and photographs that make up the Test Project</w:delText>
        </w:r>
      </w:del>
    </w:p>
    <w:p w:rsidR="00C41516" w:rsidRPr="00EA5133" w:rsidDel="00B26476" w:rsidRDefault="00C41516" w:rsidP="00CE6B36">
      <w:pPr>
        <w:pStyle w:val="bullet"/>
        <w:tabs>
          <w:tab w:val="num" w:pos="360"/>
        </w:tabs>
        <w:spacing w:after="0"/>
        <w:ind w:left="360" w:hanging="360"/>
        <w:contextualSpacing w:val="0"/>
        <w:rPr>
          <w:del w:id="191" w:author="Wolfgang J. Toechterle" w:date="2013-06-08T18:46:00Z"/>
          <w:color w:val="0000FF"/>
        </w:rPr>
      </w:pPr>
      <w:del w:id="192" w:author="Wolfgang J. Toechterle" w:date="2013-06-08T18:46:00Z">
        <w:r w:rsidRPr="00EA5133" w:rsidDel="00B26476">
          <w:rPr>
            <w:color w:val="0000FF"/>
          </w:rPr>
          <w:delText>Introduction/overview</w:delText>
        </w:r>
      </w:del>
    </w:p>
    <w:p w:rsidR="00C41516" w:rsidRPr="00EA5133" w:rsidDel="00B26476" w:rsidRDefault="00C41516" w:rsidP="00CE6B36">
      <w:pPr>
        <w:pStyle w:val="bullet"/>
        <w:tabs>
          <w:tab w:val="num" w:pos="360"/>
        </w:tabs>
        <w:spacing w:after="0"/>
        <w:ind w:left="360" w:hanging="360"/>
        <w:contextualSpacing w:val="0"/>
        <w:rPr>
          <w:del w:id="193" w:author="Wolfgang J. Toechterle" w:date="2013-06-08T18:46:00Z"/>
          <w:color w:val="0000FF"/>
        </w:rPr>
      </w:pPr>
      <w:del w:id="194" w:author="Wolfgang J. Toechterle" w:date="2013-06-08T18:46:00Z">
        <w:r w:rsidRPr="00EA5133" w:rsidDel="00B26476">
          <w:rPr>
            <w:color w:val="0000FF"/>
          </w:rPr>
          <w:delText>Short description of project and tasks</w:delText>
        </w:r>
      </w:del>
    </w:p>
    <w:p w:rsidR="00C41516" w:rsidRPr="00EA5133" w:rsidDel="00B26476" w:rsidRDefault="00C41516" w:rsidP="00CE6B36">
      <w:pPr>
        <w:pStyle w:val="bullet"/>
        <w:tabs>
          <w:tab w:val="num" w:pos="360"/>
        </w:tabs>
        <w:spacing w:after="0"/>
        <w:ind w:left="360" w:hanging="360"/>
        <w:contextualSpacing w:val="0"/>
        <w:rPr>
          <w:del w:id="195" w:author="Wolfgang J. Toechterle" w:date="2013-06-08T18:46:00Z"/>
          <w:color w:val="0000FF"/>
        </w:rPr>
      </w:pPr>
      <w:del w:id="196" w:author="Wolfgang J. Toechterle" w:date="2013-06-08T18:46:00Z">
        <w:r w:rsidRPr="00EA5133" w:rsidDel="00B26476">
          <w:rPr>
            <w:color w:val="0000FF"/>
          </w:rPr>
          <w:delText>Instructions to the competitor</w:delText>
        </w:r>
      </w:del>
    </w:p>
    <w:p w:rsidR="00C41516" w:rsidRPr="00EA5133" w:rsidDel="00B26476" w:rsidRDefault="00C41516" w:rsidP="00CE6B36">
      <w:pPr>
        <w:pStyle w:val="bullet"/>
        <w:tabs>
          <w:tab w:val="num" w:pos="360"/>
        </w:tabs>
        <w:spacing w:after="0"/>
        <w:ind w:left="360" w:hanging="360"/>
        <w:contextualSpacing w:val="0"/>
        <w:rPr>
          <w:del w:id="197" w:author="Wolfgang J. Toechterle" w:date="2013-06-08T18:46:00Z"/>
          <w:color w:val="0000FF"/>
        </w:rPr>
      </w:pPr>
      <w:del w:id="198" w:author="Wolfgang J. Toechterle" w:date="2013-06-08T18:46:00Z">
        <w:r w:rsidRPr="00EA5133" w:rsidDel="00B26476">
          <w:rPr>
            <w:color w:val="0000FF"/>
          </w:rPr>
          <w:delText>Equipment, machinery, installations and materials required to complete the Test Project</w:delText>
        </w:r>
      </w:del>
    </w:p>
    <w:p w:rsidR="00C41516" w:rsidRPr="00EA5133" w:rsidDel="00B26476" w:rsidRDefault="00C41516" w:rsidP="00CE6B36">
      <w:pPr>
        <w:pStyle w:val="bullet"/>
        <w:tabs>
          <w:tab w:val="num" w:pos="360"/>
        </w:tabs>
        <w:spacing w:after="0"/>
        <w:ind w:left="360" w:hanging="360"/>
        <w:contextualSpacing w:val="0"/>
        <w:rPr>
          <w:del w:id="199" w:author="Wolfgang J. Toechterle" w:date="2013-06-08T18:46:00Z"/>
          <w:color w:val="0000FF"/>
        </w:rPr>
      </w:pPr>
      <w:del w:id="200" w:author="Wolfgang J. Toechterle" w:date="2013-06-08T18:46:00Z">
        <w:r w:rsidRPr="00EA5133" w:rsidDel="00B26476">
          <w:rPr>
            <w:color w:val="0000FF"/>
          </w:rPr>
          <w:delText>Marking scheme (incl. assessment criteria)</w:delText>
        </w:r>
      </w:del>
    </w:p>
    <w:p w:rsidR="00C41516" w:rsidRPr="00EA5133" w:rsidDel="00B26476" w:rsidRDefault="00C41516" w:rsidP="00CE6B36">
      <w:pPr>
        <w:pStyle w:val="bullet"/>
        <w:tabs>
          <w:tab w:val="num" w:pos="360"/>
        </w:tabs>
        <w:spacing w:after="0"/>
        <w:ind w:left="360" w:hanging="360"/>
        <w:contextualSpacing w:val="0"/>
        <w:rPr>
          <w:del w:id="201" w:author="Wolfgang J. Toechterle" w:date="2013-06-08T18:46:00Z"/>
          <w:color w:val="0000FF"/>
        </w:rPr>
      </w:pPr>
      <w:del w:id="202" w:author="Wolfgang J. Toechterle" w:date="2013-06-08T18:46:00Z">
        <w:r w:rsidRPr="00EA5133" w:rsidDel="00B26476">
          <w:rPr>
            <w:color w:val="0000FF"/>
          </w:rPr>
          <w:delText>Other</w:delText>
        </w:r>
      </w:del>
    </w:p>
    <w:p w:rsidR="00C41516" w:rsidRPr="00EA5133" w:rsidDel="00B26476" w:rsidRDefault="00C41516" w:rsidP="00CE6B36">
      <w:pPr>
        <w:rPr>
          <w:del w:id="203" w:author="Wolfgang J. Toechterle" w:date="2013-06-08T18:46:00Z"/>
        </w:rPr>
      </w:pPr>
    </w:p>
    <w:p w:rsidR="00C41516" w:rsidRPr="00EA5133" w:rsidDel="00B26476" w:rsidRDefault="00C41516" w:rsidP="00CE6B36">
      <w:pPr>
        <w:rPr>
          <w:del w:id="204" w:author="Wolfgang J. Toechterle" w:date="2013-06-08T18:46:00Z"/>
        </w:rPr>
      </w:pPr>
    </w:p>
    <w:p w:rsidR="00C41516" w:rsidRPr="00EA5133" w:rsidRDefault="00C41516" w:rsidP="004632D2">
      <w:pPr>
        <w:pStyle w:val="Heading1"/>
      </w:pPr>
      <w:bookmarkStart w:id="205" w:name="_Toc60882171"/>
      <w:bookmarkStart w:id="206" w:name="_Toc60887857"/>
      <w:r w:rsidRPr="00EA5133">
        <w:t>Contents</w:t>
      </w:r>
      <w:bookmarkEnd w:id="205"/>
      <w:bookmarkEnd w:id="206"/>
    </w:p>
    <w:p w:rsidR="00C41516" w:rsidRPr="00EA5133" w:rsidRDefault="00C41516" w:rsidP="00CE6B36">
      <w:r w:rsidRPr="00EA5133">
        <w:t>This Test Project proposal consists of the following documentation/files:</w:t>
      </w:r>
    </w:p>
    <w:p w:rsidR="00C41516" w:rsidRPr="00EA5133" w:rsidRDefault="00C41516" w:rsidP="004632D2">
      <w:pPr>
        <w:pStyle w:val="numberedlist"/>
        <w:ind w:left="360" w:hanging="360"/>
        <w:contextualSpacing w:val="0"/>
      </w:pPr>
      <w:r w:rsidRPr="00EA5133">
        <w:t>Text Doc:</w:t>
      </w:r>
      <w:r w:rsidRPr="00EA5133">
        <w:tab/>
        <w:t>WSC2013_TP40_MOD</w:t>
      </w:r>
      <w:ins w:id="207" w:author="Kinder" w:date="2013-06-30T09:20:00Z">
        <w:r>
          <w:t>1_</w:t>
        </w:r>
      </w:ins>
      <w:del w:id="208" w:author="Kinder" w:date="2013-06-30T09:20:00Z">
        <w:r w:rsidRPr="00EA5133" w:rsidDel="006D44E2">
          <w:delText>_CD_PRE</w:delText>
        </w:r>
      </w:del>
      <w:ins w:id="209" w:author="Kinder" w:date="2013-06-30T09:20:00Z">
        <w:r>
          <w:t>actual</w:t>
        </w:r>
      </w:ins>
      <w:r w:rsidRPr="00EA5133">
        <w:t xml:space="preserve">_EN </w:t>
      </w:r>
    </w:p>
    <w:p w:rsidR="00C41516" w:rsidRDefault="00C41516" w:rsidP="004632D2">
      <w:pPr>
        <w:pStyle w:val="numberedlist"/>
        <w:ind w:left="360" w:hanging="360"/>
        <w:contextualSpacing w:val="0"/>
        <w:rPr>
          <w:ins w:id="210" w:author="Kinder" w:date="2013-06-30T09:19:00Z"/>
        </w:rPr>
      </w:pPr>
      <w:ins w:id="211" w:author="Kinder" w:date="2013-06-30T09:21:00Z">
        <w:r>
          <w:t>WSC2013_TP40_MOD1_</w:t>
        </w:r>
      </w:ins>
      <w:r w:rsidRPr="00EA5133">
        <w:t>Folder</w:t>
      </w:r>
      <w:ins w:id="212" w:author="Kinder" w:date="2013-06-30T09:21:00Z">
        <w:r>
          <w:t xml:space="preserve"> containing:</w:t>
        </w:r>
      </w:ins>
      <w:r w:rsidRPr="00EA5133">
        <w:t xml:space="preserve"> </w:t>
      </w:r>
      <w:del w:id="213" w:author="Kinder" w:date="2013-06-30T09:21:00Z">
        <w:r w:rsidRPr="00EA5133" w:rsidDel="002647FD">
          <w:delText>containing</w:delText>
        </w:r>
      </w:del>
    </w:p>
    <w:p w:rsidR="00C41516" w:rsidRDefault="00C41516" w:rsidP="00C41516">
      <w:pPr>
        <w:pStyle w:val="numberedlist"/>
        <w:numPr>
          <w:ilvl w:val="1"/>
          <w:numId w:val="4"/>
        </w:numPr>
        <w:contextualSpacing w:val="0"/>
        <w:pPrChange w:id="214" w:author="Kinder" w:date="2013-06-30T09:20:00Z">
          <w:pPr>
            <w:pStyle w:val="numberedlist"/>
            <w:ind w:left="360" w:hanging="360"/>
          </w:pPr>
        </w:pPrChange>
      </w:pPr>
      <w:del w:id="215" w:author="Kinder" w:date="2013-06-30T09:20:00Z">
        <w:r w:rsidRPr="00EA5133" w:rsidDel="002647FD">
          <w:delText xml:space="preserve"> </w:delText>
        </w:r>
      </w:del>
      <w:r w:rsidRPr="00EA5133">
        <w:t>image files:</w:t>
      </w:r>
      <w:ins w:id="216" w:author="Wolfgang J. Toechterle" w:date="2013-06-22T10:40:00Z">
        <w:r w:rsidRPr="00C41516">
          <w:rPr>
            <w:color w:val="008000"/>
            <w:rPrChange w:id="217" w:author="Wolfgang J. Toechterle" w:date="2013-06-22T10:40:00Z">
              <w:rPr/>
            </w:rPrChange>
          </w:rPr>
          <w:t xml:space="preserve"> images</w:t>
        </w:r>
      </w:ins>
      <w:r w:rsidRPr="00EA5133">
        <w:tab/>
      </w:r>
    </w:p>
    <w:p w:rsidR="00C41516" w:rsidRDefault="00C41516" w:rsidP="00C41516">
      <w:pPr>
        <w:pStyle w:val="numberedlist"/>
        <w:numPr>
          <w:ilvl w:val="1"/>
          <w:numId w:val="4"/>
        </w:numPr>
        <w:contextualSpacing w:val="0"/>
        <w:rPr>
          <w:ins w:id="218" w:author="Wolfgang J. Toechterle" w:date="2013-05-20T20:50:00Z"/>
        </w:rPr>
        <w:pPrChange w:id="219" w:author="Kinder" w:date="2013-06-30T09:22:00Z">
          <w:pPr>
            <w:pStyle w:val="numberedlist"/>
            <w:ind w:left="360" w:hanging="360"/>
            <w:contextualSpacing w:val="0"/>
          </w:pPr>
        </w:pPrChange>
      </w:pPr>
      <w:r w:rsidRPr="00EA5133">
        <w:t xml:space="preserve">Font folder: </w:t>
      </w:r>
      <w:ins w:id="220" w:author="Wolfgang J. Toechterle" w:date="2013-06-22T10:39:00Z">
        <w:r>
          <w:t xml:space="preserve"> </w:t>
        </w:r>
      </w:ins>
      <w:ins w:id="221" w:author="Wolfgang J. Toechterle" w:date="2013-06-22T10:40:00Z">
        <w:r w:rsidRPr="00C41516">
          <w:rPr>
            <w:color w:val="008000"/>
            <w:rPrChange w:id="222" w:author="Wolfgang J. Toechterle" w:date="2013-06-22T10:40:00Z">
              <w:rPr/>
            </w:rPrChange>
          </w:rPr>
          <w:t>Kristall Now Pro</w:t>
        </w:r>
      </w:ins>
    </w:p>
    <w:p w:rsidR="00C41516" w:rsidRDefault="00C41516" w:rsidP="00C41516">
      <w:pPr>
        <w:pStyle w:val="numberedlist"/>
        <w:numPr>
          <w:ilvl w:val="1"/>
          <w:numId w:val="4"/>
        </w:numPr>
        <w:contextualSpacing w:val="0"/>
        <w:rPr>
          <w:ins w:id="223" w:author="Wolfgang J. Toechterle" w:date="2013-05-20T20:52:00Z"/>
        </w:rPr>
        <w:pPrChange w:id="224" w:author="Kinder" w:date="2013-06-30T09:22:00Z">
          <w:pPr>
            <w:pStyle w:val="numberedlist"/>
            <w:ind w:left="360" w:hanging="360"/>
            <w:contextualSpacing w:val="0"/>
          </w:pPr>
        </w:pPrChange>
      </w:pPr>
      <w:ins w:id="225" w:author="Wolfgang J. Toechterle" w:date="2013-05-20T20:50:00Z">
        <w:r>
          <w:t>Given text in file</w:t>
        </w:r>
      </w:ins>
      <w:ins w:id="226" w:author="Wolfgang J. Toechterle" w:date="2013-06-22T10:38:00Z">
        <w:r>
          <w:t>:</w:t>
        </w:r>
      </w:ins>
      <w:ins w:id="227" w:author="Wolfgang J. Toechterle" w:date="2013-06-22T10:37:00Z">
        <w:r w:rsidRPr="00EA5133">
          <w:t xml:space="preserve"> </w:t>
        </w:r>
        <w:r w:rsidRPr="00C41516">
          <w:rPr>
            <w:color w:val="008000"/>
            <w:rPrChange w:id="228" w:author="Wolfgang J. Toechterle" w:date="2013-06-22T10:39:00Z">
              <w:rPr/>
            </w:rPrChange>
          </w:rPr>
          <w:t>TEXT_Module_Corporate_Design</w:t>
        </w:r>
      </w:ins>
      <w:ins w:id="229" w:author="Wolfgang J. Toechterle" w:date="2013-06-22T10:38:00Z">
        <w:r w:rsidRPr="00C41516">
          <w:rPr>
            <w:color w:val="008000"/>
            <w:rPrChange w:id="230" w:author="Wolfgang J. Toechterle" w:date="2013-06-22T10:39:00Z">
              <w:rPr/>
            </w:rPrChange>
          </w:rPr>
          <w:t>.rtf</w:t>
        </w:r>
      </w:ins>
    </w:p>
    <w:p w:rsidR="00C41516" w:rsidRPr="00C41516" w:rsidRDefault="00C41516" w:rsidP="00C41516">
      <w:pPr>
        <w:pStyle w:val="numberedlist"/>
        <w:numPr>
          <w:ilvl w:val="1"/>
          <w:numId w:val="4"/>
        </w:numPr>
        <w:contextualSpacing w:val="0"/>
        <w:rPr>
          <w:ins w:id="231" w:author="Wolfgang J. Toechterle" w:date="2013-05-20T21:08:00Z"/>
          <w:color w:val="000000"/>
          <w:rPrChange w:id="232" w:author="Kinder" w:date="2013-06-30T09:22:00Z">
            <w:rPr>
              <w:ins w:id="233" w:author="Wolfgang J. Toechterle" w:date="2013-05-20T21:08:00Z"/>
            </w:rPr>
          </w:rPrChange>
        </w:rPr>
        <w:pPrChange w:id="234" w:author="Kinder" w:date="2013-06-30T09:22:00Z">
          <w:pPr>
            <w:pStyle w:val="numberedlist"/>
            <w:ind w:left="360" w:hanging="360"/>
            <w:contextualSpacing w:val="0"/>
          </w:pPr>
        </w:pPrChange>
      </w:pPr>
      <w:ins w:id="235" w:author="Wolfgang J. Toechterle" w:date="2013-05-20T20:52:00Z">
        <w:r w:rsidRPr="00EA5133">
          <w:t>QR Code</w:t>
        </w:r>
      </w:ins>
      <w:ins w:id="236" w:author="Wolfgang J. Toechterle" w:date="2013-06-22T10:38:00Z">
        <w:r>
          <w:t xml:space="preserve"> in file</w:t>
        </w:r>
      </w:ins>
      <w:ins w:id="237" w:author="Wolfgang J. Toechterle" w:date="2013-05-20T20:52:00Z">
        <w:r>
          <w:t xml:space="preserve">: </w:t>
        </w:r>
        <w:r w:rsidRPr="00C41516">
          <w:rPr>
            <w:color w:val="008000"/>
            <w:rPrChange w:id="238" w:author="Wolfgang J. Toechterle" w:date="2013-06-22T10:39:00Z">
              <w:rPr/>
            </w:rPrChange>
          </w:rPr>
          <w:t>druckkunst.png</w:t>
        </w:r>
      </w:ins>
    </w:p>
    <w:p w:rsidR="00C41516" w:rsidRDefault="00C41516" w:rsidP="00C41516">
      <w:pPr>
        <w:pStyle w:val="numberedlist"/>
        <w:numPr>
          <w:ilvl w:val="1"/>
          <w:numId w:val="4"/>
        </w:numPr>
        <w:contextualSpacing w:val="0"/>
        <w:rPr>
          <w:ins w:id="239" w:author="Wolfgang J. Toechterle" w:date="2013-06-22T10:42:00Z"/>
          <w:color w:val="008000"/>
        </w:rPr>
        <w:pPrChange w:id="240" w:author="Kinder" w:date="2013-06-30T09:22:00Z">
          <w:pPr>
            <w:pStyle w:val="numberedlist"/>
            <w:ind w:left="360" w:hanging="360"/>
            <w:contextualSpacing w:val="0"/>
          </w:pPr>
        </w:pPrChange>
      </w:pPr>
      <w:ins w:id="241" w:author="Wolfgang J. Toechterle" w:date="2013-05-20T21:08:00Z">
        <w:r w:rsidRPr="00C41516">
          <w:rPr>
            <w:color w:val="000000"/>
            <w:rPrChange w:id="242" w:author="Wolfgang J. Toechterle" w:date="2013-06-22T10:40:00Z">
              <w:rPr/>
            </w:rPrChange>
          </w:rPr>
          <w:t>Bag DieCut</w:t>
        </w:r>
      </w:ins>
      <w:ins w:id="243" w:author="Wolfgang J. Toechterle" w:date="2013-06-22T10:39:00Z">
        <w:r w:rsidRPr="00C41516">
          <w:rPr>
            <w:color w:val="000000"/>
            <w:rPrChange w:id="244" w:author="Wolfgang J. Toechterle" w:date="2013-06-22T10:40:00Z">
              <w:rPr/>
            </w:rPrChange>
          </w:rPr>
          <w:t xml:space="preserve"> in file</w:t>
        </w:r>
      </w:ins>
      <w:ins w:id="245" w:author="Wolfgang J. Toechterle" w:date="2013-05-20T21:08:00Z">
        <w:r w:rsidRPr="00EA5133">
          <w:t xml:space="preserve">: </w:t>
        </w:r>
        <w:r w:rsidRPr="00C41516">
          <w:rPr>
            <w:color w:val="008000"/>
            <w:rPrChange w:id="246" w:author="Wolfgang J. Toechterle" w:date="2013-06-22T10:39:00Z">
              <w:rPr/>
            </w:rPrChange>
          </w:rPr>
          <w:t>BAG_dieC</w:t>
        </w:r>
      </w:ins>
      <w:ins w:id="247" w:author="Kinder" w:date="2013-06-29T12:14:00Z">
        <w:r>
          <w:rPr>
            <w:color w:val="008000"/>
          </w:rPr>
          <w:t>U</w:t>
        </w:r>
      </w:ins>
      <w:ins w:id="248" w:author="Wolfgang J. Toechterle" w:date="2013-05-20T21:08:00Z">
        <w:del w:id="249" w:author="Kinder" w:date="2013-06-29T12:14:00Z">
          <w:r w:rsidRPr="00C41516">
            <w:rPr>
              <w:color w:val="008000"/>
              <w:rPrChange w:id="250" w:author="Wolfgang J. Toechterle" w:date="2013-06-22T10:39:00Z">
                <w:rPr/>
              </w:rPrChange>
            </w:rPr>
            <w:delText>A</w:delText>
          </w:r>
        </w:del>
        <w:r w:rsidRPr="00C41516">
          <w:rPr>
            <w:color w:val="008000"/>
            <w:rPrChange w:id="251" w:author="Wolfgang J. Toechterle" w:date="2013-06-22T10:39:00Z">
              <w:rPr/>
            </w:rPrChange>
          </w:rPr>
          <w:t>T.ai</w:t>
        </w:r>
      </w:ins>
    </w:p>
    <w:p w:rsidR="00C41516" w:rsidRPr="00C41516" w:rsidRDefault="00C41516" w:rsidP="00C41516">
      <w:pPr>
        <w:pStyle w:val="numberedlist"/>
        <w:numPr>
          <w:ilvl w:val="1"/>
          <w:numId w:val="4"/>
        </w:numPr>
        <w:contextualSpacing w:val="0"/>
        <w:rPr>
          <w:color w:val="008000"/>
          <w:rPrChange w:id="252" w:author="Kinder" w:date="2013-06-30T09:22:00Z">
            <w:rPr/>
          </w:rPrChange>
        </w:rPr>
        <w:pPrChange w:id="253" w:author="Kinder" w:date="2013-06-30T09:22:00Z">
          <w:pPr>
            <w:pStyle w:val="numberedlist"/>
            <w:ind w:left="360" w:hanging="360"/>
            <w:contextualSpacing w:val="0"/>
          </w:pPr>
        </w:pPrChange>
      </w:pPr>
      <w:ins w:id="254" w:author="Wolfgang J. Toechterle" w:date="2013-06-22T11:52:00Z">
        <w:r>
          <w:rPr>
            <w:color w:val="000000"/>
          </w:rPr>
          <w:t>Colour</w:t>
        </w:r>
      </w:ins>
      <w:ins w:id="255" w:author="Wolfgang J. Toechterle" w:date="2013-06-22T10:42:00Z">
        <w:r w:rsidRPr="00C41516">
          <w:rPr>
            <w:color w:val="000000"/>
            <w:rPrChange w:id="256" w:author="Wolfgang J. Toechterle" w:date="2013-06-22T10:43:00Z">
              <w:rPr>
                <w:color w:val="008000"/>
              </w:rPr>
            </w:rPrChange>
          </w:rPr>
          <w:t xml:space="preserve"> profile file:</w:t>
        </w:r>
        <w:r>
          <w:rPr>
            <w:color w:val="008000"/>
          </w:rPr>
          <w:t xml:space="preserve"> </w:t>
        </w:r>
      </w:ins>
      <w:ins w:id="257" w:author="Wolfgang J. Toechterle" w:date="2013-06-22T10:43:00Z">
        <w:r w:rsidRPr="00263883">
          <w:rPr>
            <w:color w:val="008000"/>
          </w:rPr>
          <w:t>ISOcoated_v2_300_eci</w:t>
        </w:r>
        <w:r>
          <w:rPr>
            <w:color w:val="008000"/>
          </w:rPr>
          <w:t xml:space="preserve">.icc, </w:t>
        </w:r>
        <w:r w:rsidRPr="00263883">
          <w:rPr>
            <w:color w:val="008000"/>
          </w:rPr>
          <w:t>ISOcoated_v2_300_eci</w:t>
        </w:r>
        <w:r>
          <w:rPr>
            <w:color w:val="008000"/>
          </w:rPr>
          <w:t>.icc</w:t>
        </w:r>
      </w:ins>
    </w:p>
    <w:p w:rsidR="00C41516" w:rsidRDefault="00C41516" w:rsidP="00C41516">
      <w:pPr>
        <w:pStyle w:val="Heading1"/>
        <w:keepNext w:val="0"/>
        <w:keepLines w:val="0"/>
        <w:widowControl w:val="0"/>
        <w:numPr>
          <w:ins w:id="258" w:author="i5" w:date="2013-06-30T22:50:00Z"/>
        </w:numPr>
        <w:rPr>
          <w:ins w:id="259" w:author="i5" w:date="2013-06-30T22:50:00Z"/>
          <w:lang w:eastAsia="ja-JP"/>
        </w:rPr>
        <w:pPrChange w:id="260" w:author="i5" w:date="2013-07-01T19:38:00Z">
          <w:pPr>
            <w:pStyle w:val="Heading1"/>
          </w:pPr>
        </w:pPrChange>
      </w:pPr>
    </w:p>
    <w:p w:rsidR="00C41516" w:rsidRDefault="00C41516" w:rsidP="003F24C3">
      <w:pPr>
        <w:pStyle w:val="Heading1"/>
        <w:numPr>
          <w:ins w:id="261" w:author="i5" w:date="2013-06-30T22:50:00Z"/>
        </w:numPr>
        <w:rPr>
          <w:ins w:id="262" w:author="i5" w:date="2013-06-30T22:50:00Z"/>
          <w:lang w:eastAsia="ja-JP"/>
        </w:rPr>
      </w:pPr>
      <w:ins w:id="263" w:author="i5" w:date="2013-06-30T22:50:00Z">
        <w:r>
          <w:rPr>
            <w:rFonts w:hint="eastAsia"/>
            <w:lang w:eastAsia="ja-JP"/>
          </w:rPr>
          <w:t>コンテンツ</w:t>
        </w:r>
      </w:ins>
    </w:p>
    <w:p w:rsidR="00C41516" w:rsidRDefault="00C41516" w:rsidP="00C41516">
      <w:pPr>
        <w:rPr>
          <w:ins w:id="264" w:author="i5" w:date="2013-06-30T22:51:00Z"/>
          <w:lang w:eastAsia="ja-JP"/>
        </w:rPr>
        <w:pPrChange w:id="265" w:author="i5" w:date="2013-06-30T22:50:00Z">
          <w:pPr>
            <w:pStyle w:val="Heading1"/>
          </w:pPr>
        </w:pPrChange>
      </w:pPr>
      <w:ins w:id="266" w:author="i5" w:date="2013-06-30T22:50:00Z">
        <w:r>
          <w:rPr>
            <w:rFonts w:hint="eastAsia"/>
            <w:lang w:eastAsia="ja-JP"/>
          </w:rPr>
          <w:t>このテストプロジェクトには以下のドキュメントとファイルが</w:t>
        </w:r>
      </w:ins>
      <w:ins w:id="267" w:author="i5" w:date="2013-06-30T22:51:00Z">
        <w:r>
          <w:rPr>
            <w:rFonts w:hint="eastAsia"/>
            <w:lang w:eastAsia="ja-JP"/>
          </w:rPr>
          <w:t>含まれる：</w:t>
        </w:r>
      </w:ins>
    </w:p>
    <w:p w:rsidR="00C41516" w:rsidRDefault="00C41516" w:rsidP="00663100">
      <w:pPr>
        <w:pStyle w:val="numberedlist"/>
        <w:numPr>
          <w:ilvl w:val="0"/>
          <w:numId w:val="0"/>
          <w:ins w:id="268" w:author="i5" w:date="2013-06-30T22:51:00Z"/>
        </w:numPr>
        <w:rPr>
          <w:ins w:id="269" w:author="i5" w:date="2013-06-30T22:51:00Z"/>
          <w:lang w:eastAsia="ja-JP"/>
        </w:rPr>
      </w:pPr>
      <w:ins w:id="270" w:author="i5" w:date="2013-06-30T22:51:00Z">
        <w:r>
          <w:rPr>
            <w:lang w:eastAsia="ja-JP"/>
          </w:rPr>
          <w:t>1.</w:t>
        </w:r>
      </w:ins>
      <w:ins w:id="271" w:author="i5" w:date="2013-06-30T22:52:00Z">
        <w:r>
          <w:rPr>
            <w:lang w:eastAsia="ja-JP"/>
          </w:rPr>
          <w:t xml:space="preserve">   </w:t>
        </w:r>
      </w:ins>
      <w:ins w:id="272" w:author="i5" w:date="2013-06-30T22:51:00Z">
        <w:r w:rsidRPr="00EA5133">
          <w:t>Text Doc:</w:t>
        </w:r>
        <w:r w:rsidRPr="00EA5133">
          <w:tab/>
          <w:t>WSC2013_TP40_MOD</w:t>
        </w:r>
        <w:r>
          <w:t>1_actual</w:t>
        </w:r>
        <w:r w:rsidRPr="00EA5133">
          <w:t xml:space="preserve">_EN </w:t>
        </w:r>
      </w:ins>
    </w:p>
    <w:p w:rsidR="00C41516" w:rsidRDefault="00C41516" w:rsidP="00663100">
      <w:pPr>
        <w:pStyle w:val="numberedlist"/>
        <w:numPr>
          <w:ilvl w:val="0"/>
          <w:numId w:val="0"/>
          <w:ins w:id="273" w:author="i5" w:date="2013-06-30T22:51:00Z"/>
        </w:numPr>
        <w:rPr>
          <w:ins w:id="274" w:author="i5" w:date="2013-06-30T22:51:00Z"/>
        </w:rPr>
      </w:pPr>
      <w:ins w:id="275" w:author="i5" w:date="2013-06-30T22:51:00Z">
        <w:r>
          <w:rPr>
            <w:lang w:eastAsia="ja-JP"/>
          </w:rPr>
          <w:t>2.</w:t>
        </w:r>
      </w:ins>
      <w:ins w:id="276" w:author="i5" w:date="2013-06-30T22:52:00Z">
        <w:r>
          <w:rPr>
            <w:lang w:eastAsia="ja-JP"/>
          </w:rPr>
          <w:t xml:space="preserve">    </w:t>
        </w:r>
      </w:ins>
      <w:ins w:id="277" w:author="i5" w:date="2013-06-30T22:51:00Z">
        <w:r>
          <w:t>WSC2013_TP40_MOD1_</w:t>
        </w:r>
        <w:r w:rsidRPr="00EA5133">
          <w:t>Folder</w:t>
        </w:r>
        <w:r>
          <w:t xml:space="preserve"> containing:</w:t>
        </w:r>
        <w:r w:rsidRPr="00EA5133">
          <w:t xml:space="preserve"> </w:t>
        </w:r>
      </w:ins>
    </w:p>
    <w:p w:rsidR="00C41516" w:rsidRDefault="00C41516" w:rsidP="00C41516">
      <w:pPr>
        <w:pStyle w:val="numberedlist"/>
        <w:numPr>
          <w:ilvl w:val="1"/>
          <w:numId w:val="18"/>
          <w:ins w:id="278" w:author="i5" w:date="2013-06-30T22:52:00Z"/>
        </w:numPr>
        <w:contextualSpacing w:val="0"/>
        <w:rPr>
          <w:ins w:id="279" w:author="i5" w:date="2013-06-30T22:51:00Z"/>
        </w:rPr>
        <w:pPrChange w:id="280" w:author="i5" w:date="2013-06-30T22:52:00Z">
          <w:pPr>
            <w:pStyle w:val="numberedlist"/>
            <w:ind w:left="0"/>
          </w:pPr>
        </w:pPrChange>
      </w:pPr>
      <w:ins w:id="281" w:author="i5" w:date="2013-07-01T17:32:00Z">
        <w:r>
          <w:rPr>
            <w:rFonts w:ascii="ＭＳ 明朝" w:cs="ＭＳ 明朝" w:hint="eastAsia"/>
            <w:szCs w:val="20"/>
          </w:rPr>
          <w:t>画像ファイル</w:t>
        </w:r>
      </w:ins>
      <w:ins w:id="282" w:author="i5" w:date="2013-06-30T22:51:00Z">
        <w:r w:rsidRPr="00EA5133">
          <w:t>:</w:t>
        </w:r>
        <w:r w:rsidRPr="00006D27">
          <w:rPr>
            <w:color w:val="008000"/>
          </w:rPr>
          <w:t xml:space="preserve"> images</w:t>
        </w:r>
        <w:r w:rsidRPr="00EA5133">
          <w:tab/>
        </w:r>
      </w:ins>
    </w:p>
    <w:p w:rsidR="00C41516" w:rsidRDefault="00C41516" w:rsidP="00663100">
      <w:pPr>
        <w:pStyle w:val="numberedlist"/>
        <w:numPr>
          <w:ilvl w:val="1"/>
          <w:numId w:val="4"/>
          <w:ins w:id="283" w:author="i5" w:date="2013-06-30T22:51:00Z"/>
        </w:numPr>
        <w:contextualSpacing w:val="0"/>
        <w:rPr>
          <w:ins w:id="284" w:author="i5" w:date="2013-06-30T22:51:00Z"/>
        </w:rPr>
      </w:pPr>
      <w:ins w:id="285" w:author="i5" w:date="2013-07-01T17:32:00Z">
        <w:r>
          <w:rPr>
            <w:rFonts w:hint="eastAsia"/>
            <w:lang w:eastAsia="ja-JP"/>
          </w:rPr>
          <w:t>フォントフォルダー</w:t>
        </w:r>
      </w:ins>
      <w:ins w:id="286" w:author="i5" w:date="2013-06-30T22:51:00Z">
        <w:r w:rsidRPr="00EA5133">
          <w:t xml:space="preserve">: </w:t>
        </w:r>
        <w:r>
          <w:t xml:space="preserve"> </w:t>
        </w:r>
        <w:r w:rsidRPr="00006D27">
          <w:rPr>
            <w:color w:val="008000"/>
          </w:rPr>
          <w:t>Kristall Now Pro</w:t>
        </w:r>
      </w:ins>
    </w:p>
    <w:p w:rsidR="00C41516" w:rsidRDefault="00C41516" w:rsidP="00663100">
      <w:pPr>
        <w:pStyle w:val="numberedlist"/>
        <w:numPr>
          <w:ilvl w:val="1"/>
          <w:numId w:val="4"/>
          <w:ins w:id="287" w:author="i5" w:date="2013-06-30T22:51:00Z"/>
        </w:numPr>
        <w:contextualSpacing w:val="0"/>
        <w:rPr>
          <w:ins w:id="288" w:author="i5" w:date="2013-06-30T22:51:00Z"/>
        </w:rPr>
      </w:pPr>
      <w:ins w:id="289" w:author="i5" w:date="2013-07-01T17:32:00Z">
        <w:r>
          <w:rPr>
            <w:rFonts w:hint="eastAsia"/>
            <w:lang w:eastAsia="ja-JP"/>
          </w:rPr>
          <w:t>与えられたテキストのファイル</w:t>
        </w:r>
      </w:ins>
      <w:ins w:id="290" w:author="i5" w:date="2013-06-30T22:51:00Z">
        <w:r>
          <w:t>:</w:t>
        </w:r>
        <w:r w:rsidRPr="00EA5133">
          <w:t xml:space="preserve"> </w:t>
        </w:r>
        <w:r w:rsidRPr="00006D27">
          <w:rPr>
            <w:color w:val="008000"/>
          </w:rPr>
          <w:t>TEXT_Module_Corporate_Design.rtf</w:t>
        </w:r>
      </w:ins>
    </w:p>
    <w:p w:rsidR="00C41516" w:rsidRPr="00006D27" w:rsidRDefault="00C41516" w:rsidP="00663100">
      <w:pPr>
        <w:pStyle w:val="numberedlist"/>
        <w:numPr>
          <w:ilvl w:val="1"/>
          <w:numId w:val="4"/>
          <w:ins w:id="291" w:author="i5" w:date="2013-06-30T22:51:00Z"/>
        </w:numPr>
        <w:contextualSpacing w:val="0"/>
        <w:rPr>
          <w:ins w:id="292" w:author="i5" w:date="2013-06-30T22:51:00Z"/>
          <w:color w:val="000000"/>
        </w:rPr>
      </w:pPr>
      <w:ins w:id="293" w:author="i5" w:date="2013-06-30T22:51:00Z">
        <w:r w:rsidRPr="00EA5133">
          <w:t>QR</w:t>
        </w:r>
      </w:ins>
      <w:ins w:id="294" w:author="i5" w:date="2013-07-01T17:32:00Z">
        <w:r>
          <w:rPr>
            <w:rFonts w:hint="eastAsia"/>
            <w:lang w:eastAsia="ja-JP"/>
          </w:rPr>
          <w:t>コードのファイル</w:t>
        </w:r>
      </w:ins>
      <w:ins w:id="295" w:author="i5" w:date="2013-06-30T22:51:00Z">
        <w:r>
          <w:t xml:space="preserve">: </w:t>
        </w:r>
        <w:r w:rsidRPr="00006D27">
          <w:rPr>
            <w:color w:val="008000"/>
          </w:rPr>
          <w:t>druckkunst.png</w:t>
        </w:r>
      </w:ins>
    </w:p>
    <w:p w:rsidR="00C41516" w:rsidRDefault="00C41516" w:rsidP="00663100">
      <w:pPr>
        <w:pStyle w:val="numberedlist"/>
        <w:numPr>
          <w:ilvl w:val="1"/>
          <w:numId w:val="4"/>
          <w:ins w:id="296" w:author="i5" w:date="2013-06-30T22:51:00Z"/>
        </w:numPr>
        <w:contextualSpacing w:val="0"/>
        <w:rPr>
          <w:ins w:id="297" w:author="i5" w:date="2013-06-30T22:51:00Z"/>
          <w:color w:val="008000"/>
        </w:rPr>
      </w:pPr>
      <w:ins w:id="298" w:author="i5" w:date="2013-07-01T17:33:00Z">
        <w:r>
          <w:rPr>
            <w:rFonts w:hint="eastAsia"/>
            <w:color w:val="000000"/>
            <w:lang w:eastAsia="ja-JP"/>
          </w:rPr>
          <w:t>バッグのダイカットのファイル</w:t>
        </w:r>
      </w:ins>
      <w:ins w:id="299" w:author="i5" w:date="2013-06-30T22:51:00Z">
        <w:r w:rsidRPr="00EA5133">
          <w:t xml:space="preserve">: </w:t>
        </w:r>
        <w:r w:rsidRPr="00006D27">
          <w:rPr>
            <w:color w:val="008000"/>
          </w:rPr>
          <w:t>BAG_dieC</w:t>
        </w:r>
        <w:r>
          <w:rPr>
            <w:color w:val="008000"/>
          </w:rPr>
          <w:t>U</w:t>
        </w:r>
        <w:r w:rsidRPr="00006D27">
          <w:rPr>
            <w:color w:val="008000"/>
          </w:rPr>
          <w:t>T.ai</w:t>
        </w:r>
      </w:ins>
    </w:p>
    <w:p w:rsidR="00C41516" w:rsidRPr="00006D27" w:rsidRDefault="00C41516" w:rsidP="00663100">
      <w:pPr>
        <w:pStyle w:val="numberedlist"/>
        <w:numPr>
          <w:ilvl w:val="1"/>
          <w:numId w:val="4"/>
          <w:ins w:id="300" w:author="i5" w:date="2013-06-30T22:51:00Z"/>
        </w:numPr>
        <w:contextualSpacing w:val="0"/>
        <w:rPr>
          <w:ins w:id="301" w:author="i5" w:date="2013-06-30T22:51:00Z"/>
          <w:color w:val="008000"/>
        </w:rPr>
      </w:pPr>
      <w:ins w:id="302" w:author="i5" w:date="2013-07-01T17:33:00Z">
        <w:r>
          <w:rPr>
            <w:rFonts w:hint="eastAsia"/>
            <w:color w:val="000000"/>
            <w:lang w:eastAsia="ja-JP"/>
          </w:rPr>
          <w:t>カラープロファイル</w:t>
        </w:r>
      </w:ins>
      <w:ins w:id="303" w:author="i5" w:date="2013-06-30T22:51:00Z">
        <w:r w:rsidRPr="00006D27">
          <w:rPr>
            <w:color w:val="000000"/>
          </w:rPr>
          <w:t>:</w:t>
        </w:r>
        <w:r>
          <w:rPr>
            <w:color w:val="008000"/>
          </w:rPr>
          <w:t xml:space="preserve"> </w:t>
        </w:r>
        <w:r w:rsidRPr="00263883">
          <w:rPr>
            <w:color w:val="008000"/>
          </w:rPr>
          <w:t>ISOcoated_v2_300_eci</w:t>
        </w:r>
        <w:r>
          <w:rPr>
            <w:color w:val="008000"/>
          </w:rPr>
          <w:t xml:space="preserve">.icc, </w:t>
        </w:r>
        <w:r w:rsidRPr="00263883">
          <w:rPr>
            <w:color w:val="008000"/>
          </w:rPr>
          <w:t>ISOcoated_v2_300_eci</w:t>
        </w:r>
        <w:r>
          <w:rPr>
            <w:color w:val="008000"/>
          </w:rPr>
          <w:t>.icc</w:t>
        </w:r>
      </w:ins>
    </w:p>
    <w:p w:rsidR="00C41516" w:rsidRDefault="00C41516" w:rsidP="00C41516">
      <w:pPr>
        <w:numPr>
          <w:ins w:id="304" w:author="i5" w:date="2013-06-30T22:51:00Z"/>
        </w:numPr>
        <w:rPr>
          <w:ins w:id="305" w:author="i5" w:date="2013-06-30T22:51:00Z"/>
          <w:lang w:eastAsia="ja-JP"/>
        </w:rPr>
        <w:pPrChange w:id="306" w:author="i5" w:date="2013-06-30T22:50:00Z">
          <w:pPr>
            <w:pStyle w:val="Heading1"/>
          </w:pPr>
        </w:pPrChange>
      </w:pPr>
    </w:p>
    <w:p w:rsidR="00C41516" w:rsidRDefault="00C41516" w:rsidP="00C41516">
      <w:pPr>
        <w:numPr>
          <w:ins w:id="307" w:author="i5" w:date="2013-06-30T22:51:00Z"/>
        </w:numPr>
        <w:rPr>
          <w:lang w:eastAsia="ja-JP"/>
        </w:rPr>
        <w:pPrChange w:id="308" w:author="i5" w:date="2013-06-30T22:50:00Z">
          <w:pPr>
            <w:pStyle w:val="Heading1"/>
          </w:pPr>
        </w:pPrChange>
      </w:pPr>
    </w:p>
    <w:p w:rsidR="00C41516" w:rsidRPr="00EA5133" w:rsidRDefault="00C41516" w:rsidP="003F24C3">
      <w:pPr>
        <w:pStyle w:val="Heading1"/>
      </w:pPr>
      <w:r w:rsidRPr="00EA5133">
        <w:t>Introduction</w:t>
      </w:r>
      <w:bookmarkStart w:id="309" w:name="_GoBack"/>
      <w:bookmarkEnd w:id="309"/>
    </w:p>
    <w:p w:rsidR="00C41516" w:rsidRPr="00C41516" w:rsidRDefault="00C41516" w:rsidP="00306215">
      <w:pPr>
        <w:rPr>
          <w:b/>
          <w:sz w:val="24"/>
          <w:szCs w:val="24"/>
          <w:rPrChange w:id="310" w:author="Unknown">
            <w:rPr>
              <w:b/>
              <w:sz w:val="24"/>
              <w:szCs w:val="24"/>
              <w:lang w:val="en-US"/>
            </w:rPr>
          </w:rPrChange>
        </w:rPr>
      </w:pPr>
      <w:r w:rsidRPr="00C41516">
        <w:rPr>
          <w:b/>
          <w:sz w:val="24"/>
          <w:szCs w:val="24"/>
          <w:rPrChange w:id="311" w:author="Wolfgang J. Toechterle" w:date="2013-06-22T10:32:00Z">
            <w:rPr>
              <w:rFonts w:eastAsia="ＭＳ ゴシックfalt"/>
              <w:b/>
              <w:caps/>
              <w:sz w:val="24"/>
              <w:szCs w:val="24"/>
              <w:u w:val="single"/>
              <w:lang w:val="en-US"/>
            </w:rPr>
          </w:rPrChange>
        </w:rPr>
        <w:t xml:space="preserve">From the lead typeface to the Apple Mac: </w:t>
      </w:r>
    </w:p>
    <w:p w:rsidR="00C41516" w:rsidRPr="00C41516" w:rsidRDefault="00C41516" w:rsidP="00306215">
      <w:pPr>
        <w:rPr>
          <w:b/>
          <w:sz w:val="24"/>
          <w:szCs w:val="24"/>
          <w:rPrChange w:id="312" w:author="Unknown">
            <w:rPr>
              <w:b/>
              <w:sz w:val="24"/>
              <w:szCs w:val="24"/>
              <w:lang w:val="en-US"/>
            </w:rPr>
          </w:rPrChange>
        </w:rPr>
      </w:pPr>
      <w:r w:rsidRPr="00C41516">
        <w:rPr>
          <w:b/>
          <w:sz w:val="24"/>
          <w:szCs w:val="24"/>
          <w:rPrChange w:id="313" w:author="Wolfgang J. Toechterle" w:date="2013-06-22T10:32:00Z">
            <w:rPr>
              <w:rFonts w:eastAsia="ＭＳ ゴシックfalt"/>
              <w:b/>
              <w:caps/>
              <w:sz w:val="24"/>
              <w:szCs w:val="24"/>
              <w:u w:val="single"/>
              <w:lang w:val="en-US"/>
            </w:rPr>
          </w:rPrChange>
        </w:rPr>
        <w:t xml:space="preserve">550 years of printing history at the </w:t>
      </w:r>
      <w:del w:id="314" w:author="Kinder" w:date="2013-06-30T08:15:00Z">
        <w:r w:rsidRPr="00C41516">
          <w:rPr>
            <w:b/>
            <w:sz w:val="24"/>
            <w:szCs w:val="24"/>
            <w:rPrChange w:id="315" w:author="Wolfgang J. Toechterle" w:date="2013-06-22T10:32:00Z">
              <w:rPr>
                <w:rFonts w:eastAsia="ＭＳ ゴシックfalt"/>
                <w:b/>
                <w:caps/>
                <w:sz w:val="24"/>
                <w:szCs w:val="24"/>
                <w:u w:val="single"/>
                <w:lang w:val="en-US"/>
              </w:rPr>
            </w:rPrChange>
          </w:rPr>
          <w:delText xml:space="preserve">Leipzig </w:delText>
        </w:r>
      </w:del>
      <w:smartTag w:uri="urn:schemas-microsoft-com:office:smarttags" w:element="PlaceType">
        <w:smartTag w:uri="urn:schemas-microsoft-com:office:smarttags" w:element="place">
          <w:r w:rsidRPr="00C41516">
            <w:rPr>
              <w:b/>
              <w:sz w:val="24"/>
              <w:szCs w:val="24"/>
              <w:rPrChange w:id="316" w:author="Wolfgang J. Toechterle" w:date="2013-06-22T10:32:00Z">
                <w:rPr>
                  <w:rFonts w:eastAsia="ＭＳ ゴシックfalt"/>
                  <w:b/>
                  <w:caps/>
                  <w:sz w:val="24"/>
                  <w:szCs w:val="24"/>
                  <w:u w:val="single"/>
                  <w:lang w:val="en-US"/>
                </w:rPr>
              </w:rPrChange>
            </w:rPr>
            <w:t>Museum</w:t>
          </w:r>
        </w:smartTag>
        <w:r w:rsidRPr="00C41516">
          <w:rPr>
            <w:b/>
            <w:sz w:val="24"/>
            <w:szCs w:val="24"/>
            <w:rPrChange w:id="317" w:author="Wolfgang J. Toechterle" w:date="2013-06-22T10:32:00Z">
              <w:rPr>
                <w:rFonts w:eastAsia="ＭＳ ゴシックfalt"/>
                <w:b/>
                <w:caps/>
                <w:sz w:val="24"/>
                <w:szCs w:val="24"/>
                <w:u w:val="single"/>
                <w:lang w:val="en-US"/>
              </w:rPr>
            </w:rPrChange>
          </w:rPr>
          <w:t xml:space="preserve"> of</w:t>
        </w:r>
        <w:del w:id="318" w:author="Kinder" w:date="2013-06-30T08:15:00Z">
          <w:r w:rsidRPr="00C41516">
            <w:rPr>
              <w:b/>
              <w:sz w:val="24"/>
              <w:szCs w:val="24"/>
              <w:rPrChange w:id="319" w:author="Wolfgang J. Toechterle" w:date="2013-06-22T10:32:00Z">
                <w:rPr>
                  <w:rFonts w:eastAsia="ＭＳ ゴシックfalt"/>
                  <w:b/>
                  <w:caps/>
                  <w:sz w:val="24"/>
                  <w:szCs w:val="24"/>
                  <w:u w:val="single"/>
                  <w:lang w:val="en-US"/>
                </w:rPr>
              </w:rPrChange>
            </w:rPr>
            <w:delText xml:space="preserve"> the</w:delText>
          </w:r>
        </w:del>
        <w:r w:rsidRPr="00C41516">
          <w:rPr>
            <w:b/>
            <w:sz w:val="24"/>
            <w:szCs w:val="24"/>
            <w:rPrChange w:id="320" w:author="Wolfgang J. Toechterle" w:date="2013-06-22T10:32:00Z">
              <w:rPr>
                <w:rFonts w:eastAsia="ＭＳ ゴシックfalt"/>
                <w:b/>
                <w:caps/>
                <w:sz w:val="24"/>
                <w:szCs w:val="24"/>
                <w:u w:val="single"/>
                <w:lang w:val="en-US"/>
              </w:rPr>
            </w:rPrChange>
          </w:rPr>
          <w:t xml:space="preserve"> </w:t>
        </w:r>
        <w:smartTag w:uri="urn:schemas-microsoft-com:office:smarttags" w:element="PlaceName">
          <w:r w:rsidRPr="00C41516">
            <w:rPr>
              <w:b/>
              <w:sz w:val="24"/>
              <w:szCs w:val="24"/>
              <w:rPrChange w:id="321" w:author="Wolfgang J. Toechterle" w:date="2013-06-22T10:32:00Z">
                <w:rPr>
                  <w:rFonts w:eastAsia="ＭＳ ゴシックfalt"/>
                  <w:b/>
                  <w:caps/>
                  <w:sz w:val="24"/>
                  <w:szCs w:val="24"/>
                  <w:u w:val="single"/>
                  <w:lang w:val="en-US"/>
                </w:rPr>
              </w:rPrChange>
            </w:rPr>
            <w:t>Printing Arts</w:t>
          </w:r>
          <w:ins w:id="322" w:author="Kinder" w:date="2013-06-30T08:15:00Z">
            <w:r w:rsidRPr="006402F1">
              <w:rPr>
                <w:b/>
                <w:sz w:val="24"/>
                <w:szCs w:val="24"/>
              </w:rPr>
              <w:t xml:space="preserve"> </w:t>
            </w:r>
            <w:r w:rsidRPr="001D2089">
              <w:rPr>
                <w:b/>
                <w:sz w:val="24"/>
                <w:szCs w:val="24"/>
              </w:rPr>
              <w:t>Leipzig</w:t>
            </w:r>
          </w:ins>
        </w:smartTag>
      </w:smartTag>
    </w:p>
    <w:p w:rsidR="00C41516" w:rsidRPr="00C41516" w:rsidRDefault="00C41516" w:rsidP="00306215">
      <w:pPr>
        <w:rPr>
          <w:rPrChange w:id="323" w:author="Unknown">
            <w:rPr>
              <w:lang w:val="en-US"/>
            </w:rPr>
          </w:rPrChange>
        </w:rPr>
      </w:pPr>
    </w:p>
    <w:p w:rsidR="00C41516" w:rsidRPr="00C41516" w:rsidRDefault="00C41516" w:rsidP="00D03DE3">
      <w:pPr>
        <w:rPr>
          <w:rPrChange w:id="324" w:author="Unknown">
            <w:rPr>
              <w:lang w:val="en-US"/>
            </w:rPr>
          </w:rPrChange>
        </w:rPr>
      </w:pPr>
      <w:r w:rsidRPr="00C41516">
        <w:rPr>
          <w:b/>
          <w:rPrChange w:id="325" w:author="Wolfgang J. Toechterle" w:date="2013-06-22T10:32:00Z">
            <w:rPr>
              <w:rFonts w:eastAsia="ＭＳ ゴシックfalt"/>
              <w:b/>
              <w:caps/>
              <w:sz w:val="24"/>
              <w:u w:val="single"/>
              <w:lang w:val="en-US"/>
            </w:rPr>
          </w:rPrChange>
        </w:rPr>
        <w:t>The history of the “black art”</w:t>
      </w:r>
      <w:r w:rsidRPr="00C41516">
        <w:rPr>
          <w:rPrChange w:id="326" w:author="Wolfgang J. Toechterle" w:date="2013-06-22T10:32:00Z">
            <w:rPr>
              <w:rFonts w:eastAsia="ＭＳ ゴシックfalt"/>
              <w:b/>
              <w:caps/>
              <w:sz w:val="24"/>
              <w:u w:val="single"/>
              <w:lang w:val="en-US"/>
            </w:rPr>
          </w:rPrChange>
        </w:rPr>
        <w:t xml:space="preserve"> is one of brilliant inventions, innovations rejected or developed and sudden radical change on a breathtaking scale. And yet it always remains a story about people. At the Leipzig Museum of</w:t>
      </w:r>
      <w:del w:id="327" w:author="Kinder" w:date="2013-06-30T08:16:00Z">
        <w:r w:rsidRPr="00C41516">
          <w:rPr>
            <w:rPrChange w:id="328" w:author="Wolfgang J. Toechterle" w:date="2013-06-22T10:32:00Z">
              <w:rPr>
                <w:rFonts w:eastAsia="ＭＳ ゴシックfalt"/>
                <w:b/>
                <w:caps/>
                <w:sz w:val="24"/>
                <w:u w:val="single"/>
                <w:lang w:val="en-US"/>
              </w:rPr>
            </w:rPrChange>
          </w:rPr>
          <w:delText xml:space="preserve"> the</w:delText>
        </w:r>
      </w:del>
      <w:r w:rsidRPr="00C41516">
        <w:rPr>
          <w:rPrChange w:id="329" w:author="Wolfgang J. Toechterle" w:date="2013-06-22T10:32:00Z">
            <w:rPr>
              <w:rFonts w:eastAsia="ＭＳ ゴシックfalt"/>
              <w:b/>
              <w:caps/>
              <w:sz w:val="24"/>
              <w:u w:val="single"/>
              <w:lang w:val="en-US"/>
            </w:rPr>
          </w:rPrChange>
        </w:rPr>
        <w:t xml:space="preserve"> Printing Arts, the human touch makes printing history come alive again: rare historical machines and printing presses are shown in action, enabling visitors to experience the art of printing with all their senses.</w:t>
      </w:r>
    </w:p>
    <w:p w:rsidR="00C41516" w:rsidRPr="00C41516" w:rsidRDefault="00C41516" w:rsidP="00D03DE3">
      <w:pPr>
        <w:rPr>
          <w:rPrChange w:id="330" w:author="Unknown">
            <w:rPr>
              <w:lang w:val="en-US"/>
            </w:rPr>
          </w:rPrChange>
        </w:rPr>
      </w:pPr>
    </w:p>
    <w:p w:rsidR="00C41516" w:rsidRPr="00C41516" w:rsidRDefault="00C41516" w:rsidP="006A59B7">
      <w:pPr>
        <w:rPr>
          <w:rPrChange w:id="331" w:author="Unknown">
            <w:rPr>
              <w:lang w:val="en-US"/>
            </w:rPr>
          </w:rPrChange>
        </w:rPr>
      </w:pPr>
      <w:r w:rsidRPr="00C41516">
        <w:rPr>
          <w:b/>
          <w:rPrChange w:id="332" w:author="Wolfgang J. Toechterle" w:date="2013-06-22T10:32:00Z">
            <w:rPr>
              <w:rFonts w:eastAsia="ＭＳ ゴシックfalt"/>
              <w:b/>
              <w:caps/>
              <w:sz w:val="24"/>
              <w:u w:val="single"/>
              <w:lang w:val="en-US"/>
            </w:rPr>
          </w:rPrChange>
        </w:rPr>
        <w:t>The museum</w:t>
      </w:r>
      <w:r w:rsidRPr="00E76ED5">
        <w:rPr>
          <w:b/>
        </w:rPr>
        <w:t>’</w:t>
      </w:r>
      <w:r w:rsidRPr="00C41516">
        <w:rPr>
          <w:b/>
          <w:rPrChange w:id="333" w:author="Wolfgang J. Toechterle" w:date="2013-06-22T10:32:00Z">
            <w:rPr>
              <w:rFonts w:eastAsia="ＭＳ ゴシックfalt"/>
              <w:b/>
              <w:caps/>
              <w:sz w:val="24"/>
              <w:u w:val="single"/>
              <w:lang w:val="en-US"/>
            </w:rPr>
          </w:rPrChange>
        </w:rPr>
        <w:t>s collection</w:t>
      </w:r>
      <w:r w:rsidRPr="00C41516">
        <w:rPr>
          <w:rPrChange w:id="334" w:author="Wolfgang J. Toechterle" w:date="2013-06-22T10:32:00Z">
            <w:rPr>
              <w:rFonts w:eastAsia="ＭＳ ゴシックfalt"/>
              <w:b/>
              <w:caps/>
              <w:sz w:val="24"/>
              <w:u w:val="single"/>
              <w:lang w:val="en-US"/>
            </w:rPr>
          </w:rPrChange>
        </w:rPr>
        <w:t xml:space="preserve"> of around 100 working machines and press</w:t>
      </w:r>
      <w:del w:id="335" w:author="Kinder" w:date="2013-06-29T10:51:00Z">
        <w:r w:rsidRPr="00C41516">
          <w:rPr>
            <w:rPrChange w:id="336" w:author="Wolfgang J. Toechterle" w:date="2013-06-22T10:32:00Z">
              <w:rPr>
                <w:rFonts w:eastAsia="ＭＳ ゴシックfalt"/>
                <w:b/>
                <w:caps/>
                <w:sz w:val="24"/>
                <w:u w:val="single"/>
                <w:lang w:val="en-US"/>
              </w:rPr>
            </w:rPrChange>
          </w:rPr>
          <w:delText>es</w:delText>
        </w:r>
      </w:del>
      <w:r w:rsidRPr="00C41516">
        <w:rPr>
          <w:rPrChange w:id="337" w:author="Wolfgang J. Toechterle" w:date="2013-06-22T10:32:00Z">
            <w:rPr>
              <w:rFonts w:eastAsia="ＭＳ ゴシックfalt"/>
              <w:b/>
              <w:caps/>
              <w:sz w:val="24"/>
              <w:u w:val="single"/>
              <w:lang w:val="en-US"/>
            </w:rPr>
          </w:rPrChange>
        </w:rPr>
        <w:t xml:space="preserve"> for historical casting, composing and printing techniques really brings the history of printing alive</w:t>
      </w:r>
      <w:del w:id="338" w:author="Kinder" w:date="2013-06-30T08:17:00Z">
        <w:r w:rsidRPr="00C41516">
          <w:rPr>
            <w:rPrChange w:id="339" w:author="Wolfgang J. Toechterle" w:date="2013-06-22T10:32:00Z">
              <w:rPr>
                <w:rFonts w:eastAsia="ＭＳ ゴシックfalt"/>
                <w:b/>
                <w:caps/>
                <w:sz w:val="24"/>
                <w:u w:val="single"/>
                <w:lang w:val="en-US"/>
              </w:rPr>
            </w:rPrChange>
          </w:rPr>
          <w:delText>. With</w:delText>
        </w:r>
      </w:del>
      <w:r w:rsidRPr="00C41516">
        <w:rPr>
          <w:rPrChange w:id="340" w:author="Wolfgang J. Toechterle" w:date="2013-06-22T10:32:00Z">
            <w:rPr>
              <w:rFonts w:eastAsia="ＭＳ ゴシックfalt"/>
              <w:b/>
              <w:caps/>
              <w:sz w:val="24"/>
              <w:u w:val="single"/>
              <w:lang w:val="en-US"/>
            </w:rPr>
          </w:rPrChange>
        </w:rPr>
        <w:t xml:space="preserve"> combining a museum and an active workshop, visitors still can experience printing process</w:t>
      </w:r>
      <w:del w:id="341" w:author="Kinder" w:date="2013-06-30T08:27:00Z">
        <w:r w:rsidRPr="00C41516">
          <w:rPr>
            <w:rPrChange w:id="342" w:author="Wolfgang J. Toechterle" w:date="2013-06-22T10:32:00Z">
              <w:rPr>
                <w:rFonts w:eastAsia="ＭＳ ゴシックfalt"/>
                <w:b/>
                <w:caps/>
                <w:sz w:val="24"/>
                <w:u w:val="single"/>
                <w:lang w:val="en-US"/>
              </w:rPr>
            </w:rPrChange>
          </w:rPr>
          <w:delText>es</w:delText>
        </w:r>
      </w:del>
      <w:del w:id="343" w:author="Kinder" w:date="2013-06-30T08:17:00Z">
        <w:r w:rsidRPr="00C41516">
          <w:rPr>
            <w:rPrChange w:id="344" w:author="Wolfgang J. Toechterle" w:date="2013-06-22T10:32:00Z">
              <w:rPr>
                <w:rFonts w:eastAsia="ＭＳ ゴシックfalt"/>
                <w:b/>
                <w:caps/>
                <w:sz w:val="24"/>
                <w:u w:val="single"/>
                <w:lang w:val="en-US"/>
              </w:rPr>
            </w:rPrChange>
          </w:rPr>
          <w:delText xml:space="preserve"> at</w:delText>
        </w:r>
      </w:del>
      <w:r w:rsidRPr="00C41516">
        <w:rPr>
          <w:rPrChange w:id="345" w:author="Wolfgang J. Toechterle" w:date="2013-06-22T10:32:00Z">
            <w:rPr>
              <w:rFonts w:eastAsia="ＭＳ ゴシックfalt"/>
              <w:b/>
              <w:caps/>
              <w:sz w:val="24"/>
              <w:u w:val="single"/>
              <w:lang w:val="en-US"/>
            </w:rPr>
          </w:rPrChange>
        </w:rPr>
        <w:t xml:space="preserve"> first hand. The </w:t>
      </w:r>
      <w:smartTag w:uri="urn:schemas-microsoft-com:office:smarttags" w:element="PlaceType">
        <w:smartTag w:uri="urn:schemas-microsoft-com:office:smarttags" w:element="place">
          <w:r w:rsidRPr="00C41516">
            <w:rPr>
              <w:rPrChange w:id="346" w:author="Wolfgang J. Toechterle" w:date="2013-06-22T10:32:00Z">
                <w:rPr>
                  <w:rFonts w:eastAsia="ＭＳ ゴシックfalt"/>
                  <w:b/>
                  <w:caps/>
                  <w:sz w:val="24"/>
                  <w:u w:val="single"/>
                  <w:lang w:val="en-US"/>
                </w:rPr>
              </w:rPrChange>
            </w:rPr>
            <w:t>Museum</w:t>
          </w:r>
        </w:smartTag>
        <w:r w:rsidRPr="00C41516">
          <w:rPr>
            <w:rPrChange w:id="347" w:author="Wolfgang J. Toechterle" w:date="2013-06-22T10:32:00Z">
              <w:rPr>
                <w:rFonts w:eastAsia="ＭＳ ゴシックfalt"/>
                <w:b/>
                <w:caps/>
                <w:sz w:val="24"/>
                <w:u w:val="single"/>
                <w:lang w:val="en-US"/>
              </w:rPr>
            </w:rPrChange>
          </w:rPr>
          <w:t xml:space="preserve"> of </w:t>
        </w:r>
        <w:del w:id="348" w:author="Kinder" w:date="2013-06-30T08:26:00Z">
          <w:r w:rsidRPr="00C41516">
            <w:rPr>
              <w:rPrChange w:id="349" w:author="Wolfgang J. Toechterle" w:date="2013-06-22T10:32:00Z">
                <w:rPr>
                  <w:rFonts w:eastAsia="ＭＳ ゴシックfalt"/>
                  <w:b/>
                  <w:caps/>
                  <w:sz w:val="24"/>
                  <w:u w:val="single"/>
                  <w:lang w:val="en-US"/>
                </w:rPr>
              </w:rPrChange>
            </w:rPr>
            <w:delText xml:space="preserve">the </w:delText>
          </w:r>
        </w:del>
        <w:smartTag w:uri="urn:schemas-microsoft-com:office:smarttags" w:element="PlaceName">
          <w:r w:rsidRPr="00C41516">
            <w:rPr>
              <w:rPrChange w:id="350" w:author="Wolfgang J. Toechterle" w:date="2013-06-22T10:32:00Z">
                <w:rPr>
                  <w:rFonts w:eastAsia="ＭＳ ゴシックfalt"/>
                  <w:b/>
                  <w:caps/>
                  <w:sz w:val="24"/>
                  <w:u w:val="single"/>
                  <w:lang w:val="en-US"/>
                </w:rPr>
              </w:rPrChange>
            </w:rPr>
            <w:t>Printing Arts</w:t>
          </w:r>
        </w:smartTag>
      </w:smartTag>
      <w:r w:rsidRPr="00C41516">
        <w:rPr>
          <w:rPrChange w:id="351" w:author="Wolfgang J. Toechterle" w:date="2013-06-22T10:32:00Z">
            <w:rPr>
              <w:rFonts w:eastAsia="ＭＳ ゴシックfalt"/>
              <w:b/>
              <w:caps/>
              <w:sz w:val="24"/>
              <w:u w:val="single"/>
              <w:lang w:val="en-US"/>
            </w:rPr>
          </w:rPrChange>
        </w:rPr>
        <w:t xml:space="preserve"> also houses a handcraft book</w:t>
      </w:r>
      <w:ins w:id="352" w:author="Kinder" w:date="2013-06-29T10:52:00Z">
        <w:r>
          <w:t xml:space="preserve"> </w:t>
        </w:r>
      </w:ins>
      <w:r w:rsidRPr="00C41516">
        <w:rPr>
          <w:rPrChange w:id="353" w:author="Wolfgang J. Toechterle" w:date="2013-06-22T10:32:00Z">
            <w:rPr>
              <w:rFonts w:eastAsia="ＭＳ ゴシックfalt"/>
              <w:b/>
              <w:caps/>
              <w:sz w:val="24"/>
              <w:u w:val="single"/>
              <w:lang w:val="en-US"/>
            </w:rPr>
          </w:rPrChange>
        </w:rPr>
        <w:t>bindery, a workshop of a wood engrav</w:t>
      </w:r>
      <w:ins w:id="354" w:author="Kinder" w:date="2013-06-30T08:26:00Z">
        <w:r>
          <w:t>ing</w:t>
        </w:r>
      </w:ins>
      <w:del w:id="355" w:author="Kinder" w:date="2013-06-30T08:26:00Z">
        <w:r w:rsidRPr="00C41516">
          <w:rPr>
            <w:rPrChange w:id="356" w:author="Wolfgang J. Toechterle" w:date="2013-06-22T10:32:00Z">
              <w:rPr>
                <w:rFonts w:eastAsia="ＭＳ ゴシックfalt"/>
                <w:b/>
                <w:caps/>
                <w:sz w:val="24"/>
                <w:u w:val="single"/>
                <w:lang w:val="en-US"/>
              </w:rPr>
            </w:rPrChange>
          </w:rPr>
          <w:delText>er</w:delText>
        </w:r>
      </w:del>
      <w:r w:rsidRPr="00C41516">
        <w:rPr>
          <w:rPrChange w:id="357" w:author="Wolfgang J. Toechterle" w:date="2013-06-22T10:32:00Z">
            <w:rPr>
              <w:rFonts w:eastAsia="ＭＳ ゴシックfalt"/>
              <w:b/>
              <w:caps/>
              <w:sz w:val="24"/>
              <w:u w:val="single"/>
              <w:lang w:val="en-US"/>
            </w:rPr>
          </w:rPrChange>
        </w:rPr>
        <w:t xml:space="preserve"> and a</w:t>
      </w:r>
      <w:del w:id="358" w:author="Kinder" w:date="2013-06-30T08:26:00Z">
        <w:r w:rsidRPr="00C41516">
          <w:rPr>
            <w:rPrChange w:id="359" w:author="Wolfgang J. Toechterle" w:date="2013-06-22T10:32:00Z">
              <w:rPr>
                <w:rFonts w:eastAsia="ＭＳ ゴシックfalt"/>
                <w:b/>
                <w:caps/>
                <w:sz w:val="24"/>
                <w:u w:val="single"/>
                <w:lang w:val="en-US"/>
              </w:rPr>
            </w:rPrChange>
          </w:rPr>
          <w:delText>n</w:delText>
        </w:r>
      </w:del>
      <w:r w:rsidRPr="00C41516">
        <w:rPr>
          <w:rPrChange w:id="360" w:author="Wolfgang J. Toechterle" w:date="2013-06-22T10:32:00Z">
            <w:rPr>
              <w:rFonts w:eastAsia="ＭＳ ゴシックfalt"/>
              <w:b/>
              <w:caps/>
              <w:sz w:val="24"/>
              <w:u w:val="single"/>
              <w:lang w:val="en-US"/>
            </w:rPr>
          </w:rPrChange>
        </w:rPr>
        <w:t xml:space="preserve"> unique collection of more than 4,000 different typefaces from European and oriental provenance. The </w:t>
      </w:r>
      <w:smartTag w:uri="urn:schemas-microsoft-com:office:smarttags" w:element="PlaceType">
        <w:smartTag w:uri="urn:schemas-microsoft-com:office:smarttags" w:element="place">
          <w:r w:rsidRPr="00C41516">
            <w:rPr>
              <w:rPrChange w:id="361" w:author="Wolfgang J. Toechterle" w:date="2013-06-22T10:32:00Z">
                <w:rPr>
                  <w:rFonts w:eastAsia="ＭＳ ゴシックfalt"/>
                  <w:b/>
                  <w:caps/>
                  <w:sz w:val="24"/>
                  <w:u w:val="single"/>
                  <w:lang w:val="en-US"/>
                </w:rPr>
              </w:rPrChange>
            </w:rPr>
            <w:t>Museum</w:t>
          </w:r>
        </w:smartTag>
        <w:r w:rsidRPr="00C41516">
          <w:rPr>
            <w:rPrChange w:id="362" w:author="Wolfgang J. Toechterle" w:date="2013-06-22T10:32:00Z">
              <w:rPr>
                <w:rFonts w:eastAsia="ＭＳ ゴシックfalt"/>
                <w:b/>
                <w:caps/>
                <w:sz w:val="24"/>
                <w:u w:val="single"/>
                <w:lang w:val="en-US"/>
              </w:rPr>
            </w:rPrChange>
          </w:rPr>
          <w:t xml:space="preserve"> of</w:t>
        </w:r>
        <w:del w:id="363" w:author="Kinder" w:date="2013-06-30T08:26:00Z">
          <w:r w:rsidRPr="00C41516">
            <w:rPr>
              <w:rPrChange w:id="364" w:author="Wolfgang J. Toechterle" w:date="2013-06-22T10:32:00Z">
                <w:rPr>
                  <w:rFonts w:eastAsia="ＭＳ ゴシックfalt"/>
                  <w:b/>
                  <w:caps/>
                  <w:sz w:val="24"/>
                  <w:u w:val="single"/>
                  <w:lang w:val="en-US"/>
                </w:rPr>
              </w:rPrChange>
            </w:rPr>
            <w:delText xml:space="preserve"> the</w:delText>
          </w:r>
        </w:del>
        <w:r w:rsidRPr="00C41516">
          <w:rPr>
            <w:rPrChange w:id="365" w:author="Wolfgang J. Toechterle" w:date="2013-06-22T10:32:00Z">
              <w:rPr>
                <w:rFonts w:eastAsia="ＭＳ ゴシックfalt"/>
                <w:b/>
                <w:caps/>
                <w:sz w:val="24"/>
                <w:u w:val="single"/>
                <w:lang w:val="en-US"/>
              </w:rPr>
            </w:rPrChange>
          </w:rPr>
          <w:t xml:space="preserve"> </w:t>
        </w:r>
        <w:smartTag w:uri="urn:schemas-microsoft-com:office:smarttags" w:element="PlaceName">
          <w:r w:rsidRPr="00C41516">
            <w:rPr>
              <w:rPrChange w:id="366" w:author="Wolfgang J. Toechterle" w:date="2013-06-22T10:32:00Z">
                <w:rPr>
                  <w:rFonts w:eastAsia="ＭＳ ゴシックfalt"/>
                  <w:b/>
                  <w:caps/>
                  <w:sz w:val="24"/>
                  <w:u w:val="single"/>
                  <w:lang w:val="en-US"/>
                </w:rPr>
              </w:rPrChange>
            </w:rPr>
            <w:t>Printing Arts</w:t>
          </w:r>
        </w:smartTag>
      </w:smartTag>
      <w:r w:rsidRPr="00C41516">
        <w:rPr>
          <w:rPrChange w:id="367" w:author="Wolfgang J. Toechterle" w:date="2013-06-22T10:32:00Z">
            <w:rPr>
              <w:rFonts w:eastAsia="ＭＳ ゴシックfalt"/>
              <w:b/>
              <w:caps/>
              <w:sz w:val="24"/>
              <w:u w:val="single"/>
              <w:lang w:val="en-US"/>
            </w:rPr>
          </w:rPrChange>
        </w:rPr>
        <w:t xml:space="preserve"> is based in the former industrial quarter Plagwitz in a listed industrial building that has been in continuous use as a printing house since the early 20th century.</w:t>
      </w:r>
    </w:p>
    <w:p w:rsidR="00C41516" w:rsidRPr="00C41516" w:rsidRDefault="00C41516" w:rsidP="006A59B7">
      <w:pPr>
        <w:rPr>
          <w:rPrChange w:id="368" w:author="Unknown">
            <w:rPr>
              <w:lang w:val="en-US"/>
            </w:rPr>
          </w:rPrChange>
        </w:rPr>
      </w:pPr>
    </w:p>
    <w:p w:rsidR="00C41516" w:rsidRPr="00C41516" w:rsidRDefault="00C41516" w:rsidP="00D03DE3">
      <w:pPr>
        <w:rPr>
          <w:rPrChange w:id="369" w:author="Unknown">
            <w:rPr>
              <w:lang w:val="en-US"/>
            </w:rPr>
          </w:rPrChange>
        </w:rPr>
      </w:pPr>
      <w:del w:id="370" w:author="Kinder" w:date="2013-06-29T10:53:00Z">
        <w:r w:rsidRPr="00C41516">
          <w:rPr>
            <w:rPrChange w:id="371" w:author="Wolfgang J. Toechterle" w:date="2013-06-22T10:32:00Z">
              <w:rPr>
                <w:rFonts w:eastAsia="ＭＳ ゴシックfalt"/>
                <w:b/>
                <w:caps/>
                <w:sz w:val="24"/>
                <w:u w:val="single"/>
                <w:lang w:val="en-US"/>
              </w:rPr>
            </w:rPrChange>
          </w:rPr>
          <w:delText xml:space="preserve">Some </w:delText>
        </w:r>
      </w:del>
      <w:ins w:id="372" w:author="Kinder" w:date="2013-06-29T10:53:00Z">
        <w:r>
          <w:t>T</w:t>
        </w:r>
      </w:ins>
      <w:del w:id="373" w:author="Kinder" w:date="2013-06-29T10:53:00Z">
        <w:r w:rsidRPr="00C41516">
          <w:rPr>
            <w:rPrChange w:id="374" w:author="Wolfgang J. Toechterle" w:date="2013-06-22T10:32:00Z">
              <w:rPr>
                <w:rFonts w:eastAsia="ＭＳ ゴシックfalt"/>
                <w:b/>
                <w:caps/>
                <w:sz w:val="24"/>
                <w:u w:val="single"/>
                <w:lang w:val="en-US"/>
              </w:rPr>
            </w:rPrChange>
          </w:rPr>
          <w:delText>t</w:delText>
        </w:r>
      </w:del>
      <w:r w:rsidRPr="00C41516">
        <w:rPr>
          <w:rPrChange w:id="375" w:author="Wolfgang J. Toechterle" w:date="2013-06-22T10:32:00Z">
            <w:rPr>
              <w:rFonts w:eastAsia="ＭＳ ゴシックfalt"/>
              <w:b/>
              <w:caps/>
              <w:sz w:val="24"/>
              <w:u w:val="single"/>
              <w:lang w:val="en-US"/>
            </w:rPr>
          </w:rPrChange>
        </w:rPr>
        <w:t xml:space="preserve">hree </w:t>
      </w:r>
      <w:r w:rsidRPr="00C41516">
        <w:rPr>
          <w:b/>
          <w:rPrChange w:id="376" w:author="Wolfgang J. Toechterle" w:date="2013-06-22T10:32:00Z">
            <w:rPr>
              <w:rFonts w:eastAsia="ＭＳ ゴシックfalt"/>
              <w:b/>
              <w:caps/>
              <w:sz w:val="24"/>
              <w:u w:val="single"/>
              <w:lang w:val="en-US"/>
            </w:rPr>
          </w:rPrChange>
        </w:rPr>
        <w:t>special exhibitions per year</w:t>
      </w:r>
      <w:r w:rsidRPr="00C41516">
        <w:rPr>
          <w:rPrChange w:id="377" w:author="Wolfgang J. Toechterle" w:date="2013-06-22T10:32:00Z">
            <w:rPr>
              <w:rFonts w:eastAsia="ＭＳ ゴシックfalt"/>
              <w:b/>
              <w:caps/>
              <w:sz w:val="24"/>
              <w:u w:val="single"/>
              <w:lang w:val="en-US"/>
            </w:rPr>
          </w:rPrChange>
        </w:rPr>
        <w:t xml:space="preserve"> focus on individual theme</w:t>
      </w:r>
      <w:del w:id="378" w:author="Kinder" w:date="2013-06-29T10:53:00Z">
        <w:r w:rsidRPr="00C41516">
          <w:rPr>
            <w:rPrChange w:id="379" w:author="Wolfgang J. Toechterle" w:date="2013-06-22T10:32:00Z">
              <w:rPr>
                <w:rFonts w:eastAsia="ＭＳ ゴシックfalt"/>
                <w:b/>
                <w:caps/>
                <w:sz w:val="24"/>
                <w:u w:val="single"/>
                <w:lang w:val="en-US"/>
              </w:rPr>
            </w:rPrChange>
          </w:rPr>
          <w:delText>s</w:delText>
        </w:r>
      </w:del>
      <w:r w:rsidRPr="00C41516">
        <w:rPr>
          <w:rPrChange w:id="380" w:author="Wolfgang J. Toechterle" w:date="2013-06-22T10:32:00Z">
            <w:rPr>
              <w:rFonts w:eastAsia="ＭＳ ゴシックfalt"/>
              <w:b/>
              <w:caps/>
              <w:sz w:val="24"/>
              <w:u w:val="single"/>
              <w:lang w:val="en-US"/>
            </w:rPr>
          </w:rPrChange>
        </w:rPr>
        <w:t xml:space="preserve"> related to printing and all its various facets. The current exhibition, which runs until mid-May 2012 is entitled “From lithography to offset printing</w:t>
      </w:r>
      <w:ins w:id="381" w:author="Kinder" w:date="2013-06-29T10:53:00Z">
        <w:r>
          <w:t>,</w:t>
        </w:r>
      </w:ins>
      <w:del w:id="382" w:author="Kinder" w:date="2013-06-29T10:53:00Z">
        <w:r w:rsidRPr="00C41516">
          <w:rPr>
            <w:rPrChange w:id="383" w:author="Wolfgang J. Toechterle" w:date="2013-06-22T10:32:00Z">
              <w:rPr>
                <w:rFonts w:eastAsia="ＭＳ ゴシックfalt"/>
                <w:b/>
                <w:caps/>
                <w:sz w:val="24"/>
                <w:u w:val="single"/>
                <w:lang w:val="en-US"/>
              </w:rPr>
            </w:rPrChange>
          </w:rPr>
          <w:delText>.</w:delText>
        </w:r>
      </w:del>
      <w:r w:rsidRPr="00C41516">
        <w:rPr>
          <w:rPrChange w:id="384" w:author="Wolfgang J. Toechterle" w:date="2013-06-22T10:32:00Z">
            <w:rPr>
              <w:rFonts w:eastAsia="ＭＳ ゴシックfalt"/>
              <w:b/>
              <w:caps/>
              <w:sz w:val="24"/>
              <w:u w:val="single"/>
              <w:lang w:val="en-US"/>
            </w:rPr>
          </w:rPrChange>
        </w:rPr>
        <w:t xml:space="preserve"> </w:t>
      </w:r>
      <w:ins w:id="385" w:author="Kinder" w:date="2013-06-29T10:53:00Z">
        <w:r>
          <w:t>t</w:t>
        </w:r>
      </w:ins>
      <w:del w:id="386" w:author="Kinder" w:date="2013-06-29T10:53:00Z">
        <w:r w:rsidRPr="00C41516">
          <w:rPr>
            <w:rPrChange w:id="387" w:author="Wolfgang J. Toechterle" w:date="2013-06-22T10:32:00Z">
              <w:rPr>
                <w:rFonts w:eastAsia="ＭＳ ゴシックfalt"/>
                <w:b/>
                <w:caps/>
                <w:sz w:val="24"/>
                <w:u w:val="single"/>
                <w:lang w:val="en-US"/>
              </w:rPr>
            </w:rPrChange>
          </w:rPr>
          <w:delText>T</w:delText>
        </w:r>
      </w:del>
      <w:r w:rsidRPr="00C41516">
        <w:rPr>
          <w:rPrChange w:id="388" w:author="Wolfgang J. Toechterle" w:date="2013-06-22T10:32:00Z">
            <w:rPr>
              <w:rFonts w:eastAsia="ＭＳ ゴシックfalt"/>
              <w:b/>
              <w:caps/>
              <w:sz w:val="24"/>
              <w:u w:val="single"/>
              <w:lang w:val="en-US"/>
            </w:rPr>
          </w:rPrChange>
        </w:rPr>
        <w:t>he Kunstanstalt Carl Garte Leipzig and the collection of Hans Garte”. It shows extraordinary examples of multi-</w:t>
      </w:r>
      <w:del w:id="389" w:author="Wolfgang J. Toechterle" w:date="2013-06-22T11:52:00Z">
        <w:r w:rsidRPr="00C41516">
          <w:rPr>
            <w:rPrChange w:id="390" w:author="Wolfgang J. Toechterle" w:date="2013-06-22T10:32:00Z">
              <w:rPr>
                <w:rFonts w:eastAsia="ＭＳ ゴシックfalt"/>
                <w:b/>
                <w:caps/>
                <w:sz w:val="24"/>
                <w:u w:val="single"/>
                <w:lang w:val="en-US"/>
              </w:rPr>
            </w:rPrChange>
          </w:rPr>
          <w:delText>color</w:delText>
        </w:r>
      </w:del>
      <w:ins w:id="391" w:author="Wolfgang J. Toechterle" w:date="2013-06-22T11:52:00Z">
        <w:r>
          <w:t>colour</w:t>
        </w:r>
      </w:ins>
      <w:r w:rsidRPr="00C41516">
        <w:rPr>
          <w:rPrChange w:id="392" w:author="Wolfgang J. Toechterle" w:date="2013-06-22T10:32:00Z">
            <w:rPr>
              <w:rFonts w:eastAsia="ＭＳ ゴシックfalt"/>
              <w:b/>
              <w:caps/>
              <w:sz w:val="24"/>
              <w:u w:val="single"/>
              <w:lang w:val="en-US"/>
            </w:rPr>
          </w:rPrChange>
        </w:rPr>
        <w:t xml:space="preserve"> lithography and early examples of offset printing from the beginning of the twentieth century.</w:t>
      </w:r>
    </w:p>
    <w:p w:rsidR="00C41516" w:rsidRPr="00C41516" w:rsidRDefault="00C41516" w:rsidP="00D03DE3">
      <w:pPr>
        <w:rPr>
          <w:rPrChange w:id="393" w:author="Unknown">
            <w:rPr>
              <w:lang w:val="en-US"/>
            </w:rPr>
          </w:rPrChange>
        </w:rPr>
      </w:pPr>
    </w:p>
    <w:p w:rsidR="00C41516" w:rsidRDefault="00C41516" w:rsidP="00C41516">
      <w:pPr>
        <w:rPr>
          <w:del w:id="394" w:author="Unknown"/>
          <w:lang w:eastAsia="ja-JP"/>
        </w:rPr>
        <w:pPrChange w:id="395" w:author="i5" w:date="2013-07-01T17:41:00Z">
          <w:pPr>
            <w:keepNext/>
            <w:keepLines/>
            <w:spacing w:after="360"/>
          </w:pPr>
        </w:pPrChange>
      </w:pPr>
      <w:r w:rsidRPr="00C41516">
        <w:rPr>
          <w:b/>
          <w:rPrChange w:id="396" w:author="Wolfgang J. Toechterle" w:date="2013-06-22T10:32:00Z">
            <w:rPr>
              <w:rFonts w:eastAsia="ＭＳ ゴシックfalt"/>
              <w:b/>
              <w:caps/>
              <w:sz w:val="24"/>
              <w:u w:val="single"/>
              <w:lang w:val="en-US"/>
            </w:rPr>
          </w:rPrChange>
        </w:rPr>
        <w:t>The Museum sees the future</w:t>
      </w:r>
      <w:r w:rsidRPr="00C41516">
        <w:rPr>
          <w:rPrChange w:id="397" w:author="Wolfgang J. Toechterle" w:date="2013-06-22T10:32:00Z">
            <w:rPr>
              <w:rFonts w:eastAsia="ＭＳ ゴシックfalt"/>
              <w:b/>
              <w:caps/>
              <w:sz w:val="24"/>
              <w:u w:val="single"/>
              <w:lang w:val="en-US"/>
            </w:rPr>
          </w:rPrChange>
        </w:rPr>
        <w:t xml:space="preserve"> as lying in intelligent networking of print and Internet along the lines of “Augmented Reality” </w:t>
      </w:r>
      <w:r w:rsidRPr="00E76ED5">
        <w:t>–</w:t>
      </w:r>
      <w:r w:rsidRPr="00C41516">
        <w:rPr>
          <w:rPrChange w:id="398" w:author="Wolfgang J. Toechterle" w:date="2013-06-22T10:32:00Z">
            <w:rPr>
              <w:rFonts w:eastAsia="ＭＳ ゴシックfalt"/>
              <w:b/>
              <w:caps/>
              <w:sz w:val="24"/>
              <w:u w:val="single"/>
              <w:lang w:val="en-US"/>
            </w:rPr>
          </w:rPrChange>
        </w:rPr>
        <w:t xml:space="preserve"> with the difference that all the senses are addressed simultaneously at</w:t>
      </w:r>
      <w:del w:id="399" w:author="Kinder" w:date="2013-06-30T08:27:00Z">
        <w:r w:rsidRPr="00C41516">
          <w:rPr>
            <w:rPrChange w:id="400" w:author="Wolfgang J. Toechterle" w:date="2013-06-22T10:32:00Z">
              <w:rPr>
                <w:rFonts w:eastAsia="ＭＳ ゴシックfalt"/>
                <w:b/>
                <w:caps/>
                <w:sz w:val="24"/>
                <w:u w:val="single"/>
                <w:lang w:val="en-US"/>
              </w:rPr>
            </w:rPrChange>
          </w:rPr>
          <w:delText xml:space="preserve"> the</w:delText>
        </w:r>
      </w:del>
      <w:r w:rsidRPr="00C41516">
        <w:rPr>
          <w:rPrChange w:id="401" w:author="Wolfgang J. Toechterle" w:date="2013-06-22T10:32:00Z">
            <w:rPr>
              <w:rFonts w:eastAsia="ＭＳ ゴシックfalt"/>
              <w:b/>
              <w:caps/>
              <w:sz w:val="24"/>
              <w:u w:val="single"/>
              <w:lang w:val="en-US"/>
            </w:rPr>
          </w:rPrChange>
        </w:rPr>
        <w:t xml:space="preserve"> </w:t>
      </w:r>
      <w:ins w:id="402" w:author="Kinder" w:date="2013-06-30T08:27:00Z">
        <w:r>
          <w:t xml:space="preserve">the </w:t>
        </w:r>
      </w:ins>
      <w:r w:rsidRPr="00C41516">
        <w:rPr>
          <w:rPrChange w:id="403" w:author="Wolfgang J. Toechterle" w:date="2013-06-22T10:32:00Z">
            <w:rPr>
              <w:rFonts w:eastAsia="ＭＳ ゴシックfalt"/>
              <w:b/>
              <w:caps/>
              <w:sz w:val="24"/>
              <w:u w:val="single"/>
              <w:lang w:val="en-US"/>
            </w:rPr>
          </w:rPrChange>
        </w:rPr>
        <w:t xml:space="preserve">Museum. </w:t>
      </w:r>
      <w:del w:id="404" w:author="Kinder" w:date="2013-06-30T08:27:00Z">
        <w:r w:rsidRPr="00C41516">
          <w:rPr>
            <w:rPrChange w:id="405" w:author="Wolfgang J. Toechterle" w:date="2013-06-22T10:32:00Z">
              <w:rPr>
                <w:rFonts w:eastAsia="ＭＳ ゴシックfalt"/>
                <w:b/>
                <w:caps/>
                <w:sz w:val="24"/>
                <w:u w:val="single"/>
                <w:lang w:val="en-US"/>
              </w:rPr>
            </w:rPrChange>
          </w:rPr>
          <w:delText>And w</w:delText>
        </w:r>
      </w:del>
      <w:ins w:id="406" w:author="Kinder" w:date="2013-06-30T08:27:00Z">
        <w:r>
          <w:t>W</w:t>
        </w:r>
      </w:ins>
      <w:r w:rsidRPr="00C41516">
        <w:rPr>
          <w:rPrChange w:id="407" w:author="Wolfgang J. Toechterle" w:date="2013-06-22T10:32:00Z">
            <w:rPr>
              <w:rFonts w:eastAsia="ＭＳ ゴシックfalt"/>
              <w:b/>
              <w:caps/>
              <w:sz w:val="24"/>
              <w:u w:val="single"/>
              <w:lang w:val="en-US"/>
            </w:rPr>
          </w:rPrChange>
        </w:rPr>
        <w:t>hen it comes to the media mix of the future, the Museum recommends occasionally taking a look back at the history of printing technology so as to understand the here and now better and actively use expertise from the past as a source of inspiration for the future.</w:t>
      </w:r>
    </w:p>
    <w:p w:rsidR="00C41516" w:rsidRDefault="00C41516" w:rsidP="00F02B17">
      <w:pPr>
        <w:numPr>
          <w:ins w:id="408" w:author="i5" w:date="2013-07-01T17:41:00Z"/>
        </w:numPr>
        <w:rPr>
          <w:ins w:id="409" w:author="i5" w:date="2013-07-01T17:41:00Z"/>
          <w:lang w:eastAsia="ja-JP"/>
        </w:rPr>
      </w:pPr>
    </w:p>
    <w:p w:rsidR="00C41516" w:rsidRDefault="00C41516" w:rsidP="00F02B17">
      <w:pPr>
        <w:numPr>
          <w:ins w:id="410" w:author="i5" w:date="2013-07-01T17:41:00Z"/>
        </w:numPr>
        <w:rPr>
          <w:ins w:id="411" w:author="i5" w:date="2013-07-01T17:41:00Z"/>
          <w:lang w:eastAsia="ja-JP"/>
        </w:rPr>
      </w:pPr>
    </w:p>
    <w:p w:rsidR="00C41516" w:rsidRPr="00C41516" w:rsidRDefault="00C41516" w:rsidP="00F02B17">
      <w:pPr>
        <w:numPr>
          <w:ins w:id="412" w:author="i5" w:date="2013-07-01T17:41:00Z"/>
        </w:numPr>
        <w:rPr>
          <w:ins w:id="413" w:author="i5" w:date="2013-07-01T17:41:00Z"/>
          <w:lang w:eastAsia="ja-JP"/>
          <w:rPrChange w:id="414" w:author="Unknown">
            <w:rPr>
              <w:ins w:id="415" w:author="i5" w:date="2013-07-01T17:41:00Z"/>
              <w:lang w:val="en-US"/>
            </w:rPr>
          </w:rPrChange>
        </w:rPr>
      </w:pPr>
    </w:p>
    <w:p w:rsidR="00C41516" w:rsidRPr="00C41516" w:rsidRDefault="00C41516" w:rsidP="00C41516">
      <w:pPr>
        <w:widowControl w:val="0"/>
        <w:rPr>
          <w:del w:id="416" w:author="i5" w:date="2013-07-01T17:41:00Z"/>
          <w:rFonts w:ascii="ＭＳ Ｐゴシック" w:eastAsia="ＭＳ Ｐゴシック" w:hAnsi="ＭＳ Ｐゴシック"/>
          <w:lang w:eastAsia="ja-JP"/>
          <w:rPrChange w:id="417" w:author="i5" w:date="2013-07-01T17:41:00Z">
            <w:rPr>
              <w:del w:id="418" w:author="i5" w:date="2013-07-01T17:41:00Z"/>
              <w:lang w:eastAsia="ja-JP"/>
            </w:rPr>
          </w:rPrChange>
        </w:rPr>
        <w:pPrChange w:id="419" w:author="i5" w:date="2013-07-01T17:41:00Z">
          <w:pPr/>
        </w:pPrChange>
      </w:pPr>
    </w:p>
    <w:p w:rsidR="00C41516" w:rsidRDefault="00C41516" w:rsidP="00C41516">
      <w:pPr>
        <w:rPr>
          <w:ins w:id="420" w:author="i5" w:date="2013-07-01T17:41:00Z"/>
          <w:rFonts w:ascii="ＭＳ Ｐゴシック" w:eastAsia="ＭＳ Ｐゴシック" w:hAnsi="ＭＳ Ｐゴシック" w:cs="ＭＳ 明朝"/>
          <w:b/>
          <w:bCs/>
          <w:caps/>
          <w:sz w:val="24"/>
          <w:u w:val="single"/>
          <w:lang w:eastAsia="ja-JP"/>
        </w:rPr>
        <w:pPrChange w:id="421" w:author="i5" w:date="2013-07-01T17:41:00Z">
          <w:pPr>
            <w:keepNext/>
            <w:keepLines/>
            <w:spacing w:after="360"/>
          </w:pPr>
        </w:pPrChange>
      </w:pPr>
      <w:bookmarkStart w:id="422" w:name="_Toc60882173"/>
      <w:bookmarkStart w:id="423" w:name="_Toc60887859"/>
      <w:del w:id="424" w:author="i5" w:date="2013-07-01T17:41:00Z">
        <w:r>
          <w:rPr>
            <w:rFonts w:ascii="ＭＳ Ｐゴシック" w:eastAsia="ＭＳ Ｐゴシック" w:hAnsi="ＭＳ Ｐゴシック"/>
          </w:rPr>
          <w:br w:type="page"/>
        </w:r>
      </w:del>
      <w:ins w:id="425" w:author="i5" w:date="2013-07-01T17:41:00Z">
        <w:r w:rsidRPr="00C41516">
          <w:rPr>
            <w:rFonts w:ascii="ＭＳ Ｐゴシック" w:eastAsia="ＭＳ Ｐゴシック" w:hAnsi="ＭＳ Ｐゴシック" w:cs="ＭＳ 明朝" w:hint="eastAsia"/>
            <w:b/>
            <w:bCs/>
            <w:caps/>
            <w:sz w:val="24"/>
            <w:u w:val="single"/>
            <w:rPrChange w:id="426" w:author="i5" w:date="2013-07-01T17:41:00Z">
              <w:rPr>
                <w:rFonts w:ascii="ＭＳ 明朝" w:cs="ＭＳ 明朝" w:hint="eastAsia"/>
                <w:b/>
                <w:bCs/>
                <w:caps/>
                <w:sz w:val="24"/>
                <w:u w:val="single"/>
              </w:rPr>
            </w:rPrChange>
          </w:rPr>
          <w:t>イントロダクション</w:t>
        </w:r>
      </w:ins>
    </w:p>
    <w:p w:rsidR="00C41516" w:rsidRDefault="00C41516" w:rsidP="00C41516">
      <w:pPr>
        <w:numPr>
          <w:ins w:id="427" w:author="i5" w:date="2013-07-01T17:41:00Z"/>
        </w:numPr>
        <w:rPr>
          <w:ins w:id="428" w:author="i5" w:date="2013-07-01T17:41:00Z"/>
          <w:rFonts w:cs="Arial"/>
          <w:b/>
          <w:bCs/>
          <w:caps/>
          <w:sz w:val="24"/>
          <w:u w:val="single"/>
          <w:lang w:eastAsia="ja-JP"/>
        </w:rPr>
        <w:pPrChange w:id="429" w:author="i5" w:date="2013-07-01T17:41:00Z">
          <w:pPr>
            <w:keepNext/>
            <w:keepLines/>
            <w:spacing w:after="360"/>
          </w:pPr>
        </w:pPrChange>
      </w:pPr>
    </w:p>
    <w:p w:rsidR="00C41516" w:rsidRDefault="00C41516" w:rsidP="00C22F6B">
      <w:pPr>
        <w:numPr>
          <w:ins w:id="430" w:author="i5" w:date="2013-07-01T17:41:00Z"/>
        </w:numPr>
        <w:autoSpaceDE w:val="0"/>
        <w:autoSpaceDN w:val="0"/>
        <w:adjustRightInd w:val="0"/>
        <w:rPr>
          <w:ins w:id="431" w:author="i5" w:date="2013-07-01T17:41:00Z"/>
          <w:rFonts w:cs="Arial"/>
          <w:b/>
          <w:bCs/>
          <w:szCs w:val="20"/>
        </w:rPr>
      </w:pPr>
      <w:ins w:id="432" w:author="i5" w:date="2013-07-01T17:41:00Z">
        <w:r>
          <w:rPr>
            <w:rFonts w:ascii="ＭＳ 明朝" w:cs="ＭＳ 明朝" w:hint="eastAsia"/>
            <w:b/>
            <w:bCs/>
            <w:szCs w:val="20"/>
          </w:rPr>
          <w:t>タイプフェイスからアップル</w:t>
        </w:r>
      </w:ins>
      <w:ins w:id="433" w:author="i5" w:date="2013-07-01T18:28:00Z">
        <w:r>
          <w:rPr>
            <w:rFonts w:ascii="ＭＳ 明朝" w:cs="ＭＳ 明朝"/>
            <w:b/>
            <w:bCs/>
            <w:szCs w:val="20"/>
            <w:lang w:eastAsia="ja-JP"/>
          </w:rPr>
          <w:t xml:space="preserve"> </w:t>
        </w:r>
      </w:ins>
      <w:ins w:id="434" w:author="i5" w:date="2013-07-01T17:41:00Z">
        <w:r>
          <w:rPr>
            <w:rFonts w:ascii="ＭＳ 明朝" w:cs="ＭＳ 明朝" w:hint="eastAsia"/>
            <w:b/>
            <w:bCs/>
            <w:szCs w:val="20"/>
          </w:rPr>
          <w:t>マックへ</w:t>
        </w:r>
      </w:ins>
    </w:p>
    <w:p w:rsidR="00C41516" w:rsidRDefault="00C41516" w:rsidP="00C22F6B">
      <w:pPr>
        <w:numPr>
          <w:ins w:id="435" w:author="i5" w:date="2013-07-01T17:41:00Z"/>
        </w:numPr>
        <w:autoSpaceDE w:val="0"/>
        <w:autoSpaceDN w:val="0"/>
        <w:adjustRightInd w:val="0"/>
        <w:rPr>
          <w:ins w:id="436" w:author="i5" w:date="2013-07-01T17:41:00Z"/>
          <w:rFonts w:cs="Arial"/>
          <w:b/>
          <w:bCs/>
          <w:szCs w:val="20"/>
        </w:rPr>
      </w:pPr>
      <w:ins w:id="437" w:author="i5" w:date="2013-07-01T17:41:00Z">
        <w:r>
          <w:rPr>
            <w:rFonts w:ascii="ＭＳ 明朝" w:cs="ＭＳ 明朝" w:hint="eastAsia"/>
            <w:b/>
            <w:bCs/>
            <w:szCs w:val="20"/>
          </w:rPr>
          <w:t>ライプツィヒ印刷美術博物館における印刷の</w:t>
        </w:r>
        <w:r>
          <w:rPr>
            <w:rFonts w:cs="Arial"/>
            <w:b/>
            <w:bCs/>
            <w:szCs w:val="20"/>
          </w:rPr>
          <w:t>550</w:t>
        </w:r>
        <w:r>
          <w:rPr>
            <w:rFonts w:ascii="ＭＳ 明朝" w:cs="ＭＳ 明朝" w:hint="eastAsia"/>
            <w:b/>
            <w:bCs/>
            <w:szCs w:val="20"/>
            <w:lang w:val="ja-JP"/>
          </w:rPr>
          <w:t>年の歴史</w:t>
        </w:r>
      </w:ins>
    </w:p>
    <w:p w:rsidR="00C41516" w:rsidRDefault="00C41516" w:rsidP="00C22F6B">
      <w:pPr>
        <w:numPr>
          <w:ins w:id="438" w:author="i5" w:date="2013-07-01T17:41:00Z"/>
        </w:numPr>
        <w:autoSpaceDE w:val="0"/>
        <w:autoSpaceDN w:val="0"/>
        <w:adjustRightInd w:val="0"/>
        <w:rPr>
          <w:ins w:id="439" w:author="i5" w:date="2013-07-01T17:41:00Z"/>
          <w:rFonts w:cs="Arial"/>
          <w:szCs w:val="20"/>
        </w:rPr>
      </w:pPr>
    </w:p>
    <w:p w:rsidR="00C41516" w:rsidRDefault="00C41516" w:rsidP="00C22F6B">
      <w:pPr>
        <w:numPr>
          <w:ins w:id="440" w:author="i5" w:date="2013-07-01T17:41:00Z"/>
        </w:numPr>
        <w:autoSpaceDE w:val="0"/>
        <w:autoSpaceDN w:val="0"/>
        <w:adjustRightInd w:val="0"/>
        <w:rPr>
          <w:ins w:id="441" w:author="i5" w:date="2013-07-01T17:41:00Z"/>
          <w:rFonts w:cs="Arial"/>
          <w:szCs w:val="20"/>
        </w:rPr>
      </w:pPr>
      <w:ins w:id="442" w:author="i5" w:date="2013-07-01T18:29:00Z">
        <w:r w:rsidRPr="00C41516">
          <w:rPr>
            <w:rFonts w:ascii="ＭＳ 明朝" w:cs="ＭＳ 明朝"/>
            <w:b/>
            <w:szCs w:val="20"/>
            <w:lang w:eastAsia="ja-JP"/>
            <w:rPrChange w:id="443" w:author="i5" w:date="2013-07-01T18:30:00Z">
              <w:rPr>
                <w:rFonts w:ascii="ＭＳ 明朝" w:cs="ＭＳ 明朝"/>
                <w:szCs w:val="20"/>
                <w:lang w:eastAsia="ja-JP"/>
              </w:rPr>
            </w:rPrChange>
          </w:rPr>
          <w:t>“</w:t>
        </w:r>
      </w:ins>
      <w:ins w:id="444" w:author="i5" w:date="2013-07-01T17:41:00Z">
        <w:r w:rsidRPr="00C41516">
          <w:rPr>
            <w:rFonts w:ascii="ＭＳ 明朝" w:cs="ＭＳ 明朝" w:hint="eastAsia"/>
            <w:b/>
            <w:szCs w:val="20"/>
            <w:rPrChange w:id="445" w:author="i5" w:date="2013-07-01T18:30:00Z">
              <w:rPr>
                <w:rFonts w:ascii="ＭＳ 明朝" w:cs="ＭＳ 明朝" w:hint="eastAsia"/>
                <w:szCs w:val="20"/>
              </w:rPr>
            </w:rPrChange>
          </w:rPr>
          <w:t>ブラックアート</w:t>
        </w:r>
      </w:ins>
      <w:ins w:id="446" w:author="i5" w:date="2013-07-01T18:29:00Z">
        <w:r w:rsidRPr="00C41516">
          <w:rPr>
            <w:rFonts w:ascii="ＭＳ 明朝" w:cs="ＭＳ 明朝"/>
            <w:b/>
            <w:szCs w:val="20"/>
            <w:lang w:eastAsia="ja-JP"/>
            <w:rPrChange w:id="447" w:author="i5" w:date="2013-07-01T18:30:00Z">
              <w:rPr>
                <w:rFonts w:ascii="ＭＳ 明朝" w:cs="ＭＳ 明朝"/>
                <w:szCs w:val="20"/>
                <w:lang w:eastAsia="ja-JP"/>
              </w:rPr>
            </w:rPrChange>
          </w:rPr>
          <w:t>”</w:t>
        </w:r>
      </w:ins>
      <w:ins w:id="448" w:author="i5" w:date="2013-07-01T17:41:00Z">
        <w:r w:rsidRPr="00C41516">
          <w:rPr>
            <w:rFonts w:ascii="ＭＳ 明朝" w:cs="ＭＳ 明朝" w:hint="eastAsia"/>
            <w:b/>
            <w:szCs w:val="20"/>
            <w:rPrChange w:id="449" w:author="i5" w:date="2013-07-01T18:30:00Z">
              <w:rPr>
                <w:rFonts w:ascii="ＭＳ 明朝" w:cs="ＭＳ 明朝" w:hint="eastAsia"/>
                <w:szCs w:val="20"/>
              </w:rPr>
            </w:rPrChange>
          </w:rPr>
          <w:t>の歴史</w:t>
        </w:r>
      </w:ins>
      <w:ins w:id="450" w:author="i5" w:date="2013-07-01T18:44:00Z">
        <w:r>
          <w:rPr>
            <w:rFonts w:ascii="ＭＳ 明朝" w:cs="ＭＳ 明朝" w:hint="eastAsia"/>
            <w:b/>
            <w:szCs w:val="20"/>
            <w:lang w:eastAsia="ja-JP"/>
          </w:rPr>
          <w:t>展示</w:t>
        </w:r>
      </w:ins>
      <w:ins w:id="451" w:author="i5" w:date="2013-07-01T17:41:00Z">
        <w:r>
          <w:rPr>
            <w:rFonts w:ascii="ＭＳ 明朝" w:cs="ＭＳ 明朝" w:hint="eastAsia"/>
            <w:szCs w:val="20"/>
          </w:rPr>
          <w:t>は</w:t>
        </w:r>
      </w:ins>
      <w:ins w:id="452" w:author="i5" w:date="2013-07-01T18:30:00Z">
        <w:r>
          <w:rPr>
            <w:rFonts w:ascii="ＭＳ 明朝" w:cs="ＭＳ 明朝" w:hint="eastAsia"/>
            <w:szCs w:val="20"/>
            <w:lang w:eastAsia="ja-JP"/>
          </w:rPr>
          <w:t>、</w:t>
        </w:r>
      </w:ins>
      <w:ins w:id="453" w:author="i5" w:date="2013-07-01T17:41:00Z">
        <w:r>
          <w:rPr>
            <w:rFonts w:ascii="ＭＳ 明朝" w:cs="ＭＳ 明朝" w:hint="eastAsia"/>
            <w:szCs w:val="20"/>
          </w:rPr>
          <w:t>否定</w:t>
        </w:r>
      </w:ins>
      <w:ins w:id="454" w:author="i5" w:date="2013-07-01T18:31:00Z">
        <w:r>
          <w:rPr>
            <w:rFonts w:ascii="ＭＳ 明朝" w:cs="ＭＳ 明朝" w:hint="eastAsia"/>
            <w:szCs w:val="20"/>
            <w:lang w:eastAsia="ja-JP"/>
          </w:rPr>
          <w:t>と</w:t>
        </w:r>
      </w:ins>
      <w:ins w:id="455" w:author="i5" w:date="2013-07-01T17:41:00Z">
        <w:r>
          <w:rPr>
            <w:rFonts w:ascii="ＭＳ 明朝" w:cs="ＭＳ 明朝" w:hint="eastAsia"/>
            <w:szCs w:val="20"/>
          </w:rPr>
          <w:t>発展</w:t>
        </w:r>
      </w:ins>
      <w:ins w:id="456" w:author="i5" w:date="2013-07-01T18:31:00Z">
        <w:r>
          <w:rPr>
            <w:rFonts w:ascii="ＭＳ 明朝" w:cs="ＭＳ 明朝" w:hint="eastAsia"/>
            <w:szCs w:val="20"/>
            <w:lang w:eastAsia="ja-JP"/>
          </w:rPr>
          <w:t>を繰り返した</w:t>
        </w:r>
      </w:ins>
      <w:ins w:id="457" w:author="i5" w:date="2013-07-01T17:41:00Z">
        <w:r>
          <w:rPr>
            <w:rFonts w:ascii="ＭＳ 明朝" w:cs="ＭＳ 明朝" w:hint="eastAsia"/>
            <w:szCs w:val="20"/>
          </w:rPr>
          <w:t>輝かしい発明と革新</w:t>
        </w:r>
        <w:r>
          <w:rPr>
            <w:rFonts w:ascii="ＭＳ 明朝" w:cs="ＭＳ 明朝" w:hint="eastAsia"/>
            <w:szCs w:val="20"/>
            <w:lang w:val="ja-JP"/>
          </w:rPr>
          <w:t>で、息を呑む規模で急速に変化していった</w:t>
        </w:r>
      </w:ins>
      <w:ins w:id="458" w:author="i5" w:date="2013-07-01T18:32:00Z">
        <w:r>
          <w:rPr>
            <w:rFonts w:ascii="ＭＳ 明朝" w:cs="ＭＳ 明朝" w:hint="eastAsia"/>
            <w:szCs w:val="20"/>
            <w:lang w:val="ja-JP" w:eastAsia="ja-JP"/>
          </w:rPr>
          <w:t>。</w:t>
        </w:r>
      </w:ins>
      <w:ins w:id="459" w:author="i5" w:date="2013-07-01T17:41:00Z">
        <w:r>
          <w:rPr>
            <w:rFonts w:ascii="ＭＳ 明朝" w:cs="ＭＳ 明朝" w:hint="eastAsia"/>
            <w:szCs w:val="20"/>
            <w:lang w:val="ja-JP"/>
          </w:rPr>
          <w:t>ライプツィヒ印刷美術博物館には、印刷の歴史を作った人々の功績が残</w:t>
        </w:r>
      </w:ins>
      <w:ins w:id="460" w:author="i5" w:date="2013-07-01T18:33:00Z">
        <w:r>
          <w:rPr>
            <w:rFonts w:ascii="ＭＳ 明朝" w:cs="ＭＳ 明朝" w:hint="eastAsia"/>
            <w:szCs w:val="20"/>
            <w:lang w:val="ja-JP" w:eastAsia="ja-JP"/>
          </w:rPr>
          <w:t>り、今も</w:t>
        </w:r>
      </w:ins>
      <w:ins w:id="461" w:author="i5" w:date="2013-07-01T18:32:00Z">
        <w:r>
          <w:rPr>
            <w:rFonts w:ascii="ＭＳ 明朝" w:cs="ＭＳ 明朝" w:hint="eastAsia"/>
            <w:szCs w:val="20"/>
            <w:lang w:val="ja-JP"/>
          </w:rPr>
          <w:t>人々の心に残っている</w:t>
        </w:r>
      </w:ins>
      <w:ins w:id="462" w:author="i5" w:date="2013-07-01T18:33:00Z">
        <w:r>
          <w:rPr>
            <w:rFonts w:ascii="ＭＳ 明朝" w:cs="ＭＳ 明朝" w:hint="eastAsia"/>
            <w:szCs w:val="20"/>
            <w:lang w:val="ja-JP" w:eastAsia="ja-JP"/>
          </w:rPr>
          <w:t>。</w:t>
        </w:r>
      </w:ins>
      <w:ins w:id="463" w:author="i5" w:date="2013-07-01T17:41:00Z">
        <w:r>
          <w:rPr>
            <w:rFonts w:ascii="ＭＳ 明朝" w:cs="ＭＳ 明朝" w:hint="eastAsia"/>
            <w:szCs w:val="20"/>
            <w:lang w:val="ja-JP"/>
          </w:rPr>
          <w:t>博物館には貴重な歴史的な機械や、印刷機が展示され、来場者は印刷美術に触れることができる。</w:t>
        </w:r>
      </w:ins>
    </w:p>
    <w:p w:rsidR="00C41516" w:rsidRDefault="00C41516" w:rsidP="00C22F6B">
      <w:pPr>
        <w:numPr>
          <w:ins w:id="464" w:author="i5" w:date="2013-07-01T17:41:00Z"/>
        </w:numPr>
        <w:autoSpaceDE w:val="0"/>
        <w:autoSpaceDN w:val="0"/>
        <w:adjustRightInd w:val="0"/>
        <w:rPr>
          <w:ins w:id="465" w:author="i5" w:date="2013-07-01T17:41:00Z"/>
          <w:rFonts w:cs="Arial"/>
          <w:szCs w:val="20"/>
        </w:rPr>
      </w:pPr>
    </w:p>
    <w:p w:rsidR="00C41516" w:rsidRDefault="00C41516" w:rsidP="00C22F6B">
      <w:pPr>
        <w:numPr>
          <w:ins w:id="466" w:author="i5" w:date="2013-07-01T17:41:00Z"/>
        </w:numPr>
        <w:autoSpaceDE w:val="0"/>
        <w:autoSpaceDN w:val="0"/>
        <w:adjustRightInd w:val="0"/>
        <w:rPr>
          <w:ins w:id="467" w:author="i5" w:date="2013-07-01T17:41:00Z"/>
          <w:rFonts w:cs="Arial"/>
          <w:szCs w:val="20"/>
        </w:rPr>
      </w:pPr>
      <w:ins w:id="468" w:author="i5" w:date="2013-07-01T17:41:00Z">
        <w:r>
          <w:rPr>
            <w:rFonts w:ascii="ＭＳ 明朝" w:cs="ＭＳ 明朝" w:hint="eastAsia"/>
            <w:szCs w:val="20"/>
          </w:rPr>
          <w:t>博物館に展示された</w:t>
        </w:r>
        <w:r>
          <w:rPr>
            <w:rFonts w:cs="Arial"/>
            <w:szCs w:val="20"/>
          </w:rPr>
          <w:t>100</w:t>
        </w:r>
        <w:r>
          <w:rPr>
            <w:rFonts w:ascii="ＭＳ 明朝" w:cs="ＭＳ 明朝" w:hint="eastAsia"/>
            <w:szCs w:val="20"/>
            <w:lang w:val="ja-JP"/>
          </w:rPr>
          <w:t>個近くの作業機械と歴史的な立役者は、博物館と工房に生きた印刷技術をよみがえらせ、来場者はじかに印刷の歴史に触れることができる。印刷美術博物館は手芸本の製本所や木の彫刻の工房、ヨーロッパとオリエンタル地方から来た</w:t>
        </w:r>
        <w:r>
          <w:rPr>
            <w:rFonts w:cs="Arial"/>
            <w:szCs w:val="20"/>
          </w:rPr>
          <w:t>4000</w:t>
        </w:r>
        <w:r>
          <w:rPr>
            <w:rFonts w:ascii="ＭＳ 明朝" w:cs="ＭＳ 明朝" w:hint="eastAsia"/>
            <w:szCs w:val="20"/>
            <w:lang w:val="ja-JP"/>
          </w:rPr>
          <w:t>以上のさまざまなタイプフェイスの作品を展示している。印刷美術博物館は昔の工業地区であるプラグウィズを基にした建物で、</w:t>
        </w:r>
        <w:r>
          <w:rPr>
            <w:rFonts w:cs="Arial"/>
            <w:szCs w:val="20"/>
          </w:rPr>
          <w:t>20</w:t>
        </w:r>
        <w:r>
          <w:rPr>
            <w:rFonts w:ascii="ＭＳ 明朝" w:cs="ＭＳ 明朝" w:hint="eastAsia"/>
            <w:szCs w:val="20"/>
            <w:lang w:val="ja-JP"/>
          </w:rPr>
          <w:t>世紀初頭から印刷</w:t>
        </w:r>
      </w:ins>
      <w:ins w:id="469" w:author="i5" w:date="2013-07-01T19:39:00Z">
        <w:r>
          <w:rPr>
            <w:rFonts w:ascii="ＭＳ 明朝" w:cs="ＭＳ 明朝" w:hint="eastAsia"/>
            <w:szCs w:val="20"/>
            <w:lang w:val="ja-JP"/>
          </w:rPr>
          <w:t>美術</w:t>
        </w:r>
      </w:ins>
      <w:ins w:id="470" w:author="i5" w:date="2013-07-01T17:41:00Z">
        <w:r>
          <w:rPr>
            <w:rFonts w:ascii="ＭＳ 明朝" w:cs="ＭＳ 明朝" w:hint="eastAsia"/>
            <w:szCs w:val="20"/>
            <w:lang w:val="ja-JP"/>
          </w:rPr>
          <w:t>博物館として使われている。</w:t>
        </w:r>
      </w:ins>
    </w:p>
    <w:p w:rsidR="00C41516" w:rsidRDefault="00C41516" w:rsidP="00C22F6B">
      <w:pPr>
        <w:numPr>
          <w:ins w:id="471" w:author="i5" w:date="2013-07-01T17:41:00Z"/>
        </w:numPr>
        <w:autoSpaceDE w:val="0"/>
        <w:autoSpaceDN w:val="0"/>
        <w:adjustRightInd w:val="0"/>
        <w:rPr>
          <w:ins w:id="472" w:author="i5" w:date="2013-07-01T17:41:00Z"/>
          <w:rFonts w:cs="Arial"/>
          <w:szCs w:val="20"/>
        </w:rPr>
      </w:pPr>
    </w:p>
    <w:p w:rsidR="00C41516" w:rsidRDefault="00C41516" w:rsidP="00C22F6B">
      <w:pPr>
        <w:numPr>
          <w:ins w:id="473" w:author="i5" w:date="2013-07-01T17:41:00Z"/>
        </w:numPr>
        <w:autoSpaceDE w:val="0"/>
        <w:autoSpaceDN w:val="0"/>
        <w:adjustRightInd w:val="0"/>
        <w:rPr>
          <w:ins w:id="474" w:author="i5" w:date="2013-07-01T17:41:00Z"/>
          <w:rFonts w:cs="Arial"/>
          <w:szCs w:val="20"/>
        </w:rPr>
      </w:pPr>
      <w:ins w:id="475" w:author="i5" w:date="2013-07-01T17:41:00Z">
        <w:r>
          <w:rPr>
            <w:rFonts w:cs="Arial"/>
            <w:szCs w:val="20"/>
          </w:rPr>
          <w:t>1</w:t>
        </w:r>
        <w:r>
          <w:rPr>
            <w:rFonts w:ascii="ＭＳ 明朝" w:cs="ＭＳ 明朝" w:hint="eastAsia"/>
            <w:szCs w:val="20"/>
            <w:lang w:val="ja-JP"/>
          </w:rPr>
          <w:t>年</w:t>
        </w:r>
      </w:ins>
      <w:ins w:id="476" w:author="i5" w:date="2013-07-01T19:39:00Z">
        <w:r>
          <w:rPr>
            <w:rFonts w:ascii="ＭＳ 明朝" w:cs="ＭＳ 明朝" w:hint="eastAsia"/>
            <w:szCs w:val="20"/>
            <w:lang w:val="ja-JP" w:eastAsia="ja-JP"/>
          </w:rPr>
          <w:t>間</w:t>
        </w:r>
      </w:ins>
      <w:ins w:id="477" w:author="i5" w:date="2013-07-01T17:41:00Z">
        <w:r>
          <w:rPr>
            <w:rFonts w:ascii="ＭＳ 明朝" w:cs="ＭＳ 明朝" w:hint="eastAsia"/>
            <w:szCs w:val="20"/>
            <w:lang w:val="ja-JP"/>
          </w:rPr>
          <w:t>に行われる</w:t>
        </w:r>
        <w:r>
          <w:rPr>
            <w:rFonts w:cs="Arial"/>
            <w:szCs w:val="20"/>
          </w:rPr>
          <w:t>3</w:t>
        </w:r>
        <w:r>
          <w:rPr>
            <w:rFonts w:ascii="ＭＳ 明朝" w:cs="ＭＳ 明朝" w:hint="eastAsia"/>
            <w:szCs w:val="20"/>
            <w:lang w:val="ja-JP"/>
          </w:rPr>
          <w:t>つの特別展示会は印刷などに関係した個人の展示に焦点を当てており、</w:t>
        </w:r>
        <w:r>
          <w:rPr>
            <w:rFonts w:cs="Arial"/>
            <w:szCs w:val="20"/>
          </w:rPr>
          <w:t>2012</w:t>
        </w:r>
        <w:r>
          <w:rPr>
            <w:rFonts w:ascii="ＭＳ 明朝" w:cs="ＭＳ 明朝" w:hint="eastAsia"/>
            <w:szCs w:val="20"/>
            <w:lang w:val="ja-JP"/>
          </w:rPr>
          <w:t>年</w:t>
        </w:r>
        <w:r>
          <w:rPr>
            <w:rFonts w:cs="Arial"/>
            <w:szCs w:val="20"/>
          </w:rPr>
          <w:t>5</w:t>
        </w:r>
        <w:r>
          <w:rPr>
            <w:rFonts w:ascii="ＭＳ 明朝" w:cs="ＭＳ 明朝" w:hint="eastAsia"/>
            <w:szCs w:val="20"/>
            <w:lang w:val="ja-JP"/>
          </w:rPr>
          <w:t>月中旬から開かれている「リソグラフィからオフセットへ」という題の現在の展示会は、ハンス</w:t>
        </w:r>
      </w:ins>
      <w:ins w:id="478" w:author="i5" w:date="2013-07-01T18:34:00Z">
        <w:r>
          <w:rPr>
            <w:rFonts w:ascii="ＭＳ 明朝" w:cs="ＭＳ 明朝"/>
            <w:szCs w:val="20"/>
            <w:lang w:val="ja-JP" w:eastAsia="ja-JP"/>
          </w:rPr>
          <w:t xml:space="preserve"> </w:t>
        </w:r>
      </w:ins>
      <w:ins w:id="479" w:author="i5" w:date="2013-07-01T17:41:00Z">
        <w:r>
          <w:rPr>
            <w:rFonts w:ascii="ＭＳ 明朝" w:cs="ＭＳ 明朝" w:hint="eastAsia"/>
            <w:szCs w:val="20"/>
            <w:lang w:val="ja-JP"/>
          </w:rPr>
          <w:t>ガルテ</w:t>
        </w:r>
      </w:ins>
      <w:ins w:id="480" w:author="i5" w:date="2013-07-01T18:36:00Z">
        <w:r>
          <w:rPr>
            <w:rFonts w:ascii="ＭＳ 明朝" w:cs="ＭＳ 明朝" w:hint="eastAsia"/>
            <w:szCs w:val="20"/>
            <w:lang w:val="ja-JP" w:eastAsia="ja-JP"/>
          </w:rPr>
          <w:t>のコレクション（蒐集物）で、</w:t>
        </w:r>
      </w:ins>
      <w:ins w:id="481" w:author="i5" w:date="2013-07-01T18:35:00Z">
        <w:r>
          <w:rPr>
            <w:rFonts w:ascii="ＭＳ 明朝" w:cs="ＭＳ 明朝" w:hint="eastAsia"/>
            <w:szCs w:val="20"/>
            <w:lang w:val="ja-JP"/>
          </w:rPr>
          <w:t>クンスタンスタルト</w:t>
        </w:r>
      </w:ins>
      <w:ins w:id="482" w:author="i5" w:date="2013-07-01T18:37:00Z">
        <w:r>
          <w:rPr>
            <w:rFonts w:ascii="ＭＳ 明朝" w:cs="ＭＳ 明朝"/>
            <w:szCs w:val="20"/>
            <w:lang w:val="ja-JP" w:eastAsia="ja-JP"/>
          </w:rPr>
          <w:t xml:space="preserve"> </w:t>
        </w:r>
      </w:ins>
      <w:ins w:id="483" w:author="i5" w:date="2013-07-01T18:35:00Z">
        <w:r>
          <w:rPr>
            <w:rFonts w:ascii="ＭＳ 明朝" w:cs="ＭＳ 明朝" w:hint="eastAsia"/>
            <w:szCs w:val="20"/>
            <w:lang w:val="ja-JP"/>
          </w:rPr>
          <w:t>カール</w:t>
        </w:r>
      </w:ins>
      <w:ins w:id="484" w:author="i5" w:date="2013-07-01T18:37:00Z">
        <w:r>
          <w:rPr>
            <w:rFonts w:ascii="ＭＳ 明朝" w:cs="ＭＳ 明朝"/>
            <w:szCs w:val="20"/>
            <w:lang w:val="ja-JP" w:eastAsia="ja-JP"/>
          </w:rPr>
          <w:t xml:space="preserve"> </w:t>
        </w:r>
      </w:ins>
      <w:ins w:id="485" w:author="i5" w:date="2013-07-01T18:35:00Z">
        <w:r>
          <w:rPr>
            <w:rFonts w:ascii="ＭＳ 明朝" w:cs="ＭＳ 明朝" w:hint="eastAsia"/>
            <w:szCs w:val="20"/>
            <w:lang w:val="ja-JP"/>
          </w:rPr>
          <w:t>ガルテ</w:t>
        </w:r>
        <w:r>
          <w:rPr>
            <w:rFonts w:ascii="ＭＳ 明朝" w:cs="ＭＳ 明朝"/>
            <w:szCs w:val="20"/>
            <w:lang w:val="ja-JP" w:eastAsia="ja-JP"/>
          </w:rPr>
          <w:t xml:space="preserve"> </w:t>
        </w:r>
        <w:r>
          <w:rPr>
            <w:rFonts w:ascii="ＭＳ 明朝" w:cs="ＭＳ 明朝" w:hint="eastAsia"/>
            <w:szCs w:val="20"/>
            <w:lang w:val="ja-JP"/>
          </w:rPr>
          <w:t>ライプツィヒ</w:t>
        </w:r>
      </w:ins>
      <w:ins w:id="486" w:author="i5" w:date="2013-07-01T18:36:00Z">
        <w:r>
          <w:rPr>
            <w:rFonts w:ascii="ＭＳ 明朝" w:cs="ＭＳ 明朝" w:hint="eastAsia"/>
            <w:szCs w:val="20"/>
            <w:lang w:val="ja-JP" w:eastAsia="ja-JP"/>
          </w:rPr>
          <w:t>で</w:t>
        </w:r>
      </w:ins>
      <w:ins w:id="487" w:author="i5" w:date="2013-07-01T18:37:00Z">
        <w:r>
          <w:rPr>
            <w:rFonts w:ascii="ＭＳ 明朝" w:cs="ＭＳ 明朝" w:hint="eastAsia"/>
            <w:szCs w:val="20"/>
            <w:lang w:val="ja-JP" w:eastAsia="ja-JP"/>
          </w:rPr>
          <w:t>あ</w:t>
        </w:r>
      </w:ins>
      <w:ins w:id="488" w:author="i5" w:date="2013-07-01T18:36:00Z">
        <w:r>
          <w:rPr>
            <w:rFonts w:ascii="ＭＳ 明朝" w:cs="ＭＳ 明朝" w:hint="eastAsia"/>
            <w:szCs w:val="20"/>
            <w:lang w:val="ja-JP" w:eastAsia="ja-JP"/>
          </w:rPr>
          <w:t>る</w:t>
        </w:r>
      </w:ins>
      <w:ins w:id="489" w:author="i5" w:date="2013-07-01T17:41:00Z">
        <w:r>
          <w:rPr>
            <w:rFonts w:ascii="ＭＳ 明朝" w:cs="ＭＳ 明朝" w:hint="eastAsia"/>
            <w:szCs w:val="20"/>
            <w:lang w:val="ja-JP"/>
          </w:rPr>
          <w:t>。多色刷りのリソグラフィと</w:t>
        </w:r>
        <w:r>
          <w:rPr>
            <w:rFonts w:cs="Arial"/>
            <w:szCs w:val="20"/>
          </w:rPr>
          <w:t>20</w:t>
        </w:r>
        <w:r>
          <w:rPr>
            <w:rFonts w:ascii="ＭＳ 明朝" w:cs="ＭＳ 明朝" w:hint="eastAsia"/>
            <w:szCs w:val="20"/>
            <w:lang w:val="ja-JP"/>
          </w:rPr>
          <w:t>世紀初頭から始まったオフセット印刷を展示している。</w:t>
        </w:r>
      </w:ins>
    </w:p>
    <w:p w:rsidR="00C41516" w:rsidRDefault="00C41516" w:rsidP="00C22F6B">
      <w:pPr>
        <w:numPr>
          <w:ins w:id="490" w:author="i5" w:date="2013-07-01T17:41:00Z"/>
        </w:numPr>
        <w:autoSpaceDE w:val="0"/>
        <w:autoSpaceDN w:val="0"/>
        <w:adjustRightInd w:val="0"/>
        <w:rPr>
          <w:ins w:id="491" w:author="i5" w:date="2013-07-01T17:41:00Z"/>
          <w:rFonts w:cs="Arial"/>
          <w:szCs w:val="20"/>
        </w:rPr>
      </w:pPr>
    </w:p>
    <w:p w:rsidR="00C41516" w:rsidRDefault="00C41516" w:rsidP="00C22F6B">
      <w:pPr>
        <w:numPr>
          <w:ins w:id="492" w:author="i5" w:date="2013-07-01T17:41:00Z"/>
        </w:numPr>
        <w:autoSpaceDE w:val="0"/>
        <w:autoSpaceDN w:val="0"/>
        <w:adjustRightInd w:val="0"/>
        <w:rPr>
          <w:ins w:id="493" w:author="i5" w:date="2013-07-01T17:41:00Z"/>
          <w:rFonts w:cs="Arial"/>
          <w:szCs w:val="20"/>
        </w:rPr>
      </w:pPr>
      <w:ins w:id="494" w:author="i5" w:date="2013-07-01T17:41:00Z">
        <w:r>
          <w:rPr>
            <w:rFonts w:ascii="ＭＳ 明朝" w:cs="ＭＳ 明朝" w:hint="eastAsia"/>
            <w:szCs w:val="20"/>
          </w:rPr>
          <w:t>博物館は将来</w:t>
        </w:r>
      </w:ins>
      <w:ins w:id="495" w:author="i5" w:date="2013-07-01T18:41:00Z">
        <w:r>
          <w:rPr>
            <w:rFonts w:ascii="ＭＳ 明朝" w:cs="ＭＳ 明朝" w:hint="eastAsia"/>
            <w:szCs w:val="20"/>
            <w:lang w:eastAsia="ja-JP"/>
          </w:rPr>
          <w:t>、</w:t>
        </w:r>
      </w:ins>
      <w:ins w:id="496" w:author="i5" w:date="2013-07-01T17:41:00Z">
        <w:r>
          <w:rPr>
            <w:rFonts w:ascii="ＭＳ 明朝" w:cs="ＭＳ 明朝" w:hint="eastAsia"/>
            <w:szCs w:val="20"/>
          </w:rPr>
          <w:t>印刷とインターネットの高度なネットワークが到来する時代</w:t>
        </w:r>
      </w:ins>
      <w:ins w:id="497" w:author="i5" w:date="2013-07-01T18:41:00Z">
        <w:r>
          <w:rPr>
            <w:rFonts w:ascii="ＭＳ 明朝" w:cs="ＭＳ 明朝" w:hint="eastAsia"/>
            <w:szCs w:val="20"/>
            <w:lang w:eastAsia="ja-JP"/>
          </w:rPr>
          <w:t>が来るとみており</w:t>
        </w:r>
      </w:ins>
      <w:ins w:id="498" w:author="i5" w:date="2013-07-01T17:41:00Z">
        <w:r>
          <w:rPr>
            <w:rFonts w:ascii="ＭＳ 明朝" w:cs="ＭＳ 明朝" w:hint="eastAsia"/>
            <w:szCs w:val="20"/>
          </w:rPr>
          <w:t>、すべてが</w:t>
        </w:r>
        <w:r>
          <w:rPr>
            <w:rFonts w:ascii="ＭＳ 明朝" w:cs="ＭＳ 明朝"/>
            <w:szCs w:val="20"/>
          </w:rPr>
          <w:t>“</w:t>
        </w:r>
        <w:r>
          <w:rPr>
            <w:rFonts w:cs="Arial"/>
            <w:szCs w:val="20"/>
          </w:rPr>
          <w:t>Augmented Reality</w:t>
        </w:r>
        <w:r>
          <w:rPr>
            <w:rFonts w:ascii="ＭＳ 明朝" w:cs="ＭＳ 明朝"/>
            <w:szCs w:val="20"/>
          </w:rPr>
          <w:t>”</w:t>
        </w:r>
        <w:r>
          <w:rPr>
            <w:rFonts w:cs="Arial"/>
            <w:szCs w:val="20"/>
          </w:rPr>
          <w:t>(</w:t>
        </w:r>
        <w:r>
          <w:rPr>
            <w:rFonts w:ascii="ＭＳ 明朝" w:cs="ＭＳ 明朝" w:hint="eastAsia"/>
            <w:szCs w:val="20"/>
            <w:lang w:val="ja-JP"/>
          </w:rPr>
          <w:t>強化現実</w:t>
        </w:r>
        <w:r>
          <w:rPr>
            <w:rFonts w:cs="Arial"/>
            <w:szCs w:val="20"/>
          </w:rPr>
          <w:t>)</w:t>
        </w:r>
        <w:r>
          <w:rPr>
            <w:rFonts w:ascii="ＭＳ 明朝" w:cs="ＭＳ 明朝" w:hint="eastAsia"/>
            <w:szCs w:val="20"/>
            <w:lang w:val="ja-JP"/>
          </w:rPr>
          <w:t>を使って博物館で展示されると考えている。メディアが混合する将来、現在を理解し、過去から伝わる専門技術を有効活用するために、博物館は印刷技術の歴史を時折見直すよう薦めている。</w:t>
        </w:r>
      </w:ins>
    </w:p>
    <w:p w:rsidR="00C41516" w:rsidRPr="00EA5133" w:rsidRDefault="00C41516">
      <w:pPr>
        <w:spacing w:after="200" w:line="276" w:lineRule="auto"/>
        <w:rPr>
          <w:rFonts w:eastAsia="ＭＳ ゴシック"/>
          <w:b/>
          <w:bCs/>
          <w:caps/>
          <w:sz w:val="24"/>
          <w:szCs w:val="28"/>
          <w:u w:val="single"/>
        </w:rPr>
      </w:pPr>
    </w:p>
    <w:p w:rsidR="00C41516" w:rsidRPr="00EA5133" w:rsidRDefault="00C41516" w:rsidP="00CE6B36">
      <w:pPr>
        <w:pStyle w:val="Heading1"/>
      </w:pPr>
      <w:r w:rsidRPr="00EA5133">
        <w:t>Description of project and tasks</w:t>
      </w:r>
      <w:bookmarkEnd w:id="422"/>
      <w:bookmarkEnd w:id="423"/>
    </w:p>
    <w:p w:rsidR="00C41516" w:rsidRPr="00C41516" w:rsidRDefault="00C41516" w:rsidP="00F5386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499" w:author="Unknown">
            <w:rPr>
              <w:rFonts w:cs="Arial"/>
              <w:szCs w:val="20"/>
              <w:lang w:val="en-US"/>
            </w:rPr>
          </w:rPrChange>
        </w:rPr>
      </w:pPr>
      <w:r w:rsidRPr="00C41516">
        <w:rPr>
          <w:rFonts w:cs="Arial"/>
          <w:szCs w:val="20"/>
          <w:rPrChange w:id="500" w:author="Wolfgang J. Toechterle" w:date="2013-06-22T10:32:00Z">
            <w:rPr>
              <w:rFonts w:eastAsia="ＭＳ ゴシックfalt" w:cs="Arial"/>
              <w:b/>
              <w:caps/>
              <w:sz w:val="24"/>
              <w:szCs w:val="20"/>
              <w:u w:val="single"/>
              <w:lang w:val="en-US"/>
            </w:rPr>
          </w:rPrChange>
        </w:rPr>
        <w:t xml:space="preserve">The </w:t>
      </w:r>
      <w:r w:rsidRPr="00C41516">
        <w:rPr>
          <w:rFonts w:cs="Arial"/>
          <w:b/>
          <w:szCs w:val="20"/>
          <w:rPrChange w:id="501" w:author="Wolfgang J. Toechterle" w:date="2013-06-22T10:32:00Z">
            <w:rPr>
              <w:rFonts w:eastAsia="ＭＳ ゴシックfalt" w:cs="Arial"/>
              <w:b/>
              <w:caps/>
              <w:sz w:val="24"/>
              <w:szCs w:val="20"/>
              <w:u w:val="single"/>
              <w:lang w:val="en-US"/>
            </w:rPr>
          </w:rPrChange>
        </w:rPr>
        <w:t>Museum o</w:t>
      </w:r>
      <w:ins w:id="502" w:author="Kinder" w:date="2013-06-30T08:28:00Z">
        <w:r>
          <w:rPr>
            <w:rFonts w:cs="Arial"/>
            <w:b/>
            <w:szCs w:val="20"/>
          </w:rPr>
          <w:t>f</w:t>
        </w:r>
      </w:ins>
      <w:del w:id="503" w:author="Kinder" w:date="2013-06-30T08:28:00Z">
        <w:r w:rsidRPr="00C41516">
          <w:rPr>
            <w:rFonts w:cs="Arial"/>
            <w:b/>
            <w:szCs w:val="20"/>
            <w:rPrChange w:id="504" w:author="Wolfgang J. Toechterle" w:date="2013-06-22T10:32:00Z">
              <w:rPr>
                <w:rFonts w:eastAsia="ＭＳ ゴシックfalt" w:cs="Arial"/>
                <w:b/>
                <w:caps/>
                <w:sz w:val="24"/>
                <w:szCs w:val="20"/>
                <w:u w:val="single"/>
                <w:lang w:val="en-US"/>
              </w:rPr>
            </w:rPrChange>
          </w:rPr>
          <w:delText>f the</w:delText>
        </w:r>
      </w:del>
      <w:r w:rsidRPr="00C41516">
        <w:rPr>
          <w:rFonts w:cs="Arial"/>
          <w:b/>
          <w:szCs w:val="20"/>
          <w:rPrChange w:id="505" w:author="Wolfgang J. Toechterle" w:date="2013-06-22T10:32:00Z">
            <w:rPr>
              <w:rFonts w:eastAsia="ＭＳ ゴシックfalt" w:cs="Arial"/>
              <w:b/>
              <w:caps/>
              <w:sz w:val="24"/>
              <w:szCs w:val="20"/>
              <w:u w:val="single"/>
              <w:lang w:val="en-US"/>
            </w:rPr>
          </w:rPrChange>
        </w:rPr>
        <w:t xml:space="preserve"> Printing Arts</w:t>
      </w:r>
      <w:r w:rsidRPr="00C41516">
        <w:rPr>
          <w:rFonts w:cs="Arial"/>
          <w:szCs w:val="20"/>
          <w:rPrChange w:id="506" w:author="Wolfgang J. Toechterle" w:date="2013-06-22T10:32:00Z">
            <w:rPr>
              <w:rFonts w:eastAsia="ＭＳ ゴシックfalt" w:cs="Arial"/>
              <w:b/>
              <w:caps/>
              <w:sz w:val="24"/>
              <w:szCs w:val="20"/>
              <w:u w:val="single"/>
              <w:lang w:val="en-US"/>
            </w:rPr>
          </w:rPrChange>
        </w:rPr>
        <w:t xml:space="preserve"> needs to build an identity that will be used consistently through all its documents. Your job is to create this corporate identity; with </w:t>
      </w:r>
      <w:del w:id="507" w:author="Wolfgang J. Toechterle" w:date="2013-06-22T11:52:00Z">
        <w:r w:rsidRPr="00C41516">
          <w:rPr>
            <w:rFonts w:cs="Arial"/>
            <w:szCs w:val="20"/>
            <w:rPrChange w:id="508" w:author="Wolfgang J. Toechterle" w:date="2013-06-22T10:32:00Z">
              <w:rPr>
                <w:rFonts w:eastAsia="ＭＳ ゴシックfalt" w:cs="Arial"/>
                <w:b/>
                <w:caps/>
                <w:sz w:val="24"/>
                <w:szCs w:val="20"/>
                <w:u w:val="single"/>
                <w:lang w:val="en-US"/>
              </w:rPr>
            </w:rPrChange>
          </w:rPr>
          <w:delText>color</w:delText>
        </w:r>
      </w:del>
      <w:ins w:id="509" w:author="Wolfgang J. Toechterle" w:date="2013-06-22T11:52:00Z">
        <w:r>
          <w:rPr>
            <w:rFonts w:cs="Arial"/>
            <w:szCs w:val="20"/>
          </w:rPr>
          <w:t>colour</w:t>
        </w:r>
      </w:ins>
      <w:r w:rsidRPr="00C41516">
        <w:rPr>
          <w:rFonts w:cs="Arial"/>
          <w:szCs w:val="20"/>
          <w:rPrChange w:id="510" w:author="Wolfgang J. Toechterle" w:date="2013-06-22T10:32:00Z">
            <w:rPr>
              <w:rFonts w:eastAsia="ＭＳ ゴシックfalt" w:cs="Arial"/>
              <w:b/>
              <w:caps/>
              <w:sz w:val="24"/>
              <w:szCs w:val="20"/>
              <w:u w:val="single"/>
              <w:lang w:val="en-US"/>
            </w:rPr>
          </w:rPrChange>
        </w:rPr>
        <w:t xml:space="preserve">s, photos and illustrations, typefaces, etc. This will be applied to several promotional items including a Letterhead and Business Card, Entry Ticket and Shopping Bag. </w:t>
      </w:r>
    </w:p>
    <w:p w:rsidR="00C41516" w:rsidRPr="00C41516" w:rsidRDefault="00C41516" w:rsidP="00F5386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511" w:author="Unknown">
            <w:rPr>
              <w:rFonts w:cs="Arial"/>
              <w:szCs w:val="20"/>
              <w:lang w:val="en-US"/>
            </w:rPr>
          </w:rPrChange>
        </w:rPr>
      </w:pPr>
    </w:p>
    <w:p w:rsidR="00C41516" w:rsidRPr="00EA5133" w:rsidRDefault="00C41516" w:rsidP="00F5386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rPr>
      </w:pPr>
      <w:r w:rsidRPr="00C41516">
        <w:rPr>
          <w:rFonts w:cs="Arial"/>
          <w:szCs w:val="20"/>
          <w:rPrChange w:id="512" w:author="Wolfgang J. Toechterle" w:date="2013-06-22T10:32:00Z">
            <w:rPr>
              <w:rFonts w:eastAsia="ＭＳ ゴシックfalt" w:cs="Arial"/>
              <w:b/>
              <w:caps/>
              <w:sz w:val="24"/>
              <w:szCs w:val="20"/>
              <w:u w:val="single"/>
              <w:lang w:val="en-US"/>
            </w:rPr>
          </w:rPrChange>
        </w:rPr>
        <w:t xml:space="preserve">Throughout the whole project you should </w:t>
      </w:r>
      <w:ins w:id="513" w:author="Kinder" w:date="2013-06-29T10:55:00Z">
        <w:r>
          <w:rPr>
            <w:rFonts w:cs="Arial"/>
            <w:szCs w:val="20"/>
          </w:rPr>
          <w:t>consider</w:t>
        </w:r>
      </w:ins>
      <w:del w:id="514" w:author="Kinder" w:date="2013-06-29T10:55:00Z">
        <w:r w:rsidRPr="00C41516">
          <w:rPr>
            <w:rFonts w:cs="Arial"/>
            <w:szCs w:val="20"/>
            <w:rPrChange w:id="515" w:author="Wolfgang J. Toechterle" w:date="2013-06-22T10:32:00Z">
              <w:rPr>
                <w:rFonts w:eastAsia="ＭＳ ゴシックfalt" w:cs="Arial"/>
                <w:b/>
                <w:caps/>
                <w:sz w:val="24"/>
                <w:szCs w:val="20"/>
                <w:u w:val="single"/>
                <w:lang w:val="en-US"/>
              </w:rPr>
            </w:rPrChange>
          </w:rPr>
          <w:delText>take in mind</w:delText>
        </w:r>
      </w:del>
      <w:del w:id="516" w:author="Kinder" w:date="2013-06-30T08:28:00Z">
        <w:r w:rsidRPr="00C41516">
          <w:rPr>
            <w:rFonts w:cs="Arial"/>
            <w:szCs w:val="20"/>
            <w:rPrChange w:id="517" w:author="Wolfgang J. Toechterle" w:date="2013-06-22T10:32:00Z">
              <w:rPr>
                <w:rFonts w:eastAsia="ＭＳ ゴシックfalt" w:cs="Arial"/>
                <w:b/>
                <w:caps/>
                <w:sz w:val="24"/>
                <w:szCs w:val="20"/>
                <w:u w:val="single"/>
                <w:lang w:val="en-US"/>
              </w:rPr>
            </w:rPrChange>
          </w:rPr>
          <w:delText>,</w:delText>
        </w:r>
      </w:del>
      <w:r w:rsidRPr="00C41516">
        <w:rPr>
          <w:rFonts w:cs="Arial"/>
          <w:szCs w:val="20"/>
          <w:rPrChange w:id="518" w:author="Wolfgang J. Toechterle" w:date="2013-06-22T10:32:00Z">
            <w:rPr>
              <w:rFonts w:eastAsia="ＭＳ ゴシックfalt" w:cs="Arial"/>
              <w:b/>
              <w:caps/>
              <w:sz w:val="24"/>
              <w:szCs w:val="20"/>
              <w:u w:val="single"/>
              <w:lang w:val="en-US"/>
            </w:rPr>
          </w:rPrChange>
        </w:rPr>
        <w:t xml:space="preserve"> that the museum represents the art of letterpress printing. Due to this, some documents will be produced with this printing method. When you design remember some of the limitations of letterpress printing. Such as </w:t>
      </w:r>
      <w:r w:rsidRPr="00EA5133">
        <w:rPr>
          <w:rFonts w:eastAsia="Times New Roman"/>
        </w:rPr>
        <w:t>fine lines, large solids and halftone screens or the transparent quality of letterpress Ink.</w:t>
      </w:r>
    </w:p>
    <w:p w:rsidR="00C41516" w:rsidRPr="00C41516" w:rsidRDefault="00C41516" w:rsidP="00F5386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519" w:author="Unknown">
            <w:rPr>
              <w:rFonts w:cs="Arial"/>
              <w:szCs w:val="20"/>
              <w:lang w:val="en-US"/>
            </w:rPr>
          </w:rPrChange>
        </w:rPr>
      </w:pPr>
    </w:p>
    <w:p w:rsidR="00C41516" w:rsidRPr="00C41516" w:rsidRDefault="00C41516" w:rsidP="00F5386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520" w:author="Unknown">
            <w:rPr>
              <w:rFonts w:cs="Arial"/>
              <w:szCs w:val="20"/>
              <w:lang w:val="en-US"/>
            </w:rPr>
          </w:rPrChange>
        </w:rPr>
      </w:pPr>
      <w:r w:rsidRPr="00C41516">
        <w:rPr>
          <w:rFonts w:cs="Arial"/>
          <w:szCs w:val="20"/>
          <w:rPrChange w:id="521" w:author="Wolfgang J. Toechterle" w:date="2013-06-22T10:32:00Z">
            <w:rPr>
              <w:rFonts w:eastAsia="ＭＳ ゴシックfalt" w:cs="Arial"/>
              <w:b/>
              <w:caps/>
              <w:sz w:val="24"/>
              <w:szCs w:val="20"/>
              <w:u w:val="single"/>
              <w:lang w:val="en-US"/>
            </w:rPr>
          </w:rPrChange>
        </w:rPr>
        <w:t xml:space="preserve">Therefore the client asked for a clean and </w:t>
      </w:r>
      <w:r w:rsidRPr="00C41516">
        <w:rPr>
          <w:rStyle w:val="hps"/>
          <w:rFonts w:eastAsia="Times New Roman"/>
          <w:rPrChange w:id="522" w:author="Wolfgang J. Toechterle" w:date="2013-06-22T10:32:00Z">
            <w:rPr>
              <w:rStyle w:val="hps"/>
              <w:rFonts w:eastAsia="Times New Roman"/>
              <w:b/>
              <w:caps/>
              <w:sz w:val="24"/>
              <w:u w:val="single"/>
            </w:rPr>
          </w:rPrChange>
        </w:rPr>
        <w:t>straight</w:t>
      </w:r>
      <w:ins w:id="523" w:author="Kinder" w:date="2013-06-29T10:56:00Z">
        <w:r>
          <w:rPr>
            <w:rStyle w:val="hps"/>
            <w:rFonts w:eastAsia="Times New Roman"/>
          </w:rPr>
          <w:t xml:space="preserve"> </w:t>
        </w:r>
      </w:ins>
      <w:r w:rsidRPr="00C41516">
        <w:rPr>
          <w:rStyle w:val="hps"/>
          <w:rFonts w:eastAsia="Times New Roman"/>
          <w:rPrChange w:id="524" w:author="Wolfgang J. Toechterle" w:date="2013-06-22T10:32:00Z">
            <w:rPr>
              <w:rStyle w:val="hps"/>
              <w:rFonts w:eastAsia="Times New Roman"/>
              <w:b/>
              <w:caps/>
              <w:sz w:val="24"/>
              <w:u w:val="single"/>
            </w:rPr>
          </w:rPrChange>
        </w:rPr>
        <w:t>forward</w:t>
      </w:r>
      <w:r w:rsidRPr="00C41516">
        <w:rPr>
          <w:rFonts w:cs="Arial"/>
          <w:szCs w:val="20"/>
          <w:rPrChange w:id="525" w:author="Wolfgang J. Toechterle" w:date="2013-06-22T10:32:00Z">
            <w:rPr>
              <w:rFonts w:eastAsia="ＭＳ ゴシックfalt" w:cs="Arial"/>
              <w:b/>
              <w:caps/>
              <w:sz w:val="24"/>
              <w:szCs w:val="20"/>
              <w:u w:val="single"/>
              <w:lang w:val="en-US"/>
            </w:rPr>
          </w:rPrChange>
        </w:rPr>
        <w:t xml:space="preserve"> approach. The Design must be forward-looking and modern. Must explicitly be "not conservative." </w:t>
      </w:r>
    </w:p>
    <w:p w:rsidR="00C41516" w:rsidRPr="00EA5133" w:rsidRDefault="00C41516" w:rsidP="00F5386C"/>
    <w:p w:rsidR="00C41516" w:rsidRDefault="00C41516" w:rsidP="00F5386C">
      <w:pPr>
        <w:numPr>
          <w:ins w:id="526" w:author="i5" w:date="2013-07-01T17:42:00Z"/>
        </w:numPr>
        <w:rPr>
          <w:ins w:id="527" w:author="i5" w:date="2013-07-01T17:42:00Z"/>
          <w:lang w:eastAsia="ja-JP"/>
        </w:rPr>
      </w:pPr>
    </w:p>
    <w:p w:rsidR="00C41516" w:rsidRPr="00C41516" w:rsidRDefault="00C41516" w:rsidP="00C22F6B">
      <w:pPr>
        <w:numPr>
          <w:ins w:id="528" w:author="i5" w:date="2013-07-01T17:42:00Z"/>
        </w:numPr>
        <w:autoSpaceDE w:val="0"/>
        <w:autoSpaceDN w:val="0"/>
        <w:adjustRightInd w:val="0"/>
        <w:rPr>
          <w:ins w:id="529" w:author="i5" w:date="2013-07-01T17:42:00Z"/>
          <w:rFonts w:ascii="ＭＳ Ｐゴシック" w:eastAsia="ＭＳ Ｐゴシック" w:hAnsi="ＭＳ Ｐゴシック" w:cs="Arial"/>
          <w:b/>
          <w:bCs/>
          <w:sz w:val="24"/>
          <w:szCs w:val="24"/>
          <w:u w:val="single"/>
          <w:rPrChange w:id="530" w:author="Unknown">
            <w:rPr>
              <w:ins w:id="531" w:author="i5" w:date="2013-07-01T17:42:00Z"/>
              <w:rFonts w:cs="Arial"/>
              <w:b/>
              <w:bCs/>
              <w:szCs w:val="24"/>
              <w:u w:val="single"/>
            </w:rPr>
          </w:rPrChange>
        </w:rPr>
      </w:pPr>
      <w:ins w:id="532" w:author="i5" w:date="2013-07-01T17:42:00Z">
        <w:r w:rsidRPr="00C41516">
          <w:rPr>
            <w:rFonts w:ascii="ＭＳ Ｐゴシック" w:eastAsia="ＭＳ Ｐゴシック" w:hAnsi="ＭＳ Ｐゴシック" w:cs="ＭＳ 明朝" w:hint="eastAsia"/>
            <w:b/>
            <w:bCs/>
            <w:sz w:val="24"/>
            <w:szCs w:val="24"/>
            <w:u w:val="single"/>
            <w:rPrChange w:id="533" w:author="i5" w:date="2013-07-01T17:42:00Z">
              <w:rPr>
                <w:rFonts w:ascii="ＭＳ 明朝" w:cs="ＭＳ 明朝" w:hint="eastAsia"/>
                <w:b/>
                <w:bCs/>
                <w:szCs w:val="24"/>
                <w:u w:val="single"/>
              </w:rPr>
            </w:rPrChange>
          </w:rPr>
          <w:t>課題とタスクの説明</w:t>
        </w:r>
      </w:ins>
    </w:p>
    <w:p w:rsidR="00C41516" w:rsidRDefault="00C41516" w:rsidP="00C22F6B">
      <w:pPr>
        <w:numPr>
          <w:ins w:id="534" w:author="i5" w:date="2013-07-01T17:42:00Z"/>
        </w:numPr>
        <w:autoSpaceDE w:val="0"/>
        <w:autoSpaceDN w:val="0"/>
        <w:adjustRightInd w:val="0"/>
        <w:rPr>
          <w:ins w:id="535" w:author="i5" w:date="2013-07-01T17:42:00Z"/>
          <w:rFonts w:cs="Arial"/>
          <w:b/>
          <w:bCs/>
          <w:szCs w:val="20"/>
          <w:u w:val="single"/>
        </w:rPr>
      </w:pPr>
    </w:p>
    <w:p w:rsidR="00C41516" w:rsidRDefault="00C41516" w:rsidP="00C22F6B">
      <w:pPr>
        <w:numPr>
          <w:ins w:id="536" w:author="i5" w:date="2013-07-01T17:42:00Z"/>
        </w:numPr>
        <w:autoSpaceDE w:val="0"/>
        <w:autoSpaceDN w:val="0"/>
        <w:adjustRightInd w:val="0"/>
        <w:rPr>
          <w:ins w:id="537" w:author="i5" w:date="2013-07-01T17:42:00Z"/>
          <w:rFonts w:cs="Arial"/>
          <w:szCs w:val="20"/>
        </w:rPr>
      </w:pPr>
      <w:ins w:id="538" w:author="i5" w:date="2013-07-01T17:42:00Z">
        <w:r>
          <w:rPr>
            <w:rFonts w:ascii="ＭＳ 明朝" w:cs="ＭＳ 明朝" w:hint="eastAsia"/>
            <w:szCs w:val="20"/>
          </w:rPr>
          <w:t>印刷美術博物館は、すべてのドキュメントに一貫して使えるアイデンティティを作る必要がある。あなたはカラーや写真、イラスト、タイプフェイスなどを使って美術館のためのコーポレートアイデンティティを作成しなければならない。作成したコーポレートアイデンティティはレターヘッドや</w:t>
        </w:r>
      </w:ins>
      <w:ins w:id="539" w:author="i5" w:date="2013-07-01T18:42:00Z">
        <w:r>
          <w:rPr>
            <w:rFonts w:ascii="ＭＳ 明朝" w:cs="ＭＳ 明朝" w:hint="eastAsia"/>
            <w:szCs w:val="20"/>
            <w:lang w:eastAsia="ja-JP"/>
          </w:rPr>
          <w:t>名刺</w:t>
        </w:r>
      </w:ins>
      <w:ins w:id="540" w:author="i5" w:date="2013-07-01T17:42:00Z">
        <w:r>
          <w:rPr>
            <w:rFonts w:ascii="ＭＳ 明朝" w:cs="ＭＳ 明朝" w:hint="eastAsia"/>
            <w:szCs w:val="20"/>
          </w:rPr>
          <w:t>、入場券、ショッピングバッグなど博物館をプロモーションするためのアイテムに使われる。</w:t>
        </w:r>
      </w:ins>
    </w:p>
    <w:p w:rsidR="00C41516" w:rsidRDefault="00C41516" w:rsidP="00C22F6B">
      <w:pPr>
        <w:numPr>
          <w:ins w:id="541" w:author="i5" w:date="2013-07-01T17:42:00Z"/>
        </w:numPr>
        <w:autoSpaceDE w:val="0"/>
        <w:autoSpaceDN w:val="0"/>
        <w:adjustRightInd w:val="0"/>
        <w:rPr>
          <w:ins w:id="542" w:author="i5" w:date="2013-07-01T17:42:00Z"/>
          <w:rFonts w:cs="Arial"/>
          <w:szCs w:val="20"/>
        </w:rPr>
      </w:pPr>
    </w:p>
    <w:p w:rsidR="00C41516" w:rsidRDefault="00C41516" w:rsidP="00C22F6B">
      <w:pPr>
        <w:numPr>
          <w:ins w:id="543" w:author="i5" w:date="2013-07-01T17:42:00Z"/>
        </w:numPr>
        <w:autoSpaceDE w:val="0"/>
        <w:autoSpaceDN w:val="0"/>
        <w:adjustRightInd w:val="0"/>
        <w:rPr>
          <w:ins w:id="544" w:author="i5" w:date="2013-07-01T17:42:00Z"/>
          <w:rFonts w:cs="Arial"/>
          <w:szCs w:val="20"/>
        </w:rPr>
      </w:pPr>
      <w:ins w:id="545" w:author="i5" w:date="2013-07-01T17:42:00Z">
        <w:r>
          <w:rPr>
            <w:rFonts w:ascii="ＭＳ 明朝" w:cs="ＭＳ 明朝" w:hint="eastAsia"/>
            <w:szCs w:val="20"/>
          </w:rPr>
          <w:t>すべてのタスクを通じ、博物館は活版印刷の芸術を代表</w:t>
        </w:r>
      </w:ins>
      <w:ins w:id="546" w:author="i5" w:date="2013-07-01T19:40:00Z">
        <w:r>
          <w:rPr>
            <w:rFonts w:ascii="ＭＳ 明朝" w:cs="ＭＳ 明朝" w:hint="eastAsia"/>
            <w:szCs w:val="20"/>
            <w:lang w:eastAsia="ja-JP"/>
          </w:rPr>
          <w:t>す</w:t>
        </w:r>
      </w:ins>
      <w:ins w:id="547" w:author="i5" w:date="2013-07-01T17:42:00Z">
        <w:r>
          <w:rPr>
            <w:rFonts w:ascii="ＭＳ 明朝" w:cs="ＭＳ 明朝" w:hint="eastAsia"/>
            <w:szCs w:val="20"/>
          </w:rPr>
          <w:t>る</w:t>
        </w:r>
      </w:ins>
      <w:ins w:id="548" w:author="i5" w:date="2013-07-01T19:41:00Z">
        <w:r>
          <w:rPr>
            <w:rFonts w:ascii="ＭＳ 明朝" w:cs="ＭＳ 明朝" w:hint="eastAsia"/>
            <w:szCs w:val="20"/>
            <w:lang w:eastAsia="ja-JP"/>
          </w:rPr>
          <w:t>博物館</w:t>
        </w:r>
      </w:ins>
      <w:ins w:id="549" w:author="i5" w:date="2013-07-01T17:42:00Z">
        <w:r>
          <w:rPr>
            <w:rFonts w:ascii="ＭＳ 明朝" w:cs="ＭＳ 明朝" w:hint="eastAsia"/>
            <w:szCs w:val="20"/>
          </w:rPr>
          <w:t>と考えること。そのためドキュメントは印刷技術を使って製作されなければならない。デザインをするときは</w:t>
        </w:r>
      </w:ins>
      <w:ins w:id="550" w:author="i5" w:date="2013-07-01T19:43:00Z">
        <w:r>
          <w:rPr>
            <w:rFonts w:cs="Arial" w:hint="eastAsia"/>
            <w:szCs w:val="20"/>
            <w:lang w:eastAsia="ja-JP"/>
          </w:rPr>
          <w:t>微細な線の表現</w:t>
        </w:r>
      </w:ins>
      <w:ins w:id="551" w:author="i5" w:date="2013-07-01T17:42:00Z">
        <w:r>
          <w:rPr>
            <w:rFonts w:ascii="ＭＳ 明朝" w:cs="ＭＳ 明朝" w:hint="eastAsia"/>
            <w:szCs w:val="20"/>
            <w:lang w:val="ja-JP"/>
          </w:rPr>
          <w:t>や</w:t>
        </w:r>
      </w:ins>
      <w:ins w:id="552" w:author="i5" w:date="2013-07-01T19:44:00Z">
        <w:r>
          <w:rPr>
            <w:rFonts w:cs="Arial" w:hint="eastAsia"/>
            <w:szCs w:val="20"/>
            <w:lang w:eastAsia="ja-JP"/>
          </w:rPr>
          <w:t>インクの載りの均一さ</w:t>
        </w:r>
      </w:ins>
      <w:ins w:id="553" w:author="i5" w:date="2013-07-01T17:42:00Z">
        <w:r>
          <w:rPr>
            <w:rFonts w:ascii="ＭＳ 明朝" w:cs="ＭＳ 明朝" w:hint="eastAsia"/>
            <w:szCs w:val="20"/>
            <w:lang w:val="ja-JP"/>
          </w:rPr>
          <w:t>、ハーフトーンスクリーン、活版印刷インク</w:t>
        </w:r>
      </w:ins>
      <w:ins w:id="554" w:author="i5" w:date="2013-07-01T18:43:00Z">
        <w:r>
          <w:rPr>
            <w:rFonts w:ascii="ＭＳ 明朝" w:cs="ＭＳ 明朝" w:hint="eastAsia"/>
            <w:szCs w:val="20"/>
            <w:lang w:val="ja-JP" w:eastAsia="ja-JP"/>
          </w:rPr>
          <w:t>の</w:t>
        </w:r>
      </w:ins>
      <w:ins w:id="555" w:author="i5" w:date="2013-07-01T17:42:00Z">
        <w:r>
          <w:rPr>
            <w:rFonts w:ascii="ＭＳ 明朝" w:cs="ＭＳ 明朝" w:hint="eastAsia"/>
            <w:szCs w:val="20"/>
            <w:lang w:val="ja-JP"/>
          </w:rPr>
          <w:t>透明</w:t>
        </w:r>
      </w:ins>
      <w:ins w:id="556" w:author="i5" w:date="2013-07-01T18:43:00Z">
        <w:r>
          <w:rPr>
            <w:rFonts w:ascii="ＭＳ 明朝" w:cs="ＭＳ 明朝" w:hint="eastAsia"/>
            <w:szCs w:val="20"/>
            <w:lang w:val="ja-JP" w:eastAsia="ja-JP"/>
          </w:rPr>
          <w:t>度</w:t>
        </w:r>
      </w:ins>
      <w:ins w:id="557" w:author="i5" w:date="2013-07-01T17:42:00Z">
        <w:r>
          <w:rPr>
            <w:rFonts w:ascii="ＭＳ 明朝" w:cs="ＭＳ 明朝" w:hint="eastAsia"/>
            <w:szCs w:val="20"/>
            <w:lang w:val="ja-JP"/>
          </w:rPr>
          <w:t>など、活版印刷の</w:t>
        </w:r>
      </w:ins>
      <w:ins w:id="558" w:author="i5" w:date="2013-07-01T19:45:00Z">
        <w:r>
          <w:rPr>
            <w:rFonts w:ascii="ＭＳ 明朝" w:cs="ＭＳ 明朝" w:hint="eastAsia"/>
            <w:szCs w:val="20"/>
            <w:lang w:val="ja-JP" w:eastAsia="ja-JP"/>
          </w:rPr>
          <w:t>特徴</w:t>
        </w:r>
      </w:ins>
      <w:ins w:id="559" w:author="i5" w:date="2013-07-01T17:42:00Z">
        <w:r>
          <w:rPr>
            <w:rFonts w:ascii="ＭＳ 明朝" w:cs="ＭＳ 明朝" w:hint="eastAsia"/>
            <w:szCs w:val="20"/>
            <w:lang w:val="ja-JP"/>
          </w:rPr>
          <w:t>に注意しなければならない。</w:t>
        </w:r>
      </w:ins>
    </w:p>
    <w:p w:rsidR="00C41516" w:rsidRDefault="00C41516" w:rsidP="00C22F6B">
      <w:pPr>
        <w:numPr>
          <w:ins w:id="560" w:author="i5" w:date="2013-07-01T17:42:00Z"/>
        </w:numPr>
        <w:autoSpaceDE w:val="0"/>
        <w:autoSpaceDN w:val="0"/>
        <w:adjustRightInd w:val="0"/>
        <w:rPr>
          <w:ins w:id="561" w:author="i5" w:date="2013-07-01T17:42:00Z"/>
          <w:rFonts w:cs="Arial"/>
          <w:szCs w:val="20"/>
        </w:rPr>
      </w:pPr>
    </w:p>
    <w:p w:rsidR="00C41516" w:rsidRDefault="00C41516" w:rsidP="00C22F6B">
      <w:pPr>
        <w:numPr>
          <w:ins w:id="562" w:author="i5" w:date="2013-07-01T17:42:00Z"/>
        </w:numPr>
        <w:autoSpaceDE w:val="0"/>
        <w:autoSpaceDN w:val="0"/>
        <w:adjustRightInd w:val="0"/>
        <w:rPr>
          <w:ins w:id="563" w:author="i5" w:date="2013-07-01T17:42:00Z"/>
          <w:rFonts w:cs="Arial"/>
          <w:szCs w:val="20"/>
        </w:rPr>
      </w:pPr>
      <w:ins w:id="564" w:author="i5" w:date="2013-07-01T17:42:00Z">
        <w:r>
          <w:rPr>
            <w:rFonts w:ascii="ＭＳ 明朝" w:cs="ＭＳ 明朝" w:hint="eastAsia"/>
            <w:szCs w:val="20"/>
          </w:rPr>
          <w:t>そのため、クライアントはわかりやすく簡単なものを要求している。デザインは前向きで現代的なもので、平凡なものであってはならない。</w:t>
        </w:r>
      </w:ins>
    </w:p>
    <w:p w:rsidR="00C41516" w:rsidRDefault="00C41516" w:rsidP="00F5386C">
      <w:pPr>
        <w:numPr>
          <w:ins w:id="565" w:author="i5" w:date="2013-07-01T17:42:00Z"/>
        </w:numPr>
        <w:rPr>
          <w:ins w:id="566" w:author="i5" w:date="2013-07-01T17:42:00Z"/>
          <w:lang w:eastAsia="ja-JP"/>
        </w:rPr>
      </w:pPr>
    </w:p>
    <w:p w:rsidR="00C41516" w:rsidRPr="00EA5133" w:rsidRDefault="00C41516" w:rsidP="00F5386C">
      <w:pPr>
        <w:rPr>
          <w:lang w:eastAsia="ja-JP"/>
        </w:rPr>
      </w:pPr>
    </w:p>
    <w:p w:rsidR="00C41516" w:rsidRPr="00C41516" w:rsidRDefault="00C41516" w:rsidP="0008577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sz w:val="28"/>
          <w:szCs w:val="28"/>
          <w:rPrChange w:id="567" w:author="Unknown">
            <w:rPr>
              <w:rFonts w:cs="Arial"/>
              <w:b/>
              <w:bCs/>
              <w:sz w:val="28"/>
              <w:szCs w:val="28"/>
              <w:lang w:val="en-US"/>
            </w:rPr>
          </w:rPrChange>
        </w:rPr>
      </w:pPr>
      <w:r w:rsidRPr="00C41516">
        <w:rPr>
          <w:rFonts w:cs="Arial"/>
          <w:b/>
          <w:bCs/>
          <w:sz w:val="28"/>
          <w:szCs w:val="28"/>
          <w:rPrChange w:id="568" w:author="Wolfgang J. Toechterle" w:date="2013-06-22T10:32:00Z">
            <w:rPr>
              <w:rFonts w:eastAsia="ＭＳ ゴシックfalt" w:cs="Arial"/>
              <w:b/>
              <w:bCs/>
              <w:caps/>
              <w:sz w:val="28"/>
              <w:szCs w:val="28"/>
              <w:u w:val="single"/>
              <w:lang w:val="en-US"/>
            </w:rPr>
          </w:rPrChange>
        </w:rPr>
        <w:t>Target audience</w:t>
      </w:r>
    </w:p>
    <w:p w:rsidR="00C41516" w:rsidRPr="00C41516" w:rsidRDefault="00C41516" w:rsidP="0008577D">
      <w:pPr>
        <w:rPr>
          <w:rFonts w:cs="Arial"/>
          <w:b/>
          <w:bCs/>
          <w:sz w:val="28"/>
          <w:szCs w:val="28"/>
          <w:rPrChange w:id="569" w:author="Unknown">
            <w:rPr>
              <w:rFonts w:cs="Arial"/>
              <w:b/>
              <w:bCs/>
              <w:sz w:val="28"/>
              <w:szCs w:val="28"/>
              <w:lang w:val="en-US"/>
            </w:rPr>
          </w:rPrChange>
        </w:rPr>
      </w:pPr>
      <w:r w:rsidRPr="00C41516">
        <w:rPr>
          <w:rFonts w:cs="Arial"/>
          <w:szCs w:val="20"/>
          <w:rPrChange w:id="570" w:author="Wolfgang J. Toechterle" w:date="2013-06-22T10:32:00Z">
            <w:rPr>
              <w:rFonts w:eastAsia="ＭＳ ゴシックfalt" w:cs="Arial"/>
              <w:b/>
              <w:caps/>
              <w:sz w:val="24"/>
              <w:szCs w:val="20"/>
              <w:u w:val="single"/>
              <w:lang w:val="en-US"/>
            </w:rPr>
          </w:rPrChange>
        </w:rPr>
        <w:t>Individuals and families</w:t>
      </w:r>
      <w:del w:id="571" w:author="Kinder" w:date="2013-06-30T08:28:00Z">
        <w:r w:rsidRPr="00C41516">
          <w:rPr>
            <w:rFonts w:cs="Arial"/>
            <w:szCs w:val="20"/>
            <w:rPrChange w:id="572" w:author="Wolfgang J. Toechterle" w:date="2013-06-22T10:32:00Z">
              <w:rPr>
                <w:rFonts w:eastAsia="ＭＳ ゴシックfalt" w:cs="Arial"/>
                <w:b/>
                <w:caps/>
                <w:sz w:val="24"/>
                <w:szCs w:val="20"/>
                <w:u w:val="single"/>
                <w:lang w:val="en-US"/>
              </w:rPr>
            </w:rPrChange>
          </w:rPr>
          <w:delText>,</w:delText>
        </w:r>
      </w:del>
      <w:r w:rsidRPr="00C41516">
        <w:rPr>
          <w:rFonts w:cs="Arial"/>
          <w:szCs w:val="20"/>
          <w:rPrChange w:id="573" w:author="Wolfgang J. Toechterle" w:date="2013-06-22T10:32:00Z">
            <w:rPr>
              <w:rFonts w:eastAsia="ＭＳ ゴシックfalt" w:cs="Arial"/>
              <w:b/>
              <w:caps/>
              <w:sz w:val="24"/>
              <w:szCs w:val="20"/>
              <w:u w:val="single"/>
              <w:lang w:val="en-US"/>
            </w:rPr>
          </w:rPrChange>
        </w:rPr>
        <w:t xml:space="preserve"> who are interested in </w:t>
      </w:r>
      <w:r w:rsidRPr="00EA5133">
        <w:t>history of the “black art” and related brilliant inventions.</w:t>
      </w:r>
    </w:p>
    <w:p w:rsidR="00C41516" w:rsidRDefault="00C41516" w:rsidP="0008577D">
      <w:pPr>
        <w:numPr>
          <w:ins w:id="574" w:author="i5" w:date="2013-07-01T17:42:00Z"/>
        </w:numPr>
        <w:rPr>
          <w:ins w:id="575" w:author="i5" w:date="2013-07-01T17:42:00Z"/>
          <w:rFonts w:cs="Arial"/>
          <w:b/>
          <w:bCs/>
          <w:sz w:val="28"/>
          <w:szCs w:val="28"/>
          <w:lang w:eastAsia="ja-JP"/>
        </w:rPr>
      </w:pPr>
    </w:p>
    <w:p w:rsidR="00C41516" w:rsidRPr="00C41516" w:rsidRDefault="00C41516" w:rsidP="00C22F6B">
      <w:pPr>
        <w:numPr>
          <w:ins w:id="576" w:author="i5" w:date="2013-07-01T17:42:00Z"/>
        </w:numPr>
        <w:autoSpaceDE w:val="0"/>
        <w:autoSpaceDN w:val="0"/>
        <w:adjustRightInd w:val="0"/>
        <w:rPr>
          <w:ins w:id="577" w:author="i5" w:date="2013-07-01T17:42:00Z"/>
          <w:rFonts w:ascii="ＭＳ Ｐゴシック" w:eastAsia="ＭＳ Ｐゴシック" w:hAnsi="ＭＳ Ｐゴシック" w:cs="Arial"/>
          <w:b/>
          <w:bCs/>
          <w:sz w:val="28"/>
          <w:szCs w:val="28"/>
          <w:rPrChange w:id="578" w:author="Unknown">
            <w:rPr>
              <w:ins w:id="579" w:author="i5" w:date="2013-07-01T17:42:00Z"/>
              <w:rFonts w:cs="Arial"/>
              <w:b/>
              <w:bCs/>
              <w:sz w:val="28"/>
              <w:szCs w:val="28"/>
            </w:rPr>
          </w:rPrChange>
        </w:rPr>
      </w:pPr>
      <w:ins w:id="580" w:author="i5" w:date="2013-07-01T17:42:00Z">
        <w:r w:rsidRPr="00C41516">
          <w:rPr>
            <w:rFonts w:ascii="ＭＳ Ｐゴシック" w:eastAsia="ＭＳ Ｐゴシック" w:hAnsi="ＭＳ Ｐゴシック" w:cs="ＭＳ 明朝" w:hint="eastAsia"/>
            <w:b/>
            <w:bCs/>
            <w:sz w:val="28"/>
            <w:szCs w:val="28"/>
            <w:rPrChange w:id="581" w:author="i5" w:date="2013-07-01T18:44:00Z">
              <w:rPr>
                <w:rFonts w:ascii="ＭＳ 明朝" w:cs="ＭＳ 明朝" w:hint="eastAsia"/>
                <w:b/>
                <w:bCs/>
                <w:sz w:val="28"/>
                <w:szCs w:val="28"/>
              </w:rPr>
            </w:rPrChange>
          </w:rPr>
          <w:t>ターゲット層</w:t>
        </w:r>
      </w:ins>
    </w:p>
    <w:p w:rsidR="00C41516" w:rsidRDefault="00C41516" w:rsidP="00C22F6B">
      <w:pPr>
        <w:numPr>
          <w:ins w:id="582" w:author="i5" w:date="2013-07-01T17:42:00Z"/>
        </w:numPr>
        <w:rPr>
          <w:ins w:id="583" w:author="i5" w:date="2013-07-01T17:42:00Z"/>
          <w:rFonts w:cs="Arial"/>
          <w:b/>
          <w:bCs/>
          <w:sz w:val="28"/>
          <w:szCs w:val="28"/>
          <w:lang w:eastAsia="ja-JP"/>
        </w:rPr>
      </w:pPr>
      <w:ins w:id="584" w:author="i5" w:date="2013-07-01T18:44:00Z">
        <w:r>
          <w:rPr>
            <w:rFonts w:ascii="ＭＳ 明朝" w:cs="ＭＳ 明朝"/>
            <w:szCs w:val="20"/>
            <w:lang w:eastAsia="ja-JP"/>
          </w:rPr>
          <w:t>“</w:t>
        </w:r>
      </w:ins>
      <w:ins w:id="585" w:author="i5" w:date="2013-07-01T17:42:00Z">
        <w:r>
          <w:rPr>
            <w:rFonts w:ascii="ＭＳ 明朝" w:cs="ＭＳ 明朝" w:hint="eastAsia"/>
            <w:szCs w:val="20"/>
          </w:rPr>
          <w:t>ブラックアート</w:t>
        </w:r>
      </w:ins>
      <w:ins w:id="586" w:author="i5" w:date="2013-07-01T18:44:00Z">
        <w:r>
          <w:rPr>
            <w:rFonts w:ascii="ＭＳ 明朝" w:cs="ＭＳ 明朝"/>
            <w:szCs w:val="20"/>
            <w:lang w:eastAsia="ja-JP"/>
          </w:rPr>
          <w:t>”</w:t>
        </w:r>
        <w:r>
          <w:rPr>
            <w:rFonts w:ascii="ＭＳ 明朝" w:cs="ＭＳ 明朝" w:hint="eastAsia"/>
            <w:szCs w:val="20"/>
            <w:lang w:eastAsia="ja-JP"/>
          </w:rPr>
          <w:t>展示</w:t>
        </w:r>
      </w:ins>
      <w:ins w:id="587" w:author="i5" w:date="2013-07-01T17:42:00Z">
        <w:r>
          <w:rPr>
            <w:rFonts w:ascii="ＭＳ 明朝" w:cs="ＭＳ 明朝" w:hint="eastAsia"/>
            <w:szCs w:val="20"/>
          </w:rPr>
          <w:t>と輝かしい発明の歴史に興味がある個人や家族</w:t>
        </w:r>
      </w:ins>
    </w:p>
    <w:p w:rsidR="00C41516" w:rsidRPr="00C41516" w:rsidRDefault="00C41516" w:rsidP="0008577D">
      <w:pPr>
        <w:rPr>
          <w:rFonts w:cs="Arial"/>
          <w:b/>
          <w:bCs/>
          <w:sz w:val="28"/>
          <w:szCs w:val="28"/>
          <w:lang w:eastAsia="ja-JP"/>
          <w:rPrChange w:id="588" w:author="Unknown">
            <w:rPr>
              <w:rFonts w:cs="Arial"/>
              <w:b/>
              <w:bCs/>
              <w:sz w:val="28"/>
              <w:szCs w:val="28"/>
              <w:lang w:val="en-US"/>
            </w:rPr>
          </w:rPrChange>
        </w:rPr>
      </w:pPr>
    </w:p>
    <w:p w:rsidR="00C41516" w:rsidRPr="00C41516" w:rsidRDefault="00C41516" w:rsidP="0008577D">
      <w:pPr>
        <w:rPr>
          <w:rPrChange w:id="589" w:author="Unknown">
            <w:rPr>
              <w:lang w:val="en-US"/>
            </w:rPr>
          </w:rPrChange>
        </w:rPr>
      </w:pPr>
      <w:r w:rsidRPr="00C41516">
        <w:rPr>
          <w:rFonts w:cs="Arial"/>
          <w:b/>
          <w:bCs/>
          <w:sz w:val="28"/>
          <w:szCs w:val="28"/>
          <w:rPrChange w:id="590" w:author="Wolfgang J. Toechterle" w:date="2013-06-22T10:32:00Z">
            <w:rPr>
              <w:rFonts w:eastAsia="ＭＳ ゴシックfalt" w:cs="Arial"/>
              <w:b/>
              <w:bCs/>
              <w:caps/>
              <w:sz w:val="28"/>
              <w:szCs w:val="28"/>
              <w:u w:val="single"/>
              <w:lang w:val="en-US"/>
            </w:rPr>
          </w:rPrChange>
        </w:rPr>
        <w:t>Task 1: logo</w:t>
      </w:r>
      <w:r w:rsidRPr="00C41516">
        <w:rPr>
          <w:rPrChange w:id="591" w:author="Wolfgang J. Toechterle" w:date="2013-06-22T10:32:00Z">
            <w:rPr>
              <w:rFonts w:eastAsia="ＭＳ ゴシックfalt"/>
              <w:b/>
              <w:caps/>
              <w:sz w:val="24"/>
              <w:u w:val="single"/>
              <w:lang w:val="en-US"/>
            </w:rPr>
          </w:rPrChange>
        </w:rPr>
        <w:t xml:space="preserve"> </w:t>
      </w:r>
    </w:p>
    <w:p w:rsidR="00C41516" w:rsidRPr="00C41516" w:rsidRDefault="00C41516" w:rsidP="0008577D">
      <w:pPr>
        <w:rPr>
          <w:rPrChange w:id="592" w:author="Unknown">
            <w:rPr>
              <w:lang w:val="en-US"/>
            </w:rPr>
          </w:rPrChange>
        </w:rPr>
      </w:pPr>
    </w:p>
    <w:p w:rsidR="00C41516" w:rsidRPr="00C41516" w:rsidRDefault="00C41516" w:rsidP="0092197E">
      <w:pPr>
        <w:rPr>
          <w:rPrChange w:id="593" w:author="Unknown">
            <w:rPr>
              <w:lang w:val="en-US"/>
            </w:rPr>
          </w:rPrChange>
        </w:rPr>
      </w:pPr>
      <w:r w:rsidRPr="00C41516">
        <w:rPr>
          <w:rPrChange w:id="594" w:author="Wolfgang J. Toechterle" w:date="2013-06-22T10:32:00Z">
            <w:rPr>
              <w:rFonts w:eastAsia="ＭＳ ゴシックfalt"/>
              <w:b/>
              <w:caps/>
              <w:sz w:val="24"/>
              <w:u w:val="single"/>
              <w:lang w:val="en-US"/>
            </w:rPr>
          </w:rPrChange>
        </w:rPr>
        <w:t xml:space="preserve">The Museum of the Printing Arts </w:t>
      </w:r>
      <w:del w:id="595" w:author="Kinder" w:date="2013-06-29T10:57:00Z">
        <w:r w:rsidRPr="00C41516">
          <w:rPr>
            <w:rPrChange w:id="596" w:author="Wolfgang J. Toechterle" w:date="2013-06-22T10:32:00Z">
              <w:rPr>
                <w:rFonts w:eastAsia="ＭＳ ゴシックfalt"/>
                <w:b/>
                <w:caps/>
                <w:sz w:val="24"/>
                <w:u w:val="single"/>
                <w:lang w:val="en-US"/>
              </w:rPr>
            </w:rPrChange>
          </w:rPr>
          <w:delText xml:space="preserve">ask </w:delText>
        </w:r>
      </w:del>
      <w:ins w:id="597" w:author="Kinder" w:date="2013-06-29T10:57:00Z">
        <w:r>
          <w:t>needs</w:t>
        </w:r>
        <w:r w:rsidRPr="00C41516">
          <w:rPr>
            <w:rPrChange w:id="598" w:author="Wolfgang J. Toechterle" w:date="2013-06-22T10:32:00Z">
              <w:rPr>
                <w:rFonts w:eastAsia="ＭＳ ゴシックfalt"/>
                <w:b/>
                <w:caps/>
                <w:sz w:val="24"/>
                <w:u w:val="single"/>
                <w:lang w:val="en-US"/>
              </w:rPr>
            </w:rPrChange>
          </w:rPr>
          <w:t xml:space="preserve"> </w:t>
        </w:r>
      </w:ins>
      <w:r w:rsidRPr="00C41516">
        <w:rPr>
          <w:rPrChange w:id="599" w:author="Wolfgang J. Toechterle" w:date="2013-06-22T10:32:00Z">
            <w:rPr>
              <w:rFonts w:eastAsia="ＭＳ ゴシックfalt"/>
              <w:b/>
              <w:caps/>
              <w:sz w:val="24"/>
              <w:u w:val="single"/>
              <w:lang w:val="en-US"/>
            </w:rPr>
          </w:rPrChange>
        </w:rPr>
        <w:t xml:space="preserve">you to create a logo for the Museum. The logo needs to embody the ideas of printing and all its various facets. From a historical, technical, handcraft </w:t>
      </w:r>
      <w:del w:id="600" w:author="Kinder" w:date="2013-06-30T08:28:00Z">
        <w:r w:rsidRPr="00C41516">
          <w:rPr>
            <w:rPrChange w:id="601" w:author="Wolfgang J. Toechterle" w:date="2013-06-22T10:32:00Z">
              <w:rPr>
                <w:rFonts w:eastAsia="ＭＳ ゴシックfalt"/>
                <w:b/>
                <w:caps/>
                <w:sz w:val="24"/>
                <w:u w:val="single"/>
                <w:lang w:val="en-US"/>
              </w:rPr>
            </w:rPrChange>
          </w:rPr>
          <w:delText xml:space="preserve">and </w:delText>
        </w:r>
      </w:del>
      <w:r w:rsidRPr="00C41516">
        <w:rPr>
          <w:rPrChange w:id="602" w:author="Wolfgang J. Toechterle" w:date="2013-06-22T10:32:00Z">
            <w:rPr>
              <w:rFonts w:eastAsia="ＭＳ ゴシックfalt"/>
              <w:b/>
              <w:caps/>
              <w:sz w:val="24"/>
              <w:u w:val="single"/>
              <w:lang w:val="en-US"/>
            </w:rPr>
          </w:rPrChange>
        </w:rPr>
        <w:t xml:space="preserve">view, up to the beginning of the twentieth century. </w:t>
      </w:r>
    </w:p>
    <w:p w:rsidR="00C41516" w:rsidRPr="00C41516" w:rsidRDefault="00C41516" w:rsidP="00041FC5">
      <w:pPr>
        <w:pStyle w:val="ListParagraph"/>
        <w:numPr>
          <w:ilvl w:val="0"/>
          <w:numId w:val="15"/>
        </w:numPr>
        <w:rPr>
          <w:ins w:id="603" w:author="Wolfgang J. Toechterle" w:date="2013-05-20T21:05:00Z"/>
          <w:rPrChange w:id="604" w:author="Unknown">
            <w:rPr>
              <w:ins w:id="605" w:author="Wolfgang J. Toechterle" w:date="2013-05-20T21:05:00Z"/>
              <w:lang w:val="en-US"/>
            </w:rPr>
          </w:rPrChange>
        </w:rPr>
      </w:pPr>
      <w:ins w:id="606" w:author="Wolfgang J. Toechterle" w:date="2013-05-20T21:05:00Z">
        <w:r w:rsidRPr="00C41516">
          <w:rPr>
            <w:rPrChange w:id="607" w:author="Wolfgang J. Toechterle" w:date="2013-06-22T10:32:00Z">
              <w:rPr>
                <w:rFonts w:eastAsia="ＭＳ ゴシックfalt"/>
                <w:b/>
                <w:caps/>
                <w:sz w:val="24"/>
                <w:u w:val="single"/>
                <w:lang w:val="en-US"/>
              </w:rPr>
            </w:rPrChange>
          </w:rPr>
          <w:t xml:space="preserve">The logo should have a compact shape. </w:t>
        </w:r>
      </w:ins>
    </w:p>
    <w:p w:rsidR="00C41516" w:rsidRPr="00C41516" w:rsidRDefault="00C41516" w:rsidP="00041FC5">
      <w:pPr>
        <w:pStyle w:val="ListParagraph"/>
        <w:numPr>
          <w:ilvl w:val="0"/>
          <w:numId w:val="15"/>
        </w:numPr>
        <w:rPr>
          <w:ins w:id="608" w:author="Wolfgang J. Toechterle" w:date="2013-05-20T21:05:00Z"/>
          <w:rPrChange w:id="609" w:author="Unknown">
            <w:rPr>
              <w:ins w:id="610" w:author="Wolfgang J. Toechterle" w:date="2013-05-20T21:05:00Z"/>
              <w:lang w:val="en-US"/>
            </w:rPr>
          </w:rPrChange>
        </w:rPr>
      </w:pPr>
      <w:ins w:id="611" w:author="Wolfgang J. Toechterle" w:date="2013-05-20T21:05:00Z">
        <w:r w:rsidRPr="00C41516">
          <w:rPr>
            <w:rPrChange w:id="612" w:author="Wolfgang J. Toechterle" w:date="2013-06-22T10:32:00Z">
              <w:rPr>
                <w:rFonts w:eastAsia="ＭＳ ゴシックfalt"/>
                <w:b/>
                <w:caps/>
                <w:sz w:val="24"/>
                <w:u w:val="single"/>
                <w:lang w:val="en-US"/>
              </w:rPr>
            </w:rPrChange>
          </w:rPr>
          <w:t xml:space="preserve">It should be possible to use it for </w:t>
        </w:r>
      </w:ins>
      <w:ins w:id="613" w:author="Kinder" w:date="2013-06-29T10:58:00Z">
        <w:r>
          <w:t xml:space="preserve">both </w:t>
        </w:r>
      </w:ins>
      <w:ins w:id="614" w:author="Wolfgang J. Toechterle" w:date="2013-05-20T21:05:00Z">
        <w:r w:rsidRPr="00C41516">
          <w:rPr>
            <w:rPrChange w:id="615" w:author="Wolfgang J. Toechterle" w:date="2013-06-22T10:32:00Z">
              <w:rPr>
                <w:rFonts w:eastAsia="ＭＳ ゴシックfalt"/>
                <w:b/>
                <w:caps/>
                <w:sz w:val="24"/>
                <w:u w:val="single"/>
                <w:lang w:val="en-US"/>
              </w:rPr>
            </w:rPrChange>
          </w:rPr>
          <w:t>offset and letterpress printing.</w:t>
        </w:r>
      </w:ins>
    </w:p>
    <w:p w:rsidR="00C41516" w:rsidRPr="00C41516" w:rsidRDefault="00C41516" w:rsidP="00041FC5">
      <w:pPr>
        <w:pStyle w:val="ListParagraph"/>
        <w:numPr>
          <w:ilvl w:val="0"/>
          <w:numId w:val="15"/>
        </w:numPr>
        <w:rPr>
          <w:ins w:id="616" w:author="Wolfgang J. Toechterle" w:date="2013-05-20T21:05:00Z"/>
          <w:rPrChange w:id="617" w:author="Unknown">
            <w:rPr>
              <w:ins w:id="618" w:author="Wolfgang J. Toechterle" w:date="2013-05-20T21:05:00Z"/>
              <w:lang w:val="en-US"/>
            </w:rPr>
          </w:rPrChange>
        </w:rPr>
      </w:pPr>
      <w:ins w:id="619" w:author="Wolfgang J. Toechterle" w:date="2013-05-20T21:05:00Z">
        <w:r w:rsidRPr="00C41516">
          <w:rPr>
            <w:rPrChange w:id="620" w:author="Wolfgang J. Toechterle" w:date="2013-06-22T10:32:00Z">
              <w:rPr>
                <w:rFonts w:eastAsia="ＭＳ ゴシックfalt"/>
                <w:b/>
                <w:caps/>
                <w:sz w:val="24"/>
                <w:u w:val="single"/>
                <w:lang w:val="en-US"/>
              </w:rPr>
            </w:rPrChange>
          </w:rPr>
          <w:t>The logo must include the complete name “</w:t>
        </w:r>
        <w:smartTag w:uri="urn:schemas-microsoft-com:office:smarttags" w:element="PlaceType">
          <w:smartTag w:uri="urn:schemas-microsoft-com:office:smarttags" w:element="place">
            <w:r w:rsidRPr="00C41516">
              <w:rPr>
                <w:rFonts w:ascii="Times New Roman" w:hAnsi="Times New Roman"/>
                <w:sz w:val="24"/>
                <w:szCs w:val="24"/>
                <w:rPrChange w:id="621" w:author="Wolfgang J. Toechterle" w:date="2013-06-22T10:32:00Z">
                  <w:rPr>
                    <w:rFonts w:ascii="Times New Roman" w:eastAsia="ＭＳ ゴシックfalt" w:hAnsi="Times New Roman"/>
                    <w:b/>
                    <w:caps/>
                    <w:sz w:val="24"/>
                    <w:szCs w:val="24"/>
                    <w:u w:val="single"/>
                    <w:lang w:val="en-US"/>
                  </w:rPr>
                </w:rPrChange>
              </w:rPr>
              <w:t>Museum</w:t>
            </w:r>
          </w:smartTag>
          <w:r w:rsidRPr="00C41516">
            <w:rPr>
              <w:rFonts w:ascii="Times New Roman" w:hAnsi="Times New Roman"/>
              <w:sz w:val="24"/>
              <w:szCs w:val="24"/>
              <w:rPrChange w:id="622" w:author="Wolfgang J. Toechterle" w:date="2013-06-22T10:32:00Z">
                <w:rPr>
                  <w:rFonts w:ascii="Times New Roman" w:eastAsia="ＭＳ ゴシックfalt" w:hAnsi="Times New Roman"/>
                  <w:b/>
                  <w:caps/>
                  <w:sz w:val="24"/>
                  <w:szCs w:val="24"/>
                  <w:u w:val="single"/>
                  <w:lang w:val="en-US"/>
                </w:rPr>
              </w:rPrChange>
            </w:rPr>
            <w:t xml:space="preserve"> of </w:t>
          </w:r>
          <w:smartTag w:uri="urn:schemas-microsoft-com:office:smarttags" w:element="PlaceName">
            <w:r w:rsidRPr="00C41516">
              <w:rPr>
                <w:rFonts w:ascii="Times New Roman" w:hAnsi="Times New Roman"/>
                <w:sz w:val="24"/>
                <w:szCs w:val="24"/>
                <w:rPrChange w:id="623" w:author="Wolfgang J. Toechterle" w:date="2013-06-22T10:32:00Z">
                  <w:rPr>
                    <w:rFonts w:ascii="Times New Roman" w:eastAsia="ＭＳ ゴシックfalt" w:hAnsi="Times New Roman"/>
                    <w:b/>
                    <w:caps/>
                    <w:sz w:val="24"/>
                    <w:szCs w:val="24"/>
                    <w:u w:val="single"/>
                    <w:lang w:val="en-US"/>
                  </w:rPr>
                </w:rPrChange>
              </w:rPr>
              <w:t>Printing Arts Leipzig</w:t>
            </w:r>
          </w:smartTag>
        </w:smartTag>
        <w:r w:rsidRPr="00C41516">
          <w:rPr>
            <w:rPrChange w:id="624" w:author="Wolfgang J. Toechterle" w:date="2013-06-22T10:32:00Z">
              <w:rPr>
                <w:rFonts w:eastAsia="ＭＳ ゴシックfalt"/>
                <w:b/>
                <w:caps/>
                <w:sz w:val="24"/>
                <w:u w:val="single"/>
                <w:lang w:val="en-US"/>
              </w:rPr>
            </w:rPrChange>
          </w:rPr>
          <w:t xml:space="preserve">”. </w:t>
        </w:r>
      </w:ins>
    </w:p>
    <w:p w:rsidR="00C41516" w:rsidRPr="00C41516" w:rsidRDefault="00C41516" w:rsidP="00041FC5">
      <w:pPr>
        <w:pStyle w:val="ListParagraph"/>
        <w:numPr>
          <w:ilvl w:val="0"/>
          <w:numId w:val="15"/>
        </w:numPr>
        <w:rPr>
          <w:ins w:id="625" w:author="Kinder" w:date="2013-06-29T10:59:00Z"/>
          <w:rPrChange w:id="626" w:author="Unknown">
            <w:rPr>
              <w:ins w:id="627" w:author="Kinder" w:date="2013-06-29T10:59:00Z"/>
              <w:rFonts w:ascii="Times New Roman" w:hAnsi="Times New Roman"/>
              <w:sz w:val="24"/>
            </w:rPr>
          </w:rPrChange>
        </w:rPr>
      </w:pPr>
      <w:ins w:id="628" w:author="Wolfgang J. Toechterle" w:date="2013-05-20T21:05:00Z">
        <w:r w:rsidRPr="00C41516">
          <w:rPr>
            <w:rPrChange w:id="629" w:author="Wolfgang J. Toechterle" w:date="2013-06-22T10:32:00Z">
              <w:rPr>
                <w:rFonts w:eastAsia="ＭＳ ゴシックfalt"/>
                <w:b/>
                <w:caps/>
                <w:sz w:val="24"/>
                <w:u w:val="single"/>
                <w:lang w:val="en-US"/>
              </w:rPr>
            </w:rPrChange>
          </w:rPr>
          <w:t>You must prepare the German version, too</w:t>
        </w:r>
        <w:r w:rsidRPr="00C41516">
          <w:rPr>
            <w:rFonts w:ascii="Times New Roman" w:hAnsi="Times New Roman"/>
            <w:sz w:val="24"/>
            <w:szCs w:val="24"/>
            <w:rPrChange w:id="630" w:author="Wolfgang J. Toechterle" w:date="2013-06-22T10:32:00Z">
              <w:rPr>
                <w:rFonts w:ascii="Times New Roman" w:eastAsia="ＭＳ ゴシックfalt" w:hAnsi="Times New Roman"/>
                <w:b/>
                <w:caps/>
                <w:sz w:val="24"/>
                <w:szCs w:val="24"/>
                <w:u w:val="single"/>
                <w:lang w:val="en-US"/>
              </w:rPr>
            </w:rPrChange>
          </w:rPr>
          <w:t xml:space="preserve">. </w:t>
        </w:r>
      </w:ins>
      <w:ins w:id="631" w:author="Wolfgang J. Toechterle" w:date="2013-06-08T09:11:00Z">
        <w:r w:rsidRPr="00C41516">
          <w:rPr>
            <w:rFonts w:ascii="Times New Roman" w:hAnsi="Times New Roman"/>
            <w:sz w:val="24"/>
            <w:szCs w:val="24"/>
            <w:rPrChange w:id="632" w:author="Wolfgang J. Toechterle" w:date="2013-06-22T10:32:00Z">
              <w:rPr>
                <w:rFonts w:ascii="Times New Roman" w:eastAsia="ＭＳ ゴシックfalt" w:hAnsi="Times New Roman"/>
                <w:b/>
                <w:caps/>
                <w:sz w:val="24"/>
                <w:szCs w:val="24"/>
                <w:u w:val="single"/>
                <w:lang w:val="en-US"/>
              </w:rPr>
            </w:rPrChange>
          </w:rPr>
          <w:t>“</w:t>
        </w:r>
      </w:ins>
      <w:ins w:id="633" w:author="Wolfgang J. Toechterle" w:date="2013-05-20T21:05:00Z">
        <w:r w:rsidRPr="00C41516">
          <w:rPr>
            <w:rFonts w:ascii="Times New Roman" w:hAnsi="Times New Roman"/>
            <w:sz w:val="24"/>
            <w:szCs w:val="24"/>
            <w:rPrChange w:id="634" w:author="Wolfgang J. Toechterle" w:date="2013-06-22T10:32:00Z">
              <w:rPr>
                <w:rFonts w:ascii="Times New Roman" w:eastAsia="ＭＳ ゴシックfalt" w:hAnsi="Times New Roman"/>
                <w:b/>
                <w:caps/>
                <w:sz w:val="24"/>
                <w:szCs w:val="24"/>
                <w:u w:val="single"/>
                <w:lang w:val="en-US"/>
              </w:rPr>
            </w:rPrChange>
          </w:rPr>
          <w:t>Museum fu</w:t>
        </w:r>
        <w:r w:rsidRPr="00E76ED5">
          <w:rPr>
            <w:rFonts w:ascii="Times New Roman" w:hAnsi="Times New Roman"/>
            <w:sz w:val="24"/>
            <w:szCs w:val="24"/>
          </w:rPr>
          <w:t>̈</w:t>
        </w:r>
        <w:r w:rsidRPr="00C41516">
          <w:rPr>
            <w:rFonts w:ascii="Times New Roman" w:hAnsi="Times New Roman"/>
            <w:sz w:val="24"/>
            <w:szCs w:val="24"/>
            <w:rPrChange w:id="635" w:author="Wolfgang J. Toechterle" w:date="2013-06-22T10:32:00Z">
              <w:rPr>
                <w:rFonts w:ascii="Times New Roman" w:eastAsia="ＭＳ ゴシックfalt" w:hAnsi="Times New Roman"/>
                <w:b/>
                <w:caps/>
                <w:sz w:val="24"/>
                <w:szCs w:val="24"/>
                <w:u w:val="single"/>
                <w:lang w:val="en-US"/>
              </w:rPr>
            </w:rPrChange>
          </w:rPr>
          <w:t xml:space="preserve">r Druckkunst Leipzig”. </w:t>
        </w:r>
      </w:ins>
    </w:p>
    <w:p w:rsidR="00C41516" w:rsidRPr="00C41516" w:rsidRDefault="00C41516" w:rsidP="00C41516">
      <w:pPr>
        <w:pStyle w:val="ListParagraph"/>
        <w:rPr>
          <w:ins w:id="636" w:author="Wolfgang J. Toechterle" w:date="2013-05-20T21:05:00Z"/>
          <w:rPrChange w:id="637" w:author="Kinder" w:date="2013-06-29T10:59:00Z">
            <w:rPr>
              <w:ins w:id="638" w:author="Wolfgang J. Toechterle" w:date="2013-05-20T21:05:00Z"/>
              <w:lang w:val="en-US"/>
            </w:rPr>
          </w:rPrChange>
        </w:rPr>
        <w:pPrChange w:id="639" w:author="Kinder" w:date="2013-06-29T10:59:00Z">
          <w:pPr>
            <w:pStyle w:val="ListParagraph"/>
            <w:numPr>
              <w:numId w:val="15"/>
            </w:numPr>
            <w:ind w:hanging="360"/>
          </w:pPr>
        </w:pPrChange>
      </w:pPr>
      <w:ins w:id="640" w:author="Wolfgang J. Toechterle" w:date="2013-05-20T21:05:00Z">
        <w:r w:rsidRPr="00C41516">
          <w:rPr>
            <w:rPrChange w:id="641" w:author="Wolfgang J. Toechterle" w:date="2013-06-22T10:32:00Z">
              <w:rPr>
                <w:lang w:val="en-US"/>
              </w:rPr>
            </w:rPrChange>
          </w:rPr>
          <w:t xml:space="preserve">This version of the logo is </w:t>
        </w:r>
        <w:del w:id="642" w:author="Kinder" w:date="2013-06-30T08:29:00Z">
          <w:r w:rsidRPr="00C41516">
            <w:rPr>
              <w:rPrChange w:id="643" w:author="Wolfgang J. Toechterle" w:date="2013-06-22T10:32:00Z">
                <w:rPr>
                  <w:lang w:val="en-US"/>
                </w:rPr>
              </w:rPrChange>
            </w:rPr>
            <w:delText>an independent Brand of</w:delText>
          </w:r>
        </w:del>
        <w:del w:id="644" w:author="Kinder" w:date="2013-06-30T08:30:00Z">
          <w:r w:rsidRPr="00C41516">
            <w:rPr>
              <w:rPrChange w:id="645" w:author="Wolfgang J. Toechterle" w:date="2013-06-22T10:32:00Z">
                <w:rPr>
                  <w:lang w:val="en-US"/>
                </w:rPr>
              </w:rPrChange>
            </w:rPr>
            <w:delText xml:space="preserve"> </w:delText>
          </w:r>
        </w:del>
        <w:r w:rsidRPr="00C41516">
          <w:rPr>
            <w:rPrChange w:id="646" w:author="Wolfgang J. Toechterle" w:date="2013-06-22T10:32:00Z">
              <w:rPr>
                <w:lang w:val="en-US"/>
              </w:rPr>
            </w:rPrChange>
          </w:rPr>
          <w:t>the same design. This logo will be used in all the German language documents.</w:t>
        </w:r>
      </w:ins>
    </w:p>
    <w:p w:rsidR="00C41516" w:rsidRPr="00C41516" w:rsidDel="002D45C5" w:rsidRDefault="00C41516" w:rsidP="00041FC5">
      <w:pPr>
        <w:pStyle w:val="ListParagraph"/>
        <w:numPr>
          <w:ilvl w:val="0"/>
          <w:numId w:val="15"/>
        </w:numPr>
        <w:rPr>
          <w:ins w:id="647" w:author="Wolfgang J. Toechterle" w:date="2013-05-20T21:05:00Z"/>
          <w:del w:id="648" w:author="Kinder" w:date="2013-06-29T11:11:00Z"/>
          <w:rPrChange w:id="649" w:author="Unknown">
            <w:rPr>
              <w:ins w:id="650" w:author="Wolfgang J. Toechterle" w:date="2013-05-20T21:05:00Z"/>
              <w:del w:id="651" w:author="Kinder" w:date="2013-06-29T11:11:00Z"/>
              <w:lang w:val="en-US"/>
            </w:rPr>
          </w:rPrChange>
        </w:rPr>
      </w:pPr>
      <w:ins w:id="652" w:author="Wolfgang J. Toechterle" w:date="2013-05-20T21:05:00Z">
        <w:r w:rsidRPr="00C41516">
          <w:rPr>
            <w:rPrChange w:id="653" w:author="Wolfgang J. Toechterle" w:date="2013-06-22T10:32:00Z">
              <w:rPr>
                <w:lang w:val="en-US"/>
              </w:rPr>
            </w:rPrChange>
          </w:rPr>
          <w:t>The city name "</w:t>
        </w:r>
        <w:smartTag w:uri="urn:schemas-microsoft-com:office:smarttags" w:element="City">
          <w:smartTag w:uri="urn:schemas-microsoft-com:office:smarttags" w:element="place">
            <w:r w:rsidRPr="00C41516">
              <w:rPr>
                <w:rPrChange w:id="654" w:author="Wolfgang J. Toechterle" w:date="2013-06-22T10:32:00Z">
                  <w:rPr>
                    <w:lang w:val="en-US"/>
                  </w:rPr>
                </w:rPrChange>
              </w:rPr>
              <w:t>Leipzig</w:t>
            </w:r>
          </w:smartTag>
        </w:smartTag>
        <w:r w:rsidRPr="00C41516">
          <w:rPr>
            <w:rPrChange w:id="655" w:author="Wolfgang J. Toechterle" w:date="2013-06-22T10:32:00Z">
              <w:rPr>
                <w:lang w:val="en-US"/>
              </w:rPr>
            </w:rPrChange>
          </w:rPr>
          <w:t>" is an important part of the Logo because of the existence of other similar museums in other cities.</w:t>
        </w:r>
      </w:ins>
    </w:p>
    <w:p w:rsidR="00C41516" w:rsidRPr="00C41516" w:rsidRDefault="00C41516">
      <w:pPr>
        <w:pStyle w:val="ListParagraph"/>
        <w:numPr>
          <w:ilvl w:val="0"/>
          <w:numId w:val="15"/>
        </w:numPr>
        <w:rPr>
          <w:rPrChange w:id="656" w:author="Unknown">
            <w:rPr>
              <w:lang w:val="en-US"/>
            </w:rPr>
          </w:rPrChange>
        </w:rPr>
      </w:pPr>
      <w:ins w:id="657" w:author="Wolfgang J. Toechterle" w:date="2013-05-20T21:05:00Z">
        <w:del w:id="658" w:author="Kinder" w:date="2013-06-29T11:11:00Z">
          <w:r w:rsidRPr="00C41516">
            <w:rPr>
              <w:rPrChange w:id="659" w:author="Wolfgang J. Toechterle" w:date="2013-06-22T10:32:00Z">
                <w:rPr>
                  <w:lang w:val="en-US"/>
                </w:rPr>
              </w:rPrChange>
            </w:rPr>
            <w:delText xml:space="preserve">You have to provide a logo in two </w:delText>
          </w:r>
          <w:r>
            <w:rPr>
              <w:rStyle w:val="hps"/>
              <w:rFonts w:eastAsia="Times New Roman"/>
            </w:rPr>
            <w:delText>clearly distinguishable</w:delText>
          </w:r>
          <w:r>
            <w:rPr>
              <w:rStyle w:val="shorttext"/>
              <w:rFonts w:eastAsia="Times New Roman"/>
            </w:rPr>
            <w:delText xml:space="preserve"> </w:delText>
          </w:r>
        </w:del>
      </w:ins>
      <w:ins w:id="660" w:author="Wolfgang J. Toechterle" w:date="2013-06-22T11:52:00Z">
        <w:del w:id="661" w:author="Kinder" w:date="2013-06-29T11:11:00Z">
          <w:r w:rsidRPr="002D45C5" w:rsidDel="002D45C5">
            <w:rPr>
              <w:rStyle w:val="hps"/>
              <w:rFonts w:eastAsia="Times New Roman"/>
            </w:rPr>
            <w:delText>colour</w:delText>
          </w:r>
        </w:del>
      </w:ins>
      <w:ins w:id="662" w:author="Wolfgang J. Toechterle" w:date="2013-05-20T21:05:00Z">
        <w:del w:id="663" w:author="Kinder" w:date="2013-06-29T11:11:00Z">
          <w:r>
            <w:rPr>
              <w:rStyle w:val="hps"/>
              <w:rFonts w:eastAsia="Times New Roman"/>
            </w:rPr>
            <w:delText>s</w:delText>
          </w:r>
        </w:del>
      </w:ins>
      <w:del w:id="664" w:author="Kinder" w:date="2013-06-29T11:11:00Z">
        <w:r>
          <w:rPr>
            <w:rStyle w:val="hps"/>
            <w:rFonts w:eastAsia="Times New Roman"/>
          </w:rPr>
          <w:delText xml:space="preserve">. </w:delText>
        </w:r>
      </w:del>
    </w:p>
    <w:p w:rsidR="00C41516" w:rsidRPr="00EA5133" w:rsidRDefault="00C41516" w:rsidP="00CE6B36">
      <w:pPr>
        <w:rPr>
          <w:rFonts w:eastAsia="Times New Roman"/>
        </w:rPr>
      </w:pPr>
    </w:p>
    <w:p w:rsidR="00C41516" w:rsidRPr="00EA5133" w:rsidRDefault="00C41516" w:rsidP="00CE6B36"/>
    <w:p w:rsidR="00C41516" w:rsidRDefault="00C41516" w:rsidP="00C22F6B">
      <w:pPr>
        <w:numPr>
          <w:ins w:id="665" w:author="i5" w:date="2013-07-01T17:43:00Z"/>
        </w:numPr>
        <w:autoSpaceDE w:val="0"/>
        <w:autoSpaceDN w:val="0"/>
        <w:adjustRightInd w:val="0"/>
        <w:rPr>
          <w:ins w:id="666" w:author="i5" w:date="2013-07-01T17:43:00Z"/>
          <w:rFonts w:ascii="ＭＳ Ｐゴシック" w:eastAsia="ＭＳ Ｐゴシック" w:cs="ＭＳ Ｐゴシック"/>
          <w:sz w:val="28"/>
          <w:szCs w:val="28"/>
        </w:rPr>
      </w:pPr>
      <w:ins w:id="667" w:author="i5" w:date="2013-07-01T17:43:00Z">
        <w:r>
          <w:rPr>
            <w:rFonts w:ascii="ＭＳ Ｐゴシック" w:eastAsia="ＭＳ Ｐゴシック" w:cs="ＭＳ Ｐゴシック" w:hint="eastAsia"/>
            <w:sz w:val="28"/>
            <w:szCs w:val="28"/>
          </w:rPr>
          <w:t>タスク</w:t>
        </w:r>
        <w:r>
          <w:rPr>
            <w:rFonts w:ascii="ＭＳ Ｐゴシック" w:eastAsia="ＭＳ Ｐゴシック" w:cs="ＭＳ Ｐゴシック"/>
            <w:sz w:val="28"/>
            <w:szCs w:val="28"/>
          </w:rPr>
          <w:t>1</w:t>
        </w:r>
        <w:r>
          <w:rPr>
            <w:rFonts w:ascii="ＭＳ Ｐゴシック" w:eastAsia="ＭＳ Ｐゴシック" w:cs="ＭＳ Ｐゴシック" w:hint="eastAsia"/>
            <w:sz w:val="28"/>
            <w:szCs w:val="28"/>
          </w:rPr>
          <w:t>：ロゴ</w:t>
        </w:r>
      </w:ins>
    </w:p>
    <w:p w:rsidR="00C41516" w:rsidRDefault="00C41516" w:rsidP="00C22F6B">
      <w:pPr>
        <w:numPr>
          <w:ins w:id="668" w:author="i5" w:date="2013-07-01T17:43:00Z"/>
        </w:numPr>
        <w:autoSpaceDE w:val="0"/>
        <w:autoSpaceDN w:val="0"/>
        <w:adjustRightInd w:val="0"/>
        <w:rPr>
          <w:ins w:id="669" w:author="i5" w:date="2013-07-01T17:43:00Z"/>
          <w:rFonts w:ascii="ＭＳ Ｐゴシック" w:eastAsia="ＭＳ Ｐゴシック" w:cs="ＭＳ Ｐゴシック"/>
          <w:sz w:val="28"/>
          <w:szCs w:val="28"/>
        </w:rPr>
      </w:pPr>
    </w:p>
    <w:p w:rsidR="00C41516" w:rsidRDefault="00C41516" w:rsidP="00C22F6B">
      <w:pPr>
        <w:numPr>
          <w:ins w:id="670" w:author="i5" w:date="2013-07-01T17:43:00Z"/>
        </w:numPr>
        <w:autoSpaceDE w:val="0"/>
        <w:autoSpaceDN w:val="0"/>
        <w:adjustRightInd w:val="0"/>
        <w:rPr>
          <w:ins w:id="671" w:author="i5" w:date="2013-07-01T17:43:00Z"/>
          <w:rFonts w:cs="Arial"/>
          <w:szCs w:val="20"/>
        </w:rPr>
      </w:pPr>
      <w:ins w:id="672" w:author="i5" w:date="2013-07-01T17:43:00Z">
        <w:r>
          <w:rPr>
            <w:rFonts w:ascii="ＭＳ 明朝" w:cs="ＭＳ 明朝" w:hint="eastAsia"/>
            <w:szCs w:val="20"/>
          </w:rPr>
          <w:t>印刷美術博物館のためのロゴを作成すること。ロゴには印刷美術と、歴史的、技術的、</w:t>
        </w:r>
      </w:ins>
      <w:ins w:id="673" w:author="i5" w:date="2013-07-01T18:45:00Z">
        <w:r>
          <w:rPr>
            <w:rFonts w:ascii="ＭＳ 明朝" w:cs="ＭＳ 明朝" w:hint="eastAsia"/>
            <w:szCs w:val="20"/>
            <w:lang w:eastAsia="ja-JP"/>
          </w:rPr>
          <w:t>工芸</w:t>
        </w:r>
      </w:ins>
      <w:ins w:id="674" w:author="i5" w:date="2013-07-01T17:43:00Z">
        <w:r>
          <w:rPr>
            <w:rFonts w:ascii="ＭＳ 明朝" w:cs="ＭＳ 明朝" w:hint="eastAsia"/>
            <w:szCs w:val="20"/>
          </w:rPr>
          <w:t>や</w:t>
        </w:r>
        <w:r>
          <w:rPr>
            <w:rFonts w:cs="Arial"/>
            <w:szCs w:val="20"/>
          </w:rPr>
          <w:t>20</w:t>
        </w:r>
        <w:r>
          <w:rPr>
            <w:rFonts w:ascii="ＭＳ 明朝" w:cs="ＭＳ 明朝" w:hint="eastAsia"/>
            <w:szCs w:val="20"/>
            <w:lang w:val="ja-JP"/>
          </w:rPr>
          <w:t>世紀初頭というさまざまな側面を含めること</w:t>
        </w:r>
      </w:ins>
    </w:p>
    <w:p w:rsidR="00C41516" w:rsidRDefault="00C41516" w:rsidP="00C22F6B">
      <w:pPr>
        <w:numPr>
          <w:ins w:id="675" w:author="i5" w:date="2013-07-01T17:43:00Z"/>
        </w:numPr>
        <w:autoSpaceDE w:val="0"/>
        <w:autoSpaceDN w:val="0"/>
        <w:adjustRightInd w:val="0"/>
        <w:ind w:firstLine="31680"/>
        <w:rPr>
          <w:ins w:id="676" w:author="i5" w:date="2013-07-01T17:43:00Z"/>
          <w:rFonts w:cs="Arial"/>
          <w:szCs w:val="20"/>
        </w:rPr>
      </w:pPr>
      <w:ins w:id="677" w:author="i5" w:date="2013-07-01T17:43:00Z">
        <w:r>
          <w:rPr>
            <w:rFonts w:ascii="ＭＳ 明朝" w:cs="ＭＳ 明朝" w:hint="eastAsia"/>
            <w:sz w:val="24"/>
          </w:rPr>
          <w:t>・</w:t>
        </w:r>
        <w:r>
          <w:rPr>
            <w:rFonts w:ascii="ＭＳ 明朝" w:cs="ＭＳ 明朝" w:hint="eastAsia"/>
            <w:szCs w:val="20"/>
          </w:rPr>
          <w:t xml:space="preserve">　ロゴはコンパクトな形であること</w:t>
        </w:r>
      </w:ins>
    </w:p>
    <w:p w:rsidR="00C41516" w:rsidRDefault="00C41516" w:rsidP="00C22F6B">
      <w:pPr>
        <w:widowControl w:val="0"/>
        <w:numPr>
          <w:ilvl w:val="0"/>
          <w:numId w:val="19"/>
          <w:ins w:id="678" w:author="i5" w:date="2013-07-01T17:43:00Z"/>
        </w:numPr>
        <w:autoSpaceDE w:val="0"/>
        <w:autoSpaceDN w:val="0"/>
        <w:adjustRightInd w:val="0"/>
        <w:ind w:left="720" w:hanging="360"/>
        <w:rPr>
          <w:ins w:id="679" w:author="i5" w:date="2013-07-01T17:43:00Z"/>
          <w:rFonts w:cs="Arial"/>
          <w:szCs w:val="20"/>
        </w:rPr>
      </w:pPr>
      <w:ins w:id="680" w:author="i5" w:date="2013-07-01T17:43:00Z">
        <w:r>
          <w:rPr>
            <w:rFonts w:ascii="ＭＳ 明朝" w:cs="ＭＳ 明朝" w:hint="eastAsia"/>
            <w:szCs w:val="20"/>
          </w:rPr>
          <w:t>ロゴはオフセットと活版印刷の両方に使用できるものであること</w:t>
        </w:r>
      </w:ins>
    </w:p>
    <w:p w:rsidR="00C41516" w:rsidRDefault="00C41516" w:rsidP="00C22F6B">
      <w:pPr>
        <w:widowControl w:val="0"/>
        <w:numPr>
          <w:ilvl w:val="0"/>
          <w:numId w:val="19"/>
          <w:ins w:id="681" w:author="i5" w:date="2013-07-01T17:43:00Z"/>
        </w:numPr>
        <w:autoSpaceDE w:val="0"/>
        <w:autoSpaceDN w:val="0"/>
        <w:adjustRightInd w:val="0"/>
        <w:ind w:left="720" w:hanging="360"/>
        <w:rPr>
          <w:ins w:id="682" w:author="i5" w:date="2013-07-01T17:43:00Z"/>
          <w:rFonts w:cs="Arial"/>
          <w:szCs w:val="20"/>
        </w:rPr>
      </w:pPr>
      <w:ins w:id="683" w:author="i5" w:date="2013-07-01T17:43:00Z">
        <w:r>
          <w:rPr>
            <w:rFonts w:ascii="ＭＳ 明朝" w:cs="ＭＳ 明朝" w:hint="eastAsia"/>
            <w:szCs w:val="20"/>
          </w:rPr>
          <w:t>ロゴには</w:t>
        </w:r>
        <w:r>
          <w:rPr>
            <w:rFonts w:cs="Arial"/>
            <w:szCs w:val="20"/>
          </w:rPr>
          <w:t xml:space="preserve"> </w:t>
        </w:r>
        <w:r>
          <w:rPr>
            <w:rFonts w:ascii="ＭＳ 明朝" w:cs="ＭＳ 明朝"/>
            <w:szCs w:val="20"/>
          </w:rPr>
          <w:t>“</w:t>
        </w:r>
        <w:smartTag w:uri="urn:schemas-microsoft-com:office:smarttags" w:element="place">
          <w:smartTag w:uri="urn:schemas-microsoft-com:office:smarttags" w:element="PlaceType">
            <w:r>
              <w:rPr>
                <w:rFonts w:ascii="Times New Roman" w:hAnsi="Times New Roman"/>
                <w:sz w:val="24"/>
              </w:rPr>
              <w:t>Museum</w:t>
            </w:r>
          </w:smartTag>
          <w:r>
            <w:rPr>
              <w:rFonts w:ascii="Times New Roman" w:hAnsi="Times New Roman"/>
              <w:sz w:val="24"/>
            </w:rPr>
            <w:t xml:space="preserve"> of </w:t>
          </w:r>
          <w:smartTag w:uri="urn:schemas-microsoft-com:office:smarttags" w:element="PlaceName">
            <w:r>
              <w:rPr>
                <w:rFonts w:ascii="Times New Roman" w:hAnsi="Times New Roman"/>
                <w:sz w:val="24"/>
              </w:rPr>
              <w:t>Printing Arts Leipzig</w:t>
            </w:r>
          </w:smartTag>
        </w:smartTag>
        <w:r>
          <w:rPr>
            <w:rFonts w:cs="Arial"/>
            <w:szCs w:val="20"/>
          </w:rPr>
          <w:t>”</w:t>
        </w:r>
        <w:r>
          <w:rPr>
            <w:rFonts w:ascii="ＭＳ 明朝" w:cs="ＭＳ 明朝" w:hint="eastAsia"/>
            <w:szCs w:val="20"/>
            <w:lang w:val="ja-JP"/>
          </w:rPr>
          <w:t>というロゴを含めること</w:t>
        </w:r>
        <w:r>
          <w:rPr>
            <w:rFonts w:cs="Arial"/>
            <w:szCs w:val="20"/>
          </w:rPr>
          <w:t xml:space="preserve"> </w:t>
        </w:r>
      </w:ins>
    </w:p>
    <w:p w:rsidR="00C41516" w:rsidRPr="00C41516" w:rsidRDefault="00C41516" w:rsidP="00C41516">
      <w:pPr>
        <w:widowControl w:val="0"/>
        <w:numPr>
          <w:ilvl w:val="0"/>
          <w:numId w:val="19"/>
          <w:ins w:id="684" w:author="i5" w:date="2013-07-01T17:45:00Z"/>
        </w:numPr>
        <w:autoSpaceDE w:val="0"/>
        <w:autoSpaceDN w:val="0"/>
        <w:adjustRightInd w:val="0"/>
        <w:ind w:left="720" w:hanging="360"/>
        <w:rPr>
          <w:ins w:id="685" w:author="i5" w:date="2013-07-01T17:46:00Z"/>
          <w:rFonts w:cs="Arial"/>
          <w:szCs w:val="20"/>
          <w:rPrChange w:id="686" w:author="i5" w:date="2013-07-01T17:46:00Z">
            <w:rPr>
              <w:ins w:id="687" w:author="i5" w:date="2013-07-01T17:46:00Z"/>
              <w:rFonts w:ascii="ＭＳ 明朝" w:hAnsi="Times New Roman" w:cs="Arial"/>
              <w:szCs w:val="20"/>
              <w:lang w:val="ja-JP" w:eastAsia="ja-JP"/>
            </w:rPr>
          </w:rPrChange>
        </w:rPr>
        <w:pPrChange w:id="688" w:author="i5" w:date="2013-07-01T17:46:00Z">
          <w:pPr>
            <w:widowControl w:val="0"/>
            <w:numPr>
              <w:numId w:val="19"/>
            </w:numPr>
            <w:autoSpaceDE w:val="0"/>
            <w:autoSpaceDN w:val="0"/>
            <w:adjustRightInd w:val="0"/>
            <w:ind w:hanging="360"/>
          </w:pPr>
        </w:pPrChange>
      </w:pPr>
      <w:ins w:id="689" w:author="i5" w:date="2013-07-01T17:43:00Z">
        <w:r>
          <w:rPr>
            <w:rFonts w:ascii="ＭＳ 明朝" w:cs="ＭＳ 明朝" w:hint="eastAsia"/>
            <w:szCs w:val="20"/>
          </w:rPr>
          <w:t>ドイツ語バージョンの</w:t>
        </w:r>
        <w:r>
          <w:rPr>
            <w:rFonts w:ascii="Times New Roman" w:hAnsi="Times New Roman"/>
            <w:sz w:val="24"/>
          </w:rPr>
          <w:t xml:space="preserve"> “Museum für Druckkunst Leipzig”</w:t>
        </w:r>
        <w:r>
          <w:rPr>
            <w:rFonts w:ascii="ＭＳ 明朝" w:hAnsi="Times New Roman" w:cs="ＭＳ 明朝" w:hint="eastAsia"/>
            <w:szCs w:val="20"/>
            <w:lang w:val="ja-JP"/>
          </w:rPr>
          <w:t>も作ること</w:t>
        </w:r>
      </w:ins>
    </w:p>
    <w:p w:rsidR="00C41516" w:rsidRPr="00C41516" w:rsidRDefault="00C41516" w:rsidP="00C41516">
      <w:pPr>
        <w:widowControl w:val="0"/>
        <w:numPr>
          <w:ins w:id="690" w:author="i5" w:date="2013-07-01T17:46:00Z"/>
        </w:numPr>
        <w:autoSpaceDE w:val="0"/>
        <w:autoSpaceDN w:val="0"/>
        <w:adjustRightInd w:val="0"/>
        <w:ind w:left="360" w:firstLine="360"/>
        <w:rPr>
          <w:ins w:id="691" w:author="i5" w:date="2013-07-01T17:46:00Z"/>
          <w:rFonts w:cs="Arial"/>
          <w:szCs w:val="20"/>
          <w:rPrChange w:id="692" w:author="i5" w:date="2013-07-01T17:46:00Z">
            <w:rPr>
              <w:ins w:id="693" w:author="i5" w:date="2013-07-01T17:46:00Z"/>
              <w:rFonts w:ascii="ＭＳ 明朝" w:hAnsi="Times New Roman" w:cs="Arial"/>
              <w:szCs w:val="20"/>
              <w:lang w:val="ja-JP" w:eastAsia="ja-JP"/>
            </w:rPr>
          </w:rPrChange>
        </w:rPr>
        <w:pPrChange w:id="694" w:author="i5" w:date="2013-07-01T17:46:00Z">
          <w:pPr>
            <w:widowControl w:val="0"/>
            <w:autoSpaceDE w:val="0"/>
            <w:autoSpaceDN w:val="0"/>
            <w:adjustRightInd w:val="0"/>
            <w:ind w:firstLine="360"/>
          </w:pPr>
        </w:pPrChange>
      </w:pPr>
      <w:ins w:id="695" w:author="i5" w:date="2013-07-01T17:43:00Z">
        <w:r>
          <w:rPr>
            <w:rFonts w:ascii="ＭＳ 明朝" w:hAnsi="Times New Roman" w:cs="ＭＳ 明朝" w:hint="eastAsia"/>
            <w:szCs w:val="20"/>
            <w:lang w:val="ja-JP" w:eastAsia="ja-JP"/>
          </w:rPr>
          <w:t>ロゴは</w:t>
        </w:r>
      </w:ins>
      <w:ins w:id="696" w:author="i5" w:date="2013-07-01T17:44:00Z">
        <w:r>
          <w:rPr>
            <w:rFonts w:ascii="ＭＳ 明朝" w:hAnsi="Times New Roman" w:cs="ＭＳ 明朝" w:hint="eastAsia"/>
            <w:szCs w:val="20"/>
            <w:lang w:val="ja-JP" w:eastAsia="ja-JP"/>
          </w:rPr>
          <w:t>英語バージョンと同じデザインで、すべてのドイツ語ドキュメントに使われる</w:t>
        </w:r>
      </w:ins>
      <w:ins w:id="697" w:author="i5" w:date="2013-07-01T19:46:00Z">
        <w:r>
          <w:rPr>
            <w:rFonts w:ascii="ＭＳ 明朝" w:hAnsi="Times New Roman" w:cs="ＭＳ 明朝" w:hint="eastAsia"/>
            <w:szCs w:val="20"/>
            <w:lang w:val="ja-JP" w:eastAsia="ja-JP"/>
          </w:rPr>
          <w:t>こと</w:t>
        </w:r>
      </w:ins>
    </w:p>
    <w:p w:rsidR="00C41516" w:rsidRDefault="00C41516" w:rsidP="00C41516">
      <w:pPr>
        <w:widowControl w:val="0"/>
        <w:numPr>
          <w:ilvl w:val="0"/>
          <w:numId w:val="19"/>
          <w:ins w:id="698" w:author="i5" w:date="2013-07-01T17:46:00Z"/>
        </w:numPr>
        <w:autoSpaceDE w:val="0"/>
        <w:autoSpaceDN w:val="0"/>
        <w:adjustRightInd w:val="0"/>
        <w:ind w:left="720" w:hanging="360"/>
        <w:rPr>
          <w:ins w:id="699" w:author="i5" w:date="2013-07-01T17:44:00Z"/>
          <w:rFonts w:cs="Arial"/>
          <w:szCs w:val="20"/>
        </w:rPr>
        <w:pPrChange w:id="700" w:author="i5" w:date="2013-07-01T17:46:00Z">
          <w:pPr>
            <w:widowControl w:val="0"/>
            <w:numPr>
              <w:numId w:val="19"/>
            </w:numPr>
            <w:autoSpaceDE w:val="0"/>
            <w:autoSpaceDN w:val="0"/>
            <w:adjustRightInd w:val="0"/>
            <w:ind w:hanging="360"/>
          </w:pPr>
        </w:pPrChange>
      </w:pPr>
      <w:ins w:id="701" w:author="i5" w:date="2013-07-01T17:44:00Z">
        <w:r>
          <w:rPr>
            <w:rFonts w:ascii="ＭＳ 明朝" w:cs="ＭＳ 明朝" w:hint="eastAsia"/>
            <w:szCs w:val="20"/>
          </w:rPr>
          <w:t>市の名前である</w:t>
        </w:r>
        <w:r>
          <w:rPr>
            <w:rFonts w:cs="Arial"/>
            <w:szCs w:val="20"/>
          </w:rPr>
          <w:t>"</w:t>
        </w:r>
        <w:smartTag w:uri="urn:schemas-microsoft-com:office:smarttags" w:element="City">
          <w:smartTag w:uri="urn:schemas-microsoft-com:office:smarttags" w:element="place">
            <w:r>
              <w:rPr>
                <w:rFonts w:cs="Arial"/>
                <w:szCs w:val="20"/>
              </w:rPr>
              <w:t>Leipzig</w:t>
            </w:r>
          </w:smartTag>
        </w:smartTag>
        <w:r>
          <w:rPr>
            <w:rFonts w:cs="Arial"/>
            <w:szCs w:val="20"/>
          </w:rPr>
          <w:t>"</w:t>
        </w:r>
        <w:r>
          <w:rPr>
            <w:rFonts w:ascii="ＭＳ 明朝" w:cs="ＭＳ 明朝" w:hint="eastAsia"/>
            <w:szCs w:val="20"/>
            <w:lang w:val="ja-JP"/>
          </w:rPr>
          <w:t>はその他の市に似たような博物館が存在してしまうためとても重要である</w:t>
        </w:r>
      </w:ins>
    </w:p>
    <w:p w:rsidR="00C41516" w:rsidRDefault="00C41516" w:rsidP="00C11B41">
      <w:pPr>
        <w:widowControl w:val="0"/>
        <w:numPr>
          <w:ins w:id="702"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703" w:author="i5" w:date="2013-07-01T17:47:00Z"/>
          <w:rFonts w:cs="Arial"/>
          <w:b/>
          <w:bCs/>
          <w:szCs w:val="20"/>
          <w:lang w:eastAsia="ja-JP"/>
        </w:rPr>
      </w:pPr>
    </w:p>
    <w:p w:rsidR="00C41516" w:rsidRDefault="00C41516" w:rsidP="00C11B41">
      <w:pPr>
        <w:widowControl w:val="0"/>
        <w:numPr>
          <w:ins w:id="704"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705" w:author="i5" w:date="2013-07-01T17:47:00Z"/>
          <w:rFonts w:cs="Arial"/>
          <w:b/>
          <w:bCs/>
          <w:szCs w:val="20"/>
          <w:lang w:eastAsia="ja-JP"/>
        </w:rPr>
      </w:pPr>
    </w:p>
    <w:p w:rsidR="00C41516" w:rsidRDefault="00C41516" w:rsidP="00C11B41">
      <w:pPr>
        <w:widowControl w:val="0"/>
        <w:numPr>
          <w:ins w:id="706"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707" w:author="i5" w:date="2013-07-01T17:47:00Z"/>
          <w:rFonts w:cs="Arial"/>
          <w:b/>
          <w:bCs/>
          <w:szCs w:val="20"/>
          <w:lang w:eastAsia="ja-JP"/>
        </w:rPr>
      </w:pPr>
    </w:p>
    <w:p w:rsidR="00C41516" w:rsidRDefault="00C41516" w:rsidP="00C11B41">
      <w:pPr>
        <w:widowControl w:val="0"/>
        <w:numPr>
          <w:ins w:id="708"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709" w:author="i5" w:date="2013-07-01T17:47:00Z"/>
          <w:rFonts w:cs="Arial"/>
          <w:b/>
          <w:bCs/>
          <w:szCs w:val="20"/>
          <w:lang w:eastAsia="ja-JP"/>
        </w:rPr>
      </w:pPr>
    </w:p>
    <w:p w:rsidR="00C41516" w:rsidRDefault="00C41516" w:rsidP="00C11B41">
      <w:pPr>
        <w:widowControl w:val="0"/>
        <w:numPr>
          <w:ins w:id="710"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711" w:author="i5" w:date="2013-07-01T17:47:00Z"/>
          <w:rFonts w:cs="Arial"/>
          <w:b/>
          <w:bCs/>
          <w:szCs w:val="20"/>
          <w:lang w:eastAsia="ja-JP"/>
        </w:rPr>
      </w:pPr>
    </w:p>
    <w:p w:rsidR="00C41516" w:rsidRDefault="00C41516" w:rsidP="00C11B41">
      <w:pPr>
        <w:widowControl w:val="0"/>
        <w:numPr>
          <w:ins w:id="712"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713" w:author="i5" w:date="2013-07-01T17:47:00Z"/>
          <w:rFonts w:cs="Arial"/>
          <w:b/>
          <w:bCs/>
          <w:szCs w:val="20"/>
          <w:lang w:eastAsia="ja-JP"/>
        </w:rPr>
      </w:pPr>
    </w:p>
    <w:p w:rsidR="00C41516" w:rsidRDefault="00C41516" w:rsidP="00C11B41">
      <w:pPr>
        <w:widowControl w:val="0"/>
        <w:numPr>
          <w:ins w:id="714"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715" w:author="i5" w:date="2013-07-01T17:47:00Z"/>
          <w:rFonts w:cs="Arial"/>
          <w:b/>
          <w:bCs/>
          <w:szCs w:val="20"/>
          <w:lang w:eastAsia="ja-JP"/>
        </w:rPr>
      </w:pPr>
    </w:p>
    <w:p w:rsidR="00C41516" w:rsidRDefault="00C41516" w:rsidP="00C11B41">
      <w:pPr>
        <w:widowControl w:val="0"/>
        <w:numPr>
          <w:ins w:id="716"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717" w:author="i5" w:date="2013-07-01T17:47:00Z"/>
          <w:rFonts w:cs="Arial"/>
          <w:b/>
          <w:bCs/>
          <w:szCs w:val="20"/>
          <w:lang w:eastAsia="ja-JP"/>
        </w:rPr>
      </w:pPr>
    </w:p>
    <w:p w:rsidR="00C41516" w:rsidRDefault="00C41516" w:rsidP="00C11B41">
      <w:pPr>
        <w:widowControl w:val="0"/>
        <w:numPr>
          <w:ins w:id="718"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719" w:author="i5" w:date="2013-07-01T17:47:00Z"/>
          <w:rFonts w:cs="Arial"/>
          <w:b/>
          <w:bCs/>
          <w:szCs w:val="20"/>
          <w:lang w:eastAsia="ja-JP"/>
        </w:rPr>
      </w:pPr>
    </w:p>
    <w:p w:rsidR="00C41516" w:rsidRDefault="00C41516" w:rsidP="00C11B41">
      <w:pPr>
        <w:widowControl w:val="0"/>
        <w:numPr>
          <w:ins w:id="720"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721" w:author="i5" w:date="2013-07-01T17:47:00Z"/>
          <w:rFonts w:cs="Arial"/>
          <w:b/>
          <w:bCs/>
          <w:szCs w:val="20"/>
          <w:lang w:eastAsia="ja-JP"/>
        </w:rPr>
      </w:pPr>
    </w:p>
    <w:p w:rsidR="00C41516" w:rsidRPr="00C41516" w:rsidRDefault="00C41516" w:rsidP="00C11B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cs="Arial"/>
          <w:b/>
          <w:bCs/>
          <w:szCs w:val="20"/>
          <w:rPrChange w:id="722" w:author="Unknown">
            <w:rPr>
              <w:rFonts w:cs="Arial"/>
              <w:b/>
              <w:bCs/>
              <w:szCs w:val="20"/>
              <w:lang w:val="en-US"/>
            </w:rPr>
          </w:rPrChange>
        </w:rPr>
      </w:pPr>
      <w:r w:rsidRPr="00C41516">
        <w:rPr>
          <w:rFonts w:cs="Arial"/>
          <w:b/>
          <w:bCs/>
          <w:szCs w:val="20"/>
          <w:rPrChange w:id="723" w:author="Wolfgang J. Toechterle" w:date="2013-06-22T10:32:00Z">
            <w:rPr>
              <w:rFonts w:cs="Arial"/>
              <w:b/>
              <w:bCs/>
              <w:szCs w:val="20"/>
              <w:lang w:val="en-US"/>
            </w:rPr>
          </w:rPrChange>
        </w:rPr>
        <w:t>Technical specifications:</w:t>
      </w:r>
    </w:p>
    <w:p w:rsidR="00C41516" w:rsidRPr="00C41516" w:rsidRDefault="00C41516" w:rsidP="00CA05B5">
      <w:pPr>
        <w:rPr>
          <w:ins w:id="724" w:author="Wolfgang J. Toechterle" w:date="2013-05-20T21:04:00Z"/>
          <w:rFonts w:cs="Arial"/>
          <w:szCs w:val="20"/>
          <w:rPrChange w:id="725" w:author="Unknown">
            <w:rPr>
              <w:ins w:id="726" w:author="Wolfgang J. Toechterle" w:date="2013-05-20T21:04:00Z"/>
              <w:rFonts w:cs="Arial"/>
              <w:szCs w:val="20"/>
              <w:lang w:val="en-US"/>
            </w:rPr>
          </w:rPrChange>
        </w:rPr>
      </w:pPr>
      <w:ins w:id="727" w:author="Wolfgang J. Toechterle" w:date="2013-06-22T11:52:00Z">
        <w:r>
          <w:rPr>
            <w:rFonts w:cs="Arial"/>
            <w:szCs w:val="20"/>
          </w:rPr>
          <w:t>Colour</w:t>
        </w:r>
      </w:ins>
      <w:ins w:id="728" w:author="Wolfgang J. Toechterle" w:date="2013-05-20T21:04:00Z">
        <w:r w:rsidRPr="00C41516">
          <w:rPr>
            <w:rFonts w:cs="Arial"/>
            <w:szCs w:val="20"/>
            <w:rPrChange w:id="729" w:author="Wolfgang J. Toechterle" w:date="2013-06-22T10:32:00Z">
              <w:rPr>
                <w:rFonts w:cs="Arial"/>
                <w:szCs w:val="20"/>
                <w:lang w:val="en-US"/>
              </w:rPr>
            </w:rPrChange>
          </w:rPr>
          <w:t xml:space="preserve">s: Two versions of the same logo: a) </w:t>
        </w:r>
      </w:ins>
      <w:ins w:id="730" w:author="Kinder" w:date="2013-06-30T08:31:00Z">
        <w:r>
          <w:rPr>
            <w:rFonts w:cs="Arial"/>
            <w:szCs w:val="20"/>
          </w:rPr>
          <w:t xml:space="preserve">2 </w:t>
        </w:r>
      </w:ins>
      <w:ins w:id="731" w:author="Wolfgang J. Toechterle" w:date="2013-05-20T21:04:00Z">
        <w:del w:id="732" w:author="Kinder" w:date="2013-06-30T08:30:00Z">
          <w:r w:rsidRPr="00C41516">
            <w:rPr>
              <w:rFonts w:cs="Arial"/>
              <w:szCs w:val="20"/>
              <w:rPrChange w:id="733" w:author="Wolfgang J. Toechterle" w:date="2013-06-22T10:32:00Z">
                <w:rPr>
                  <w:rFonts w:cs="Arial"/>
                  <w:szCs w:val="20"/>
                  <w:lang w:val="en-US"/>
                </w:rPr>
              </w:rPrChange>
            </w:rPr>
            <w:delText xml:space="preserve">2 spot </w:delText>
          </w:r>
        </w:del>
      </w:ins>
      <w:ins w:id="734" w:author="Wolfgang J. Toechterle" w:date="2013-06-22T11:52:00Z">
        <w:del w:id="735" w:author="Kinder" w:date="2013-06-30T08:30:00Z">
          <w:r w:rsidDel="00092C27">
            <w:rPr>
              <w:rFonts w:cs="Arial"/>
              <w:szCs w:val="20"/>
            </w:rPr>
            <w:delText>colour</w:delText>
          </w:r>
        </w:del>
      </w:ins>
      <w:ins w:id="736" w:author="Wolfgang J. Toechterle" w:date="2013-05-20T21:04:00Z">
        <w:del w:id="737" w:author="Kinder" w:date="2013-06-30T08:30:00Z">
          <w:r w:rsidRPr="00C41516">
            <w:rPr>
              <w:rFonts w:cs="Arial"/>
              <w:szCs w:val="20"/>
              <w:rPrChange w:id="738" w:author="Wolfgang J. Toechterle" w:date="2013-06-22T10:32:00Z">
                <w:rPr>
                  <w:rFonts w:cs="Arial"/>
                  <w:szCs w:val="20"/>
                  <w:lang w:val="en-US"/>
                </w:rPr>
              </w:rPrChange>
            </w:rPr>
            <w:delText>s</w:delText>
          </w:r>
        </w:del>
      </w:ins>
      <w:ins w:id="739" w:author="Kinder" w:date="2013-06-30T08:30:00Z">
        <w:r>
          <w:rPr>
            <w:rFonts w:cs="Arial"/>
            <w:szCs w:val="20"/>
          </w:rPr>
          <w:t xml:space="preserve">PMS </w:t>
        </w:r>
      </w:ins>
      <w:ins w:id="740" w:author="Kinder" w:date="2013-06-30T08:31:00Z">
        <w:r>
          <w:rPr>
            <w:rFonts w:cs="Arial"/>
            <w:szCs w:val="20"/>
          </w:rPr>
          <w:t>colour</w:t>
        </w:r>
      </w:ins>
      <w:ins w:id="741" w:author="Wolfgang J. Toechterle" w:date="2013-05-20T21:04:00Z">
        <w:r w:rsidRPr="00C41516">
          <w:rPr>
            <w:rFonts w:cs="Arial"/>
            <w:szCs w:val="20"/>
            <w:rPrChange w:id="742" w:author="Wolfgang J. Toechterle" w:date="2013-06-22T10:32:00Z">
              <w:rPr>
                <w:rFonts w:cs="Arial"/>
                <w:szCs w:val="20"/>
                <w:lang w:val="en-US"/>
              </w:rPr>
            </w:rPrChange>
          </w:rPr>
          <w:t xml:space="preserve"> b) CMYK </w:t>
        </w:r>
      </w:ins>
    </w:p>
    <w:p w:rsidR="00C41516" w:rsidRPr="00C41516" w:rsidDel="00041FC5" w:rsidRDefault="00C415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743" w:author="Wolfgang J. Toechterle" w:date="2013-05-20T21:04:00Z"/>
          <w:rFonts w:cs="Arial"/>
          <w:szCs w:val="20"/>
          <w:rPrChange w:id="744" w:author="Unknown">
            <w:rPr>
              <w:del w:id="745" w:author="Wolfgang J. Toechterle" w:date="2013-05-20T21:04:00Z"/>
              <w:rFonts w:cs="Arial"/>
              <w:szCs w:val="20"/>
              <w:lang w:val="en-US"/>
            </w:rPr>
          </w:rPrChange>
        </w:rPr>
      </w:pPr>
      <w:del w:id="746" w:author="Wolfgang J. Toechterle" w:date="2013-05-20T21:04:00Z">
        <w:r w:rsidRPr="00C41516">
          <w:rPr>
            <w:rFonts w:cs="Arial"/>
            <w:szCs w:val="20"/>
            <w:rPrChange w:id="747" w:author="Wolfgang J. Toechterle" w:date="2013-06-22T10:32:00Z">
              <w:rPr>
                <w:rFonts w:cs="Arial"/>
                <w:szCs w:val="20"/>
                <w:lang w:val="en-US"/>
              </w:rPr>
            </w:rPrChange>
          </w:rPr>
          <w:delText xml:space="preserve">Colors: Two versions of the same logo: a) 2 spot colors b) CMYK </w:delText>
        </w:r>
      </w:del>
    </w:p>
    <w:p w:rsidR="00C41516" w:rsidRPr="00EA5133" w:rsidRDefault="00C41516" w:rsidP="00CA05B5">
      <w:del w:id="748" w:author="Kinder" w:date="2013-06-30T08:46:00Z">
        <w:r w:rsidRPr="00EA5133" w:rsidDel="00504D88">
          <w:rPr>
            <w:rFonts w:eastAsia="Times New Roman"/>
          </w:rPr>
          <w:delText>Use Pantone Uncoated numbers right in your file. The color</w:delText>
        </w:r>
      </w:del>
      <w:ins w:id="749" w:author="Wolfgang J. Toechterle" w:date="2013-06-22T11:52:00Z">
        <w:del w:id="750" w:author="Kinder" w:date="2013-06-30T08:46:00Z">
          <w:r w:rsidDel="00504D88">
            <w:rPr>
              <w:rFonts w:eastAsia="Times New Roman"/>
            </w:rPr>
            <w:delText>colour</w:delText>
          </w:r>
        </w:del>
      </w:ins>
      <w:del w:id="751" w:author="Kinder" w:date="2013-06-30T08:46:00Z">
        <w:r w:rsidRPr="00EA5133" w:rsidDel="00504D88">
          <w:rPr>
            <w:rFonts w:eastAsia="Times New Roman"/>
          </w:rPr>
          <w:delText xml:space="preserve"> swatches in your document have to be named with the specific Pantone number</w:delText>
        </w:r>
      </w:del>
      <w:del w:id="752" w:author="Kinder" w:date="2013-06-29T11:12:00Z">
        <w:r w:rsidRPr="00EA5133" w:rsidDel="002D45C5">
          <w:rPr>
            <w:rFonts w:eastAsia="Times New Roman"/>
          </w:rPr>
          <w:delText xml:space="preserve">. </w:delText>
        </w:r>
      </w:del>
      <w:ins w:id="753" w:author="Wolfgang J. Toechterle" w:date="2013-05-20T21:04:00Z">
        <w:del w:id="754" w:author="Kinder" w:date="2013-06-29T11:12:00Z">
          <w:r w:rsidRPr="00EA5133" w:rsidDel="002D45C5">
            <w:rPr>
              <w:rFonts w:eastAsia="Times New Roman"/>
            </w:rPr>
            <w:delText>Use Pantone Uncoated numbers right in your file</w:delText>
          </w:r>
        </w:del>
        <w:del w:id="755" w:author="Kinder" w:date="2013-06-30T08:46:00Z">
          <w:r w:rsidRPr="00EA5133" w:rsidDel="00504D88">
            <w:rPr>
              <w:rFonts w:eastAsia="Times New Roman"/>
            </w:rPr>
            <w:delText>.</w:delText>
          </w:r>
        </w:del>
      </w:ins>
      <w:ins w:id="756" w:author="Kinder" w:date="2013-06-30T08:36:00Z">
        <w:r>
          <w:rPr>
            <w:rFonts w:eastAsia="Times New Roman"/>
          </w:rPr>
          <w:t xml:space="preserve">Include the name of the Pantone number </w:t>
        </w:r>
      </w:ins>
      <w:ins w:id="757" w:author="Kinder" w:date="2013-06-30T08:46:00Z">
        <w:r>
          <w:rPr>
            <w:rFonts w:eastAsia="Times New Roman"/>
          </w:rPr>
          <w:t>with a colour swatch.</w:t>
        </w:r>
      </w:ins>
    </w:p>
    <w:p w:rsidR="00C41516" w:rsidRPr="00C41516" w:rsidRDefault="00C41516" w:rsidP="00C11B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sz w:val="24"/>
          <w:szCs w:val="24"/>
          <w:rPrChange w:id="758" w:author="Unknown">
            <w:rPr>
              <w:rFonts w:ascii="Times New Roman" w:hAnsi="Times New Roman"/>
              <w:sz w:val="24"/>
              <w:szCs w:val="24"/>
              <w:lang w:val="en-US"/>
            </w:rPr>
          </w:rPrChange>
        </w:rPr>
      </w:pPr>
      <w:r w:rsidRPr="00C41516">
        <w:rPr>
          <w:rFonts w:cs="Arial"/>
          <w:szCs w:val="20"/>
          <w:rPrChange w:id="759" w:author="Wolfgang J. Toechterle" w:date="2013-06-22T10:32:00Z">
            <w:rPr>
              <w:rFonts w:cs="Arial"/>
              <w:szCs w:val="20"/>
              <w:lang w:val="en-US"/>
            </w:rPr>
          </w:rPrChange>
        </w:rPr>
        <w:t>Text for two separate logos</w:t>
      </w:r>
      <w:ins w:id="760" w:author="Wolfgang J. Toechterle" w:date="2013-06-07T18:40:00Z">
        <w:r w:rsidRPr="00C41516">
          <w:rPr>
            <w:rFonts w:cs="Arial"/>
            <w:szCs w:val="20"/>
            <w:rPrChange w:id="761" w:author="Wolfgang J. Toechterle" w:date="2013-06-22T10:32:00Z">
              <w:rPr>
                <w:rFonts w:cs="Arial"/>
                <w:szCs w:val="20"/>
                <w:lang w:val="en-US"/>
              </w:rPr>
            </w:rPrChange>
          </w:rPr>
          <w:t xml:space="preserve"> with the same design</w:t>
        </w:r>
      </w:ins>
      <w:r w:rsidRPr="00C41516">
        <w:rPr>
          <w:rFonts w:cs="Arial"/>
          <w:szCs w:val="20"/>
          <w:rPrChange w:id="762" w:author="Wolfgang J. Toechterle" w:date="2013-06-22T10:32:00Z">
            <w:rPr>
              <w:rFonts w:cs="Arial"/>
              <w:szCs w:val="20"/>
              <w:lang w:val="en-US"/>
            </w:rPr>
          </w:rPrChange>
        </w:rPr>
        <w:t xml:space="preserve">: </w:t>
      </w:r>
      <w:r w:rsidRPr="00E76ED5">
        <w:rPr>
          <w:rFonts w:cs="Arial"/>
          <w:szCs w:val="20"/>
        </w:rPr>
        <w:tab/>
      </w:r>
      <w:r w:rsidRPr="00C41516">
        <w:rPr>
          <w:rFonts w:cs="Arial"/>
          <w:szCs w:val="20"/>
          <w:rPrChange w:id="763" w:author="Wolfgang J. Toechterle" w:date="2013-06-22T10:32:00Z">
            <w:rPr>
              <w:rFonts w:cs="Arial"/>
              <w:szCs w:val="20"/>
              <w:lang w:val="en-US"/>
            </w:rPr>
          </w:rPrChange>
        </w:rPr>
        <w:t xml:space="preserve">English Logo: </w:t>
      </w:r>
      <w:smartTag w:uri="urn:schemas-microsoft-com:office:smarttags" w:element="PlaceType">
        <w:smartTag w:uri="urn:schemas-microsoft-com:office:smarttags" w:element="place">
          <w:r w:rsidRPr="00C41516">
            <w:rPr>
              <w:rFonts w:ascii="Times New Roman" w:hAnsi="Times New Roman"/>
              <w:sz w:val="24"/>
              <w:szCs w:val="24"/>
              <w:rPrChange w:id="764" w:author="Wolfgang J. Toechterle" w:date="2013-06-22T10:32:00Z">
                <w:rPr>
                  <w:rFonts w:ascii="Times New Roman" w:hAnsi="Times New Roman"/>
                  <w:sz w:val="24"/>
                  <w:szCs w:val="24"/>
                  <w:lang w:val="en-US"/>
                </w:rPr>
              </w:rPrChange>
            </w:rPr>
            <w:t>Museum</w:t>
          </w:r>
        </w:smartTag>
        <w:r w:rsidRPr="00C41516">
          <w:rPr>
            <w:rFonts w:ascii="Times New Roman" w:hAnsi="Times New Roman"/>
            <w:sz w:val="24"/>
            <w:szCs w:val="24"/>
            <w:rPrChange w:id="765" w:author="Wolfgang J. Toechterle" w:date="2013-06-22T10:32:00Z">
              <w:rPr>
                <w:rFonts w:ascii="Times New Roman" w:hAnsi="Times New Roman"/>
                <w:sz w:val="24"/>
                <w:szCs w:val="24"/>
                <w:lang w:val="en-US"/>
              </w:rPr>
            </w:rPrChange>
          </w:rPr>
          <w:t xml:space="preserve"> of</w:t>
        </w:r>
        <w:del w:id="766" w:author="Wolfgang J. Toechterle" w:date="2013-05-31T18:02:00Z">
          <w:r w:rsidRPr="00C41516">
            <w:rPr>
              <w:rFonts w:ascii="Times New Roman" w:hAnsi="Times New Roman"/>
              <w:sz w:val="24"/>
              <w:szCs w:val="24"/>
              <w:rPrChange w:id="767" w:author="Wolfgang J. Toechterle" w:date="2013-06-22T10:32:00Z">
                <w:rPr>
                  <w:rFonts w:ascii="Times New Roman" w:hAnsi="Times New Roman"/>
                  <w:sz w:val="24"/>
                  <w:szCs w:val="24"/>
                  <w:lang w:val="en-US"/>
                </w:rPr>
              </w:rPrChange>
            </w:rPr>
            <w:delText xml:space="preserve"> the</w:delText>
          </w:r>
        </w:del>
        <w:r w:rsidRPr="00C41516">
          <w:rPr>
            <w:rFonts w:ascii="Times New Roman" w:hAnsi="Times New Roman"/>
            <w:sz w:val="24"/>
            <w:szCs w:val="24"/>
            <w:rPrChange w:id="768" w:author="Wolfgang J. Toechterle" w:date="2013-06-22T10:32:00Z">
              <w:rPr>
                <w:rFonts w:ascii="Times New Roman" w:hAnsi="Times New Roman"/>
                <w:sz w:val="24"/>
                <w:szCs w:val="24"/>
                <w:lang w:val="en-US"/>
              </w:rPr>
            </w:rPrChange>
          </w:rPr>
          <w:t xml:space="preserve"> </w:t>
        </w:r>
        <w:smartTag w:uri="urn:schemas-microsoft-com:office:smarttags" w:element="PlaceName">
          <w:r w:rsidRPr="00C41516">
            <w:rPr>
              <w:rFonts w:ascii="Times New Roman" w:hAnsi="Times New Roman"/>
              <w:sz w:val="24"/>
              <w:szCs w:val="24"/>
              <w:rPrChange w:id="769" w:author="Wolfgang J. Toechterle" w:date="2013-06-22T10:32:00Z">
                <w:rPr>
                  <w:rFonts w:ascii="Times New Roman" w:hAnsi="Times New Roman"/>
                  <w:sz w:val="24"/>
                  <w:szCs w:val="24"/>
                  <w:lang w:val="en-US"/>
                </w:rPr>
              </w:rPrChange>
            </w:rPr>
            <w:t>Printing Arts Leipzig</w:t>
          </w:r>
        </w:smartTag>
      </w:smartTag>
    </w:p>
    <w:p w:rsidR="00C41516" w:rsidRPr="00C41516" w:rsidRDefault="00C41516" w:rsidP="00C11B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sz w:val="24"/>
          <w:szCs w:val="24"/>
          <w:rPrChange w:id="770" w:author="Unknown">
            <w:rPr>
              <w:rFonts w:ascii="Times New Roman" w:hAnsi="Times New Roman"/>
              <w:sz w:val="24"/>
              <w:szCs w:val="24"/>
              <w:lang w:val="en-US"/>
            </w:rPr>
          </w:rPrChange>
        </w:rPr>
      </w:pPr>
      <w:r w:rsidRPr="00E76ED5">
        <w:rPr>
          <w:rFonts w:ascii="Times New Roman" w:hAnsi="Times New Roman"/>
          <w:sz w:val="24"/>
          <w:szCs w:val="24"/>
        </w:rPr>
        <w:tab/>
      </w:r>
      <w:r w:rsidRPr="00E76ED5">
        <w:rPr>
          <w:rFonts w:ascii="Times New Roman" w:hAnsi="Times New Roman"/>
          <w:sz w:val="24"/>
          <w:szCs w:val="24"/>
        </w:rPr>
        <w:tab/>
      </w:r>
      <w:r w:rsidRPr="00E76ED5">
        <w:rPr>
          <w:rFonts w:ascii="Times New Roman" w:hAnsi="Times New Roman"/>
          <w:sz w:val="24"/>
          <w:szCs w:val="24"/>
        </w:rPr>
        <w:tab/>
      </w:r>
      <w:r w:rsidRPr="00E76ED5">
        <w:rPr>
          <w:rFonts w:ascii="Times New Roman" w:hAnsi="Times New Roman"/>
          <w:sz w:val="24"/>
          <w:szCs w:val="24"/>
        </w:rPr>
        <w:tab/>
      </w:r>
      <w:r w:rsidRPr="00E76ED5">
        <w:rPr>
          <w:rFonts w:ascii="Times New Roman" w:hAnsi="Times New Roman"/>
          <w:sz w:val="24"/>
          <w:szCs w:val="24"/>
        </w:rPr>
        <w:tab/>
      </w:r>
      <w:ins w:id="771" w:author="Wolfgang J. Toechterle" w:date="2013-06-07T18:40:00Z">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ins>
      <w:r w:rsidRPr="00C41516">
        <w:rPr>
          <w:rPrChange w:id="772" w:author="Wolfgang J. Toechterle" w:date="2013-06-22T10:32:00Z">
            <w:rPr>
              <w:lang w:val="en-US"/>
            </w:rPr>
          </w:rPrChange>
        </w:rPr>
        <w:t>German Logo:</w:t>
      </w:r>
      <w:r w:rsidRPr="00C41516">
        <w:rPr>
          <w:rFonts w:ascii="Times New Roman" w:hAnsi="Times New Roman"/>
          <w:sz w:val="24"/>
          <w:szCs w:val="24"/>
          <w:rPrChange w:id="773" w:author="Wolfgang J. Toechterle" w:date="2013-06-22T10:32:00Z">
            <w:rPr>
              <w:rFonts w:ascii="Times New Roman" w:hAnsi="Times New Roman"/>
              <w:sz w:val="24"/>
              <w:szCs w:val="24"/>
              <w:lang w:val="en-US"/>
            </w:rPr>
          </w:rPrChange>
        </w:rPr>
        <w:t xml:space="preserve"> Museum fu</w:t>
      </w:r>
      <w:r w:rsidRPr="00E76ED5">
        <w:rPr>
          <w:rFonts w:ascii="Times New Roman" w:hAnsi="Times New Roman"/>
          <w:sz w:val="24"/>
          <w:szCs w:val="24"/>
        </w:rPr>
        <w:t>̈</w:t>
      </w:r>
      <w:r w:rsidRPr="00C41516">
        <w:rPr>
          <w:rFonts w:ascii="Times New Roman" w:hAnsi="Times New Roman"/>
          <w:sz w:val="24"/>
          <w:szCs w:val="24"/>
          <w:rPrChange w:id="774" w:author="Wolfgang J. Toechterle" w:date="2013-06-22T10:32:00Z">
            <w:rPr>
              <w:rFonts w:ascii="Times New Roman" w:hAnsi="Times New Roman"/>
              <w:sz w:val="24"/>
              <w:szCs w:val="24"/>
              <w:lang w:val="en-US"/>
            </w:rPr>
          </w:rPrChange>
        </w:rPr>
        <w:t>r Druckkunst Leipzig</w:t>
      </w:r>
    </w:p>
    <w:p w:rsidR="00C41516" w:rsidRPr="00C41516" w:rsidRDefault="00C41516" w:rsidP="00C11B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775" w:author="Unknown">
            <w:rPr>
              <w:rFonts w:cs="Arial"/>
              <w:szCs w:val="20"/>
              <w:lang w:val="en-US"/>
            </w:rPr>
          </w:rPrChange>
        </w:rPr>
      </w:pPr>
      <w:r w:rsidRPr="00C41516">
        <w:rPr>
          <w:rFonts w:cs="Arial"/>
          <w:szCs w:val="20"/>
          <w:rPrChange w:id="776" w:author="Wolfgang J. Toechterle" w:date="2013-06-22T10:32:00Z">
            <w:rPr>
              <w:rFonts w:cs="Arial"/>
              <w:szCs w:val="20"/>
              <w:lang w:val="en-US"/>
            </w:rPr>
          </w:rPrChange>
        </w:rPr>
        <w:t>Printing: Letterpress and offset printing</w:t>
      </w:r>
    </w:p>
    <w:p w:rsidR="00C41516" w:rsidRPr="00C41516" w:rsidRDefault="00C41516" w:rsidP="00C11B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777" w:author="Unknown">
            <w:rPr>
              <w:rFonts w:cs="Arial"/>
              <w:szCs w:val="20"/>
              <w:lang w:val="en-US"/>
            </w:rPr>
          </w:rPrChange>
        </w:rPr>
      </w:pPr>
      <w:r w:rsidRPr="00C41516">
        <w:rPr>
          <w:rFonts w:cs="Arial"/>
          <w:szCs w:val="20"/>
          <w:rPrChange w:id="778" w:author="Wolfgang J. Toechterle" w:date="2013-06-22T10:32:00Z">
            <w:rPr>
              <w:rFonts w:cs="Arial"/>
              <w:szCs w:val="20"/>
              <w:lang w:val="en-US"/>
            </w:rPr>
          </w:rPrChange>
        </w:rPr>
        <w:t>Trapping: 0.5 points</w:t>
      </w:r>
    </w:p>
    <w:p w:rsidR="00C41516" w:rsidRPr="00C41516" w:rsidRDefault="00C41516" w:rsidP="00C11B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779" w:author="Unknown">
            <w:rPr>
              <w:rFonts w:cs="Arial"/>
              <w:szCs w:val="20"/>
              <w:lang w:val="en-US"/>
            </w:rPr>
          </w:rPrChange>
        </w:rPr>
      </w:pPr>
      <w:r w:rsidRPr="00C41516">
        <w:rPr>
          <w:rFonts w:cs="Arial"/>
          <w:szCs w:val="20"/>
          <w:rPrChange w:id="780" w:author="Wolfgang J. Toechterle" w:date="2013-06-22T10:32:00Z">
            <w:rPr>
              <w:rFonts w:cs="Arial"/>
              <w:szCs w:val="20"/>
              <w:lang w:val="en-US"/>
            </w:rPr>
          </w:rPrChange>
        </w:rPr>
        <w:t xml:space="preserve">Images: </w:t>
      </w:r>
      <w:ins w:id="781" w:author="Wolfgang J. Toechterle" w:date="2013-05-20T21:05:00Z">
        <w:r w:rsidRPr="00C41516">
          <w:rPr>
            <w:rFonts w:cs="Arial"/>
            <w:szCs w:val="20"/>
            <w:rPrChange w:id="782" w:author="Wolfgang J. Toechterle" w:date="2013-06-22T10:32:00Z">
              <w:rPr>
                <w:rFonts w:cs="Arial"/>
                <w:szCs w:val="20"/>
                <w:lang w:val="en-US"/>
              </w:rPr>
            </w:rPrChange>
          </w:rPr>
          <w:t>Only vectorized images are allowed for the logo</w:t>
        </w:r>
      </w:ins>
      <w:del w:id="783" w:author="Wolfgang J. Toechterle" w:date="2013-05-20T21:05:00Z">
        <w:r w:rsidRPr="00C41516">
          <w:rPr>
            <w:rFonts w:cs="Arial"/>
            <w:szCs w:val="20"/>
            <w:rPrChange w:id="784" w:author="Wolfgang J. Toechterle" w:date="2013-06-22T10:32:00Z">
              <w:rPr>
                <w:rFonts w:cs="Arial"/>
                <w:szCs w:val="20"/>
                <w:lang w:val="en-US"/>
              </w:rPr>
            </w:rPrChange>
          </w:rPr>
          <w:delText>Only vectorized images are allowed for the logo</w:delText>
        </w:r>
      </w:del>
    </w:p>
    <w:p w:rsidR="00C41516" w:rsidRPr="00C41516" w:rsidDel="00E829F5" w:rsidRDefault="00C41516" w:rsidP="00C11B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785" w:author="i5" w:date="2013-07-01T17:47:00Z"/>
          <w:rFonts w:cs="Arial"/>
          <w:b/>
          <w:bCs/>
          <w:szCs w:val="20"/>
          <w:rPrChange w:id="786" w:author="Unknown">
            <w:rPr>
              <w:del w:id="787" w:author="i5" w:date="2013-07-01T17:47:00Z"/>
              <w:rFonts w:cs="Arial"/>
              <w:b/>
              <w:bCs/>
              <w:szCs w:val="20"/>
              <w:lang w:val="en-US"/>
            </w:rPr>
          </w:rPrChange>
        </w:rPr>
      </w:pPr>
    </w:p>
    <w:p w:rsidR="00C41516" w:rsidRDefault="00C41516" w:rsidP="00C11B41">
      <w:pPr>
        <w:widowControl w:val="0"/>
        <w:numPr>
          <w:ins w:id="788"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789" w:author="i5" w:date="2013-07-01T17:47:00Z"/>
          <w:rFonts w:cs="Arial"/>
          <w:b/>
          <w:bCs/>
          <w:szCs w:val="20"/>
          <w:lang w:eastAsia="ja-JP"/>
        </w:rPr>
      </w:pPr>
    </w:p>
    <w:p w:rsidR="00C41516" w:rsidRDefault="00C41516" w:rsidP="00E829F5">
      <w:pPr>
        <w:numPr>
          <w:ins w:id="790" w:author="i5" w:date="2013-07-01T17:47:00Z"/>
        </w:numPr>
        <w:autoSpaceDE w:val="0"/>
        <w:autoSpaceDN w:val="0"/>
        <w:adjustRightInd w:val="0"/>
        <w:rPr>
          <w:ins w:id="791" w:author="i5" w:date="2013-07-01T17:47:00Z"/>
          <w:rFonts w:cs="Arial"/>
          <w:b/>
          <w:bCs/>
          <w:szCs w:val="20"/>
        </w:rPr>
      </w:pPr>
      <w:ins w:id="792" w:author="i5" w:date="2013-07-01T17:47:00Z">
        <w:r>
          <w:rPr>
            <w:rFonts w:ascii="ＭＳ 明朝" w:cs="ＭＳ 明朝" w:hint="eastAsia"/>
            <w:b/>
            <w:bCs/>
            <w:szCs w:val="20"/>
          </w:rPr>
          <w:t>技術仕様：</w:t>
        </w:r>
      </w:ins>
    </w:p>
    <w:p w:rsidR="00C41516" w:rsidRDefault="00C41516" w:rsidP="00E829F5">
      <w:pPr>
        <w:numPr>
          <w:ins w:id="793" w:author="i5" w:date="2013-07-01T17:47:00Z"/>
        </w:numPr>
        <w:autoSpaceDE w:val="0"/>
        <w:autoSpaceDN w:val="0"/>
        <w:adjustRightInd w:val="0"/>
        <w:rPr>
          <w:ins w:id="794" w:author="i5" w:date="2013-07-01T17:47:00Z"/>
          <w:rFonts w:cs="Arial"/>
          <w:szCs w:val="20"/>
        </w:rPr>
      </w:pPr>
      <w:ins w:id="795" w:author="i5" w:date="2013-07-01T17:47:00Z">
        <w:r>
          <w:rPr>
            <w:rFonts w:ascii="ＭＳ 明朝" w:cs="ＭＳ 明朝" w:hint="eastAsia"/>
            <w:szCs w:val="20"/>
          </w:rPr>
          <w:t>カラー：同じデザインのロゴで</w:t>
        </w:r>
        <w:r>
          <w:rPr>
            <w:rFonts w:cs="Arial"/>
            <w:szCs w:val="20"/>
          </w:rPr>
          <w:t>PMS colour 2</w:t>
        </w:r>
        <w:r>
          <w:rPr>
            <w:rFonts w:ascii="ＭＳ 明朝" w:cs="ＭＳ 明朝" w:hint="eastAsia"/>
            <w:szCs w:val="20"/>
            <w:lang w:val="ja-JP"/>
          </w:rPr>
          <w:t>色と</w:t>
        </w:r>
        <w:r>
          <w:rPr>
            <w:rFonts w:cs="Arial"/>
            <w:szCs w:val="20"/>
          </w:rPr>
          <w:t>CMYK</w:t>
        </w:r>
        <w:r>
          <w:rPr>
            <w:rFonts w:ascii="ＭＳ 明朝" w:cs="ＭＳ 明朝" w:hint="eastAsia"/>
            <w:szCs w:val="20"/>
            <w:lang w:val="ja-JP"/>
          </w:rPr>
          <w:t>の</w:t>
        </w:r>
        <w:r>
          <w:rPr>
            <w:rFonts w:cs="Arial"/>
            <w:szCs w:val="20"/>
          </w:rPr>
          <w:t>2</w:t>
        </w:r>
        <w:r>
          <w:rPr>
            <w:rFonts w:ascii="ＭＳ 明朝" w:cs="ＭＳ 明朝" w:hint="eastAsia"/>
            <w:szCs w:val="20"/>
            <w:lang w:val="ja-JP"/>
          </w:rPr>
          <w:t>つのバージョン</w:t>
        </w:r>
      </w:ins>
    </w:p>
    <w:p w:rsidR="00C41516" w:rsidRDefault="00C41516" w:rsidP="00E829F5">
      <w:pPr>
        <w:numPr>
          <w:ins w:id="796" w:author="i5" w:date="2013-07-01T17:47:00Z"/>
        </w:numPr>
        <w:autoSpaceDE w:val="0"/>
        <w:autoSpaceDN w:val="0"/>
        <w:adjustRightInd w:val="0"/>
        <w:rPr>
          <w:ins w:id="797" w:author="i5" w:date="2013-07-01T17:47:00Z"/>
          <w:rFonts w:cs="Arial"/>
          <w:szCs w:val="20"/>
        </w:rPr>
      </w:pPr>
      <w:ins w:id="798" w:author="i5" w:date="2013-07-01T17:47:00Z">
        <w:r>
          <w:rPr>
            <w:rFonts w:ascii="ＭＳ 明朝" w:cs="ＭＳ 明朝" w:hint="eastAsia"/>
            <w:szCs w:val="20"/>
          </w:rPr>
          <w:t>カラー</w:t>
        </w:r>
      </w:ins>
      <w:ins w:id="799" w:author="i5" w:date="2013-07-01T18:46:00Z">
        <w:r>
          <w:rPr>
            <w:rFonts w:ascii="ＭＳ 明朝" w:cs="ＭＳ 明朝" w:hint="eastAsia"/>
            <w:szCs w:val="20"/>
            <w:lang w:eastAsia="ja-JP"/>
          </w:rPr>
          <w:t>スオッチ</w:t>
        </w:r>
      </w:ins>
      <w:ins w:id="800" w:author="i5" w:date="2013-07-01T17:47:00Z">
        <w:r>
          <w:rPr>
            <w:rFonts w:ascii="ＭＳ 明朝" w:cs="ＭＳ 明朝" w:hint="eastAsia"/>
            <w:szCs w:val="20"/>
          </w:rPr>
          <w:t>があるパントーンの番号の名前を含める</w:t>
        </w:r>
      </w:ins>
    </w:p>
    <w:p w:rsidR="00C41516" w:rsidRDefault="00C41516" w:rsidP="00E829F5">
      <w:pPr>
        <w:numPr>
          <w:ins w:id="801" w:author="i5" w:date="2013-07-01T17:47:00Z"/>
        </w:numPr>
        <w:autoSpaceDE w:val="0"/>
        <w:autoSpaceDN w:val="0"/>
        <w:adjustRightInd w:val="0"/>
        <w:rPr>
          <w:ins w:id="802" w:author="i5" w:date="2013-07-01T17:47:00Z"/>
          <w:rFonts w:cs="Arial"/>
          <w:szCs w:val="20"/>
        </w:rPr>
      </w:pPr>
      <w:ins w:id="803" w:author="i5" w:date="2013-07-01T17:47:00Z">
        <w:r>
          <w:rPr>
            <w:rFonts w:ascii="ＭＳ 明朝" w:cs="ＭＳ 明朝" w:hint="eastAsia"/>
            <w:szCs w:val="20"/>
          </w:rPr>
          <w:t>同じデザインで別々のロゴ用のテキスト：</w:t>
        </w:r>
      </w:ins>
    </w:p>
    <w:p w:rsidR="00C41516" w:rsidRDefault="00C41516" w:rsidP="00E829F5">
      <w:pPr>
        <w:numPr>
          <w:ins w:id="804" w:author="i5" w:date="2013-07-01T17:47:00Z"/>
        </w:numPr>
        <w:autoSpaceDE w:val="0"/>
        <w:autoSpaceDN w:val="0"/>
        <w:adjustRightInd w:val="0"/>
        <w:rPr>
          <w:ins w:id="805" w:author="i5" w:date="2013-07-01T17:47:00Z"/>
          <w:rFonts w:cs="Arial"/>
          <w:szCs w:val="20"/>
        </w:rPr>
      </w:pPr>
      <w:ins w:id="806" w:author="i5" w:date="2013-07-01T17:47:00Z">
        <w:r>
          <w:rPr>
            <w:rFonts w:cs="Arial"/>
            <w:szCs w:val="20"/>
          </w:rPr>
          <w:tab/>
        </w:r>
        <w:r>
          <w:rPr>
            <w:rFonts w:cs="Arial"/>
            <w:szCs w:val="20"/>
          </w:rPr>
          <w:tab/>
        </w:r>
        <w:r>
          <w:rPr>
            <w:rFonts w:cs="Arial"/>
            <w:szCs w:val="20"/>
          </w:rPr>
          <w:tab/>
        </w:r>
        <w:r>
          <w:rPr>
            <w:rFonts w:cs="Arial"/>
            <w:szCs w:val="20"/>
          </w:rPr>
          <w:tab/>
        </w:r>
        <w:r>
          <w:rPr>
            <w:rFonts w:ascii="ＭＳ 明朝" w:cs="ＭＳ 明朝" w:hint="eastAsia"/>
            <w:szCs w:val="20"/>
            <w:lang w:val="ja-JP"/>
          </w:rPr>
          <w:t>英語バージョン：</w:t>
        </w:r>
        <w:r>
          <w:rPr>
            <w:rFonts w:ascii="Times New Roman" w:hAnsi="Times New Roman"/>
            <w:sz w:val="24"/>
          </w:rPr>
          <w:t>Museum of Printing Arts Leipzig</w:t>
        </w:r>
      </w:ins>
    </w:p>
    <w:p w:rsidR="00C41516" w:rsidRDefault="00C41516" w:rsidP="00E829F5">
      <w:pPr>
        <w:numPr>
          <w:ins w:id="807" w:author="i5" w:date="2013-07-01T17:47:00Z"/>
        </w:numPr>
        <w:autoSpaceDE w:val="0"/>
        <w:autoSpaceDN w:val="0"/>
        <w:adjustRightInd w:val="0"/>
        <w:rPr>
          <w:ins w:id="808" w:author="i5" w:date="2013-07-01T17:47:00Z"/>
          <w:rFonts w:cs="Arial"/>
          <w:szCs w:val="20"/>
        </w:rPr>
      </w:pPr>
      <w:ins w:id="809" w:author="i5" w:date="2013-07-01T17:47:00Z">
        <w:r>
          <w:rPr>
            <w:rFonts w:cs="Arial"/>
            <w:szCs w:val="20"/>
          </w:rPr>
          <w:tab/>
        </w:r>
        <w:r>
          <w:rPr>
            <w:rFonts w:cs="Arial"/>
            <w:szCs w:val="20"/>
          </w:rPr>
          <w:tab/>
        </w:r>
        <w:r>
          <w:rPr>
            <w:rFonts w:cs="Arial"/>
            <w:szCs w:val="20"/>
          </w:rPr>
          <w:tab/>
        </w:r>
        <w:r>
          <w:rPr>
            <w:rFonts w:cs="Arial"/>
            <w:szCs w:val="20"/>
          </w:rPr>
          <w:tab/>
        </w:r>
        <w:r>
          <w:rPr>
            <w:rFonts w:ascii="ＭＳ 明朝" w:cs="ＭＳ 明朝" w:hint="eastAsia"/>
            <w:szCs w:val="20"/>
            <w:lang w:val="ja-JP"/>
          </w:rPr>
          <w:t>ドイツ語バージョン：</w:t>
        </w:r>
        <w:r>
          <w:rPr>
            <w:rFonts w:ascii="Times New Roman" w:hAnsi="Times New Roman"/>
            <w:sz w:val="24"/>
          </w:rPr>
          <w:t>Museum für Druckkunst Leipzig</w:t>
        </w:r>
      </w:ins>
    </w:p>
    <w:p w:rsidR="00C41516" w:rsidRDefault="00C41516" w:rsidP="00E829F5">
      <w:pPr>
        <w:numPr>
          <w:ins w:id="810"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811" w:author="i5" w:date="2013-07-01T17:47:00Z"/>
          <w:rFonts w:cs="Arial"/>
          <w:szCs w:val="20"/>
        </w:rPr>
      </w:pPr>
      <w:ins w:id="812" w:author="i5" w:date="2013-07-01T17:47:00Z">
        <w:r>
          <w:rPr>
            <w:rFonts w:ascii="ＭＳ 明朝" w:cs="ＭＳ 明朝" w:hint="eastAsia"/>
            <w:szCs w:val="20"/>
          </w:rPr>
          <w:t>印刷</w:t>
        </w:r>
        <w:r>
          <w:rPr>
            <w:rFonts w:cs="Arial"/>
            <w:szCs w:val="20"/>
          </w:rPr>
          <w:t>:</w:t>
        </w:r>
        <w:r>
          <w:rPr>
            <w:rFonts w:ascii="ＭＳ 明朝" w:cs="ＭＳ 明朝" w:hint="eastAsia"/>
            <w:szCs w:val="20"/>
            <w:lang w:val="ja-JP"/>
          </w:rPr>
          <w:t>活版印刷とオフセット印刷</w:t>
        </w:r>
      </w:ins>
    </w:p>
    <w:p w:rsidR="00C41516" w:rsidRDefault="00C41516" w:rsidP="00E829F5">
      <w:pPr>
        <w:numPr>
          <w:ins w:id="813"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814" w:author="i5" w:date="2013-07-01T17:47:00Z"/>
          <w:rFonts w:cs="Arial"/>
          <w:szCs w:val="20"/>
        </w:rPr>
      </w:pPr>
      <w:ins w:id="815" w:author="i5" w:date="2013-07-01T17:47:00Z">
        <w:r>
          <w:rPr>
            <w:rFonts w:ascii="ＭＳ 明朝" w:cs="ＭＳ 明朝" w:hint="eastAsia"/>
            <w:szCs w:val="20"/>
          </w:rPr>
          <w:t>トラッピング</w:t>
        </w:r>
        <w:r>
          <w:rPr>
            <w:rFonts w:cs="Arial"/>
            <w:szCs w:val="20"/>
          </w:rPr>
          <w:t>:0.5points</w:t>
        </w:r>
      </w:ins>
    </w:p>
    <w:p w:rsidR="00C41516" w:rsidRDefault="00C41516" w:rsidP="00E829F5">
      <w:pPr>
        <w:numPr>
          <w:ins w:id="816"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817" w:author="i5" w:date="2013-07-01T17:47:00Z"/>
          <w:rFonts w:cs="Arial"/>
          <w:szCs w:val="20"/>
        </w:rPr>
      </w:pPr>
      <w:ins w:id="818" w:author="i5" w:date="2013-07-01T17:47:00Z">
        <w:r>
          <w:rPr>
            <w:rFonts w:ascii="ＭＳ 明朝" w:cs="ＭＳ 明朝" w:hint="eastAsia"/>
            <w:szCs w:val="20"/>
          </w:rPr>
          <w:t>画像</w:t>
        </w:r>
        <w:r>
          <w:rPr>
            <w:rFonts w:cs="Arial"/>
            <w:szCs w:val="20"/>
          </w:rPr>
          <w:t>:</w:t>
        </w:r>
        <w:r>
          <w:rPr>
            <w:rFonts w:ascii="ＭＳ 明朝" w:cs="ＭＳ 明朝" w:hint="eastAsia"/>
            <w:szCs w:val="20"/>
            <w:lang w:val="ja-JP"/>
          </w:rPr>
          <w:t>ロゴにはベクター画像のみが許される</w:t>
        </w:r>
      </w:ins>
    </w:p>
    <w:p w:rsidR="00C41516" w:rsidRDefault="00C41516" w:rsidP="00C11B41">
      <w:pPr>
        <w:widowControl w:val="0"/>
        <w:numPr>
          <w:ins w:id="819"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820" w:author="i5" w:date="2013-07-01T17:47:00Z"/>
          <w:rFonts w:cs="Arial"/>
          <w:b/>
          <w:bCs/>
          <w:szCs w:val="20"/>
          <w:lang w:eastAsia="ja-JP"/>
        </w:rPr>
      </w:pPr>
    </w:p>
    <w:p w:rsidR="00C41516" w:rsidRDefault="00C41516" w:rsidP="00C11B41">
      <w:pPr>
        <w:widowControl w:val="0"/>
        <w:numPr>
          <w:ins w:id="821" w:author="i5" w:date="2013-07-01T17:4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822" w:author="i5" w:date="2013-07-01T17:47:00Z"/>
          <w:rFonts w:cs="Arial"/>
          <w:b/>
          <w:bCs/>
          <w:szCs w:val="20"/>
          <w:lang w:eastAsia="ja-JP"/>
        </w:rPr>
      </w:pPr>
    </w:p>
    <w:p w:rsidR="00C41516" w:rsidRPr="00C41516" w:rsidRDefault="00C41516" w:rsidP="00C11B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szCs w:val="20"/>
          <w:rPrChange w:id="823" w:author="Unknown">
            <w:rPr>
              <w:rFonts w:cs="Arial"/>
              <w:b/>
              <w:bCs/>
              <w:szCs w:val="20"/>
              <w:lang w:val="en-US"/>
            </w:rPr>
          </w:rPrChange>
        </w:rPr>
      </w:pPr>
      <w:r w:rsidRPr="00C41516">
        <w:rPr>
          <w:rFonts w:cs="Arial"/>
          <w:b/>
          <w:bCs/>
          <w:szCs w:val="20"/>
          <w:rPrChange w:id="824" w:author="Wolfgang J. Toechterle" w:date="2013-06-22T10:32:00Z">
            <w:rPr>
              <w:rFonts w:cs="Arial"/>
              <w:b/>
              <w:bCs/>
              <w:szCs w:val="20"/>
              <w:lang w:val="en-US"/>
            </w:rPr>
          </w:rPrChange>
        </w:rPr>
        <w:t>You must deliver:</w:t>
      </w:r>
    </w:p>
    <w:p w:rsidR="00C41516" w:rsidRPr="00C41516" w:rsidRDefault="00C41516" w:rsidP="00C11B41">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Change w:id="825" w:author="Unknown">
            <w:rPr>
              <w:rFonts w:cs="Arial"/>
              <w:szCs w:val="20"/>
              <w:lang w:val="en-US"/>
            </w:rPr>
          </w:rPrChange>
        </w:rPr>
      </w:pPr>
      <w:r w:rsidRPr="00C41516">
        <w:rPr>
          <w:rFonts w:cs="Arial"/>
          <w:szCs w:val="20"/>
          <w:rPrChange w:id="826" w:author="Wolfgang J. Toechterle" w:date="2013-06-22T10:32:00Z">
            <w:rPr>
              <w:rFonts w:cs="Arial"/>
              <w:szCs w:val="20"/>
              <w:lang w:val="en-US"/>
            </w:rPr>
          </w:rPrChange>
        </w:rPr>
        <w:t xml:space="preserve">1 final folder of your working files for archiving </w:t>
      </w:r>
    </w:p>
    <w:p w:rsidR="00C41516" w:rsidRPr="00C41516" w:rsidRDefault="00C41516" w:rsidP="003F39E8">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ins w:id="827" w:author="Wolfgang J. Toechterle" w:date="2013-05-20T21:09:00Z"/>
          <w:rFonts w:cs="Arial"/>
          <w:szCs w:val="20"/>
          <w:rPrChange w:id="828" w:author="Unknown">
            <w:rPr>
              <w:ins w:id="829" w:author="Wolfgang J. Toechterle" w:date="2013-05-20T21:09:00Z"/>
              <w:rFonts w:cs="Arial"/>
              <w:szCs w:val="20"/>
              <w:lang w:val="en-US"/>
            </w:rPr>
          </w:rPrChange>
        </w:rPr>
      </w:pPr>
      <w:ins w:id="830" w:author="Wolfgang J. Toechterle" w:date="2013-05-20T21:09:00Z">
        <w:r w:rsidRPr="00C41516">
          <w:rPr>
            <w:rFonts w:cs="Arial"/>
            <w:szCs w:val="20"/>
            <w:rPrChange w:id="831" w:author="Wolfgang J. Toechterle" w:date="2013-06-22T10:32:00Z">
              <w:rPr>
                <w:rFonts w:cs="Arial"/>
                <w:szCs w:val="20"/>
                <w:lang w:val="en-US"/>
              </w:rPr>
            </w:rPrChange>
          </w:rPr>
          <w:t xml:space="preserve">1 Illustrator (ai) file showing the English and the German logo in 2 </w:t>
        </w:r>
      </w:ins>
      <w:ins w:id="832" w:author="Kinder" w:date="2013-06-30T08:47:00Z">
        <w:r>
          <w:rPr>
            <w:rFonts w:cs="Arial"/>
            <w:szCs w:val="20"/>
          </w:rPr>
          <w:t>PMS</w:t>
        </w:r>
      </w:ins>
      <w:ins w:id="833" w:author="Wolfgang J. Toechterle" w:date="2013-05-20T21:09:00Z">
        <w:del w:id="834" w:author="Kinder" w:date="2013-06-30T08:47:00Z">
          <w:r w:rsidRPr="00C41516">
            <w:rPr>
              <w:rFonts w:cs="Arial"/>
              <w:szCs w:val="20"/>
              <w:rPrChange w:id="835" w:author="Wolfgang J. Toechterle" w:date="2013-06-22T10:32:00Z">
                <w:rPr>
                  <w:rFonts w:cs="Arial"/>
                  <w:szCs w:val="20"/>
                  <w:lang w:val="en-US"/>
                </w:rPr>
              </w:rPrChange>
            </w:rPr>
            <w:delText>spot</w:delText>
          </w:r>
        </w:del>
        <w:r w:rsidRPr="00C41516">
          <w:rPr>
            <w:rFonts w:cs="Arial"/>
            <w:szCs w:val="20"/>
            <w:rPrChange w:id="836" w:author="Wolfgang J. Toechterle" w:date="2013-06-22T10:32:00Z">
              <w:rPr>
                <w:rFonts w:cs="Arial"/>
                <w:szCs w:val="20"/>
                <w:lang w:val="en-US"/>
              </w:rPr>
            </w:rPrChange>
          </w:rPr>
          <w:t xml:space="preserve"> </w:t>
        </w:r>
      </w:ins>
      <w:ins w:id="837" w:author="Wolfgang J. Toechterle" w:date="2013-06-22T11:52:00Z">
        <w:r>
          <w:rPr>
            <w:rFonts w:cs="Arial"/>
            <w:szCs w:val="20"/>
          </w:rPr>
          <w:t>colour</w:t>
        </w:r>
      </w:ins>
      <w:ins w:id="838" w:author="Wolfgang J. Toechterle" w:date="2013-05-20T21:09:00Z">
        <w:r w:rsidRPr="00C41516">
          <w:rPr>
            <w:rFonts w:cs="Arial"/>
            <w:szCs w:val="20"/>
            <w:rPrChange w:id="839" w:author="Wolfgang J. Toechterle" w:date="2013-06-22T10:32:00Z">
              <w:rPr>
                <w:rFonts w:cs="Arial"/>
                <w:szCs w:val="20"/>
                <w:lang w:val="en-US"/>
              </w:rPr>
            </w:rPrChange>
          </w:rPr>
          <w:t>s (</w:t>
        </w:r>
        <w:r w:rsidRPr="00EA5133">
          <w:rPr>
            <w:rFonts w:eastAsia="Times New Roman"/>
          </w:rPr>
          <w:t>Pantone Uncoated)</w:t>
        </w:r>
      </w:ins>
      <w:ins w:id="840" w:author="Wolfgang J. Toechterle" w:date="2013-06-08T19:11:00Z">
        <w:r w:rsidRPr="00EA5133">
          <w:rPr>
            <w:rFonts w:eastAsia="Times New Roman"/>
          </w:rPr>
          <w:t>,</w:t>
        </w:r>
      </w:ins>
      <w:ins w:id="841" w:author="Wolfgang J. Toechterle" w:date="2013-05-20T21:09:00Z">
        <w:r w:rsidRPr="00EA5133">
          <w:rPr>
            <w:rFonts w:eastAsia="Times New Roman"/>
          </w:rPr>
          <w:t xml:space="preserve"> as well as the English and the German logo in CMYK on the same Artboard</w:t>
        </w:r>
        <w:del w:id="842" w:author="Kinder" w:date="2013-06-30T08:49:00Z">
          <w:r w:rsidRPr="00EA5133" w:rsidDel="00504D88">
            <w:rPr>
              <w:rFonts w:eastAsia="Times New Roman"/>
            </w:rPr>
            <w:delText xml:space="preserve"> (page)</w:delText>
          </w:r>
        </w:del>
      </w:ins>
      <w:ins w:id="843" w:author="Kinder" w:date="2013-06-30T08:48:00Z">
        <w:r>
          <w:rPr>
            <w:rFonts w:eastAsia="Times New Roman"/>
          </w:rPr>
          <w:t xml:space="preserve"> </w:t>
        </w:r>
      </w:ins>
      <w:ins w:id="844" w:author="Kinder" w:date="2013-06-30T08:49:00Z">
        <w:r>
          <w:rPr>
            <w:rFonts w:eastAsia="Times New Roman"/>
          </w:rPr>
          <w:t>(</w:t>
        </w:r>
      </w:ins>
      <w:ins w:id="845" w:author="Kinder" w:date="2013-06-30T08:48:00Z">
        <w:r>
          <w:rPr>
            <w:rFonts w:eastAsia="Times New Roman"/>
          </w:rPr>
          <w:t>All 4 on same page)</w:t>
        </w:r>
      </w:ins>
    </w:p>
    <w:p w:rsidR="00C41516" w:rsidRPr="00C41516" w:rsidRDefault="00C41516" w:rsidP="00C11B41">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Change w:id="846" w:author="Unknown">
            <w:rPr>
              <w:rFonts w:cs="Arial"/>
              <w:szCs w:val="20"/>
              <w:lang w:val="en-US"/>
            </w:rPr>
          </w:rPrChange>
        </w:rPr>
      </w:pPr>
      <w:ins w:id="847" w:author="Wolfgang J. Toechterle" w:date="2013-05-20T21:03:00Z">
        <w:r w:rsidRPr="00C41516">
          <w:rPr>
            <w:rFonts w:cs="Arial"/>
            <w:szCs w:val="20"/>
            <w:rPrChange w:id="848" w:author="Wolfgang J. Toechterle" w:date="2013-06-22T10:32:00Z">
              <w:rPr>
                <w:rFonts w:cs="Arial"/>
                <w:szCs w:val="20"/>
                <w:lang w:val="en-US"/>
              </w:rPr>
            </w:rPrChange>
          </w:rPr>
          <w:t xml:space="preserve">1 PDF/X-3:2002 </w:t>
        </w:r>
      </w:ins>
      <w:del w:id="849" w:author="Wolfgang J. Toechterle" w:date="2013-05-20T21:03:00Z">
        <w:r w:rsidRPr="00C41516">
          <w:rPr>
            <w:rFonts w:cs="Arial"/>
            <w:szCs w:val="20"/>
            <w:rPrChange w:id="850" w:author="Wolfgang J. Toechterle" w:date="2013-06-22T10:32:00Z">
              <w:rPr>
                <w:rFonts w:cs="Arial"/>
                <w:szCs w:val="20"/>
                <w:lang w:val="en-US"/>
              </w:rPr>
            </w:rPrChange>
          </w:rPr>
          <w:delText xml:space="preserve">1 PDF/X-3:2002 </w:delText>
        </w:r>
      </w:del>
      <w:r w:rsidRPr="00C41516">
        <w:rPr>
          <w:rFonts w:cs="Arial"/>
          <w:szCs w:val="20"/>
          <w:rPrChange w:id="851" w:author="Wolfgang J. Toechterle" w:date="2013-06-22T10:32:00Z">
            <w:rPr>
              <w:rFonts w:cs="Arial"/>
              <w:szCs w:val="20"/>
              <w:lang w:val="en-US"/>
            </w:rPr>
          </w:rPrChange>
        </w:rPr>
        <w:t xml:space="preserve">file of your logo in CMYK (NO SPOT </w:t>
      </w:r>
      <w:del w:id="852" w:author="Wolfgang J. Toechterle" w:date="2013-06-22T11:52:00Z">
        <w:r w:rsidRPr="00C41516">
          <w:rPr>
            <w:rFonts w:cs="Arial"/>
            <w:szCs w:val="20"/>
            <w:rPrChange w:id="853" w:author="Wolfgang J. Toechterle" w:date="2013-06-22T10:32:00Z">
              <w:rPr>
                <w:rFonts w:cs="Arial"/>
                <w:szCs w:val="20"/>
                <w:lang w:val="en-US"/>
              </w:rPr>
            </w:rPrChange>
          </w:rPr>
          <w:delText>COLOR</w:delText>
        </w:r>
      </w:del>
      <w:ins w:id="854" w:author="Wolfgang J. Toechterle" w:date="2013-06-22T11:52:00Z">
        <w:r>
          <w:rPr>
            <w:rFonts w:cs="Arial"/>
            <w:szCs w:val="20"/>
          </w:rPr>
          <w:t>COLOUR</w:t>
        </w:r>
      </w:ins>
      <w:r w:rsidRPr="00C41516">
        <w:rPr>
          <w:rFonts w:cs="Arial"/>
          <w:szCs w:val="20"/>
          <w:rPrChange w:id="855" w:author="Wolfgang J. Toechterle" w:date="2013-06-22T10:32:00Z">
            <w:rPr>
              <w:rFonts w:cs="Arial"/>
              <w:szCs w:val="20"/>
              <w:lang w:val="en-US"/>
            </w:rPr>
          </w:rPrChange>
        </w:rPr>
        <w:t xml:space="preserve"> INCLUDED)</w:t>
      </w:r>
    </w:p>
    <w:p w:rsidR="00C41516" w:rsidRPr="00C41516" w:rsidRDefault="00C41516" w:rsidP="00CE6B36">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Change w:id="856" w:author="Unknown">
            <w:rPr>
              <w:rFonts w:cs="Arial"/>
              <w:szCs w:val="20"/>
              <w:lang w:val="en-US"/>
            </w:rPr>
          </w:rPrChange>
        </w:rPr>
      </w:pPr>
      <w:r w:rsidRPr="00C41516">
        <w:rPr>
          <w:rFonts w:cs="Arial"/>
          <w:szCs w:val="20"/>
          <w:rPrChange w:id="857" w:author="Wolfgang J. Toechterle" w:date="2013-06-22T10:32:00Z">
            <w:rPr>
              <w:rFonts w:cs="Arial"/>
              <w:szCs w:val="20"/>
              <w:lang w:val="en-US"/>
            </w:rPr>
          </w:rPrChange>
        </w:rPr>
        <w:t xml:space="preserve">1 A4 printout, mounted on </w:t>
      </w:r>
      <w:del w:id="858" w:author="Kinder" w:date="2013-06-30T08:49:00Z">
        <w:r w:rsidRPr="00C41516">
          <w:rPr>
            <w:rFonts w:cs="Arial"/>
            <w:szCs w:val="20"/>
            <w:rPrChange w:id="859" w:author="Wolfgang J. Toechterle" w:date="2013-06-22T10:32:00Z">
              <w:rPr>
                <w:rFonts w:cs="Arial"/>
                <w:szCs w:val="20"/>
                <w:lang w:val="en-US"/>
              </w:rPr>
            </w:rPrChange>
          </w:rPr>
          <w:delText xml:space="preserve">a </w:delText>
        </w:r>
      </w:del>
      <w:r w:rsidRPr="00C41516">
        <w:rPr>
          <w:rFonts w:cs="Arial"/>
          <w:szCs w:val="20"/>
          <w:rPrChange w:id="860" w:author="Wolfgang J. Toechterle" w:date="2013-06-22T10:32:00Z">
            <w:rPr>
              <w:rFonts w:cs="Arial"/>
              <w:szCs w:val="20"/>
              <w:lang w:val="en-US"/>
            </w:rPr>
          </w:rPrChange>
        </w:rPr>
        <w:t xml:space="preserve">presentation board showing the two versions of the Logo (English and German) as well as the two </w:t>
      </w:r>
      <w:del w:id="861" w:author="Wolfgang J. Toechterle" w:date="2013-06-22T11:52:00Z">
        <w:r w:rsidRPr="00C41516">
          <w:rPr>
            <w:rFonts w:cs="Arial"/>
            <w:szCs w:val="20"/>
            <w:rPrChange w:id="862" w:author="Wolfgang J. Toechterle" w:date="2013-06-22T10:32:00Z">
              <w:rPr>
                <w:rFonts w:cs="Arial"/>
                <w:szCs w:val="20"/>
                <w:lang w:val="en-US"/>
              </w:rPr>
            </w:rPrChange>
          </w:rPr>
          <w:delText>color</w:delText>
        </w:r>
      </w:del>
      <w:ins w:id="863" w:author="Wolfgang J. Toechterle" w:date="2013-06-22T11:52:00Z">
        <w:r>
          <w:rPr>
            <w:rFonts w:cs="Arial"/>
            <w:szCs w:val="20"/>
          </w:rPr>
          <w:t>colour</w:t>
        </w:r>
      </w:ins>
      <w:r w:rsidRPr="00C41516">
        <w:rPr>
          <w:rFonts w:cs="Arial"/>
          <w:szCs w:val="20"/>
          <w:rPrChange w:id="864" w:author="Wolfgang J. Toechterle" w:date="2013-06-22T10:32:00Z">
            <w:rPr>
              <w:rFonts w:cs="Arial"/>
              <w:szCs w:val="20"/>
              <w:lang w:val="en-US"/>
            </w:rPr>
          </w:rPrChange>
        </w:rPr>
        <w:t xml:space="preserve"> Versions (</w:t>
      </w:r>
      <w:ins w:id="865" w:author="Kinder" w:date="2013-06-30T08:49:00Z">
        <w:r>
          <w:rPr>
            <w:rFonts w:cs="Arial"/>
            <w:szCs w:val="20"/>
          </w:rPr>
          <w:t>PMS</w:t>
        </w:r>
      </w:ins>
      <w:del w:id="866" w:author="Kinder" w:date="2013-06-30T08:49:00Z">
        <w:r w:rsidRPr="00C41516">
          <w:rPr>
            <w:rFonts w:cs="Arial"/>
            <w:szCs w:val="20"/>
            <w:rPrChange w:id="867" w:author="Wolfgang J. Toechterle" w:date="2013-06-22T10:32:00Z">
              <w:rPr>
                <w:rFonts w:cs="Arial"/>
                <w:szCs w:val="20"/>
                <w:lang w:val="en-US"/>
              </w:rPr>
            </w:rPrChange>
          </w:rPr>
          <w:delText>spot</w:delText>
        </w:r>
      </w:del>
      <w:r w:rsidRPr="00C41516">
        <w:rPr>
          <w:rFonts w:cs="Arial"/>
          <w:szCs w:val="20"/>
          <w:rPrChange w:id="868" w:author="Wolfgang J. Toechterle" w:date="2013-06-22T10:32:00Z">
            <w:rPr>
              <w:rFonts w:cs="Arial"/>
              <w:szCs w:val="20"/>
              <w:lang w:val="en-US"/>
            </w:rPr>
          </w:rPrChange>
        </w:rPr>
        <w:t xml:space="preserve"> and CMYK). Display the used </w:t>
      </w:r>
      <w:del w:id="869" w:author="Wolfgang J. Toechterle" w:date="2013-06-22T11:52:00Z">
        <w:r w:rsidRPr="00C41516">
          <w:rPr>
            <w:rFonts w:cs="Arial"/>
            <w:szCs w:val="20"/>
            <w:rPrChange w:id="870" w:author="Wolfgang J. Toechterle" w:date="2013-06-22T10:32:00Z">
              <w:rPr>
                <w:rFonts w:cs="Arial"/>
                <w:szCs w:val="20"/>
                <w:lang w:val="en-US"/>
              </w:rPr>
            </w:rPrChange>
          </w:rPr>
          <w:delText>color</w:delText>
        </w:r>
      </w:del>
      <w:ins w:id="871" w:author="Wolfgang J. Toechterle" w:date="2013-06-22T11:52:00Z">
        <w:r>
          <w:rPr>
            <w:rFonts w:cs="Arial"/>
            <w:szCs w:val="20"/>
          </w:rPr>
          <w:t>colour</w:t>
        </w:r>
      </w:ins>
      <w:r w:rsidRPr="00C41516">
        <w:rPr>
          <w:rFonts w:cs="Arial"/>
          <w:szCs w:val="20"/>
          <w:rPrChange w:id="872" w:author="Wolfgang J. Toechterle" w:date="2013-06-22T10:32:00Z">
            <w:rPr>
              <w:rFonts w:cs="Arial"/>
              <w:szCs w:val="20"/>
              <w:lang w:val="en-US"/>
            </w:rPr>
          </w:rPrChange>
        </w:rPr>
        <w:t xml:space="preserve"> swatches in a </w:t>
      </w:r>
      <w:ins w:id="873" w:author="Kinder" w:date="2013-06-30T08:50:00Z">
        <w:r>
          <w:rPr>
            <w:rFonts w:cs="Arial"/>
            <w:szCs w:val="20"/>
          </w:rPr>
          <w:t>colour chart.</w:t>
        </w:r>
      </w:ins>
      <w:del w:id="874" w:author="Kinder" w:date="2013-06-30T08:50:00Z">
        <w:r w:rsidRPr="00C41516">
          <w:rPr>
            <w:rFonts w:cs="Arial"/>
            <w:szCs w:val="20"/>
            <w:rPrChange w:id="875" w:author="Wolfgang J. Toechterle" w:date="2013-06-22T10:32:00Z">
              <w:rPr>
                <w:rFonts w:cs="Arial"/>
                <w:szCs w:val="20"/>
                <w:lang w:val="en-US"/>
              </w:rPr>
            </w:rPrChange>
          </w:rPr>
          <w:delText xml:space="preserve">legend.  </w:delText>
        </w:r>
      </w:del>
    </w:p>
    <w:p w:rsidR="00C41516" w:rsidRDefault="00C41516" w:rsidP="00CE6B36">
      <w:pPr>
        <w:numPr>
          <w:ins w:id="876" w:author="i5" w:date="2013-07-01T17:48:00Z"/>
        </w:numPr>
        <w:rPr>
          <w:ins w:id="877" w:author="i5" w:date="2013-07-01T17:48:00Z"/>
          <w:rFonts w:cs="Arial"/>
          <w:b/>
          <w:bCs/>
          <w:sz w:val="28"/>
          <w:szCs w:val="28"/>
          <w:lang w:eastAsia="ja-JP"/>
        </w:rPr>
      </w:pPr>
    </w:p>
    <w:p w:rsidR="00C41516" w:rsidRDefault="00C41516" w:rsidP="00E829F5">
      <w:pPr>
        <w:numPr>
          <w:ins w:id="878" w:author="i5" w:date="2013-07-01T17:48:00Z"/>
        </w:numPr>
        <w:autoSpaceDE w:val="0"/>
        <w:autoSpaceDN w:val="0"/>
        <w:adjustRightInd w:val="0"/>
        <w:rPr>
          <w:ins w:id="879" w:author="i5" w:date="2013-07-01T17:48:00Z"/>
          <w:rFonts w:cs="Arial"/>
          <w:b/>
          <w:bCs/>
          <w:sz w:val="28"/>
          <w:szCs w:val="28"/>
        </w:rPr>
      </w:pPr>
      <w:ins w:id="880" w:author="i5" w:date="2013-07-01T17:48:00Z">
        <w:r>
          <w:rPr>
            <w:rFonts w:ascii="ＭＳ 明朝" w:cs="ＭＳ 明朝" w:hint="eastAsia"/>
            <w:b/>
            <w:bCs/>
            <w:szCs w:val="20"/>
          </w:rPr>
          <w:t>提出物</w:t>
        </w:r>
      </w:ins>
    </w:p>
    <w:p w:rsidR="00C41516" w:rsidRDefault="00C41516" w:rsidP="00E829F5">
      <w:pPr>
        <w:widowControl w:val="0"/>
        <w:numPr>
          <w:ilvl w:val="0"/>
          <w:numId w:val="19"/>
          <w:ins w:id="881" w:author="i5" w:date="2013-07-01T17:48: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882" w:author="i5" w:date="2013-07-01T17:48:00Z"/>
          <w:rFonts w:cs="Arial"/>
          <w:szCs w:val="20"/>
        </w:rPr>
      </w:pPr>
      <w:ins w:id="883" w:author="i5" w:date="2013-07-01T17:48:00Z">
        <w:r>
          <w:rPr>
            <w:rFonts w:ascii="ＭＳ 明朝" w:cs="ＭＳ 明朝" w:hint="eastAsia"/>
            <w:szCs w:val="20"/>
          </w:rPr>
          <w:t>保存用作業ファイルのフォルダー</w:t>
        </w:r>
        <w:r>
          <w:rPr>
            <w:rFonts w:cs="Arial"/>
            <w:szCs w:val="20"/>
          </w:rPr>
          <w:t>1</w:t>
        </w:r>
        <w:r>
          <w:rPr>
            <w:rFonts w:ascii="ＭＳ 明朝" w:cs="ＭＳ 明朝" w:hint="eastAsia"/>
            <w:szCs w:val="20"/>
            <w:lang w:val="ja-JP"/>
          </w:rPr>
          <w:t>つ</w:t>
        </w:r>
        <w:r>
          <w:rPr>
            <w:rFonts w:cs="Arial"/>
            <w:szCs w:val="20"/>
          </w:rPr>
          <w:t xml:space="preserve"> </w:t>
        </w:r>
      </w:ins>
    </w:p>
    <w:p w:rsidR="00C41516" w:rsidRDefault="00C41516" w:rsidP="00E829F5">
      <w:pPr>
        <w:widowControl w:val="0"/>
        <w:numPr>
          <w:ilvl w:val="0"/>
          <w:numId w:val="19"/>
          <w:ins w:id="884" w:author="i5" w:date="2013-07-01T17:48: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885" w:author="i5" w:date="2013-07-01T17:48:00Z"/>
          <w:rFonts w:cs="Arial"/>
          <w:szCs w:val="20"/>
        </w:rPr>
      </w:pPr>
      <w:ins w:id="886" w:author="i5" w:date="2013-07-01T17:48:00Z">
        <w:r>
          <w:rPr>
            <w:rFonts w:ascii="ＭＳ 明朝" w:cs="ＭＳ 明朝"/>
            <w:szCs w:val="20"/>
            <w:lang w:val="ja-JP"/>
          </w:rPr>
          <w:t>1</w:t>
        </w:r>
        <w:r>
          <w:rPr>
            <w:rFonts w:ascii="ＭＳ 明朝" w:cs="ＭＳ 明朝" w:hint="eastAsia"/>
            <w:szCs w:val="20"/>
            <w:lang w:val="ja-JP"/>
          </w:rPr>
          <w:t>つの</w:t>
        </w:r>
        <w:r>
          <w:rPr>
            <w:rFonts w:cs="Arial"/>
            <w:szCs w:val="20"/>
          </w:rPr>
          <w:t>Illustrator (ai)</w:t>
        </w:r>
        <w:r>
          <w:rPr>
            <w:rFonts w:cs="Arial" w:hint="eastAsia"/>
            <w:szCs w:val="20"/>
          </w:rPr>
          <w:t>ファイルに</w:t>
        </w:r>
        <w:r>
          <w:rPr>
            <w:rFonts w:cs="Arial"/>
            <w:szCs w:val="20"/>
          </w:rPr>
          <w:t>PMS colour 2</w:t>
        </w:r>
        <w:r>
          <w:rPr>
            <w:rFonts w:ascii="ＭＳ 明朝" w:cs="ＭＳ 明朝" w:hint="eastAsia"/>
            <w:szCs w:val="20"/>
            <w:lang w:val="ja-JP"/>
          </w:rPr>
          <w:t>色</w:t>
        </w:r>
        <w:r>
          <w:rPr>
            <w:rFonts w:cs="Arial"/>
            <w:szCs w:val="20"/>
          </w:rPr>
          <w:t>(Pantone Uncoated)</w:t>
        </w:r>
        <w:r>
          <w:rPr>
            <w:rFonts w:ascii="ＭＳ 明朝" w:cs="ＭＳ 明朝" w:hint="eastAsia"/>
            <w:szCs w:val="20"/>
            <w:lang w:val="ja-JP"/>
          </w:rPr>
          <w:t>で作った英語とドイツ語のロゴと</w:t>
        </w:r>
        <w:r>
          <w:rPr>
            <w:rFonts w:cs="Arial" w:hint="eastAsia"/>
            <w:szCs w:val="20"/>
          </w:rPr>
          <w:t>、同じアートボード</w:t>
        </w:r>
        <w:r>
          <w:rPr>
            <w:rFonts w:cs="Arial"/>
            <w:szCs w:val="20"/>
          </w:rPr>
          <w:t xml:space="preserve"> (4</w:t>
        </w:r>
        <w:r>
          <w:rPr>
            <w:rFonts w:cs="Arial" w:hint="eastAsia"/>
            <w:szCs w:val="20"/>
          </w:rPr>
          <w:t>つすべてが同じページにある</w:t>
        </w:r>
        <w:r>
          <w:rPr>
            <w:rFonts w:cs="Arial"/>
            <w:szCs w:val="20"/>
          </w:rPr>
          <w:t>)CMYK</w:t>
        </w:r>
        <w:r>
          <w:rPr>
            <w:rFonts w:cs="Arial" w:hint="eastAsia"/>
            <w:szCs w:val="20"/>
          </w:rPr>
          <w:t>で作った英語とドイツ語のロゴ</w:t>
        </w:r>
      </w:ins>
    </w:p>
    <w:p w:rsidR="00C41516" w:rsidRDefault="00C41516" w:rsidP="00E829F5">
      <w:pPr>
        <w:widowControl w:val="0"/>
        <w:numPr>
          <w:ilvl w:val="0"/>
          <w:numId w:val="19"/>
          <w:ins w:id="887" w:author="i5" w:date="2013-07-01T17:48: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888" w:author="i5" w:date="2013-07-01T17:48:00Z"/>
          <w:rFonts w:cs="Arial"/>
          <w:szCs w:val="20"/>
        </w:rPr>
      </w:pPr>
      <w:ins w:id="889" w:author="i5" w:date="2013-07-01T17:48:00Z">
        <w:r>
          <w:rPr>
            <w:rFonts w:cs="Arial"/>
            <w:szCs w:val="20"/>
          </w:rPr>
          <w:t>CMYK</w:t>
        </w:r>
        <w:r>
          <w:rPr>
            <w:rFonts w:cs="Arial" w:hint="eastAsia"/>
            <w:szCs w:val="20"/>
          </w:rPr>
          <w:t>のロゴの</w:t>
        </w:r>
        <w:r>
          <w:rPr>
            <w:rFonts w:cs="Arial"/>
            <w:szCs w:val="20"/>
          </w:rPr>
          <w:t xml:space="preserve">PDF/X-3:2002 </w:t>
        </w:r>
        <w:r>
          <w:rPr>
            <w:rFonts w:cs="Arial" w:hint="eastAsia"/>
            <w:szCs w:val="20"/>
          </w:rPr>
          <w:t>ファイル</w:t>
        </w:r>
        <w:r>
          <w:rPr>
            <w:rFonts w:cs="Arial"/>
            <w:szCs w:val="20"/>
          </w:rPr>
          <w:t>1</w:t>
        </w:r>
        <w:r>
          <w:rPr>
            <w:rFonts w:cs="Arial" w:hint="eastAsia"/>
            <w:szCs w:val="20"/>
          </w:rPr>
          <w:t>つ</w:t>
        </w:r>
        <w:r>
          <w:rPr>
            <w:rFonts w:cs="Arial"/>
            <w:szCs w:val="20"/>
          </w:rPr>
          <w:t>(</w:t>
        </w:r>
        <w:r>
          <w:rPr>
            <w:rFonts w:cs="Arial" w:hint="eastAsia"/>
            <w:szCs w:val="20"/>
          </w:rPr>
          <w:t>スポットカラーを含めない</w:t>
        </w:r>
        <w:r>
          <w:rPr>
            <w:rFonts w:cs="Arial"/>
            <w:szCs w:val="20"/>
          </w:rPr>
          <w:t>)</w:t>
        </w:r>
      </w:ins>
    </w:p>
    <w:p w:rsidR="00C41516" w:rsidRDefault="00C41516" w:rsidP="00C41516">
      <w:pPr>
        <w:widowControl w:val="0"/>
        <w:numPr>
          <w:ilvl w:val="0"/>
          <w:numId w:val="19"/>
          <w:ins w:id="890" w:author="i5" w:date="2013-07-01T17:48: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891" w:author="i5" w:date="2013-07-01T17:48:00Z"/>
          <w:rFonts w:cs="Arial"/>
          <w:szCs w:val="20"/>
        </w:rPr>
        <w:pPrChange w:id="892" w:author="i5" w:date="2013-07-01T19:46:00Z">
          <w:pPr>
            <w:numPr>
              <w:numId w:val="19"/>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pPr>
        </w:pPrChange>
      </w:pPr>
      <w:ins w:id="893" w:author="i5" w:date="2013-07-01T17:48:00Z">
        <w:r>
          <w:rPr>
            <w:rFonts w:cs="Arial" w:hint="eastAsia"/>
            <w:szCs w:val="20"/>
          </w:rPr>
          <w:t>英語とドイツ語、</w:t>
        </w:r>
        <w:r>
          <w:rPr>
            <w:rFonts w:cs="Arial"/>
            <w:szCs w:val="20"/>
          </w:rPr>
          <w:t>2</w:t>
        </w:r>
        <w:r>
          <w:rPr>
            <w:rFonts w:cs="Arial" w:hint="eastAsia"/>
            <w:szCs w:val="20"/>
          </w:rPr>
          <w:t>色のカラーバージョン</w:t>
        </w:r>
        <w:r>
          <w:rPr>
            <w:rFonts w:cs="Arial"/>
            <w:szCs w:val="20"/>
          </w:rPr>
          <w:t>(PMS and CMYK)</w:t>
        </w:r>
        <w:r>
          <w:rPr>
            <w:rFonts w:cs="Arial" w:hint="eastAsia"/>
            <w:szCs w:val="20"/>
          </w:rPr>
          <w:t>両方のロゴを</w:t>
        </w:r>
        <w:r>
          <w:rPr>
            <w:rFonts w:cs="Arial"/>
            <w:szCs w:val="20"/>
          </w:rPr>
          <w:t>A4</w:t>
        </w:r>
        <w:r>
          <w:rPr>
            <w:rFonts w:cs="Arial" w:hint="eastAsia"/>
            <w:szCs w:val="20"/>
          </w:rPr>
          <w:t>用紙</w:t>
        </w:r>
        <w:r>
          <w:rPr>
            <w:rFonts w:cs="Arial"/>
            <w:szCs w:val="20"/>
          </w:rPr>
          <w:t>1</w:t>
        </w:r>
        <w:r>
          <w:rPr>
            <w:rFonts w:cs="Arial" w:hint="eastAsia"/>
            <w:szCs w:val="20"/>
          </w:rPr>
          <w:t>枚に印刷し、プレゼンテーション用ボードにマウントしたもの</w:t>
        </w:r>
      </w:ins>
      <w:ins w:id="894" w:author="i5" w:date="2013-07-01T19:47:00Z">
        <w:r>
          <w:rPr>
            <w:rFonts w:cs="Arial" w:hint="eastAsia"/>
            <w:szCs w:val="20"/>
            <w:lang w:eastAsia="ja-JP"/>
          </w:rPr>
          <w:t>。</w:t>
        </w:r>
      </w:ins>
      <w:ins w:id="895" w:author="i5" w:date="2013-07-01T17:48:00Z">
        <w:r>
          <w:rPr>
            <w:rFonts w:cs="Arial" w:hint="eastAsia"/>
            <w:szCs w:val="20"/>
          </w:rPr>
          <w:t>カラーチャートに使用したカラー</w:t>
        </w:r>
      </w:ins>
      <w:ins w:id="896" w:author="i5" w:date="2013-07-01T18:47:00Z">
        <w:r>
          <w:rPr>
            <w:rFonts w:ascii="ＭＳ 明朝" w:cs="ＭＳ 明朝" w:hint="eastAsia"/>
            <w:szCs w:val="20"/>
            <w:lang w:eastAsia="ja-JP"/>
          </w:rPr>
          <w:t>スオッチ</w:t>
        </w:r>
      </w:ins>
    </w:p>
    <w:p w:rsidR="00C41516" w:rsidRDefault="00C41516" w:rsidP="00CE6B36">
      <w:pPr>
        <w:rPr>
          <w:ins w:id="897" w:author="Kinder" w:date="2013-06-29T11:20:00Z"/>
          <w:rFonts w:cs="Arial"/>
          <w:b/>
          <w:bCs/>
          <w:sz w:val="28"/>
          <w:szCs w:val="28"/>
          <w:lang w:eastAsia="ja-JP"/>
        </w:rPr>
      </w:pPr>
    </w:p>
    <w:p w:rsidR="00C41516" w:rsidRDefault="00C41516">
      <w:pPr>
        <w:numPr>
          <w:ins w:id="898" w:author="i5" w:date="2013-07-01T17:48:00Z"/>
        </w:numPr>
        <w:spacing w:after="200" w:line="276" w:lineRule="auto"/>
        <w:rPr>
          <w:ins w:id="899" w:author="i5" w:date="2013-07-01T17:48:00Z"/>
          <w:rFonts w:cs="Arial"/>
          <w:b/>
          <w:bCs/>
          <w:sz w:val="28"/>
          <w:szCs w:val="28"/>
          <w:lang w:eastAsia="ja-JP"/>
        </w:rPr>
      </w:pPr>
    </w:p>
    <w:p w:rsidR="00C41516" w:rsidRDefault="00C41516">
      <w:pPr>
        <w:numPr>
          <w:ins w:id="900" w:author="i5" w:date="2013-07-01T17:48:00Z"/>
        </w:numPr>
        <w:spacing w:after="200" w:line="276" w:lineRule="auto"/>
        <w:rPr>
          <w:ins w:id="901" w:author="i5" w:date="2013-07-01T17:48:00Z"/>
          <w:rFonts w:cs="Arial"/>
          <w:b/>
          <w:bCs/>
          <w:sz w:val="28"/>
          <w:szCs w:val="28"/>
          <w:lang w:eastAsia="ja-JP"/>
        </w:rPr>
      </w:pPr>
    </w:p>
    <w:p w:rsidR="00C41516" w:rsidRDefault="00C41516">
      <w:pPr>
        <w:numPr>
          <w:ins w:id="902" w:author="i5" w:date="2013-07-01T17:48:00Z"/>
        </w:numPr>
        <w:spacing w:after="200" w:line="276" w:lineRule="auto"/>
        <w:rPr>
          <w:ins w:id="903" w:author="i5" w:date="2013-07-01T17:48:00Z"/>
          <w:rFonts w:cs="Arial"/>
          <w:b/>
          <w:bCs/>
          <w:sz w:val="28"/>
          <w:szCs w:val="28"/>
          <w:lang w:eastAsia="ja-JP"/>
        </w:rPr>
      </w:pPr>
    </w:p>
    <w:p w:rsidR="00C41516" w:rsidRDefault="00C41516">
      <w:pPr>
        <w:numPr>
          <w:ins w:id="904" w:author="i5" w:date="2013-07-01T17:48:00Z"/>
        </w:numPr>
        <w:spacing w:after="200" w:line="276" w:lineRule="auto"/>
        <w:rPr>
          <w:ins w:id="905" w:author="i5" w:date="2013-07-01T17:48:00Z"/>
          <w:rFonts w:cs="Arial"/>
          <w:b/>
          <w:bCs/>
          <w:sz w:val="28"/>
          <w:szCs w:val="28"/>
          <w:lang w:eastAsia="ja-JP"/>
        </w:rPr>
      </w:pPr>
    </w:p>
    <w:p w:rsidR="00C41516" w:rsidRDefault="00C41516">
      <w:pPr>
        <w:numPr>
          <w:ins w:id="906" w:author="i5" w:date="2013-07-01T17:48:00Z"/>
        </w:numPr>
        <w:spacing w:after="200" w:line="276" w:lineRule="auto"/>
        <w:rPr>
          <w:ins w:id="907" w:author="i5" w:date="2013-07-01T17:48:00Z"/>
          <w:rFonts w:cs="Arial"/>
          <w:b/>
          <w:bCs/>
          <w:sz w:val="28"/>
          <w:szCs w:val="28"/>
          <w:lang w:eastAsia="ja-JP"/>
        </w:rPr>
      </w:pPr>
    </w:p>
    <w:p w:rsidR="00C41516" w:rsidRDefault="00C41516">
      <w:pPr>
        <w:numPr>
          <w:ins w:id="908" w:author="i5" w:date="2013-07-01T17:48:00Z"/>
        </w:numPr>
        <w:spacing w:after="200" w:line="276" w:lineRule="auto"/>
        <w:rPr>
          <w:ins w:id="909" w:author="i5" w:date="2013-07-01T17:48:00Z"/>
          <w:rFonts w:cs="Arial"/>
          <w:b/>
          <w:bCs/>
          <w:sz w:val="28"/>
          <w:szCs w:val="28"/>
          <w:lang w:eastAsia="ja-JP"/>
        </w:rPr>
      </w:pPr>
    </w:p>
    <w:p w:rsidR="00C41516" w:rsidDel="00CD4A8D" w:rsidRDefault="00C41516">
      <w:pPr>
        <w:spacing w:after="200" w:line="276" w:lineRule="auto"/>
        <w:rPr>
          <w:ins w:id="910" w:author="Kinder" w:date="2013-06-29T15:08:00Z"/>
          <w:del w:id="911" w:author="i5" w:date="2013-07-01T17:49:00Z"/>
          <w:rFonts w:cs="Arial"/>
          <w:b/>
          <w:bCs/>
          <w:sz w:val="28"/>
          <w:szCs w:val="28"/>
          <w:lang w:eastAsia="ja-JP"/>
        </w:rPr>
      </w:pPr>
      <w:ins w:id="912" w:author="i5" w:date="2013-07-01T19:48:00Z">
        <w:r>
          <w:rPr>
            <w:rFonts w:cs="Arial"/>
            <w:b/>
            <w:bCs/>
            <w:sz w:val="28"/>
            <w:szCs w:val="28"/>
          </w:rPr>
          <w:br w:type="page"/>
        </w:r>
      </w:ins>
      <w:ins w:id="913" w:author="Kinder" w:date="2013-06-29T15:08:00Z">
        <w:del w:id="914" w:author="i5" w:date="2013-07-01T17:48:00Z">
          <w:r w:rsidDel="00CD4A8D">
            <w:rPr>
              <w:rFonts w:cs="Arial"/>
              <w:b/>
              <w:bCs/>
              <w:sz w:val="28"/>
              <w:szCs w:val="28"/>
            </w:rPr>
            <w:br w:type="page"/>
          </w:r>
        </w:del>
      </w:ins>
    </w:p>
    <w:p w:rsidR="00C41516" w:rsidRPr="00EA5133" w:rsidRDefault="00C41516" w:rsidP="00CD4A8D">
      <w:pPr>
        <w:spacing w:after="200" w:line="276" w:lineRule="auto"/>
      </w:pPr>
      <w:r w:rsidRPr="00C41516">
        <w:rPr>
          <w:rFonts w:cs="Arial"/>
          <w:b/>
          <w:bCs/>
          <w:sz w:val="28"/>
          <w:szCs w:val="28"/>
          <w:rPrChange w:id="915" w:author="Wolfgang J. Toechterle" w:date="2013-06-22T10:32:00Z">
            <w:rPr>
              <w:rFonts w:cs="Arial"/>
              <w:b/>
              <w:bCs/>
              <w:sz w:val="28"/>
              <w:szCs w:val="28"/>
              <w:lang w:val="en-US"/>
            </w:rPr>
          </w:rPrChange>
        </w:rPr>
        <w:t>Task 2: Letterhead and Business Card</w:t>
      </w:r>
      <w:r w:rsidRPr="00EA5133">
        <w:t xml:space="preserve"> </w:t>
      </w:r>
    </w:p>
    <w:p w:rsidR="00C41516" w:rsidRPr="00EA5133" w:rsidRDefault="00C41516" w:rsidP="00CE6B36"/>
    <w:p w:rsidR="00C41516" w:rsidRPr="00C41516" w:rsidRDefault="00C41516" w:rsidP="002254E8">
      <w:pPr>
        <w:rPr>
          <w:rPrChange w:id="916" w:author="Unknown">
            <w:rPr>
              <w:lang w:val="en-US"/>
            </w:rPr>
          </w:rPrChange>
        </w:rPr>
      </w:pPr>
      <w:r w:rsidRPr="00C41516">
        <w:rPr>
          <w:rPrChange w:id="917" w:author="Wolfgang J. Toechterle" w:date="2013-06-22T10:32:00Z">
            <w:rPr>
              <w:lang w:val="en-US"/>
            </w:rPr>
          </w:rPrChange>
        </w:rPr>
        <w:t xml:space="preserve">Required elements for both </w:t>
      </w:r>
      <w:r w:rsidRPr="00E76ED5">
        <w:t>–</w:t>
      </w:r>
      <w:r w:rsidRPr="00C41516">
        <w:rPr>
          <w:rPrChange w:id="918" w:author="Wolfgang J. Toechterle" w:date="2013-06-22T10:32:00Z">
            <w:rPr>
              <w:lang w:val="en-US"/>
            </w:rPr>
          </w:rPrChange>
        </w:rPr>
        <w:t xml:space="preserve"> letterhead and business card:</w:t>
      </w:r>
    </w:p>
    <w:p w:rsidR="00C41516" w:rsidRPr="00C41516" w:rsidRDefault="00C41516" w:rsidP="004C4B6F">
      <w:pPr>
        <w:widowControl w:val="0"/>
        <w:autoSpaceDE w:val="0"/>
        <w:autoSpaceDN w:val="0"/>
        <w:adjustRightInd w:val="0"/>
        <w:rPr>
          <w:rPrChange w:id="919" w:author="Unknown">
            <w:rPr>
              <w:lang w:val="en-US"/>
            </w:rPr>
          </w:rPrChange>
        </w:rPr>
      </w:pPr>
    </w:p>
    <w:p w:rsidR="00C41516" w:rsidRPr="00C41516" w:rsidRDefault="00C41516" w:rsidP="004C4B6F">
      <w:pPr>
        <w:widowControl w:val="0"/>
        <w:autoSpaceDE w:val="0"/>
        <w:autoSpaceDN w:val="0"/>
        <w:adjustRightInd w:val="0"/>
        <w:rPr>
          <w:rPrChange w:id="920" w:author="Unknown">
            <w:rPr>
              <w:lang w:val="en-US"/>
            </w:rPr>
          </w:rPrChange>
        </w:rPr>
      </w:pPr>
      <w:r w:rsidRPr="00C41516">
        <w:rPr>
          <w:rPrChange w:id="921" w:author="Wolfgang J. Toechterle" w:date="2013-06-22T10:32:00Z">
            <w:rPr>
              <w:lang w:val="en-US"/>
            </w:rPr>
          </w:rPrChange>
        </w:rPr>
        <w:t xml:space="preserve">Given text: </w:t>
      </w:r>
    </w:p>
    <w:p w:rsidR="00C41516" w:rsidRPr="00C41516" w:rsidRDefault="00C41516" w:rsidP="004C4B6F">
      <w:pPr>
        <w:widowControl w:val="0"/>
        <w:autoSpaceDE w:val="0"/>
        <w:autoSpaceDN w:val="0"/>
        <w:adjustRightInd w:val="0"/>
        <w:rPr>
          <w:rFonts w:ascii="Times New Roman" w:hAnsi="Times New Roman"/>
          <w:sz w:val="18"/>
          <w:szCs w:val="18"/>
          <w:rPrChange w:id="922" w:author="Unknown">
            <w:rPr>
              <w:rFonts w:ascii="Times New Roman" w:hAnsi="Times New Roman"/>
              <w:sz w:val="18"/>
              <w:szCs w:val="18"/>
              <w:lang w:val="en-US"/>
            </w:rPr>
          </w:rPrChange>
        </w:rPr>
      </w:pPr>
      <w:r w:rsidRPr="00C41516">
        <w:rPr>
          <w:rFonts w:ascii="Times New Roman" w:hAnsi="Times New Roman"/>
          <w:sz w:val="18"/>
          <w:szCs w:val="18"/>
          <w:rPrChange w:id="923" w:author="Wolfgang J. Toechterle" w:date="2013-06-22T10:32:00Z">
            <w:rPr>
              <w:rFonts w:ascii="Times New Roman" w:hAnsi="Times New Roman"/>
              <w:sz w:val="18"/>
              <w:szCs w:val="18"/>
              <w:lang w:val="en-US"/>
            </w:rPr>
          </w:rPrChange>
        </w:rPr>
        <w:t>Stiftung Werkstattmuseum fu</w:t>
      </w:r>
      <w:r w:rsidRPr="00E76ED5">
        <w:rPr>
          <w:rFonts w:ascii="Times New Roman" w:hAnsi="Times New Roman"/>
          <w:sz w:val="18"/>
          <w:szCs w:val="18"/>
        </w:rPr>
        <w:t>̈</w:t>
      </w:r>
      <w:r w:rsidRPr="00C41516">
        <w:rPr>
          <w:rFonts w:ascii="Times New Roman" w:hAnsi="Times New Roman"/>
          <w:sz w:val="18"/>
          <w:szCs w:val="18"/>
          <w:rPrChange w:id="924" w:author="Wolfgang J. Toechterle" w:date="2013-06-22T10:32:00Z">
            <w:rPr>
              <w:rFonts w:ascii="Times New Roman" w:hAnsi="Times New Roman"/>
              <w:sz w:val="18"/>
              <w:szCs w:val="18"/>
              <w:lang w:val="en-US"/>
            </w:rPr>
          </w:rPrChange>
        </w:rPr>
        <w:t>r Druckkunst</w:t>
      </w:r>
    </w:p>
    <w:p w:rsidR="00C41516" w:rsidRPr="00C41516" w:rsidRDefault="00C41516" w:rsidP="004C4B6F">
      <w:pPr>
        <w:widowControl w:val="0"/>
        <w:autoSpaceDE w:val="0"/>
        <w:autoSpaceDN w:val="0"/>
        <w:adjustRightInd w:val="0"/>
        <w:rPr>
          <w:rFonts w:ascii="Times New Roman" w:hAnsi="Times New Roman"/>
          <w:sz w:val="18"/>
          <w:szCs w:val="18"/>
          <w:rPrChange w:id="925" w:author="Unknown">
            <w:rPr>
              <w:rFonts w:ascii="Times New Roman" w:hAnsi="Times New Roman"/>
              <w:sz w:val="18"/>
              <w:szCs w:val="18"/>
              <w:lang w:val="en-US"/>
            </w:rPr>
          </w:rPrChange>
        </w:rPr>
      </w:pPr>
      <w:r w:rsidRPr="00C41516">
        <w:rPr>
          <w:rFonts w:ascii="Times New Roman" w:hAnsi="Times New Roman"/>
          <w:sz w:val="18"/>
          <w:szCs w:val="18"/>
          <w:rPrChange w:id="926" w:author="Wolfgang J. Toechterle" w:date="2013-06-22T10:32:00Z">
            <w:rPr>
              <w:rFonts w:ascii="Times New Roman" w:hAnsi="Times New Roman"/>
              <w:sz w:val="18"/>
              <w:szCs w:val="18"/>
              <w:lang w:val="en-US"/>
            </w:rPr>
          </w:rPrChange>
        </w:rPr>
        <w:t>Nonnenstraße 38</w:t>
      </w:r>
    </w:p>
    <w:p w:rsidR="00C41516" w:rsidRPr="00C41516" w:rsidRDefault="00C41516" w:rsidP="004C4B6F">
      <w:pPr>
        <w:widowControl w:val="0"/>
        <w:autoSpaceDE w:val="0"/>
        <w:autoSpaceDN w:val="0"/>
        <w:adjustRightInd w:val="0"/>
        <w:rPr>
          <w:rFonts w:ascii="Times New Roman" w:hAnsi="Times New Roman"/>
          <w:sz w:val="18"/>
          <w:szCs w:val="18"/>
          <w:rPrChange w:id="927" w:author="Unknown">
            <w:rPr>
              <w:rFonts w:ascii="Times New Roman" w:hAnsi="Times New Roman"/>
              <w:sz w:val="18"/>
              <w:szCs w:val="18"/>
              <w:lang w:val="en-US"/>
            </w:rPr>
          </w:rPrChange>
        </w:rPr>
      </w:pPr>
      <w:r w:rsidRPr="00C41516">
        <w:rPr>
          <w:rFonts w:ascii="Times New Roman" w:hAnsi="Times New Roman"/>
          <w:sz w:val="18"/>
          <w:szCs w:val="18"/>
          <w:rPrChange w:id="928" w:author="Wolfgang J. Toechterle" w:date="2013-06-22T10:32:00Z">
            <w:rPr>
              <w:rFonts w:ascii="Times New Roman" w:hAnsi="Times New Roman"/>
              <w:sz w:val="18"/>
              <w:szCs w:val="18"/>
              <w:lang w:val="en-US"/>
            </w:rPr>
          </w:rPrChange>
        </w:rPr>
        <w:t>D-04229 Leipzig</w:t>
      </w:r>
    </w:p>
    <w:p w:rsidR="00C41516" w:rsidRPr="00C41516" w:rsidRDefault="00C41516" w:rsidP="004C4B6F">
      <w:pPr>
        <w:widowControl w:val="0"/>
        <w:autoSpaceDE w:val="0"/>
        <w:autoSpaceDN w:val="0"/>
        <w:adjustRightInd w:val="0"/>
        <w:rPr>
          <w:rFonts w:ascii="Times New Roman" w:hAnsi="Times New Roman"/>
          <w:szCs w:val="20"/>
          <w:rPrChange w:id="929" w:author="Unknown">
            <w:rPr>
              <w:rFonts w:ascii="Times New Roman" w:hAnsi="Times New Roman"/>
              <w:szCs w:val="20"/>
              <w:lang w:val="en-US"/>
            </w:rPr>
          </w:rPrChange>
        </w:rPr>
      </w:pPr>
      <w:r w:rsidRPr="00C41516">
        <w:rPr>
          <w:rFonts w:ascii="Times New Roman" w:hAnsi="Times New Roman"/>
          <w:szCs w:val="20"/>
          <w:rPrChange w:id="930" w:author="Wolfgang J. Toechterle" w:date="2013-06-22T10:32:00Z">
            <w:rPr>
              <w:rFonts w:ascii="Times New Roman" w:hAnsi="Times New Roman"/>
              <w:szCs w:val="20"/>
              <w:lang w:val="en-US"/>
            </w:rPr>
          </w:rPrChange>
        </w:rPr>
        <w:t>Tel. +49 341 / 231 62-0</w:t>
      </w:r>
    </w:p>
    <w:p w:rsidR="00C41516" w:rsidRPr="00C41516" w:rsidRDefault="00C41516" w:rsidP="004C4B6F">
      <w:pPr>
        <w:widowControl w:val="0"/>
        <w:autoSpaceDE w:val="0"/>
        <w:autoSpaceDN w:val="0"/>
        <w:adjustRightInd w:val="0"/>
        <w:rPr>
          <w:rFonts w:ascii="Times New Roman" w:hAnsi="Times New Roman"/>
          <w:szCs w:val="20"/>
          <w:rPrChange w:id="931" w:author="Unknown">
            <w:rPr>
              <w:rFonts w:ascii="Times New Roman" w:hAnsi="Times New Roman"/>
              <w:szCs w:val="20"/>
              <w:lang w:val="en-US"/>
            </w:rPr>
          </w:rPrChange>
        </w:rPr>
      </w:pPr>
      <w:r w:rsidRPr="00C41516">
        <w:rPr>
          <w:rFonts w:ascii="Times New Roman" w:hAnsi="Times New Roman"/>
          <w:szCs w:val="20"/>
          <w:rPrChange w:id="932" w:author="Wolfgang J. Toechterle" w:date="2013-06-22T10:32:00Z">
            <w:rPr>
              <w:rFonts w:ascii="Times New Roman" w:hAnsi="Times New Roman"/>
              <w:szCs w:val="20"/>
              <w:lang w:val="en-US"/>
            </w:rPr>
          </w:rPrChange>
        </w:rPr>
        <w:t>Fax +49 341 / 231 62-10</w:t>
      </w:r>
    </w:p>
    <w:p w:rsidR="00C41516" w:rsidRPr="00C41516" w:rsidRDefault="00C41516" w:rsidP="004C4B6F">
      <w:pPr>
        <w:widowControl w:val="0"/>
        <w:autoSpaceDE w:val="0"/>
        <w:autoSpaceDN w:val="0"/>
        <w:adjustRightInd w:val="0"/>
        <w:rPr>
          <w:rFonts w:ascii="Times New Roman" w:hAnsi="Times New Roman"/>
          <w:szCs w:val="20"/>
          <w:rPrChange w:id="933" w:author="Unknown">
            <w:rPr>
              <w:rFonts w:ascii="Times New Roman" w:hAnsi="Times New Roman"/>
              <w:szCs w:val="20"/>
              <w:lang w:val="en-US"/>
            </w:rPr>
          </w:rPrChange>
        </w:rPr>
      </w:pPr>
      <w:r w:rsidRPr="00C41516">
        <w:rPr>
          <w:rFonts w:ascii="Times New Roman" w:hAnsi="Times New Roman"/>
          <w:szCs w:val="20"/>
          <w:rPrChange w:id="934" w:author="Wolfgang J. Toechterle" w:date="2013-06-22T10:32:00Z">
            <w:rPr>
              <w:rFonts w:ascii="Times New Roman" w:hAnsi="Times New Roman"/>
              <w:szCs w:val="20"/>
              <w:lang w:val="en-US"/>
            </w:rPr>
          </w:rPrChange>
        </w:rPr>
        <w:t>info@druckkunst-museum.de</w:t>
      </w:r>
    </w:p>
    <w:p w:rsidR="00C41516" w:rsidRPr="00C41516" w:rsidRDefault="00C41516" w:rsidP="00A57DC6">
      <w:pPr>
        <w:widowControl w:val="0"/>
        <w:autoSpaceDE w:val="0"/>
        <w:autoSpaceDN w:val="0"/>
        <w:adjustRightInd w:val="0"/>
        <w:rPr>
          <w:rPrChange w:id="935" w:author="Unknown">
            <w:rPr>
              <w:lang w:val="en-US"/>
            </w:rPr>
          </w:rPrChange>
        </w:rPr>
      </w:pPr>
      <w:r w:rsidRPr="00C41516">
        <w:rPr>
          <w:rFonts w:ascii="Times New Roman" w:hAnsi="Times New Roman"/>
          <w:sz w:val="18"/>
          <w:szCs w:val="18"/>
          <w:rPrChange w:id="936" w:author="Wolfgang J. Toechterle" w:date="2013-06-22T10:32:00Z">
            <w:rPr>
              <w:rFonts w:ascii="Times New Roman" w:hAnsi="Times New Roman"/>
              <w:sz w:val="18"/>
              <w:szCs w:val="18"/>
              <w:lang w:val="en-US"/>
            </w:rPr>
          </w:rPrChange>
        </w:rPr>
        <w:t>www.druckkunst-museum.de</w:t>
      </w:r>
    </w:p>
    <w:p w:rsidR="00C41516" w:rsidRPr="00C41516" w:rsidRDefault="00C41516" w:rsidP="002254E8">
      <w:pPr>
        <w:rPr>
          <w:rFonts w:ascii="Times New Roman" w:hAnsi="Times New Roman"/>
          <w:szCs w:val="20"/>
          <w:rPrChange w:id="937" w:author="Unknown">
            <w:rPr>
              <w:rFonts w:ascii="Times New Roman" w:hAnsi="Times New Roman"/>
              <w:szCs w:val="20"/>
              <w:lang w:val="en-US"/>
            </w:rPr>
          </w:rPrChange>
        </w:rPr>
      </w:pPr>
    </w:p>
    <w:p w:rsidR="00C41516" w:rsidRPr="00C41516" w:rsidRDefault="00C41516" w:rsidP="002254E8">
      <w:pPr>
        <w:rPr>
          <w:rPrChange w:id="938" w:author="Unknown">
            <w:rPr>
              <w:lang w:val="en-US"/>
            </w:rPr>
          </w:rPrChange>
        </w:rPr>
      </w:pPr>
      <w:r w:rsidRPr="00C41516">
        <w:rPr>
          <w:rPrChange w:id="939" w:author="Wolfgang J. Toechterle" w:date="2013-06-22T10:32:00Z">
            <w:rPr>
              <w:lang w:val="en-US"/>
            </w:rPr>
          </w:rPrChange>
        </w:rPr>
        <w:t>Logo</w:t>
      </w:r>
      <w:ins w:id="940" w:author="Wolfgang J. Toechterle" w:date="2013-06-22T11:21:00Z">
        <w:r>
          <w:t>:</w:t>
        </w:r>
      </w:ins>
      <w:r w:rsidRPr="00C41516">
        <w:rPr>
          <w:rPrChange w:id="941" w:author="Wolfgang J. Toechterle" w:date="2013-06-22T10:32:00Z">
            <w:rPr>
              <w:lang w:val="en-US"/>
            </w:rPr>
          </w:rPrChange>
        </w:rPr>
        <w:t xml:space="preserve"> </w:t>
      </w:r>
      <w:del w:id="942" w:author="Wolfgang J. Toechterle" w:date="2013-06-22T11:21:00Z">
        <w:r w:rsidRPr="00C41516">
          <w:rPr>
            <w:rPrChange w:id="943" w:author="Wolfgang J. Toechterle" w:date="2013-06-22T10:32:00Z">
              <w:rPr>
                <w:lang w:val="en-US"/>
              </w:rPr>
            </w:rPrChange>
          </w:rPr>
          <w:delText>as required</w:delText>
        </w:r>
      </w:del>
      <w:ins w:id="944" w:author="Wolfgang J. Toechterle" w:date="2013-06-22T11:21:00Z">
        <w:r>
          <w:t xml:space="preserve"> German version</w:t>
        </w:r>
      </w:ins>
      <w:ins w:id="945" w:author="Kinder" w:date="2013-06-29T11:30:00Z">
        <w:r>
          <w:t xml:space="preserve"> only</w:t>
        </w:r>
      </w:ins>
      <w:del w:id="946" w:author="Wolfgang J. Toechterle" w:date="2013-06-22T11:25:00Z">
        <w:r w:rsidRPr="00C41516">
          <w:rPr>
            <w:rPrChange w:id="947" w:author="Wolfgang J. Toechterle" w:date="2013-06-22T10:32:00Z">
              <w:rPr>
                <w:lang w:val="en-US"/>
              </w:rPr>
            </w:rPrChange>
          </w:rPr>
          <w:delText xml:space="preserve"> </w:delText>
        </w:r>
      </w:del>
    </w:p>
    <w:p w:rsidR="00C41516" w:rsidRPr="00C41516" w:rsidRDefault="00C41516" w:rsidP="002254E8">
      <w:pPr>
        <w:rPr>
          <w:rPrChange w:id="948" w:author="Unknown">
            <w:rPr>
              <w:lang w:val="en-US"/>
            </w:rPr>
          </w:rPrChange>
        </w:rPr>
      </w:pPr>
    </w:p>
    <w:p w:rsidR="00C41516" w:rsidRPr="00C41516" w:rsidRDefault="00C41516" w:rsidP="002254E8">
      <w:pPr>
        <w:rPr>
          <w:rPrChange w:id="949" w:author="Unknown">
            <w:rPr>
              <w:lang w:val="en-US"/>
            </w:rPr>
          </w:rPrChange>
        </w:rPr>
      </w:pPr>
      <w:r w:rsidRPr="00C41516">
        <w:rPr>
          <w:rPrChange w:id="950" w:author="Wolfgang J. Toechterle" w:date="2013-06-22T10:32:00Z">
            <w:rPr>
              <w:lang w:val="en-US"/>
            </w:rPr>
          </w:rPrChange>
        </w:rPr>
        <w:t xml:space="preserve">Font: The museum owns the font family Kristall Grotesk. This font family must be used for the entire “given text” on the letterhead and business card. </w:t>
      </w:r>
    </w:p>
    <w:p w:rsidR="00C41516" w:rsidRDefault="00C41516" w:rsidP="002254E8">
      <w:pPr>
        <w:rPr>
          <w:ins w:id="951" w:author="Wolfgang J. Toechterle" w:date="2013-06-22T10:54:00Z"/>
        </w:rPr>
      </w:pPr>
    </w:p>
    <w:p w:rsidR="00C41516" w:rsidRPr="00C41516" w:rsidDel="00263883" w:rsidRDefault="00C41516" w:rsidP="002254E8">
      <w:pPr>
        <w:rPr>
          <w:del w:id="952" w:author="Wolfgang J. Toechterle" w:date="2013-06-22T10:54:00Z"/>
          <w:rPrChange w:id="953" w:author="Unknown">
            <w:rPr>
              <w:del w:id="954" w:author="Wolfgang J. Toechterle" w:date="2013-06-22T10:54:00Z"/>
              <w:lang w:val="en-US"/>
            </w:rPr>
          </w:rPrChange>
        </w:rPr>
      </w:pPr>
      <w:del w:id="955" w:author="Wolfgang J. Toechterle" w:date="2013-06-22T10:54:00Z">
        <w:r w:rsidRPr="00EA5133" w:rsidDel="00263883">
          <w:fldChar w:fldCharType="begin"/>
        </w:r>
        <w:r w:rsidRPr="00EA5133" w:rsidDel="00263883">
          <w:delInstrText xml:space="preserve"> HYPERLINK "http://www.fonts4ever.com/search_result.php?f_item_name=kristal&amp;x=0&amp;y=0" \l "familyName" </w:delInstrText>
        </w:r>
      </w:del>
      <w:del w:id="956" w:author="Wolfgang J. Toechterle" w:date="2013-06-22T10:54:00Z">
        <w:r w:rsidRPr="00EA5133" w:rsidDel="00263883">
          <w:fldChar w:fldCharType="separate"/>
        </w:r>
        <w:r w:rsidRPr="00C41516">
          <w:rPr>
            <w:rStyle w:val="Hyperlink"/>
            <w:rPrChange w:id="957" w:author="Wolfgang J. Toechterle" w:date="2013-06-22T10:32:00Z">
              <w:rPr>
                <w:rStyle w:val="Hyperlink"/>
                <w:lang w:val="en-US"/>
              </w:rPr>
            </w:rPrChange>
          </w:rPr>
          <w:delText>http://www.fonts4ever.com/search_result ... familyName</w:delText>
        </w:r>
        <w:r w:rsidRPr="00EA5133" w:rsidDel="00263883">
          <w:fldChar w:fldCharType="end"/>
        </w:r>
      </w:del>
    </w:p>
    <w:p w:rsidR="00C41516" w:rsidRPr="00C41516" w:rsidDel="00263883" w:rsidRDefault="00C41516" w:rsidP="002254E8">
      <w:pPr>
        <w:rPr>
          <w:del w:id="958" w:author="Wolfgang J. Toechterle" w:date="2013-06-22T10:54:00Z"/>
          <w:rPrChange w:id="959" w:author="Unknown">
            <w:rPr>
              <w:del w:id="960" w:author="Wolfgang J. Toechterle" w:date="2013-06-22T10:54:00Z"/>
              <w:lang w:val="en-US"/>
            </w:rPr>
          </w:rPrChange>
        </w:rPr>
      </w:pPr>
      <w:del w:id="961" w:author="Wolfgang J. Toechterle" w:date="2013-06-22T10:54:00Z">
        <w:r w:rsidRPr="00EA5133" w:rsidDel="00263883">
          <w:fldChar w:fldCharType="begin"/>
        </w:r>
        <w:r w:rsidRPr="00EA5133" w:rsidDel="00263883">
          <w:delInstrText xml:space="preserve"> HYPERLINK "http://www.druckkunst-museum.de/kristall-grotesk.html" </w:delInstrText>
        </w:r>
      </w:del>
      <w:del w:id="962" w:author="Wolfgang J. Toechterle" w:date="2013-06-22T10:54:00Z">
        <w:r w:rsidRPr="00EA5133" w:rsidDel="00263883">
          <w:fldChar w:fldCharType="separate"/>
        </w:r>
        <w:r w:rsidRPr="00C41516">
          <w:rPr>
            <w:rStyle w:val="Hyperlink"/>
            <w:rPrChange w:id="963" w:author="Wolfgang J. Toechterle" w:date="2013-06-22T10:32:00Z">
              <w:rPr>
                <w:rStyle w:val="Hyperlink"/>
                <w:lang w:val="en-US"/>
              </w:rPr>
            </w:rPrChange>
          </w:rPr>
          <w:delText>http://www.druckkunst-museum.de/kristall-grotesk.html</w:delText>
        </w:r>
        <w:r w:rsidRPr="00EA5133" w:rsidDel="00263883">
          <w:fldChar w:fldCharType="end"/>
        </w:r>
      </w:del>
    </w:p>
    <w:p w:rsidR="00C41516" w:rsidRPr="00C41516" w:rsidRDefault="00C41516" w:rsidP="002254E8">
      <w:pPr>
        <w:rPr>
          <w:rPrChange w:id="964" w:author="Unknown">
            <w:rPr>
              <w:lang w:val="en-US"/>
            </w:rPr>
          </w:rPrChange>
        </w:rPr>
      </w:pPr>
    </w:p>
    <w:p w:rsidR="00C41516" w:rsidRDefault="00C41516" w:rsidP="00CD4A8D">
      <w:pPr>
        <w:numPr>
          <w:ins w:id="965" w:author="i5" w:date="2013-07-01T17:49:00Z"/>
        </w:numPr>
        <w:autoSpaceDE w:val="0"/>
        <w:autoSpaceDN w:val="0"/>
        <w:adjustRightInd w:val="0"/>
        <w:rPr>
          <w:ins w:id="966" w:author="i5" w:date="2013-07-01T17:49:00Z"/>
          <w:rFonts w:ascii="ＭＳ Ｐゴシック" w:eastAsia="ＭＳ Ｐゴシック" w:cs="ＭＳ Ｐゴシック"/>
          <w:b/>
          <w:bCs/>
          <w:sz w:val="28"/>
          <w:szCs w:val="28"/>
        </w:rPr>
      </w:pPr>
      <w:ins w:id="967" w:author="i5" w:date="2013-07-01T17:49:00Z">
        <w:r>
          <w:rPr>
            <w:rFonts w:ascii="ＭＳ Ｐゴシック" w:eastAsia="ＭＳ Ｐゴシック" w:cs="ＭＳ Ｐゴシック" w:hint="eastAsia"/>
            <w:b/>
            <w:bCs/>
            <w:sz w:val="28"/>
            <w:szCs w:val="28"/>
          </w:rPr>
          <w:t>タスク</w:t>
        </w:r>
        <w:r>
          <w:rPr>
            <w:rFonts w:ascii="ＭＳ Ｐゴシック" w:eastAsia="ＭＳ Ｐゴシック" w:cs="ＭＳ Ｐゴシック"/>
            <w:b/>
            <w:bCs/>
            <w:sz w:val="28"/>
            <w:szCs w:val="28"/>
          </w:rPr>
          <w:t>2</w:t>
        </w:r>
        <w:r>
          <w:rPr>
            <w:rFonts w:ascii="ＭＳ Ｐゴシック" w:eastAsia="ＭＳ Ｐゴシック" w:cs="ＭＳ Ｐゴシック" w:hint="eastAsia"/>
            <w:b/>
            <w:bCs/>
            <w:sz w:val="28"/>
            <w:szCs w:val="28"/>
          </w:rPr>
          <w:t>：レターヘッドと名刺</w:t>
        </w:r>
      </w:ins>
    </w:p>
    <w:p w:rsidR="00C41516" w:rsidRDefault="00C41516" w:rsidP="00CD4A8D">
      <w:pPr>
        <w:numPr>
          <w:ins w:id="968" w:author="i5" w:date="2013-07-01T17:49:00Z"/>
        </w:numPr>
        <w:autoSpaceDE w:val="0"/>
        <w:autoSpaceDN w:val="0"/>
        <w:adjustRightInd w:val="0"/>
        <w:rPr>
          <w:ins w:id="969" w:author="i5" w:date="2013-07-01T17:49:00Z"/>
          <w:rFonts w:eastAsia="ＭＳ Ｐゴシック" w:cs="Arial"/>
          <w:szCs w:val="20"/>
        </w:rPr>
      </w:pPr>
    </w:p>
    <w:p w:rsidR="00C41516" w:rsidRDefault="00C41516" w:rsidP="00CD4A8D">
      <w:pPr>
        <w:numPr>
          <w:ins w:id="970" w:author="i5" w:date="2013-07-01T17:49:00Z"/>
        </w:numPr>
        <w:autoSpaceDE w:val="0"/>
        <w:autoSpaceDN w:val="0"/>
        <w:adjustRightInd w:val="0"/>
        <w:rPr>
          <w:ins w:id="971" w:author="i5" w:date="2013-07-01T17:49:00Z"/>
          <w:rFonts w:cs="Arial"/>
          <w:szCs w:val="20"/>
        </w:rPr>
      </w:pPr>
      <w:ins w:id="972" w:author="i5" w:date="2013-07-01T17:49:00Z">
        <w:r>
          <w:rPr>
            <w:rFonts w:ascii="ＭＳ 明朝" w:cs="ＭＳ 明朝" w:hint="eastAsia"/>
            <w:szCs w:val="20"/>
          </w:rPr>
          <w:t>レターヘッドと名刺の両方に要求されているエレメント</w:t>
        </w:r>
      </w:ins>
    </w:p>
    <w:p w:rsidR="00C41516" w:rsidRDefault="00C41516" w:rsidP="00CD4A8D">
      <w:pPr>
        <w:numPr>
          <w:ins w:id="973" w:author="i5" w:date="2013-07-01T17:49:00Z"/>
        </w:numPr>
        <w:autoSpaceDE w:val="0"/>
        <w:autoSpaceDN w:val="0"/>
        <w:adjustRightInd w:val="0"/>
        <w:rPr>
          <w:ins w:id="974" w:author="i5" w:date="2013-07-01T17:49:00Z"/>
          <w:rFonts w:cs="Arial"/>
          <w:szCs w:val="20"/>
        </w:rPr>
      </w:pPr>
    </w:p>
    <w:p w:rsidR="00C41516" w:rsidRDefault="00C41516" w:rsidP="00CD4A8D">
      <w:pPr>
        <w:numPr>
          <w:ins w:id="975" w:author="i5" w:date="2013-07-01T17:49:00Z"/>
        </w:numPr>
        <w:autoSpaceDE w:val="0"/>
        <w:autoSpaceDN w:val="0"/>
        <w:adjustRightInd w:val="0"/>
        <w:rPr>
          <w:ins w:id="976" w:author="i5" w:date="2013-07-01T17:49:00Z"/>
          <w:rFonts w:cs="Arial"/>
          <w:szCs w:val="20"/>
        </w:rPr>
      </w:pPr>
      <w:ins w:id="977" w:author="i5" w:date="2013-07-01T17:49:00Z">
        <w:r>
          <w:rPr>
            <w:rFonts w:ascii="ＭＳ 明朝" w:cs="ＭＳ 明朝" w:hint="eastAsia"/>
            <w:szCs w:val="20"/>
          </w:rPr>
          <w:t>与えられたテキスト</w:t>
        </w:r>
        <w:r>
          <w:rPr>
            <w:rFonts w:cs="Arial"/>
            <w:szCs w:val="20"/>
          </w:rPr>
          <w:t>:</w:t>
        </w:r>
      </w:ins>
    </w:p>
    <w:p w:rsidR="00C41516" w:rsidRDefault="00C41516" w:rsidP="00CD4A8D">
      <w:pPr>
        <w:numPr>
          <w:ins w:id="978" w:author="i5" w:date="2013-07-01T17:49:00Z"/>
        </w:numPr>
        <w:autoSpaceDE w:val="0"/>
        <w:autoSpaceDN w:val="0"/>
        <w:adjustRightInd w:val="0"/>
        <w:rPr>
          <w:ins w:id="979" w:author="i5" w:date="2013-07-01T17:49:00Z"/>
          <w:rFonts w:ascii="Times New Roman" w:hAnsi="Times New Roman"/>
          <w:sz w:val="18"/>
          <w:szCs w:val="18"/>
        </w:rPr>
      </w:pPr>
      <w:ins w:id="980" w:author="i5" w:date="2013-07-01T17:49:00Z">
        <w:r>
          <w:rPr>
            <w:rFonts w:ascii="Times New Roman" w:hAnsi="Times New Roman"/>
            <w:sz w:val="18"/>
            <w:szCs w:val="18"/>
          </w:rPr>
          <w:t>Stiftung Werkstattmuseum für Druckkunst</w:t>
        </w:r>
      </w:ins>
    </w:p>
    <w:p w:rsidR="00C41516" w:rsidRDefault="00C41516" w:rsidP="00CD4A8D">
      <w:pPr>
        <w:numPr>
          <w:ins w:id="981" w:author="i5" w:date="2013-07-01T17:49:00Z"/>
        </w:numPr>
        <w:autoSpaceDE w:val="0"/>
        <w:autoSpaceDN w:val="0"/>
        <w:adjustRightInd w:val="0"/>
        <w:rPr>
          <w:ins w:id="982" w:author="i5" w:date="2013-07-01T17:49:00Z"/>
          <w:rFonts w:ascii="Times New Roman" w:hAnsi="Times New Roman"/>
          <w:sz w:val="18"/>
          <w:szCs w:val="18"/>
        </w:rPr>
      </w:pPr>
      <w:ins w:id="983" w:author="i5" w:date="2013-07-01T17:49:00Z">
        <w:r>
          <w:rPr>
            <w:rFonts w:ascii="Times New Roman" w:hAnsi="Times New Roman"/>
            <w:sz w:val="18"/>
            <w:szCs w:val="18"/>
          </w:rPr>
          <w:t>Nonnenstra</w:t>
        </w:r>
        <w:r>
          <w:rPr>
            <w:rFonts w:ascii="ＭＳ 明朝" w:hAnsi="Times New Roman" w:cs="ＭＳ 明朝"/>
            <w:sz w:val="18"/>
            <w:szCs w:val="18"/>
          </w:rPr>
          <w:t>ß</w:t>
        </w:r>
        <w:r>
          <w:rPr>
            <w:rFonts w:ascii="Times New Roman" w:hAnsi="Times New Roman"/>
            <w:sz w:val="18"/>
            <w:szCs w:val="18"/>
          </w:rPr>
          <w:t>e 38</w:t>
        </w:r>
      </w:ins>
    </w:p>
    <w:p w:rsidR="00C41516" w:rsidRDefault="00C41516" w:rsidP="00CD4A8D">
      <w:pPr>
        <w:numPr>
          <w:ins w:id="984" w:author="i5" w:date="2013-07-01T17:49:00Z"/>
        </w:numPr>
        <w:autoSpaceDE w:val="0"/>
        <w:autoSpaceDN w:val="0"/>
        <w:adjustRightInd w:val="0"/>
        <w:rPr>
          <w:ins w:id="985" w:author="i5" w:date="2013-07-01T17:49:00Z"/>
          <w:rFonts w:ascii="Times New Roman" w:hAnsi="Times New Roman"/>
          <w:sz w:val="18"/>
          <w:szCs w:val="18"/>
        </w:rPr>
      </w:pPr>
      <w:ins w:id="986" w:author="i5" w:date="2013-07-01T17:49:00Z">
        <w:r>
          <w:rPr>
            <w:rFonts w:ascii="Times New Roman" w:hAnsi="Times New Roman"/>
            <w:sz w:val="18"/>
            <w:szCs w:val="18"/>
          </w:rPr>
          <w:t>D-04229 Leipzig</w:t>
        </w:r>
      </w:ins>
    </w:p>
    <w:p w:rsidR="00C41516" w:rsidRDefault="00C41516" w:rsidP="00CD4A8D">
      <w:pPr>
        <w:numPr>
          <w:ins w:id="987" w:author="i5" w:date="2013-07-01T17:49:00Z"/>
        </w:numPr>
        <w:autoSpaceDE w:val="0"/>
        <w:autoSpaceDN w:val="0"/>
        <w:adjustRightInd w:val="0"/>
        <w:rPr>
          <w:ins w:id="988" w:author="i5" w:date="2013-07-01T17:49:00Z"/>
          <w:rFonts w:ascii="Times New Roman" w:hAnsi="Times New Roman"/>
          <w:szCs w:val="20"/>
        </w:rPr>
      </w:pPr>
      <w:ins w:id="989" w:author="i5" w:date="2013-07-01T17:49:00Z">
        <w:r>
          <w:rPr>
            <w:rFonts w:ascii="Times New Roman" w:hAnsi="Times New Roman"/>
            <w:szCs w:val="20"/>
          </w:rPr>
          <w:t>Tel. +49 341 / 231 62-0</w:t>
        </w:r>
      </w:ins>
    </w:p>
    <w:p w:rsidR="00C41516" w:rsidRDefault="00C41516" w:rsidP="00CD4A8D">
      <w:pPr>
        <w:numPr>
          <w:ins w:id="990" w:author="i5" w:date="2013-07-01T17:49:00Z"/>
        </w:numPr>
        <w:autoSpaceDE w:val="0"/>
        <w:autoSpaceDN w:val="0"/>
        <w:adjustRightInd w:val="0"/>
        <w:rPr>
          <w:ins w:id="991" w:author="i5" w:date="2013-07-01T17:49:00Z"/>
          <w:rFonts w:ascii="Times New Roman" w:hAnsi="Times New Roman"/>
          <w:szCs w:val="20"/>
        </w:rPr>
      </w:pPr>
      <w:ins w:id="992" w:author="i5" w:date="2013-07-01T17:49:00Z">
        <w:r>
          <w:rPr>
            <w:rFonts w:ascii="Times New Roman" w:hAnsi="Times New Roman"/>
            <w:szCs w:val="20"/>
          </w:rPr>
          <w:t>Fax +49 341 / 231 62-10</w:t>
        </w:r>
      </w:ins>
    </w:p>
    <w:p w:rsidR="00C41516" w:rsidRDefault="00C41516" w:rsidP="00CD4A8D">
      <w:pPr>
        <w:numPr>
          <w:ins w:id="993" w:author="i5" w:date="2013-07-01T17:49:00Z"/>
        </w:numPr>
        <w:autoSpaceDE w:val="0"/>
        <w:autoSpaceDN w:val="0"/>
        <w:adjustRightInd w:val="0"/>
        <w:rPr>
          <w:ins w:id="994" w:author="i5" w:date="2013-07-01T17:49:00Z"/>
          <w:rFonts w:ascii="Times New Roman" w:hAnsi="Times New Roman"/>
          <w:szCs w:val="20"/>
        </w:rPr>
      </w:pPr>
      <w:ins w:id="995" w:author="i5" w:date="2013-07-01T17:49:00Z">
        <w:r>
          <w:rPr>
            <w:rFonts w:ascii="Times New Roman" w:hAnsi="Times New Roman"/>
            <w:szCs w:val="20"/>
          </w:rPr>
          <w:t>info@druckkunst-museum.de</w:t>
        </w:r>
      </w:ins>
    </w:p>
    <w:p w:rsidR="00C41516" w:rsidRDefault="00C41516" w:rsidP="00CD4A8D">
      <w:pPr>
        <w:numPr>
          <w:ins w:id="996" w:author="i5" w:date="2013-07-01T17:49:00Z"/>
        </w:numPr>
        <w:autoSpaceDE w:val="0"/>
        <w:autoSpaceDN w:val="0"/>
        <w:adjustRightInd w:val="0"/>
        <w:rPr>
          <w:ins w:id="997" w:author="i5" w:date="2013-07-01T17:49:00Z"/>
          <w:rFonts w:cs="Arial"/>
          <w:szCs w:val="20"/>
        </w:rPr>
      </w:pPr>
      <w:ins w:id="998" w:author="i5" w:date="2013-07-01T17:49:00Z">
        <w:r>
          <w:rPr>
            <w:rFonts w:ascii="Times New Roman" w:hAnsi="Times New Roman"/>
            <w:sz w:val="18"/>
            <w:szCs w:val="18"/>
          </w:rPr>
          <w:fldChar w:fldCharType="begin"/>
        </w:r>
        <w:r>
          <w:rPr>
            <w:rFonts w:ascii="Times New Roman" w:hAnsi="Times New Roman"/>
            <w:sz w:val="18"/>
            <w:szCs w:val="18"/>
          </w:rPr>
          <w:instrText>HYPERLINK "www.druckkunst-museum.de"</w:instrText>
        </w:r>
      </w:ins>
      <w:r w:rsidRPr="00D973F1">
        <w:rPr>
          <w:rFonts w:ascii="Times New Roman" w:hAnsi="Times New Roman"/>
          <w:sz w:val="18"/>
          <w:szCs w:val="18"/>
        </w:rPr>
      </w:r>
      <w:ins w:id="999" w:author="i5" w:date="2013-07-01T17:49:00Z">
        <w:r>
          <w:rPr>
            <w:rFonts w:ascii="Times New Roman" w:hAnsi="Times New Roman"/>
            <w:sz w:val="18"/>
            <w:szCs w:val="18"/>
          </w:rPr>
          <w:fldChar w:fldCharType="separate"/>
        </w:r>
        <w:r>
          <w:rPr>
            <w:rFonts w:ascii="Times New Roman" w:hAnsi="Times New Roman"/>
            <w:color w:val="0000FF"/>
            <w:sz w:val="18"/>
            <w:szCs w:val="18"/>
            <w:u w:val="single"/>
          </w:rPr>
          <w:t>www.druckkunst-museum.de</w:t>
        </w:r>
        <w:r>
          <w:rPr>
            <w:rFonts w:ascii="Times New Roman" w:hAnsi="Times New Roman"/>
            <w:sz w:val="18"/>
            <w:szCs w:val="18"/>
          </w:rPr>
          <w:fldChar w:fldCharType="end"/>
        </w:r>
      </w:ins>
    </w:p>
    <w:p w:rsidR="00C41516" w:rsidRDefault="00C41516" w:rsidP="00CD4A8D">
      <w:pPr>
        <w:numPr>
          <w:ins w:id="1000" w:author="i5" w:date="2013-07-01T17:49:00Z"/>
        </w:numPr>
        <w:autoSpaceDE w:val="0"/>
        <w:autoSpaceDN w:val="0"/>
        <w:adjustRightInd w:val="0"/>
        <w:rPr>
          <w:ins w:id="1001" w:author="i5" w:date="2013-07-01T17:49:00Z"/>
          <w:rFonts w:ascii="Times New Roman" w:hAnsi="Times New Roman"/>
          <w:szCs w:val="20"/>
        </w:rPr>
      </w:pPr>
    </w:p>
    <w:p w:rsidR="00C41516" w:rsidRDefault="00C41516" w:rsidP="00CD4A8D">
      <w:pPr>
        <w:numPr>
          <w:ins w:id="1002" w:author="i5" w:date="2013-07-01T17:49:00Z"/>
        </w:numPr>
        <w:autoSpaceDE w:val="0"/>
        <w:autoSpaceDN w:val="0"/>
        <w:adjustRightInd w:val="0"/>
        <w:rPr>
          <w:ins w:id="1003" w:author="i5" w:date="2013-07-01T17:49:00Z"/>
          <w:rFonts w:cs="Arial"/>
          <w:szCs w:val="20"/>
        </w:rPr>
      </w:pPr>
      <w:ins w:id="1004" w:author="i5" w:date="2013-07-01T17:49:00Z">
        <w:r>
          <w:rPr>
            <w:rFonts w:ascii="ＭＳ 明朝" w:hAnsi="Times New Roman" w:cs="ＭＳ 明朝" w:hint="eastAsia"/>
            <w:szCs w:val="20"/>
          </w:rPr>
          <w:t>ロゴ</w:t>
        </w:r>
        <w:r>
          <w:rPr>
            <w:rFonts w:cs="Arial"/>
            <w:szCs w:val="20"/>
          </w:rPr>
          <w:t>:</w:t>
        </w:r>
        <w:r>
          <w:rPr>
            <w:rFonts w:ascii="ＭＳ 明朝" w:cs="ＭＳ 明朝" w:hint="eastAsia"/>
            <w:szCs w:val="20"/>
            <w:lang w:val="ja-JP"/>
          </w:rPr>
          <w:t>ドイツ語バージョンのみ</w:t>
        </w:r>
      </w:ins>
    </w:p>
    <w:p w:rsidR="00C41516" w:rsidRDefault="00C41516" w:rsidP="00CD4A8D">
      <w:pPr>
        <w:numPr>
          <w:ins w:id="1005" w:author="i5" w:date="2013-07-01T17:49:00Z"/>
        </w:numPr>
        <w:autoSpaceDE w:val="0"/>
        <w:autoSpaceDN w:val="0"/>
        <w:adjustRightInd w:val="0"/>
        <w:rPr>
          <w:ins w:id="1006" w:author="i5" w:date="2013-07-01T17:49:00Z"/>
          <w:rFonts w:cs="Arial"/>
          <w:szCs w:val="20"/>
        </w:rPr>
      </w:pPr>
    </w:p>
    <w:p w:rsidR="00C41516" w:rsidRDefault="00C41516" w:rsidP="00CD4A8D">
      <w:pPr>
        <w:numPr>
          <w:ins w:id="1007" w:author="i5" w:date="2013-07-01T17:49:00Z"/>
        </w:numPr>
        <w:autoSpaceDE w:val="0"/>
        <w:autoSpaceDN w:val="0"/>
        <w:adjustRightInd w:val="0"/>
        <w:rPr>
          <w:ins w:id="1008" w:author="i5" w:date="2013-07-01T17:49:00Z"/>
          <w:rFonts w:cs="Arial"/>
          <w:szCs w:val="20"/>
        </w:rPr>
      </w:pPr>
      <w:ins w:id="1009" w:author="i5" w:date="2013-07-01T17:49:00Z">
        <w:r>
          <w:rPr>
            <w:rFonts w:ascii="ＭＳ 明朝" w:cs="ＭＳ 明朝" w:hint="eastAsia"/>
            <w:szCs w:val="20"/>
          </w:rPr>
          <w:t>フォント</w:t>
        </w:r>
        <w:r>
          <w:rPr>
            <w:rFonts w:cs="Arial"/>
            <w:szCs w:val="20"/>
          </w:rPr>
          <w:t>:</w:t>
        </w:r>
        <w:r>
          <w:rPr>
            <w:rFonts w:ascii="ＭＳ 明朝" w:cs="ＭＳ 明朝" w:hint="eastAsia"/>
            <w:szCs w:val="20"/>
            <w:lang w:val="ja-JP"/>
          </w:rPr>
          <w:t>博物館は</w:t>
        </w:r>
        <w:r>
          <w:rPr>
            <w:rFonts w:cs="Arial"/>
            <w:szCs w:val="20"/>
          </w:rPr>
          <w:t>Kristall Grotesk</w:t>
        </w:r>
      </w:ins>
      <w:ins w:id="1010" w:author="i5" w:date="2013-07-01T18:48:00Z">
        <w:r>
          <w:rPr>
            <w:rFonts w:cs="Arial" w:hint="eastAsia"/>
            <w:szCs w:val="20"/>
            <w:lang w:eastAsia="ja-JP"/>
          </w:rPr>
          <w:t>の</w:t>
        </w:r>
      </w:ins>
      <w:ins w:id="1011" w:author="i5" w:date="2013-07-01T18:49:00Z">
        <w:r>
          <w:rPr>
            <w:rFonts w:cs="Arial" w:hint="eastAsia"/>
            <w:szCs w:val="20"/>
            <w:lang w:eastAsia="ja-JP"/>
          </w:rPr>
          <w:t>フォントファミリー</w:t>
        </w:r>
      </w:ins>
      <w:ins w:id="1012" w:author="i5" w:date="2013-07-01T18:48:00Z">
        <w:r>
          <w:rPr>
            <w:rFonts w:ascii="ＭＳ 明朝" w:cs="ＭＳ 明朝" w:hint="eastAsia"/>
            <w:szCs w:val="20"/>
            <w:lang w:val="ja-JP" w:eastAsia="ja-JP"/>
          </w:rPr>
          <w:t>を所有している</w:t>
        </w:r>
      </w:ins>
      <w:ins w:id="1013" w:author="i5" w:date="2013-07-01T19:48:00Z">
        <w:r>
          <w:rPr>
            <w:rFonts w:ascii="ＭＳ 明朝" w:cs="ＭＳ 明朝" w:hint="eastAsia"/>
            <w:szCs w:val="20"/>
            <w:lang w:val="ja-JP" w:eastAsia="ja-JP"/>
          </w:rPr>
          <w:t>。</w:t>
        </w:r>
      </w:ins>
      <w:ins w:id="1014" w:author="i5" w:date="2013-07-01T17:49:00Z">
        <w:r>
          <w:rPr>
            <w:rFonts w:ascii="ＭＳ 明朝" w:cs="ＭＳ 明朝" w:hint="eastAsia"/>
            <w:szCs w:val="20"/>
            <w:lang w:val="ja-JP"/>
          </w:rPr>
          <w:t>こ</w:t>
        </w:r>
      </w:ins>
      <w:ins w:id="1015" w:author="i5" w:date="2013-07-01T18:49:00Z">
        <w:r>
          <w:rPr>
            <w:rFonts w:ascii="ＭＳ 明朝" w:cs="ＭＳ 明朝" w:hint="eastAsia"/>
            <w:szCs w:val="20"/>
            <w:lang w:val="ja-JP" w:eastAsia="ja-JP"/>
          </w:rPr>
          <w:t>のフォントファミリーは</w:t>
        </w:r>
      </w:ins>
      <w:ins w:id="1016" w:author="i5" w:date="2013-07-01T17:49:00Z">
        <w:r>
          <w:rPr>
            <w:rFonts w:ascii="ＭＳ 明朝" w:cs="ＭＳ 明朝" w:hint="eastAsia"/>
            <w:szCs w:val="20"/>
            <w:lang w:val="ja-JP"/>
          </w:rPr>
          <w:t>レターヘッドと名刺にのせる与えられたテキストすべてに使用しなければならない。</w:t>
        </w:r>
        <w:r>
          <w:rPr>
            <w:rFonts w:cs="Arial"/>
            <w:szCs w:val="20"/>
          </w:rPr>
          <w:t xml:space="preserve"> </w:t>
        </w:r>
      </w:ins>
    </w:p>
    <w:p w:rsidR="00C41516" w:rsidRDefault="00C41516" w:rsidP="004C4B6F">
      <w:pPr>
        <w:widowControl w:val="0"/>
        <w:numPr>
          <w:ins w:id="1017" w:author="i5" w:date="2013-07-01T17:49: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018" w:author="i5" w:date="2013-07-01T17:49:00Z"/>
          <w:rFonts w:cs="Arial"/>
          <w:b/>
          <w:bCs/>
          <w:szCs w:val="20"/>
          <w:lang w:eastAsia="ja-JP"/>
        </w:rPr>
      </w:pPr>
    </w:p>
    <w:p w:rsidR="00C41516" w:rsidRDefault="00C41516" w:rsidP="004C4B6F">
      <w:pPr>
        <w:widowControl w:val="0"/>
        <w:numPr>
          <w:ins w:id="1019" w:author="i5" w:date="2013-07-01T17:49: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020" w:author="i5" w:date="2013-07-01T17:49:00Z"/>
          <w:rFonts w:cs="Arial"/>
          <w:b/>
          <w:bCs/>
          <w:szCs w:val="20"/>
          <w:lang w:eastAsia="ja-JP"/>
        </w:rPr>
      </w:pPr>
    </w:p>
    <w:p w:rsidR="00C41516" w:rsidRPr="00C41516" w:rsidRDefault="00C41516" w:rsidP="004C4B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cs="Arial"/>
          <w:b/>
          <w:bCs/>
          <w:szCs w:val="20"/>
          <w:rPrChange w:id="1021" w:author="Unknown">
            <w:rPr>
              <w:rFonts w:cs="Arial"/>
              <w:b/>
              <w:bCs/>
              <w:szCs w:val="20"/>
              <w:lang w:val="en-US"/>
            </w:rPr>
          </w:rPrChange>
        </w:rPr>
      </w:pPr>
      <w:r w:rsidRPr="00C41516">
        <w:rPr>
          <w:rFonts w:cs="Arial"/>
          <w:b/>
          <w:bCs/>
          <w:szCs w:val="20"/>
          <w:rPrChange w:id="1022" w:author="Wolfgang J. Toechterle" w:date="2013-06-22T10:32:00Z">
            <w:rPr>
              <w:rFonts w:cs="Arial"/>
              <w:b/>
              <w:bCs/>
              <w:color w:val="0000FF"/>
              <w:szCs w:val="20"/>
              <w:u w:val="single"/>
              <w:lang w:val="en-US"/>
            </w:rPr>
          </w:rPrChange>
        </w:rPr>
        <w:t>Technical specifications LETTERHEAD:</w:t>
      </w:r>
    </w:p>
    <w:p w:rsidR="00C41516" w:rsidRPr="00C41516" w:rsidRDefault="00C41516" w:rsidP="004C4B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1023" w:author="Unknown">
            <w:rPr>
              <w:rFonts w:cs="Arial"/>
              <w:szCs w:val="20"/>
              <w:lang w:val="en-US"/>
            </w:rPr>
          </w:rPrChange>
        </w:rPr>
      </w:pPr>
      <w:del w:id="1024" w:author="Wolfgang J. Toechterle" w:date="2013-06-22T11:52:00Z">
        <w:r w:rsidRPr="00C41516">
          <w:rPr>
            <w:rFonts w:cs="Arial"/>
            <w:szCs w:val="20"/>
            <w:rPrChange w:id="1025" w:author="Wolfgang J. Toechterle" w:date="2013-06-22T10:32:00Z">
              <w:rPr>
                <w:rFonts w:cs="Arial"/>
                <w:color w:val="0000FF"/>
                <w:szCs w:val="20"/>
                <w:u w:val="single"/>
                <w:lang w:val="en-US"/>
              </w:rPr>
            </w:rPrChange>
          </w:rPr>
          <w:delText>Color</w:delText>
        </w:r>
      </w:del>
      <w:ins w:id="1026" w:author="Wolfgang J. Toechterle" w:date="2013-06-22T11:52:00Z">
        <w:r>
          <w:rPr>
            <w:rFonts w:cs="Arial"/>
            <w:szCs w:val="20"/>
          </w:rPr>
          <w:t>Colour</w:t>
        </w:r>
      </w:ins>
      <w:r w:rsidRPr="00C41516">
        <w:rPr>
          <w:rFonts w:cs="Arial"/>
          <w:szCs w:val="20"/>
          <w:rPrChange w:id="1027" w:author="Wolfgang J. Toechterle" w:date="2013-06-22T10:32:00Z">
            <w:rPr>
              <w:rFonts w:cs="Arial"/>
              <w:color w:val="0000FF"/>
              <w:szCs w:val="20"/>
              <w:u w:val="single"/>
              <w:lang w:val="en-US"/>
            </w:rPr>
          </w:rPrChange>
        </w:rPr>
        <w:t xml:space="preserve">s: CMYK </w:t>
      </w:r>
    </w:p>
    <w:p w:rsidR="00C41516" w:rsidRPr="00C41516" w:rsidRDefault="00C41516" w:rsidP="00A57DC6">
      <w:pPr>
        <w:rPr>
          <w:rPrChange w:id="1028" w:author="Unknown">
            <w:rPr>
              <w:lang w:val="en-US"/>
            </w:rPr>
          </w:rPrChange>
        </w:rPr>
      </w:pPr>
      <w:r w:rsidRPr="00C41516">
        <w:rPr>
          <w:rPrChange w:id="1029" w:author="Wolfgang J. Toechterle" w:date="2013-06-22T10:32:00Z">
            <w:rPr>
              <w:color w:val="0000FF"/>
              <w:u w:val="single"/>
              <w:lang w:val="en-US"/>
            </w:rPr>
          </w:rPrChange>
        </w:rPr>
        <w:t>Trim size; A4 (297 X 210 mm)</w:t>
      </w:r>
    </w:p>
    <w:p w:rsidR="00C41516" w:rsidRPr="00C41516" w:rsidRDefault="00C41516" w:rsidP="004C4B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1030" w:author="Unknown">
            <w:rPr>
              <w:rFonts w:cs="Arial"/>
              <w:szCs w:val="20"/>
              <w:lang w:val="en-US"/>
            </w:rPr>
          </w:rPrChange>
        </w:rPr>
      </w:pPr>
      <w:r w:rsidRPr="00C41516">
        <w:rPr>
          <w:rFonts w:cs="Arial"/>
          <w:szCs w:val="20"/>
          <w:rPrChange w:id="1031" w:author="Wolfgang J. Toechterle" w:date="2013-06-22T10:32:00Z">
            <w:rPr>
              <w:rFonts w:cs="Arial"/>
              <w:color w:val="0000FF"/>
              <w:szCs w:val="20"/>
              <w:u w:val="single"/>
              <w:lang w:val="en-US"/>
            </w:rPr>
          </w:rPrChange>
        </w:rPr>
        <w:t>Printing: offset printing</w:t>
      </w:r>
    </w:p>
    <w:p w:rsidR="00C41516" w:rsidRPr="00C41516" w:rsidRDefault="00C41516" w:rsidP="00F91A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1032" w:author="Unknown">
            <w:rPr>
              <w:rFonts w:cs="Arial"/>
              <w:szCs w:val="20"/>
              <w:lang w:val="en-US"/>
            </w:rPr>
          </w:rPrChange>
        </w:rPr>
      </w:pPr>
      <w:r w:rsidRPr="00C41516">
        <w:rPr>
          <w:rFonts w:cs="Arial"/>
          <w:szCs w:val="20"/>
          <w:rPrChange w:id="1033" w:author="Wolfgang J. Toechterle" w:date="2013-06-22T10:32:00Z">
            <w:rPr>
              <w:rFonts w:cs="Arial"/>
              <w:color w:val="0000FF"/>
              <w:szCs w:val="20"/>
              <w:u w:val="single"/>
              <w:lang w:val="en-US"/>
            </w:rPr>
          </w:rPrChange>
        </w:rPr>
        <w:t>Bleed: 3 mm</w:t>
      </w:r>
    </w:p>
    <w:p w:rsidR="00C41516" w:rsidRPr="00C41516" w:rsidRDefault="00C41516" w:rsidP="00F91A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1034" w:author="Unknown">
            <w:rPr>
              <w:rFonts w:cs="Arial"/>
              <w:szCs w:val="20"/>
              <w:lang w:val="en-US"/>
            </w:rPr>
          </w:rPrChange>
        </w:rPr>
      </w:pPr>
      <w:r w:rsidRPr="00C41516">
        <w:rPr>
          <w:rFonts w:cs="Arial"/>
          <w:szCs w:val="20"/>
          <w:rPrChange w:id="1035" w:author="Wolfgang J. Toechterle" w:date="2013-06-22T10:32:00Z">
            <w:rPr>
              <w:rFonts w:cs="Arial"/>
              <w:color w:val="0000FF"/>
              <w:szCs w:val="20"/>
              <w:u w:val="single"/>
              <w:lang w:val="en-US"/>
            </w:rPr>
          </w:rPrChange>
        </w:rPr>
        <w:t xml:space="preserve">ICC profile: </w:t>
      </w:r>
      <w:ins w:id="1036" w:author="Wolfgang J. Toechterle" w:date="2013-05-20T21:02:00Z">
        <w:r w:rsidRPr="00C41516">
          <w:rPr>
            <w:rFonts w:cs="Arial"/>
            <w:szCs w:val="20"/>
            <w:rPrChange w:id="1037" w:author="Wolfgang J. Toechterle" w:date="2013-06-22T10:32:00Z">
              <w:rPr>
                <w:rFonts w:cs="Arial"/>
                <w:color w:val="0000FF"/>
                <w:szCs w:val="20"/>
                <w:u w:val="single"/>
                <w:lang w:val="en-US"/>
              </w:rPr>
            </w:rPrChange>
          </w:rPr>
          <w:t>PSO_Uncoated_ISO12647_eci.icc</w:t>
        </w:r>
      </w:ins>
      <w:del w:id="1038" w:author="Wolfgang J. Toechterle" w:date="2013-05-20T21:02:00Z">
        <w:r w:rsidRPr="00C41516">
          <w:rPr>
            <w:rFonts w:cs="Arial"/>
            <w:szCs w:val="20"/>
            <w:rPrChange w:id="1039" w:author="Wolfgang J. Toechterle" w:date="2013-06-22T10:32:00Z">
              <w:rPr>
                <w:rFonts w:cs="Arial"/>
                <w:color w:val="0000FF"/>
                <w:szCs w:val="20"/>
                <w:u w:val="single"/>
                <w:lang w:val="en-US"/>
              </w:rPr>
            </w:rPrChange>
          </w:rPr>
          <w:delText>PSO_Uncoated_ISO12647_eci.icc</w:delText>
        </w:r>
      </w:del>
    </w:p>
    <w:p w:rsidR="00C41516" w:rsidRPr="00C41516" w:rsidRDefault="00C41516" w:rsidP="00F91A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1040" w:author="Unknown">
            <w:rPr>
              <w:rFonts w:cs="Arial"/>
              <w:szCs w:val="20"/>
              <w:lang w:val="en-US"/>
            </w:rPr>
          </w:rPrChange>
        </w:rPr>
      </w:pPr>
      <w:r w:rsidRPr="00C41516">
        <w:rPr>
          <w:rFonts w:cs="Arial"/>
          <w:szCs w:val="20"/>
          <w:rPrChange w:id="1041" w:author="Wolfgang J. Toechterle" w:date="2013-06-22T10:32:00Z">
            <w:rPr>
              <w:rFonts w:cs="Arial"/>
              <w:color w:val="0000FF"/>
              <w:szCs w:val="20"/>
              <w:u w:val="single"/>
              <w:lang w:val="en-US"/>
            </w:rPr>
          </w:rPrChange>
        </w:rPr>
        <w:t xml:space="preserve">Greyscale and </w:t>
      </w:r>
      <w:del w:id="1042" w:author="Wolfgang J. Toechterle" w:date="2013-06-22T11:52:00Z">
        <w:r w:rsidRPr="00C41516">
          <w:rPr>
            <w:rFonts w:cs="Arial"/>
            <w:szCs w:val="20"/>
            <w:rPrChange w:id="1043" w:author="Wolfgang J. Toechterle" w:date="2013-06-22T10:32:00Z">
              <w:rPr>
                <w:rFonts w:cs="Arial"/>
                <w:color w:val="0000FF"/>
                <w:szCs w:val="20"/>
                <w:u w:val="single"/>
                <w:lang w:val="en-US"/>
              </w:rPr>
            </w:rPrChange>
          </w:rPr>
          <w:delText>color</w:delText>
        </w:r>
      </w:del>
      <w:ins w:id="1044" w:author="Wolfgang J. Toechterle" w:date="2013-06-22T11:52:00Z">
        <w:r>
          <w:rPr>
            <w:rFonts w:cs="Arial"/>
            <w:szCs w:val="20"/>
          </w:rPr>
          <w:t>colour</w:t>
        </w:r>
      </w:ins>
      <w:r w:rsidRPr="00C41516">
        <w:rPr>
          <w:rFonts w:cs="Arial"/>
          <w:szCs w:val="20"/>
          <w:rPrChange w:id="1045" w:author="Wolfgang J. Toechterle" w:date="2013-06-22T10:32:00Z">
            <w:rPr>
              <w:rFonts w:cs="Arial"/>
              <w:color w:val="0000FF"/>
              <w:szCs w:val="20"/>
              <w:u w:val="single"/>
              <w:lang w:val="en-US"/>
            </w:rPr>
          </w:rPrChange>
        </w:rPr>
        <w:t xml:space="preserve"> images resolution: </w:t>
      </w:r>
      <w:ins w:id="1046" w:author="Wolfgang J. Toechterle" w:date="2013-05-20T21:05:00Z">
        <w:r w:rsidRPr="00C41516">
          <w:rPr>
            <w:rFonts w:cs="Arial"/>
            <w:szCs w:val="20"/>
            <w:rPrChange w:id="1047" w:author="Wolfgang J. Toechterle" w:date="2013-06-22T10:32:00Z">
              <w:rPr>
                <w:rFonts w:cs="Arial"/>
                <w:color w:val="0000FF"/>
                <w:szCs w:val="20"/>
                <w:u w:val="single"/>
                <w:lang w:val="en-US"/>
              </w:rPr>
            </w:rPrChange>
          </w:rPr>
          <w:t>Only vectorized images are allowed for the letterhead</w:t>
        </w:r>
      </w:ins>
      <w:del w:id="1048" w:author="Wolfgang J. Toechterle" w:date="2013-05-20T21:05:00Z">
        <w:r w:rsidRPr="00C41516">
          <w:rPr>
            <w:rFonts w:cs="Arial"/>
            <w:szCs w:val="20"/>
            <w:rPrChange w:id="1049" w:author="Wolfgang J. Toechterle" w:date="2013-06-22T10:32:00Z">
              <w:rPr>
                <w:rFonts w:cs="Arial"/>
                <w:color w:val="0000FF"/>
                <w:szCs w:val="20"/>
                <w:u w:val="single"/>
                <w:lang w:val="en-US"/>
              </w:rPr>
            </w:rPrChange>
          </w:rPr>
          <w:delText>Only vectorized images are allowed for the letterhead</w:delText>
        </w:r>
      </w:del>
    </w:p>
    <w:p w:rsidR="00C41516" w:rsidRDefault="00C41516" w:rsidP="002254E8">
      <w:pPr>
        <w:numPr>
          <w:ins w:id="1050" w:author="i5" w:date="2013-07-01T17:49:00Z"/>
        </w:numPr>
        <w:rPr>
          <w:ins w:id="1051" w:author="i5" w:date="2013-07-01T17:49:00Z"/>
          <w:lang w:eastAsia="ja-JP"/>
        </w:rPr>
      </w:pPr>
    </w:p>
    <w:p w:rsidR="00C41516" w:rsidRPr="00C41516" w:rsidRDefault="00C41516" w:rsidP="00CD4A8D">
      <w:pPr>
        <w:numPr>
          <w:ins w:id="1052" w:author="i5" w:date="2013-07-01T17:49:00Z"/>
        </w:numPr>
        <w:autoSpaceDE w:val="0"/>
        <w:autoSpaceDN w:val="0"/>
        <w:adjustRightInd w:val="0"/>
        <w:rPr>
          <w:ins w:id="1053" w:author="i5" w:date="2013-07-01T17:49:00Z"/>
          <w:rFonts w:cs="Arial"/>
          <w:b/>
          <w:szCs w:val="20"/>
          <w:rPrChange w:id="1054" w:author="Unknown">
            <w:rPr>
              <w:ins w:id="1055" w:author="i5" w:date="2013-07-01T17:49:00Z"/>
              <w:rFonts w:cs="Arial"/>
              <w:szCs w:val="20"/>
            </w:rPr>
          </w:rPrChange>
        </w:rPr>
      </w:pPr>
      <w:ins w:id="1056" w:author="i5" w:date="2013-07-01T17:49:00Z">
        <w:r w:rsidRPr="00C41516">
          <w:rPr>
            <w:rFonts w:ascii="ＭＳ 明朝" w:cs="ＭＳ 明朝" w:hint="eastAsia"/>
            <w:b/>
            <w:szCs w:val="20"/>
            <w:rPrChange w:id="1057" w:author="i5" w:date="2013-07-01T18:49:00Z">
              <w:rPr>
                <w:rFonts w:ascii="ＭＳ 明朝" w:cs="ＭＳ 明朝" w:hint="eastAsia"/>
                <w:color w:val="0000FF"/>
                <w:szCs w:val="20"/>
                <w:u w:val="single"/>
              </w:rPr>
            </w:rPrChange>
          </w:rPr>
          <w:t>レターヘッドの技術仕様</w:t>
        </w:r>
      </w:ins>
    </w:p>
    <w:p w:rsidR="00C41516" w:rsidRDefault="00C41516" w:rsidP="00CD4A8D">
      <w:pPr>
        <w:numPr>
          <w:ins w:id="1058" w:author="i5" w:date="2013-07-01T17:49:00Z"/>
        </w:numPr>
        <w:autoSpaceDE w:val="0"/>
        <w:autoSpaceDN w:val="0"/>
        <w:adjustRightInd w:val="0"/>
        <w:rPr>
          <w:ins w:id="1059" w:author="i5" w:date="2013-07-01T17:49:00Z"/>
          <w:rFonts w:cs="Arial"/>
          <w:szCs w:val="20"/>
        </w:rPr>
      </w:pPr>
      <w:ins w:id="1060" w:author="i5" w:date="2013-07-01T17:49:00Z">
        <w:r>
          <w:rPr>
            <w:rFonts w:ascii="ＭＳ 明朝" w:cs="ＭＳ 明朝" w:hint="eastAsia"/>
            <w:szCs w:val="20"/>
          </w:rPr>
          <w:t>カラー</w:t>
        </w:r>
        <w:r>
          <w:rPr>
            <w:rFonts w:cs="Arial"/>
            <w:szCs w:val="20"/>
          </w:rPr>
          <w:t>:CMYK</w:t>
        </w:r>
      </w:ins>
    </w:p>
    <w:p w:rsidR="00C41516" w:rsidRDefault="00C41516" w:rsidP="00CD4A8D">
      <w:pPr>
        <w:numPr>
          <w:ins w:id="1061" w:author="i5" w:date="2013-07-01T17:49:00Z"/>
        </w:numPr>
        <w:autoSpaceDE w:val="0"/>
        <w:autoSpaceDN w:val="0"/>
        <w:adjustRightInd w:val="0"/>
        <w:rPr>
          <w:ins w:id="1062" w:author="i5" w:date="2013-07-01T17:49:00Z"/>
          <w:rFonts w:cs="Arial"/>
          <w:szCs w:val="20"/>
        </w:rPr>
      </w:pPr>
      <w:ins w:id="1063" w:author="i5" w:date="2013-07-01T17:49:00Z">
        <w:r>
          <w:rPr>
            <w:rFonts w:ascii="ＭＳ 明朝" w:cs="ＭＳ 明朝" w:hint="eastAsia"/>
            <w:szCs w:val="20"/>
          </w:rPr>
          <w:t>トリムサイズ</w:t>
        </w:r>
        <w:r>
          <w:rPr>
            <w:rFonts w:cs="Arial"/>
            <w:szCs w:val="20"/>
          </w:rPr>
          <w:t>: A4 (297 X 210 mm)</w:t>
        </w:r>
      </w:ins>
    </w:p>
    <w:p w:rsidR="00C41516" w:rsidRDefault="00C41516" w:rsidP="00CD4A8D">
      <w:pPr>
        <w:numPr>
          <w:ins w:id="1064" w:author="i5" w:date="2013-07-01T17:49:00Z"/>
        </w:numPr>
        <w:autoSpaceDE w:val="0"/>
        <w:autoSpaceDN w:val="0"/>
        <w:adjustRightInd w:val="0"/>
        <w:rPr>
          <w:ins w:id="1065" w:author="i5" w:date="2013-07-01T17:49:00Z"/>
          <w:rFonts w:cs="Arial"/>
          <w:szCs w:val="20"/>
        </w:rPr>
      </w:pPr>
      <w:ins w:id="1066" w:author="i5" w:date="2013-07-01T17:49:00Z">
        <w:r>
          <w:rPr>
            <w:rFonts w:ascii="ＭＳ 明朝" w:cs="ＭＳ 明朝" w:hint="eastAsia"/>
            <w:szCs w:val="20"/>
          </w:rPr>
          <w:t>印刷</w:t>
        </w:r>
        <w:r>
          <w:rPr>
            <w:rFonts w:cs="Arial"/>
            <w:szCs w:val="20"/>
          </w:rPr>
          <w:t>:</w:t>
        </w:r>
        <w:r>
          <w:rPr>
            <w:rFonts w:ascii="ＭＳ 明朝" w:cs="ＭＳ 明朝" w:hint="eastAsia"/>
            <w:szCs w:val="20"/>
            <w:lang w:val="ja-JP"/>
          </w:rPr>
          <w:t>オフセット印刷</w:t>
        </w:r>
      </w:ins>
    </w:p>
    <w:p w:rsidR="00C41516" w:rsidRDefault="00C41516" w:rsidP="00CD4A8D">
      <w:pPr>
        <w:numPr>
          <w:ins w:id="1067" w:author="i5" w:date="2013-07-01T17:49:00Z"/>
        </w:numPr>
        <w:autoSpaceDE w:val="0"/>
        <w:autoSpaceDN w:val="0"/>
        <w:adjustRightInd w:val="0"/>
        <w:rPr>
          <w:ins w:id="1068" w:author="i5" w:date="2013-07-01T17:49:00Z"/>
          <w:rFonts w:cs="Arial"/>
          <w:szCs w:val="20"/>
        </w:rPr>
      </w:pPr>
      <w:ins w:id="1069" w:author="i5" w:date="2013-07-01T17:49:00Z">
        <w:r>
          <w:rPr>
            <w:rFonts w:ascii="ＭＳ 明朝" w:cs="ＭＳ 明朝" w:hint="eastAsia"/>
            <w:szCs w:val="20"/>
          </w:rPr>
          <w:t>ブリード</w:t>
        </w:r>
        <w:r>
          <w:rPr>
            <w:rFonts w:cs="Arial"/>
            <w:szCs w:val="20"/>
          </w:rPr>
          <w:t>:3mm</w:t>
        </w:r>
      </w:ins>
    </w:p>
    <w:p w:rsidR="00C41516" w:rsidRDefault="00C41516" w:rsidP="00CD4A8D">
      <w:pPr>
        <w:numPr>
          <w:ins w:id="1070" w:author="i5" w:date="2013-07-01T17:49: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1071" w:author="i5" w:date="2013-07-01T17:49:00Z"/>
          <w:rFonts w:cs="Arial"/>
          <w:szCs w:val="20"/>
        </w:rPr>
      </w:pPr>
      <w:ins w:id="1072" w:author="i5" w:date="2013-07-01T17:49:00Z">
        <w:r>
          <w:rPr>
            <w:rFonts w:cs="Arial"/>
            <w:szCs w:val="20"/>
          </w:rPr>
          <w:t>ICC</w:t>
        </w:r>
        <w:r>
          <w:rPr>
            <w:rFonts w:ascii="ＭＳ 明朝" w:cs="ＭＳ 明朝" w:hint="eastAsia"/>
            <w:szCs w:val="20"/>
            <w:lang w:val="ja-JP"/>
          </w:rPr>
          <w:t>プロファイル</w:t>
        </w:r>
        <w:r>
          <w:rPr>
            <w:rFonts w:cs="Arial"/>
            <w:szCs w:val="20"/>
          </w:rPr>
          <w:t>: PSO_Uncoated_ISO12647_eci.icc</w:t>
        </w:r>
      </w:ins>
    </w:p>
    <w:p w:rsidR="00C41516" w:rsidRDefault="00C41516" w:rsidP="00CD4A8D">
      <w:pPr>
        <w:numPr>
          <w:ins w:id="1073" w:author="i5" w:date="2013-07-01T17:49:00Z"/>
        </w:numPr>
        <w:autoSpaceDE w:val="0"/>
        <w:autoSpaceDN w:val="0"/>
        <w:adjustRightInd w:val="0"/>
        <w:rPr>
          <w:ins w:id="1074" w:author="i5" w:date="2013-07-01T17:49:00Z"/>
          <w:rFonts w:cs="Arial"/>
          <w:szCs w:val="20"/>
        </w:rPr>
      </w:pPr>
      <w:ins w:id="1075" w:author="i5" w:date="2013-07-01T17:49:00Z">
        <w:r>
          <w:rPr>
            <w:rFonts w:ascii="ＭＳ 明朝" w:cs="ＭＳ 明朝" w:hint="eastAsia"/>
            <w:szCs w:val="20"/>
          </w:rPr>
          <w:t>グレースケールとカラー画像の解像度</w:t>
        </w:r>
        <w:r>
          <w:rPr>
            <w:rFonts w:cs="Arial"/>
            <w:szCs w:val="20"/>
          </w:rPr>
          <w:t>:</w:t>
        </w:r>
        <w:r>
          <w:rPr>
            <w:rFonts w:ascii="ＭＳ 明朝" w:cs="ＭＳ 明朝" w:hint="eastAsia"/>
            <w:szCs w:val="20"/>
            <w:lang w:val="ja-JP"/>
          </w:rPr>
          <w:t>レターヘッドにはベクトル画像のみが許される</w:t>
        </w:r>
      </w:ins>
    </w:p>
    <w:p w:rsidR="00C41516" w:rsidRDefault="00C41516" w:rsidP="002254E8">
      <w:pPr>
        <w:numPr>
          <w:ins w:id="1076" w:author="i5" w:date="2013-07-01T17:49:00Z"/>
        </w:numPr>
        <w:rPr>
          <w:ins w:id="1077" w:author="i5" w:date="2013-07-01T17:49:00Z"/>
          <w:lang w:eastAsia="ja-JP"/>
        </w:rPr>
      </w:pPr>
    </w:p>
    <w:p w:rsidR="00C41516" w:rsidRDefault="00C41516" w:rsidP="002254E8">
      <w:pPr>
        <w:numPr>
          <w:ins w:id="1078" w:author="i5" w:date="2013-07-01T17:49:00Z"/>
        </w:numPr>
        <w:rPr>
          <w:ins w:id="1079" w:author="i5" w:date="2013-07-01T17:49:00Z"/>
          <w:lang w:eastAsia="ja-JP"/>
        </w:rPr>
      </w:pPr>
    </w:p>
    <w:p w:rsidR="00C41516" w:rsidRPr="00C41516" w:rsidRDefault="00C41516" w:rsidP="002254E8">
      <w:pPr>
        <w:rPr>
          <w:lang w:eastAsia="ja-JP"/>
          <w:rPrChange w:id="1080" w:author="Unknown">
            <w:rPr>
              <w:lang w:val="en-US"/>
            </w:rPr>
          </w:rPrChange>
        </w:rPr>
      </w:pPr>
    </w:p>
    <w:p w:rsidR="00C41516" w:rsidRPr="00C41516" w:rsidRDefault="00C41516" w:rsidP="00D03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cs="Arial"/>
          <w:b/>
          <w:bCs/>
          <w:szCs w:val="20"/>
          <w:rPrChange w:id="1081" w:author="Unknown">
            <w:rPr>
              <w:rFonts w:cs="Arial"/>
              <w:b/>
              <w:bCs/>
              <w:szCs w:val="20"/>
              <w:lang w:val="en-US"/>
            </w:rPr>
          </w:rPrChange>
        </w:rPr>
      </w:pPr>
      <w:r w:rsidRPr="00C41516">
        <w:rPr>
          <w:rFonts w:cs="Arial"/>
          <w:b/>
          <w:bCs/>
          <w:szCs w:val="20"/>
          <w:rPrChange w:id="1082" w:author="Wolfgang J. Toechterle" w:date="2013-06-22T10:32:00Z">
            <w:rPr>
              <w:rFonts w:cs="Arial"/>
              <w:b/>
              <w:bCs/>
              <w:color w:val="0000FF"/>
              <w:szCs w:val="20"/>
              <w:u w:val="single"/>
              <w:lang w:val="en-US"/>
            </w:rPr>
          </w:rPrChange>
        </w:rPr>
        <w:t>Technical specifications Business Card:</w:t>
      </w:r>
    </w:p>
    <w:p w:rsidR="00C41516" w:rsidRPr="00C41516" w:rsidDel="00EF736F" w:rsidRDefault="00C41516" w:rsidP="002254E8">
      <w:pPr>
        <w:rPr>
          <w:ins w:id="1083" w:author="Wolfgang J. Toechterle" w:date="2013-06-10T08:33:00Z"/>
          <w:del w:id="1084" w:author="Kinder" w:date="2013-06-29T11:33:00Z"/>
          <w:rPrChange w:id="1085" w:author="Unknown">
            <w:rPr>
              <w:ins w:id="1086" w:author="Wolfgang J. Toechterle" w:date="2013-06-10T08:33:00Z"/>
              <w:del w:id="1087" w:author="Kinder" w:date="2013-06-29T11:33:00Z"/>
              <w:lang w:val="en-US"/>
            </w:rPr>
          </w:rPrChange>
        </w:rPr>
      </w:pPr>
      <w:r w:rsidRPr="00C41516">
        <w:rPr>
          <w:rPrChange w:id="1088" w:author="Wolfgang J. Toechterle" w:date="2013-06-22T10:32:00Z">
            <w:rPr>
              <w:color w:val="0000FF"/>
              <w:u w:val="single"/>
              <w:lang w:val="en-US"/>
            </w:rPr>
          </w:rPrChange>
        </w:rPr>
        <w:t>Trim size business card: 85 x 55 or 55 x 85 mm</w:t>
      </w:r>
    </w:p>
    <w:p w:rsidR="00C41516" w:rsidRDefault="00C41516" w:rsidP="002254E8">
      <w:pPr>
        <w:rPr>
          <w:ins w:id="1089" w:author="Kinder" w:date="2013-06-29T11:33:00Z"/>
        </w:rPr>
      </w:pPr>
    </w:p>
    <w:p w:rsidR="00C41516" w:rsidRPr="00C41516" w:rsidRDefault="00C41516" w:rsidP="002254E8">
      <w:pPr>
        <w:rPr>
          <w:rPrChange w:id="1090" w:author="Unknown">
            <w:rPr>
              <w:lang w:val="en-US"/>
            </w:rPr>
          </w:rPrChange>
        </w:rPr>
      </w:pPr>
      <w:ins w:id="1091" w:author="Kinder" w:date="2013-06-29T11:33:00Z">
        <w:r>
          <w:t>Design: Both side</w:t>
        </w:r>
      </w:ins>
      <w:ins w:id="1092" w:author="Kinder" w:date="2013-06-29T11:35:00Z">
        <w:r>
          <w:t xml:space="preserve"> (front and back)</w:t>
        </w:r>
      </w:ins>
    </w:p>
    <w:p w:rsidR="00C41516" w:rsidRPr="00C41516" w:rsidRDefault="00C41516" w:rsidP="002254E8">
      <w:pPr>
        <w:rPr>
          <w:rPrChange w:id="1093" w:author="Unknown">
            <w:rPr>
              <w:lang w:val="en-US"/>
            </w:rPr>
          </w:rPrChange>
        </w:rPr>
      </w:pPr>
      <w:r w:rsidRPr="00C41516">
        <w:rPr>
          <w:rPrChange w:id="1094" w:author="Wolfgang J. Toechterle" w:date="2013-06-22T10:32:00Z">
            <w:rPr>
              <w:color w:val="0000FF"/>
              <w:u w:val="single"/>
              <w:lang w:val="en-US"/>
            </w:rPr>
          </w:rPrChange>
        </w:rPr>
        <w:t>Printing: Letterpress</w:t>
      </w:r>
    </w:p>
    <w:p w:rsidR="00C41516" w:rsidRPr="00C41516" w:rsidRDefault="00C41516" w:rsidP="002254E8">
      <w:pPr>
        <w:rPr>
          <w:rPrChange w:id="1095" w:author="Unknown">
            <w:rPr>
              <w:lang w:val="en-US"/>
            </w:rPr>
          </w:rPrChange>
        </w:rPr>
      </w:pPr>
      <w:del w:id="1096" w:author="Wolfgang J. Toechterle" w:date="2013-06-22T11:52:00Z">
        <w:r w:rsidRPr="00C41516">
          <w:rPr>
            <w:rPrChange w:id="1097" w:author="Wolfgang J. Toechterle" w:date="2013-06-22T10:32:00Z">
              <w:rPr>
                <w:color w:val="0000FF"/>
                <w:u w:val="single"/>
                <w:lang w:val="en-US"/>
              </w:rPr>
            </w:rPrChange>
          </w:rPr>
          <w:delText>Color</w:delText>
        </w:r>
      </w:del>
      <w:ins w:id="1098" w:author="Wolfgang J. Toechterle" w:date="2013-06-22T11:52:00Z">
        <w:r>
          <w:t>Colour</w:t>
        </w:r>
      </w:ins>
      <w:r w:rsidRPr="00C41516">
        <w:rPr>
          <w:rPrChange w:id="1099" w:author="Wolfgang J. Toechterle" w:date="2013-06-22T10:32:00Z">
            <w:rPr>
              <w:color w:val="0000FF"/>
              <w:u w:val="single"/>
              <w:lang w:val="en-US"/>
            </w:rPr>
          </w:rPrChange>
        </w:rPr>
        <w:t xml:space="preserve">s: 2 spot </w:t>
      </w:r>
      <w:del w:id="1100" w:author="Wolfgang J. Toechterle" w:date="2013-06-22T11:52:00Z">
        <w:r w:rsidRPr="00C41516">
          <w:rPr>
            <w:rPrChange w:id="1101" w:author="Wolfgang J. Toechterle" w:date="2013-06-22T10:32:00Z">
              <w:rPr>
                <w:color w:val="0000FF"/>
                <w:u w:val="single"/>
                <w:lang w:val="en-US"/>
              </w:rPr>
            </w:rPrChange>
          </w:rPr>
          <w:delText>color</w:delText>
        </w:r>
      </w:del>
      <w:ins w:id="1102" w:author="Wolfgang J. Toechterle" w:date="2013-06-22T11:52:00Z">
        <w:r>
          <w:t>colour</w:t>
        </w:r>
      </w:ins>
      <w:r w:rsidRPr="00C41516">
        <w:rPr>
          <w:rPrChange w:id="1103" w:author="Wolfgang J. Toechterle" w:date="2013-06-22T10:32:00Z">
            <w:rPr>
              <w:color w:val="0000FF"/>
              <w:u w:val="single"/>
              <w:lang w:val="en-US"/>
            </w:rPr>
          </w:rPrChange>
        </w:rPr>
        <w:t>s</w:t>
      </w:r>
    </w:p>
    <w:p w:rsidR="00C41516" w:rsidRPr="00C41516" w:rsidRDefault="00C41516" w:rsidP="00F91A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1104" w:author="Wolfgang J. Toechterle" w:date="2013-06-11T08:50:00Z"/>
          <w:rFonts w:cs="Arial"/>
          <w:szCs w:val="20"/>
          <w:rPrChange w:id="1105" w:author="Unknown">
            <w:rPr>
              <w:ins w:id="1106" w:author="Wolfgang J. Toechterle" w:date="2013-06-11T08:50:00Z"/>
              <w:rFonts w:cs="Arial"/>
              <w:szCs w:val="20"/>
              <w:lang w:val="en-US"/>
            </w:rPr>
          </w:rPrChange>
        </w:rPr>
      </w:pPr>
      <w:r w:rsidRPr="00C41516">
        <w:rPr>
          <w:rFonts w:cs="Arial"/>
          <w:szCs w:val="20"/>
          <w:rPrChange w:id="1107" w:author="Wolfgang J. Toechterle" w:date="2013-06-22T10:32:00Z">
            <w:rPr>
              <w:rFonts w:cs="Arial"/>
              <w:color w:val="0000FF"/>
              <w:szCs w:val="20"/>
              <w:u w:val="single"/>
              <w:lang w:val="en-US"/>
            </w:rPr>
          </w:rPrChange>
        </w:rPr>
        <w:t>Bleed: 3 mm</w:t>
      </w:r>
    </w:p>
    <w:p w:rsidR="00C41516" w:rsidRPr="00C41516" w:rsidRDefault="00C41516" w:rsidP="00DF41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1108" w:author="Unknown">
            <w:rPr>
              <w:rFonts w:cs="Arial"/>
              <w:szCs w:val="20"/>
              <w:lang w:val="en-US"/>
            </w:rPr>
          </w:rPrChange>
        </w:rPr>
      </w:pPr>
      <w:r w:rsidRPr="00C41516">
        <w:rPr>
          <w:rFonts w:cs="Arial"/>
          <w:szCs w:val="20"/>
          <w:rPrChange w:id="1109" w:author="Wolfgang J. Toechterle" w:date="2013-06-22T10:32:00Z">
            <w:rPr>
              <w:rFonts w:cs="Arial"/>
              <w:color w:val="0000FF"/>
              <w:szCs w:val="20"/>
              <w:u w:val="single"/>
              <w:lang w:val="en-US"/>
            </w:rPr>
          </w:rPrChange>
        </w:rPr>
        <w:t>Trapping: 0.5 points</w:t>
      </w:r>
    </w:p>
    <w:p w:rsidR="00C41516" w:rsidRPr="00C41516" w:rsidDel="00DF412B" w:rsidRDefault="00C41516" w:rsidP="00F91A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1110" w:author="Wolfgang J. Toechterle" w:date="2013-06-11T08:50:00Z"/>
          <w:rFonts w:cs="Arial"/>
          <w:szCs w:val="20"/>
          <w:rPrChange w:id="1111" w:author="Unknown">
            <w:rPr>
              <w:del w:id="1112" w:author="Wolfgang J. Toechterle" w:date="2013-06-11T08:50:00Z"/>
              <w:rFonts w:cs="Arial"/>
              <w:szCs w:val="20"/>
              <w:lang w:val="en-US"/>
            </w:rPr>
          </w:rPrChange>
        </w:rPr>
      </w:pPr>
    </w:p>
    <w:p w:rsidR="00C41516" w:rsidRPr="00C41516" w:rsidRDefault="00C41516" w:rsidP="00F91A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1113" w:author="Unknown">
            <w:rPr>
              <w:rFonts w:cs="Arial"/>
              <w:szCs w:val="20"/>
              <w:lang w:val="en-US"/>
            </w:rPr>
          </w:rPrChange>
        </w:rPr>
      </w:pPr>
      <w:r w:rsidRPr="00C41516">
        <w:rPr>
          <w:rFonts w:cs="Arial"/>
          <w:szCs w:val="20"/>
          <w:rPrChange w:id="1114" w:author="Wolfgang J. Toechterle" w:date="2013-06-22T10:32:00Z">
            <w:rPr>
              <w:rFonts w:cs="Arial"/>
              <w:color w:val="0000FF"/>
              <w:szCs w:val="20"/>
              <w:u w:val="single"/>
              <w:lang w:val="en-US"/>
            </w:rPr>
          </w:rPrChange>
        </w:rPr>
        <w:t xml:space="preserve">ICC profile: </w:t>
      </w:r>
      <w:ins w:id="1115" w:author="Wolfgang J. Toechterle" w:date="2013-05-20T21:03:00Z">
        <w:r w:rsidRPr="00C41516">
          <w:rPr>
            <w:rFonts w:cs="Arial"/>
            <w:szCs w:val="20"/>
            <w:rPrChange w:id="1116" w:author="Wolfgang J. Toechterle" w:date="2013-06-22T10:32:00Z">
              <w:rPr>
                <w:rFonts w:cs="Arial"/>
                <w:color w:val="0000FF"/>
                <w:szCs w:val="20"/>
                <w:u w:val="single"/>
                <w:lang w:val="en-US"/>
              </w:rPr>
            </w:rPrChange>
          </w:rPr>
          <w:t>PSO_Uncoated_ISO12647_eci.icc</w:t>
        </w:r>
      </w:ins>
      <w:del w:id="1117" w:author="Wolfgang J. Toechterle" w:date="2013-05-20T21:03:00Z">
        <w:r w:rsidRPr="00C41516">
          <w:rPr>
            <w:rFonts w:cs="Arial"/>
            <w:szCs w:val="20"/>
            <w:rPrChange w:id="1118" w:author="Wolfgang J. Toechterle" w:date="2013-06-22T10:32:00Z">
              <w:rPr>
                <w:rFonts w:cs="Arial"/>
                <w:color w:val="0000FF"/>
                <w:szCs w:val="20"/>
                <w:u w:val="single"/>
                <w:lang w:val="en-US"/>
              </w:rPr>
            </w:rPrChange>
          </w:rPr>
          <w:delText>PSO_Uncoated_ISO12647_eci.icc</w:delText>
        </w:r>
      </w:del>
    </w:p>
    <w:p w:rsidR="00C41516" w:rsidRPr="00C41516" w:rsidRDefault="00C41516" w:rsidP="00F91A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1119" w:author="Unknown">
            <w:rPr>
              <w:rFonts w:cs="Arial"/>
              <w:szCs w:val="20"/>
              <w:lang w:val="en-US"/>
            </w:rPr>
          </w:rPrChange>
        </w:rPr>
      </w:pPr>
      <w:r w:rsidRPr="00C41516">
        <w:rPr>
          <w:rFonts w:cs="Arial"/>
          <w:szCs w:val="20"/>
          <w:rPrChange w:id="1120" w:author="Wolfgang J. Toechterle" w:date="2013-06-22T10:32:00Z">
            <w:rPr>
              <w:rFonts w:cs="Arial"/>
              <w:color w:val="0000FF"/>
              <w:szCs w:val="20"/>
              <w:u w:val="single"/>
              <w:lang w:val="en-US"/>
            </w:rPr>
          </w:rPrChange>
        </w:rPr>
        <w:t xml:space="preserve">Bitmap, grayscale and </w:t>
      </w:r>
      <w:del w:id="1121" w:author="Wolfgang J. Toechterle" w:date="2013-06-22T11:52:00Z">
        <w:r w:rsidRPr="00C41516">
          <w:rPr>
            <w:rFonts w:cs="Arial"/>
            <w:szCs w:val="20"/>
            <w:rPrChange w:id="1122" w:author="Wolfgang J. Toechterle" w:date="2013-06-22T10:32:00Z">
              <w:rPr>
                <w:rFonts w:cs="Arial"/>
                <w:color w:val="0000FF"/>
                <w:szCs w:val="20"/>
                <w:u w:val="single"/>
                <w:lang w:val="en-US"/>
              </w:rPr>
            </w:rPrChange>
          </w:rPr>
          <w:delText>color</w:delText>
        </w:r>
      </w:del>
      <w:ins w:id="1123" w:author="Wolfgang J. Toechterle" w:date="2013-06-22T11:52:00Z">
        <w:r>
          <w:rPr>
            <w:rFonts w:cs="Arial"/>
            <w:szCs w:val="20"/>
          </w:rPr>
          <w:t>colour</w:t>
        </w:r>
      </w:ins>
      <w:r w:rsidRPr="00C41516">
        <w:rPr>
          <w:rFonts w:cs="Arial"/>
          <w:szCs w:val="20"/>
          <w:rPrChange w:id="1124" w:author="Wolfgang J. Toechterle" w:date="2013-06-22T10:32:00Z">
            <w:rPr>
              <w:rFonts w:cs="Arial"/>
              <w:color w:val="0000FF"/>
              <w:szCs w:val="20"/>
              <w:u w:val="single"/>
              <w:lang w:val="en-US"/>
            </w:rPr>
          </w:rPrChange>
        </w:rPr>
        <w:t xml:space="preserve"> image</w:t>
      </w:r>
      <w:del w:id="1125" w:author="Kinder" w:date="2013-06-30T08:50:00Z">
        <w:r w:rsidRPr="00C41516">
          <w:rPr>
            <w:rFonts w:cs="Arial"/>
            <w:szCs w:val="20"/>
            <w:rPrChange w:id="1126" w:author="Wolfgang J. Toechterle" w:date="2013-06-22T10:32:00Z">
              <w:rPr>
                <w:rFonts w:cs="Arial"/>
                <w:color w:val="0000FF"/>
                <w:szCs w:val="20"/>
                <w:u w:val="single"/>
                <w:lang w:val="en-US"/>
              </w:rPr>
            </w:rPrChange>
          </w:rPr>
          <w:delText>s</w:delText>
        </w:r>
      </w:del>
      <w:r w:rsidRPr="00C41516">
        <w:rPr>
          <w:rFonts w:cs="Arial"/>
          <w:szCs w:val="20"/>
          <w:rPrChange w:id="1127" w:author="Wolfgang J. Toechterle" w:date="2013-06-22T10:32:00Z">
            <w:rPr>
              <w:rFonts w:cs="Arial"/>
              <w:color w:val="0000FF"/>
              <w:szCs w:val="20"/>
              <w:u w:val="single"/>
              <w:lang w:val="en-US"/>
            </w:rPr>
          </w:rPrChange>
        </w:rPr>
        <w:t xml:space="preserve"> resolution: </w:t>
      </w:r>
      <w:ins w:id="1128" w:author="Wolfgang J. Toechterle" w:date="2013-05-20T21:05:00Z">
        <w:r w:rsidRPr="00C41516">
          <w:rPr>
            <w:rFonts w:cs="Arial"/>
            <w:szCs w:val="20"/>
            <w:rPrChange w:id="1129" w:author="Wolfgang J. Toechterle" w:date="2013-06-22T10:32:00Z">
              <w:rPr>
                <w:rFonts w:cs="Arial"/>
                <w:color w:val="0000FF"/>
                <w:szCs w:val="20"/>
                <w:u w:val="single"/>
                <w:lang w:val="en-US"/>
              </w:rPr>
            </w:rPrChange>
          </w:rPr>
          <w:t xml:space="preserve">Only vectorized images are allowed for the </w:t>
        </w:r>
      </w:ins>
      <w:ins w:id="1130" w:author="Wolfgang J. Toechterle" w:date="2013-05-31T18:03:00Z">
        <w:r w:rsidRPr="00C41516">
          <w:rPr>
            <w:rFonts w:cs="Arial"/>
            <w:szCs w:val="20"/>
            <w:rPrChange w:id="1131" w:author="Wolfgang J. Toechterle" w:date="2013-06-22T10:32:00Z">
              <w:rPr>
                <w:rFonts w:cs="Arial"/>
                <w:color w:val="0000FF"/>
                <w:szCs w:val="20"/>
                <w:u w:val="single"/>
                <w:lang w:val="en-US"/>
              </w:rPr>
            </w:rPrChange>
          </w:rPr>
          <w:t>Business Card</w:t>
        </w:r>
      </w:ins>
      <w:del w:id="1132" w:author="Wolfgang J. Toechterle" w:date="2013-05-20T21:05:00Z">
        <w:r w:rsidRPr="00C41516">
          <w:rPr>
            <w:rFonts w:cs="Arial"/>
            <w:szCs w:val="20"/>
            <w:rPrChange w:id="1133" w:author="Wolfgang J. Toechterle" w:date="2013-06-22T10:32:00Z">
              <w:rPr>
                <w:rFonts w:cs="Arial"/>
                <w:color w:val="0000FF"/>
                <w:szCs w:val="20"/>
                <w:u w:val="single"/>
                <w:lang w:val="en-US"/>
              </w:rPr>
            </w:rPrChange>
          </w:rPr>
          <w:delText>Only vectorized images are allowed for the business card</w:delText>
        </w:r>
      </w:del>
    </w:p>
    <w:p w:rsidR="00C41516" w:rsidRPr="00C41516" w:rsidRDefault="00C41516" w:rsidP="00CE6B36">
      <w:pPr>
        <w:rPr>
          <w:ins w:id="1134" w:author="Wolfgang J. Toechterle" w:date="2013-06-08T18:57:00Z"/>
          <w:rFonts w:cs="Arial"/>
          <w:szCs w:val="20"/>
          <w:rPrChange w:id="1135" w:author="Unknown">
            <w:rPr>
              <w:ins w:id="1136" w:author="Wolfgang J. Toechterle" w:date="2013-06-08T18:57:00Z"/>
              <w:rFonts w:cs="Arial"/>
              <w:szCs w:val="20"/>
              <w:lang w:val="en-US"/>
            </w:rPr>
          </w:rPrChange>
        </w:rPr>
      </w:pPr>
    </w:p>
    <w:p w:rsidR="00C41516" w:rsidRDefault="00C41516" w:rsidP="00CD4A8D">
      <w:pPr>
        <w:numPr>
          <w:ins w:id="1137" w:author="i5" w:date="2013-07-01T17:50: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138" w:author="i5" w:date="2013-07-01T17:50:00Z"/>
          <w:rFonts w:cs="Arial"/>
          <w:b/>
          <w:bCs/>
          <w:szCs w:val="20"/>
        </w:rPr>
      </w:pPr>
      <w:ins w:id="1139" w:author="i5" w:date="2013-07-01T17:50:00Z">
        <w:r>
          <w:rPr>
            <w:rFonts w:ascii="ＭＳ 明朝" w:cs="ＭＳ 明朝" w:hint="eastAsia"/>
            <w:b/>
            <w:bCs/>
            <w:szCs w:val="20"/>
          </w:rPr>
          <w:t>名刺の技術仕様</w:t>
        </w:r>
      </w:ins>
    </w:p>
    <w:p w:rsidR="00C41516" w:rsidRDefault="00C41516" w:rsidP="00CD4A8D">
      <w:pPr>
        <w:numPr>
          <w:ins w:id="1140" w:author="i5" w:date="2013-07-01T17:50:00Z"/>
        </w:numPr>
        <w:autoSpaceDE w:val="0"/>
        <w:autoSpaceDN w:val="0"/>
        <w:adjustRightInd w:val="0"/>
        <w:rPr>
          <w:ins w:id="1141" w:author="i5" w:date="2013-07-01T17:50:00Z"/>
          <w:rFonts w:cs="Arial"/>
          <w:sz w:val="18"/>
          <w:szCs w:val="18"/>
        </w:rPr>
      </w:pPr>
      <w:ins w:id="1142" w:author="i5" w:date="2013-07-01T17:50:00Z">
        <w:r>
          <w:rPr>
            <w:rFonts w:ascii="ＭＳ 明朝" w:cs="ＭＳ 明朝" w:hint="eastAsia"/>
            <w:sz w:val="18"/>
            <w:szCs w:val="18"/>
          </w:rPr>
          <w:t>トリムサイズ</w:t>
        </w:r>
        <w:r>
          <w:rPr>
            <w:rFonts w:cs="Arial"/>
            <w:sz w:val="18"/>
            <w:szCs w:val="18"/>
          </w:rPr>
          <w:t>: 85 x 55 or 55 x 85 mm</w:t>
        </w:r>
      </w:ins>
    </w:p>
    <w:p w:rsidR="00C41516" w:rsidRDefault="00C41516" w:rsidP="00CD4A8D">
      <w:pPr>
        <w:numPr>
          <w:ins w:id="1143" w:author="i5" w:date="2013-07-01T17:50: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144" w:author="i5" w:date="2013-07-01T17:50:00Z"/>
          <w:rFonts w:cs="Arial"/>
          <w:sz w:val="18"/>
          <w:szCs w:val="18"/>
        </w:rPr>
      </w:pPr>
      <w:ins w:id="1145" w:author="i5" w:date="2013-07-01T17:50:00Z">
        <w:r>
          <w:rPr>
            <w:rFonts w:ascii="ＭＳ 明朝" w:cs="ＭＳ 明朝" w:hint="eastAsia"/>
            <w:sz w:val="18"/>
            <w:szCs w:val="18"/>
          </w:rPr>
          <w:t>デザイン</w:t>
        </w:r>
        <w:r>
          <w:rPr>
            <w:rFonts w:cs="Arial"/>
            <w:sz w:val="18"/>
            <w:szCs w:val="18"/>
          </w:rPr>
          <w:t>:</w:t>
        </w:r>
        <w:r>
          <w:rPr>
            <w:rFonts w:ascii="ＭＳ 明朝" w:cs="ＭＳ 明朝" w:hint="eastAsia"/>
            <w:sz w:val="18"/>
            <w:szCs w:val="18"/>
            <w:lang w:val="ja-JP"/>
          </w:rPr>
          <w:t>両面</w:t>
        </w:r>
        <w:r>
          <w:rPr>
            <w:rFonts w:cs="Arial"/>
            <w:sz w:val="18"/>
            <w:szCs w:val="18"/>
          </w:rPr>
          <w:t>(</w:t>
        </w:r>
        <w:r>
          <w:rPr>
            <w:rFonts w:ascii="ＭＳ 明朝" w:cs="ＭＳ 明朝" w:hint="eastAsia"/>
            <w:sz w:val="18"/>
            <w:szCs w:val="18"/>
            <w:lang w:val="ja-JP"/>
          </w:rPr>
          <w:t>表と裏</w:t>
        </w:r>
        <w:r>
          <w:rPr>
            <w:rFonts w:cs="Arial"/>
            <w:sz w:val="18"/>
            <w:szCs w:val="18"/>
          </w:rPr>
          <w:t>)</w:t>
        </w:r>
      </w:ins>
    </w:p>
    <w:p w:rsidR="00C41516" w:rsidRDefault="00C41516" w:rsidP="00CD4A8D">
      <w:pPr>
        <w:numPr>
          <w:ins w:id="1146" w:author="i5" w:date="2013-07-01T17:50:00Z"/>
        </w:numPr>
        <w:autoSpaceDE w:val="0"/>
        <w:autoSpaceDN w:val="0"/>
        <w:adjustRightInd w:val="0"/>
        <w:rPr>
          <w:ins w:id="1147" w:author="i5" w:date="2013-07-01T17:50:00Z"/>
          <w:rFonts w:cs="Arial"/>
          <w:sz w:val="18"/>
          <w:szCs w:val="18"/>
        </w:rPr>
      </w:pPr>
      <w:ins w:id="1148" w:author="i5" w:date="2013-07-01T17:50:00Z">
        <w:r>
          <w:rPr>
            <w:rFonts w:ascii="ＭＳ 明朝" w:cs="ＭＳ 明朝" w:hint="eastAsia"/>
            <w:sz w:val="18"/>
            <w:szCs w:val="18"/>
          </w:rPr>
          <w:t>印刷</w:t>
        </w:r>
        <w:r>
          <w:rPr>
            <w:rFonts w:cs="Arial"/>
            <w:sz w:val="18"/>
            <w:szCs w:val="18"/>
          </w:rPr>
          <w:t>:</w:t>
        </w:r>
        <w:r>
          <w:rPr>
            <w:rFonts w:ascii="ＭＳ 明朝" w:cs="ＭＳ 明朝" w:hint="eastAsia"/>
            <w:sz w:val="18"/>
            <w:szCs w:val="18"/>
            <w:lang w:val="ja-JP"/>
          </w:rPr>
          <w:t>活版印刷</w:t>
        </w:r>
      </w:ins>
    </w:p>
    <w:p w:rsidR="00C41516" w:rsidRDefault="00C41516" w:rsidP="00CD4A8D">
      <w:pPr>
        <w:numPr>
          <w:ins w:id="1149" w:author="i5" w:date="2013-07-01T17:50:00Z"/>
        </w:numPr>
        <w:autoSpaceDE w:val="0"/>
        <w:autoSpaceDN w:val="0"/>
        <w:adjustRightInd w:val="0"/>
        <w:rPr>
          <w:ins w:id="1150" w:author="i5" w:date="2013-07-01T17:50:00Z"/>
          <w:rFonts w:cs="Arial"/>
          <w:sz w:val="18"/>
          <w:szCs w:val="18"/>
        </w:rPr>
      </w:pPr>
      <w:ins w:id="1151" w:author="i5" w:date="2013-07-01T17:50:00Z">
        <w:r>
          <w:rPr>
            <w:rFonts w:ascii="ＭＳ 明朝" w:cs="ＭＳ 明朝" w:hint="eastAsia"/>
            <w:sz w:val="18"/>
            <w:szCs w:val="18"/>
          </w:rPr>
          <w:t>カラー</w:t>
        </w:r>
        <w:r>
          <w:rPr>
            <w:rFonts w:cs="Arial"/>
            <w:sz w:val="18"/>
            <w:szCs w:val="18"/>
          </w:rPr>
          <w:t>:</w:t>
        </w:r>
        <w:r>
          <w:rPr>
            <w:rFonts w:ascii="ＭＳ 明朝" w:cs="ＭＳ 明朝" w:hint="eastAsia"/>
            <w:sz w:val="18"/>
            <w:szCs w:val="18"/>
            <w:lang w:val="ja-JP"/>
          </w:rPr>
          <w:t>スポットカラー</w:t>
        </w:r>
        <w:r>
          <w:rPr>
            <w:rFonts w:cs="Arial"/>
            <w:sz w:val="18"/>
            <w:szCs w:val="18"/>
          </w:rPr>
          <w:t>2</w:t>
        </w:r>
        <w:r>
          <w:rPr>
            <w:rFonts w:ascii="ＭＳ 明朝" w:cs="ＭＳ 明朝" w:hint="eastAsia"/>
            <w:sz w:val="18"/>
            <w:szCs w:val="18"/>
            <w:lang w:val="ja-JP"/>
          </w:rPr>
          <w:t>色</w:t>
        </w:r>
      </w:ins>
    </w:p>
    <w:p w:rsidR="00C41516" w:rsidRDefault="00C41516" w:rsidP="00CD4A8D">
      <w:pPr>
        <w:numPr>
          <w:ins w:id="1152" w:author="i5" w:date="2013-07-01T17:50:00Z"/>
        </w:numPr>
        <w:autoSpaceDE w:val="0"/>
        <w:autoSpaceDN w:val="0"/>
        <w:adjustRightInd w:val="0"/>
        <w:rPr>
          <w:ins w:id="1153" w:author="i5" w:date="2013-07-01T17:50:00Z"/>
          <w:rFonts w:cs="Arial"/>
          <w:szCs w:val="20"/>
        </w:rPr>
      </w:pPr>
      <w:ins w:id="1154" w:author="i5" w:date="2013-07-01T17:50:00Z">
        <w:r>
          <w:rPr>
            <w:rFonts w:ascii="ＭＳ 明朝" w:cs="ＭＳ 明朝" w:hint="eastAsia"/>
            <w:szCs w:val="20"/>
          </w:rPr>
          <w:t>ブリード</w:t>
        </w:r>
        <w:r>
          <w:rPr>
            <w:rFonts w:cs="Arial"/>
            <w:szCs w:val="20"/>
          </w:rPr>
          <w:t>:3mm</w:t>
        </w:r>
      </w:ins>
    </w:p>
    <w:p w:rsidR="00C41516" w:rsidRDefault="00C41516" w:rsidP="00CD4A8D">
      <w:pPr>
        <w:numPr>
          <w:ins w:id="1155" w:author="i5" w:date="2013-07-01T17:50:00Z"/>
        </w:numPr>
        <w:autoSpaceDE w:val="0"/>
        <w:autoSpaceDN w:val="0"/>
        <w:adjustRightInd w:val="0"/>
        <w:rPr>
          <w:ins w:id="1156" w:author="i5" w:date="2013-07-01T17:50:00Z"/>
          <w:rFonts w:cs="Arial"/>
          <w:szCs w:val="20"/>
        </w:rPr>
      </w:pPr>
      <w:ins w:id="1157" w:author="i5" w:date="2013-07-01T17:50:00Z">
        <w:r>
          <w:rPr>
            <w:rFonts w:ascii="ＭＳ 明朝" w:cs="ＭＳ 明朝" w:hint="eastAsia"/>
            <w:szCs w:val="20"/>
          </w:rPr>
          <w:t>トラッピング</w:t>
        </w:r>
        <w:r>
          <w:rPr>
            <w:rFonts w:cs="Arial"/>
            <w:szCs w:val="20"/>
          </w:rPr>
          <w:t>:0.5points</w:t>
        </w:r>
      </w:ins>
    </w:p>
    <w:p w:rsidR="00C41516" w:rsidRDefault="00C41516" w:rsidP="00CD4A8D">
      <w:pPr>
        <w:numPr>
          <w:ins w:id="1158" w:author="i5" w:date="2013-07-01T17:50:00Z"/>
        </w:numPr>
        <w:autoSpaceDE w:val="0"/>
        <w:autoSpaceDN w:val="0"/>
        <w:adjustRightInd w:val="0"/>
        <w:rPr>
          <w:ins w:id="1159" w:author="i5" w:date="2013-07-01T17:50:00Z"/>
          <w:rFonts w:cs="Arial"/>
          <w:szCs w:val="20"/>
        </w:rPr>
      </w:pPr>
      <w:ins w:id="1160" w:author="i5" w:date="2013-07-01T17:50:00Z">
        <w:r>
          <w:rPr>
            <w:rFonts w:cs="Arial"/>
            <w:szCs w:val="20"/>
          </w:rPr>
          <w:t>ICC</w:t>
        </w:r>
        <w:r>
          <w:rPr>
            <w:rFonts w:ascii="ＭＳ 明朝" w:cs="ＭＳ 明朝" w:hint="eastAsia"/>
            <w:szCs w:val="20"/>
            <w:lang w:val="ja-JP"/>
          </w:rPr>
          <w:t>プロファイル</w:t>
        </w:r>
        <w:r>
          <w:rPr>
            <w:rFonts w:cs="Arial"/>
            <w:szCs w:val="20"/>
          </w:rPr>
          <w:t>: PSO_Uncoated_ISO12647_eci.icc</w:t>
        </w:r>
      </w:ins>
    </w:p>
    <w:p w:rsidR="00C41516" w:rsidRDefault="00C41516" w:rsidP="00CD4A8D">
      <w:pPr>
        <w:numPr>
          <w:ins w:id="1161" w:author="i5" w:date="2013-07-01T17:50:00Z"/>
        </w:numPr>
        <w:autoSpaceDE w:val="0"/>
        <w:autoSpaceDN w:val="0"/>
        <w:adjustRightInd w:val="0"/>
        <w:rPr>
          <w:ins w:id="1162" w:author="i5" w:date="2013-07-01T17:50:00Z"/>
          <w:rFonts w:cs="Arial"/>
          <w:szCs w:val="20"/>
        </w:rPr>
      </w:pPr>
      <w:ins w:id="1163" w:author="i5" w:date="2013-07-01T17:50:00Z">
        <w:r>
          <w:rPr>
            <w:rFonts w:ascii="ＭＳ 明朝" w:cs="ＭＳ 明朝" w:hint="eastAsia"/>
            <w:szCs w:val="20"/>
          </w:rPr>
          <w:t>グレースケールとカラー画像の解像度</w:t>
        </w:r>
        <w:r>
          <w:rPr>
            <w:rFonts w:cs="Arial"/>
            <w:szCs w:val="20"/>
          </w:rPr>
          <w:t>:</w:t>
        </w:r>
        <w:r>
          <w:rPr>
            <w:rFonts w:ascii="ＭＳ 明朝" w:cs="ＭＳ 明朝" w:hint="eastAsia"/>
            <w:szCs w:val="20"/>
            <w:lang w:val="ja-JP"/>
          </w:rPr>
          <w:t>名刺にはベクトル画像のみが許される</w:t>
        </w:r>
      </w:ins>
    </w:p>
    <w:p w:rsidR="00C41516" w:rsidRPr="00C41516" w:rsidDel="003371B5" w:rsidRDefault="00C41516" w:rsidP="00D037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1164" w:author="Wolfgang J. Toechterle" w:date="2013-06-08T18:57:00Z"/>
          <w:rFonts w:cs="Arial"/>
          <w:szCs w:val="20"/>
          <w:rPrChange w:id="1165" w:author="Unknown">
            <w:rPr>
              <w:del w:id="1166" w:author="Wolfgang J. Toechterle" w:date="2013-06-08T18:57:00Z"/>
              <w:rFonts w:cs="Arial"/>
              <w:szCs w:val="20"/>
              <w:lang w:val="en-US"/>
            </w:rPr>
          </w:rPrChange>
        </w:rPr>
      </w:pPr>
      <w:del w:id="1167" w:author="Wolfgang J. Toechterle" w:date="2013-06-08T18:57:00Z">
        <w:r w:rsidRPr="00C41516">
          <w:rPr>
            <w:rFonts w:cs="Arial"/>
            <w:szCs w:val="20"/>
            <w:rPrChange w:id="1168" w:author="Wolfgang J. Toechterle" w:date="2013-06-22T10:32:00Z">
              <w:rPr>
                <w:rFonts w:cs="Arial"/>
                <w:color w:val="0000FF"/>
                <w:szCs w:val="20"/>
                <w:u w:val="single"/>
                <w:lang w:val="en-US"/>
              </w:rPr>
            </w:rPrChange>
          </w:rPr>
          <w:delText>Trapping: 0.5 points</w:delText>
        </w:r>
      </w:del>
    </w:p>
    <w:p w:rsidR="00C41516" w:rsidRPr="00EA5133" w:rsidDel="00CD4A8D" w:rsidRDefault="00C41516" w:rsidP="00CE6B36">
      <w:pPr>
        <w:rPr>
          <w:del w:id="1169" w:author="i5" w:date="2013-07-01T17:50:00Z"/>
        </w:rPr>
      </w:pPr>
    </w:p>
    <w:p w:rsidR="00C41516" w:rsidRDefault="00C41516" w:rsidP="00F91A57">
      <w:pPr>
        <w:widowControl w:val="0"/>
        <w:numPr>
          <w:ins w:id="1170" w:author="i5" w:date="2013-07-01T17:50: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1171" w:author="i5" w:date="2013-07-01T17:50:00Z"/>
          <w:rFonts w:cs="Arial"/>
          <w:szCs w:val="20"/>
          <w:lang w:eastAsia="ja-JP"/>
        </w:rPr>
      </w:pPr>
    </w:p>
    <w:p w:rsidR="00C41516" w:rsidRPr="00C41516" w:rsidRDefault="00C41516" w:rsidP="00F91A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szCs w:val="20"/>
          <w:rPrChange w:id="1172" w:author="Unknown">
            <w:rPr>
              <w:rFonts w:cs="Arial"/>
              <w:b/>
              <w:bCs/>
              <w:szCs w:val="20"/>
              <w:lang w:val="en-US"/>
            </w:rPr>
          </w:rPrChange>
        </w:rPr>
      </w:pPr>
      <w:r w:rsidRPr="00C41516">
        <w:rPr>
          <w:rFonts w:cs="Arial"/>
          <w:b/>
          <w:bCs/>
          <w:szCs w:val="20"/>
          <w:rPrChange w:id="1173" w:author="Wolfgang J. Toechterle" w:date="2013-06-22T10:32:00Z">
            <w:rPr>
              <w:rFonts w:cs="Arial"/>
              <w:b/>
              <w:bCs/>
              <w:color w:val="0000FF"/>
              <w:szCs w:val="20"/>
              <w:u w:val="single"/>
              <w:lang w:val="en-US"/>
            </w:rPr>
          </w:rPrChange>
        </w:rPr>
        <w:t>You must deliver:</w:t>
      </w:r>
    </w:p>
    <w:p w:rsidR="00C41516" w:rsidRPr="00C41516" w:rsidRDefault="00C41516" w:rsidP="00F91A57">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Change w:id="1174" w:author="Unknown">
            <w:rPr>
              <w:rFonts w:cs="Arial"/>
              <w:szCs w:val="20"/>
              <w:lang w:val="en-US"/>
            </w:rPr>
          </w:rPrChange>
        </w:rPr>
      </w:pPr>
      <w:r w:rsidRPr="00C41516">
        <w:rPr>
          <w:rFonts w:cs="Arial"/>
          <w:szCs w:val="20"/>
          <w:rPrChange w:id="1175" w:author="Wolfgang J. Toechterle" w:date="2013-06-22T10:32:00Z">
            <w:rPr>
              <w:rFonts w:cs="Arial"/>
              <w:color w:val="0000FF"/>
              <w:szCs w:val="20"/>
              <w:u w:val="single"/>
              <w:lang w:val="en-US"/>
            </w:rPr>
          </w:rPrChange>
        </w:rPr>
        <w:t>1 Letterhead final composite PDF/X-3:2002 file (including bleed, crop marks and specified output profile)</w:t>
      </w:r>
    </w:p>
    <w:p w:rsidR="00C41516" w:rsidRPr="00C41516" w:rsidRDefault="00C41516" w:rsidP="00F91A57">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Change w:id="1176" w:author="Unknown">
            <w:rPr>
              <w:rFonts w:cs="Arial"/>
              <w:szCs w:val="20"/>
              <w:lang w:val="en-US"/>
            </w:rPr>
          </w:rPrChange>
        </w:rPr>
      </w:pPr>
      <w:r w:rsidRPr="00C41516">
        <w:rPr>
          <w:rFonts w:cs="Arial"/>
          <w:szCs w:val="20"/>
          <w:rPrChange w:id="1177" w:author="Wolfgang J. Toechterle" w:date="2013-06-22T10:32:00Z">
            <w:rPr>
              <w:rFonts w:cs="Arial"/>
              <w:color w:val="0000FF"/>
              <w:szCs w:val="20"/>
              <w:u w:val="single"/>
              <w:lang w:val="en-US"/>
            </w:rPr>
          </w:rPrChange>
        </w:rPr>
        <w:t>1 Business Card final composite PDF/X-3:2002 file (including bleed, crop marks and specified output profile)</w:t>
      </w:r>
    </w:p>
    <w:p w:rsidR="00C41516" w:rsidRDefault="00C41516" w:rsidP="00F91A57">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ins w:id="1178" w:author="Kinder" w:date="2013-06-30T08:50:00Z"/>
          <w:rFonts w:cs="Arial"/>
          <w:szCs w:val="20"/>
        </w:rPr>
      </w:pPr>
      <w:ins w:id="1179" w:author="Kinder" w:date="2013-06-30T08:50:00Z">
        <w:r>
          <w:rPr>
            <w:rFonts w:cs="Arial"/>
            <w:szCs w:val="20"/>
          </w:rPr>
          <w:t>The letterhead and business card trimmed</w:t>
        </w:r>
      </w:ins>
      <w:ins w:id="1180" w:author="Kinder" w:date="2013-06-30T08:51:00Z">
        <w:r>
          <w:rPr>
            <w:rFonts w:cs="Arial"/>
            <w:szCs w:val="20"/>
          </w:rPr>
          <w:t xml:space="preserve"> and mounted onto a single presentation board.</w:t>
        </w:r>
      </w:ins>
    </w:p>
    <w:p w:rsidR="00C41516" w:rsidRDefault="00C41516">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ins w:id="1181" w:author="Kinder" w:date="2013-06-29T14:23:00Z"/>
          <w:rFonts w:cs="Arial"/>
          <w:szCs w:val="20"/>
        </w:rPr>
      </w:pPr>
      <w:del w:id="1182" w:author="Kinder" w:date="2013-06-30T08:51:00Z">
        <w:r w:rsidRPr="00C41516">
          <w:rPr>
            <w:rFonts w:cs="Arial"/>
            <w:szCs w:val="20"/>
            <w:rPrChange w:id="1183" w:author="Wolfgang J. Toechterle" w:date="2013-06-22T10:32:00Z">
              <w:rPr>
                <w:rFonts w:cs="Arial"/>
                <w:color w:val="0000FF"/>
                <w:szCs w:val="20"/>
                <w:u w:val="single"/>
                <w:lang w:val="en-US"/>
              </w:rPr>
            </w:rPrChange>
          </w:rPr>
          <w:delText xml:space="preserve">2 printout of your composition trimmed and mounted on 1 </w:delText>
        </w:r>
      </w:del>
      <w:ins w:id="1184" w:author="Wolfgang J. Toechterle" w:date="2013-05-31T18:03:00Z">
        <w:del w:id="1185" w:author="Kinder" w:date="2013-06-30T08:51:00Z">
          <w:r w:rsidRPr="00C41516">
            <w:rPr>
              <w:rFonts w:cs="Arial"/>
              <w:szCs w:val="20"/>
              <w:rPrChange w:id="1186" w:author="Wolfgang J. Toechterle" w:date="2013-06-22T10:32:00Z">
                <w:rPr>
                  <w:rFonts w:cs="Arial"/>
                  <w:color w:val="0000FF"/>
                  <w:szCs w:val="20"/>
                  <w:u w:val="single"/>
                  <w:lang w:val="en-US"/>
                </w:rPr>
              </w:rPrChange>
            </w:rPr>
            <w:delText xml:space="preserve">one </w:delText>
          </w:r>
        </w:del>
      </w:ins>
      <w:del w:id="1187" w:author="Kinder" w:date="2013-06-30T08:51:00Z">
        <w:r w:rsidRPr="00C41516">
          <w:rPr>
            <w:rFonts w:cs="Arial"/>
            <w:szCs w:val="20"/>
            <w:rPrChange w:id="1188" w:author="Wolfgang J. Toechterle" w:date="2013-06-22T10:32:00Z">
              <w:rPr>
                <w:rFonts w:cs="Arial"/>
                <w:color w:val="0000FF"/>
                <w:szCs w:val="20"/>
                <w:u w:val="single"/>
                <w:lang w:val="en-US"/>
              </w:rPr>
            </w:rPrChange>
          </w:rPr>
          <w:delText xml:space="preserve">A3 board to fit </w:delText>
        </w:r>
      </w:del>
      <w:ins w:id="1189" w:author="Wolfgang J. Toechterle" w:date="2013-05-31T18:03:00Z">
        <w:del w:id="1190" w:author="Kinder" w:date="2013-06-30T08:51:00Z">
          <w:r w:rsidRPr="00C41516">
            <w:rPr>
              <w:rFonts w:cs="Arial"/>
              <w:szCs w:val="20"/>
              <w:rPrChange w:id="1191" w:author="Wolfgang J. Toechterle" w:date="2013-06-22T10:32:00Z">
                <w:rPr>
                  <w:rFonts w:cs="Arial"/>
                  <w:color w:val="0000FF"/>
                  <w:szCs w:val="20"/>
                  <w:u w:val="single"/>
                  <w:lang w:val="en-US"/>
                </w:rPr>
              </w:rPrChange>
            </w:rPr>
            <w:delText xml:space="preserve">show </w:delText>
          </w:r>
        </w:del>
      </w:ins>
      <w:del w:id="1192" w:author="Kinder" w:date="2013-06-30T08:51:00Z">
        <w:r w:rsidRPr="00C41516">
          <w:rPr>
            <w:rFonts w:cs="Arial"/>
            <w:szCs w:val="20"/>
            <w:rPrChange w:id="1193" w:author="Wolfgang J. Toechterle" w:date="2013-06-22T10:32:00Z">
              <w:rPr>
                <w:rFonts w:cs="Arial"/>
                <w:color w:val="0000FF"/>
                <w:szCs w:val="20"/>
                <w:u w:val="single"/>
                <w:lang w:val="en-US"/>
              </w:rPr>
            </w:rPrChange>
          </w:rPr>
          <w:delText>the two designs.</w:delText>
        </w:r>
      </w:del>
      <w:ins w:id="1194" w:author="Kinder" w:date="2013-06-29T14:22:00Z">
        <w:r>
          <w:rPr>
            <w:rFonts w:cs="Arial"/>
            <w:szCs w:val="20"/>
          </w:rPr>
          <w:t>1</w:t>
        </w:r>
      </w:ins>
      <w:ins w:id="1195" w:author="Kinder" w:date="2013-06-29T14:21:00Z">
        <w:r>
          <w:rPr>
            <w:rFonts w:cs="Arial"/>
            <w:szCs w:val="20"/>
          </w:rPr>
          <w:t xml:space="preserve"> </w:t>
        </w:r>
      </w:ins>
      <w:ins w:id="1196" w:author="Kinder" w:date="2013-06-29T14:22:00Z">
        <w:r>
          <w:rPr>
            <w:rFonts w:cs="Arial"/>
            <w:szCs w:val="20"/>
          </w:rPr>
          <w:t xml:space="preserve">A4 </w:t>
        </w:r>
      </w:ins>
      <w:ins w:id="1197" w:author="Kinder" w:date="2013-06-29T14:16:00Z">
        <w:r w:rsidRPr="003E0FE3">
          <w:rPr>
            <w:rFonts w:cs="Arial"/>
            <w:szCs w:val="20"/>
          </w:rPr>
          <w:t xml:space="preserve">printout of your </w:t>
        </w:r>
      </w:ins>
      <w:ins w:id="1198" w:author="Kinder" w:date="2013-06-29T14:23:00Z">
        <w:r>
          <w:rPr>
            <w:rFonts w:cs="Arial"/>
            <w:szCs w:val="20"/>
          </w:rPr>
          <w:t>Business Card (front and back)</w:t>
        </w:r>
      </w:ins>
      <w:ins w:id="1199" w:author="Kinder" w:date="2013-06-29T14:16:00Z">
        <w:r w:rsidRPr="003E0FE3">
          <w:rPr>
            <w:rFonts w:cs="Arial"/>
            <w:szCs w:val="20"/>
          </w:rPr>
          <w:t xml:space="preserve"> </w:t>
        </w:r>
      </w:ins>
      <w:ins w:id="1200" w:author="Kinder" w:date="2013-06-29T14:17:00Z">
        <w:r>
          <w:rPr>
            <w:rFonts w:cs="Arial"/>
            <w:szCs w:val="20"/>
          </w:rPr>
          <w:t xml:space="preserve">with </w:t>
        </w:r>
      </w:ins>
      <w:ins w:id="1201" w:author="Kinder" w:date="2013-06-29T14:19:00Z">
        <w:r>
          <w:rPr>
            <w:rFonts w:cs="Arial"/>
            <w:szCs w:val="20"/>
          </w:rPr>
          <w:t xml:space="preserve">ONLY </w:t>
        </w:r>
      </w:ins>
      <w:ins w:id="1202" w:author="Kinder" w:date="2013-06-29T14:17:00Z">
        <w:r>
          <w:rPr>
            <w:rFonts w:cs="Arial"/>
            <w:szCs w:val="20"/>
          </w:rPr>
          <w:t>crop marks and bleed marks</w:t>
        </w:r>
      </w:ins>
    </w:p>
    <w:p w:rsidR="00C41516" w:rsidRPr="00C41516" w:rsidRDefault="00C41516">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Change w:id="1203" w:author="Unknown">
            <w:rPr>
              <w:rFonts w:cs="Arial"/>
              <w:szCs w:val="20"/>
              <w:lang w:val="en-US"/>
            </w:rPr>
          </w:rPrChange>
        </w:rPr>
      </w:pPr>
      <w:ins w:id="1204" w:author="Kinder" w:date="2013-06-29T14:23:00Z">
        <w:r>
          <w:rPr>
            <w:rFonts w:cs="Arial"/>
            <w:szCs w:val="20"/>
          </w:rPr>
          <w:t xml:space="preserve">1 A3 </w:t>
        </w:r>
        <w:r w:rsidRPr="003E0FE3">
          <w:rPr>
            <w:rFonts w:cs="Arial"/>
            <w:szCs w:val="20"/>
          </w:rPr>
          <w:t xml:space="preserve">printout of your </w:t>
        </w:r>
        <w:r>
          <w:rPr>
            <w:rFonts w:cs="Arial"/>
            <w:szCs w:val="20"/>
          </w:rPr>
          <w:t>Letterhead with ONLY crop marks and bleed marks</w:t>
        </w:r>
      </w:ins>
    </w:p>
    <w:p w:rsidR="00C41516" w:rsidRPr="00C41516" w:rsidRDefault="00C41516" w:rsidP="00812176">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Change w:id="1205" w:author="Unknown">
            <w:rPr>
              <w:rFonts w:cs="Arial"/>
              <w:szCs w:val="20"/>
              <w:lang w:val="en-US"/>
            </w:rPr>
          </w:rPrChange>
        </w:rPr>
      </w:pPr>
      <w:r w:rsidRPr="00C41516">
        <w:rPr>
          <w:rFonts w:cs="Arial"/>
          <w:szCs w:val="20"/>
          <w:rPrChange w:id="1206" w:author="Wolfgang J. Toechterle" w:date="2013-06-22T10:32:00Z">
            <w:rPr>
              <w:rFonts w:cs="Arial"/>
              <w:color w:val="0000FF"/>
              <w:szCs w:val="20"/>
              <w:u w:val="single"/>
              <w:lang w:val="en-US"/>
            </w:rPr>
          </w:rPrChange>
        </w:rPr>
        <w:t>2 final folders for archiving and printing (including PDF, native files, fonts,)</w:t>
      </w:r>
    </w:p>
    <w:p w:rsidR="00C41516" w:rsidRPr="00C41516" w:rsidRDefault="00C41516" w:rsidP="00A31AC5">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rPr>
          <w:rFonts w:cs="Arial"/>
          <w:szCs w:val="20"/>
          <w:rPrChange w:id="1207" w:author="Unknown">
            <w:rPr>
              <w:rFonts w:cs="Arial"/>
              <w:szCs w:val="20"/>
              <w:lang w:val="en-US"/>
            </w:rPr>
          </w:rPrChange>
        </w:rPr>
      </w:pPr>
    </w:p>
    <w:p w:rsidR="00C41516" w:rsidRDefault="00C41516" w:rsidP="00CD4A8D">
      <w:pPr>
        <w:numPr>
          <w:ins w:id="1208" w:author="i5" w:date="2013-07-01T17:50:00Z"/>
        </w:numPr>
        <w:autoSpaceDE w:val="0"/>
        <w:autoSpaceDN w:val="0"/>
        <w:adjustRightInd w:val="0"/>
        <w:rPr>
          <w:ins w:id="1209" w:author="i5" w:date="2013-07-01T17:50:00Z"/>
          <w:rFonts w:cs="Arial"/>
          <w:szCs w:val="20"/>
        </w:rPr>
      </w:pPr>
      <w:ins w:id="1210" w:author="i5" w:date="2013-07-01T17:50:00Z">
        <w:r>
          <w:rPr>
            <w:rFonts w:ascii="ＭＳ 明朝" w:cs="ＭＳ 明朝" w:hint="eastAsia"/>
            <w:szCs w:val="20"/>
          </w:rPr>
          <w:t>提出物</w:t>
        </w:r>
        <w:r>
          <w:rPr>
            <w:rFonts w:cs="Arial"/>
            <w:szCs w:val="20"/>
          </w:rPr>
          <w:t>:</w:t>
        </w:r>
      </w:ins>
    </w:p>
    <w:p w:rsidR="00C41516" w:rsidRDefault="00C41516" w:rsidP="00CD4A8D">
      <w:pPr>
        <w:widowControl w:val="0"/>
        <w:numPr>
          <w:ilvl w:val="0"/>
          <w:numId w:val="19"/>
          <w:ins w:id="1211" w:author="i5" w:date="2013-07-01T17:50: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1212" w:author="i5" w:date="2013-07-01T17:50:00Z"/>
          <w:rFonts w:cs="Arial"/>
          <w:szCs w:val="20"/>
        </w:rPr>
      </w:pPr>
      <w:ins w:id="1213" w:author="i5" w:date="2013-07-01T17:50:00Z">
        <w:r>
          <w:rPr>
            <w:rFonts w:ascii="ＭＳ 明朝" w:cs="ＭＳ 明朝" w:hint="eastAsia"/>
            <w:szCs w:val="20"/>
          </w:rPr>
          <w:t>統合した</w:t>
        </w:r>
        <w:r>
          <w:rPr>
            <w:rFonts w:cs="Arial"/>
            <w:szCs w:val="20"/>
          </w:rPr>
          <w:t>PDF/X-3:2002 file</w:t>
        </w:r>
        <w:r>
          <w:rPr>
            <w:rFonts w:ascii="ＭＳ 明朝" w:cs="ＭＳ 明朝" w:hint="eastAsia"/>
            <w:szCs w:val="20"/>
            <w:lang w:val="ja-JP"/>
          </w:rPr>
          <w:t>のレターヘッド</w:t>
        </w:r>
        <w:r>
          <w:rPr>
            <w:rFonts w:cs="Arial"/>
            <w:szCs w:val="20"/>
          </w:rPr>
          <w:t>1</w:t>
        </w:r>
        <w:r>
          <w:rPr>
            <w:rFonts w:ascii="ＭＳ 明朝" w:cs="ＭＳ 明朝" w:hint="eastAsia"/>
            <w:szCs w:val="20"/>
            <w:lang w:val="ja-JP"/>
          </w:rPr>
          <w:t>つ</w:t>
        </w:r>
        <w:r>
          <w:rPr>
            <w:rFonts w:cs="Arial"/>
            <w:szCs w:val="20"/>
          </w:rPr>
          <w:t>(</w:t>
        </w:r>
        <w:r>
          <w:rPr>
            <w:rFonts w:ascii="ＭＳ 明朝" w:cs="ＭＳ 明朝" w:hint="eastAsia"/>
            <w:szCs w:val="20"/>
            <w:lang w:val="ja-JP"/>
          </w:rPr>
          <w:t>ブリード、クロップマーク、出力指定プロファイルを含む</w:t>
        </w:r>
        <w:r>
          <w:rPr>
            <w:rFonts w:cs="Arial"/>
            <w:szCs w:val="20"/>
          </w:rPr>
          <w:t>)</w:t>
        </w:r>
      </w:ins>
    </w:p>
    <w:p w:rsidR="00C41516" w:rsidRDefault="00C41516" w:rsidP="00CD4A8D">
      <w:pPr>
        <w:widowControl w:val="0"/>
        <w:numPr>
          <w:ilvl w:val="0"/>
          <w:numId w:val="19"/>
          <w:ins w:id="1214" w:author="i5" w:date="2013-07-01T17:50: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1215" w:author="i5" w:date="2013-07-01T17:50:00Z"/>
          <w:rFonts w:cs="Arial"/>
          <w:szCs w:val="20"/>
        </w:rPr>
      </w:pPr>
      <w:ins w:id="1216" w:author="i5" w:date="2013-07-01T17:50:00Z">
        <w:r>
          <w:rPr>
            <w:rFonts w:ascii="ＭＳ 明朝" w:cs="ＭＳ 明朝" w:hint="eastAsia"/>
            <w:szCs w:val="20"/>
          </w:rPr>
          <w:t>統合した</w:t>
        </w:r>
        <w:r>
          <w:rPr>
            <w:rFonts w:cs="Arial"/>
            <w:szCs w:val="20"/>
          </w:rPr>
          <w:t>PDF/X-3:2002 file</w:t>
        </w:r>
        <w:r>
          <w:rPr>
            <w:rFonts w:ascii="ＭＳ 明朝" w:cs="ＭＳ 明朝" w:hint="eastAsia"/>
            <w:szCs w:val="20"/>
            <w:lang w:val="ja-JP"/>
          </w:rPr>
          <w:t>の名刺</w:t>
        </w:r>
        <w:r>
          <w:rPr>
            <w:rFonts w:cs="Arial"/>
            <w:szCs w:val="20"/>
          </w:rPr>
          <w:t>(</w:t>
        </w:r>
        <w:r>
          <w:rPr>
            <w:rFonts w:ascii="ＭＳ 明朝" w:cs="ＭＳ 明朝" w:hint="eastAsia"/>
            <w:szCs w:val="20"/>
            <w:lang w:val="ja-JP"/>
          </w:rPr>
          <w:t>ブリード、クロップマーク、出力指定プロファイルを含む</w:t>
        </w:r>
        <w:r>
          <w:rPr>
            <w:rFonts w:cs="Arial"/>
            <w:szCs w:val="20"/>
          </w:rPr>
          <w:t>)</w:t>
        </w:r>
      </w:ins>
    </w:p>
    <w:p w:rsidR="00C41516" w:rsidRDefault="00C41516" w:rsidP="00CD4A8D">
      <w:pPr>
        <w:widowControl w:val="0"/>
        <w:numPr>
          <w:ilvl w:val="0"/>
          <w:numId w:val="19"/>
          <w:ins w:id="1217" w:author="i5" w:date="2013-07-01T17:50: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1218" w:author="i5" w:date="2013-07-01T17:50:00Z"/>
          <w:rFonts w:cs="Arial"/>
          <w:szCs w:val="20"/>
        </w:rPr>
      </w:pPr>
      <w:ins w:id="1219" w:author="i5" w:date="2013-07-01T17:50:00Z">
        <w:r>
          <w:rPr>
            <w:rFonts w:ascii="ＭＳ 明朝" w:cs="ＭＳ 明朝" w:hint="eastAsia"/>
            <w:szCs w:val="20"/>
          </w:rPr>
          <w:t>トリムして片面のみのプレゼンテーション用ボードにマウントしたレターヘッドと名刺</w:t>
        </w:r>
        <w:r>
          <w:rPr>
            <w:rFonts w:cs="Arial"/>
            <w:szCs w:val="20"/>
          </w:rPr>
          <w:t>.</w:t>
        </w:r>
      </w:ins>
    </w:p>
    <w:p w:rsidR="00C41516" w:rsidRDefault="00C41516" w:rsidP="00CD4A8D">
      <w:pPr>
        <w:widowControl w:val="0"/>
        <w:numPr>
          <w:ilvl w:val="0"/>
          <w:numId w:val="19"/>
          <w:ins w:id="1220" w:author="i5" w:date="2013-07-01T17:50: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1221" w:author="i5" w:date="2013-07-01T17:50:00Z"/>
          <w:rFonts w:cs="Arial"/>
          <w:szCs w:val="20"/>
        </w:rPr>
      </w:pPr>
      <w:ins w:id="1222" w:author="i5" w:date="2013-07-01T17:50:00Z">
        <w:r>
          <w:rPr>
            <w:rFonts w:ascii="ＭＳ 明朝" w:cs="ＭＳ 明朝" w:hint="eastAsia"/>
            <w:szCs w:val="20"/>
          </w:rPr>
          <w:t>クロップマークとブリードマークのみの名刺を</w:t>
        </w:r>
        <w:r>
          <w:rPr>
            <w:rFonts w:cs="Arial"/>
            <w:szCs w:val="20"/>
          </w:rPr>
          <w:t>A4</w:t>
        </w:r>
        <w:r>
          <w:rPr>
            <w:rFonts w:ascii="ＭＳ 明朝" w:cs="ＭＳ 明朝" w:hint="eastAsia"/>
            <w:szCs w:val="20"/>
            <w:lang w:val="ja-JP"/>
          </w:rPr>
          <w:t>用紙に印刷したもの</w:t>
        </w:r>
        <w:r>
          <w:rPr>
            <w:rFonts w:cs="Arial"/>
            <w:szCs w:val="20"/>
          </w:rPr>
          <w:t>1</w:t>
        </w:r>
        <w:r>
          <w:rPr>
            <w:rFonts w:ascii="ＭＳ 明朝" w:cs="ＭＳ 明朝" w:hint="eastAsia"/>
            <w:szCs w:val="20"/>
            <w:lang w:val="ja-JP"/>
          </w:rPr>
          <w:t>つ</w:t>
        </w:r>
      </w:ins>
    </w:p>
    <w:p w:rsidR="00C41516" w:rsidRDefault="00C41516" w:rsidP="00CD4A8D">
      <w:pPr>
        <w:widowControl w:val="0"/>
        <w:numPr>
          <w:ilvl w:val="0"/>
          <w:numId w:val="19"/>
          <w:ins w:id="1223" w:author="i5" w:date="2013-07-01T17:50: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1224" w:author="i5" w:date="2013-07-01T17:50:00Z"/>
          <w:rFonts w:cs="Arial"/>
          <w:szCs w:val="20"/>
        </w:rPr>
      </w:pPr>
      <w:ins w:id="1225" w:author="i5" w:date="2013-07-01T17:50:00Z">
        <w:r>
          <w:rPr>
            <w:rFonts w:ascii="ＭＳ 明朝" w:cs="ＭＳ 明朝" w:hint="eastAsia"/>
            <w:szCs w:val="20"/>
          </w:rPr>
          <w:t>クロップマークとブリードマークのみのレターヘッドを</w:t>
        </w:r>
        <w:r>
          <w:rPr>
            <w:rFonts w:cs="Arial"/>
            <w:szCs w:val="20"/>
          </w:rPr>
          <w:t>A3</w:t>
        </w:r>
        <w:r>
          <w:rPr>
            <w:rFonts w:ascii="ＭＳ 明朝" w:cs="ＭＳ 明朝" w:hint="eastAsia"/>
            <w:szCs w:val="20"/>
            <w:lang w:val="ja-JP"/>
          </w:rPr>
          <w:t>用紙に印刷したもの</w:t>
        </w:r>
        <w:r>
          <w:rPr>
            <w:rFonts w:cs="Arial"/>
            <w:szCs w:val="20"/>
          </w:rPr>
          <w:t>1</w:t>
        </w:r>
        <w:r>
          <w:rPr>
            <w:rFonts w:ascii="ＭＳ 明朝" w:cs="ＭＳ 明朝" w:hint="eastAsia"/>
            <w:szCs w:val="20"/>
            <w:lang w:val="ja-JP"/>
          </w:rPr>
          <w:t>つ</w:t>
        </w:r>
      </w:ins>
    </w:p>
    <w:p w:rsidR="00C41516" w:rsidRDefault="00C41516" w:rsidP="00CD4A8D">
      <w:pPr>
        <w:widowControl w:val="0"/>
        <w:numPr>
          <w:ilvl w:val="0"/>
          <w:numId w:val="19"/>
          <w:ins w:id="1226" w:author="i5" w:date="2013-07-01T17:50: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1227" w:author="i5" w:date="2013-07-01T17:50:00Z"/>
          <w:rFonts w:cs="Arial"/>
          <w:szCs w:val="20"/>
        </w:rPr>
      </w:pPr>
      <w:ins w:id="1228" w:author="i5" w:date="2013-07-01T17:50:00Z">
        <w:r>
          <w:rPr>
            <w:rFonts w:ascii="ＭＳ 明朝" w:cs="ＭＳ 明朝" w:hint="eastAsia"/>
            <w:szCs w:val="20"/>
          </w:rPr>
          <w:t>保存用と印刷用フォルダー</w:t>
        </w:r>
        <w:r>
          <w:rPr>
            <w:rFonts w:cs="Arial"/>
            <w:szCs w:val="20"/>
          </w:rPr>
          <w:t>2</w:t>
        </w:r>
        <w:r>
          <w:rPr>
            <w:rFonts w:ascii="ＭＳ 明朝" w:cs="ＭＳ 明朝" w:hint="eastAsia"/>
            <w:szCs w:val="20"/>
            <w:lang w:val="ja-JP"/>
          </w:rPr>
          <w:t>つ</w:t>
        </w:r>
        <w:r>
          <w:rPr>
            <w:rFonts w:cs="Arial"/>
            <w:szCs w:val="20"/>
          </w:rPr>
          <w:t xml:space="preserve"> (PDF</w:t>
        </w:r>
        <w:r>
          <w:rPr>
            <w:rFonts w:ascii="ＭＳ 明朝" w:cs="ＭＳ 明朝" w:hint="eastAsia"/>
            <w:szCs w:val="20"/>
            <w:lang w:val="ja-JP"/>
          </w:rPr>
          <w:t>とネイティブファイル、フォントを含む</w:t>
        </w:r>
        <w:r>
          <w:rPr>
            <w:rFonts w:cs="Arial"/>
            <w:szCs w:val="20"/>
          </w:rPr>
          <w:t>)</w:t>
        </w:r>
      </w:ins>
    </w:p>
    <w:p w:rsidR="00C41516" w:rsidRPr="00EA5133" w:rsidRDefault="00C41516" w:rsidP="00CE6B36"/>
    <w:p w:rsidR="00C41516" w:rsidRDefault="00C41516">
      <w:pPr>
        <w:numPr>
          <w:ins w:id="1229" w:author="i5" w:date="2013-07-01T17:51:00Z"/>
        </w:numPr>
        <w:spacing w:after="200" w:line="276" w:lineRule="auto"/>
        <w:rPr>
          <w:ins w:id="1230" w:author="i5" w:date="2013-07-01T17:51:00Z"/>
          <w:rFonts w:cs="Arial"/>
          <w:b/>
          <w:bCs/>
          <w:sz w:val="28"/>
          <w:szCs w:val="28"/>
          <w:lang w:eastAsia="ja-JP"/>
        </w:rPr>
      </w:pPr>
    </w:p>
    <w:p w:rsidR="00C41516" w:rsidRDefault="00C41516">
      <w:pPr>
        <w:numPr>
          <w:ins w:id="1231" w:author="i5" w:date="2013-07-01T17:51:00Z"/>
        </w:numPr>
        <w:spacing w:after="200" w:line="276" w:lineRule="auto"/>
        <w:rPr>
          <w:ins w:id="1232" w:author="i5" w:date="2013-07-01T17:51:00Z"/>
          <w:rFonts w:cs="Arial"/>
          <w:b/>
          <w:bCs/>
          <w:sz w:val="28"/>
          <w:szCs w:val="28"/>
          <w:lang w:eastAsia="ja-JP"/>
        </w:rPr>
      </w:pPr>
    </w:p>
    <w:p w:rsidR="00C41516" w:rsidRDefault="00C41516">
      <w:pPr>
        <w:numPr>
          <w:ins w:id="1233" w:author="i5" w:date="2013-07-01T17:51:00Z"/>
        </w:numPr>
        <w:spacing w:after="200" w:line="276" w:lineRule="auto"/>
        <w:rPr>
          <w:ins w:id="1234" w:author="i5" w:date="2013-07-01T17:51:00Z"/>
          <w:rFonts w:cs="Arial"/>
          <w:b/>
          <w:bCs/>
          <w:sz w:val="28"/>
          <w:szCs w:val="28"/>
          <w:lang w:eastAsia="ja-JP"/>
        </w:rPr>
      </w:pPr>
    </w:p>
    <w:p w:rsidR="00C41516" w:rsidRDefault="00C41516">
      <w:pPr>
        <w:numPr>
          <w:ins w:id="1235" w:author="i5" w:date="2013-07-01T17:51:00Z"/>
        </w:numPr>
        <w:spacing w:after="200" w:line="276" w:lineRule="auto"/>
        <w:rPr>
          <w:ins w:id="1236" w:author="i5" w:date="2013-07-01T17:51:00Z"/>
          <w:rFonts w:cs="Arial"/>
          <w:b/>
          <w:bCs/>
          <w:sz w:val="28"/>
          <w:szCs w:val="28"/>
          <w:lang w:eastAsia="ja-JP"/>
        </w:rPr>
      </w:pPr>
    </w:p>
    <w:p w:rsidR="00C41516" w:rsidRDefault="00C41516">
      <w:pPr>
        <w:numPr>
          <w:ins w:id="1237" w:author="i5" w:date="2013-07-01T17:51:00Z"/>
        </w:numPr>
        <w:spacing w:after="200" w:line="276" w:lineRule="auto"/>
        <w:rPr>
          <w:ins w:id="1238" w:author="i5" w:date="2013-07-01T17:51:00Z"/>
          <w:rFonts w:cs="Arial"/>
          <w:b/>
          <w:bCs/>
          <w:sz w:val="28"/>
          <w:szCs w:val="28"/>
          <w:lang w:eastAsia="ja-JP"/>
        </w:rPr>
      </w:pPr>
    </w:p>
    <w:p w:rsidR="00C41516" w:rsidRPr="00C41516" w:rsidRDefault="00C41516">
      <w:pPr>
        <w:spacing w:after="200" w:line="276" w:lineRule="auto"/>
        <w:rPr>
          <w:rFonts w:cs="Arial"/>
          <w:b/>
          <w:bCs/>
          <w:sz w:val="28"/>
          <w:szCs w:val="28"/>
          <w:lang w:eastAsia="ja-JP"/>
          <w:rPrChange w:id="1239" w:author="Unknown">
            <w:rPr>
              <w:rFonts w:cs="Arial"/>
              <w:b/>
              <w:bCs/>
              <w:sz w:val="28"/>
              <w:szCs w:val="28"/>
              <w:lang w:val="en-US"/>
            </w:rPr>
          </w:rPrChange>
        </w:rPr>
      </w:pPr>
      <w:del w:id="1240" w:author="i5" w:date="2013-07-01T17:51:00Z">
        <w:r w:rsidRPr="00E76ED5" w:rsidDel="00CD4A8D">
          <w:rPr>
            <w:rFonts w:cs="Arial"/>
            <w:b/>
            <w:bCs/>
            <w:sz w:val="28"/>
            <w:szCs w:val="28"/>
          </w:rPr>
          <w:br w:type="page"/>
        </w:r>
      </w:del>
    </w:p>
    <w:p w:rsidR="00C41516" w:rsidRPr="00EA5133" w:rsidRDefault="00C41516" w:rsidP="00E90506">
      <w:pPr>
        <w:rPr>
          <w:lang w:eastAsia="ja-JP"/>
        </w:rPr>
      </w:pPr>
      <w:r w:rsidRPr="00C41516">
        <w:rPr>
          <w:rFonts w:cs="Arial"/>
          <w:b/>
          <w:bCs/>
          <w:sz w:val="28"/>
          <w:szCs w:val="28"/>
          <w:rPrChange w:id="1241" w:author="Wolfgang J. Toechterle" w:date="2013-06-22T10:32:00Z">
            <w:rPr>
              <w:rFonts w:cs="Arial"/>
              <w:b/>
              <w:bCs/>
              <w:color w:val="0000FF"/>
              <w:sz w:val="28"/>
              <w:szCs w:val="28"/>
              <w:u w:val="single"/>
              <w:lang w:val="en-US"/>
            </w:rPr>
          </w:rPrChange>
        </w:rPr>
        <w:t>Task 3: Entry Ticke</w:t>
      </w:r>
      <w:ins w:id="1242" w:author="i5" w:date="2013-07-01T17:50:00Z">
        <w:r>
          <w:rPr>
            <w:rFonts w:cs="Arial"/>
            <w:b/>
            <w:bCs/>
            <w:sz w:val="28"/>
            <w:szCs w:val="28"/>
            <w:lang w:eastAsia="ja-JP"/>
          </w:rPr>
          <w:t>t</w:t>
        </w:r>
      </w:ins>
      <w:del w:id="1243" w:author="i5" w:date="2013-07-01T17:50:00Z">
        <w:r w:rsidRPr="00C41516">
          <w:rPr>
            <w:rFonts w:cs="Arial"/>
            <w:b/>
            <w:bCs/>
            <w:sz w:val="28"/>
            <w:szCs w:val="28"/>
            <w:rPrChange w:id="1244" w:author="Wolfgang J. Toechterle" w:date="2013-06-22T10:32:00Z">
              <w:rPr>
                <w:rFonts w:cs="Arial"/>
                <w:b/>
                <w:bCs/>
                <w:color w:val="0000FF"/>
                <w:sz w:val="28"/>
                <w:szCs w:val="28"/>
                <w:u w:val="single"/>
                <w:lang w:val="en-US"/>
              </w:rPr>
            </w:rPrChange>
          </w:rPr>
          <w:delText>t</w:delText>
        </w:r>
        <w:r w:rsidRPr="00EA5133" w:rsidDel="00CD4A8D">
          <w:delText xml:space="preserve"> </w:delText>
        </w:r>
      </w:del>
    </w:p>
    <w:p w:rsidR="00C41516" w:rsidRPr="00EA5133" w:rsidRDefault="00C41516" w:rsidP="00E90506"/>
    <w:p w:rsidR="00C41516" w:rsidRPr="00EA5133" w:rsidRDefault="00C41516">
      <w:r w:rsidRPr="00C41516">
        <w:rPr>
          <w:rFonts w:cs="Arial"/>
          <w:szCs w:val="20"/>
          <w:rPrChange w:id="1245" w:author="Wolfgang J. Toechterle" w:date="2013-06-22T10:32:00Z">
            <w:rPr>
              <w:rFonts w:cs="Arial"/>
              <w:color w:val="0000FF"/>
              <w:szCs w:val="20"/>
              <w:u w:val="single"/>
              <w:lang w:val="en-US"/>
            </w:rPr>
          </w:rPrChange>
        </w:rPr>
        <w:t xml:space="preserve">Create a one </w:t>
      </w:r>
      <w:del w:id="1246" w:author="Wolfgang J. Toechterle" w:date="2013-06-22T11:52:00Z">
        <w:r w:rsidRPr="00C41516">
          <w:rPr>
            <w:rFonts w:cs="Arial"/>
            <w:szCs w:val="20"/>
            <w:rPrChange w:id="1247" w:author="Wolfgang J. Toechterle" w:date="2013-06-22T10:32:00Z">
              <w:rPr>
                <w:rFonts w:cs="Arial"/>
                <w:color w:val="0000FF"/>
                <w:szCs w:val="20"/>
                <w:u w:val="single"/>
                <w:lang w:val="en-US"/>
              </w:rPr>
            </w:rPrChange>
          </w:rPr>
          <w:delText>color</w:delText>
        </w:r>
      </w:del>
      <w:ins w:id="1248" w:author="Wolfgang J. Toechterle" w:date="2013-06-22T11:52:00Z">
        <w:r>
          <w:rPr>
            <w:rFonts w:cs="Arial"/>
            <w:szCs w:val="20"/>
          </w:rPr>
          <w:t>colour</w:t>
        </w:r>
      </w:ins>
      <w:r w:rsidRPr="00C41516">
        <w:rPr>
          <w:rFonts w:cs="Arial"/>
          <w:szCs w:val="20"/>
          <w:rPrChange w:id="1249" w:author="Wolfgang J. Toechterle" w:date="2013-06-22T10:32:00Z">
            <w:rPr>
              <w:rFonts w:cs="Arial"/>
              <w:color w:val="0000FF"/>
              <w:szCs w:val="20"/>
              <w:u w:val="single"/>
              <w:lang w:val="en-US"/>
            </w:rPr>
          </w:rPrChange>
        </w:rPr>
        <w:t>, one-sided entry ticket to be given at the entrance to all visitors. The client would like to show a consistent design throughout all documents. Tradition and modernity are important</w:t>
      </w:r>
      <w:ins w:id="1250" w:author="Kinder" w:date="2013-06-29T11:41:00Z">
        <w:r>
          <w:rPr>
            <w:rFonts w:cs="Arial"/>
            <w:szCs w:val="20"/>
          </w:rPr>
          <w:t xml:space="preserve">. </w:t>
        </w:r>
      </w:ins>
      <w:ins w:id="1251" w:author="Kinder" w:date="2013-06-30T08:53:00Z">
        <w:r>
          <w:rPr>
            <w:rFonts w:cs="Arial"/>
            <w:szCs w:val="20"/>
          </w:rPr>
          <w:t>The given serial number needs to be included in part 1 and part 2 of the ticket.</w:t>
        </w:r>
      </w:ins>
      <w:del w:id="1252" w:author="Kinder" w:date="2013-06-29T11:41:00Z">
        <w:r w:rsidRPr="00C41516">
          <w:rPr>
            <w:rFonts w:cs="Arial"/>
            <w:szCs w:val="20"/>
            <w:rPrChange w:id="1253" w:author="Wolfgang J. Toechterle" w:date="2013-06-22T10:32:00Z">
              <w:rPr>
                <w:rFonts w:cs="Arial"/>
                <w:color w:val="0000FF"/>
                <w:szCs w:val="20"/>
                <w:u w:val="single"/>
                <w:lang w:val="en-US"/>
              </w:rPr>
            </w:rPrChange>
          </w:rPr>
          <w:delText>, contemporary look is requested.</w:delText>
        </w:r>
      </w:del>
      <w:ins w:id="1254" w:author="Wolfgang J. Toechterle" w:date="2013-06-22T11:36:00Z">
        <w:del w:id="1255" w:author="Kinder" w:date="2013-06-29T11:41:00Z">
          <w:r w:rsidDel="00D65436">
            <w:rPr>
              <w:rFonts w:cs="Arial"/>
              <w:szCs w:val="20"/>
            </w:rPr>
            <w:delText xml:space="preserve"> </w:delText>
          </w:r>
        </w:del>
        <w:del w:id="1256" w:author="Kinder" w:date="2013-06-29T11:42:00Z">
          <w:r w:rsidDel="00D65436">
            <w:rPr>
              <w:rFonts w:cs="Arial"/>
              <w:szCs w:val="20"/>
            </w:rPr>
            <w:delText xml:space="preserve">Show </w:delText>
          </w:r>
        </w:del>
        <w:del w:id="1257" w:author="Kinder" w:date="2013-06-30T08:54:00Z">
          <w:r w:rsidDel="00F2525A">
            <w:rPr>
              <w:rFonts w:cs="Arial"/>
              <w:szCs w:val="20"/>
            </w:rPr>
            <w:delText>in your design where you would place the serial number on the two parts of the ticket</w:delText>
          </w:r>
        </w:del>
      </w:ins>
      <w:ins w:id="1258" w:author="Wolfgang J. Toechterle" w:date="2013-06-22T11:39:00Z">
        <w:del w:id="1259" w:author="Kinder" w:date="2013-06-30T08:54:00Z">
          <w:r w:rsidDel="00F2525A">
            <w:rPr>
              <w:rFonts w:cs="Arial"/>
              <w:szCs w:val="20"/>
            </w:rPr>
            <w:delText xml:space="preserve"> (part 1, part 2)</w:delText>
          </w:r>
        </w:del>
      </w:ins>
      <w:ins w:id="1260" w:author="Wolfgang J. Toechterle" w:date="2013-06-22T11:38:00Z">
        <w:del w:id="1261" w:author="Kinder" w:date="2013-06-30T08:54:00Z">
          <w:r w:rsidDel="00F2525A">
            <w:rPr>
              <w:rFonts w:cs="Arial"/>
              <w:szCs w:val="20"/>
            </w:rPr>
            <w:delText>.</w:delText>
          </w:r>
        </w:del>
      </w:ins>
      <w:del w:id="1262" w:author="Wolfgang J. Toechterle" w:date="2013-06-22T11:36:00Z">
        <w:r w:rsidRPr="00C41516">
          <w:rPr>
            <w:rFonts w:cs="Arial"/>
            <w:szCs w:val="20"/>
            <w:rPrChange w:id="1263" w:author="Wolfgang J. Toechterle" w:date="2013-06-22T10:32:00Z">
              <w:rPr>
                <w:rFonts w:cs="Arial"/>
                <w:color w:val="0000FF"/>
                <w:szCs w:val="20"/>
                <w:u w:val="single"/>
                <w:lang w:val="en-US"/>
              </w:rPr>
            </w:rPrChange>
          </w:rPr>
          <w:delText xml:space="preserve"> </w:delText>
        </w:r>
      </w:del>
    </w:p>
    <w:p w:rsidR="00C41516" w:rsidRDefault="00C41516" w:rsidP="00AF7EC7">
      <w:pPr>
        <w:numPr>
          <w:ins w:id="1264" w:author="i5" w:date="2013-07-01T17:51:00Z"/>
        </w:numPr>
        <w:rPr>
          <w:ins w:id="1265" w:author="i5" w:date="2013-07-01T17:51:00Z"/>
          <w:lang w:eastAsia="ja-JP"/>
        </w:rPr>
      </w:pPr>
    </w:p>
    <w:p w:rsidR="00C41516" w:rsidRPr="00C41516" w:rsidRDefault="00C41516" w:rsidP="00AF7EC7">
      <w:pPr>
        <w:numPr>
          <w:ins w:id="1266" w:author="i5" w:date="2013-07-01T17:52:00Z"/>
        </w:numPr>
        <w:autoSpaceDE w:val="0"/>
        <w:autoSpaceDN w:val="0"/>
        <w:adjustRightInd w:val="0"/>
        <w:rPr>
          <w:ins w:id="1267" w:author="i5" w:date="2013-07-01T17:52:00Z"/>
          <w:rFonts w:ascii="ＭＳ Ｐゴシック" w:eastAsia="ＭＳ Ｐゴシック" w:hAnsi="ＭＳ Ｐゴシック" w:cs="Arial"/>
          <w:b/>
          <w:bCs/>
          <w:sz w:val="28"/>
          <w:szCs w:val="28"/>
          <w:rPrChange w:id="1268" w:author="Unknown">
            <w:rPr>
              <w:ins w:id="1269" w:author="i5" w:date="2013-07-01T17:52:00Z"/>
              <w:rFonts w:cs="Arial"/>
              <w:b/>
              <w:bCs/>
              <w:szCs w:val="28"/>
            </w:rPr>
          </w:rPrChange>
        </w:rPr>
      </w:pPr>
      <w:ins w:id="1270" w:author="i5" w:date="2013-07-01T17:52:00Z">
        <w:r w:rsidRPr="00C41516">
          <w:rPr>
            <w:rFonts w:ascii="ＭＳ Ｐゴシック" w:eastAsia="ＭＳ Ｐゴシック" w:hAnsi="ＭＳ Ｐゴシック" w:cs="ＭＳ 明朝" w:hint="eastAsia"/>
            <w:b/>
            <w:bCs/>
            <w:sz w:val="28"/>
            <w:szCs w:val="28"/>
            <w:rPrChange w:id="1271" w:author="i5" w:date="2013-07-01T17:52:00Z">
              <w:rPr>
                <w:rFonts w:ascii="ＭＳ 明朝" w:cs="ＭＳ 明朝" w:hint="eastAsia"/>
                <w:b/>
                <w:bCs/>
                <w:color w:val="0000FF"/>
                <w:szCs w:val="28"/>
                <w:u w:val="single"/>
              </w:rPr>
            </w:rPrChange>
          </w:rPr>
          <w:t>タスク</w:t>
        </w:r>
        <w:r w:rsidRPr="00C41516">
          <w:rPr>
            <w:rFonts w:ascii="ＭＳ Ｐゴシック" w:eastAsia="ＭＳ Ｐゴシック" w:hAnsi="ＭＳ Ｐゴシック" w:cs="Arial"/>
            <w:b/>
            <w:bCs/>
            <w:sz w:val="28"/>
            <w:szCs w:val="28"/>
            <w:rPrChange w:id="1272" w:author="i5" w:date="2013-07-01T17:52:00Z">
              <w:rPr>
                <w:rFonts w:cs="Arial"/>
                <w:b/>
                <w:bCs/>
                <w:color w:val="0000FF"/>
                <w:szCs w:val="28"/>
                <w:u w:val="single"/>
              </w:rPr>
            </w:rPrChange>
          </w:rPr>
          <w:t>3:</w:t>
        </w:r>
        <w:r w:rsidRPr="00C41516">
          <w:rPr>
            <w:rFonts w:ascii="ＭＳ Ｐゴシック" w:eastAsia="ＭＳ Ｐゴシック" w:hAnsi="ＭＳ Ｐゴシック" w:cs="ＭＳ 明朝" w:hint="eastAsia"/>
            <w:b/>
            <w:bCs/>
            <w:sz w:val="28"/>
            <w:szCs w:val="28"/>
            <w:lang w:val="ja-JP"/>
            <w:rPrChange w:id="1273" w:author="i5" w:date="2013-07-01T17:52:00Z">
              <w:rPr>
                <w:rFonts w:ascii="ＭＳ 明朝" w:cs="ＭＳ 明朝" w:hint="eastAsia"/>
                <w:b/>
                <w:bCs/>
                <w:color w:val="0000FF"/>
                <w:szCs w:val="28"/>
                <w:u w:val="single"/>
                <w:lang w:val="ja-JP"/>
              </w:rPr>
            </w:rPrChange>
          </w:rPr>
          <w:t>入場券</w:t>
        </w:r>
      </w:ins>
    </w:p>
    <w:p w:rsidR="00C41516" w:rsidRPr="00C41516" w:rsidRDefault="00C41516" w:rsidP="00C41516">
      <w:pPr>
        <w:numPr>
          <w:ins w:id="1274" w:author="i5" w:date="2013-07-01T17:51:00Z"/>
        </w:numPr>
        <w:autoSpaceDE w:val="0"/>
        <w:autoSpaceDN w:val="0"/>
        <w:adjustRightInd w:val="0"/>
        <w:spacing w:line="360" w:lineRule="auto"/>
        <w:rPr>
          <w:ins w:id="1275" w:author="i5" w:date="2013-07-01T17:51:00Z"/>
          <w:rFonts w:cs="Arial"/>
          <w:b/>
          <w:bCs/>
          <w:szCs w:val="20"/>
          <w:lang w:eastAsia="ja-JP"/>
          <w:rPrChange w:id="1276" w:author="i5" w:date="2013-07-01T18:51:00Z">
            <w:rPr>
              <w:ins w:id="1277" w:author="i5" w:date="2013-07-01T17:51:00Z"/>
              <w:rFonts w:cs="Arial"/>
              <w:bCs/>
              <w:szCs w:val="20"/>
              <w:lang w:eastAsia="ja-JP"/>
            </w:rPr>
          </w:rPrChange>
        </w:rPr>
        <w:pPrChange w:id="1278" w:author="i5" w:date="2013-07-01T18:51:00Z">
          <w:pPr>
            <w:spacing w:line="360" w:lineRule="auto"/>
          </w:pPr>
        </w:pPrChange>
      </w:pPr>
      <w:ins w:id="1279" w:author="i5" w:date="2013-07-01T17:52:00Z">
        <w:r>
          <w:rPr>
            <w:rFonts w:ascii="ＭＳ 明朝" w:cs="ＭＳ 明朝" w:hint="eastAsia"/>
            <w:b/>
            <w:bCs/>
            <w:szCs w:val="20"/>
          </w:rPr>
          <w:t>入り口で来場者全員に配るため、</w:t>
        </w:r>
        <w:r>
          <w:rPr>
            <w:rFonts w:cs="Arial"/>
            <w:b/>
            <w:bCs/>
            <w:szCs w:val="20"/>
          </w:rPr>
          <w:t>1</w:t>
        </w:r>
        <w:r>
          <w:rPr>
            <w:rFonts w:ascii="ＭＳ 明朝" w:cs="ＭＳ 明朝" w:hint="eastAsia"/>
            <w:b/>
            <w:bCs/>
            <w:szCs w:val="20"/>
            <w:lang w:val="ja-JP"/>
          </w:rPr>
          <w:t>色で片面のみの入場券を作成すること。クライアントはすべてのドキュメントを通じて一貫したデザインを要求している。伝統と現代性が重要である。与えられたシリアルナンバーは入場券のパート</w:t>
        </w:r>
        <w:r>
          <w:rPr>
            <w:rFonts w:cs="Arial"/>
            <w:b/>
            <w:bCs/>
            <w:szCs w:val="20"/>
          </w:rPr>
          <w:t>1</w:t>
        </w:r>
        <w:r>
          <w:rPr>
            <w:rFonts w:ascii="ＭＳ 明朝" w:cs="ＭＳ 明朝" w:hint="eastAsia"/>
            <w:b/>
            <w:bCs/>
            <w:szCs w:val="20"/>
            <w:lang w:val="ja-JP"/>
          </w:rPr>
          <w:t>とパート</w:t>
        </w:r>
        <w:r>
          <w:rPr>
            <w:rFonts w:cs="Arial"/>
            <w:b/>
            <w:bCs/>
            <w:szCs w:val="20"/>
          </w:rPr>
          <w:t>2</w:t>
        </w:r>
        <w:r>
          <w:rPr>
            <w:rFonts w:ascii="ＭＳ 明朝" w:cs="ＭＳ 明朝" w:hint="eastAsia"/>
            <w:b/>
            <w:bCs/>
            <w:szCs w:val="20"/>
            <w:lang w:val="ja-JP"/>
          </w:rPr>
          <w:t>に含まれる。</w:t>
        </w:r>
      </w:ins>
    </w:p>
    <w:p w:rsidR="00C41516" w:rsidRPr="00EA5133" w:rsidRDefault="00C41516" w:rsidP="00CE6B36">
      <w:pPr>
        <w:rPr>
          <w:lang w:eastAsia="ja-JP"/>
        </w:rPr>
      </w:pPr>
    </w:p>
    <w:p w:rsidR="00C41516" w:rsidRPr="00C41516" w:rsidRDefault="00C41516" w:rsidP="005B138D">
      <w:pPr>
        <w:rPr>
          <w:b/>
          <w:szCs w:val="20"/>
          <w:rPrChange w:id="1280" w:author="Unknown">
            <w:rPr>
              <w:b/>
              <w:szCs w:val="20"/>
              <w:lang w:val="en-US"/>
            </w:rPr>
          </w:rPrChange>
        </w:rPr>
      </w:pPr>
      <w:r w:rsidRPr="00C41516">
        <w:rPr>
          <w:b/>
          <w:szCs w:val="20"/>
          <w:rPrChange w:id="1281" w:author="Wolfgang J. Toechterle" w:date="2013-06-22T10:32:00Z">
            <w:rPr>
              <w:b/>
              <w:color w:val="0000FF"/>
              <w:szCs w:val="20"/>
              <w:u w:val="single"/>
              <w:lang w:val="en-US"/>
            </w:rPr>
          </w:rPrChange>
        </w:rPr>
        <w:t xml:space="preserve">Required elements </w:t>
      </w:r>
    </w:p>
    <w:p w:rsidR="00C41516" w:rsidRPr="00C41516" w:rsidRDefault="00C41516" w:rsidP="005B138D">
      <w:pPr>
        <w:rPr>
          <w:rPrChange w:id="1282" w:author="Unknown">
            <w:rPr>
              <w:lang w:val="en-US"/>
            </w:rPr>
          </w:rPrChange>
        </w:rPr>
      </w:pPr>
    </w:p>
    <w:p w:rsidR="00C41516" w:rsidRPr="00C41516" w:rsidRDefault="00C41516" w:rsidP="005B138D">
      <w:pPr>
        <w:widowControl w:val="0"/>
        <w:autoSpaceDE w:val="0"/>
        <w:autoSpaceDN w:val="0"/>
        <w:adjustRightInd w:val="0"/>
        <w:rPr>
          <w:rPrChange w:id="1283" w:author="Unknown">
            <w:rPr>
              <w:lang w:val="en-US"/>
            </w:rPr>
          </w:rPrChange>
        </w:rPr>
      </w:pPr>
      <w:r w:rsidRPr="00C41516">
        <w:rPr>
          <w:rPrChange w:id="1284" w:author="Wolfgang J. Toechterle" w:date="2013-06-22T10:32:00Z">
            <w:rPr>
              <w:color w:val="0000FF"/>
              <w:u w:val="single"/>
              <w:lang w:val="en-US"/>
            </w:rPr>
          </w:rPrChange>
        </w:rPr>
        <w:t>Given text</w:t>
      </w:r>
      <w:del w:id="1285" w:author="Kinder" w:date="2013-06-29T11:43:00Z">
        <w:r w:rsidRPr="00C41516">
          <w:rPr>
            <w:rPrChange w:id="1286" w:author="Wolfgang J. Toechterle" w:date="2013-06-22T10:32:00Z">
              <w:rPr>
                <w:color w:val="0000FF"/>
                <w:u w:val="single"/>
                <w:lang w:val="en-US"/>
              </w:rPr>
            </w:rPrChange>
          </w:rPr>
          <w:delText xml:space="preserve">: </w:delText>
        </w:r>
      </w:del>
      <w:ins w:id="1287" w:author="Kinder" w:date="2013-06-29T11:43:00Z">
        <w:r>
          <w:t xml:space="preserve"> </w:t>
        </w:r>
      </w:ins>
      <w:ins w:id="1288" w:author="Kinder" w:date="2013-06-29T11:52:00Z">
        <w:r>
          <w:t>:</w:t>
        </w:r>
      </w:ins>
      <w:ins w:id="1289" w:author="Kinder" w:date="2013-06-29T11:43:00Z">
        <w:r w:rsidRPr="00C41516">
          <w:rPr>
            <w:rPrChange w:id="1290" w:author="Wolfgang J. Toechterle" w:date="2013-06-22T10:32:00Z">
              <w:rPr>
                <w:color w:val="0000FF"/>
                <w:u w:val="single"/>
                <w:lang w:val="en-US"/>
              </w:rPr>
            </w:rPrChange>
          </w:rPr>
          <w:t xml:space="preserve"> </w:t>
        </w:r>
      </w:ins>
    </w:p>
    <w:p w:rsidR="00C41516" w:rsidRPr="00C41516" w:rsidRDefault="00C41516" w:rsidP="00A32574">
      <w:pPr>
        <w:widowControl w:val="0"/>
        <w:autoSpaceDE w:val="0"/>
        <w:autoSpaceDN w:val="0"/>
        <w:adjustRightInd w:val="0"/>
        <w:rPr>
          <w:rFonts w:ascii="Times New Roman" w:hAnsi="Times New Roman"/>
          <w:sz w:val="22"/>
          <w:rPrChange w:id="1291" w:author="Unknown">
            <w:rPr>
              <w:rFonts w:ascii="Times New Roman" w:hAnsi="Times New Roman"/>
              <w:sz w:val="22"/>
              <w:lang w:val="en-US"/>
            </w:rPr>
          </w:rPrChange>
        </w:rPr>
      </w:pPr>
      <w:r w:rsidRPr="00C41516">
        <w:rPr>
          <w:rFonts w:ascii="Times New Roman" w:hAnsi="Times New Roman"/>
          <w:sz w:val="22"/>
          <w:rPrChange w:id="1292" w:author="Wolfgang J. Toechterle" w:date="2013-06-22T10:32:00Z">
            <w:rPr>
              <w:rFonts w:ascii="Times New Roman" w:hAnsi="Times New Roman"/>
              <w:color w:val="0000FF"/>
              <w:sz w:val="22"/>
              <w:u w:val="single"/>
              <w:lang w:val="en-US"/>
            </w:rPr>
          </w:rPrChange>
        </w:rPr>
        <w:t>Between technology and art</w:t>
      </w:r>
    </w:p>
    <w:p w:rsidR="00C41516" w:rsidRPr="00C41516" w:rsidRDefault="00C41516" w:rsidP="00A32574">
      <w:pPr>
        <w:widowControl w:val="0"/>
        <w:autoSpaceDE w:val="0"/>
        <w:autoSpaceDN w:val="0"/>
        <w:adjustRightInd w:val="0"/>
        <w:rPr>
          <w:rFonts w:ascii="Times New Roman" w:hAnsi="Times New Roman"/>
          <w:sz w:val="22"/>
          <w:rPrChange w:id="1293" w:author="Unknown">
            <w:rPr>
              <w:rFonts w:ascii="Times New Roman" w:hAnsi="Times New Roman"/>
              <w:sz w:val="22"/>
              <w:lang w:val="en-US"/>
            </w:rPr>
          </w:rPrChange>
        </w:rPr>
      </w:pPr>
      <w:r w:rsidRPr="00C41516">
        <w:rPr>
          <w:rFonts w:ascii="Times New Roman" w:hAnsi="Times New Roman"/>
          <w:sz w:val="22"/>
          <w:rPrChange w:id="1294" w:author="Wolfgang J. Toechterle" w:date="2013-06-22T10:32:00Z">
            <w:rPr>
              <w:rFonts w:ascii="Times New Roman" w:hAnsi="Times New Roman"/>
              <w:color w:val="0000FF"/>
              <w:sz w:val="22"/>
              <w:u w:val="single"/>
              <w:lang w:val="en-US"/>
            </w:rPr>
          </w:rPrChange>
        </w:rPr>
        <w:t>Experience type casting, type setting</w:t>
      </w:r>
    </w:p>
    <w:p w:rsidR="00C41516" w:rsidRPr="00C41516" w:rsidRDefault="00C41516" w:rsidP="00A32574">
      <w:pPr>
        <w:widowControl w:val="0"/>
        <w:autoSpaceDE w:val="0"/>
        <w:autoSpaceDN w:val="0"/>
        <w:adjustRightInd w:val="0"/>
        <w:rPr>
          <w:rFonts w:ascii="Times New Roman" w:hAnsi="Times New Roman"/>
          <w:sz w:val="22"/>
          <w:rPrChange w:id="1295" w:author="Unknown">
            <w:rPr>
              <w:rFonts w:ascii="Times New Roman" w:hAnsi="Times New Roman"/>
              <w:sz w:val="22"/>
              <w:lang w:val="en-US"/>
            </w:rPr>
          </w:rPrChange>
        </w:rPr>
      </w:pPr>
      <w:r w:rsidRPr="00C41516">
        <w:rPr>
          <w:rFonts w:ascii="Times New Roman" w:hAnsi="Times New Roman"/>
          <w:sz w:val="22"/>
          <w:rPrChange w:id="1296" w:author="Wolfgang J. Toechterle" w:date="2013-06-22T10:32:00Z">
            <w:rPr>
              <w:rFonts w:ascii="Times New Roman" w:hAnsi="Times New Roman"/>
              <w:color w:val="0000FF"/>
              <w:sz w:val="22"/>
              <w:u w:val="single"/>
              <w:lang w:val="en-US"/>
            </w:rPr>
          </w:rPrChange>
        </w:rPr>
        <w:t>and printing processes in a working museum</w:t>
      </w:r>
    </w:p>
    <w:p w:rsidR="00C41516" w:rsidRPr="00C41516" w:rsidRDefault="00C41516" w:rsidP="00124C60">
      <w:pPr>
        <w:widowControl w:val="0"/>
        <w:autoSpaceDE w:val="0"/>
        <w:autoSpaceDN w:val="0"/>
        <w:adjustRightInd w:val="0"/>
        <w:rPr>
          <w:rFonts w:ascii="Times New Roman" w:hAnsi="Times New Roman"/>
          <w:szCs w:val="20"/>
          <w:rPrChange w:id="1297" w:author="Unknown">
            <w:rPr>
              <w:rFonts w:ascii="Times New Roman" w:hAnsi="Times New Roman"/>
              <w:szCs w:val="20"/>
              <w:lang w:val="en-US"/>
            </w:rPr>
          </w:rPrChange>
        </w:rPr>
      </w:pPr>
      <w:r w:rsidRPr="00C41516">
        <w:rPr>
          <w:rFonts w:ascii="Times New Roman" w:hAnsi="Times New Roman"/>
          <w:szCs w:val="20"/>
          <w:rPrChange w:id="1298" w:author="Wolfgang J. Toechterle" w:date="2013-06-22T10:32:00Z">
            <w:rPr>
              <w:rFonts w:ascii="Times New Roman" w:hAnsi="Times New Roman"/>
              <w:color w:val="0000FF"/>
              <w:szCs w:val="20"/>
              <w:u w:val="single"/>
              <w:lang w:val="en-US"/>
            </w:rPr>
          </w:rPrChange>
        </w:rPr>
        <w:t>Nonnenstrasse 38, D- 04229 Leipzig</w:t>
      </w:r>
    </w:p>
    <w:p w:rsidR="00C41516" w:rsidRPr="00C41516" w:rsidRDefault="00C41516" w:rsidP="00124C60">
      <w:pPr>
        <w:widowControl w:val="0"/>
        <w:autoSpaceDE w:val="0"/>
        <w:autoSpaceDN w:val="0"/>
        <w:adjustRightInd w:val="0"/>
        <w:rPr>
          <w:rFonts w:ascii="Times New Roman" w:hAnsi="Times New Roman"/>
          <w:szCs w:val="20"/>
          <w:rPrChange w:id="1299" w:author="Unknown">
            <w:rPr>
              <w:rFonts w:ascii="Times New Roman" w:hAnsi="Times New Roman"/>
              <w:szCs w:val="20"/>
              <w:lang w:val="en-US"/>
            </w:rPr>
          </w:rPrChange>
        </w:rPr>
      </w:pPr>
      <w:r w:rsidRPr="00C41516">
        <w:rPr>
          <w:rFonts w:ascii="Times New Roman" w:hAnsi="Times New Roman"/>
          <w:szCs w:val="20"/>
          <w:rPrChange w:id="1300" w:author="Wolfgang J. Toechterle" w:date="2013-06-22T10:32:00Z">
            <w:rPr>
              <w:rFonts w:ascii="Times New Roman" w:hAnsi="Times New Roman"/>
              <w:color w:val="0000FF"/>
              <w:szCs w:val="20"/>
              <w:u w:val="single"/>
              <w:lang w:val="en-US"/>
            </w:rPr>
          </w:rPrChange>
        </w:rPr>
        <w:t>Phone +49 (0) 341-231 62 0</w:t>
      </w:r>
    </w:p>
    <w:p w:rsidR="00C41516" w:rsidRPr="00C41516" w:rsidRDefault="00C41516" w:rsidP="00124C60">
      <w:pPr>
        <w:widowControl w:val="0"/>
        <w:autoSpaceDE w:val="0"/>
        <w:autoSpaceDN w:val="0"/>
        <w:adjustRightInd w:val="0"/>
        <w:rPr>
          <w:rFonts w:ascii="Times New Roman" w:hAnsi="Times New Roman"/>
          <w:szCs w:val="20"/>
          <w:rPrChange w:id="1301" w:author="Unknown">
            <w:rPr>
              <w:rFonts w:ascii="Times New Roman" w:hAnsi="Times New Roman"/>
              <w:szCs w:val="20"/>
              <w:lang w:val="en-US"/>
            </w:rPr>
          </w:rPrChange>
        </w:rPr>
      </w:pPr>
      <w:r w:rsidRPr="00C41516">
        <w:rPr>
          <w:rFonts w:ascii="Times New Roman" w:hAnsi="Times New Roman"/>
          <w:szCs w:val="20"/>
          <w:rPrChange w:id="1302" w:author="Wolfgang J. Toechterle" w:date="2013-06-22T10:32:00Z">
            <w:rPr>
              <w:rFonts w:ascii="Times New Roman" w:hAnsi="Times New Roman"/>
              <w:color w:val="0000FF"/>
              <w:szCs w:val="20"/>
              <w:u w:val="single"/>
              <w:lang w:val="en-US"/>
            </w:rPr>
          </w:rPrChange>
        </w:rPr>
        <w:t>www.druckkunst-museum.de</w:t>
      </w:r>
    </w:p>
    <w:p w:rsidR="00C41516" w:rsidRDefault="00C41516" w:rsidP="00A32574">
      <w:pPr>
        <w:widowControl w:val="0"/>
        <w:autoSpaceDE w:val="0"/>
        <w:autoSpaceDN w:val="0"/>
        <w:adjustRightInd w:val="0"/>
        <w:rPr>
          <w:ins w:id="1303" w:author="Kinder" w:date="2013-06-29T12:01:00Z"/>
          <w:rFonts w:ascii="Times New Roman" w:hAnsi="Times New Roman"/>
          <w:szCs w:val="20"/>
        </w:rPr>
      </w:pPr>
      <w:r w:rsidRPr="00C41516">
        <w:rPr>
          <w:rFonts w:ascii="Times New Roman" w:hAnsi="Times New Roman"/>
          <w:szCs w:val="20"/>
          <w:rPrChange w:id="1304" w:author="Wolfgang J. Toechterle" w:date="2013-06-22T10:32:00Z">
            <w:rPr>
              <w:rFonts w:ascii="Times New Roman" w:hAnsi="Times New Roman"/>
              <w:color w:val="0000FF"/>
              <w:szCs w:val="20"/>
              <w:u w:val="single"/>
              <w:lang w:val="en-US"/>
            </w:rPr>
          </w:rPrChange>
        </w:rPr>
        <w:t>Mon</w:t>
      </w:r>
      <w:ins w:id="1305" w:author="Wolfgang J. Toechterle" w:date="2013-06-22T10:35:00Z">
        <w:r>
          <w:rPr>
            <w:rFonts w:ascii="Times New Roman" w:hAnsi="Times New Roman"/>
            <w:szCs w:val="20"/>
          </w:rPr>
          <w:t xml:space="preserve"> </w:t>
        </w:r>
      </w:ins>
      <w:r w:rsidRPr="00C41516">
        <w:rPr>
          <w:rFonts w:ascii="Times New Roman" w:hAnsi="Times New Roman"/>
          <w:szCs w:val="20"/>
          <w:rPrChange w:id="1306" w:author="Wolfgang J. Toechterle" w:date="2013-06-22T10:32:00Z">
            <w:rPr>
              <w:rFonts w:ascii="Times New Roman" w:hAnsi="Times New Roman"/>
              <w:color w:val="0000FF"/>
              <w:szCs w:val="20"/>
              <w:u w:val="single"/>
              <w:lang w:val="en-US"/>
            </w:rPr>
          </w:rPrChange>
        </w:rPr>
        <w:t>- Fri 10 -17, Sun 11 -17, closed Saturday</w:t>
      </w:r>
    </w:p>
    <w:p w:rsidR="00C41516" w:rsidRDefault="00C41516" w:rsidP="00A32574">
      <w:pPr>
        <w:widowControl w:val="0"/>
        <w:autoSpaceDE w:val="0"/>
        <w:autoSpaceDN w:val="0"/>
        <w:adjustRightInd w:val="0"/>
        <w:rPr>
          <w:ins w:id="1307" w:author="Kinder" w:date="2013-06-29T12:01:00Z"/>
          <w:rFonts w:ascii="Times New Roman" w:hAnsi="Times New Roman"/>
          <w:szCs w:val="20"/>
        </w:rPr>
      </w:pPr>
    </w:p>
    <w:p w:rsidR="00C41516" w:rsidRPr="00C41516" w:rsidRDefault="00C41516" w:rsidP="00A32574">
      <w:pPr>
        <w:widowControl w:val="0"/>
        <w:autoSpaceDE w:val="0"/>
        <w:autoSpaceDN w:val="0"/>
        <w:adjustRightInd w:val="0"/>
        <w:rPr>
          <w:rFonts w:ascii="Times New Roman" w:hAnsi="Times New Roman"/>
          <w:sz w:val="22"/>
          <w:rPrChange w:id="1308" w:author="Unknown">
            <w:rPr>
              <w:rFonts w:ascii="Times New Roman" w:hAnsi="Times New Roman"/>
              <w:sz w:val="22"/>
              <w:lang w:val="en-US"/>
            </w:rPr>
          </w:rPrChange>
        </w:rPr>
      </w:pPr>
      <w:ins w:id="1309" w:author="Kinder" w:date="2013-06-29T12:01:00Z">
        <w:r>
          <w:rPr>
            <w:rFonts w:ascii="Times New Roman" w:hAnsi="Times New Roman"/>
            <w:szCs w:val="20"/>
          </w:rPr>
          <w:t>Serial number use : 247398</w:t>
        </w:r>
      </w:ins>
    </w:p>
    <w:p w:rsidR="00C41516" w:rsidRPr="00C41516" w:rsidRDefault="00C41516" w:rsidP="00A32574">
      <w:pPr>
        <w:widowControl w:val="0"/>
        <w:autoSpaceDE w:val="0"/>
        <w:autoSpaceDN w:val="0"/>
        <w:adjustRightInd w:val="0"/>
        <w:rPr>
          <w:rPrChange w:id="1310" w:author="Unknown">
            <w:rPr>
              <w:lang w:val="en-US"/>
            </w:rPr>
          </w:rPrChange>
        </w:rPr>
      </w:pPr>
    </w:p>
    <w:p w:rsidR="00C41516" w:rsidRDefault="00C41516" w:rsidP="005B138D">
      <w:pPr>
        <w:rPr>
          <w:ins w:id="1311" w:author="Kinder" w:date="2013-06-29T11:51:00Z"/>
        </w:rPr>
      </w:pPr>
      <w:r w:rsidRPr="00C41516">
        <w:rPr>
          <w:rPrChange w:id="1312" w:author="Wolfgang J. Toechterle" w:date="2013-06-22T10:32:00Z">
            <w:rPr>
              <w:color w:val="0000FF"/>
              <w:u w:val="single"/>
              <w:lang w:val="en-US"/>
            </w:rPr>
          </w:rPrChange>
        </w:rPr>
        <w:t>Logo</w:t>
      </w:r>
      <w:ins w:id="1313" w:author="Kinder" w:date="2013-06-29T11:51:00Z">
        <w:r>
          <w:t>:</w:t>
        </w:r>
      </w:ins>
      <w:r w:rsidRPr="00C41516">
        <w:rPr>
          <w:rPrChange w:id="1314" w:author="Wolfgang J. Toechterle" w:date="2013-06-22T10:32:00Z">
            <w:rPr>
              <w:color w:val="0000FF"/>
              <w:u w:val="single"/>
              <w:lang w:val="en-US"/>
            </w:rPr>
          </w:rPrChange>
        </w:rPr>
        <w:t xml:space="preserve"> </w:t>
      </w:r>
      <w:del w:id="1315" w:author="Kinder" w:date="2013-06-29T11:51:00Z">
        <w:r w:rsidRPr="00C41516">
          <w:rPr>
            <w:rPrChange w:id="1316" w:author="Wolfgang J. Toechterle" w:date="2013-06-22T10:32:00Z">
              <w:rPr>
                <w:color w:val="0000FF"/>
                <w:u w:val="single"/>
                <w:lang w:val="en-US"/>
              </w:rPr>
            </w:rPrChange>
          </w:rPr>
          <w:delText xml:space="preserve">in </w:delText>
        </w:r>
      </w:del>
      <w:r w:rsidRPr="00C41516">
        <w:rPr>
          <w:rPrChange w:id="1317" w:author="Wolfgang J. Toechterle" w:date="2013-06-22T10:32:00Z">
            <w:rPr>
              <w:color w:val="0000FF"/>
              <w:u w:val="single"/>
              <w:lang w:val="en-US"/>
            </w:rPr>
          </w:rPrChange>
        </w:rPr>
        <w:t xml:space="preserve">English version </w:t>
      </w:r>
      <w:del w:id="1318" w:author="Wolfgang J. Toechterle" w:date="2013-06-22T11:24:00Z">
        <w:r w:rsidRPr="00C41516">
          <w:rPr>
            <w:rPrChange w:id="1319" w:author="Wolfgang J. Toechterle" w:date="2013-06-22T10:32:00Z">
              <w:rPr>
                <w:color w:val="0000FF"/>
                <w:u w:val="single"/>
                <w:lang w:val="en-US"/>
              </w:rPr>
            </w:rPrChange>
          </w:rPr>
          <w:delText>only</w:delText>
        </w:r>
      </w:del>
      <w:ins w:id="1320" w:author="Kinder" w:date="2013-06-29T11:51:00Z">
        <w:r>
          <w:t>only (</w:t>
        </w:r>
      </w:ins>
      <w:ins w:id="1321" w:author="Kinder" w:date="2013-06-29T11:52:00Z">
        <w:r>
          <w:t>1</w:t>
        </w:r>
      </w:ins>
      <w:ins w:id="1322" w:author="Kinder" w:date="2013-06-29T11:53:00Z">
        <w:r>
          <w:t xml:space="preserve"> </w:t>
        </w:r>
      </w:ins>
      <w:ins w:id="1323" w:author="Kinder" w:date="2013-06-29T11:51:00Z">
        <w:r>
          <w:t>PMS colo</w:t>
        </w:r>
      </w:ins>
      <w:ins w:id="1324" w:author="Kinder" w:date="2013-06-29T11:53:00Z">
        <w:r>
          <w:t>u</w:t>
        </w:r>
      </w:ins>
      <w:ins w:id="1325" w:author="Kinder" w:date="2013-06-29T11:51:00Z">
        <w:r>
          <w:t>r)</w:t>
        </w:r>
      </w:ins>
    </w:p>
    <w:p w:rsidR="00C41516" w:rsidRPr="00C41516" w:rsidDel="00B37A05" w:rsidRDefault="00C41516" w:rsidP="005B138D">
      <w:pPr>
        <w:rPr>
          <w:del w:id="1326" w:author="Wolfgang J. Toechterle" w:date="2013-06-11T08:37:00Z"/>
          <w:rPrChange w:id="1327" w:author="Unknown">
            <w:rPr>
              <w:del w:id="1328" w:author="Wolfgang J. Toechterle" w:date="2013-06-11T08:37:00Z"/>
              <w:lang w:val="en-US"/>
            </w:rPr>
          </w:rPrChange>
        </w:rPr>
      </w:pPr>
      <w:ins w:id="1329" w:author="Kinder" w:date="2013-06-29T11:51:00Z">
        <w:r>
          <w:t>Design: Single side</w:t>
        </w:r>
      </w:ins>
      <w:ins w:id="1330" w:author="Kinder" w:date="2013-06-30T08:55:00Z">
        <w:r>
          <w:t>d</w:t>
        </w:r>
      </w:ins>
      <w:del w:id="1331" w:author="Wolfgang J. Toechterle" w:date="2013-06-22T11:24:00Z">
        <w:r w:rsidRPr="00C41516">
          <w:rPr>
            <w:rPrChange w:id="1332" w:author="Wolfgang J. Toechterle" w:date="2013-06-22T10:32:00Z">
              <w:rPr>
                <w:color w:val="0000FF"/>
                <w:u w:val="single"/>
                <w:lang w:val="en-US"/>
              </w:rPr>
            </w:rPrChange>
          </w:rPr>
          <w:delText xml:space="preserve"> </w:delText>
        </w:r>
      </w:del>
      <w:del w:id="1333" w:author="Kinder" w:date="2013-06-29T11:50:00Z">
        <w:r w:rsidRPr="00C41516">
          <w:rPr>
            <w:rPrChange w:id="1334" w:author="Wolfgang J. Toechterle" w:date="2013-06-22T10:32:00Z">
              <w:rPr>
                <w:color w:val="0000FF"/>
                <w:u w:val="single"/>
                <w:lang w:val="en-US"/>
              </w:rPr>
            </w:rPrChange>
          </w:rPr>
          <w:delText xml:space="preserve">as required </w:delText>
        </w:r>
      </w:del>
    </w:p>
    <w:p w:rsidR="00C41516" w:rsidRPr="00C41516" w:rsidRDefault="00C41516" w:rsidP="005B138D">
      <w:pPr>
        <w:rPr>
          <w:rPrChange w:id="1335" w:author="Unknown">
            <w:rPr>
              <w:lang w:val="en-US"/>
            </w:rPr>
          </w:rPrChange>
        </w:rPr>
      </w:pPr>
    </w:p>
    <w:p w:rsidR="00C41516" w:rsidRDefault="00C41516" w:rsidP="005B138D">
      <w:pPr>
        <w:rPr>
          <w:ins w:id="1336" w:author="Wolfgang J. Toechterle" w:date="2013-06-22T11:35:00Z"/>
        </w:rPr>
      </w:pPr>
      <w:r w:rsidRPr="00C41516">
        <w:rPr>
          <w:rPrChange w:id="1337" w:author="Wolfgang J. Toechterle" w:date="2013-06-22T10:32:00Z">
            <w:rPr>
              <w:color w:val="0000FF"/>
              <w:u w:val="single"/>
              <w:lang w:val="en-US"/>
            </w:rPr>
          </w:rPrChange>
        </w:rPr>
        <w:t>Font: no specification</w:t>
      </w:r>
    </w:p>
    <w:p w:rsidR="00C41516" w:rsidRPr="00C41516" w:rsidRDefault="00C41516" w:rsidP="005B138D">
      <w:pPr>
        <w:rPr>
          <w:rPrChange w:id="1338" w:author="Unknown">
            <w:rPr>
              <w:lang w:val="en-US"/>
            </w:rPr>
          </w:rPrChange>
        </w:rPr>
      </w:pPr>
      <w:ins w:id="1339" w:author="Wolfgang J. Toechterle" w:date="2013-06-22T11:40:00Z">
        <w:r>
          <w:t>Serial number</w:t>
        </w:r>
        <w:del w:id="1340" w:author="Kinder" w:date="2013-06-29T11:54:00Z">
          <w:r w:rsidDel="006F01C5">
            <w:delText>: two time</w:delText>
          </w:r>
        </w:del>
      </w:ins>
      <w:ins w:id="1341" w:author="Wolfgang J. Toechterle" w:date="2013-06-22T11:41:00Z">
        <w:del w:id="1342" w:author="Kinder" w:date="2013-06-29T11:54:00Z">
          <w:r w:rsidDel="006F01C5">
            <w:delText>s</w:delText>
          </w:r>
        </w:del>
      </w:ins>
      <w:ins w:id="1343" w:author="Wolfgang J. Toechterle" w:date="2013-06-22T11:40:00Z">
        <w:del w:id="1344" w:author="Kinder" w:date="2013-06-29T11:54:00Z">
          <w:r w:rsidDel="006F01C5">
            <w:delText xml:space="preserve"> on your Desi</w:delText>
          </w:r>
        </w:del>
      </w:ins>
      <w:ins w:id="1345" w:author="Kinder" w:date="2013-06-29T11:54:00Z">
        <w:r>
          <w:t xml:space="preserve">: </w:t>
        </w:r>
      </w:ins>
      <w:ins w:id="1346" w:author="Kinder" w:date="2013-06-30T08:55:00Z">
        <w:r>
          <w:t>To be on both</w:t>
        </w:r>
      </w:ins>
      <w:ins w:id="1347" w:author="Kinder" w:date="2013-06-29T11:54:00Z">
        <w:r>
          <w:t xml:space="preserve"> part</w:t>
        </w:r>
      </w:ins>
      <w:ins w:id="1348" w:author="Kinder" w:date="2013-06-30T08:55:00Z">
        <w:r>
          <w:t>s</w:t>
        </w:r>
      </w:ins>
      <w:ins w:id="1349" w:author="Kinder" w:date="2013-06-29T11:54:00Z">
        <w:r>
          <w:t xml:space="preserve"> of the ticket </w:t>
        </w:r>
      </w:ins>
      <w:ins w:id="1350" w:author="Wolfgang J. Toechterle" w:date="2013-06-22T11:40:00Z">
        <w:del w:id="1351" w:author="Kinder" w:date="2013-06-29T11:54:00Z">
          <w:r w:rsidDel="006F01C5">
            <w:delText xml:space="preserve">gn </w:delText>
          </w:r>
        </w:del>
        <w:r>
          <w:t xml:space="preserve">(on part 1 and </w:t>
        </w:r>
        <w:del w:id="1352" w:author="Kinder" w:date="2013-06-29T11:53:00Z">
          <w:r w:rsidDel="006F01C5">
            <w:delText xml:space="preserve">on </w:delText>
          </w:r>
        </w:del>
        <w:r>
          <w:t>part 2</w:t>
        </w:r>
      </w:ins>
      <w:ins w:id="1353" w:author="Wolfgang J. Toechterle" w:date="2013-06-22T11:41:00Z">
        <w:del w:id="1354" w:author="Kinder" w:date="2013-06-29T11:54:00Z">
          <w:r w:rsidDel="006F01C5">
            <w:delText xml:space="preserve"> divided by the straight line</w:delText>
          </w:r>
        </w:del>
      </w:ins>
      <w:ins w:id="1355" w:author="Wolfgang J. Toechterle" w:date="2013-06-22T11:40:00Z">
        <w:r>
          <w:t>)</w:t>
        </w:r>
      </w:ins>
      <w:ins w:id="1356" w:author="Kinder" w:date="2013-06-29T11:58:00Z">
        <w:r>
          <w:t xml:space="preserve"> </w:t>
        </w:r>
      </w:ins>
    </w:p>
    <w:p w:rsidR="00C41516" w:rsidRPr="00C41516" w:rsidRDefault="00C41516" w:rsidP="005B138D">
      <w:pPr>
        <w:rPr>
          <w:rPrChange w:id="1357" w:author="Unknown">
            <w:rPr>
              <w:lang w:val="en-US"/>
            </w:rPr>
          </w:rPrChange>
        </w:rPr>
      </w:pPr>
    </w:p>
    <w:p w:rsidR="00C41516" w:rsidRDefault="00C41516" w:rsidP="005B138D">
      <w:pPr>
        <w:rPr>
          <w:ins w:id="1358" w:author="Kinder" w:date="2013-06-29T11:54:00Z"/>
        </w:rPr>
      </w:pPr>
      <w:r w:rsidRPr="00C41516">
        <w:rPr>
          <w:rPrChange w:id="1359" w:author="Wolfgang J. Toechterle" w:date="2013-06-22T10:32:00Z">
            <w:rPr>
              <w:color w:val="0000FF"/>
              <w:u w:val="single"/>
              <w:lang w:val="en-US"/>
            </w:rPr>
          </w:rPrChange>
        </w:rPr>
        <w:t xml:space="preserve">QR-Code: </w:t>
      </w:r>
    </w:p>
    <w:p w:rsidR="00C41516" w:rsidRPr="00C41516" w:rsidDel="00B37A05" w:rsidRDefault="00C41516" w:rsidP="005B138D">
      <w:pPr>
        <w:rPr>
          <w:del w:id="1360" w:author="Wolfgang J. Toechterle" w:date="2013-06-11T08:37:00Z"/>
          <w:rPrChange w:id="1361" w:author="Unknown">
            <w:rPr>
              <w:del w:id="1362" w:author="Wolfgang J. Toechterle" w:date="2013-06-11T08:37:00Z"/>
              <w:lang w:val="en-US"/>
            </w:rPr>
          </w:rPrChange>
        </w:rPr>
      </w:pPr>
      <w:del w:id="1363" w:author="Kinder" w:date="2013-06-29T11:54:00Z">
        <w:r w:rsidRPr="00E76ED5">
          <w:tab/>
        </w:r>
      </w:del>
      <w:r w:rsidRPr="00C41516">
        <w:rPr>
          <w:rPrChange w:id="1364" w:author="Wolfgang J. Toechterle" w:date="2013-06-22T10:32:00Z">
            <w:rPr>
              <w:color w:val="0000FF"/>
              <w:u w:val="single"/>
              <w:lang w:val="en-US"/>
            </w:rPr>
          </w:rPrChange>
        </w:rPr>
        <w:t xml:space="preserve">minimum size: 20 x 20 mm, must be 100% </w:t>
      </w:r>
      <w:del w:id="1365" w:author="Wolfgang J. Toechterle" w:date="2013-06-11T08:36:00Z">
        <w:r w:rsidRPr="00C41516">
          <w:rPr>
            <w:rPrChange w:id="1366" w:author="Wolfgang J. Toechterle" w:date="2013-06-22T10:32:00Z">
              <w:rPr>
                <w:color w:val="0000FF"/>
                <w:u w:val="single"/>
                <w:lang w:val="en-US"/>
              </w:rPr>
            </w:rPrChange>
          </w:rPr>
          <w:delText>black</w:delText>
        </w:r>
      </w:del>
      <w:ins w:id="1367" w:author="Wolfgang J. Toechterle" w:date="2013-06-11T08:36:00Z">
        <w:del w:id="1368" w:author="Kinder" w:date="2013-06-30T08:55:00Z">
          <w:r w:rsidRPr="00C41516">
            <w:rPr>
              <w:rPrChange w:id="1369" w:author="Wolfgang J. Toechterle" w:date="2013-06-22T10:32:00Z">
                <w:rPr>
                  <w:color w:val="0000FF"/>
                  <w:u w:val="single"/>
                  <w:lang w:val="en-US"/>
                </w:rPr>
              </w:rPrChange>
            </w:rPr>
            <w:delText>full</w:delText>
          </w:r>
        </w:del>
        <w:r w:rsidRPr="00C41516">
          <w:rPr>
            <w:rPrChange w:id="1370" w:author="Wolfgang J. Toechterle" w:date="2013-06-22T10:32:00Z">
              <w:rPr>
                <w:color w:val="0000FF"/>
                <w:u w:val="single"/>
                <w:lang w:val="en-US"/>
              </w:rPr>
            </w:rPrChange>
          </w:rPr>
          <w:t xml:space="preserve"> </w:t>
        </w:r>
      </w:ins>
      <w:ins w:id="1371" w:author="Wolfgang J. Toechterle" w:date="2013-06-22T11:52:00Z">
        <w:r>
          <w:t>colour</w:t>
        </w:r>
      </w:ins>
      <w:del w:id="1372" w:author="Wolfgang J. Toechterle" w:date="2013-05-31T18:05:00Z">
        <w:r w:rsidRPr="00C41516">
          <w:rPr>
            <w:rPrChange w:id="1373" w:author="Wolfgang J. Toechterle" w:date="2013-06-22T10:32:00Z">
              <w:rPr>
                <w:color w:val="0000FF"/>
                <w:u w:val="single"/>
                <w:lang w:val="en-US"/>
              </w:rPr>
            </w:rPrChange>
          </w:rPr>
          <w:delText xml:space="preserve"> and Bitmap</w:delText>
        </w:r>
      </w:del>
    </w:p>
    <w:p w:rsidR="00C41516" w:rsidRPr="00C41516" w:rsidRDefault="00C41516" w:rsidP="005B138D">
      <w:pPr>
        <w:rPr>
          <w:ins w:id="1374" w:author="Wolfgang J. Toechterle" w:date="2013-06-11T08:37:00Z"/>
          <w:rPrChange w:id="1375" w:author="Unknown">
            <w:rPr>
              <w:ins w:id="1376" w:author="Wolfgang J. Toechterle" w:date="2013-06-11T08:37:00Z"/>
              <w:lang w:val="en-US"/>
            </w:rPr>
          </w:rPrChange>
        </w:rPr>
      </w:pPr>
      <w:r w:rsidRPr="00E76ED5">
        <w:tab/>
      </w:r>
      <w:r w:rsidRPr="00E76ED5">
        <w:tab/>
      </w:r>
    </w:p>
    <w:p w:rsidR="00C41516" w:rsidRPr="00C41516" w:rsidRDefault="00C41516">
      <w:pPr>
        <w:rPr>
          <w:rPrChange w:id="1377" w:author="Unknown">
            <w:rPr>
              <w:lang w:val="en-US"/>
            </w:rPr>
          </w:rPrChange>
        </w:rPr>
      </w:pPr>
      <w:r w:rsidRPr="00C41516">
        <w:rPr>
          <w:rPrChange w:id="1378" w:author="Wolfgang J. Toechterle" w:date="2013-06-22T10:32:00Z">
            <w:rPr>
              <w:color w:val="0000FF"/>
              <w:u w:val="single"/>
              <w:lang w:val="en-US"/>
            </w:rPr>
          </w:rPrChange>
        </w:rPr>
        <w:t>Flie: druckkunst.</w:t>
      </w:r>
      <w:ins w:id="1379" w:author="Wolfgang J. Toechterle" w:date="2013-06-07T08:31:00Z">
        <w:r w:rsidRPr="00C41516">
          <w:rPr>
            <w:rPrChange w:id="1380" w:author="Wolfgang J. Toechterle" w:date="2013-06-22T10:32:00Z">
              <w:rPr>
                <w:color w:val="0000FF"/>
                <w:u w:val="single"/>
                <w:lang w:val="en-US"/>
              </w:rPr>
            </w:rPrChange>
          </w:rPr>
          <w:t>png</w:t>
        </w:r>
      </w:ins>
      <w:del w:id="1381" w:author="Wolfgang J. Toechterle" w:date="2013-06-07T08:31:00Z">
        <w:r w:rsidRPr="00C41516">
          <w:rPr>
            <w:rPrChange w:id="1382" w:author="Wolfgang J. Toechterle" w:date="2013-06-22T10:32:00Z">
              <w:rPr>
                <w:color w:val="0000FF"/>
                <w:u w:val="single"/>
                <w:lang w:val="en-US"/>
              </w:rPr>
            </w:rPrChange>
          </w:rPr>
          <w:delText>eps</w:delText>
        </w:r>
      </w:del>
    </w:p>
    <w:p w:rsidR="00C41516" w:rsidRPr="00C41516" w:rsidRDefault="00C41516" w:rsidP="005B138D">
      <w:pPr>
        <w:rPr>
          <w:rPrChange w:id="1383" w:author="Unknown">
            <w:rPr>
              <w:lang w:val="en-US"/>
            </w:rPr>
          </w:rPrChange>
        </w:rPr>
      </w:pPr>
      <w:r w:rsidRPr="000A3B58">
        <w:rPr>
          <w:noProof/>
          <w:lang w:val="en-US" w:eastAsia="ja-JP"/>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9" type="#_x0000_t75" style="width:53.25pt;height:53.25pt;visibility:visible">
            <v:imagedata r:id="rId9" o:title=""/>
          </v:shape>
        </w:pict>
      </w:r>
    </w:p>
    <w:p w:rsidR="00C41516" w:rsidRPr="00C41516" w:rsidRDefault="00C41516" w:rsidP="005B138D">
      <w:pPr>
        <w:rPr>
          <w:rPrChange w:id="1384" w:author="Unknown">
            <w:rPr>
              <w:lang w:val="en-US"/>
            </w:rPr>
          </w:rPrChange>
        </w:rPr>
      </w:pPr>
    </w:p>
    <w:p w:rsidR="00C41516" w:rsidRDefault="00C41516" w:rsidP="00362398">
      <w:pPr>
        <w:widowControl w:val="0"/>
        <w:numPr>
          <w:ins w:id="1385" w:author="i5" w:date="2013-07-01T17:51: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386" w:author="i5" w:date="2013-07-01T17:51:00Z"/>
          <w:rFonts w:cs="Arial"/>
          <w:b/>
          <w:bCs/>
          <w:szCs w:val="20"/>
          <w:lang w:eastAsia="ja-JP"/>
        </w:rPr>
      </w:pPr>
    </w:p>
    <w:p w:rsidR="00C41516" w:rsidRPr="00C41516" w:rsidRDefault="00C41516" w:rsidP="00AF7EC7">
      <w:pPr>
        <w:numPr>
          <w:ins w:id="1387" w:author="i5" w:date="2013-07-01T17:52: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388" w:author="i5" w:date="2013-07-01T17:52:00Z"/>
          <w:rFonts w:ascii="ＭＳ Ｐゴシック" w:eastAsia="ＭＳ Ｐゴシック" w:hAnsi="ＭＳ Ｐゴシック" w:cs="Arial"/>
          <w:b/>
          <w:bCs/>
          <w:sz w:val="24"/>
          <w:szCs w:val="24"/>
          <w:rPrChange w:id="1389" w:author="Unknown">
            <w:rPr>
              <w:ins w:id="1390" w:author="i5" w:date="2013-07-01T17:52:00Z"/>
              <w:rFonts w:cs="Arial"/>
              <w:b/>
              <w:bCs/>
              <w:szCs w:val="24"/>
            </w:rPr>
          </w:rPrChange>
        </w:rPr>
      </w:pPr>
      <w:ins w:id="1391" w:author="i5" w:date="2013-07-01T17:52:00Z">
        <w:r w:rsidRPr="00C41516">
          <w:rPr>
            <w:rFonts w:ascii="ＭＳ Ｐゴシック" w:eastAsia="ＭＳ Ｐゴシック" w:hAnsi="ＭＳ Ｐゴシック" w:cs="ＭＳ 明朝" w:hint="eastAsia"/>
            <w:b/>
            <w:bCs/>
            <w:sz w:val="24"/>
            <w:szCs w:val="24"/>
            <w:rPrChange w:id="1392" w:author="i5" w:date="2013-07-01T17:52:00Z">
              <w:rPr>
                <w:rFonts w:ascii="ＭＳ 明朝" w:cs="ＭＳ 明朝" w:hint="eastAsia"/>
                <w:b/>
                <w:bCs/>
                <w:color w:val="0000FF"/>
                <w:szCs w:val="24"/>
                <w:u w:val="single"/>
              </w:rPr>
            </w:rPrChange>
          </w:rPr>
          <w:t>要求されたエレメント</w:t>
        </w:r>
      </w:ins>
    </w:p>
    <w:p w:rsidR="00C41516" w:rsidRDefault="00C41516" w:rsidP="00AF7EC7">
      <w:pPr>
        <w:numPr>
          <w:ins w:id="1393" w:author="i5" w:date="2013-07-01T17:52: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394" w:author="i5" w:date="2013-07-01T17:52:00Z"/>
          <w:rFonts w:cs="Arial"/>
          <w:b/>
          <w:bCs/>
          <w:szCs w:val="20"/>
        </w:rPr>
      </w:pPr>
    </w:p>
    <w:p w:rsidR="00C41516" w:rsidRDefault="00C41516" w:rsidP="00AF7EC7">
      <w:pPr>
        <w:numPr>
          <w:ins w:id="1395" w:author="i5" w:date="2013-07-01T17:52: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396" w:author="i5" w:date="2013-07-01T17:52:00Z"/>
          <w:rFonts w:cs="Arial"/>
          <w:b/>
          <w:bCs/>
          <w:szCs w:val="20"/>
        </w:rPr>
      </w:pPr>
      <w:ins w:id="1397" w:author="i5" w:date="2013-07-01T17:52:00Z">
        <w:r>
          <w:rPr>
            <w:rFonts w:ascii="ＭＳ 明朝" w:cs="ＭＳ 明朝" w:hint="eastAsia"/>
            <w:b/>
            <w:bCs/>
            <w:szCs w:val="20"/>
          </w:rPr>
          <w:t>与えられたテキスト</w:t>
        </w:r>
        <w:r>
          <w:rPr>
            <w:rFonts w:cs="Arial"/>
            <w:b/>
            <w:bCs/>
            <w:szCs w:val="20"/>
          </w:rPr>
          <w:t>:</w:t>
        </w:r>
      </w:ins>
    </w:p>
    <w:p w:rsidR="00C41516" w:rsidRDefault="00C41516" w:rsidP="00AF7EC7">
      <w:pPr>
        <w:numPr>
          <w:ins w:id="1398" w:author="i5" w:date="2013-07-01T17:52:00Z"/>
        </w:numPr>
        <w:autoSpaceDE w:val="0"/>
        <w:autoSpaceDN w:val="0"/>
        <w:adjustRightInd w:val="0"/>
        <w:rPr>
          <w:ins w:id="1399" w:author="i5" w:date="2013-07-01T17:52:00Z"/>
          <w:rFonts w:ascii="Times New Roman" w:hAnsi="Times New Roman"/>
          <w:sz w:val="22"/>
        </w:rPr>
      </w:pPr>
      <w:ins w:id="1400" w:author="i5" w:date="2013-07-01T17:52:00Z">
        <w:r>
          <w:rPr>
            <w:rFonts w:ascii="Times New Roman" w:hAnsi="Times New Roman"/>
            <w:sz w:val="22"/>
          </w:rPr>
          <w:t>Between technology and art</w:t>
        </w:r>
      </w:ins>
    </w:p>
    <w:p w:rsidR="00C41516" w:rsidRDefault="00C41516" w:rsidP="00AF7EC7">
      <w:pPr>
        <w:numPr>
          <w:ins w:id="1401" w:author="i5" w:date="2013-07-01T17:52:00Z"/>
        </w:numPr>
        <w:autoSpaceDE w:val="0"/>
        <w:autoSpaceDN w:val="0"/>
        <w:adjustRightInd w:val="0"/>
        <w:rPr>
          <w:ins w:id="1402" w:author="i5" w:date="2013-07-01T17:52:00Z"/>
          <w:rFonts w:ascii="Times New Roman" w:hAnsi="Times New Roman"/>
          <w:sz w:val="22"/>
        </w:rPr>
      </w:pPr>
      <w:ins w:id="1403" w:author="i5" w:date="2013-07-01T17:52:00Z">
        <w:r>
          <w:rPr>
            <w:rFonts w:ascii="Times New Roman" w:hAnsi="Times New Roman"/>
            <w:sz w:val="22"/>
          </w:rPr>
          <w:t>Experience type casting, type setting</w:t>
        </w:r>
      </w:ins>
    </w:p>
    <w:p w:rsidR="00C41516" w:rsidRDefault="00C41516" w:rsidP="00AF7EC7">
      <w:pPr>
        <w:numPr>
          <w:ins w:id="1404" w:author="i5" w:date="2013-07-01T17:52:00Z"/>
        </w:numPr>
        <w:autoSpaceDE w:val="0"/>
        <w:autoSpaceDN w:val="0"/>
        <w:adjustRightInd w:val="0"/>
        <w:rPr>
          <w:ins w:id="1405" w:author="i5" w:date="2013-07-01T17:52:00Z"/>
          <w:rFonts w:ascii="Times New Roman" w:hAnsi="Times New Roman"/>
          <w:sz w:val="22"/>
        </w:rPr>
      </w:pPr>
      <w:ins w:id="1406" w:author="i5" w:date="2013-07-01T17:52:00Z">
        <w:r>
          <w:rPr>
            <w:rFonts w:ascii="Times New Roman" w:hAnsi="Times New Roman"/>
            <w:sz w:val="22"/>
          </w:rPr>
          <w:t>and printing processes in a working museum</w:t>
        </w:r>
      </w:ins>
    </w:p>
    <w:p w:rsidR="00C41516" w:rsidRDefault="00C41516" w:rsidP="00AF7EC7">
      <w:pPr>
        <w:numPr>
          <w:ins w:id="1407" w:author="i5" w:date="2013-07-01T17:52:00Z"/>
        </w:numPr>
        <w:autoSpaceDE w:val="0"/>
        <w:autoSpaceDN w:val="0"/>
        <w:adjustRightInd w:val="0"/>
        <w:rPr>
          <w:ins w:id="1408" w:author="i5" w:date="2013-07-01T17:52:00Z"/>
          <w:rFonts w:ascii="Times New Roman" w:hAnsi="Times New Roman"/>
          <w:szCs w:val="20"/>
        </w:rPr>
      </w:pPr>
      <w:ins w:id="1409" w:author="i5" w:date="2013-07-01T17:52:00Z">
        <w:r>
          <w:rPr>
            <w:rFonts w:ascii="Times New Roman" w:hAnsi="Times New Roman"/>
            <w:szCs w:val="20"/>
          </w:rPr>
          <w:t>Nonnenstrasse 38, D- 04229 Leipzig</w:t>
        </w:r>
      </w:ins>
    </w:p>
    <w:p w:rsidR="00C41516" w:rsidRDefault="00C41516" w:rsidP="00AF7EC7">
      <w:pPr>
        <w:numPr>
          <w:ins w:id="1410" w:author="i5" w:date="2013-07-01T17:52:00Z"/>
        </w:numPr>
        <w:autoSpaceDE w:val="0"/>
        <w:autoSpaceDN w:val="0"/>
        <w:adjustRightInd w:val="0"/>
        <w:rPr>
          <w:ins w:id="1411" w:author="i5" w:date="2013-07-01T17:52:00Z"/>
          <w:rFonts w:ascii="Times New Roman" w:hAnsi="Times New Roman"/>
          <w:szCs w:val="20"/>
        </w:rPr>
      </w:pPr>
      <w:ins w:id="1412" w:author="i5" w:date="2013-07-01T17:52:00Z">
        <w:r>
          <w:rPr>
            <w:rFonts w:ascii="Times New Roman" w:hAnsi="Times New Roman"/>
            <w:szCs w:val="20"/>
          </w:rPr>
          <w:t>Phone +49 (0) 341-231 62 0</w:t>
        </w:r>
      </w:ins>
    </w:p>
    <w:p w:rsidR="00C41516" w:rsidRDefault="00C41516" w:rsidP="00AF7EC7">
      <w:pPr>
        <w:numPr>
          <w:ins w:id="1413" w:author="i5" w:date="2013-07-01T17:52:00Z"/>
        </w:numPr>
        <w:autoSpaceDE w:val="0"/>
        <w:autoSpaceDN w:val="0"/>
        <w:adjustRightInd w:val="0"/>
        <w:rPr>
          <w:ins w:id="1414" w:author="i5" w:date="2013-07-01T17:52:00Z"/>
          <w:rFonts w:ascii="Times New Roman" w:hAnsi="Times New Roman"/>
          <w:szCs w:val="20"/>
        </w:rPr>
      </w:pPr>
      <w:ins w:id="1415" w:author="i5" w:date="2013-07-01T17:52:00Z">
        <w:r>
          <w:rPr>
            <w:rFonts w:ascii="Times New Roman" w:hAnsi="Times New Roman"/>
            <w:szCs w:val="20"/>
          </w:rPr>
          <w:fldChar w:fldCharType="begin"/>
        </w:r>
        <w:r>
          <w:rPr>
            <w:rFonts w:ascii="Times New Roman" w:hAnsi="Times New Roman"/>
            <w:szCs w:val="20"/>
          </w:rPr>
          <w:instrText>HYPERLINK "www.druckkunst-museum.de"</w:instrText>
        </w:r>
      </w:ins>
      <w:r w:rsidRPr="00D973F1">
        <w:rPr>
          <w:rFonts w:ascii="Times New Roman" w:hAnsi="Times New Roman"/>
          <w:szCs w:val="20"/>
        </w:rPr>
      </w:r>
      <w:ins w:id="1416" w:author="i5" w:date="2013-07-01T17:52:00Z">
        <w:r>
          <w:rPr>
            <w:rFonts w:ascii="Times New Roman" w:hAnsi="Times New Roman"/>
            <w:szCs w:val="20"/>
          </w:rPr>
          <w:fldChar w:fldCharType="separate"/>
        </w:r>
        <w:r>
          <w:rPr>
            <w:rFonts w:ascii="Times New Roman" w:hAnsi="Times New Roman"/>
            <w:color w:val="0000FF"/>
            <w:szCs w:val="20"/>
            <w:u w:val="single"/>
          </w:rPr>
          <w:t>www.druckkunst-museum.de</w:t>
        </w:r>
        <w:r>
          <w:rPr>
            <w:rFonts w:ascii="Times New Roman" w:hAnsi="Times New Roman"/>
            <w:szCs w:val="20"/>
          </w:rPr>
          <w:fldChar w:fldCharType="end"/>
        </w:r>
      </w:ins>
    </w:p>
    <w:p w:rsidR="00C41516" w:rsidRDefault="00C41516" w:rsidP="00AF7EC7">
      <w:pPr>
        <w:numPr>
          <w:ins w:id="1417" w:author="i5" w:date="2013-07-01T17:52:00Z"/>
        </w:numPr>
        <w:autoSpaceDE w:val="0"/>
        <w:autoSpaceDN w:val="0"/>
        <w:adjustRightInd w:val="0"/>
        <w:rPr>
          <w:ins w:id="1418" w:author="i5" w:date="2013-07-01T17:52:00Z"/>
          <w:rFonts w:ascii="Times New Roman" w:hAnsi="Times New Roman"/>
          <w:szCs w:val="20"/>
        </w:rPr>
      </w:pPr>
      <w:ins w:id="1419" w:author="i5" w:date="2013-07-01T17:52:00Z">
        <w:r>
          <w:rPr>
            <w:rFonts w:ascii="Times New Roman" w:hAnsi="Times New Roman"/>
            <w:szCs w:val="20"/>
          </w:rPr>
          <w:t>Mon - Fri 10 -17, Sun 11 -17, closed Saturday</w:t>
        </w:r>
      </w:ins>
    </w:p>
    <w:p w:rsidR="00C41516" w:rsidRDefault="00C41516" w:rsidP="00AF7EC7">
      <w:pPr>
        <w:numPr>
          <w:ins w:id="1420" w:author="i5" w:date="2013-07-01T17:52:00Z"/>
        </w:numPr>
        <w:autoSpaceDE w:val="0"/>
        <w:autoSpaceDN w:val="0"/>
        <w:adjustRightInd w:val="0"/>
        <w:rPr>
          <w:ins w:id="1421" w:author="i5" w:date="2013-07-01T17:52:00Z"/>
          <w:rFonts w:ascii="Times New Roman" w:hAnsi="Times New Roman"/>
          <w:szCs w:val="20"/>
        </w:rPr>
      </w:pPr>
    </w:p>
    <w:p w:rsidR="00C41516" w:rsidRDefault="00C41516" w:rsidP="00AF7EC7">
      <w:pPr>
        <w:numPr>
          <w:ins w:id="1422" w:author="i5" w:date="2013-07-01T17:52:00Z"/>
        </w:numPr>
        <w:autoSpaceDE w:val="0"/>
        <w:autoSpaceDN w:val="0"/>
        <w:adjustRightInd w:val="0"/>
        <w:rPr>
          <w:ins w:id="1423" w:author="i5" w:date="2013-07-01T17:52:00Z"/>
          <w:rFonts w:ascii="Times New Roman" w:hAnsi="Times New Roman"/>
          <w:sz w:val="22"/>
        </w:rPr>
      </w:pPr>
      <w:ins w:id="1424" w:author="i5" w:date="2013-07-01T17:52:00Z">
        <w:r>
          <w:rPr>
            <w:rFonts w:ascii="Times New Roman" w:hAnsi="Times New Roman"/>
            <w:szCs w:val="20"/>
          </w:rPr>
          <w:t>Serial number use : 247398</w:t>
        </w:r>
      </w:ins>
    </w:p>
    <w:p w:rsidR="00C41516" w:rsidRDefault="00C41516" w:rsidP="00AF7EC7">
      <w:pPr>
        <w:numPr>
          <w:ins w:id="1425" w:author="i5" w:date="2013-07-01T17:52: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426" w:author="i5" w:date="2013-07-01T17:52:00Z"/>
          <w:rFonts w:cs="Arial"/>
          <w:b/>
          <w:bCs/>
          <w:szCs w:val="20"/>
        </w:rPr>
      </w:pPr>
    </w:p>
    <w:p w:rsidR="00C41516" w:rsidRDefault="00C41516" w:rsidP="00AF7EC7">
      <w:pPr>
        <w:numPr>
          <w:ins w:id="1427" w:author="i5" w:date="2013-07-01T17:52:00Z"/>
        </w:numPr>
        <w:autoSpaceDE w:val="0"/>
        <w:autoSpaceDN w:val="0"/>
        <w:adjustRightInd w:val="0"/>
        <w:rPr>
          <w:ins w:id="1428" w:author="i5" w:date="2013-07-01T17:52:00Z"/>
          <w:rFonts w:cs="Arial"/>
          <w:szCs w:val="20"/>
        </w:rPr>
      </w:pPr>
      <w:ins w:id="1429" w:author="i5" w:date="2013-07-01T17:52:00Z">
        <w:r>
          <w:rPr>
            <w:rFonts w:ascii="ＭＳ 明朝" w:cs="ＭＳ 明朝" w:hint="eastAsia"/>
            <w:szCs w:val="20"/>
          </w:rPr>
          <w:t>ロゴ</w:t>
        </w:r>
        <w:r>
          <w:rPr>
            <w:rFonts w:cs="Arial"/>
            <w:szCs w:val="20"/>
          </w:rPr>
          <w:t xml:space="preserve">: </w:t>
        </w:r>
        <w:r>
          <w:rPr>
            <w:rFonts w:ascii="ＭＳ 明朝" w:cs="ＭＳ 明朝" w:hint="eastAsia"/>
            <w:szCs w:val="20"/>
            <w:lang w:val="ja-JP"/>
          </w:rPr>
          <w:t>英語バージョンのみ</w:t>
        </w:r>
        <w:r>
          <w:rPr>
            <w:rFonts w:cs="Arial"/>
            <w:szCs w:val="20"/>
          </w:rPr>
          <w:t>(PMS colour 1</w:t>
        </w:r>
        <w:r>
          <w:rPr>
            <w:rFonts w:ascii="ＭＳ 明朝" w:cs="ＭＳ 明朝" w:hint="eastAsia"/>
            <w:szCs w:val="20"/>
            <w:lang w:val="ja-JP"/>
          </w:rPr>
          <w:t>色</w:t>
        </w:r>
        <w:r>
          <w:rPr>
            <w:rFonts w:cs="Arial"/>
            <w:szCs w:val="20"/>
          </w:rPr>
          <w:t>)</w:t>
        </w:r>
      </w:ins>
    </w:p>
    <w:p w:rsidR="00C41516" w:rsidRDefault="00C41516" w:rsidP="00AF7EC7">
      <w:pPr>
        <w:numPr>
          <w:ins w:id="1430" w:author="i5" w:date="2013-07-01T17:52:00Z"/>
        </w:numPr>
        <w:autoSpaceDE w:val="0"/>
        <w:autoSpaceDN w:val="0"/>
        <w:adjustRightInd w:val="0"/>
        <w:rPr>
          <w:ins w:id="1431" w:author="i5" w:date="2013-07-01T17:52:00Z"/>
          <w:rFonts w:cs="Arial"/>
          <w:szCs w:val="20"/>
        </w:rPr>
      </w:pPr>
      <w:ins w:id="1432" w:author="i5" w:date="2013-07-01T17:52:00Z">
        <w:r>
          <w:rPr>
            <w:rFonts w:ascii="ＭＳ 明朝" w:cs="ＭＳ 明朝" w:hint="eastAsia"/>
            <w:szCs w:val="20"/>
          </w:rPr>
          <w:t>デザイン</w:t>
        </w:r>
        <w:r>
          <w:rPr>
            <w:rFonts w:cs="Arial"/>
            <w:szCs w:val="20"/>
          </w:rPr>
          <w:t xml:space="preserve">: </w:t>
        </w:r>
        <w:r>
          <w:rPr>
            <w:rFonts w:ascii="ＭＳ 明朝" w:cs="ＭＳ 明朝" w:hint="eastAsia"/>
            <w:szCs w:val="20"/>
            <w:lang w:val="ja-JP"/>
          </w:rPr>
          <w:t>片面のみ</w:t>
        </w:r>
      </w:ins>
    </w:p>
    <w:p w:rsidR="00C41516" w:rsidRDefault="00C41516" w:rsidP="00AF7EC7">
      <w:pPr>
        <w:numPr>
          <w:ins w:id="1433" w:author="i5" w:date="2013-07-01T17:52:00Z"/>
        </w:numPr>
        <w:autoSpaceDE w:val="0"/>
        <w:autoSpaceDN w:val="0"/>
        <w:adjustRightInd w:val="0"/>
        <w:rPr>
          <w:ins w:id="1434" w:author="i5" w:date="2013-07-01T17:52:00Z"/>
          <w:rFonts w:cs="Arial"/>
          <w:szCs w:val="20"/>
        </w:rPr>
      </w:pPr>
      <w:ins w:id="1435" w:author="i5" w:date="2013-07-01T17:52:00Z">
        <w:r>
          <w:rPr>
            <w:rFonts w:ascii="ＭＳ 明朝" w:cs="ＭＳ 明朝" w:hint="eastAsia"/>
            <w:szCs w:val="20"/>
          </w:rPr>
          <w:t>フォント</w:t>
        </w:r>
        <w:r>
          <w:rPr>
            <w:rFonts w:cs="Arial"/>
            <w:szCs w:val="20"/>
          </w:rPr>
          <w:t>:</w:t>
        </w:r>
        <w:r>
          <w:rPr>
            <w:rFonts w:ascii="ＭＳ 明朝" w:cs="ＭＳ 明朝" w:hint="eastAsia"/>
            <w:szCs w:val="20"/>
            <w:lang w:val="ja-JP"/>
          </w:rPr>
          <w:t>特になし</w:t>
        </w:r>
      </w:ins>
    </w:p>
    <w:p w:rsidR="00C41516" w:rsidRDefault="00C41516" w:rsidP="00AF7EC7">
      <w:pPr>
        <w:numPr>
          <w:ins w:id="1436" w:author="i5" w:date="2013-07-01T17:52:00Z"/>
        </w:numPr>
        <w:autoSpaceDE w:val="0"/>
        <w:autoSpaceDN w:val="0"/>
        <w:adjustRightInd w:val="0"/>
        <w:rPr>
          <w:ins w:id="1437" w:author="i5" w:date="2013-07-01T17:52:00Z"/>
          <w:rFonts w:cs="Arial"/>
          <w:szCs w:val="20"/>
        </w:rPr>
      </w:pPr>
      <w:ins w:id="1438" w:author="i5" w:date="2013-07-01T17:52:00Z">
        <w:r>
          <w:rPr>
            <w:rFonts w:ascii="ＭＳ 明朝" w:cs="ＭＳ 明朝" w:hint="eastAsia"/>
            <w:szCs w:val="20"/>
          </w:rPr>
          <w:t>シリアルナンバー</w:t>
        </w:r>
        <w:r>
          <w:rPr>
            <w:rFonts w:cs="Arial"/>
            <w:szCs w:val="20"/>
          </w:rPr>
          <w:t>:</w:t>
        </w:r>
        <w:r>
          <w:rPr>
            <w:rFonts w:ascii="ＭＳ 明朝" w:cs="ＭＳ 明朝" w:hint="eastAsia"/>
            <w:szCs w:val="20"/>
            <w:lang w:val="ja-JP"/>
          </w:rPr>
          <w:t>入場券のパート</w:t>
        </w:r>
        <w:r>
          <w:rPr>
            <w:rFonts w:cs="Arial"/>
            <w:szCs w:val="20"/>
          </w:rPr>
          <w:t>1</w:t>
        </w:r>
        <w:r>
          <w:rPr>
            <w:rFonts w:ascii="ＭＳ 明朝" w:cs="ＭＳ 明朝" w:hint="eastAsia"/>
            <w:szCs w:val="20"/>
            <w:lang w:val="ja-JP"/>
          </w:rPr>
          <w:t>とパート</w:t>
        </w:r>
        <w:r>
          <w:rPr>
            <w:rFonts w:cs="Arial"/>
            <w:szCs w:val="20"/>
          </w:rPr>
          <w:t>2</w:t>
        </w:r>
        <w:r>
          <w:rPr>
            <w:rFonts w:ascii="ＭＳ 明朝" w:cs="ＭＳ 明朝" w:hint="eastAsia"/>
            <w:szCs w:val="20"/>
            <w:lang w:val="ja-JP"/>
          </w:rPr>
          <w:t>の両方に入れる</w:t>
        </w:r>
      </w:ins>
    </w:p>
    <w:p w:rsidR="00C41516" w:rsidRDefault="00C41516" w:rsidP="00AF7EC7">
      <w:pPr>
        <w:numPr>
          <w:ins w:id="1439" w:author="i5" w:date="2013-07-01T17:52:00Z"/>
        </w:numPr>
        <w:autoSpaceDE w:val="0"/>
        <w:autoSpaceDN w:val="0"/>
        <w:adjustRightInd w:val="0"/>
        <w:rPr>
          <w:ins w:id="1440" w:author="i5" w:date="2013-07-01T17:52:00Z"/>
          <w:rFonts w:cs="Arial"/>
          <w:szCs w:val="20"/>
        </w:rPr>
      </w:pPr>
    </w:p>
    <w:p w:rsidR="00C41516" w:rsidRDefault="00C41516" w:rsidP="00AF7EC7">
      <w:pPr>
        <w:numPr>
          <w:ins w:id="1441" w:author="i5" w:date="2013-07-01T17:52:00Z"/>
        </w:numPr>
        <w:autoSpaceDE w:val="0"/>
        <w:autoSpaceDN w:val="0"/>
        <w:adjustRightInd w:val="0"/>
        <w:rPr>
          <w:ins w:id="1442" w:author="i5" w:date="2013-07-01T17:52:00Z"/>
          <w:rFonts w:cs="Arial"/>
          <w:szCs w:val="20"/>
        </w:rPr>
      </w:pPr>
      <w:ins w:id="1443" w:author="i5" w:date="2013-07-01T17:52:00Z">
        <w:r>
          <w:rPr>
            <w:rFonts w:cs="Arial"/>
            <w:szCs w:val="20"/>
          </w:rPr>
          <w:t>QR</w:t>
        </w:r>
        <w:r>
          <w:rPr>
            <w:rFonts w:ascii="ＭＳ 明朝" w:cs="ＭＳ 明朝" w:hint="eastAsia"/>
            <w:szCs w:val="20"/>
            <w:lang w:val="ja-JP"/>
          </w:rPr>
          <w:t>コード</w:t>
        </w:r>
        <w:r>
          <w:rPr>
            <w:rFonts w:cs="Arial"/>
            <w:szCs w:val="20"/>
          </w:rPr>
          <w:t xml:space="preserve">: </w:t>
        </w:r>
      </w:ins>
    </w:p>
    <w:p w:rsidR="00C41516" w:rsidRDefault="00C41516" w:rsidP="00AF7EC7">
      <w:pPr>
        <w:numPr>
          <w:ins w:id="1444" w:author="i5" w:date="2013-07-01T17:52:00Z"/>
        </w:numPr>
        <w:autoSpaceDE w:val="0"/>
        <w:autoSpaceDN w:val="0"/>
        <w:adjustRightInd w:val="0"/>
        <w:rPr>
          <w:ins w:id="1445" w:author="i5" w:date="2013-07-01T17:52:00Z"/>
          <w:rFonts w:cs="Arial"/>
          <w:szCs w:val="20"/>
        </w:rPr>
      </w:pPr>
      <w:ins w:id="1446" w:author="i5" w:date="2013-07-01T17:52:00Z">
        <w:r>
          <w:rPr>
            <w:rFonts w:ascii="ＭＳ 明朝" w:cs="ＭＳ 明朝" w:hint="eastAsia"/>
            <w:szCs w:val="20"/>
          </w:rPr>
          <w:t>最小サイズ</w:t>
        </w:r>
        <w:r>
          <w:rPr>
            <w:rFonts w:cs="Arial"/>
            <w:szCs w:val="20"/>
          </w:rPr>
          <w:t>: 20 x 20 mm</w:t>
        </w:r>
        <w:r>
          <w:rPr>
            <w:rFonts w:ascii="ＭＳ 明朝" w:cs="ＭＳ 明朝" w:hint="eastAsia"/>
            <w:szCs w:val="20"/>
            <w:lang w:val="ja-JP"/>
          </w:rPr>
          <w:t>の</w:t>
        </w:r>
        <w:r>
          <w:rPr>
            <w:rFonts w:cs="Arial"/>
            <w:szCs w:val="20"/>
          </w:rPr>
          <w:t>100%  colour</w:t>
        </w:r>
        <w:r>
          <w:rPr>
            <w:rFonts w:cs="Arial"/>
            <w:szCs w:val="20"/>
          </w:rPr>
          <w:tab/>
        </w:r>
        <w:r>
          <w:rPr>
            <w:rFonts w:cs="Arial"/>
            <w:szCs w:val="20"/>
          </w:rPr>
          <w:tab/>
        </w:r>
      </w:ins>
    </w:p>
    <w:p w:rsidR="00C41516" w:rsidRDefault="00C41516" w:rsidP="00AF7EC7">
      <w:pPr>
        <w:numPr>
          <w:ins w:id="1447" w:author="i5" w:date="2013-07-01T17:52:00Z"/>
        </w:numPr>
        <w:autoSpaceDE w:val="0"/>
        <w:autoSpaceDN w:val="0"/>
        <w:adjustRightInd w:val="0"/>
        <w:rPr>
          <w:ins w:id="1448" w:author="i5" w:date="2013-07-01T17:52:00Z"/>
          <w:rFonts w:cs="Arial"/>
          <w:szCs w:val="20"/>
        </w:rPr>
      </w:pPr>
      <w:ins w:id="1449" w:author="i5" w:date="2013-07-01T17:52:00Z">
        <w:r>
          <w:rPr>
            <w:rFonts w:ascii="ＭＳ 明朝" w:cs="ＭＳ 明朝" w:hint="eastAsia"/>
            <w:szCs w:val="20"/>
          </w:rPr>
          <w:t>ファイル</w:t>
        </w:r>
        <w:r>
          <w:rPr>
            <w:rFonts w:cs="Arial"/>
            <w:szCs w:val="20"/>
          </w:rPr>
          <w:t>: druckkunst.png</w:t>
        </w:r>
      </w:ins>
    </w:p>
    <w:p w:rsidR="00C41516" w:rsidRDefault="00C41516" w:rsidP="00AF7EC7">
      <w:pPr>
        <w:numPr>
          <w:ins w:id="1450" w:author="i5" w:date="2013-07-01T17:52:00Z"/>
        </w:numPr>
        <w:autoSpaceDE w:val="0"/>
        <w:autoSpaceDN w:val="0"/>
        <w:adjustRightInd w:val="0"/>
        <w:rPr>
          <w:ins w:id="1451" w:author="i5" w:date="2013-07-01T17:52:00Z"/>
          <w:rFonts w:cs="Arial"/>
          <w:szCs w:val="20"/>
        </w:rPr>
      </w:pPr>
      <w:ins w:id="1452" w:author="i5" w:date="2013-07-01T17:52:00Z">
        <w:r w:rsidRPr="000A3B58">
          <w:rPr>
            <w:rFonts w:ascii="ＭＳ 明朝" w:cs="ＭＳ 明朝"/>
            <w:sz w:val="22"/>
          </w:rPr>
          <w:pict>
            <v:shape id="_x0000_i1030" type="#_x0000_t75" style="width:54pt;height:54pt">
              <v:imagedata r:id="rId10" o:title=""/>
            </v:shape>
          </w:pict>
        </w:r>
      </w:ins>
    </w:p>
    <w:p w:rsidR="00C41516" w:rsidRDefault="00C41516" w:rsidP="00AF7EC7">
      <w:pPr>
        <w:numPr>
          <w:ins w:id="1453" w:author="i5" w:date="2013-07-01T17:52: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454" w:author="i5" w:date="2013-07-01T17:52:00Z"/>
          <w:rFonts w:cs="Arial"/>
          <w:b/>
          <w:bCs/>
          <w:szCs w:val="20"/>
        </w:rPr>
      </w:pPr>
    </w:p>
    <w:p w:rsidR="00C41516" w:rsidRDefault="00C41516" w:rsidP="00362398">
      <w:pPr>
        <w:widowControl w:val="0"/>
        <w:numPr>
          <w:ins w:id="1455" w:author="i5" w:date="2013-07-01T17:51: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456" w:author="i5" w:date="2013-07-01T17:51:00Z"/>
          <w:rFonts w:cs="Arial"/>
          <w:b/>
          <w:bCs/>
          <w:szCs w:val="20"/>
          <w:lang w:eastAsia="ja-JP"/>
        </w:rPr>
      </w:pPr>
    </w:p>
    <w:p w:rsidR="00C41516" w:rsidRPr="00C41516" w:rsidRDefault="00C41516" w:rsidP="003623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cs="Arial"/>
          <w:b/>
          <w:bCs/>
          <w:szCs w:val="20"/>
          <w:rPrChange w:id="1457" w:author="Unknown">
            <w:rPr>
              <w:rFonts w:cs="Arial"/>
              <w:b/>
              <w:bCs/>
              <w:szCs w:val="20"/>
              <w:lang w:val="en-US"/>
            </w:rPr>
          </w:rPrChange>
        </w:rPr>
      </w:pPr>
      <w:r w:rsidRPr="00C41516">
        <w:rPr>
          <w:rFonts w:cs="Arial"/>
          <w:b/>
          <w:bCs/>
          <w:szCs w:val="20"/>
          <w:rPrChange w:id="1458" w:author="Wolfgang J. Toechterle" w:date="2013-06-22T10:32:00Z">
            <w:rPr>
              <w:rFonts w:cs="Arial"/>
              <w:b/>
              <w:bCs/>
              <w:color w:val="0000FF"/>
              <w:szCs w:val="20"/>
              <w:u w:val="single"/>
              <w:lang w:val="en-US"/>
            </w:rPr>
          </w:rPrChange>
        </w:rPr>
        <w:t>Technical specifications:</w:t>
      </w:r>
    </w:p>
    <w:p w:rsidR="00C41516" w:rsidRPr="00C41516" w:rsidRDefault="00C41516" w:rsidP="00362398">
      <w:pPr>
        <w:rPr>
          <w:rPrChange w:id="1459" w:author="Unknown">
            <w:rPr>
              <w:lang w:val="en-US"/>
            </w:rPr>
          </w:rPrChange>
        </w:rPr>
      </w:pPr>
      <w:r w:rsidRPr="00C41516">
        <w:rPr>
          <w:rPrChange w:id="1460" w:author="Wolfgang J. Toechterle" w:date="2013-06-22T10:32:00Z">
            <w:rPr>
              <w:color w:val="0000FF"/>
              <w:u w:val="single"/>
              <w:lang w:val="en-US"/>
            </w:rPr>
          </w:rPrChange>
        </w:rPr>
        <w:t>Printing: Letterpress</w:t>
      </w:r>
    </w:p>
    <w:p w:rsidR="00C41516" w:rsidRPr="00C41516" w:rsidRDefault="00C41516" w:rsidP="00362398">
      <w:pPr>
        <w:rPr>
          <w:rPrChange w:id="1461" w:author="Unknown">
            <w:rPr>
              <w:lang w:val="en-US"/>
            </w:rPr>
          </w:rPrChange>
        </w:rPr>
      </w:pPr>
      <w:r w:rsidRPr="00C41516">
        <w:rPr>
          <w:rPrChange w:id="1462" w:author="Wolfgang J. Toechterle" w:date="2013-06-22T10:32:00Z">
            <w:rPr>
              <w:color w:val="0000FF"/>
              <w:u w:val="single"/>
              <w:lang w:val="en-US"/>
            </w:rPr>
          </w:rPrChange>
        </w:rPr>
        <w:t>Colo</w:t>
      </w:r>
      <w:ins w:id="1463" w:author="Wolfgang J. Toechterle" w:date="2013-06-22T11:52:00Z">
        <w:r>
          <w:t>u</w:t>
        </w:r>
      </w:ins>
      <w:r w:rsidRPr="00C41516">
        <w:rPr>
          <w:rPrChange w:id="1464" w:author="Wolfgang J. Toechterle" w:date="2013-06-22T10:32:00Z">
            <w:rPr>
              <w:color w:val="0000FF"/>
              <w:u w:val="single"/>
              <w:lang w:val="en-US"/>
            </w:rPr>
          </w:rPrChange>
        </w:rPr>
        <w:t xml:space="preserve">rs: 1 </w:t>
      </w:r>
      <w:del w:id="1465" w:author="Kinder" w:date="2013-06-30T08:56:00Z">
        <w:r w:rsidRPr="00C41516">
          <w:rPr>
            <w:rPrChange w:id="1466" w:author="Wolfgang J. Toechterle" w:date="2013-06-22T10:32:00Z">
              <w:rPr>
                <w:color w:val="0000FF"/>
                <w:u w:val="single"/>
                <w:lang w:val="en-US"/>
              </w:rPr>
            </w:rPrChange>
          </w:rPr>
          <w:delText xml:space="preserve">spot </w:delText>
        </w:r>
      </w:del>
      <w:ins w:id="1467" w:author="Kinder" w:date="2013-06-30T08:56:00Z">
        <w:r>
          <w:t>PMS</w:t>
        </w:r>
        <w:r w:rsidRPr="00C41516">
          <w:rPr>
            <w:rPrChange w:id="1468" w:author="Wolfgang J. Toechterle" w:date="2013-06-22T10:32:00Z">
              <w:rPr>
                <w:color w:val="0000FF"/>
                <w:u w:val="single"/>
                <w:lang w:val="en-US"/>
              </w:rPr>
            </w:rPrChange>
          </w:rPr>
          <w:t xml:space="preserve"> </w:t>
        </w:r>
      </w:ins>
      <w:del w:id="1469" w:author="Wolfgang J. Toechterle" w:date="2013-06-22T11:52:00Z">
        <w:r w:rsidRPr="00C41516">
          <w:rPr>
            <w:rPrChange w:id="1470" w:author="Wolfgang J. Toechterle" w:date="2013-06-22T10:32:00Z">
              <w:rPr>
                <w:color w:val="0000FF"/>
                <w:u w:val="single"/>
                <w:lang w:val="en-US"/>
              </w:rPr>
            </w:rPrChange>
          </w:rPr>
          <w:delText>color</w:delText>
        </w:r>
      </w:del>
      <w:ins w:id="1471" w:author="Wolfgang J. Toechterle" w:date="2013-06-22T11:52:00Z">
        <w:r>
          <w:t>colour</w:t>
        </w:r>
      </w:ins>
      <w:r w:rsidRPr="00C41516">
        <w:rPr>
          <w:rPrChange w:id="1472" w:author="Wolfgang J. Toechterle" w:date="2013-06-22T10:32:00Z">
            <w:rPr>
              <w:color w:val="0000FF"/>
              <w:u w:val="single"/>
              <w:lang w:val="en-US"/>
            </w:rPr>
          </w:rPrChange>
        </w:rPr>
        <w:t xml:space="preserve">. </w:t>
      </w:r>
      <w:r w:rsidRPr="00EA5133">
        <w:rPr>
          <w:rFonts w:eastAsia="Times New Roman"/>
        </w:rPr>
        <w:t xml:space="preserve">Use Pantone </w:t>
      </w:r>
      <w:del w:id="1473" w:author="Wolfgang J. Toechterle" w:date="2013-05-20T21:33:00Z">
        <w:r w:rsidRPr="00EA5133" w:rsidDel="00B82E92">
          <w:rPr>
            <w:rFonts w:eastAsia="Times New Roman"/>
          </w:rPr>
          <w:delText xml:space="preserve">Solid </w:delText>
        </w:r>
      </w:del>
      <w:r w:rsidRPr="00EA5133">
        <w:rPr>
          <w:rFonts w:eastAsia="Times New Roman"/>
        </w:rPr>
        <w:t>uncoated numbers</w:t>
      </w:r>
      <w:ins w:id="1474" w:author="Kinder" w:date="2013-06-30T08:56:00Z">
        <w:r>
          <w:rPr>
            <w:rFonts w:eastAsia="Times New Roman"/>
          </w:rPr>
          <w:t>.</w:t>
        </w:r>
      </w:ins>
    </w:p>
    <w:p w:rsidR="00C41516" w:rsidRPr="00C41516" w:rsidRDefault="00C41516" w:rsidP="003623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1475" w:author="Unknown">
            <w:rPr>
              <w:rFonts w:cs="Arial"/>
              <w:szCs w:val="20"/>
              <w:lang w:val="en-US"/>
            </w:rPr>
          </w:rPrChange>
        </w:rPr>
      </w:pPr>
      <w:r w:rsidRPr="00C41516">
        <w:rPr>
          <w:rFonts w:cs="Arial"/>
          <w:szCs w:val="20"/>
          <w:rPrChange w:id="1476" w:author="Wolfgang J. Toechterle" w:date="2013-06-22T10:32:00Z">
            <w:rPr>
              <w:rFonts w:cs="Arial"/>
              <w:color w:val="0000FF"/>
              <w:szCs w:val="20"/>
              <w:u w:val="single"/>
              <w:lang w:val="en-US"/>
            </w:rPr>
          </w:rPrChange>
        </w:rPr>
        <w:t>Bleed: 3 mm</w:t>
      </w:r>
      <w:ins w:id="1477" w:author="Wolfgang J. Toechterle" w:date="2013-06-22T11:28:00Z">
        <w:r>
          <w:rPr>
            <w:rFonts w:cs="Arial"/>
            <w:szCs w:val="20"/>
          </w:rPr>
          <w:t xml:space="preserve"> if needed</w:t>
        </w:r>
      </w:ins>
    </w:p>
    <w:p w:rsidR="00C41516" w:rsidRPr="00C41516" w:rsidRDefault="00C41516" w:rsidP="003623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1478" w:author="Unknown">
            <w:rPr>
              <w:rFonts w:cs="Arial"/>
              <w:szCs w:val="20"/>
              <w:lang w:val="en-US"/>
            </w:rPr>
          </w:rPrChange>
        </w:rPr>
      </w:pPr>
      <w:r w:rsidRPr="00C41516">
        <w:rPr>
          <w:rFonts w:cs="Arial"/>
          <w:szCs w:val="20"/>
          <w:rPrChange w:id="1479" w:author="Wolfgang J. Toechterle" w:date="2013-06-22T10:32:00Z">
            <w:rPr>
              <w:rFonts w:cs="Arial"/>
              <w:color w:val="0000FF"/>
              <w:szCs w:val="20"/>
              <w:u w:val="single"/>
              <w:lang w:val="en-US"/>
            </w:rPr>
          </w:rPrChange>
        </w:rPr>
        <w:t xml:space="preserve">ICC profile: </w:t>
      </w:r>
      <w:ins w:id="1480" w:author="Wolfgang J. Toechterle" w:date="2013-05-20T21:03:00Z">
        <w:r w:rsidRPr="00C41516">
          <w:rPr>
            <w:rFonts w:cs="Arial"/>
            <w:szCs w:val="20"/>
            <w:rPrChange w:id="1481" w:author="Wolfgang J. Toechterle" w:date="2013-06-22T10:32:00Z">
              <w:rPr>
                <w:rFonts w:cs="Arial"/>
                <w:color w:val="0000FF"/>
                <w:szCs w:val="20"/>
                <w:u w:val="single"/>
                <w:lang w:val="en-US"/>
              </w:rPr>
            </w:rPrChange>
          </w:rPr>
          <w:t>PSO_Uncoated_ISO12647_eci.icc</w:t>
        </w:r>
      </w:ins>
      <w:del w:id="1482" w:author="Wolfgang J. Toechterle" w:date="2013-05-20T21:03:00Z">
        <w:r w:rsidRPr="00C41516">
          <w:rPr>
            <w:rFonts w:cs="Arial"/>
            <w:szCs w:val="20"/>
            <w:rPrChange w:id="1483" w:author="Wolfgang J. Toechterle" w:date="2013-06-22T10:32:00Z">
              <w:rPr>
                <w:rFonts w:cs="Arial"/>
                <w:color w:val="0000FF"/>
                <w:szCs w:val="20"/>
                <w:u w:val="single"/>
                <w:lang w:val="en-US"/>
              </w:rPr>
            </w:rPrChange>
          </w:rPr>
          <w:delText>PSO_Uncoated_ISO12647_eci.icc</w:delText>
        </w:r>
      </w:del>
    </w:p>
    <w:p w:rsidR="00C41516" w:rsidRPr="00C41516" w:rsidRDefault="00C41516" w:rsidP="00362398">
      <w:pPr>
        <w:rPr>
          <w:rPrChange w:id="1484" w:author="Unknown">
            <w:rPr>
              <w:lang w:val="en-US"/>
            </w:rPr>
          </w:rPrChange>
        </w:rPr>
      </w:pPr>
      <w:r w:rsidRPr="00C41516">
        <w:rPr>
          <w:rPrChange w:id="1485" w:author="Wolfgang J. Toechterle" w:date="2013-06-22T10:32:00Z">
            <w:rPr>
              <w:color w:val="0000FF"/>
              <w:u w:val="single"/>
              <w:lang w:val="en-US"/>
            </w:rPr>
          </w:rPrChange>
        </w:rPr>
        <w:t>Trim size: 150 x 60 mm</w:t>
      </w:r>
    </w:p>
    <w:p w:rsidR="00C41516" w:rsidRPr="00C41516" w:rsidRDefault="00C41516" w:rsidP="005B138D">
      <w:pPr>
        <w:rPr>
          <w:rPrChange w:id="1486" w:author="Unknown">
            <w:rPr>
              <w:lang w:val="en-US"/>
            </w:rPr>
          </w:rPrChange>
        </w:rPr>
      </w:pPr>
      <w:del w:id="1487" w:author="Kinder" w:date="2013-06-30T08:57:00Z">
        <w:r w:rsidRPr="00C41516">
          <w:rPr>
            <w:rPrChange w:id="1488" w:author="Wolfgang J. Toechterle" w:date="2013-06-22T10:32:00Z">
              <w:rPr>
                <w:color w:val="0000FF"/>
                <w:u w:val="single"/>
                <w:lang w:val="en-US"/>
              </w:rPr>
            </w:rPrChange>
          </w:rPr>
          <w:delText>Die Cut</w:delText>
        </w:r>
      </w:del>
      <w:ins w:id="1489" w:author="Kinder" w:date="2013-06-30T08:57:00Z">
        <w:r>
          <w:t>Perforation</w:t>
        </w:r>
      </w:ins>
      <w:r w:rsidRPr="00C41516">
        <w:rPr>
          <w:rPrChange w:id="1490" w:author="Wolfgang J. Toechterle" w:date="2013-06-22T10:32:00Z">
            <w:rPr>
              <w:color w:val="0000FF"/>
              <w:u w:val="single"/>
              <w:lang w:val="en-US"/>
            </w:rPr>
          </w:rPrChange>
        </w:rPr>
        <w:t xml:space="preserve">: </w:t>
      </w:r>
      <w:ins w:id="1491" w:author="Kinder" w:date="2013-06-30T08:57:00Z">
        <w:r>
          <w:t xml:space="preserve">to be indicated with a </w:t>
        </w:r>
      </w:ins>
      <w:r w:rsidRPr="00C41516">
        <w:rPr>
          <w:rPrChange w:id="1492" w:author="Wolfgang J. Toechterle" w:date="2013-06-22T10:32:00Z">
            <w:rPr>
              <w:color w:val="0000FF"/>
              <w:u w:val="single"/>
              <w:lang w:val="en-US"/>
            </w:rPr>
          </w:rPrChange>
        </w:rPr>
        <w:t>straight vertical</w:t>
      </w:r>
      <w:del w:id="1493" w:author="Kinder" w:date="2013-06-30T08:57:00Z">
        <w:r w:rsidRPr="00C41516">
          <w:rPr>
            <w:rPrChange w:id="1494" w:author="Wolfgang J. Toechterle" w:date="2013-06-22T10:32:00Z">
              <w:rPr>
                <w:color w:val="0000FF"/>
                <w:u w:val="single"/>
                <w:lang w:val="en-US"/>
              </w:rPr>
            </w:rPrChange>
          </w:rPr>
          <w:delText>ly</w:delText>
        </w:r>
      </w:del>
      <w:r w:rsidRPr="00C41516">
        <w:rPr>
          <w:rPrChange w:id="1495" w:author="Wolfgang J. Toechterle" w:date="2013-06-22T10:32:00Z">
            <w:rPr>
              <w:color w:val="0000FF"/>
              <w:u w:val="single"/>
              <w:lang w:val="en-US"/>
            </w:rPr>
          </w:rPrChange>
        </w:rPr>
        <w:t xml:space="preserve"> line</w:t>
      </w:r>
      <w:del w:id="1496" w:author="Kinder" w:date="2013-06-29T11:56:00Z">
        <w:r w:rsidRPr="00C41516">
          <w:rPr>
            <w:rPrChange w:id="1497" w:author="Wolfgang J. Toechterle" w:date="2013-06-22T10:32:00Z">
              <w:rPr>
                <w:color w:val="0000FF"/>
                <w:u w:val="single"/>
                <w:lang w:val="en-US"/>
              </w:rPr>
            </w:rPrChange>
          </w:rPr>
          <w:delText xml:space="preserve"> (90°)</w:delText>
        </w:r>
      </w:del>
      <w:r w:rsidRPr="00C41516">
        <w:rPr>
          <w:rPrChange w:id="1498" w:author="Wolfgang J. Toechterle" w:date="2013-06-22T10:32:00Z">
            <w:rPr>
              <w:color w:val="0000FF"/>
              <w:u w:val="single"/>
              <w:lang w:val="en-US"/>
            </w:rPr>
          </w:rPrChange>
        </w:rPr>
        <w:t xml:space="preserve"> 45 mm from the left</w:t>
      </w:r>
    </w:p>
    <w:p w:rsidR="00C41516" w:rsidRPr="00C41516" w:rsidRDefault="00C41516" w:rsidP="0047643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1499" w:author="Unknown">
            <w:rPr>
              <w:rFonts w:cs="Arial"/>
              <w:szCs w:val="20"/>
              <w:lang w:val="en-US"/>
            </w:rPr>
          </w:rPrChange>
        </w:rPr>
      </w:pPr>
      <w:del w:id="1500" w:author="Kinder" w:date="2013-06-29T11:56:00Z">
        <w:r w:rsidRPr="00C41516">
          <w:rPr>
            <w:rFonts w:cs="Arial"/>
            <w:szCs w:val="20"/>
            <w:rPrChange w:id="1501" w:author="Wolfgang J. Toechterle" w:date="2013-06-22T10:32:00Z">
              <w:rPr>
                <w:rFonts w:cs="Arial"/>
                <w:color w:val="0000FF"/>
                <w:szCs w:val="20"/>
                <w:u w:val="single"/>
                <w:lang w:val="en-US"/>
              </w:rPr>
            </w:rPrChange>
          </w:rPr>
          <w:delText>Bitmap, grayscale and color</w:delText>
        </w:r>
      </w:del>
      <w:ins w:id="1502" w:author="Wolfgang J. Toechterle" w:date="2013-06-22T11:52:00Z">
        <w:del w:id="1503" w:author="Kinder" w:date="2013-06-29T11:56:00Z">
          <w:r w:rsidDel="00B166BD">
            <w:rPr>
              <w:rFonts w:cs="Arial"/>
              <w:szCs w:val="20"/>
            </w:rPr>
            <w:delText>colour</w:delText>
          </w:r>
        </w:del>
      </w:ins>
      <w:del w:id="1504" w:author="Kinder" w:date="2013-06-29T11:56:00Z">
        <w:r w:rsidRPr="00C41516">
          <w:rPr>
            <w:rFonts w:cs="Arial"/>
            <w:szCs w:val="20"/>
            <w:rPrChange w:id="1505" w:author="Wolfgang J. Toechterle" w:date="2013-06-22T10:32:00Z">
              <w:rPr>
                <w:rFonts w:cs="Arial"/>
                <w:color w:val="0000FF"/>
                <w:szCs w:val="20"/>
                <w:u w:val="single"/>
                <w:lang w:val="en-US"/>
              </w:rPr>
            </w:rPrChange>
          </w:rPr>
          <w:delText xml:space="preserve"> </w:delText>
        </w:r>
      </w:del>
      <w:ins w:id="1506" w:author="Kinder" w:date="2013-06-30T08:57:00Z">
        <w:r>
          <w:rPr>
            <w:rFonts w:cs="Arial"/>
            <w:szCs w:val="20"/>
          </w:rPr>
          <w:t>I</w:t>
        </w:r>
      </w:ins>
      <w:del w:id="1507" w:author="Kinder" w:date="2013-06-30T08:57:00Z">
        <w:r w:rsidRPr="00C41516">
          <w:rPr>
            <w:rFonts w:cs="Arial"/>
            <w:szCs w:val="20"/>
            <w:rPrChange w:id="1508" w:author="Wolfgang J. Toechterle" w:date="2013-06-22T10:32:00Z">
              <w:rPr>
                <w:rFonts w:cs="Arial"/>
                <w:color w:val="0000FF"/>
                <w:szCs w:val="20"/>
                <w:u w:val="single"/>
                <w:lang w:val="en-US"/>
              </w:rPr>
            </w:rPrChange>
          </w:rPr>
          <w:delText>i</w:delText>
        </w:r>
      </w:del>
      <w:r w:rsidRPr="00C41516">
        <w:rPr>
          <w:rFonts w:cs="Arial"/>
          <w:szCs w:val="20"/>
          <w:rPrChange w:id="1509" w:author="Wolfgang J. Toechterle" w:date="2013-06-22T10:32:00Z">
            <w:rPr>
              <w:rFonts w:cs="Arial"/>
              <w:color w:val="0000FF"/>
              <w:szCs w:val="20"/>
              <w:u w:val="single"/>
              <w:lang w:val="en-US"/>
            </w:rPr>
          </w:rPrChange>
        </w:rPr>
        <w:t xml:space="preserve">mages resolution: </w:t>
      </w:r>
      <w:ins w:id="1510" w:author="Wolfgang J. Toechterle" w:date="2013-05-20T21:05:00Z">
        <w:r w:rsidRPr="00C41516">
          <w:rPr>
            <w:rFonts w:cs="Arial"/>
            <w:szCs w:val="20"/>
            <w:rPrChange w:id="1511" w:author="Wolfgang J. Toechterle" w:date="2013-06-22T10:32:00Z">
              <w:rPr>
                <w:rFonts w:cs="Arial"/>
                <w:color w:val="0000FF"/>
                <w:szCs w:val="20"/>
                <w:u w:val="single"/>
                <w:lang w:val="en-US"/>
              </w:rPr>
            </w:rPrChange>
          </w:rPr>
          <w:t>Only vectorized images are allowed for the Entry Ticket</w:t>
        </w:r>
      </w:ins>
      <w:del w:id="1512" w:author="Wolfgang J. Toechterle" w:date="2013-05-20T21:05:00Z">
        <w:r w:rsidRPr="00C41516">
          <w:rPr>
            <w:rFonts w:cs="Arial"/>
            <w:szCs w:val="20"/>
            <w:rPrChange w:id="1513" w:author="Wolfgang J. Toechterle" w:date="2013-06-22T10:32:00Z">
              <w:rPr>
                <w:rFonts w:cs="Arial"/>
                <w:color w:val="0000FF"/>
                <w:szCs w:val="20"/>
                <w:u w:val="single"/>
                <w:lang w:val="en-US"/>
              </w:rPr>
            </w:rPrChange>
          </w:rPr>
          <w:delText>Only vectorized images are allowed for the business card</w:delText>
        </w:r>
      </w:del>
    </w:p>
    <w:p w:rsidR="00C41516" w:rsidRPr="00C41516" w:rsidRDefault="00C41516" w:rsidP="005B138D">
      <w:pPr>
        <w:rPr>
          <w:rPrChange w:id="1514" w:author="Unknown">
            <w:rPr>
              <w:lang w:val="en-US"/>
            </w:rPr>
          </w:rPrChange>
        </w:rPr>
      </w:pPr>
      <w:r>
        <w:rPr>
          <w:noProof/>
          <w:lang w:val="en-US" w:eastAsia="ja-JP"/>
        </w:rPr>
        <w:pict>
          <v:line id="Straight Connector 4" o:spid="_x0000_s1026" style="position:absolute;z-index:251657216;visibility:visible" from="-179.75pt,10.35pt" to="-179.75pt,89.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" strokecolor="white" strokeweight="2pt">
            <v:stroke dashstyle="3 1"/>
            <v:shadow on="t" opacity="24903f" origin=",.5" offset="0,.55556mm"/>
          </v:line>
        </w:pict>
      </w:r>
      <w:r>
        <w:rPr>
          <w:noProof/>
          <w:lang w:val="en-US" w:eastAsia="ja-JP"/>
        </w:rPr>
        <w:pict>
          <v:rect id="Rectangle 2" o:spid="_x0000_s1027" style="position:absolute;margin-left:0;margin-top:10.5pt;width:230pt;height:79.5pt;z-index:251656192;visibility:visible;v-text-anchor:middle" wrapcoords="-70 -204 -70 21396 21670 21396 21670 -204 -70 -204"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" fillcolor="#254163" strokecolor="#4579b8">
            <v:fill color2="#4477b6" rotate="t" colors="0 #2c5d98;52429f #3c7bc7;1 #3a7ccb" type="gradient">
              <o:fill v:ext="view" type="gradientUnscaled"/>
            </v:fill>
            <v:shadow on="t" opacity="22937f" origin=",.5" offset="0,.63889mm"/>
            <v:textbox>
              <w:txbxContent>
                <w:p w:rsidR="00C41516" w:rsidRDefault="00C41516" w:rsidP="002227AA">
                  <w:r>
                    <w:rPr>
                      <w:lang w:val="en-US"/>
                    </w:rPr>
                    <w:t>45 mm ----&gt;</w:t>
                  </w:r>
                </w:p>
              </w:txbxContent>
            </v:textbox>
            <w10:wrap type="through"/>
          </v:rect>
        </w:pict>
      </w:r>
    </w:p>
    <w:p w:rsidR="00C41516" w:rsidRPr="00C41516" w:rsidRDefault="00C41516" w:rsidP="005B138D">
      <w:pPr>
        <w:rPr>
          <w:rPrChange w:id="1515" w:author="Unknown">
            <w:rPr>
              <w:lang w:val="en-US"/>
            </w:rPr>
          </w:rPrChange>
        </w:rPr>
      </w:pPr>
    </w:p>
    <w:p w:rsidR="00C41516" w:rsidRPr="00EA5133" w:rsidRDefault="00C41516" w:rsidP="00CE6B36">
      <w:r>
        <w:rPr>
          <w:noProof/>
          <w:lang w:val="en-US" w:eastAsia="ja-JP"/>
        </w:rPr>
        <w:pict>
          <v:shapetype id="_x0000_t202" coordsize="21600,21600" o:spt="202" path="m,l,21600r21600,l21600,xe">
            <v:stroke joinstyle="miter"/>
            <v:path gradientshapeok="t" o:connecttype="rect"/>
          </v:shapetype>
          <v:shape id="Text Box 11" o:spid="_x0000_s1028" type="#_x0000_t202" style="position:absolute;margin-left:-69.75pt;margin-top:5.35pt;width:45pt;height:18pt;z-index:25165926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" filled="f" stroked="f">
            <v:textbox>
              <w:txbxContent>
                <w:p w:rsidR="00C41516" w:rsidRPr="00C41516" w:rsidRDefault="00C41516">
                  <w:pPr>
                    <w:rPr>
                      <w:color w:val="FFFFFF"/>
                      <w:rPrChange w:id="1516" w:author="Unknown">
                        <w:rPr/>
                      </w:rPrChange>
                    </w:rPr>
                  </w:pPr>
                  <w:ins w:id="1517" w:author="Wolfgang J. Toechterle" w:date="2013-06-22T11:38:00Z">
                    <w:r w:rsidRPr="00C41516">
                      <w:rPr>
                        <w:color w:val="FFFFFF"/>
                        <w:rPrChange w:id="1518" w:author="Wolfgang J. Toechterle" w:date="2013-06-22T11:39:00Z">
                          <w:rPr/>
                        </w:rPrChange>
                      </w:rPr>
                      <w:t>Par</w:t>
                    </w:r>
                    <w:r w:rsidRPr="00D32E4A">
                      <w:rPr>
                        <w:color w:val="FFFFFF"/>
                      </w:rPr>
                      <w:t>t 2</w:t>
                    </w:r>
                  </w:ins>
                </w:p>
              </w:txbxContent>
            </v:textbox>
            <w10:wrap type="square"/>
          </v:shape>
        </w:pict>
      </w:r>
      <w:r>
        <w:rPr>
          <w:noProof/>
          <w:lang w:val="en-US" w:eastAsia="ja-JP"/>
        </w:rPr>
        <w:pict>
          <v:shape id="Text Box 9" o:spid="_x0000_s1029" type="#_x0000_t202" style="position:absolute;margin-left:-234.75pt;margin-top:5.35pt;width:45pt;height:18pt;z-index:251658240;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" filled="f" stroked="f">
            <v:textbox style="mso-next-textbox:#Text Box 9">
              <w:txbxContent>
                <w:p w:rsidR="00C41516" w:rsidRPr="00C41516" w:rsidRDefault="00C41516">
                  <w:pPr>
                    <w:rPr>
                      <w:color w:val="FFFFFF"/>
                      <w:rPrChange w:id="1519" w:author="Unknown">
                        <w:rPr/>
                      </w:rPrChange>
                    </w:rPr>
                  </w:pPr>
                  <w:ins w:id="1520" w:author="Wolfgang J. Toechterle" w:date="2013-06-22T11:38:00Z">
                    <w:r w:rsidRPr="00C41516">
                      <w:rPr>
                        <w:color w:val="FFFFFF"/>
                        <w:rPrChange w:id="1521" w:author="Wolfgang J. Toechterle" w:date="2013-06-22T11:39:00Z">
                          <w:rPr/>
                        </w:rPrChange>
                      </w:rPr>
                      <w:t>Part 1</w:t>
                    </w:r>
                  </w:ins>
                </w:p>
              </w:txbxContent>
            </v:textbox>
            <w10:wrap type="square"/>
          </v:shape>
        </w:pict>
      </w:r>
    </w:p>
    <w:p w:rsidR="00C41516" w:rsidRPr="00EA5133" w:rsidRDefault="00C41516" w:rsidP="00CE6B36"/>
    <w:p w:rsidR="00C41516" w:rsidRPr="00EA5133" w:rsidRDefault="00C41516" w:rsidP="00CE6B36"/>
    <w:p w:rsidR="00C41516" w:rsidRPr="00EA5133" w:rsidRDefault="00C41516" w:rsidP="00CE6B36"/>
    <w:p w:rsidR="00C41516" w:rsidRPr="00EA5133" w:rsidRDefault="00C41516" w:rsidP="00CE6B36"/>
    <w:p w:rsidR="00C41516" w:rsidRPr="00EA5133" w:rsidRDefault="00C41516" w:rsidP="00CE6B36"/>
    <w:p w:rsidR="00C41516" w:rsidRPr="00EA5133" w:rsidDel="00082E5B" w:rsidRDefault="00C41516" w:rsidP="00CE6B36">
      <w:pPr>
        <w:rPr>
          <w:del w:id="1522" w:author="i5" w:date="2013-07-01T19:51:00Z"/>
        </w:rPr>
      </w:pPr>
    </w:p>
    <w:p w:rsidR="00C41516" w:rsidRDefault="00C41516" w:rsidP="005430DA">
      <w:pPr>
        <w:widowControl w:val="0"/>
        <w:numPr>
          <w:ins w:id="1523" w:author="i5" w:date="2013-07-01T17:52: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1524" w:author="i5" w:date="2013-07-01T17:52:00Z"/>
          <w:rFonts w:cs="Arial"/>
          <w:b/>
          <w:bCs/>
          <w:szCs w:val="20"/>
          <w:lang w:eastAsia="ja-JP"/>
        </w:rPr>
      </w:pPr>
    </w:p>
    <w:p w:rsidR="00C41516" w:rsidRPr="00C41516" w:rsidRDefault="00C41516" w:rsidP="00D601DD">
      <w:pPr>
        <w:numPr>
          <w:ins w:id="1525" w:author="i5" w:date="2013-07-01T18:02: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526" w:author="i5" w:date="2013-07-01T18:02:00Z"/>
          <w:rFonts w:ascii="ＭＳ Ｐゴシック" w:eastAsia="ＭＳ Ｐゴシック" w:hAnsi="ＭＳ Ｐゴシック" w:cs="Arial"/>
          <w:b/>
          <w:bCs/>
          <w:color w:val="FF0000"/>
          <w:szCs w:val="20"/>
          <w:rPrChange w:id="1527" w:author="Unknown">
            <w:rPr>
              <w:ins w:id="1528" w:author="i5" w:date="2013-07-01T18:02:00Z"/>
              <w:rFonts w:cs="Arial"/>
              <w:b/>
              <w:bCs/>
              <w:color w:val="FF0000"/>
              <w:szCs w:val="20"/>
            </w:rPr>
          </w:rPrChange>
        </w:rPr>
      </w:pPr>
      <w:ins w:id="1529" w:author="i5" w:date="2013-07-01T18:02:00Z">
        <w:r w:rsidRPr="00C41516">
          <w:rPr>
            <w:rFonts w:ascii="ＭＳ Ｐゴシック" w:eastAsia="ＭＳ Ｐゴシック" w:hAnsi="ＭＳ Ｐゴシック" w:cs="ＭＳ 明朝" w:hint="eastAsia"/>
            <w:b/>
            <w:bCs/>
            <w:szCs w:val="20"/>
            <w:rPrChange w:id="1530" w:author="i5" w:date="2013-07-01T19:53:00Z">
              <w:rPr>
                <w:rFonts w:ascii="ＭＳ 明朝" w:cs="ＭＳ 明朝" w:hint="eastAsia"/>
                <w:b/>
                <w:bCs/>
                <w:color w:val="FF0000"/>
                <w:szCs w:val="20"/>
                <w:u w:val="single"/>
              </w:rPr>
            </w:rPrChange>
          </w:rPr>
          <w:t>技術仕様</w:t>
        </w:r>
        <w:r w:rsidRPr="00C41516">
          <w:rPr>
            <w:rFonts w:ascii="ＭＳ Ｐゴシック" w:eastAsia="ＭＳ Ｐゴシック" w:hAnsi="ＭＳ Ｐゴシック" w:cs="Arial"/>
            <w:b/>
            <w:bCs/>
            <w:szCs w:val="20"/>
            <w:rPrChange w:id="1531" w:author="i5" w:date="2013-07-01T19:53:00Z">
              <w:rPr>
                <w:rFonts w:cs="Arial"/>
                <w:b/>
                <w:bCs/>
                <w:color w:val="FF0000"/>
                <w:szCs w:val="20"/>
                <w:u w:val="single"/>
              </w:rPr>
            </w:rPrChange>
          </w:rPr>
          <w:t>:</w:t>
        </w:r>
      </w:ins>
    </w:p>
    <w:p w:rsidR="00C41516" w:rsidRDefault="00C41516" w:rsidP="00D601DD">
      <w:pPr>
        <w:numPr>
          <w:ins w:id="1532" w:author="i5" w:date="2013-07-01T18:02:00Z"/>
        </w:numPr>
        <w:autoSpaceDE w:val="0"/>
        <w:autoSpaceDN w:val="0"/>
        <w:adjustRightInd w:val="0"/>
        <w:rPr>
          <w:ins w:id="1533" w:author="i5" w:date="2013-07-01T18:02:00Z"/>
          <w:rFonts w:cs="Arial"/>
          <w:szCs w:val="20"/>
        </w:rPr>
      </w:pPr>
      <w:ins w:id="1534" w:author="i5" w:date="2013-07-01T18:02:00Z">
        <w:r>
          <w:rPr>
            <w:rFonts w:ascii="ＭＳ 明朝" w:cs="ＭＳ 明朝" w:hint="eastAsia"/>
            <w:szCs w:val="20"/>
          </w:rPr>
          <w:t>印刷</w:t>
        </w:r>
        <w:r>
          <w:rPr>
            <w:rFonts w:cs="Arial"/>
            <w:szCs w:val="20"/>
          </w:rPr>
          <w:t xml:space="preserve">: </w:t>
        </w:r>
        <w:r>
          <w:rPr>
            <w:rFonts w:ascii="ＭＳ 明朝" w:cs="ＭＳ 明朝" w:hint="eastAsia"/>
            <w:szCs w:val="20"/>
            <w:lang w:val="ja-JP"/>
          </w:rPr>
          <w:t>レターヘッド</w:t>
        </w:r>
      </w:ins>
    </w:p>
    <w:p w:rsidR="00C41516" w:rsidRDefault="00C41516" w:rsidP="00D601DD">
      <w:pPr>
        <w:numPr>
          <w:ins w:id="1535" w:author="i5" w:date="2013-07-01T18:02:00Z"/>
        </w:numPr>
        <w:autoSpaceDE w:val="0"/>
        <w:autoSpaceDN w:val="0"/>
        <w:adjustRightInd w:val="0"/>
        <w:rPr>
          <w:ins w:id="1536" w:author="i5" w:date="2013-07-01T18:02:00Z"/>
          <w:rFonts w:cs="Arial"/>
          <w:szCs w:val="20"/>
        </w:rPr>
      </w:pPr>
      <w:ins w:id="1537" w:author="i5" w:date="2013-07-01T18:02:00Z">
        <w:r>
          <w:rPr>
            <w:rFonts w:ascii="ＭＳ 明朝" w:cs="ＭＳ 明朝" w:hint="eastAsia"/>
            <w:szCs w:val="20"/>
          </w:rPr>
          <w:t>カラー</w:t>
        </w:r>
        <w:r>
          <w:rPr>
            <w:rFonts w:cs="Arial"/>
            <w:szCs w:val="20"/>
          </w:rPr>
          <w:t>: PMS colour 1</w:t>
        </w:r>
        <w:r>
          <w:rPr>
            <w:rFonts w:ascii="ＭＳ 明朝" w:cs="ＭＳ 明朝" w:hint="eastAsia"/>
            <w:szCs w:val="20"/>
            <w:lang w:val="ja-JP"/>
          </w:rPr>
          <w:t>色、</w:t>
        </w:r>
        <w:r>
          <w:rPr>
            <w:rFonts w:cs="Arial"/>
            <w:szCs w:val="20"/>
          </w:rPr>
          <w:t>Pantone uncoated numbers</w:t>
        </w:r>
        <w:r>
          <w:rPr>
            <w:rFonts w:ascii="ＭＳ 明朝" w:cs="ＭＳ 明朝" w:hint="eastAsia"/>
            <w:szCs w:val="20"/>
            <w:lang w:val="ja-JP"/>
          </w:rPr>
          <w:t>を使用</w:t>
        </w:r>
      </w:ins>
    </w:p>
    <w:p w:rsidR="00C41516" w:rsidRDefault="00C41516" w:rsidP="00D601DD">
      <w:pPr>
        <w:numPr>
          <w:ins w:id="1538" w:author="i5" w:date="2013-07-01T18:02: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1539" w:author="i5" w:date="2013-07-01T18:02:00Z"/>
          <w:rFonts w:cs="Arial"/>
          <w:szCs w:val="20"/>
        </w:rPr>
      </w:pPr>
      <w:ins w:id="1540" w:author="i5" w:date="2013-07-01T18:02:00Z">
        <w:r>
          <w:rPr>
            <w:rFonts w:ascii="ＭＳ 明朝" w:cs="ＭＳ 明朝" w:hint="eastAsia"/>
            <w:szCs w:val="20"/>
          </w:rPr>
          <w:t>ブリード</w:t>
        </w:r>
        <w:r>
          <w:rPr>
            <w:rFonts w:cs="Arial"/>
            <w:szCs w:val="20"/>
          </w:rPr>
          <w:t xml:space="preserve">: </w:t>
        </w:r>
        <w:r>
          <w:rPr>
            <w:rFonts w:ascii="ＭＳ 明朝" w:cs="ＭＳ 明朝" w:hint="eastAsia"/>
            <w:szCs w:val="20"/>
            <w:lang w:val="ja-JP"/>
          </w:rPr>
          <w:t>必要な場合</w:t>
        </w:r>
        <w:r>
          <w:rPr>
            <w:rFonts w:cs="Arial"/>
            <w:szCs w:val="20"/>
          </w:rPr>
          <w:t>3 mm</w:t>
        </w:r>
      </w:ins>
    </w:p>
    <w:p w:rsidR="00C41516" w:rsidRDefault="00C41516" w:rsidP="00D601DD">
      <w:pPr>
        <w:numPr>
          <w:ins w:id="1541" w:author="i5" w:date="2013-07-01T18:02: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1542" w:author="i5" w:date="2013-07-01T18:02:00Z"/>
          <w:rFonts w:cs="Arial"/>
          <w:szCs w:val="20"/>
        </w:rPr>
      </w:pPr>
      <w:ins w:id="1543" w:author="i5" w:date="2013-07-01T18:02:00Z">
        <w:r>
          <w:rPr>
            <w:rFonts w:cs="Arial"/>
            <w:szCs w:val="20"/>
          </w:rPr>
          <w:t>ICC</w:t>
        </w:r>
        <w:r>
          <w:rPr>
            <w:rFonts w:ascii="ＭＳ 明朝" w:cs="ＭＳ 明朝" w:hint="eastAsia"/>
            <w:szCs w:val="20"/>
            <w:lang w:val="ja-JP"/>
          </w:rPr>
          <w:t>プロファイル</w:t>
        </w:r>
        <w:r>
          <w:rPr>
            <w:rFonts w:cs="Arial"/>
            <w:szCs w:val="20"/>
          </w:rPr>
          <w:t>: PSO_Uncoated_ISO12647_eci.icc</w:t>
        </w:r>
      </w:ins>
    </w:p>
    <w:p w:rsidR="00C41516" w:rsidRDefault="00C41516" w:rsidP="00D601DD">
      <w:pPr>
        <w:numPr>
          <w:ins w:id="1544" w:author="i5" w:date="2013-07-01T18:02:00Z"/>
        </w:numPr>
        <w:autoSpaceDE w:val="0"/>
        <w:autoSpaceDN w:val="0"/>
        <w:adjustRightInd w:val="0"/>
        <w:rPr>
          <w:ins w:id="1545" w:author="i5" w:date="2013-07-01T18:02:00Z"/>
          <w:rFonts w:cs="Arial"/>
          <w:szCs w:val="20"/>
        </w:rPr>
      </w:pPr>
      <w:ins w:id="1546" w:author="i5" w:date="2013-07-01T18:02:00Z">
        <w:r>
          <w:rPr>
            <w:rFonts w:ascii="ＭＳ 明朝" w:cs="ＭＳ 明朝" w:hint="eastAsia"/>
            <w:szCs w:val="20"/>
          </w:rPr>
          <w:t>トリムサイズ</w:t>
        </w:r>
        <w:r>
          <w:rPr>
            <w:rFonts w:cs="Arial"/>
            <w:szCs w:val="20"/>
          </w:rPr>
          <w:t>: 150 x 60 mm</w:t>
        </w:r>
      </w:ins>
    </w:p>
    <w:p w:rsidR="00C41516" w:rsidRDefault="00C41516" w:rsidP="00D601DD">
      <w:pPr>
        <w:numPr>
          <w:ins w:id="1547" w:author="i5" w:date="2013-07-01T18:02:00Z"/>
        </w:numPr>
        <w:autoSpaceDE w:val="0"/>
        <w:autoSpaceDN w:val="0"/>
        <w:adjustRightInd w:val="0"/>
        <w:rPr>
          <w:ins w:id="1548" w:author="i5" w:date="2013-07-01T18:02:00Z"/>
          <w:rFonts w:cs="Arial"/>
          <w:szCs w:val="20"/>
        </w:rPr>
      </w:pPr>
      <w:ins w:id="1549" w:author="i5" w:date="2013-07-01T18:02:00Z">
        <w:r>
          <w:rPr>
            <w:rFonts w:ascii="ＭＳ 明朝" w:cs="ＭＳ 明朝" w:hint="eastAsia"/>
            <w:szCs w:val="20"/>
          </w:rPr>
          <w:t>切り取り線</w:t>
        </w:r>
        <w:r>
          <w:rPr>
            <w:rFonts w:cs="Arial"/>
            <w:szCs w:val="20"/>
          </w:rPr>
          <w:t xml:space="preserve">: </w:t>
        </w:r>
        <w:r>
          <w:rPr>
            <w:rFonts w:ascii="ＭＳ 明朝" w:cs="ＭＳ 明朝" w:hint="eastAsia"/>
            <w:szCs w:val="20"/>
            <w:lang w:val="ja-JP"/>
          </w:rPr>
          <w:t>左か</w:t>
        </w:r>
      </w:ins>
      <w:ins w:id="1550" w:author="i5" w:date="2013-07-01T18:53:00Z">
        <w:r>
          <w:rPr>
            <w:rFonts w:ascii="ＭＳ 明朝" w:cs="ＭＳ 明朝" w:hint="eastAsia"/>
            <w:szCs w:val="20"/>
            <w:lang w:val="ja-JP" w:eastAsia="ja-JP"/>
          </w:rPr>
          <w:t>ら</w:t>
        </w:r>
      </w:ins>
      <w:ins w:id="1551" w:author="i5" w:date="2013-07-01T18:02:00Z">
        <w:r>
          <w:rPr>
            <w:rFonts w:ascii="ＭＳ 明朝" w:cs="ＭＳ 明朝" w:hint="eastAsia"/>
            <w:szCs w:val="20"/>
            <w:lang w:val="ja-JP"/>
          </w:rPr>
          <w:t>垂直に</w:t>
        </w:r>
        <w:r>
          <w:rPr>
            <w:rFonts w:cs="Arial"/>
            <w:szCs w:val="20"/>
          </w:rPr>
          <w:t>45mm</w:t>
        </w:r>
        <w:r>
          <w:rPr>
            <w:rFonts w:ascii="ＭＳ 明朝" w:cs="ＭＳ 明朝" w:hint="eastAsia"/>
            <w:szCs w:val="20"/>
            <w:lang w:val="ja-JP"/>
          </w:rPr>
          <w:t>のところにまっすぐ表示</w:t>
        </w:r>
      </w:ins>
    </w:p>
    <w:p w:rsidR="00C41516" w:rsidRDefault="00C41516" w:rsidP="00D601DD">
      <w:pPr>
        <w:numPr>
          <w:ins w:id="1552" w:author="i5" w:date="2013-07-01T18:02: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1553" w:author="i5" w:date="2013-07-01T18:02:00Z"/>
          <w:rFonts w:cs="Arial"/>
          <w:szCs w:val="20"/>
        </w:rPr>
      </w:pPr>
      <w:ins w:id="1554" w:author="i5" w:date="2013-07-01T18:02:00Z">
        <w:r>
          <w:rPr>
            <w:rFonts w:ascii="ＭＳ 明朝" w:cs="ＭＳ 明朝" w:hint="eastAsia"/>
            <w:szCs w:val="20"/>
          </w:rPr>
          <w:t>画像解像度</w:t>
        </w:r>
        <w:r>
          <w:rPr>
            <w:rFonts w:cs="Arial"/>
            <w:szCs w:val="20"/>
          </w:rPr>
          <w:t xml:space="preserve">: </w:t>
        </w:r>
        <w:r>
          <w:rPr>
            <w:rFonts w:ascii="ＭＳ 明朝" w:cs="ＭＳ 明朝" w:hint="eastAsia"/>
            <w:szCs w:val="20"/>
            <w:lang w:val="ja-JP"/>
          </w:rPr>
          <w:t>入場券にはベクトル画像のみが許される</w:t>
        </w:r>
      </w:ins>
    </w:p>
    <w:p w:rsidR="00C41516" w:rsidRDefault="00C41516" w:rsidP="005430DA">
      <w:pPr>
        <w:widowControl w:val="0"/>
        <w:numPr>
          <w:ins w:id="1555" w:author="i5" w:date="2013-07-01T17:52: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1556" w:author="i5" w:date="2013-07-01T17:52:00Z"/>
          <w:rFonts w:cs="Arial"/>
          <w:b/>
          <w:bCs/>
          <w:szCs w:val="20"/>
          <w:lang w:eastAsia="ja-JP"/>
        </w:rPr>
      </w:pPr>
    </w:p>
    <w:p w:rsidR="00C41516" w:rsidRDefault="00C41516" w:rsidP="005430DA">
      <w:pPr>
        <w:widowControl w:val="0"/>
        <w:numPr>
          <w:ins w:id="1557" w:author="i5" w:date="2013-07-01T17:52: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1558" w:author="i5" w:date="2013-07-01T17:52:00Z"/>
          <w:rFonts w:cs="Arial"/>
          <w:b/>
          <w:bCs/>
          <w:szCs w:val="20"/>
          <w:lang w:eastAsia="ja-JP"/>
        </w:rPr>
      </w:pPr>
    </w:p>
    <w:p w:rsidR="00C41516" w:rsidRPr="00C41516" w:rsidRDefault="00C41516" w:rsidP="005430D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szCs w:val="20"/>
          <w:rPrChange w:id="1559" w:author="Unknown">
            <w:rPr>
              <w:rFonts w:cs="Arial"/>
              <w:b/>
              <w:bCs/>
              <w:szCs w:val="20"/>
              <w:lang w:val="en-US"/>
            </w:rPr>
          </w:rPrChange>
        </w:rPr>
      </w:pPr>
      <w:r w:rsidRPr="00C41516">
        <w:rPr>
          <w:rFonts w:cs="Arial"/>
          <w:b/>
          <w:bCs/>
          <w:szCs w:val="20"/>
          <w:rPrChange w:id="1560" w:author="Wolfgang J. Toechterle" w:date="2013-06-22T10:32:00Z">
            <w:rPr>
              <w:rFonts w:cs="Arial"/>
              <w:b/>
              <w:bCs/>
              <w:color w:val="0000FF"/>
              <w:szCs w:val="20"/>
              <w:u w:val="single"/>
              <w:lang w:val="en-US"/>
            </w:rPr>
          </w:rPrChange>
        </w:rPr>
        <w:t>You must deliver:</w:t>
      </w:r>
    </w:p>
    <w:p w:rsidR="00C41516" w:rsidRPr="00C41516" w:rsidRDefault="00C41516" w:rsidP="005430DA">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Change w:id="1561" w:author="Unknown">
            <w:rPr>
              <w:rFonts w:cs="Arial"/>
              <w:szCs w:val="20"/>
              <w:lang w:val="en-US"/>
            </w:rPr>
          </w:rPrChange>
        </w:rPr>
      </w:pPr>
      <w:r w:rsidRPr="00C41516">
        <w:rPr>
          <w:rFonts w:cs="Arial"/>
          <w:szCs w:val="20"/>
          <w:rPrChange w:id="1562" w:author="Wolfgang J. Toechterle" w:date="2013-06-22T10:32:00Z">
            <w:rPr>
              <w:rFonts w:cs="Arial"/>
              <w:color w:val="0000FF"/>
              <w:szCs w:val="20"/>
              <w:u w:val="single"/>
              <w:lang w:val="en-US"/>
            </w:rPr>
          </w:rPrChange>
        </w:rPr>
        <w:t xml:space="preserve">1 final composite </w:t>
      </w:r>
      <w:ins w:id="1563" w:author="Wolfgang J. Toechterle" w:date="2013-05-20T21:02:00Z">
        <w:r w:rsidRPr="00C41516">
          <w:rPr>
            <w:rFonts w:cs="Arial"/>
            <w:szCs w:val="20"/>
            <w:rPrChange w:id="1564" w:author="Wolfgang J. Toechterle" w:date="2013-06-22T10:32:00Z">
              <w:rPr>
                <w:rFonts w:cs="Arial"/>
                <w:color w:val="0000FF"/>
                <w:szCs w:val="20"/>
                <w:u w:val="single"/>
                <w:lang w:val="en-US"/>
              </w:rPr>
            </w:rPrChange>
          </w:rPr>
          <w:t>PDF/X-</w:t>
        </w:r>
      </w:ins>
      <w:ins w:id="1565" w:author="Wolfgang J. Toechterle" w:date="2013-06-22T11:33:00Z">
        <w:r>
          <w:rPr>
            <w:rFonts w:cs="Arial"/>
            <w:szCs w:val="20"/>
          </w:rPr>
          <w:t>4</w:t>
        </w:r>
      </w:ins>
      <w:ins w:id="1566" w:author="Wolfgang J. Toechterle" w:date="2013-05-20T21:02:00Z">
        <w:r w:rsidRPr="00C41516">
          <w:rPr>
            <w:rFonts w:cs="Arial"/>
            <w:szCs w:val="20"/>
            <w:rPrChange w:id="1567" w:author="Wolfgang J. Toechterle" w:date="2013-06-22T10:32:00Z">
              <w:rPr>
                <w:rFonts w:cs="Arial"/>
                <w:color w:val="0000FF"/>
                <w:szCs w:val="20"/>
                <w:u w:val="single"/>
                <w:lang w:val="en-US"/>
              </w:rPr>
            </w:rPrChange>
          </w:rPr>
          <w:t>:20</w:t>
        </w:r>
      </w:ins>
      <w:ins w:id="1568" w:author="Wolfgang J. Toechterle" w:date="2013-06-22T11:33:00Z">
        <w:r>
          <w:rPr>
            <w:rFonts w:cs="Arial"/>
            <w:szCs w:val="20"/>
          </w:rPr>
          <w:t>10</w:t>
        </w:r>
      </w:ins>
      <w:ins w:id="1569" w:author="Wolfgang J. Toechterle" w:date="2013-05-20T21:02:00Z">
        <w:r w:rsidRPr="00C41516">
          <w:rPr>
            <w:rFonts w:cs="Arial"/>
            <w:szCs w:val="20"/>
            <w:rPrChange w:id="1570" w:author="Wolfgang J. Toechterle" w:date="2013-06-22T10:32:00Z">
              <w:rPr>
                <w:rFonts w:cs="Arial"/>
                <w:color w:val="0000FF"/>
                <w:szCs w:val="20"/>
                <w:u w:val="single"/>
                <w:lang w:val="en-US"/>
              </w:rPr>
            </w:rPrChange>
          </w:rPr>
          <w:t xml:space="preserve"> </w:t>
        </w:r>
      </w:ins>
      <w:del w:id="1571" w:author="Wolfgang J. Toechterle" w:date="2013-05-20T21:02:00Z">
        <w:r w:rsidRPr="00C41516">
          <w:rPr>
            <w:rFonts w:cs="Arial"/>
            <w:szCs w:val="20"/>
            <w:rPrChange w:id="1572" w:author="Wolfgang J. Toechterle" w:date="2013-06-22T10:32:00Z">
              <w:rPr>
                <w:rFonts w:cs="Arial"/>
                <w:color w:val="0000FF"/>
                <w:szCs w:val="20"/>
                <w:u w:val="single"/>
                <w:lang w:val="en-US"/>
              </w:rPr>
            </w:rPrChange>
          </w:rPr>
          <w:delText xml:space="preserve">PDF/X-1a:2001 </w:delText>
        </w:r>
      </w:del>
      <w:r w:rsidRPr="00C41516">
        <w:rPr>
          <w:rFonts w:cs="Arial"/>
          <w:szCs w:val="20"/>
          <w:rPrChange w:id="1573" w:author="Wolfgang J. Toechterle" w:date="2013-06-22T10:32:00Z">
            <w:rPr>
              <w:rFonts w:cs="Arial"/>
              <w:color w:val="0000FF"/>
              <w:szCs w:val="20"/>
              <w:u w:val="single"/>
              <w:lang w:val="en-US"/>
            </w:rPr>
          </w:rPrChange>
        </w:rPr>
        <w:t>file (</w:t>
      </w:r>
      <w:r w:rsidRPr="00EA5133">
        <w:t xml:space="preserve">including: bleed, crop marks, </w:t>
      </w:r>
      <w:del w:id="1574" w:author="Wolfgang J. Toechterle" w:date="2013-06-22T11:33:00Z">
        <w:r w:rsidRPr="00EA5133" w:rsidDel="000E276C">
          <w:delText xml:space="preserve">marks for vertical line - placed outside the bleed area, </w:delText>
        </w:r>
      </w:del>
      <w:r w:rsidRPr="00C41516">
        <w:rPr>
          <w:rFonts w:cs="Arial"/>
          <w:szCs w:val="20"/>
          <w:rPrChange w:id="1575" w:author="Wolfgang J. Toechterle" w:date="2013-06-22T10:32:00Z">
            <w:rPr>
              <w:rFonts w:cs="Arial"/>
              <w:color w:val="0000FF"/>
              <w:szCs w:val="20"/>
              <w:u w:val="single"/>
              <w:lang w:val="en-US"/>
            </w:rPr>
          </w:rPrChange>
        </w:rPr>
        <w:t>and specified output profile)</w:t>
      </w:r>
      <w:ins w:id="1576" w:author="Wolfgang J. Toechterle" w:date="2013-06-22T11:34:00Z">
        <w:r>
          <w:rPr>
            <w:rFonts w:cs="Arial"/>
            <w:szCs w:val="20"/>
          </w:rPr>
          <w:t xml:space="preserve">. The </w:t>
        </w:r>
        <w:del w:id="1577" w:author="Kinder" w:date="2013-06-30T08:58:00Z">
          <w:r w:rsidDel="00BB5003">
            <w:rPr>
              <w:rFonts w:cs="Arial"/>
              <w:szCs w:val="20"/>
            </w:rPr>
            <w:delText>DieCut</w:delText>
          </w:r>
        </w:del>
      </w:ins>
      <w:ins w:id="1578" w:author="Kinder" w:date="2013-06-30T08:58:00Z">
        <w:r>
          <w:rPr>
            <w:rFonts w:cs="Arial"/>
            <w:szCs w:val="20"/>
          </w:rPr>
          <w:t>perforation</w:t>
        </w:r>
      </w:ins>
      <w:ins w:id="1579" w:author="Wolfgang J. Toechterle" w:date="2013-06-22T11:34:00Z">
        <w:r>
          <w:rPr>
            <w:rFonts w:cs="Arial"/>
            <w:szCs w:val="20"/>
          </w:rPr>
          <w:t xml:space="preserve"> and serial number must be placed on a </w:t>
        </w:r>
      </w:ins>
      <w:ins w:id="1580" w:author="Wolfgang J. Toechterle" w:date="2013-06-22T11:35:00Z">
        <w:r>
          <w:rPr>
            <w:rFonts w:cs="Arial"/>
            <w:szCs w:val="20"/>
          </w:rPr>
          <w:t>separate</w:t>
        </w:r>
      </w:ins>
      <w:ins w:id="1581" w:author="Wolfgang J. Toechterle" w:date="2013-06-22T11:34:00Z">
        <w:r>
          <w:rPr>
            <w:rFonts w:cs="Arial"/>
            <w:szCs w:val="20"/>
          </w:rPr>
          <w:t xml:space="preserve"> </w:t>
        </w:r>
      </w:ins>
      <w:ins w:id="1582" w:author="Wolfgang J. Toechterle" w:date="2013-06-22T11:35:00Z">
        <w:r>
          <w:rPr>
            <w:rFonts w:cs="Arial"/>
            <w:szCs w:val="20"/>
          </w:rPr>
          <w:t>layer in the PDF file.</w:t>
        </w:r>
      </w:ins>
    </w:p>
    <w:p w:rsidR="00C41516" w:rsidRDefault="00C41516" w:rsidP="005430DA">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ins w:id="1583" w:author="Kinder" w:date="2013-06-29T14:25:00Z"/>
          <w:rFonts w:cs="Arial"/>
          <w:szCs w:val="20"/>
        </w:rPr>
      </w:pPr>
      <w:r w:rsidRPr="00C41516">
        <w:rPr>
          <w:rFonts w:cs="Arial"/>
          <w:szCs w:val="20"/>
          <w:rPrChange w:id="1584" w:author="Wolfgang J. Toechterle" w:date="2013-06-22T10:32:00Z">
            <w:rPr>
              <w:rFonts w:cs="Arial"/>
              <w:color w:val="0000FF"/>
              <w:szCs w:val="20"/>
              <w:u w:val="single"/>
              <w:lang w:val="en-US"/>
            </w:rPr>
          </w:rPrChange>
        </w:rPr>
        <w:t>1 printout of your composition trimmed and mounted on 1 A4 board to present your design</w:t>
      </w:r>
      <w:del w:id="1585" w:author="Kinder" w:date="2013-06-30T08:58:00Z">
        <w:r w:rsidRPr="00C41516">
          <w:rPr>
            <w:rFonts w:cs="Arial"/>
            <w:szCs w:val="20"/>
            <w:rPrChange w:id="1586" w:author="Wolfgang J. Toechterle" w:date="2013-06-22T10:32:00Z">
              <w:rPr>
                <w:rFonts w:cs="Arial"/>
                <w:color w:val="0000FF"/>
                <w:szCs w:val="20"/>
                <w:u w:val="single"/>
                <w:lang w:val="en-US"/>
              </w:rPr>
            </w:rPrChange>
          </w:rPr>
          <w:delText>s</w:delText>
        </w:r>
      </w:del>
      <w:r w:rsidRPr="00C41516">
        <w:rPr>
          <w:rFonts w:cs="Arial"/>
          <w:szCs w:val="20"/>
          <w:rPrChange w:id="1587" w:author="Wolfgang J. Toechterle" w:date="2013-06-22T10:32:00Z">
            <w:rPr>
              <w:rFonts w:cs="Arial"/>
              <w:color w:val="0000FF"/>
              <w:szCs w:val="20"/>
              <w:u w:val="single"/>
              <w:lang w:val="en-US"/>
            </w:rPr>
          </w:rPrChange>
        </w:rPr>
        <w:t>.</w:t>
      </w:r>
    </w:p>
    <w:p w:rsidR="00C41516" w:rsidRPr="00C41516" w:rsidRDefault="00C41516">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Change w:id="1588" w:author="Unknown">
            <w:rPr>
              <w:rFonts w:cs="Arial"/>
              <w:szCs w:val="20"/>
              <w:lang w:val="en-US"/>
            </w:rPr>
          </w:rPrChange>
        </w:rPr>
      </w:pPr>
      <w:ins w:id="1589" w:author="Kinder" w:date="2013-06-29T14:25:00Z">
        <w:r>
          <w:rPr>
            <w:rFonts w:cs="Arial"/>
            <w:szCs w:val="20"/>
          </w:rPr>
          <w:t xml:space="preserve">1 A4 </w:t>
        </w:r>
        <w:r w:rsidRPr="003E0FE3">
          <w:rPr>
            <w:rFonts w:cs="Arial"/>
            <w:szCs w:val="20"/>
          </w:rPr>
          <w:t xml:space="preserve">printout of your </w:t>
        </w:r>
        <w:r>
          <w:rPr>
            <w:rFonts w:cs="Arial"/>
            <w:szCs w:val="20"/>
          </w:rPr>
          <w:t>Ticket with ONLY crop marks and bleed marks</w:t>
        </w:r>
      </w:ins>
    </w:p>
    <w:p w:rsidR="00C41516" w:rsidRPr="00C41516" w:rsidRDefault="00C41516" w:rsidP="005430DA">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Change w:id="1590" w:author="Unknown">
            <w:rPr>
              <w:rFonts w:cs="Arial"/>
              <w:szCs w:val="20"/>
              <w:lang w:val="en-US"/>
            </w:rPr>
          </w:rPrChange>
        </w:rPr>
      </w:pPr>
      <w:r w:rsidRPr="00C41516">
        <w:rPr>
          <w:rFonts w:cs="Arial"/>
          <w:szCs w:val="20"/>
          <w:rPrChange w:id="1591" w:author="Wolfgang J. Toechterle" w:date="2013-06-22T10:32:00Z">
            <w:rPr>
              <w:rFonts w:cs="Arial"/>
              <w:color w:val="0000FF"/>
              <w:szCs w:val="20"/>
              <w:u w:val="single"/>
              <w:lang w:val="en-US"/>
            </w:rPr>
          </w:rPrChange>
        </w:rPr>
        <w:t>1 final folder for archiving and printing (including PDF, native files, font</w:t>
      </w:r>
      <w:ins w:id="1592" w:author="Wolfgang J. Toechterle" w:date="2013-06-08T19:12:00Z">
        <w:r w:rsidRPr="00C41516">
          <w:rPr>
            <w:rFonts w:cs="Arial"/>
            <w:szCs w:val="20"/>
            <w:rPrChange w:id="1593" w:author="Wolfgang J. Toechterle" w:date="2013-06-22T10:32:00Z">
              <w:rPr>
                <w:rFonts w:cs="Arial"/>
                <w:color w:val="0000FF"/>
                <w:szCs w:val="20"/>
                <w:u w:val="single"/>
                <w:lang w:val="en-US"/>
              </w:rPr>
            </w:rPrChange>
          </w:rPr>
          <w:t>s</w:t>
        </w:r>
      </w:ins>
      <w:del w:id="1594" w:author="Wolfgang J. Toechterle" w:date="2013-06-08T19:12:00Z">
        <w:r w:rsidRPr="00C41516">
          <w:rPr>
            <w:rFonts w:cs="Arial"/>
            <w:szCs w:val="20"/>
            <w:rPrChange w:id="1595" w:author="Wolfgang J. Toechterle" w:date="2013-06-22T10:32:00Z">
              <w:rPr>
                <w:rFonts w:cs="Arial"/>
                <w:color w:val="0000FF"/>
                <w:szCs w:val="20"/>
                <w:u w:val="single"/>
                <w:lang w:val="en-US"/>
              </w:rPr>
            </w:rPrChange>
          </w:rPr>
          <w:delText>s,…</w:delText>
        </w:r>
      </w:del>
      <w:r w:rsidRPr="00C41516">
        <w:rPr>
          <w:rFonts w:cs="Arial"/>
          <w:szCs w:val="20"/>
          <w:rPrChange w:id="1596" w:author="Wolfgang J. Toechterle" w:date="2013-06-22T10:32:00Z">
            <w:rPr>
              <w:rFonts w:cs="Arial"/>
              <w:color w:val="0000FF"/>
              <w:szCs w:val="20"/>
              <w:u w:val="single"/>
              <w:lang w:val="en-US"/>
            </w:rPr>
          </w:rPrChange>
        </w:rPr>
        <w:t>)</w:t>
      </w:r>
    </w:p>
    <w:p w:rsidR="00C41516" w:rsidRPr="00EA5133" w:rsidRDefault="00C41516" w:rsidP="00CE6B36"/>
    <w:p w:rsidR="00C41516" w:rsidRDefault="00C41516" w:rsidP="00D601DD">
      <w:pPr>
        <w:numPr>
          <w:ins w:id="1597" w:author="i5" w:date="2013-07-01T18:03: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1598" w:author="i5" w:date="2013-07-01T18:03:00Z"/>
          <w:rFonts w:cs="Arial"/>
          <w:b/>
          <w:bCs/>
          <w:szCs w:val="20"/>
        </w:rPr>
      </w:pPr>
      <w:ins w:id="1599" w:author="i5" w:date="2013-07-01T18:03:00Z">
        <w:r w:rsidRPr="00C41516">
          <w:rPr>
            <w:rFonts w:ascii="ＭＳ Ｐゴシック" w:eastAsia="ＭＳ Ｐゴシック" w:hAnsi="ＭＳ Ｐゴシック" w:cs="ＭＳ 明朝" w:hint="eastAsia"/>
            <w:b/>
            <w:bCs/>
            <w:szCs w:val="20"/>
            <w:rPrChange w:id="1600" w:author="i5" w:date="2013-07-01T19:53:00Z">
              <w:rPr>
                <w:rFonts w:ascii="ＭＳ 明朝" w:cs="ＭＳ 明朝" w:hint="eastAsia"/>
                <w:b/>
                <w:bCs/>
                <w:color w:val="0000FF"/>
                <w:szCs w:val="20"/>
                <w:u w:val="single"/>
              </w:rPr>
            </w:rPrChange>
          </w:rPr>
          <w:t>提出物</w:t>
        </w:r>
        <w:r>
          <w:rPr>
            <w:rFonts w:cs="Arial"/>
            <w:b/>
            <w:bCs/>
            <w:szCs w:val="20"/>
          </w:rPr>
          <w:t>:</w:t>
        </w:r>
      </w:ins>
    </w:p>
    <w:p w:rsidR="00C41516" w:rsidRDefault="00C41516" w:rsidP="00D601DD">
      <w:pPr>
        <w:widowControl w:val="0"/>
        <w:numPr>
          <w:ilvl w:val="0"/>
          <w:numId w:val="19"/>
          <w:ins w:id="1601" w:author="i5" w:date="2013-07-01T18:03: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1602" w:author="i5" w:date="2013-07-01T18:03:00Z"/>
          <w:rFonts w:cs="Arial"/>
          <w:szCs w:val="20"/>
        </w:rPr>
      </w:pPr>
      <w:ins w:id="1603" w:author="i5" w:date="2013-07-01T18:03:00Z">
        <w:r>
          <w:rPr>
            <w:rFonts w:ascii="ＭＳ 明朝" w:cs="ＭＳ 明朝" w:hint="eastAsia"/>
            <w:szCs w:val="20"/>
          </w:rPr>
          <w:t>統合した</w:t>
        </w:r>
        <w:r>
          <w:rPr>
            <w:rFonts w:cs="Arial"/>
            <w:szCs w:val="20"/>
          </w:rPr>
          <w:t>PDF/X-4:2010</w:t>
        </w:r>
        <w:r>
          <w:rPr>
            <w:rFonts w:ascii="ＭＳ 明朝" w:cs="ＭＳ 明朝" w:hint="eastAsia"/>
            <w:szCs w:val="20"/>
            <w:lang w:val="ja-JP"/>
          </w:rPr>
          <w:t>のファイル</w:t>
        </w:r>
        <w:r>
          <w:rPr>
            <w:rFonts w:cs="Arial"/>
            <w:szCs w:val="20"/>
          </w:rPr>
          <w:t>1</w:t>
        </w:r>
        <w:r>
          <w:rPr>
            <w:rFonts w:ascii="ＭＳ 明朝" w:cs="ＭＳ 明朝" w:hint="eastAsia"/>
            <w:szCs w:val="20"/>
            <w:lang w:val="ja-JP"/>
          </w:rPr>
          <w:t>つ</w:t>
        </w:r>
        <w:r>
          <w:rPr>
            <w:rFonts w:cs="Arial"/>
            <w:szCs w:val="20"/>
          </w:rPr>
          <w:t>(</w:t>
        </w:r>
        <w:r>
          <w:rPr>
            <w:rFonts w:ascii="ＭＳ 明朝" w:cs="ＭＳ 明朝" w:hint="eastAsia"/>
            <w:szCs w:val="20"/>
            <w:lang w:val="ja-JP"/>
          </w:rPr>
          <w:t>ブリード、クロップマーク、出力指定プロファイルを含む</w:t>
        </w:r>
        <w:r>
          <w:rPr>
            <w:rFonts w:cs="Arial"/>
            <w:szCs w:val="20"/>
          </w:rPr>
          <w:t xml:space="preserve">). </w:t>
        </w:r>
        <w:r>
          <w:rPr>
            <w:rFonts w:ascii="ＭＳ 明朝" w:cs="ＭＳ 明朝" w:hint="eastAsia"/>
            <w:szCs w:val="20"/>
            <w:lang w:val="ja-JP"/>
          </w:rPr>
          <w:t>切り取り線とシリアルナンバーは</w:t>
        </w:r>
        <w:r>
          <w:rPr>
            <w:rFonts w:cs="Arial"/>
            <w:szCs w:val="20"/>
          </w:rPr>
          <w:t>PDF</w:t>
        </w:r>
        <w:r>
          <w:rPr>
            <w:rFonts w:ascii="ＭＳ 明朝" w:cs="ＭＳ 明朝" w:hint="eastAsia"/>
            <w:szCs w:val="20"/>
            <w:lang w:val="ja-JP"/>
          </w:rPr>
          <w:t>ファイルのそれぞれのレイヤーにおかなければならない</w:t>
        </w:r>
      </w:ins>
    </w:p>
    <w:p w:rsidR="00C41516" w:rsidRDefault="00C41516" w:rsidP="00D601DD">
      <w:pPr>
        <w:widowControl w:val="0"/>
        <w:numPr>
          <w:ilvl w:val="0"/>
          <w:numId w:val="19"/>
          <w:ins w:id="1604" w:author="i5" w:date="2013-07-01T18:03: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1605" w:author="i5" w:date="2013-07-01T18:03:00Z"/>
          <w:rFonts w:cs="Arial"/>
          <w:szCs w:val="20"/>
        </w:rPr>
      </w:pPr>
      <w:ins w:id="1606" w:author="i5" w:date="2013-07-01T18:03:00Z">
        <w:r>
          <w:rPr>
            <w:rFonts w:ascii="ＭＳ 明朝" w:cs="ＭＳ 明朝" w:hint="eastAsia"/>
            <w:szCs w:val="20"/>
          </w:rPr>
          <w:t>統合してトリムし、プレゼンテーション用の</w:t>
        </w:r>
        <w:r>
          <w:rPr>
            <w:rFonts w:cs="Arial"/>
            <w:szCs w:val="20"/>
          </w:rPr>
          <w:t>A4</w:t>
        </w:r>
        <w:r>
          <w:rPr>
            <w:rFonts w:ascii="ＭＳ 明朝" w:cs="ＭＳ 明朝" w:hint="eastAsia"/>
            <w:szCs w:val="20"/>
            <w:lang w:val="ja-JP"/>
          </w:rPr>
          <w:t>用紙</w:t>
        </w:r>
        <w:r>
          <w:rPr>
            <w:rFonts w:cs="Arial"/>
            <w:szCs w:val="20"/>
          </w:rPr>
          <w:t>1</w:t>
        </w:r>
        <w:r>
          <w:rPr>
            <w:rFonts w:ascii="ＭＳ 明朝" w:cs="ＭＳ 明朝" w:hint="eastAsia"/>
            <w:szCs w:val="20"/>
            <w:lang w:val="ja-JP"/>
          </w:rPr>
          <w:t>枚にマウントした印刷物</w:t>
        </w:r>
        <w:r>
          <w:rPr>
            <w:rFonts w:cs="Arial"/>
            <w:szCs w:val="20"/>
          </w:rPr>
          <w:t>1</w:t>
        </w:r>
        <w:r>
          <w:rPr>
            <w:rFonts w:ascii="ＭＳ 明朝" w:cs="ＭＳ 明朝" w:hint="eastAsia"/>
            <w:szCs w:val="20"/>
            <w:lang w:val="ja-JP"/>
          </w:rPr>
          <w:t>つ</w:t>
        </w:r>
      </w:ins>
    </w:p>
    <w:p w:rsidR="00C41516" w:rsidRDefault="00C41516" w:rsidP="00D601DD">
      <w:pPr>
        <w:widowControl w:val="0"/>
        <w:numPr>
          <w:ilvl w:val="0"/>
          <w:numId w:val="19"/>
          <w:ins w:id="1607" w:author="i5" w:date="2013-07-01T18:03: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1608" w:author="i5" w:date="2013-07-01T18:03:00Z"/>
          <w:rFonts w:cs="Arial"/>
          <w:szCs w:val="20"/>
        </w:rPr>
      </w:pPr>
      <w:ins w:id="1609" w:author="i5" w:date="2013-07-01T18:03:00Z">
        <w:r>
          <w:rPr>
            <w:rFonts w:ascii="ＭＳ 明朝" w:cs="ＭＳ 明朝" w:hint="eastAsia"/>
            <w:szCs w:val="20"/>
          </w:rPr>
          <w:t>クロップマークとブリードマークのみの入場券を</w:t>
        </w:r>
        <w:r>
          <w:rPr>
            <w:rFonts w:cs="Arial"/>
            <w:szCs w:val="20"/>
          </w:rPr>
          <w:t>A4</w:t>
        </w:r>
        <w:r>
          <w:rPr>
            <w:rFonts w:ascii="ＭＳ 明朝" w:cs="ＭＳ 明朝" w:hint="eastAsia"/>
            <w:szCs w:val="20"/>
            <w:lang w:val="ja-JP"/>
          </w:rPr>
          <w:t>用紙</w:t>
        </w:r>
        <w:r>
          <w:rPr>
            <w:rFonts w:cs="Arial"/>
            <w:szCs w:val="20"/>
          </w:rPr>
          <w:t>1</w:t>
        </w:r>
        <w:r>
          <w:rPr>
            <w:rFonts w:ascii="ＭＳ 明朝" w:cs="ＭＳ 明朝" w:hint="eastAsia"/>
            <w:szCs w:val="20"/>
            <w:lang w:val="ja-JP"/>
          </w:rPr>
          <w:t>枚に印刷したもの</w:t>
        </w:r>
        <w:r>
          <w:rPr>
            <w:rFonts w:cs="Arial"/>
            <w:szCs w:val="20"/>
          </w:rPr>
          <w:t>1</w:t>
        </w:r>
        <w:r>
          <w:rPr>
            <w:rFonts w:ascii="ＭＳ 明朝" w:cs="ＭＳ 明朝" w:hint="eastAsia"/>
            <w:szCs w:val="20"/>
            <w:lang w:val="ja-JP"/>
          </w:rPr>
          <w:t>つ</w:t>
        </w:r>
      </w:ins>
    </w:p>
    <w:p w:rsidR="00C41516" w:rsidRDefault="00C41516" w:rsidP="00D601DD">
      <w:pPr>
        <w:widowControl w:val="0"/>
        <w:numPr>
          <w:ilvl w:val="0"/>
          <w:numId w:val="19"/>
          <w:ins w:id="1610" w:author="i5" w:date="2013-07-01T18:03: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1611" w:author="i5" w:date="2013-07-01T18:03:00Z"/>
          <w:rFonts w:cs="Arial"/>
          <w:szCs w:val="20"/>
        </w:rPr>
      </w:pPr>
      <w:ins w:id="1612" w:author="i5" w:date="2013-07-01T18:03:00Z">
        <w:r>
          <w:rPr>
            <w:rFonts w:ascii="ＭＳ 明朝" w:cs="ＭＳ 明朝" w:hint="eastAsia"/>
            <w:szCs w:val="20"/>
          </w:rPr>
          <w:t>保存用と印刷用のフォルダー</w:t>
        </w:r>
        <w:r>
          <w:rPr>
            <w:rFonts w:cs="Arial"/>
            <w:szCs w:val="20"/>
          </w:rPr>
          <w:t>1</w:t>
        </w:r>
        <w:r>
          <w:rPr>
            <w:rFonts w:ascii="ＭＳ 明朝" w:cs="ＭＳ 明朝" w:hint="eastAsia"/>
            <w:szCs w:val="20"/>
            <w:lang w:val="ja-JP"/>
          </w:rPr>
          <w:t>つ</w:t>
        </w:r>
        <w:r>
          <w:rPr>
            <w:rFonts w:cs="Arial"/>
            <w:szCs w:val="20"/>
          </w:rPr>
          <w:t xml:space="preserve"> (PDF</w:t>
        </w:r>
        <w:r>
          <w:rPr>
            <w:rFonts w:ascii="ＭＳ 明朝" w:cs="ＭＳ 明朝" w:hint="eastAsia"/>
            <w:szCs w:val="20"/>
            <w:lang w:val="ja-JP"/>
          </w:rPr>
          <w:t>、ネイティブファイル、フォントを含む</w:t>
        </w:r>
        <w:r>
          <w:rPr>
            <w:rFonts w:cs="Arial"/>
            <w:szCs w:val="20"/>
          </w:rPr>
          <w:t>)</w:t>
        </w:r>
      </w:ins>
    </w:p>
    <w:p w:rsidR="00C41516" w:rsidDel="00D601DD" w:rsidRDefault="00C41516" w:rsidP="00B45946">
      <w:pPr>
        <w:numPr>
          <w:ins w:id="1613" w:author="i5" w:date="2013-07-01T18:03:00Z"/>
        </w:numPr>
        <w:spacing w:after="200" w:line="276" w:lineRule="auto"/>
        <w:rPr>
          <w:del w:id="1614" w:author="Unknown"/>
          <w:rFonts w:cs="Arial"/>
          <w:b/>
          <w:bCs/>
          <w:sz w:val="28"/>
          <w:szCs w:val="28"/>
          <w:lang w:eastAsia="ja-JP"/>
        </w:rPr>
      </w:pPr>
    </w:p>
    <w:p w:rsidR="00C41516" w:rsidRPr="00C41516" w:rsidRDefault="00C41516" w:rsidP="00B45946">
      <w:pPr>
        <w:spacing w:after="200" w:line="276" w:lineRule="auto"/>
        <w:rPr>
          <w:rFonts w:cs="Arial"/>
          <w:b/>
          <w:bCs/>
          <w:sz w:val="28"/>
          <w:szCs w:val="28"/>
          <w:rPrChange w:id="1615" w:author="Unknown">
            <w:rPr>
              <w:rFonts w:cs="Arial"/>
              <w:b/>
              <w:bCs/>
              <w:sz w:val="28"/>
              <w:szCs w:val="28"/>
              <w:lang w:val="en-US"/>
            </w:rPr>
          </w:rPrChange>
        </w:rPr>
      </w:pPr>
      <w:r w:rsidRPr="00C41516">
        <w:rPr>
          <w:rFonts w:cs="Arial"/>
          <w:b/>
          <w:bCs/>
          <w:sz w:val="28"/>
          <w:szCs w:val="28"/>
          <w:rPrChange w:id="1616" w:author="Wolfgang J. Toechterle" w:date="2013-06-22T10:32:00Z">
            <w:rPr>
              <w:rFonts w:cs="Arial"/>
              <w:b/>
              <w:bCs/>
              <w:color w:val="0000FF"/>
              <w:sz w:val="28"/>
              <w:szCs w:val="28"/>
              <w:u w:val="single"/>
              <w:lang w:val="en-US"/>
            </w:rPr>
          </w:rPrChange>
        </w:rPr>
        <w:t>Task 4: Shopping Bag</w:t>
      </w:r>
      <w:r w:rsidRPr="00EA5133">
        <w:t xml:space="preserve"> </w:t>
      </w:r>
    </w:p>
    <w:p w:rsidR="00C41516" w:rsidRPr="00C41516" w:rsidRDefault="00C41516" w:rsidP="006D3605">
      <w:pPr>
        <w:rPr>
          <w:rFonts w:cs="Arial"/>
          <w:szCs w:val="20"/>
          <w:rPrChange w:id="1617" w:author="Unknown">
            <w:rPr>
              <w:rFonts w:cs="Arial"/>
              <w:szCs w:val="20"/>
              <w:lang w:val="en-US"/>
            </w:rPr>
          </w:rPrChange>
        </w:rPr>
      </w:pPr>
      <w:r w:rsidRPr="00C41516">
        <w:rPr>
          <w:rFonts w:cs="Arial"/>
          <w:szCs w:val="20"/>
          <w:rPrChange w:id="1618" w:author="Wolfgang J. Toechterle" w:date="2013-06-22T10:32:00Z">
            <w:rPr>
              <w:rFonts w:cs="Arial"/>
              <w:color w:val="0000FF"/>
              <w:szCs w:val="20"/>
              <w:u w:val="single"/>
              <w:lang w:val="en-US"/>
            </w:rPr>
          </w:rPrChange>
        </w:rPr>
        <w:t xml:space="preserve">Create a full </w:t>
      </w:r>
      <w:del w:id="1619" w:author="Wolfgang J. Toechterle" w:date="2013-06-22T11:52:00Z">
        <w:r w:rsidRPr="00C41516">
          <w:rPr>
            <w:rFonts w:cs="Arial"/>
            <w:szCs w:val="20"/>
            <w:rPrChange w:id="1620" w:author="Wolfgang J. Toechterle" w:date="2013-06-22T10:32:00Z">
              <w:rPr>
                <w:rFonts w:cs="Arial"/>
                <w:color w:val="0000FF"/>
                <w:szCs w:val="20"/>
                <w:u w:val="single"/>
                <w:lang w:val="en-US"/>
              </w:rPr>
            </w:rPrChange>
          </w:rPr>
          <w:delText>color</w:delText>
        </w:r>
      </w:del>
      <w:ins w:id="1621" w:author="Wolfgang J. Toechterle" w:date="2013-06-22T11:52:00Z">
        <w:r>
          <w:rPr>
            <w:rFonts w:cs="Arial"/>
            <w:szCs w:val="20"/>
          </w:rPr>
          <w:t>colour</w:t>
        </w:r>
      </w:ins>
      <w:r w:rsidRPr="00EA5133">
        <w:t xml:space="preserve"> (CMYK)</w:t>
      </w:r>
      <w:r w:rsidRPr="00C41516">
        <w:rPr>
          <w:rFonts w:cs="Arial"/>
          <w:szCs w:val="20"/>
          <w:rPrChange w:id="1622" w:author="Wolfgang J. Toechterle" w:date="2013-06-22T10:32:00Z">
            <w:rPr>
              <w:rFonts w:cs="Arial"/>
              <w:color w:val="0000FF"/>
              <w:szCs w:val="20"/>
              <w:u w:val="single"/>
              <w:lang w:val="en-US"/>
            </w:rPr>
          </w:rPrChange>
        </w:rPr>
        <w:t>, two-sided shopping bag for the museum shop. It</w:t>
      </w:r>
      <w:r w:rsidRPr="00E76ED5">
        <w:rPr>
          <w:rFonts w:cs="Arial"/>
          <w:szCs w:val="20"/>
        </w:rPr>
        <w:t>’</w:t>
      </w:r>
      <w:r w:rsidRPr="00C41516">
        <w:rPr>
          <w:rFonts w:cs="Arial"/>
          <w:szCs w:val="20"/>
          <w:rPrChange w:id="1623" w:author="Wolfgang J. Toechterle" w:date="2013-06-22T10:32:00Z">
            <w:rPr>
              <w:rFonts w:cs="Arial"/>
              <w:color w:val="0000FF"/>
              <w:szCs w:val="20"/>
              <w:u w:val="single"/>
              <w:lang w:val="en-US"/>
            </w:rPr>
          </w:rPrChange>
        </w:rPr>
        <w:t>s a redesign of an existing bag therefor</w:t>
      </w:r>
      <w:ins w:id="1624" w:author="Kinder" w:date="2013-06-29T12:04:00Z">
        <w:r>
          <w:rPr>
            <w:rFonts w:cs="Arial"/>
            <w:szCs w:val="20"/>
          </w:rPr>
          <w:t>e</w:t>
        </w:r>
      </w:ins>
      <w:ins w:id="1625" w:author="Kinder" w:date="2013-06-29T12:05:00Z">
        <w:r>
          <w:rPr>
            <w:rFonts w:cs="Arial"/>
            <w:szCs w:val="20"/>
          </w:rPr>
          <w:t>, the size</w:t>
        </w:r>
      </w:ins>
      <w:ins w:id="1626" w:author="Kinder" w:date="2013-06-29T12:06:00Z">
        <w:r>
          <w:rPr>
            <w:rFonts w:cs="Arial"/>
            <w:szCs w:val="20"/>
          </w:rPr>
          <w:t xml:space="preserve"> of the bag</w:t>
        </w:r>
      </w:ins>
      <w:ins w:id="1627" w:author="Kinder" w:date="2013-06-29T12:05:00Z">
        <w:r>
          <w:rPr>
            <w:rFonts w:cs="Arial"/>
            <w:szCs w:val="20"/>
          </w:rPr>
          <w:t xml:space="preserve"> </w:t>
        </w:r>
      </w:ins>
      <w:del w:id="1628" w:author="Kinder" w:date="2013-06-29T12:05:00Z">
        <w:r w:rsidRPr="00C41516">
          <w:rPr>
            <w:rFonts w:cs="Arial"/>
            <w:szCs w:val="20"/>
            <w:rPrChange w:id="1629" w:author="Wolfgang J. Toechterle" w:date="2013-06-22T10:32:00Z">
              <w:rPr>
                <w:rFonts w:cs="Arial"/>
                <w:color w:val="0000FF"/>
                <w:szCs w:val="20"/>
                <w:u w:val="single"/>
                <w:lang w:val="en-US"/>
              </w:rPr>
            </w:rPrChange>
          </w:rPr>
          <w:delText xml:space="preserve"> form </w:delText>
        </w:r>
      </w:del>
      <w:r w:rsidRPr="00C41516">
        <w:rPr>
          <w:rFonts w:cs="Arial"/>
          <w:szCs w:val="20"/>
          <w:rPrChange w:id="1630" w:author="Wolfgang J. Toechterle" w:date="2013-06-22T10:32:00Z">
            <w:rPr>
              <w:rFonts w:cs="Arial"/>
              <w:color w:val="0000FF"/>
              <w:szCs w:val="20"/>
              <w:u w:val="single"/>
              <w:lang w:val="en-US"/>
            </w:rPr>
          </w:rPrChange>
        </w:rPr>
        <w:t>and die cut</w:t>
      </w:r>
      <w:ins w:id="1631" w:author="Kinder" w:date="2013-06-29T12:06:00Z">
        <w:r>
          <w:rPr>
            <w:rFonts w:cs="Arial"/>
            <w:szCs w:val="20"/>
          </w:rPr>
          <w:t>s</w:t>
        </w:r>
      </w:ins>
      <w:r w:rsidRPr="00C41516">
        <w:rPr>
          <w:rFonts w:cs="Arial"/>
          <w:szCs w:val="20"/>
          <w:rPrChange w:id="1632" w:author="Wolfgang J. Toechterle" w:date="2013-06-22T10:32:00Z">
            <w:rPr>
              <w:rFonts w:cs="Arial"/>
              <w:color w:val="0000FF"/>
              <w:szCs w:val="20"/>
              <w:u w:val="single"/>
              <w:lang w:val="en-US"/>
            </w:rPr>
          </w:rPrChange>
        </w:rPr>
        <w:t xml:space="preserve"> are given. Due to the many international visitors the German and the English </w:t>
      </w:r>
      <w:ins w:id="1633" w:author="Kinder" w:date="2013-06-30T08:58:00Z">
        <w:r w:rsidRPr="001D2089">
          <w:rPr>
            <w:rFonts w:cs="Arial"/>
            <w:szCs w:val="20"/>
          </w:rPr>
          <w:t>Logo</w:t>
        </w:r>
        <w:r w:rsidRPr="00EA5133">
          <w:rPr>
            <w:rFonts w:cs="Arial"/>
            <w:szCs w:val="20"/>
          </w:rPr>
          <w:t xml:space="preserve"> </w:t>
        </w:r>
      </w:ins>
      <w:r w:rsidRPr="00C41516">
        <w:rPr>
          <w:rFonts w:cs="Arial"/>
          <w:szCs w:val="20"/>
          <w:rPrChange w:id="1634" w:author="Wolfgang J. Toechterle" w:date="2013-06-22T10:32:00Z">
            <w:rPr>
              <w:rFonts w:cs="Arial"/>
              <w:color w:val="0000FF"/>
              <w:szCs w:val="20"/>
              <w:u w:val="single"/>
              <w:lang w:val="en-US"/>
            </w:rPr>
          </w:rPrChange>
        </w:rPr>
        <w:t>version</w:t>
      </w:r>
      <w:del w:id="1635" w:author="Kinder" w:date="2013-06-30T08:58:00Z">
        <w:r w:rsidRPr="00C41516">
          <w:rPr>
            <w:rFonts w:cs="Arial"/>
            <w:szCs w:val="20"/>
            <w:rPrChange w:id="1636" w:author="Wolfgang J. Toechterle" w:date="2013-06-22T10:32:00Z">
              <w:rPr>
                <w:rFonts w:cs="Arial"/>
                <w:color w:val="0000FF"/>
                <w:szCs w:val="20"/>
                <w:u w:val="single"/>
                <w:lang w:val="en-US"/>
              </w:rPr>
            </w:rPrChange>
          </w:rPr>
          <w:delText xml:space="preserve"> Logo</w:delText>
        </w:r>
      </w:del>
      <w:r w:rsidRPr="00C41516">
        <w:rPr>
          <w:rFonts w:cs="Arial"/>
          <w:szCs w:val="20"/>
          <w:rPrChange w:id="1637" w:author="Wolfgang J. Toechterle" w:date="2013-06-22T10:32:00Z">
            <w:rPr>
              <w:rFonts w:cs="Arial"/>
              <w:color w:val="0000FF"/>
              <w:szCs w:val="20"/>
              <w:u w:val="single"/>
              <w:lang w:val="en-US"/>
            </w:rPr>
          </w:rPrChange>
        </w:rPr>
        <w:t xml:space="preserve"> must be represented on the bag.</w:t>
      </w:r>
      <w:r w:rsidRPr="00EA5133">
        <w:t xml:space="preserve"> </w:t>
      </w:r>
      <w:del w:id="1638" w:author="Kinder" w:date="2013-06-30T08:58:00Z">
        <w:r w:rsidRPr="00EA5133" w:rsidDel="00BB5003">
          <w:delText>Also t</w:delText>
        </w:r>
      </w:del>
      <w:ins w:id="1639" w:author="Kinder" w:date="2013-06-30T08:58:00Z">
        <w:r>
          <w:t>T</w:t>
        </w:r>
      </w:ins>
      <w:r w:rsidRPr="00EA5133">
        <w:t xml:space="preserve">he customer requires you to use a spot varnish on </w:t>
      </w:r>
      <w:del w:id="1640" w:author="Kinder" w:date="2013-06-30T08:58:00Z">
        <w:r w:rsidRPr="00EA5133" w:rsidDel="00BB5003">
          <w:delText xml:space="preserve">the </w:delText>
        </w:r>
      </w:del>
      <w:r w:rsidRPr="00EA5133">
        <w:t>both versions of the Logo.</w:t>
      </w:r>
    </w:p>
    <w:p w:rsidR="00C41516" w:rsidRPr="00C41516" w:rsidRDefault="00C41516" w:rsidP="00B45946">
      <w:pPr>
        <w:rPr>
          <w:rPrChange w:id="1641" w:author="Unknown">
            <w:rPr>
              <w:lang w:val="en-US"/>
            </w:rPr>
          </w:rPrChange>
        </w:rPr>
      </w:pPr>
    </w:p>
    <w:p w:rsidR="00C41516" w:rsidRPr="00C41516" w:rsidRDefault="00C41516" w:rsidP="00D601DD">
      <w:pPr>
        <w:numPr>
          <w:ins w:id="1642" w:author="i5" w:date="2013-07-01T18:03:00Z"/>
        </w:numPr>
        <w:autoSpaceDE w:val="0"/>
        <w:autoSpaceDN w:val="0"/>
        <w:adjustRightInd w:val="0"/>
        <w:rPr>
          <w:ins w:id="1643" w:author="i5" w:date="2013-07-01T18:03:00Z"/>
          <w:rFonts w:ascii="ＭＳ Ｐゴシック" w:eastAsia="ＭＳ Ｐゴシック" w:hAnsi="ＭＳ Ｐゴシック" w:cs="Arial"/>
          <w:b/>
          <w:bCs/>
          <w:sz w:val="28"/>
          <w:szCs w:val="28"/>
          <w:rPrChange w:id="1644" w:author="Unknown">
            <w:rPr>
              <w:ins w:id="1645" w:author="i5" w:date="2013-07-01T18:03:00Z"/>
              <w:rFonts w:cs="Arial"/>
              <w:b/>
              <w:bCs/>
              <w:szCs w:val="28"/>
            </w:rPr>
          </w:rPrChange>
        </w:rPr>
      </w:pPr>
      <w:ins w:id="1646" w:author="i5" w:date="2013-07-01T18:03:00Z">
        <w:r w:rsidRPr="00C41516">
          <w:rPr>
            <w:rFonts w:ascii="ＭＳ Ｐゴシック" w:eastAsia="ＭＳ Ｐゴシック" w:hAnsi="ＭＳ Ｐゴシック" w:cs="ＭＳ 明朝" w:hint="eastAsia"/>
            <w:b/>
            <w:bCs/>
            <w:sz w:val="28"/>
            <w:szCs w:val="28"/>
            <w:rPrChange w:id="1647" w:author="i5" w:date="2013-07-01T18:04:00Z">
              <w:rPr>
                <w:rFonts w:ascii="ＭＳ 明朝" w:cs="ＭＳ 明朝" w:hint="eastAsia"/>
                <w:b/>
                <w:bCs/>
                <w:color w:val="0000FF"/>
                <w:szCs w:val="28"/>
                <w:u w:val="single"/>
              </w:rPr>
            </w:rPrChange>
          </w:rPr>
          <w:t>タスク</w:t>
        </w:r>
        <w:r w:rsidRPr="00C41516">
          <w:rPr>
            <w:rFonts w:ascii="ＭＳ Ｐゴシック" w:eastAsia="ＭＳ Ｐゴシック" w:hAnsi="ＭＳ Ｐゴシック" w:cs="Arial"/>
            <w:b/>
            <w:bCs/>
            <w:sz w:val="28"/>
            <w:szCs w:val="28"/>
            <w:rPrChange w:id="1648" w:author="i5" w:date="2013-07-01T18:04:00Z">
              <w:rPr>
                <w:rFonts w:cs="Arial"/>
                <w:b/>
                <w:bCs/>
                <w:color w:val="0000FF"/>
                <w:szCs w:val="28"/>
                <w:u w:val="single"/>
              </w:rPr>
            </w:rPrChange>
          </w:rPr>
          <w:t>4:</w:t>
        </w:r>
        <w:r w:rsidRPr="00C41516">
          <w:rPr>
            <w:rFonts w:ascii="ＭＳ Ｐゴシック" w:eastAsia="ＭＳ Ｐゴシック" w:hAnsi="ＭＳ Ｐゴシック" w:cs="ＭＳ 明朝" w:hint="eastAsia"/>
            <w:b/>
            <w:bCs/>
            <w:sz w:val="28"/>
            <w:szCs w:val="28"/>
            <w:lang w:val="ja-JP"/>
            <w:rPrChange w:id="1649" w:author="i5" w:date="2013-07-01T18:04:00Z">
              <w:rPr>
                <w:rFonts w:ascii="ＭＳ 明朝" w:cs="ＭＳ 明朝" w:hint="eastAsia"/>
                <w:b/>
                <w:bCs/>
                <w:color w:val="0000FF"/>
                <w:szCs w:val="28"/>
                <w:u w:val="single"/>
                <w:lang w:val="ja-JP"/>
              </w:rPr>
            </w:rPrChange>
          </w:rPr>
          <w:t>ショッピングバッグ</w:t>
        </w:r>
      </w:ins>
    </w:p>
    <w:p w:rsidR="00C41516" w:rsidRDefault="00C41516" w:rsidP="00D601DD">
      <w:pPr>
        <w:numPr>
          <w:ins w:id="1650" w:author="i5" w:date="2013-07-01T18:03:00Z"/>
        </w:numPr>
        <w:autoSpaceDE w:val="0"/>
        <w:autoSpaceDN w:val="0"/>
        <w:adjustRightInd w:val="0"/>
        <w:rPr>
          <w:ins w:id="1651" w:author="i5" w:date="2013-07-01T18:03:00Z"/>
          <w:rFonts w:cs="Arial"/>
          <w:b/>
          <w:bCs/>
          <w:szCs w:val="20"/>
        </w:rPr>
      </w:pPr>
    </w:p>
    <w:p w:rsidR="00C41516" w:rsidRPr="00C41516" w:rsidRDefault="00C41516" w:rsidP="00D601DD">
      <w:pPr>
        <w:numPr>
          <w:ins w:id="1652" w:author="i5" w:date="2013-07-01T18:03:00Z"/>
        </w:numPr>
        <w:autoSpaceDE w:val="0"/>
        <w:autoSpaceDN w:val="0"/>
        <w:adjustRightInd w:val="0"/>
        <w:rPr>
          <w:ins w:id="1653" w:author="i5" w:date="2013-07-01T18:03:00Z"/>
          <w:rFonts w:cs="Arial"/>
          <w:bCs/>
          <w:szCs w:val="20"/>
          <w:rPrChange w:id="1654" w:author="Unknown">
            <w:rPr>
              <w:ins w:id="1655" w:author="i5" w:date="2013-07-01T18:03:00Z"/>
              <w:rFonts w:cs="Arial"/>
              <w:b/>
              <w:bCs/>
              <w:szCs w:val="20"/>
            </w:rPr>
          </w:rPrChange>
        </w:rPr>
      </w:pPr>
      <w:ins w:id="1656" w:author="i5" w:date="2013-07-01T18:03:00Z">
        <w:r w:rsidRPr="00C41516">
          <w:rPr>
            <w:rFonts w:ascii="ＭＳ 明朝" w:cs="ＭＳ 明朝" w:hint="eastAsia"/>
            <w:bCs/>
            <w:szCs w:val="20"/>
            <w:rPrChange w:id="1657" w:author="i5" w:date="2013-07-01T18:04:00Z">
              <w:rPr>
                <w:rFonts w:ascii="ＭＳ 明朝" w:cs="ＭＳ 明朝" w:hint="eastAsia"/>
                <w:b/>
                <w:bCs/>
                <w:color w:val="0000FF"/>
                <w:szCs w:val="20"/>
                <w:u w:val="single"/>
              </w:rPr>
            </w:rPrChange>
          </w:rPr>
          <w:t>博物館にあるお店のために</w:t>
        </w:r>
        <w:r w:rsidRPr="00C41516">
          <w:rPr>
            <w:rFonts w:cs="Arial"/>
            <w:bCs/>
            <w:szCs w:val="20"/>
            <w:rPrChange w:id="1658" w:author="i5" w:date="2013-07-01T18:04:00Z">
              <w:rPr>
                <w:rFonts w:cs="Arial"/>
                <w:b/>
                <w:bCs/>
                <w:color w:val="0000FF"/>
                <w:szCs w:val="20"/>
                <w:u w:val="single"/>
              </w:rPr>
            </w:rPrChange>
          </w:rPr>
          <w:t>CMYK</w:t>
        </w:r>
        <w:r w:rsidRPr="00C41516">
          <w:rPr>
            <w:rFonts w:ascii="ＭＳ 明朝" w:cs="ＭＳ 明朝" w:hint="eastAsia"/>
            <w:bCs/>
            <w:szCs w:val="20"/>
            <w:lang w:val="ja-JP"/>
            <w:rPrChange w:id="1659" w:author="i5" w:date="2013-07-01T18:04:00Z">
              <w:rPr>
                <w:rFonts w:ascii="ＭＳ 明朝" w:cs="ＭＳ 明朝" w:hint="eastAsia"/>
                <w:b/>
                <w:bCs/>
                <w:color w:val="0000FF"/>
                <w:szCs w:val="20"/>
                <w:u w:val="single"/>
                <w:lang w:val="ja-JP"/>
              </w:rPr>
            </w:rPrChange>
          </w:rPr>
          <w:t>のフルカラーで</w:t>
        </w:r>
        <w:r w:rsidRPr="00C41516">
          <w:rPr>
            <w:rFonts w:cs="Arial"/>
            <w:bCs/>
            <w:szCs w:val="20"/>
            <w:rPrChange w:id="1660" w:author="i5" w:date="2013-07-01T18:04:00Z">
              <w:rPr>
                <w:rFonts w:cs="Arial"/>
                <w:b/>
                <w:bCs/>
                <w:color w:val="0000FF"/>
                <w:szCs w:val="20"/>
                <w:u w:val="single"/>
              </w:rPr>
            </w:rPrChange>
          </w:rPr>
          <w:t>2</w:t>
        </w:r>
        <w:r w:rsidRPr="00C41516">
          <w:rPr>
            <w:rFonts w:ascii="ＭＳ 明朝" w:cs="ＭＳ 明朝" w:hint="eastAsia"/>
            <w:bCs/>
            <w:szCs w:val="20"/>
            <w:lang w:val="ja-JP"/>
            <w:rPrChange w:id="1661" w:author="i5" w:date="2013-07-01T18:04:00Z">
              <w:rPr>
                <w:rFonts w:ascii="ＭＳ 明朝" w:cs="ＭＳ 明朝" w:hint="eastAsia"/>
                <w:b/>
                <w:bCs/>
                <w:color w:val="0000FF"/>
                <w:szCs w:val="20"/>
                <w:u w:val="single"/>
                <w:lang w:val="ja-JP"/>
              </w:rPr>
            </w:rPrChange>
          </w:rPr>
          <w:t>面印刷のショッピングバッグを作成すること。</w:t>
        </w:r>
        <w:r>
          <w:rPr>
            <w:rFonts w:ascii="ＭＳ 明朝" w:cs="ＭＳ 明朝" w:hint="eastAsia"/>
            <w:bCs/>
            <w:szCs w:val="20"/>
            <w:lang w:val="ja-JP"/>
          </w:rPr>
          <w:t>バッグ</w:t>
        </w:r>
      </w:ins>
      <w:ins w:id="1662" w:author="i5" w:date="2013-07-01T18:55:00Z">
        <w:r>
          <w:rPr>
            <w:rFonts w:ascii="ＭＳ 明朝" w:cs="ＭＳ 明朝" w:hint="eastAsia"/>
            <w:bCs/>
            <w:szCs w:val="20"/>
            <w:lang w:val="ja-JP" w:eastAsia="ja-JP"/>
          </w:rPr>
          <w:t>は、以前のものを再</w:t>
        </w:r>
      </w:ins>
      <w:ins w:id="1663" w:author="i5" w:date="2013-07-01T18:03:00Z">
        <w:r>
          <w:rPr>
            <w:rFonts w:ascii="ＭＳ 明朝" w:cs="ＭＳ 明朝" w:hint="eastAsia"/>
            <w:bCs/>
            <w:szCs w:val="20"/>
            <w:lang w:val="ja-JP"/>
          </w:rPr>
          <w:t>デザインする</w:t>
        </w:r>
        <w:r w:rsidRPr="00C41516">
          <w:rPr>
            <w:rFonts w:ascii="ＭＳ 明朝" w:cs="ＭＳ 明朝" w:hint="eastAsia"/>
            <w:bCs/>
            <w:szCs w:val="20"/>
            <w:lang w:val="ja-JP"/>
            <w:rPrChange w:id="1664" w:author="i5" w:date="2013-07-01T18:04:00Z">
              <w:rPr>
                <w:rFonts w:ascii="ＭＳ 明朝" w:cs="ＭＳ 明朝" w:hint="eastAsia"/>
                <w:b/>
                <w:bCs/>
                <w:color w:val="0000FF"/>
                <w:szCs w:val="20"/>
                <w:u w:val="single"/>
                <w:lang w:val="ja-JP"/>
              </w:rPr>
            </w:rPrChange>
          </w:rPr>
          <w:t>ため、バッグ</w:t>
        </w:r>
      </w:ins>
      <w:ins w:id="1665" w:author="i5" w:date="2013-07-01T19:51:00Z">
        <w:r>
          <w:rPr>
            <w:rFonts w:ascii="ＭＳ 明朝" w:cs="ＭＳ 明朝" w:hint="eastAsia"/>
            <w:bCs/>
            <w:szCs w:val="20"/>
            <w:lang w:val="ja-JP" w:eastAsia="ja-JP"/>
          </w:rPr>
          <w:t>の</w:t>
        </w:r>
      </w:ins>
      <w:ins w:id="1666" w:author="i5" w:date="2013-07-01T19:52:00Z">
        <w:r>
          <w:rPr>
            <w:rFonts w:ascii="ＭＳ 明朝" w:cs="ＭＳ 明朝" w:hint="eastAsia"/>
            <w:bCs/>
            <w:szCs w:val="20"/>
            <w:lang w:val="ja-JP" w:eastAsia="ja-JP"/>
          </w:rPr>
          <w:t>サイズと</w:t>
        </w:r>
      </w:ins>
      <w:ins w:id="1667" w:author="i5" w:date="2013-07-01T18:03:00Z">
        <w:r w:rsidRPr="00C41516">
          <w:rPr>
            <w:rFonts w:ascii="ＭＳ 明朝" w:cs="ＭＳ 明朝" w:hint="eastAsia"/>
            <w:bCs/>
            <w:szCs w:val="20"/>
            <w:lang w:val="ja-JP"/>
            <w:rPrChange w:id="1668" w:author="i5">
              <w:rPr>
                <w:rFonts w:ascii="ＭＳ 明朝" w:cs="ＭＳ 明朝" w:hint="eastAsia"/>
                <w:bCs/>
                <w:color w:val="0000FF"/>
                <w:szCs w:val="20"/>
                <w:u w:val="single"/>
                <w:lang w:val="ja-JP"/>
              </w:rPr>
            </w:rPrChange>
          </w:rPr>
          <w:t>ダイライン</w:t>
        </w:r>
        <w:r w:rsidRPr="00C41516">
          <w:rPr>
            <w:rFonts w:ascii="ＭＳ 明朝" w:cs="ＭＳ 明朝" w:hint="eastAsia"/>
            <w:bCs/>
            <w:szCs w:val="20"/>
            <w:lang w:val="ja-JP"/>
            <w:rPrChange w:id="1669" w:author="i5" w:date="2013-07-01T18:04:00Z">
              <w:rPr>
                <w:rFonts w:ascii="ＭＳ 明朝" w:cs="ＭＳ 明朝" w:hint="eastAsia"/>
                <w:b/>
                <w:bCs/>
                <w:color w:val="0000FF"/>
                <w:szCs w:val="20"/>
                <w:u w:val="single"/>
                <w:lang w:val="ja-JP"/>
              </w:rPr>
            </w:rPrChange>
          </w:rPr>
          <w:t>は与えられる。世界中から来る来場客のため、ドイツ語と英語バージョンのロゴをバッグにのせる。クライアントは両方のバージョンのロゴにスポットバーニッシュを使用するよう要求している。</w:t>
        </w:r>
      </w:ins>
    </w:p>
    <w:p w:rsidR="00C41516" w:rsidRDefault="00C41516" w:rsidP="00B45946">
      <w:pPr>
        <w:numPr>
          <w:ins w:id="1670" w:author="i5" w:date="2013-07-01T18:04:00Z"/>
        </w:numPr>
        <w:rPr>
          <w:ins w:id="1671" w:author="i5" w:date="2013-07-01T18:04:00Z"/>
          <w:b/>
          <w:szCs w:val="20"/>
          <w:lang w:eastAsia="ja-JP"/>
        </w:rPr>
      </w:pPr>
    </w:p>
    <w:p w:rsidR="00C41516" w:rsidRDefault="00C41516" w:rsidP="00B45946">
      <w:pPr>
        <w:numPr>
          <w:ins w:id="1672" w:author="i5" w:date="2013-07-01T18:04:00Z"/>
        </w:numPr>
        <w:rPr>
          <w:ins w:id="1673" w:author="i5" w:date="2013-07-01T18:03:00Z"/>
          <w:b/>
          <w:szCs w:val="20"/>
          <w:lang w:eastAsia="ja-JP"/>
        </w:rPr>
      </w:pPr>
    </w:p>
    <w:p w:rsidR="00C41516" w:rsidRPr="00C41516" w:rsidRDefault="00C41516" w:rsidP="00B45946">
      <w:pPr>
        <w:rPr>
          <w:b/>
          <w:szCs w:val="20"/>
          <w:rPrChange w:id="1674" w:author="Unknown">
            <w:rPr>
              <w:b/>
              <w:szCs w:val="20"/>
              <w:lang w:val="en-US"/>
            </w:rPr>
          </w:rPrChange>
        </w:rPr>
      </w:pPr>
      <w:r w:rsidRPr="00C41516">
        <w:rPr>
          <w:b/>
          <w:szCs w:val="20"/>
          <w:rPrChange w:id="1675" w:author="Wolfgang J. Toechterle" w:date="2013-06-22T10:32:00Z">
            <w:rPr>
              <w:b/>
              <w:color w:val="0000FF"/>
              <w:szCs w:val="20"/>
              <w:u w:val="single"/>
              <w:lang w:val="en-US"/>
            </w:rPr>
          </w:rPrChange>
        </w:rPr>
        <w:t xml:space="preserve">Required elements </w:t>
      </w:r>
    </w:p>
    <w:p w:rsidR="00C41516" w:rsidRPr="00C41516" w:rsidRDefault="00C41516" w:rsidP="00B45946">
      <w:pPr>
        <w:rPr>
          <w:rPrChange w:id="1676" w:author="Unknown">
            <w:rPr>
              <w:lang w:val="en-US"/>
            </w:rPr>
          </w:rPrChange>
        </w:rPr>
      </w:pPr>
    </w:p>
    <w:p w:rsidR="00C41516" w:rsidRPr="00C41516" w:rsidRDefault="00C41516" w:rsidP="00B45946">
      <w:pPr>
        <w:widowControl w:val="0"/>
        <w:autoSpaceDE w:val="0"/>
        <w:autoSpaceDN w:val="0"/>
        <w:adjustRightInd w:val="0"/>
        <w:rPr>
          <w:rPrChange w:id="1677" w:author="Unknown">
            <w:rPr>
              <w:lang w:val="en-US"/>
            </w:rPr>
          </w:rPrChange>
        </w:rPr>
      </w:pPr>
      <w:r w:rsidRPr="00C41516">
        <w:rPr>
          <w:rPrChange w:id="1678" w:author="Wolfgang J. Toechterle" w:date="2013-06-22T10:32:00Z">
            <w:rPr>
              <w:color w:val="0000FF"/>
              <w:u w:val="single"/>
              <w:lang w:val="en-US"/>
            </w:rPr>
          </w:rPrChange>
        </w:rPr>
        <w:t xml:space="preserve">Given text: </w:t>
      </w:r>
    </w:p>
    <w:p w:rsidR="00C41516" w:rsidRPr="00C41516" w:rsidRDefault="00C41516" w:rsidP="00B45946">
      <w:pPr>
        <w:widowControl w:val="0"/>
        <w:autoSpaceDE w:val="0"/>
        <w:autoSpaceDN w:val="0"/>
        <w:adjustRightInd w:val="0"/>
        <w:rPr>
          <w:rFonts w:ascii="Times New Roman" w:hAnsi="Times New Roman"/>
          <w:szCs w:val="20"/>
          <w:rPrChange w:id="1679" w:author="Unknown">
            <w:rPr>
              <w:rFonts w:ascii="Times New Roman" w:hAnsi="Times New Roman"/>
              <w:szCs w:val="20"/>
              <w:lang w:val="en-US"/>
            </w:rPr>
          </w:rPrChange>
        </w:rPr>
      </w:pPr>
      <w:r w:rsidRPr="00C41516">
        <w:rPr>
          <w:rFonts w:ascii="Times New Roman" w:hAnsi="Times New Roman"/>
          <w:szCs w:val="20"/>
          <w:rPrChange w:id="1680" w:author="Wolfgang J. Toechterle" w:date="2013-06-22T10:32:00Z">
            <w:rPr>
              <w:rFonts w:ascii="Times New Roman" w:hAnsi="Times New Roman"/>
              <w:color w:val="0000FF"/>
              <w:szCs w:val="20"/>
              <w:u w:val="single"/>
              <w:lang w:val="en-US"/>
            </w:rPr>
          </w:rPrChange>
        </w:rPr>
        <w:t>Between technology and art</w:t>
      </w:r>
    </w:p>
    <w:p w:rsidR="00C41516" w:rsidRPr="00C41516" w:rsidRDefault="00C41516" w:rsidP="00B45946">
      <w:pPr>
        <w:widowControl w:val="0"/>
        <w:autoSpaceDE w:val="0"/>
        <w:autoSpaceDN w:val="0"/>
        <w:adjustRightInd w:val="0"/>
        <w:rPr>
          <w:rFonts w:ascii="Times New Roman" w:hAnsi="Times New Roman"/>
          <w:sz w:val="22"/>
          <w:rPrChange w:id="1681" w:author="Unknown">
            <w:rPr>
              <w:rFonts w:ascii="Times New Roman" w:hAnsi="Times New Roman"/>
              <w:sz w:val="22"/>
              <w:lang w:val="en-US"/>
            </w:rPr>
          </w:rPrChange>
        </w:rPr>
      </w:pPr>
      <w:r w:rsidRPr="00C41516">
        <w:rPr>
          <w:rFonts w:ascii="Times New Roman" w:hAnsi="Times New Roman"/>
          <w:szCs w:val="20"/>
          <w:rPrChange w:id="1682" w:author="Wolfgang J. Toechterle" w:date="2013-06-22T10:32:00Z">
            <w:rPr>
              <w:rFonts w:ascii="Times New Roman" w:hAnsi="Times New Roman"/>
              <w:color w:val="0000FF"/>
              <w:szCs w:val="20"/>
              <w:u w:val="single"/>
              <w:lang w:val="en-US"/>
            </w:rPr>
          </w:rPrChange>
        </w:rPr>
        <w:t>www.druckkunst-museum.de</w:t>
      </w:r>
    </w:p>
    <w:p w:rsidR="00C41516" w:rsidRPr="00C41516" w:rsidRDefault="00C41516" w:rsidP="00B45946">
      <w:pPr>
        <w:widowControl w:val="0"/>
        <w:autoSpaceDE w:val="0"/>
        <w:autoSpaceDN w:val="0"/>
        <w:adjustRightInd w:val="0"/>
        <w:rPr>
          <w:rPrChange w:id="1683" w:author="Unknown">
            <w:rPr>
              <w:lang w:val="en-US"/>
            </w:rPr>
          </w:rPrChange>
        </w:rPr>
      </w:pPr>
    </w:p>
    <w:p w:rsidR="00C41516" w:rsidRPr="00C41516" w:rsidRDefault="00C41516" w:rsidP="00B45946">
      <w:pPr>
        <w:rPr>
          <w:rPrChange w:id="1684" w:author="Unknown">
            <w:rPr>
              <w:lang w:val="en-US"/>
            </w:rPr>
          </w:rPrChange>
        </w:rPr>
      </w:pPr>
      <w:r w:rsidRPr="00C41516">
        <w:rPr>
          <w:rPrChange w:id="1685" w:author="Wolfgang J. Toechterle" w:date="2013-06-22T10:32:00Z">
            <w:rPr>
              <w:color w:val="0000FF"/>
              <w:u w:val="single"/>
              <w:lang w:val="en-US"/>
            </w:rPr>
          </w:rPrChange>
        </w:rPr>
        <w:t>Logo</w:t>
      </w:r>
      <w:del w:id="1686" w:author="Kinder" w:date="2013-06-29T12:07:00Z">
        <w:r w:rsidRPr="00C41516">
          <w:rPr>
            <w:rPrChange w:id="1687" w:author="Wolfgang J. Toechterle" w:date="2013-06-22T10:32:00Z">
              <w:rPr>
                <w:color w:val="0000FF"/>
                <w:u w:val="single"/>
                <w:lang w:val="en-US"/>
              </w:rPr>
            </w:rPrChange>
          </w:rPr>
          <w:delText xml:space="preserve"> </w:delText>
        </w:r>
      </w:del>
      <w:ins w:id="1688" w:author="Kinder" w:date="2013-06-29T12:07:00Z">
        <w:r>
          <w:t xml:space="preserve">: Both </w:t>
        </w:r>
      </w:ins>
      <w:del w:id="1689" w:author="Kinder" w:date="2013-06-29T12:07:00Z">
        <w:r w:rsidRPr="00C41516">
          <w:rPr>
            <w:rPrChange w:id="1690" w:author="Wolfgang J. Toechterle" w:date="2013-06-22T10:32:00Z">
              <w:rPr>
                <w:color w:val="0000FF"/>
                <w:u w:val="single"/>
                <w:lang w:val="en-US"/>
              </w:rPr>
            </w:rPrChange>
          </w:rPr>
          <w:delText xml:space="preserve">in </w:delText>
        </w:r>
      </w:del>
      <w:r w:rsidRPr="00C41516">
        <w:rPr>
          <w:rPrChange w:id="1691" w:author="Wolfgang J. Toechterle" w:date="2013-06-22T10:32:00Z">
            <w:rPr>
              <w:color w:val="0000FF"/>
              <w:u w:val="single"/>
              <w:lang w:val="en-US"/>
            </w:rPr>
          </w:rPrChange>
        </w:rPr>
        <w:t>English</w:t>
      </w:r>
      <w:ins w:id="1692" w:author="Kinder" w:date="2013-06-29T12:07:00Z">
        <w:r>
          <w:rPr>
            <w:b/>
          </w:rPr>
          <w:t xml:space="preserve"> and</w:t>
        </w:r>
      </w:ins>
      <w:del w:id="1693" w:author="Kinder" w:date="2013-06-29T12:07:00Z">
        <w:r w:rsidRPr="00C41516">
          <w:rPr>
            <w:rPrChange w:id="1694" w:author="Wolfgang J. Toechterle" w:date="2013-06-22T10:32:00Z">
              <w:rPr>
                <w:color w:val="0000FF"/>
                <w:u w:val="single"/>
                <w:lang w:val="en-US"/>
              </w:rPr>
            </w:rPrChange>
          </w:rPr>
          <w:delText xml:space="preserve"> </w:delText>
        </w:r>
        <w:r w:rsidRPr="00C41516">
          <w:rPr>
            <w:b/>
            <w:rPrChange w:id="1695" w:author="Wolfgang J. Toechterle" w:date="2013-06-22T10:32:00Z">
              <w:rPr>
                <w:b/>
                <w:color w:val="0000FF"/>
                <w:u w:val="single"/>
                <w:lang w:val="en-US"/>
              </w:rPr>
            </w:rPrChange>
          </w:rPr>
          <w:delText>AND</w:delText>
        </w:r>
      </w:del>
      <w:r w:rsidRPr="00C41516">
        <w:rPr>
          <w:rPrChange w:id="1696" w:author="Wolfgang J. Toechterle" w:date="2013-06-22T10:32:00Z">
            <w:rPr>
              <w:color w:val="0000FF"/>
              <w:u w:val="single"/>
              <w:lang w:val="en-US"/>
            </w:rPr>
          </w:rPrChange>
        </w:rPr>
        <w:t xml:space="preserve"> </w:t>
      </w:r>
      <w:del w:id="1697" w:author="Kinder" w:date="2013-06-29T12:07:00Z">
        <w:r w:rsidRPr="00C41516">
          <w:rPr>
            <w:rPrChange w:id="1698" w:author="Wolfgang J. Toechterle" w:date="2013-06-22T10:32:00Z">
              <w:rPr>
                <w:color w:val="0000FF"/>
                <w:u w:val="single"/>
                <w:lang w:val="en-US"/>
              </w:rPr>
            </w:rPrChange>
          </w:rPr>
          <w:delText xml:space="preserve">in </w:delText>
        </w:r>
      </w:del>
      <w:r w:rsidRPr="00C41516">
        <w:rPr>
          <w:rPrChange w:id="1699" w:author="Wolfgang J. Toechterle" w:date="2013-06-22T10:32:00Z">
            <w:rPr>
              <w:color w:val="0000FF"/>
              <w:u w:val="single"/>
              <w:lang w:val="en-US"/>
            </w:rPr>
          </w:rPrChange>
        </w:rPr>
        <w:t xml:space="preserve">German Version </w:t>
      </w:r>
      <w:ins w:id="1700" w:author="Kinder" w:date="2013-06-29T12:07:00Z">
        <w:r>
          <w:t>with</w:t>
        </w:r>
      </w:ins>
      <w:del w:id="1701" w:author="Kinder" w:date="2013-06-29T12:07:00Z">
        <w:r w:rsidRPr="00C41516">
          <w:rPr>
            <w:rPrChange w:id="1702" w:author="Wolfgang J. Toechterle" w:date="2013-06-22T10:32:00Z">
              <w:rPr>
                <w:color w:val="0000FF"/>
                <w:u w:val="single"/>
                <w:lang w:val="en-US"/>
              </w:rPr>
            </w:rPrChange>
          </w:rPr>
          <w:delText>+</w:delText>
        </w:r>
      </w:del>
      <w:r w:rsidRPr="00C41516">
        <w:rPr>
          <w:rPrChange w:id="1703" w:author="Wolfgang J. Toechterle" w:date="2013-06-22T10:32:00Z">
            <w:rPr>
              <w:color w:val="0000FF"/>
              <w:u w:val="single"/>
              <w:lang w:val="en-US"/>
            </w:rPr>
          </w:rPrChange>
        </w:rPr>
        <w:t xml:space="preserve"> spot Varnish</w:t>
      </w:r>
    </w:p>
    <w:p w:rsidR="00C41516" w:rsidRPr="00EA5133" w:rsidRDefault="00C41516" w:rsidP="00F40D39">
      <w:del w:id="1704" w:author="Kinder" w:date="2013-06-29T12:09:00Z">
        <w:r w:rsidRPr="00EA5133" w:rsidDel="00C27E59">
          <w:delText>Varnish</w:delText>
        </w:r>
      </w:del>
      <w:del w:id="1705" w:author="Kinder" w:date="2013-06-29T12:11:00Z">
        <w:r w:rsidRPr="00EA5133" w:rsidDel="00C27E59">
          <w:delText>:</w:delText>
        </w:r>
      </w:del>
      <w:ins w:id="1706" w:author="Kinder" w:date="2013-06-29T12:11:00Z">
        <w:r>
          <w:t xml:space="preserve">The indication of the varnish </w:t>
        </w:r>
      </w:ins>
      <w:del w:id="1707" w:author="Kinder" w:date="2013-06-29T12:11:00Z">
        <w:r w:rsidRPr="00EA5133" w:rsidDel="00C27E59">
          <w:delText xml:space="preserve"> </w:delText>
        </w:r>
      </w:del>
      <w:ins w:id="1708" w:author="Kinder" w:date="2013-06-29T12:11:00Z">
        <w:r>
          <w:t>m</w:t>
        </w:r>
      </w:ins>
      <w:del w:id="1709" w:author="Kinder" w:date="2013-06-29T12:11:00Z">
        <w:r w:rsidRPr="00EA5133" w:rsidDel="00C27E59">
          <w:delText>M</w:delText>
        </w:r>
      </w:del>
      <w:r w:rsidRPr="00EA5133">
        <w:t xml:space="preserve">ust be named </w:t>
      </w:r>
      <w:ins w:id="1710" w:author="Kinder" w:date="2013-06-29T12:09:00Z">
        <w:r>
          <w:t xml:space="preserve">as </w:t>
        </w:r>
      </w:ins>
      <w:r w:rsidRPr="00EA5133">
        <w:t>“Varnish”,</w:t>
      </w:r>
      <w:del w:id="1711" w:author="Kinder" w:date="2013-06-29T12:11:00Z">
        <w:r w:rsidRPr="00EA5133" w:rsidDel="00C27E59">
          <w:delText xml:space="preserve"> must be created</w:delText>
        </w:r>
      </w:del>
      <w:r w:rsidRPr="00EA5133">
        <w:t xml:space="preserve"> as a spot colour and it must be 100% black</w:t>
      </w:r>
    </w:p>
    <w:p w:rsidR="00C41516" w:rsidRPr="00C41516" w:rsidRDefault="00C41516" w:rsidP="00B45946">
      <w:pPr>
        <w:rPr>
          <w:rPrChange w:id="1712" w:author="Unknown">
            <w:rPr>
              <w:lang w:val="en-US"/>
            </w:rPr>
          </w:rPrChange>
        </w:rPr>
      </w:pPr>
    </w:p>
    <w:p w:rsidR="00C41516" w:rsidRPr="00C41516" w:rsidRDefault="00C41516" w:rsidP="00B45946">
      <w:pPr>
        <w:rPr>
          <w:rPrChange w:id="1713" w:author="Unknown">
            <w:rPr>
              <w:lang w:val="en-US"/>
            </w:rPr>
          </w:rPrChange>
        </w:rPr>
      </w:pPr>
      <w:r w:rsidRPr="00C41516">
        <w:rPr>
          <w:rPrChange w:id="1714" w:author="Wolfgang J. Toechterle" w:date="2013-06-22T10:32:00Z">
            <w:rPr>
              <w:color w:val="0000FF"/>
              <w:u w:val="single"/>
              <w:lang w:val="en-US"/>
            </w:rPr>
          </w:rPrChange>
        </w:rPr>
        <w:t>Font: no specification</w:t>
      </w:r>
    </w:p>
    <w:p w:rsidR="00C41516" w:rsidRPr="00C41516" w:rsidRDefault="00C41516" w:rsidP="00B45946">
      <w:pPr>
        <w:rPr>
          <w:rPrChange w:id="1715" w:author="Unknown">
            <w:rPr>
              <w:lang w:val="en-US"/>
            </w:rPr>
          </w:rPrChange>
        </w:rPr>
      </w:pPr>
      <w:r w:rsidRPr="00C41516">
        <w:rPr>
          <w:rPrChange w:id="1716" w:author="Wolfgang J. Toechterle" w:date="2013-06-22T10:32:00Z">
            <w:rPr>
              <w:color w:val="0000FF"/>
              <w:u w:val="single"/>
              <w:lang w:val="en-US"/>
            </w:rPr>
          </w:rPrChange>
        </w:rPr>
        <w:t>Images</w:t>
      </w:r>
      <w:r w:rsidRPr="00EA5133">
        <w:t xml:space="preserve">: </w:t>
      </w:r>
      <w:ins w:id="1717" w:author="Kinder" w:date="2013-06-29T12:13:00Z">
        <w:r>
          <w:t>Minimum 2 images must be used</w:t>
        </w:r>
      </w:ins>
      <w:ins w:id="1718" w:author="Wolfgang J. Toechterle" w:date="2013-05-20T21:30:00Z">
        <w:del w:id="1719" w:author="Kinder" w:date="2013-06-29T12:13:00Z">
          <w:r w:rsidRPr="00EA5133" w:rsidDel="00C27E59">
            <w:delText>At least two of the at</w:delText>
          </w:r>
          <w:r w:rsidDel="00C27E59">
            <w:delText xml:space="preserve">tached images must be use. </w:delText>
          </w:r>
        </w:del>
      </w:ins>
      <w:ins w:id="1720" w:author="Kinder" w:date="2013-06-29T12:13:00Z">
        <w:r>
          <w:t>, y</w:t>
        </w:r>
      </w:ins>
      <w:ins w:id="1721" w:author="Wolfgang J. Toechterle" w:date="2013-05-20T21:30:00Z">
        <w:del w:id="1722" w:author="Kinder" w:date="2013-06-29T12:13:00Z">
          <w:r w:rsidDel="00C27E59">
            <w:delText>Y</w:delText>
          </w:r>
        </w:del>
        <w:r>
          <w:t>ou are</w:t>
        </w:r>
        <w:r w:rsidRPr="00EA5133">
          <w:t xml:space="preserve"> free to use more.</w:t>
        </w:r>
        <w:r w:rsidRPr="00C41516">
          <w:rPr>
            <w:rFonts w:ascii="Lucida Grande" w:hAnsi="Lucida Grande" w:cs="Lucida Grande"/>
            <w:color w:val="000000"/>
            <w:szCs w:val="20"/>
            <w:rPrChange w:id="1723" w:author="Wolfgang J. Toechterle" w:date="2013-06-22T10:32:00Z">
              <w:rPr>
                <w:rFonts w:ascii="Lucida Grande" w:hAnsi="Lucida Grande" w:cs="Lucida Grande"/>
                <w:color w:val="000000"/>
                <w:szCs w:val="20"/>
                <w:u w:val="single"/>
                <w:lang w:val="en-US"/>
              </w:rPr>
            </w:rPrChange>
          </w:rPr>
          <w:t xml:space="preserve"> </w:t>
        </w:r>
      </w:ins>
      <w:del w:id="1724" w:author="Wolfgang J. Toechterle" w:date="2013-05-20T21:31:00Z">
        <w:r w:rsidRPr="00EA5133" w:rsidDel="00B82E92">
          <w:delText xml:space="preserve">some Museum images must be used </w:delText>
        </w:r>
        <w:r w:rsidRPr="00C41516">
          <w:rPr>
            <w:b/>
            <w:rPrChange w:id="1725" w:author="Wolfgang J. Toechterle" w:date="2013-06-22T10:32:00Z">
              <w:rPr>
                <w:b/>
                <w:color w:val="0000FF"/>
                <w:u w:val="single"/>
                <w:lang w:val="en-US"/>
              </w:rPr>
            </w:rPrChange>
          </w:rPr>
          <w:delText>(at least two</w:delText>
        </w:r>
        <w:r w:rsidRPr="00C41516">
          <w:rPr>
            <w:rPrChange w:id="1726" w:author="Wolfgang J. Toechterle" w:date="2013-06-22T10:32:00Z">
              <w:rPr>
                <w:color w:val="0000FF"/>
                <w:u w:val="single"/>
                <w:lang w:val="en-US"/>
              </w:rPr>
            </w:rPrChange>
          </w:rPr>
          <w:delText xml:space="preserve"> of the attached images)</w:delText>
        </w:r>
      </w:del>
    </w:p>
    <w:p w:rsidR="00C41516" w:rsidRPr="00C41516" w:rsidRDefault="00C41516" w:rsidP="00B45946">
      <w:pPr>
        <w:rPr>
          <w:rPrChange w:id="1727" w:author="Unknown">
            <w:rPr>
              <w:lang w:val="en-US"/>
            </w:rPr>
          </w:rPrChange>
        </w:rPr>
      </w:pPr>
    </w:p>
    <w:p w:rsidR="00C41516" w:rsidRPr="00C41516" w:rsidRDefault="00C41516" w:rsidP="00B45946">
      <w:pPr>
        <w:rPr>
          <w:rPrChange w:id="1728" w:author="Unknown">
            <w:rPr>
              <w:lang w:val="en-US"/>
            </w:rPr>
          </w:rPrChange>
        </w:rPr>
      </w:pPr>
      <w:r w:rsidRPr="00C41516">
        <w:rPr>
          <w:rPrChange w:id="1729" w:author="Wolfgang J. Toechterle" w:date="2013-06-22T10:32:00Z">
            <w:rPr>
              <w:color w:val="0000FF"/>
              <w:u w:val="single"/>
              <w:lang w:val="en-US"/>
            </w:rPr>
          </w:rPrChange>
        </w:rPr>
        <w:t>Die</w:t>
      </w:r>
      <w:del w:id="1730" w:author="Kinder" w:date="2013-06-29T12:16:00Z">
        <w:r w:rsidRPr="00C41516">
          <w:rPr>
            <w:rPrChange w:id="1731" w:author="Wolfgang J. Toechterle" w:date="2013-06-22T10:32:00Z">
              <w:rPr>
                <w:color w:val="0000FF"/>
                <w:u w:val="single"/>
                <w:lang w:val="en-US"/>
              </w:rPr>
            </w:rPrChange>
          </w:rPr>
          <w:delText xml:space="preserve"> </w:delText>
        </w:r>
      </w:del>
      <w:r w:rsidRPr="00C41516">
        <w:rPr>
          <w:rPrChange w:id="1732" w:author="Wolfgang J. Toechterle" w:date="2013-06-22T10:32:00Z">
            <w:rPr>
              <w:color w:val="0000FF"/>
              <w:u w:val="single"/>
              <w:lang w:val="en-US"/>
            </w:rPr>
          </w:rPrChange>
        </w:rPr>
        <w:t xml:space="preserve">Cut </w:t>
      </w:r>
    </w:p>
    <w:p w:rsidR="00C41516" w:rsidRPr="00C41516" w:rsidRDefault="00C41516" w:rsidP="00B45946">
      <w:pPr>
        <w:rPr>
          <w:rPrChange w:id="1733" w:author="Unknown">
            <w:rPr>
              <w:lang w:val="en-US"/>
            </w:rPr>
          </w:rPrChange>
        </w:rPr>
      </w:pPr>
      <w:del w:id="1734" w:author="Kinder" w:date="2013-06-30T08:59:00Z">
        <w:r w:rsidRPr="00C41516">
          <w:rPr>
            <w:rPrChange w:id="1735" w:author="Wolfgang J. Toechterle" w:date="2013-06-22T10:32:00Z">
              <w:rPr>
                <w:color w:val="0000FF"/>
                <w:u w:val="single"/>
                <w:lang w:val="en-US"/>
              </w:rPr>
            </w:rPrChange>
          </w:rPr>
          <w:delText>The competitors have to</w:delText>
        </w:r>
      </w:del>
      <w:ins w:id="1736" w:author="Kinder" w:date="2013-06-30T08:59:00Z">
        <w:r>
          <w:t>You must</w:t>
        </w:r>
      </w:ins>
      <w:r w:rsidRPr="00C41516">
        <w:rPr>
          <w:rPrChange w:id="1737" w:author="Wolfgang J. Toechterle" w:date="2013-06-22T10:32:00Z">
            <w:rPr>
              <w:color w:val="0000FF"/>
              <w:u w:val="single"/>
              <w:lang w:val="en-US"/>
            </w:rPr>
          </w:rPrChange>
        </w:rPr>
        <w:t xml:space="preserve"> use the given Die Cut “BAG_dieC</w:t>
      </w:r>
      <w:ins w:id="1738" w:author="Kinder" w:date="2013-06-29T12:14:00Z">
        <w:r>
          <w:t>U</w:t>
        </w:r>
      </w:ins>
      <w:del w:id="1739" w:author="Kinder" w:date="2013-06-29T12:14:00Z">
        <w:r w:rsidRPr="00C41516">
          <w:rPr>
            <w:rPrChange w:id="1740" w:author="Wolfgang J. Toechterle" w:date="2013-06-22T10:32:00Z">
              <w:rPr>
                <w:color w:val="0000FF"/>
                <w:u w:val="single"/>
                <w:lang w:val="en-US"/>
              </w:rPr>
            </w:rPrChange>
          </w:rPr>
          <w:delText>A</w:delText>
        </w:r>
      </w:del>
      <w:r w:rsidRPr="00C41516">
        <w:rPr>
          <w:rPrChange w:id="1741" w:author="Wolfgang J. Toechterle" w:date="2013-06-22T10:32:00Z">
            <w:rPr>
              <w:color w:val="0000FF"/>
              <w:u w:val="single"/>
              <w:lang w:val="en-US"/>
            </w:rPr>
          </w:rPrChange>
        </w:rPr>
        <w:t xml:space="preserve">T.ai”. An example of the printed </w:t>
      </w:r>
      <w:r>
        <w:rPr>
          <w:rStyle w:val="hps"/>
          <w:rFonts w:eastAsia="Times New Roman"/>
        </w:rPr>
        <w:t>bag</w:t>
      </w:r>
      <w:r>
        <w:rPr>
          <w:rFonts w:eastAsia="Times New Roman"/>
        </w:rPr>
        <w:t xml:space="preserve"> </w:t>
      </w:r>
      <w:r>
        <w:rPr>
          <w:rStyle w:val="hps"/>
          <w:rFonts w:eastAsia="Times New Roman"/>
        </w:rPr>
        <w:t>will be given to</w:t>
      </w:r>
      <w:r>
        <w:rPr>
          <w:rFonts w:eastAsia="Times New Roman"/>
        </w:rPr>
        <w:t xml:space="preserve"> </w:t>
      </w:r>
      <w:r>
        <w:rPr>
          <w:rStyle w:val="hps"/>
          <w:rFonts w:eastAsia="Times New Roman"/>
        </w:rPr>
        <w:t>each competitor.</w:t>
      </w:r>
    </w:p>
    <w:p w:rsidR="00C41516" w:rsidRPr="00EA5133" w:rsidRDefault="00C41516" w:rsidP="00B45946"/>
    <w:p w:rsidR="00C41516" w:rsidRDefault="00C41516" w:rsidP="00E4223D">
      <w:pPr>
        <w:widowControl w:val="0"/>
        <w:numPr>
          <w:ins w:id="1742" w:author="i5" w:date="2013-07-01T18:04: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743" w:author="i5" w:date="2013-07-01T18:04:00Z"/>
          <w:rFonts w:cs="Arial"/>
          <w:b/>
          <w:bCs/>
          <w:szCs w:val="20"/>
          <w:lang w:eastAsia="ja-JP"/>
        </w:rPr>
      </w:pPr>
    </w:p>
    <w:p w:rsidR="00C41516" w:rsidRPr="00C41516" w:rsidRDefault="00C41516" w:rsidP="00D601DD">
      <w:pPr>
        <w:numPr>
          <w:ins w:id="1744" w:author="i5" w:date="2013-07-01T18:04:00Z"/>
        </w:numPr>
        <w:autoSpaceDE w:val="0"/>
        <w:autoSpaceDN w:val="0"/>
        <w:adjustRightInd w:val="0"/>
        <w:rPr>
          <w:ins w:id="1745" w:author="i5" w:date="2013-07-01T18:04:00Z"/>
          <w:rFonts w:ascii="ＭＳ Ｐゴシック" w:eastAsia="ＭＳ Ｐゴシック" w:hAnsi="ＭＳ Ｐゴシック" w:cs="Arial"/>
          <w:sz w:val="24"/>
          <w:szCs w:val="24"/>
          <w:rPrChange w:id="1746" w:author="Unknown">
            <w:rPr>
              <w:ins w:id="1747" w:author="i5" w:date="2013-07-01T18:04:00Z"/>
              <w:rFonts w:cs="Arial"/>
              <w:szCs w:val="24"/>
            </w:rPr>
          </w:rPrChange>
        </w:rPr>
      </w:pPr>
      <w:ins w:id="1748" w:author="i5" w:date="2013-07-01T18:04:00Z">
        <w:r w:rsidRPr="00C41516">
          <w:rPr>
            <w:rFonts w:ascii="ＭＳ Ｐゴシック" w:eastAsia="ＭＳ Ｐゴシック" w:hAnsi="ＭＳ Ｐゴシック" w:cs="ＭＳ 明朝" w:hint="eastAsia"/>
            <w:sz w:val="24"/>
            <w:szCs w:val="24"/>
            <w:rPrChange w:id="1749" w:author="i5" w:date="2013-07-01T18:04:00Z">
              <w:rPr>
                <w:rFonts w:ascii="ＭＳ 明朝" w:cs="ＭＳ 明朝" w:hint="eastAsia"/>
                <w:color w:val="0000FF"/>
                <w:szCs w:val="24"/>
                <w:u w:val="single"/>
              </w:rPr>
            </w:rPrChange>
          </w:rPr>
          <w:t>要求されたエレメント</w:t>
        </w:r>
      </w:ins>
    </w:p>
    <w:p w:rsidR="00C41516" w:rsidRDefault="00C41516" w:rsidP="00D601DD">
      <w:pPr>
        <w:numPr>
          <w:ins w:id="1750" w:author="i5" w:date="2013-07-01T18:04:00Z"/>
        </w:numPr>
        <w:autoSpaceDE w:val="0"/>
        <w:autoSpaceDN w:val="0"/>
        <w:adjustRightInd w:val="0"/>
        <w:rPr>
          <w:ins w:id="1751" w:author="i5" w:date="2013-07-01T18:04:00Z"/>
          <w:rFonts w:cs="Arial"/>
          <w:szCs w:val="20"/>
        </w:rPr>
      </w:pPr>
    </w:p>
    <w:p w:rsidR="00C41516" w:rsidRDefault="00C41516" w:rsidP="00D601DD">
      <w:pPr>
        <w:numPr>
          <w:ins w:id="1752" w:author="i5" w:date="2013-07-01T18:04:00Z"/>
        </w:numPr>
        <w:autoSpaceDE w:val="0"/>
        <w:autoSpaceDN w:val="0"/>
        <w:adjustRightInd w:val="0"/>
        <w:rPr>
          <w:ins w:id="1753" w:author="i5" w:date="2013-07-01T18:04:00Z"/>
          <w:rFonts w:cs="Arial"/>
          <w:szCs w:val="20"/>
        </w:rPr>
      </w:pPr>
      <w:ins w:id="1754" w:author="i5" w:date="2013-07-01T18:04:00Z">
        <w:r>
          <w:rPr>
            <w:rFonts w:ascii="ＭＳ 明朝" w:cs="ＭＳ 明朝" w:hint="eastAsia"/>
            <w:szCs w:val="20"/>
          </w:rPr>
          <w:t>与えられたテキスト</w:t>
        </w:r>
        <w:r>
          <w:rPr>
            <w:rFonts w:cs="Arial"/>
            <w:szCs w:val="20"/>
          </w:rPr>
          <w:t>:</w:t>
        </w:r>
      </w:ins>
    </w:p>
    <w:p w:rsidR="00C41516" w:rsidRDefault="00C41516" w:rsidP="00D601DD">
      <w:pPr>
        <w:numPr>
          <w:ins w:id="1755" w:author="i5" w:date="2013-07-01T18:04:00Z"/>
        </w:numPr>
        <w:autoSpaceDE w:val="0"/>
        <w:autoSpaceDN w:val="0"/>
        <w:adjustRightInd w:val="0"/>
        <w:rPr>
          <w:ins w:id="1756" w:author="i5" w:date="2013-07-01T18:04:00Z"/>
          <w:rFonts w:ascii="Times New Roman" w:hAnsi="Times New Roman"/>
          <w:szCs w:val="20"/>
        </w:rPr>
      </w:pPr>
      <w:ins w:id="1757" w:author="i5" w:date="2013-07-01T18:04:00Z">
        <w:r>
          <w:rPr>
            <w:rFonts w:ascii="Times New Roman" w:hAnsi="Times New Roman"/>
            <w:szCs w:val="20"/>
          </w:rPr>
          <w:t>Between technology and art</w:t>
        </w:r>
      </w:ins>
    </w:p>
    <w:p w:rsidR="00C41516" w:rsidRDefault="00C41516" w:rsidP="00D601DD">
      <w:pPr>
        <w:numPr>
          <w:ins w:id="1758" w:author="i5" w:date="2013-07-01T18:04:00Z"/>
        </w:numPr>
        <w:autoSpaceDE w:val="0"/>
        <w:autoSpaceDN w:val="0"/>
        <w:adjustRightInd w:val="0"/>
        <w:rPr>
          <w:ins w:id="1759" w:author="i5" w:date="2013-07-01T18:04:00Z"/>
          <w:rFonts w:ascii="Times New Roman" w:hAnsi="Times New Roman"/>
          <w:sz w:val="22"/>
        </w:rPr>
      </w:pPr>
      <w:ins w:id="1760" w:author="i5" w:date="2013-07-01T18:04:00Z">
        <w:r>
          <w:rPr>
            <w:rFonts w:ascii="Times New Roman" w:hAnsi="Times New Roman"/>
            <w:szCs w:val="20"/>
          </w:rPr>
          <w:fldChar w:fldCharType="begin"/>
        </w:r>
        <w:r>
          <w:rPr>
            <w:rFonts w:ascii="Times New Roman" w:hAnsi="Times New Roman"/>
            <w:szCs w:val="20"/>
          </w:rPr>
          <w:instrText>HYPERLINK "www.druckkunst-museum.de"</w:instrText>
        </w:r>
      </w:ins>
      <w:r w:rsidRPr="00D973F1">
        <w:rPr>
          <w:rFonts w:ascii="Times New Roman" w:hAnsi="Times New Roman"/>
          <w:szCs w:val="20"/>
        </w:rPr>
      </w:r>
      <w:ins w:id="1761" w:author="i5" w:date="2013-07-01T18:04:00Z">
        <w:r>
          <w:rPr>
            <w:rFonts w:ascii="Times New Roman" w:hAnsi="Times New Roman"/>
            <w:szCs w:val="20"/>
          </w:rPr>
          <w:fldChar w:fldCharType="separate"/>
        </w:r>
        <w:r>
          <w:rPr>
            <w:rFonts w:ascii="Times New Roman" w:hAnsi="Times New Roman"/>
            <w:color w:val="0000FF"/>
            <w:szCs w:val="20"/>
            <w:u w:val="single"/>
          </w:rPr>
          <w:t>www.druckkunst-museum.de</w:t>
        </w:r>
        <w:r>
          <w:rPr>
            <w:rFonts w:ascii="Times New Roman" w:hAnsi="Times New Roman"/>
            <w:szCs w:val="20"/>
          </w:rPr>
          <w:fldChar w:fldCharType="end"/>
        </w:r>
      </w:ins>
    </w:p>
    <w:p w:rsidR="00C41516" w:rsidRDefault="00C41516" w:rsidP="00D601DD">
      <w:pPr>
        <w:numPr>
          <w:ins w:id="1762" w:author="i5" w:date="2013-07-01T18:04:00Z"/>
        </w:numPr>
        <w:autoSpaceDE w:val="0"/>
        <w:autoSpaceDN w:val="0"/>
        <w:adjustRightInd w:val="0"/>
        <w:rPr>
          <w:ins w:id="1763" w:author="i5" w:date="2013-07-01T18:04:00Z"/>
          <w:rFonts w:cs="Arial"/>
          <w:szCs w:val="20"/>
        </w:rPr>
      </w:pPr>
    </w:p>
    <w:p w:rsidR="00C41516" w:rsidRDefault="00C41516" w:rsidP="00D601DD">
      <w:pPr>
        <w:numPr>
          <w:ins w:id="1764" w:author="i5" w:date="2013-07-01T18:04:00Z"/>
        </w:numPr>
        <w:autoSpaceDE w:val="0"/>
        <w:autoSpaceDN w:val="0"/>
        <w:adjustRightInd w:val="0"/>
        <w:rPr>
          <w:ins w:id="1765" w:author="i5" w:date="2013-07-01T18:04:00Z"/>
          <w:rFonts w:cs="Arial"/>
          <w:szCs w:val="20"/>
        </w:rPr>
      </w:pPr>
      <w:ins w:id="1766" w:author="i5" w:date="2013-07-01T18:04:00Z">
        <w:r>
          <w:rPr>
            <w:rFonts w:ascii="ＭＳ 明朝" w:cs="ＭＳ 明朝" w:hint="eastAsia"/>
            <w:szCs w:val="20"/>
          </w:rPr>
          <w:t>ロゴ</w:t>
        </w:r>
        <w:r>
          <w:rPr>
            <w:rFonts w:cs="Arial"/>
            <w:szCs w:val="20"/>
          </w:rPr>
          <w:t>:</w:t>
        </w:r>
        <w:r>
          <w:rPr>
            <w:rFonts w:ascii="ＭＳ 明朝" w:cs="ＭＳ 明朝" w:hint="eastAsia"/>
            <w:szCs w:val="20"/>
            <w:lang w:val="ja-JP"/>
          </w:rPr>
          <w:t>スポットバーニッシュがある英語とドイツ語バージョン両方</w:t>
        </w:r>
      </w:ins>
    </w:p>
    <w:p w:rsidR="00C41516" w:rsidRDefault="00C41516" w:rsidP="00D601DD">
      <w:pPr>
        <w:numPr>
          <w:ins w:id="1767" w:author="i5" w:date="2013-07-01T18:04:00Z"/>
        </w:numPr>
        <w:autoSpaceDE w:val="0"/>
        <w:autoSpaceDN w:val="0"/>
        <w:adjustRightInd w:val="0"/>
        <w:rPr>
          <w:ins w:id="1768" w:author="i5" w:date="2013-07-01T18:04:00Z"/>
          <w:rFonts w:cs="Arial"/>
          <w:szCs w:val="20"/>
        </w:rPr>
      </w:pPr>
      <w:ins w:id="1769" w:author="i5" w:date="2013-07-01T18:04:00Z">
        <w:r>
          <w:rPr>
            <w:rFonts w:ascii="ＭＳ 明朝" w:cs="ＭＳ 明朝" w:hint="eastAsia"/>
            <w:szCs w:val="20"/>
          </w:rPr>
          <w:t>バーニッシュは</w:t>
        </w:r>
        <w:r>
          <w:rPr>
            <w:rFonts w:ascii="ＭＳ 明朝" w:cs="ＭＳ 明朝"/>
            <w:szCs w:val="20"/>
          </w:rPr>
          <w:t>“</w:t>
        </w:r>
        <w:r>
          <w:rPr>
            <w:rFonts w:cs="Arial"/>
            <w:szCs w:val="20"/>
          </w:rPr>
          <w:t>Varnish</w:t>
        </w:r>
        <w:r>
          <w:rPr>
            <w:rFonts w:ascii="ＭＳ 明朝" w:cs="ＭＳ 明朝"/>
            <w:szCs w:val="20"/>
          </w:rPr>
          <w:t>”</w:t>
        </w:r>
        <w:r>
          <w:rPr>
            <w:rFonts w:ascii="ＭＳ 明朝" w:cs="ＭＳ 明朝" w:hint="eastAsia"/>
            <w:szCs w:val="20"/>
          </w:rPr>
          <w:t>の名前でスポットカラーとして表示し、</w:t>
        </w:r>
        <w:r>
          <w:rPr>
            <w:rFonts w:cs="Arial"/>
            <w:szCs w:val="20"/>
          </w:rPr>
          <w:t>100</w:t>
        </w:r>
        <w:r>
          <w:rPr>
            <w:rFonts w:ascii="ＭＳ 明朝" w:cs="ＭＳ 明朝" w:hint="eastAsia"/>
            <w:szCs w:val="20"/>
            <w:lang w:val="ja-JP"/>
          </w:rPr>
          <w:t>％ブラックなければならない</w:t>
        </w:r>
      </w:ins>
    </w:p>
    <w:p w:rsidR="00C41516" w:rsidRDefault="00C41516" w:rsidP="00D601DD">
      <w:pPr>
        <w:numPr>
          <w:ins w:id="1770" w:author="i5" w:date="2013-07-01T18:04:00Z"/>
        </w:numPr>
        <w:autoSpaceDE w:val="0"/>
        <w:autoSpaceDN w:val="0"/>
        <w:adjustRightInd w:val="0"/>
        <w:rPr>
          <w:ins w:id="1771" w:author="i5" w:date="2013-07-01T18:04:00Z"/>
          <w:rFonts w:cs="Arial"/>
          <w:szCs w:val="20"/>
        </w:rPr>
      </w:pPr>
    </w:p>
    <w:p w:rsidR="00C41516" w:rsidRDefault="00C41516" w:rsidP="00D601DD">
      <w:pPr>
        <w:numPr>
          <w:ins w:id="1772" w:author="i5" w:date="2013-07-01T18:04:00Z"/>
        </w:numPr>
        <w:autoSpaceDE w:val="0"/>
        <w:autoSpaceDN w:val="0"/>
        <w:adjustRightInd w:val="0"/>
        <w:rPr>
          <w:ins w:id="1773" w:author="i5" w:date="2013-07-01T18:04:00Z"/>
          <w:rFonts w:cs="Arial"/>
          <w:szCs w:val="20"/>
        </w:rPr>
      </w:pPr>
      <w:ins w:id="1774" w:author="i5" w:date="2013-07-01T18:04:00Z">
        <w:r>
          <w:rPr>
            <w:rFonts w:ascii="ＭＳ 明朝" w:cs="ＭＳ 明朝" w:hint="eastAsia"/>
            <w:szCs w:val="20"/>
          </w:rPr>
          <w:t>フォント</w:t>
        </w:r>
        <w:r>
          <w:rPr>
            <w:rFonts w:cs="Arial"/>
            <w:szCs w:val="20"/>
          </w:rPr>
          <w:t>:</w:t>
        </w:r>
        <w:r>
          <w:rPr>
            <w:rFonts w:ascii="ＭＳ 明朝" w:cs="ＭＳ 明朝" w:hint="eastAsia"/>
            <w:szCs w:val="20"/>
            <w:lang w:val="ja-JP"/>
          </w:rPr>
          <w:t>指定なし</w:t>
        </w:r>
      </w:ins>
    </w:p>
    <w:p w:rsidR="00C41516" w:rsidRDefault="00C41516" w:rsidP="00D601DD">
      <w:pPr>
        <w:numPr>
          <w:ins w:id="1775" w:author="i5" w:date="2013-07-01T18:04:00Z"/>
        </w:numPr>
        <w:autoSpaceDE w:val="0"/>
        <w:autoSpaceDN w:val="0"/>
        <w:adjustRightInd w:val="0"/>
        <w:rPr>
          <w:ins w:id="1776" w:author="i5" w:date="2013-07-01T18:04:00Z"/>
          <w:rFonts w:cs="Arial"/>
          <w:szCs w:val="20"/>
        </w:rPr>
      </w:pPr>
      <w:ins w:id="1777" w:author="i5" w:date="2013-07-01T18:04:00Z">
        <w:r>
          <w:rPr>
            <w:rFonts w:ascii="ＭＳ 明朝" w:cs="ＭＳ 明朝" w:hint="eastAsia"/>
            <w:szCs w:val="20"/>
          </w:rPr>
          <w:t>画像</w:t>
        </w:r>
        <w:r>
          <w:rPr>
            <w:rFonts w:cs="Arial"/>
            <w:szCs w:val="20"/>
          </w:rPr>
          <w:t>:</w:t>
        </w:r>
        <w:r>
          <w:rPr>
            <w:rFonts w:ascii="ＭＳ 明朝" w:cs="ＭＳ 明朝" w:hint="eastAsia"/>
            <w:szCs w:val="20"/>
            <w:lang w:val="ja-JP"/>
          </w:rPr>
          <w:t>最低</w:t>
        </w:r>
        <w:r>
          <w:rPr>
            <w:rFonts w:cs="Arial"/>
            <w:szCs w:val="20"/>
          </w:rPr>
          <w:t>2</w:t>
        </w:r>
        <w:r>
          <w:rPr>
            <w:rFonts w:ascii="ＭＳ 明朝" w:cs="ＭＳ 明朝" w:hint="eastAsia"/>
            <w:szCs w:val="20"/>
            <w:lang w:val="ja-JP"/>
          </w:rPr>
          <w:t>つの画像を使用、それ以上使用してもよい</w:t>
        </w:r>
      </w:ins>
    </w:p>
    <w:p w:rsidR="00C41516" w:rsidRDefault="00C41516" w:rsidP="00D601DD">
      <w:pPr>
        <w:numPr>
          <w:ins w:id="1778" w:author="i5" w:date="2013-07-01T18:04:00Z"/>
        </w:numPr>
        <w:autoSpaceDE w:val="0"/>
        <w:autoSpaceDN w:val="0"/>
        <w:adjustRightInd w:val="0"/>
        <w:rPr>
          <w:ins w:id="1779" w:author="i5" w:date="2013-07-01T18:04:00Z"/>
          <w:rFonts w:cs="Arial"/>
          <w:szCs w:val="20"/>
        </w:rPr>
      </w:pPr>
    </w:p>
    <w:p w:rsidR="00C41516" w:rsidRPr="00C41516" w:rsidRDefault="00C41516" w:rsidP="00D601DD">
      <w:pPr>
        <w:numPr>
          <w:ins w:id="1780" w:author="i5" w:date="2013-07-01T18:04: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781" w:author="i5" w:date="2013-07-01T18:04:00Z"/>
          <w:rFonts w:cs="Arial"/>
          <w:bCs/>
          <w:szCs w:val="20"/>
          <w:rPrChange w:id="1782" w:author="Unknown">
            <w:rPr>
              <w:ins w:id="1783" w:author="i5" w:date="2013-07-01T18:04:00Z"/>
              <w:rFonts w:cs="Arial"/>
              <w:b/>
              <w:bCs/>
              <w:szCs w:val="20"/>
            </w:rPr>
          </w:rPrChange>
        </w:rPr>
      </w:pPr>
      <w:ins w:id="1784" w:author="i5" w:date="2013-07-01T18:04:00Z">
        <w:r w:rsidRPr="00C41516">
          <w:rPr>
            <w:rFonts w:ascii="ＭＳ 明朝" w:cs="ＭＳ 明朝" w:hint="eastAsia"/>
            <w:bCs/>
            <w:szCs w:val="20"/>
            <w:rPrChange w:id="1785" w:author="i5" w:date="2013-07-01T18:04:00Z">
              <w:rPr>
                <w:rFonts w:ascii="ＭＳ 明朝" w:cs="ＭＳ 明朝" w:hint="eastAsia"/>
                <w:b/>
                <w:bCs/>
                <w:color w:val="0000FF"/>
                <w:szCs w:val="20"/>
                <w:u w:val="single"/>
              </w:rPr>
            </w:rPrChange>
          </w:rPr>
          <w:t>ダイカット</w:t>
        </w:r>
      </w:ins>
    </w:p>
    <w:p w:rsidR="00C41516" w:rsidRDefault="00C41516" w:rsidP="00D601DD">
      <w:pPr>
        <w:numPr>
          <w:ins w:id="1786" w:author="i5" w:date="2013-07-01T18:04: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787" w:author="i5" w:date="2013-07-01T18:04:00Z"/>
          <w:rFonts w:cs="Arial"/>
          <w:b/>
          <w:bCs/>
          <w:szCs w:val="20"/>
        </w:rPr>
      </w:pPr>
      <w:ins w:id="1788" w:author="i5" w:date="2013-07-01T18:04:00Z">
        <w:r w:rsidRPr="00C41516">
          <w:rPr>
            <w:rFonts w:ascii="ＭＳ 明朝" w:cs="ＭＳ 明朝" w:hint="eastAsia"/>
            <w:bCs/>
            <w:szCs w:val="20"/>
            <w:rPrChange w:id="1789" w:author="i5" w:date="2013-07-01T18:04:00Z">
              <w:rPr>
                <w:rFonts w:ascii="ＭＳ 明朝" w:cs="ＭＳ 明朝" w:hint="eastAsia"/>
                <w:b/>
                <w:bCs/>
                <w:color w:val="0000FF"/>
                <w:szCs w:val="20"/>
                <w:u w:val="single"/>
              </w:rPr>
            </w:rPrChange>
          </w:rPr>
          <w:t>与えられたダイカット</w:t>
        </w:r>
        <w:r>
          <w:rPr>
            <w:rFonts w:ascii="ＭＳ 明朝" w:cs="ＭＳ 明朝"/>
            <w:szCs w:val="20"/>
          </w:rPr>
          <w:t>“</w:t>
        </w:r>
        <w:r>
          <w:rPr>
            <w:rFonts w:cs="Arial"/>
            <w:szCs w:val="20"/>
          </w:rPr>
          <w:t>BAG_dieCUT.ai”</w:t>
        </w:r>
        <w:r>
          <w:rPr>
            <w:rFonts w:ascii="ＭＳ 明朝" w:cs="ＭＳ 明朝" w:hint="eastAsia"/>
            <w:szCs w:val="20"/>
            <w:lang w:val="ja-JP"/>
          </w:rPr>
          <w:t>を使用しなければならない。印刷したバッグはそれぞれの競技者に与えられる。</w:t>
        </w:r>
      </w:ins>
    </w:p>
    <w:p w:rsidR="00C41516" w:rsidRDefault="00C41516" w:rsidP="00D601DD">
      <w:pPr>
        <w:numPr>
          <w:ins w:id="1790" w:author="i5" w:date="2013-07-01T18:04: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791" w:author="i5" w:date="2013-07-01T18:04:00Z"/>
          <w:rFonts w:cs="Arial"/>
          <w:b/>
          <w:bCs/>
          <w:szCs w:val="20"/>
        </w:rPr>
      </w:pPr>
    </w:p>
    <w:p w:rsidR="00C41516" w:rsidRDefault="00C41516" w:rsidP="00E4223D">
      <w:pPr>
        <w:widowControl w:val="0"/>
        <w:numPr>
          <w:ins w:id="1792" w:author="i5" w:date="2013-07-01T18:04: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793" w:author="i5" w:date="2013-07-01T18:04:00Z"/>
          <w:rFonts w:cs="Arial"/>
          <w:b/>
          <w:bCs/>
          <w:szCs w:val="20"/>
          <w:lang w:eastAsia="ja-JP"/>
        </w:rPr>
      </w:pPr>
    </w:p>
    <w:p w:rsidR="00C41516" w:rsidRDefault="00C41516" w:rsidP="00E4223D">
      <w:pPr>
        <w:widowControl w:val="0"/>
        <w:numPr>
          <w:ins w:id="1794" w:author="i5" w:date="2013-07-01T18:04: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795" w:author="i5" w:date="2013-07-01T18:05:00Z"/>
          <w:rFonts w:cs="Arial"/>
          <w:b/>
          <w:bCs/>
          <w:szCs w:val="20"/>
          <w:lang w:eastAsia="ja-JP"/>
        </w:rPr>
      </w:pPr>
    </w:p>
    <w:p w:rsidR="00C41516" w:rsidRDefault="00C41516" w:rsidP="00E4223D">
      <w:pPr>
        <w:widowControl w:val="0"/>
        <w:numPr>
          <w:ins w:id="1796" w:author="i5" w:date="2013-07-01T18:04: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797" w:author="i5" w:date="2013-07-01T18:05:00Z"/>
          <w:rFonts w:cs="Arial"/>
          <w:b/>
          <w:bCs/>
          <w:szCs w:val="20"/>
          <w:lang w:eastAsia="ja-JP"/>
        </w:rPr>
      </w:pPr>
    </w:p>
    <w:p w:rsidR="00C41516" w:rsidRDefault="00C41516" w:rsidP="00E4223D">
      <w:pPr>
        <w:widowControl w:val="0"/>
        <w:numPr>
          <w:ins w:id="1798" w:author="i5" w:date="2013-07-01T18:04: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799" w:author="i5" w:date="2013-07-01T18:05:00Z"/>
          <w:rFonts w:cs="Arial"/>
          <w:b/>
          <w:bCs/>
          <w:szCs w:val="20"/>
          <w:lang w:eastAsia="ja-JP"/>
        </w:rPr>
      </w:pPr>
    </w:p>
    <w:p w:rsidR="00C41516" w:rsidRDefault="00C41516" w:rsidP="00E4223D">
      <w:pPr>
        <w:widowControl w:val="0"/>
        <w:numPr>
          <w:ins w:id="1800" w:author="i5" w:date="2013-07-01T18:04: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801" w:author="i5" w:date="2013-07-01T18:05:00Z"/>
          <w:rFonts w:cs="Arial"/>
          <w:b/>
          <w:bCs/>
          <w:szCs w:val="20"/>
          <w:lang w:eastAsia="ja-JP"/>
        </w:rPr>
      </w:pPr>
    </w:p>
    <w:p w:rsidR="00C41516" w:rsidRDefault="00C41516" w:rsidP="00E4223D">
      <w:pPr>
        <w:widowControl w:val="0"/>
        <w:numPr>
          <w:ins w:id="1802" w:author="i5" w:date="2013-07-01T18:04: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803" w:author="i5" w:date="2013-07-01T18:04:00Z"/>
          <w:rFonts w:cs="Arial"/>
          <w:b/>
          <w:bCs/>
          <w:szCs w:val="20"/>
          <w:lang w:eastAsia="ja-JP"/>
        </w:rPr>
      </w:pPr>
    </w:p>
    <w:p w:rsidR="00C41516" w:rsidRPr="00C41516" w:rsidRDefault="00C41516" w:rsidP="00E422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cs="Arial"/>
          <w:b/>
          <w:bCs/>
          <w:szCs w:val="20"/>
          <w:rPrChange w:id="1804" w:author="Unknown">
            <w:rPr>
              <w:rFonts w:cs="Arial"/>
              <w:b/>
              <w:bCs/>
              <w:szCs w:val="20"/>
              <w:lang w:val="en-US"/>
            </w:rPr>
          </w:rPrChange>
        </w:rPr>
      </w:pPr>
      <w:r w:rsidRPr="00C41516">
        <w:rPr>
          <w:rFonts w:cs="Arial"/>
          <w:b/>
          <w:bCs/>
          <w:szCs w:val="20"/>
          <w:rPrChange w:id="1805" w:author="Wolfgang J. Toechterle" w:date="2013-06-22T10:32:00Z">
            <w:rPr>
              <w:rFonts w:cs="Arial"/>
              <w:b/>
              <w:bCs/>
              <w:color w:val="0000FF"/>
              <w:szCs w:val="20"/>
              <w:u w:val="single"/>
              <w:lang w:val="en-US"/>
            </w:rPr>
          </w:rPrChange>
        </w:rPr>
        <w:t>Technical specifications:</w:t>
      </w:r>
    </w:p>
    <w:p w:rsidR="00C41516" w:rsidRPr="00C41516" w:rsidRDefault="00C41516" w:rsidP="00E4223D">
      <w:pPr>
        <w:rPr>
          <w:rPrChange w:id="1806" w:author="Unknown">
            <w:rPr>
              <w:lang w:val="en-US"/>
            </w:rPr>
          </w:rPrChange>
        </w:rPr>
      </w:pPr>
      <w:r w:rsidRPr="00C41516">
        <w:rPr>
          <w:rPrChange w:id="1807" w:author="Wolfgang J. Toechterle" w:date="2013-06-22T10:32:00Z">
            <w:rPr>
              <w:color w:val="0000FF"/>
              <w:u w:val="single"/>
              <w:lang w:val="en-US"/>
            </w:rPr>
          </w:rPrChange>
        </w:rPr>
        <w:t>Printing: offset</w:t>
      </w:r>
    </w:p>
    <w:p w:rsidR="00C41516" w:rsidRPr="00C41516" w:rsidRDefault="00C41516" w:rsidP="00E4223D">
      <w:pPr>
        <w:rPr>
          <w:rPrChange w:id="1808" w:author="Unknown">
            <w:rPr>
              <w:lang w:val="en-US"/>
            </w:rPr>
          </w:rPrChange>
        </w:rPr>
      </w:pPr>
      <w:del w:id="1809" w:author="Wolfgang J. Toechterle" w:date="2013-06-22T10:34:00Z">
        <w:r w:rsidRPr="00C41516">
          <w:rPr>
            <w:rPrChange w:id="1810" w:author="Wolfgang J. Toechterle" w:date="2013-06-22T10:32:00Z">
              <w:rPr>
                <w:color w:val="0000FF"/>
                <w:u w:val="single"/>
                <w:lang w:val="en-US"/>
              </w:rPr>
            </w:rPrChange>
          </w:rPr>
          <w:delText>color</w:delText>
        </w:r>
      </w:del>
      <w:ins w:id="1811" w:author="Wolfgang J. Toechterle" w:date="2013-06-22T11:52:00Z">
        <w:r>
          <w:t>Colour</w:t>
        </w:r>
      </w:ins>
      <w:r w:rsidRPr="00C41516">
        <w:rPr>
          <w:rPrChange w:id="1812" w:author="Wolfgang J. Toechterle" w:date="2013-06-22T10:32:00Z">
            <w:rPr>
              <w:color w:val="0000FF"/>
              <w:u w:val="single"/>
              <w:lang w:val="en-US"/>
            </w:rPr>
          </w:rPrChange>
        </w:rPr>
        <w:t xml:space="preserve">: </w:t>
      </w:r>
      <w:r w:rsidRPr="00EA5133">
        <w:t>CMYK + spot varnish</w:t>
      </w:r>
    </w:p>
    <w:p w:rsidR="00C41516" w:rsidRPr="00C41516" w:rsidRDefault="00C41516" w:rsidP="00E422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1813" w:author="Wolfgang J. Toechterle" w:date="2013-06-08T18:51:00Z"/>
          <w:rFonts w:cs="Arial"/>
          <w:szCs w:val="20"/>
          <w:rPrChange w:id="1814" w:author="Unknown">
            <w:rPr>
              <w:ins w:id="1815" w:author="Wolfgang J. Toechterle" w:date="2013-06-08T18:51:00Z"/>
              <w:rFonts w:cs="Arial"/>
              <w:szCs w:val="20"/>
              <w:lang w:val="en-US"/>
            </w:rPr>
          </w:rPrChange>
        </w:rPr>
      </w:pPr>
      <w:r w:rsidRPr="00C41516">
        <w:rPr>
          <w:rFonts w:cs="Arial"/>
          <w:szCs w:val="20"/>
          <w:rPrChange w:id="1816" w:author="Wolfgang J. Toechterle" w:date="2013-06-22T10:32:00Z">
            <w:rPr>
              <w:rFonts w:cs="Arial"/>
              <w:color w:val="0000FF"/>
              <w:szCs w:val="20"/>
              <w:u w:val="single"/>
              <w:lang w:val="en-US"/>
            </w:rPr>
          </w:rPrChange>
        </w:rPr>
        <w:t>Bleed: 3 mm</w:t>
      </w:r>
      <w:ins w:id="1817" w:author="Wolfgang J. Toechterle" w:date="2013-06-08T18:44:00Z">
        <w:del w:id="1818" w:author="Kinder" w:date="2013-06-30T09:00:00Z">
          <w:r w:rsidRPr="00C41516">
            <w:rPr>
              <w:rFonts w:cs="Arial"/>
              <w:szCs w:val="20"/>
              <w:rPrChange w:id="1819" w:author="Wolfgang J. Toechterle" w:date="2013-06-22T10:32:00Z">
                <w:rPr>
                  <w:rFonts w:cs="Arial"/>
                  <w:color w:val="0000FF"/>
                  <w:szCs w:val="20"/>
                  <w:u w:val="single"/>
                  <w:lang w:val="en-US"/>
                </w:rPr>
              </w:rPrChange>
            </w:rPr>
            <w:delText xml:space="preserve"> (DieCut)</w:delText>
          </w:r>
        </w:del>
      </w:ins>
    </w:p>
    <w:p w:rsidR="00C41516" w:rsidRPr="00C41516" w:rsidRDefault="00C41516" w:rsidP="00E422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1820" w:author="Unknown">
            <w:rPr>
              <w:rFonts w:cs="Arial"/>
              <w:szCs w:val="20"/>
              <w:lang w:val="en-US"/>
            </w:rPr>
          </w:rPrChange>
        </w:rPr>
      </w:pPr>
      <w:ins w:id="1821" w:author="Wolfgang J. Toechterle" w:date="2013-06-08T18:51:00Z">
        <w:r w:rsidRPr="00C41516">
          <w:rPr>
            <w:rFonts w:cs="Arial"/>
            <w:szCs w:val="20"/>
            <w:rPrChange w:id="1822" w:author="Wolfgang J. Toechterle" w:date="2013-06-22T10:32:00Z">
              <w:rPr>
                <w:rFonts w:cs="Arial"/>
                <w:color w:val="0000FF"/>
                <w:szCs w:val="20"/>
                <w:u w:val="single"/>
                <w:lang w:val="en-US"/>
              </w:rPr>
            </w:rPrChange>
          </w:rPr>
          <w:t>Trapping: 0.5 points</w:t>
        </w:r>
      </w:ins>
    </w:p>
    <w:p w:rsidR="00C41516" w:rsidRPr="00C41516" w:rsidRDefault="00C41516" w:rsidP="00E422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1823" w:author="Unknown">
            <w:rPr>
              <w:rFonts w:cs="Arial"/>
              <w:szCs w:val="20"/>
              <w:lang w:val="en-US"/>
            </w:rPr>
          </w:rPrChange>
        </w:rPr>
      </w:pPr>
      <w:r w:rsidRPr="00C41516">
        <w:rPr>
          <w:rFonts w:cs="Arial"/>
          <w:szCs w:val="20"/>
          <w:rPrChange w:id="1824" w:author="Wolfgang J. Toechterle" w:date="2013-06-22T10:32:00Z">
            <w:rPr>
              <w:rFonts w:cs="Arial"/>
              <w:color w:val="0000FF"/>
              <w:szCs w:val="20"/>
              <w:u w:val="single"/>
              <w:lang w:val="en-US"/>
            </w:rPr>
          </w:rPrChange>
        </w:rPr>
        <w:t xml:space="preserve">ICC profiles: </w:t>
      </w:r>
      <w:ins w:id="1825" w:author="Wolfgang J. Toechterle" w:date="2013-05-20T21:03:00Z">
        <w:r w:rsidRPr="00C41516">
          <w:rPr>
            <w:rFonts w:cs="Arial"/>
            <w:szCs w:val="20"/>
            <w:rPrChange w:id="1826" w:author="Wolfgang J. Toechterle" w:date="2013-06-22T10:32:00Z">
              <w:rPr>
                <w:rFonts w:cs="Arial"/>
                <w:color w:val="0000FF"/>
                <w:szCs w:val="20"/>
                <w:u w:val="single"/>
                <w:lang w:val="en-US"/>
              </w:rPr>
            </w:rPrChange>
          </w:rPr>
          <w:t>ISOcoated_v2_300_eci.icc</w:t>
        </w:r>
      </w:ins>
      <w:del w:id="1827" w:author="Wolfgang J. Toechterle" w:date="2013-05-20T21:03:00Z">
        <w:r w:rsidRPr="00C41516">
          <w:rPr>
            <w:rFonts w:cs="Arial"/>
            <w:szCs w:val="20"/>
            <w:rPrChange w:id="1828" w:author="Wolfgang J. Toechterle" w:date="2013-06-22T10:32:00Z">
              <w:rPr>
                <w:rFonts w:cs="Arial"/>
                <w:color w:val="0000FF"/>
                <w:szCs w:val="20"/>
                <w:u w:val="single"/>
                <w:lang w:val="en-US"/>
              </w:rPr>
            </w:rPrChange>
          </w:rPr>
          <w:delText>ISOcoated_v2_300_eci.icc</w:delText>
        </w:r>
      </w:del>
    </w:p>
    <w:p w:rsidR="00C41516" w:rsidRPr="00C41516" w:rsidDel="00142C5A" w:rsidRDefault="00C41516" w:rsidP="00E4223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1829" w:author="Wolfgang J. Toechterle" w:date="2013-05-31T18:06:00Z"/>
          <w:rFonts w:cs="Arial"/>
          <w:szCs w:val="20"/>
          <w:rPrChange w:id="1830" w:author="Unknown">
            <w:rPr>
              <w:del w:id="1831" w:author="Wolfgang J. Toechterle" w:date="2013-05-31T18:06:00Z"/>
              <w:rFonts w:cs="Arial"/>
              <w:szCs w:val="20"/>
              <w:lang w:val="en-US"/>
            </w:rPr>
          </w:rPrChange>
        </w:rPr>
      </w:pPr>
      <w:del w:id="1832" w:author="Wolfgang J. Toechterle" w:date="2013-05-31T18:06:00Z">
        <w:r w:rsidRPr="00C41516">
          <w:rPr>
            <w:rFonts w:cs="Arial"/>
            <w:szCs w:val="20"/>
            <w:rPrChange w:id="1833" w:author="Wolfgang J. Toechterle" w:date="2013-06-22T10:32:00Z">
              <w:rPr>
                <w:rFonts w:cs="Arial"/>
                <w:color w:val="0000FF"/>
                <w:szCs w:val="20"/>
                <w:u w:val="single"/>
                <w:lang w:val="en-US"/>
              </w:rPr>
            </w:rPrChange>
          </w:rPr>
          <w:delText>Trapping: 0.5 points</w:delText>
        </w:r>
      </w:del>
    </w:p>
    <w:p w:rsidR="00C41516" w:rsidRPr="00C41516" w:rsidRDefault="00C41516" w:rsidP="00E4223D">
      <w:pPr>
        <w:rPr>
          <w:rPrChange w:id="1834" w:author="Unknown">
            <w:rPr>
              <w:lang w:val="en-US"/>
            </w:rPr>
          </w:rPrChange>
        </w:rPr>
      </w:pPr>
      <w:r w:rsidRPr="00C41516">
        <w:rPr>
          <w:rPrChange w:id="1835" w:author="Wolfgang J. Toechterle" w:date="2013-06-22T10:32:00Z">
            <w:rPr>
              <w:color w:val="0000FF"/>
              <w:u w:val="single"/>
              <w:lang w:val="en-US"/>
            </w:rPr>
          </w:rPrChange>
        </w:rPr>
        <w:t xml:space="preserve">Trim size: design on the given Die Cut. </w:t>
      </w:r>
    </w:p>
    <w:p w:rsidR="00C41516" w:rsidRPr="00EA5133" w:rsidRDefault="00C41516" w:rsidP="00F40D39">
      <w:r w:rsidRPr="00EA5133">
        <w:t xml:space="preserve">Greyscale and colour image resolution: </w:t>
      </w:r>
      <w:del w:id="1836" w:author="Kinder" w:date="2013-06-30T09:00:00Z">
        <w:r w:rsidRPr="00EA5133" w:rsidDel="00BB5003">
          <w:delText xml:space="preserve">from </w:delText>
        </w:r>
      </w:del>
      <w:r w:rsidRPr="00EA5133">
        <w:t xml:space="preserve">262 to 350 PPI </w:t>
      </w:r>
      <w:del w:id="1837" w:author="Kinder" w:date="2013-06-30T09:00:00Z">
        <w:r w:rsidRPr="00EA5133" w:rsidDel="00BB5003">
          <w:delText xml:space="preserve">in </w:delText>
        </w:r>
      </w:del>
      <w:ins w:id="1838" w:author="Kinder" w:date="2013-06-30T09:00:00Z">
        <w:r>
          <w:t>at</w:t>
        </w:r>
        <w:r w:rsidRPr="00EA5133">
          <w:t xml:space="preserve"> </w:t>
        </w:r>
      </w:ins>
      <w:r w:rsidRPr="00EA5133">
        <w:t xml:space="preserve">100% </w:t>
      </w:r>
      <w:ins w:id="1839" w:author="Kinder" w:date="2013-06-29T13:54:00Z">
        <w:r>
          <w:t>in the design (Layout)</w:t>
        </w:r>
      </w:ins>
      <w:del w:id="1840" w:author="Kinder" w:date="2013-06-29T13:53:00Z">
        <w:r w:rsidRPr="00EA5133" w:rsidDel="0003499E">
          <w:delText xml:space="preserve">in InDesign </w:delText>
        </w:r>
      </w:del>
    </w:p>
    <w:p w:rsidR="00C41516" w:rsidRPr="00EA5133" w:rsidRDefault="00C41516" w:rsidP="00E4223D">
      <w:r w:rsidRPr="00EA5133">
        <w:t>Bitmap image</w:t>
      </w:r>
      <w:del w:id="1841" w:author="Kinder" w:date="2013-06-30T09:00:00Z">
        <w:r w:rsidRPr="00EA5133" w:rsidDel="00BB5003">
          <w:delText>s</w:delText>
        </w:r>
      </w:del>
      <w:r w:rsidRPr="00EA5133">
        <w:t xml:space="preserve"> resolution: </w:t>
      </w:r>
      <w:del w:id="1842" w:author="Kinder" w:date="2013-06-30T09:00:00Z">
        <w:r w:rsidRPr="00EA5133" w:rsidDel="00BB5003">
          <w:delText xml:space="preserve">from </w:delText>
        </w:r>
      </w:del>
      <w:r w:rsidRPr="00EA5133">
        <w:t>800 to 1200 PPI</w:t>
      </w:r>
      <w:ins w:id="1843" w:author="Wolfgang J. Toechterle" w:date="2013-06-07T18:42:00Z">
        <w:r w:rsidRPr="00EA5133">
          <w:t xml:space="preserve"> </w:t>
        </w:r>
      </w:ins>
      <w:ins w:id="1844" w:author="Kinder" w:date="2013-06-30T09:00:00Z">
        <w:r>
          <w:t>at</w:t>
        </w:r>
      </w:ins>
      <w:ins w:id="1845" w:author="Wolfgang J. Toechterle" w:date="2013-06-07T18:42:00Z">
        <w:del w:id="1846" w:author="Kinder" w:date="2013-06-30T09:00:00Z">
          <w:r w:rsidRPr="00EA5133" w:rsidDel="00BB5003">
            <w:delText>in</w:delText>
          </w:r>
        </w:del>
        <w:r w:rsidRPr="00EA5133">
          <w:t xml:space="preserve"> 100% </w:t>
        </w:r>
        <w:del w:id="1847" w:author="Kinder" w:date="2013-06-29T13:55:00Z">
          <w:r w:rsidRPr="00EA5133" w:rsidDel="0003499E">
            <w:delText>in InDesign</w:delText>
          </w:r>
        </w:del>
      </w:ins>
      <w:ins w:id="1848" w:author="Kinder" w:date="2013-06-29T13:54:00Z">
        <w:r>
          <w:t xml:space="preserve">in the design </w:t>
        </w:r>
      </w:ins>
      <w:ins w:id="1849" w:author="Kinder" w:date="2013-06-29T13:55:00Z">
        <w:r>
          <w:t>(Layout)</w:t>
        </w:r>
      </w:ins>
    </w:p>
    <w:p w:rsidR="00C41516" w:rsidRDefault="00C41516" w:rsidP="00E4223D">
      <w:pPr>
        <w:numPr>
          <w:ins w:id="1850" w:author="i5" w:date="2013-07-01T18:05:00Z"/>
        </w:numPr>
        <w:rPr>
          <w:ins w:id="1851" w:author="i5" w:date="2013-07-01T18:05:00Z"/>
          <w:lang w:eastAsia="ja-JP"/>
        </w:rPr>
      </w:pPr>
    </w:p>
    <w:p w:rsidR="00C41516" w:rsidRDefault="00C41516" w:rsidP="00E4223D">
      <w:pPr>
        <w:numPr>
          <w:ins w:id="1852" w:author="i5" w:date="2013-07-01T18:05:00Z"/>
        </w:numPr>
        <w:rPr>
          <w:ins w:id="1853" w:author="i5" w:date="2013-07-01T18:05:00Z"/>
          <w:lang w:eastAsia="ja-JP"/>
        </w:rPr>
      </w:pPr>
    </w:p>
    <w:p w:rsidR="00C41516" w:rsidRPr="00C41516" w:rsidRDefault="00C41516" w:rsidP="00D601DD">
      <w:pPr>
        <w:numPr>
          <w:ins w:id="1854" w:author="i5" w:date="2013-07-01T18:05:00Z"/>
        </w:numPr>
        <w:autoSpaceDE w:val="0"/>
        <w:autoSpaceDN w:val="0"/>
        <w:adjustRightInd w:val="0"/>
        <w:rPr>
          <w:ins w:id="1855" w:author="i5" w:date="2013-07-01T18:05:00Z"/>
          <w:rFonts w:ascii="ＭＳ Ｐゴシック" w:eastAsia="ＭＳ Ｐゴシック" w:hAnsi="ＭＳ Ｐゴシック" w:cs="Arial"/>
          <w:b/>
          <w:szCs w:val="20"/>
          <w:rPrChange w:id="1856" w:author="Unknown">
            <w:rPr>
              <w:ins w:id="1857" w:author="i5" w:date="2013-07-01T18:05:00Z"/>
              <w:rFonts w:cs="Arial"/>
              <w:szCs w:val="20"/>
            </w:rPr>
          </w:rPrChange>
        </w:rPr>
      </w:pPr>
      <w:ins w:id="1858" w:author="i5" w:date="2013-07-01T18:05:00Z">
        <w:r w:rsidRPr="00C41516">
          <w:rPr>
            <w:rFonts w:ascii="ＭＳ Ｐゴシック" w:eastAsia="ＭＳ Ｐゴシック" w:hAnsi="ＭＳ Ｐゴシック" w:cs="ＭＳ 明朝" w:hint="eastAsia"/>
            <w:b/>
            <w:szCs w:val="20"/>
            <w:rPrChange w:id="1859" w:author="i5" w:date="2013-07-01T19:52:00Z">
              <w:rPr>
                <w:rFonts w:ascii="ＭＳ 明朝" w:cs="ＭＳ 明朝" w:hint="eastAsia"/>
                <w:color w:val="0000FF"/>
                <w:szCs w:val="20"/>
                <w:u w:val="single"/>
              </w:rPr>
            </w:rPrChange>
          </w:rPr>
          <w:t>技術仕様</w:t>
        </w:r>
        <w:r w:rsidRPr="00C41516">
          <w:rPr>
            <w:rFonts w:ascii="ＭＳ Ｐゴシック" w:eastAsia="ＭＳ Ｐゴシック" w:hAnsi="ＭＳ Ｐゴシック" w:cs="Arial"/>
            <w:b/>
            <w:szCs w:val="20"/>
            <w:rPrChange w:id="1860" w:author="i5" w:date="2013-07-01T19:52:00Z">
              <w:rPr>
                <w:rFonts w:cs="Arial"/>
                <w:color w:val="0000FF"/>
                <w:szCs w:val="20"/>
                <w:u w:val="single"/>
              </w:rPr>
            </w:rPrChange>
          </w:rPr>
          <w:t>:</w:t>
        </w:r>
      </w:ins>
    </w:p>
    <w:p w:rsidR="00C41516" w:rsidRDefault="00C41516" w:rsidP="00D601DD">
      <w:pPr>
        <w:numPr>
          <w:ins w:id="1861" w:author="i5" w:date="2013-07-01T18:05:00Z"/>
        </w:numPr>
        <w:autoSpaceDE w:val="0"/>
        <w:autoSpaceDN w:val="0"/>
        <w:adjustRightInd w:val="0"/>
        <w:rPr>
          <w:ins w:id="1862" w:author="i5" w:date="2013-07-01T18:05:00Z"/>
          <w:rFonts w:cs="Arial"/>
          <w:szCs w:val="20"/>
        </w:rPr>
      </w:pPr>
      <w:ins w:id="1863" w:author="i5" w:date="2013-07-01T18:05:00Z">
        <w:r>
          <w:rPr>
            <w:rFonts w:ascii="ＭＳ 明朝" w:cs="ＭＳ 明朝" w:hint="eastAsia"/>
            <w:szCs w:val="20"/>
          </w:rPr>
          <w:t>印刷</w:t>
        </w:r>
        <w:r>
          <w:rPr>
            <w:rFonts w:cs="Arial"/>
            <w:szCs w:val="20"/>
          </w:rPr>
          <w:t>:</w:t>
        </w:r>
        <w:r>
          <w:rPr>
            <w:rFonts w:ascii="ＭＳ 明朝" w:cs="ＭＳ 明朝" w:hint="eastAsia"/>
            <w:szCs w:val="20"/>
            <w:lang w:val="ja-JP"/>
          </w:rPr>
          <w:t>オフセット印刷</w:t>
        </w:r>
      </w:ins>
    </w:p>
    <w:p w:rsidR="00C41516" w:rsidRDefault="00C41516" w:rsidP="00D601DD">
      <w:pPr>
        <w:numPr>
          <w:ins w:id="1864" w:author="i5" w:date="2013-07-01T18:05:00Z"/>
        </w:numPr>
        <w:autoSpaceDE w:val="0"/>
        <w:autoSpaceDN w:val="0"/>
        <w:adjustRightInd w:val="0"/>
        <w:rPr>
          <w:ins w:id="1865" w:author="i5" w:date="2013-07-01T18:05:00Z"/>
          <w:rFonts w:cs="Arial"/>
          <w:szCs w:val="20"/>
        </w:rPr>
      </w:pPr>
      <w:ins w:id="1866" w:author="i5" w:date="2013-07-01T18:05:00Z">
        <w:r>
          <w:rPr>
            <w:rFonts w:ascii="ＭＳ 明朝" w:cs="ＭＳ 明朝" w:hint="eastAsia"/>
            <w:szCs w:val="20"/>
          </w:rPr>
          <w:t>カラー</w:t>
        </w:r>
        <w:r>
          <w:rPr>
            <w:rFonts w:cs="Arial"/>
            <w:szCs w:val="20"/>
          </w:rPr>
          <w:t>:CMYK</w:t>
        </w:r>
        <w:r>
          <w:rPr>
            <w:rFonts w:ascii="ＭＳ 明朝" w:cs="ＭＳ 明朝" w:hint="eastAsia"/>
            <w:szCs w:val="20"/>
            <w:lang w:val="ja-JP"/>
          </w:rPr>
          <w:t>とスポットバーニッシュ</w:t>
        </w:r>
      </w:ins>
    </w:p>
    <w:p w:rsidR="00C41516" w:rsidRDefault="00C41516" w:rsidP="00D601DD">
      <w:pPr>
        <w:numPr>
          <w:ins w:id="1867" w:author="i5" w:date="2013-07-01T18:05:00Z"/>
        </w:numPr>
        <w:autoSpaceDE w:val="0"/>
        <w:autoSpaceDN w:val="0"/>
        <w:adjustRightInd w:val="0"/>
        <w:rPr>
          <w:ins w:id="1868" w:author="i5" w:date="2013-07-01T18:05:00Z"/>
          <w:rFonts w:cs="Arial"/>
          <w:szCs w:val="20"/>
        </w:rPr>
      </w:pPr>
      <w:ins w:id="1869" w:author="i5" w:date="2013-07-01T18:05:00Z">
        <w:r>
          <w:rPr>
            <w:rFonts w:ascii="ＭＳ 明朝" w:cs="ＭＳ 明朝" w:hint="eastAsia"/>
            <w:szCs w:val="20"/>
          </w:rPr>
          <w:t>ブリード</w:t>
        </w:r>
        <w:r>
          <w:rPr>
            <w:rFonts w:cs="Arial"/>
            <w:szCs w:val="20"/>
          </w:rPr>
          <w:t>:3mm</w:t>
        </w:r>
      </w:ins>
    </w:p>
    <w:p w:rsidR="00C41516" w:rsidRDefault="00C41516" w:rsidP="00D601DD">
      <w:pPr>
        <w:numPr>
          <w:ins w:id="1870" w:author="i5" w:date="2013-07-01T18:05:00Z"/>
        </w:numPr>
        <w:autoSpaceDE w:val="0"/>
        <w:autoSpaceDN w:val="0"/>
        <w:adjustRightInd w:val="0"/>
        <w:rPr>
          <w:ins w:id="1871" w:author="i5" w:date="2013-07-01T18:05:00Z"/>
          <w:rFonts w:cs="Arial"/>
          <w:szCs w:val="20"/>
        </w:rPr>
      </w:pPr>
      <w:ins w:id="1872" w:author="i5" w:date="2013-07-01T18:05:00Z">
        <w:r>
          <w:rPr>
            <w:rFonts w:ascii="ＭＳ 明朝" w:cs="ＭＳ 明朝" w:hint="eastAsia"/>
            <w:szCs w:val="20"/>
          </w:rPr>
          <w:t>トラッピング</w:t>
        </w:r>
        <w:r>
          <w:rPr>
            <w:rFonts w:cs="Arial"/>
            <w:szCs w:val="20"/>
          </w:rPr>
          <w:t>:0.5points</w:t>
        </w:r>
      </w:ins>
    </w:p>
    <w:p w:rsidR="00C41516" w:rsidRDefault="00C41516" w:rsidP="00D601DD">
      <w:pPr>
        <w:numPr>
          <w:ins w:id="1873" w:author="i5" w:date="2013-07-01T18:05:00Z"/>
        </w:numPr>
        <w:autoSpaceDE w:val="0"/>
        <w:autoSpaceDN w:val="0"/>
        <w:adjustRightInd w:val="0"/>
        <w:rPr>
          <w:ins w:id="1874" w:author="i5" w:date="2013-07-01T18:05:00Z"/>
          <w:rFonts w:cs="Arial"/>
          <w:szCs w:val="20"/>
        </w:rPr>
      </w:pPr>
      <w:ins w:id="1875" w:author="i5" w:date="2013-07-01T18:05:00Z">
        <w:r>
          <w:rPr>
            <w:rFonts w:cs="Arial"/>
            <w:szCs w:val="20"/>
          </w:rPr>
          <w:t>ICC</w:t>
        </w:r>
        <w:r>
          <w:rPr>
            <w:rFonts w:ascii="ＭＳ 明朝" w:cs="ＭＳ 明朝" w:hint="eastAsia"/>
            <w:szCs w:val="20"/>
            <w:lang w:val="ja-JP"/>
          </w:rPr>
          <w:t>プロファイル</w:t>
        </w:r>
        <w:r>
          <w:rPr>
            <w:rFonts w:cs="Arial"/>
            <w:szCs w:val="20"/>
          </w:rPr>
          <w:t>: ISOcoated_v2_300_eci.icc</w:t>
        </w:r>
      </w:ins>
    </w:p>
    <w:p w:rsidR="00C41516" w:rsidRDefault="00C41516" w:rsidP="00D601DD">
      <w:pPr>
        <w:numPr>
          <w:ins w:id="1876" w:author="i5" w:date="2013-07-01T18:05:00Z"/>
        </w:numPr>
        <w:autoSpaceDE w:val="0"/>
        <w:autoSpaceDN w:val="0"/>
        <w:adjustRightInd w:val="0"/>
        <w:rPr>
          <w:ins w:id="1877" w:author="i5" w:date="2013-07-01T18:05:00Z"/>
          <w:rFonts w:cs="Arial"/>
          <w:szCs w:val="20"/>
        </w:rPr>
      </w:pPr>
      <w:ins w:id="1878" w:author="i5" w:date="2013-07-01T18:05:00Z">
        <w:r>
          <w:rPr>
            <w:rFonts w:ascii="ＭＳ 明朝" w:cs="ＭＳ 明朝" w:hint="eastAsia"/>
            <w:szCs w:val="20"/>
          </w:rPr>
          <w:t>トリムサイズ</w:t>
        </w:r>
        <w:r>
          <w:rPr>
            <w:rFonts w:cs="Arial"/>
            <w:szCs w:val="20"/>
          </w:rPr>
          <w:t>:</w:t>
        </w:r>
        <w:r>
          <w:rPr>
            <w:rFonts w:ascii="ＭＳ 明朝" w:cs="ＭＳ 明朝" w:hint="eastAsia"/>
            <w:szCs w:val="20"/>
            <w:lang w:val="ja-JP"/>
          </w:rPr>
          <w:t>与えられたダイライン</w:t>
        </w:r>
      </w:ins>
      <w:ins w:id="1879" w:author="i5" w:date="2013-07-01T18:57:00Z">
        <w:r>
          <w:rPr>
            <w:rFonts w:ascii="ＭＳ 明朝" w:cs="ＭＳ 明朝" w:hint="eastAsia"/>
            <w:szCs w:val="20"/>
            <w:lang w:val="ja-JP" w:eastAsia="ja-JP"/>
          </w:rPr>
          <w:t>の上に</w:t>
        </w:r>
      </w:ins>
      <w:ins w:id="1880" w:author="i5" w:date="2013-07-01T18:05:00Z">
        <w:r>
          <w:rPr>
            <w:rFonts w:ascii="ＭＳ 明朝" w:cs="ＭＳ 明朝" w:hint="eastAsia"/>
            <w:szCs w:val="20"/>
            <w:lang w:val="ja-JP"/>
          </w:rPr>
          <w:t>デザイン</w:t>
        </w:r>
      </w:ins>
      <w:ins w:id="1881" w:author="i5" w:date="2013-07-01T18:57:00Z">
        <w:r>
          <w:rPr>
            <w:rFonts w:ascii="ＭＳ 明朝" w:cs="ＭＳ 明朝" w:hint="eastAsia"/>
            <w:szCs w:val="20"/>
            <w:lang w:val="ja-JP" w:eastAsia="ja-JP"/>
          </w:rPr>
          <w:t>する</w:t>
        </w:r>
      </w:ins>
    </w:p>
    <w:p w:rsidR="00C41516" w:rsidRDefault="00C41516" w:rsidP="00D601DD">
      <w:pPr>
        <w:numPr>
          <w:ins w:id="1882" w:author="i5" w:date="2013-07-01T18:05:00Z"/>
        </w:numPr>
        <w:autoSpaceDE w:val="0"/>
        <w:autoSpaceDN w:val="0"/>
        <w:adjustRightInd w:val="0"/>
        <w:rPr>
          <w:ins w:id="1883" w:author="i5" w:date="2013-07-01T18:05:00Z"/>
          <w:rFonts w:cs="Arial"/>
          <w:szCs w:val="20"/>
        </w:rPr>
      </w:pPr>
      <w:ins w:id="1884" w:author="i5" w:date="2013-07-01T18:05:00Z">
        <w:r>
          <w:rPr>
            <w:rFonts w:ascii="ＭＳ 明朝" w:cs="ＭＳ 明朝" w:hint="eastAsia"/>
            <w:szCs w:val="20"/>
          </w:rPr>
          <w:t>グレースケールとカラー画像の解像度</w:t>
        </w:r>
        <w:r>
          <w:rPr>
            <w:rFonts w:cs="Arial"/>
            <w:szCs w:val="20"/>
          </w:rPr>
          <w:t xml:space="preserve">: 262 to 350 PPI </w:t>
        </w:r>
        <w:r>
          <w:rPr>
            <w:rFonts w:ascii="ＭＳ 明朝" w:cs="ＭＳ 明朝" w:hint="eastAsia"/>
            <w:szCs w:val="20"/>
            <w:lang w:val="ja-JP"/>
          </w:rPr>
          <w:t>で</w:t>
        </w:r>
        <w:r>
          <w:rPr>
            <w:rFonts w:cs="Arial"/>
            <w:szCs w:val="20"/>
          </w:rPr>
          <w:t>100% (</w:t>
        </w:r>
        <w:r>
          <w:rPr>
            <w:rFonts w:ascii="ＭＳ 明朝" w:cs="ＭＳ 明朝" w:hint="eastAsia"/>
            <w:szCs w:val="20"/>
            <w:lang w:val="ja-JP"/>
          </w:rPr>
          <w:t>レイアウト</w:t>
        </w:r>
        <w:r>
          <w:rPr>
            <w:rFonts w:cs="Arial"/>
            <w:szCs w:val="20"/>
          </w:rPr>
          <w:t>)</w:t>
        </w:r>
      </w:ins>
    </w:p>
    <w:p w:rsidR="00C41516" w:rsidRDefault="00C41516" w:rsidP="00D601DD">
      <w:pPr>
        <w:numPr>
          <w:ins w:id="1885" w:author="i5" w:date="2013-07-01T18:05:00Z"/>
        </w:numPr>
        <w:autoSpaceDE w:val="0"/>
        <w:autoSpaceDN w:val="0"/>
        <w:adjustRightInd w:val="0"/>
        <w:rPr>
          <w:ins w:id="1886" w:author="i5" w:date="2013-07-01T18:05:00Z"/>
          <w:rFonts w:cs="Arial"/>
          <w:szCs w:val="20"/>
        </w:rPr>
      </w:pPr>
      <w:ins w:id="1887" w:author="i5" w:date="2013-07-01T18:05:00Z">
        <w:r>
          <w:rPr>
            <w:rFonts w:ascii="ＭＳ 明朝" w:cs="ＭＳ 明朝" w:hint="eastAsia"/>
            <w:szCs w:val="20"/>
          </w:rPr>
          <w:t>ビットマップ画像</w:t>
        </w:r>
        <w:r>
          <w:rPr>
            <w:rFonts w:cs="Arial"/>
            <w:szCs w:val="20"/>
          </w:rPr>
          <w:t xml:space="preserve">: 800 to 1200 PPI </w:t>
        </w:r>
        <w:r>
          <w:rPr>
            <w:rFonts w:ascii="ＭＳ 明朝" w:cs="ＭＳ 明朝" w:hint="eastAsia"/>
            <w:szCs w:val="20"/>
            <w:lang w:val="ja-JP"/>
          </w:rPr>
          <w:t>で</w:t>
        </w:r>
        <w:r>
          <w:rPr>
            <w:rFonts w:cs="Arial"/>
            <w:szCs w:val="20"/>
          </w:rPr>
          <w:t>100</w:t>
        </w:r>
        <w:r>
          <w:rPr>
            <w:rFonts w:ascii="ＭＳ 明朝" w:cs="ＭＳ 明朝" w:hint="eastAsia"/>
            <w:b/>
            <w:bCs/>
            <w:szCs w:val="20"/>
            <w:lang w:val="ja-JP"/>
          </w:rPr>
          <w:t>％</w:t>
        </w:r>
        <w:r>
          <w:rPr>
            <w:rFonts w:cs="Arial"/>
            <w:szCs w:val="20"/>
          </w:rPr>
          <w:t>(</w:t>
        </w:r>
        <w:r>
          <w:rPr>
            <w:rFonts w:ascii="ＭＳ 明朝" w:cs="ＭＳ 明朝" w:hint="eastAsia"/>
            <w:szCs w:val="20"/>
            <w:lang w:val="ja-JP"/>
          </w:rPr>
          <w:t>レイアウト</w:t>
        </w:r>
        <w:r>
          <w:rPr>
            <w:rFonts w:cs="Arial"/>
            <w:szCs w:val="20"/>
          </w:rPr>
          <w:t>)</w:t>
        </w:r>
      </w:ins>
    </w:p>
    <w:p w:rsidR="00C41516" w:rsidRDefault="00C41516" w:rsidP="00E4223D">
      <w:pPr>
        <w:numPr>
          <w:ins w:id="1888" w:author="i5" w:date="2013-07-01T18:05:00Z"/>
        </w:numPr>
        <w:rPr>
          <w:ins w:id="1889" w:author="i5" w:date="2013-07-01T18:05:00Z"/>
          <w:lang w:eastAsia="ja-JP"/>
        </w:rPr>
      </w:pPr>
    </w:p>
    <w:p w:rsidR="00C41516" w:rsidRPr="00EA5133" w:rsidDel="00D601DD" w:rsidRDefault="00C41516" w:rsidP="00E4223D">
      <w:pPr>
        <w:rPr>
          <w:del w:id="1890" w:author="i5" w:date="2013-07-01T18:05:00Z"/>
          <w:lang w:eastAsia="ja-JP"/>
        </w:rPr>
      </w:pPr>
    </w:p>
    <w:p w:rsidR="00C41516" w:rsidRPr="00EA5133" w:rsidRDefault="00C41516" w:rsidP="00E4223D">
      <w:pPr>
        <w:rPr>
          <w:lang w:eastAsia="ja-JP"/>
        </w:rPr>
      </w:pPr>
    </w:p>
    <w:p w:rsidR="00C41516" w:rsidRPr="00EA5133" w:rsidRDefault="00C41516" w:rsidP="00A53673">
      <w:pPr>
        <w:pStyle w:val="Heading3AA"/>
      </w:pPr>
      <w:r w:rsidRPr="00EA5133">
        <w:t>You must deliver</w:t>
      </w:r>
    </w:p>
    <w:p w:rsidR="00C41516" w:rsidRPr="00C41516" w:rsidRDefault="00C41516" w:rsidP="00C93998">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Change w:id="1891" w:author="Unknown">
            <w:rPr>
              <w:rFonts w:cs="Arial"/>
              <w:szCs w:val="20"/>
              <w:lang w:val="en-US"/>
            </w:rPr>
          </w:rPrChange>
        </w:rPr>
      </w:pPr>
      <w:r w:rsidRPr="00C41516">
        <w:rPr>
          <w:rFonts w:cs="Arial"/>
          <w:szCs w:val="20"/>
          <w:rPrChange w:id="1892" w:author="Wolfgang J. Toechterle" w:date="2013-06-22T10:32:00Z">
            <w:rPr>
              <w:rFonts w:cs="Arial"/>
              <w:color w:val="0000FF"/>
              <w:szCs w:val="20"/>
              <w:u w:val="single"/>
              <w:lang w:val="en-US"/>
            </w:rPr>
          </w:rPrChange>
        </w:rPr>
        <w:t xml:space="preserve">1 final composite </w:t>
      </w:r>
      <w:ins w:id="1893" w:author="Wolfgang J. Toechterle" w:date="2013-05-20T21:02:00Z">
        <w:r w:rsidRPr="00C41516">
          <w:rPr>
            <w:rFonts w:cs="Arial"/>
            <w:szCs w:val="20"/>
            <w:rPrChange w:id="1894" w:author="Wolfgang J. Toechterle" w:date="2013-06-22T10:32:00Z">
              <w:rPr>
                <w:rFonts w:cs="Arial"/>
                <w:color w:val="0000FF"/>
                <w:szCs w:val="20"/>
                <w:u w:val="single"/>
                <w:lang w:val="en-US"/>
              </w:rPr>
            </w:rPrChange>
          </w:rPr>
          <w:t xml:space="preserve">PDF/X-3:2002 </w:t>
        </w:r>
      </w:ins>
      <w:del w:id="1895" w:author="Wolfgang J. Toechterle" w:date="2013-05-20T21:02:00Z">
        <w:r w:rsidRPr="00C41516">
          <w:rPr>
            <w:rFonts w:cs="Arial"/>
            <w:szCs w:val="20"/>
            <w:rPrChange w:id="1896" w:author="Wolfgang J. Toechterle" w:date="2013-06-22T10:32:00Z">
              <w:rPr>
                <w:rFonts w:cs="Arial"/>
                <w:color w:val="0000FF"/>
                <w:szCs w:val="20"/>
                <w:u w:val="single"/>
                <w:lang w:val="en-US"/>
              </w:rPr>
            </w:rPrChange>
          </w:rPr>
          <w:delText xml:space="preserve">PDF/X-1a:2001 </w:delText>
        </w:r>
      </w:del>
      <w:r w:rsidRPr="00C41516">
        <w:rPr>
          <w:rFonts w:cs="Arial"/>
          <w:szCs w:val="20"/>
          <w:rPrChange w:id="1897" w:author="Wolfgang J. Toechterle" w:date="2013-06-22T10:32:00Z">
            <w:rPr>
              <w:rFonts w:cs="Arial"/>
              <w:color w:val="0000FF"/>
              <w:szCs w:val="20"/>
              <w:u w:val="single"/>
              <w:lang w:val="en-US"/>
            </w:rPr>
          </w:rPrChange>
        </w:rPr>
        <w:t xml:space="preserve">file (including bleed, die cut and specified output profile, </w:t>
      </w:r>
      <w:r w:rsidRPr="00EA5133">
        <w:t>colour bars for CMYK + varnish at 100% black</w:t>
      </w:r>
      <w:r w:rsidRPr="00C41516">
        <w:rPr>
          <w:rFonts w:cs="Arial"/>
          <w:szCs w:val="20"/>
          <w:rPrChange w:id="1898" w:author="Wolfgang J. Toechterle" w:date="2013-06-22T10:32:00Z">
            <w:rPr>
              <w:rFonts w:cs="Arial"/>
              <w:color w:val="0000FF"/>
              <w:szCs w:val="20"/>
              <w:u w:val="single"/>
              <w:lang w:val="en-US"/>
            </w:rPr>
          </w:rPrChange>
        </w:rPr>
        <w:t>)</w:t>
      </w:r>
    </w:p>
    <w:p w:rsidR="00C41516" w:rsidRPr="00C41516" w:rsidRDefault="00C41516" w:rsidP="00C93998">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Change w:id="1899" w:author="Unknown">
            <w:rPr>
              <w:rFonts w:cs="Arial"/>
              <w:szCs w:val="20"/>
              <w:lang w:val="en-US"/>
            </w:rPr>
          </w:rPrChange>
        </w:rPr>
      </w:pPr>
      <w:r w:rsidRPr="00C41516">
        <w:rPr>
          <w:rFonts w:cs="Arial"/>
          <w:szCs w:val="20"/>
          <w:rPrChange w:id="1900" w:author="Wolfgang J. Toechterle" w:date="2013-06-22T10:32:00Z">
            <w:rPr>
              <w:rFonts w:cs="Arial"/>
              <w:color w:val="0000FF"/>
              <w:szCs w:val="20"/>
              <w:u w:val="single"/>
              <w:lang w:val="en-US"/>
            </w:rPr>
          </w:rPrChange>
        </w:rPr>
        <w:t xml:space="preserve">1 printout of your composition </w:t>
      </w:r>
      <w:ins w:id="1901" w:author="Kinder" w:date="2013-06-30T09:01:00Z">
        <w:r>
          <w:rPr>
            <w:rFonts w:cs="Arial"/>
            <w:szCs w:val="20"/>
          </w:rPr>
          <w:t xml:space="preserve">to </w:t>
        </w:r>
      </w:ins>
      <w:r w:rsidRPr="00C41516">
        <w:rPr>
          <w:rFonts w:cs="Arial"/>
          <w:szCs w:val="20"/>
          <w:rPrChange w:id="1902" w:author="Wolfgang J. Toechterle" w:date="2013-06-22T10:32:00Z">
            <w:rPr>
              <w:rFonts w:cs="Arial"/>
              <w:color w:val="0000FF"/>
              <w:szCs w:val="20"/>
              <w:u w:val="single"/>
              <w:lang w:val="en-US"/>
            </w:rPr>
          </w:rPrChange>
        </w:rPr>
        <w:t xml:space="preserve">fit </w:t>
      </w:r>
      <w:ins w:id="1903" w:author="Kinder" w:date="2013-06-30T09:00:00Z">
        <w:r>
          <w:rPr>
            <w:rFonts w:cs="Arial"/>
            <w:szCs w:val="20"/>
          </w:rPr>
          <w:t>on</w:t>
        </w:r>
      </w:ins>
      <w:del w:id="1904" w:author="Kinder" w:date="2013-06-30T09:00:00Z">
        <w:r w:rsidRPr="00C41516">
          <w:rPr>
            <w:rFonts w:cs="Arial"/>
            <w:szCs w:val="20"/>
            <w:rPrChange w:id="1905" w:author="Wolfgang J. Toechterle" w:date="2013-06-22T10:32:00Z">
              <w:rPr>
                <w:rFonts w:cs="Arial"/>
                <w:color w:val="0000FF"/>
                <w:szCs w:val="20"/>
                <w:u w:val="single"/>
                <w:lang w:val="en-US"/>
              </w:rPr>
            </w:rPrChange>
          </w:rPr>
          <w:delText>to</w:delText>
        </w:r>
      </w:del>
      <w:r w:rsidRPr="00C41516">
        <w:rPr>
          <w:rFonts w:cs="Arial"/>
          <w:szCs w:val="20"/>
          <w:rPrChange w:id="1906" w:author="Wolfgang J. Toechterle" w:date="2013-06-22T10:32:00Z">
            <w:rPr>
              <w:rFonts w:cs="Arial"/>
              <w:color w:val="0000FF"/>
              <w:szCs w:val="20"/>
              <w:u w:val="single"/>
              <w:lang w:val="en-US"/>
            </w:rPr>
          </w:rPrChange>
        </w:rPr>
        <w:t xml:space="preserve"> A3</w:t>
      </w:r>
      <w:ins w:id="1907" w:author="Kinder" w:date="2013-06-29T12:30:00Z">
        <w:r>
          <w:t xml:space="preserve"> with the</w:t>
        </w:r>
      </w:ins>
      <w:del w:id="1908" w:author="Kinder" w:date="2013-06-29T12:30:00Z">
        <w:r w:rsidRPr="00C41516">
          <w:rPr>
            <w:rFonts w:cs="Arial"/>
            <w:szCs w:val="20"/>
            <w:rPrChange w:id="1909" w:author="Wolfgang J. Toechterle" w:date="2013-06-22T10:32:00Z">
              <w:rPr>
                <w:rFonts w:cs="Arial"/>
                <w:color w:val="0000FF"/>
                <w:szCs w:val="20"/>
                <w:u w:val="single"/>
                <w:lang w:val="en-US"/>
              </w:rPr>
            </w:rPrChange>
          </w:rPr>
          <w:delText xml:space="preserve">. </w:delText>
        </w:r>
        <w:r w:rsidRPr="00EA5133" w:rsidDel="00E95EBC">
          <w:delText>The</w:delText>
        </w:r>
      </w:del>
      <w:r w:rsidRPr="00EA5133">
        <w:t xml:space="preserve"> varnish </w:t>
      </w:r>
      <w:del w:id="1910" w:author="Kinder" w:date="2013-06-29T12:30:00Z">
        <w:r w:rsidRPr="00EA5133" w:rsidDel="00E95EBC">
          <w:delText xml:space="preserve">must be printed </w:delText>
        </w:r>
      </w:del>
      <w:r w:rsidRPr="00EA5133">
        <w:t xml:space="preserve">on top of the design </w:t>
      </w:r>
      <w:ins w:id="1911" w:author="Kinder" w:date="2013-06-29T12:31:00Z">
        <w:r>
          <w:t xml:space="preserve">(the varnish area needs to be </w:t>
        </w:r>
      </w:ins>
      <w:del w:id="1912" w:author="Kinder" w:date="2013-06-29T12:31:00Z">
        <w:r w:rsidRPr="00EA5133" w:rsidDel="00E95EBC">
          <w:delText xml:space="preserve">at </w:delText>
        </w:r>
      </w:del>
      <w:r w:rsidRPr="00EA5133">
        <w:t>20% transparency</w:t>
      </w:r>
      <w:ins w:id="1913" w:author="Kinder" w:date="2013-06-29T12:31:00Z">
        <w:r>
          <w:t>)</w:t>
        </w:r>
      </w:ins>
    </w:p>
    <w:p w:rsidR="00C41516" w:rsidRPr="00C41516" w:rsidRDefault="00C41516" w:rsidP="00C93998">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Change w:id="1914" w:author="Unknown">
            <w:rPr>
              <w:rFonts w:cs="Arial"/>
              <w:szCs w:val="20"/>
              <w:lang w:val="en-US"/>
            </w:rPr>
          </w:rPrChange>
        </w:rPr>
      </w:pPr>
      <w:r w:rsidRPr="00C41516">
        <w:rPr>
          <w:rFonts w:cs="Arial"/>
          <w:szCs w:val="20"/>
          <w:rPrChange w:id="1915" w:author="Wolfgang J. Toechterle" w:date="2013-06-22T10:32:00Z">
            <w:rPr>
              <w:rFonts w:cs="Arial"/>
              <w:color w:val="0000FF"/>
              <w:szCs w:val="20"/>
              <w:u w:val="single"/>
              <w:lang w:val="en-US"/>
            </w:rPr>
          </w:rPrChange>
        </w:rPr>
        <w:t xml:space="preserve">1 printout of your composition </w:t>
      </w:r>
      <w:ins w:id="1916" w:author="Kinder" w:date="2013-06-30T09:01:00Z">
        <w:r>
          <w:rPr>
            <w:rFonts w:cs="Arial"/>
            <w:szCs w:val="20"/>
          </w:rPr>
          <w:t xml:space="preserve">to </w:t>
        </w:r>
      </w:ins>
      <w:r w:rsidRPr="00C41516">
        <w:rPr>
          <w:rFonts w:cs="Arial"/>
          <w:szCs w:val="20"/>
          <w:rPrChange w:id="1917" w:author="Wolfgang J. Toechterle" w:date="2013-06-22T10:32:00Z">
            <w:rPr>
              <w:rFonts w:cs="Arial"/>
              <w:color w:val="0000FF"/>
              <w:szCs w:val="20"/>
              <w:u w:val="single"/>
              <w:lang w:val="en-US"/>
            </w:rPr>
          </w:rPrChange>
        </w:rPr>
        <w:t xml:space="preserve">fit </w:t>
      </w:r>
      <w:ins w:id="1918" w:author="Kinder" w:date="2013-06-30T09:01:00Z">
        <w:r>
          <w:rPr>
            <w:rFonts w:cs="Arial"/>
            <w:szCs w:val="20"/>
          </w:rPr>
          <w:t>on</w:t>
        </w:r>
      </w:ins>
      <w:del w:id="1919" w:author="Kinder" w:date="2013-06-30T09:01:00Z">
        <w:r w:rsidRPr="00C41516">
          <w:rPr>
            <w:rFonts w:cs="Arial"/>
            <w:szCs w:val="20"/>
            <w:rPrChange w:id="1920" w:author="Wolfgang J. Toechterle" w:date="2013-06-22T10:32:00Z">
              <w:rPr>
                <w:rFonts w:cs="Arial"/>
                <w:color w:val="0000FF"/>
                <w:szCs w:val="20"/>
                <w:u w:val="single"/>
                <w:lang w:val="en-US"/>
              </w:rPr>
            </w:rPrChange>
          </w:rPr>
          <w:delText>to</w:delText>
        </w:r>
      </w:del>
      <w:r w:rsidRPr="00C41516">
        <w:rPr>
          <w:rFonts w:cs="Arial"/>
          <w:szCs w:val="20"/>
          <w:rPrChange w:id="1921" w:author="Wolfgang J. Toechterle" w:date="2013-06-22T10:32:00Z">
            <w:rPr>
              <w:rFonts w:cs="Arial"/>
              <w:color w:val="0000FF"/>
              <w:szCs w:val="20"/>
              <w:u w:val="single"/>
              <w:lang w:val="en-US"/>
            </w:rPr>
          </w:rPrChange>
        </w:rPr>
        <w:t xml:space="preserve"> A3 and mounted on one board for presentation </w:t>
      </w:r>
      <w:r w:rsidRPr="00EA5133">
        <w:t>without the varnish.</w:t>
      </w:r>
    </w:p>
    <w:p w:rsidR="00C41516" w:rsidRPr="00D601DD" w:rsidRDefault="00C41516" w:rsidP="00052CBB">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ins w:id="1922" w:author="i5" w:date="2013-07-01T18:05:00Z"/>
          <w:rFonts w:cs="Arial"/>
          <w:szCs w:val="20"/>
          <w:rPrChange w:id="1923" w:author="Unknown">
            <w:rPr>
              <w:ins w:id="1924" w:author="i5" w:date="2013-07-01T18:05:00Z"/>
              <w:rFonts w:cs="Arial"/>
              <w:szCs w:val="20"/>
              <w:lang w:eastAsia="ja-JP"/>
            </w:rPr>
          </w:rPrChange>
        </w:rPr>
      </w:pPr>
      <w:r w:rsidRPr="00C41516">
        <w:rPr>
          <w:rFonts w:cs="Arial"/>
          <w:szCs w:val="20"/>
          <w:rPrChange w:id="1925" w:author="Wolfgang J. Toechterle" w:date="2013-06-22T10:32:00Z">
            <w:rPr>
              <w:rFonts w:cs="Arial"/>
              <w:color w:val="0000FF"/>
              <w:szCs w:val="20"/>
              <w:u w:val="single"/>
              <w:lang w:val="en-US"/>
            </w:rPr>
          </w:rPrChange>
        </w:rPr>
        <w:t>1 final folder for archiving and printing (including PDF, native files, fonts,</w:t>
      </w:r>
      <w:r w:rsidRPr="00EA5133">
        <w:t xml:space="preserve"> linked images, ICC profile</w:t>
      </w:r>
      <w:r w:rsidRPr="00C41516">
        <w:rPr>
          <w:rFonts w:cs="Arial"/>
          <w:szCs w:val="20"/>
          <w:rPrChange w:id="1926" w:author="Wolfgang J. Toechterle" w:date="2013-06-22T10:32:00Z">
            <w:rPr>
              <w:rFonts w:cs="Arial"/>
              <w:color w:val="0000FF"/>
              <w:szCs w:val="20"/>
              <w:u w:val="single"/>
              <w:lang w:val="en-US"/>
            </w:rPr>
          </w:rPrChange>
        </w:rPr>
        <w:t>)</w:t>
      </w:r>
    </w:p>
    <w:p w:rsidR="00C41516" w:rsidRDefault="00C41516" w:rsidP="00D601DD">
      <w:pPr>
        <w:widowControl w:val="0"/>
        <w:numPr>
          <w:ins w:id="1927" w:author="i5" w:date="2013-07-01T18:05: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928" w:author="i5" w:date="2013-07-01T18:05:00Z"/>
          <w:lang w:eastAsia="ja-JP"/>
        </w:rPr>
      </w:pPr>
    </w:p>
    <w:p w:rsidR="00C41516" w:rsidRDefault="00C41516" w:rsidP="00D601DD">
      <w:pPr>
        <w:widowControl w:val="0"/>
        <w:numPr>
          <w:ins w:id="1929" w:author="i5" w:date="2013-07-01T18:05: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930" w:author="i5" w:date="2013-07-01T18:05:00Z"/>
          <w:lang w:eastAsia="ja-JP"/>
        </w:rPr>
      </w:pPr>
    </w:p>
    <w:p w:rsidR="00C41516" w:rsidRPr="00C41516" w:rsidRDefault="00C41516" w:rsidP="00D601DD">
      <w:pPr>
        <w:keepNext/>
        <w:keepLines/>
        <w:numPr>
          <w:ins w:id="1931" w:author="i5" w:date="2013-07-01T18:05:00Z"/>
        </w:numPr>
        <w:autoSpaceDE w:val="0"/>
        <w:autoSpaceDN w:val="0"/>
        <w:adjustRightInd w:val="0"/>
        <w:spacing w:after="60"/>
        <w:rPr>
          <w:ins w:id="1932" w:author="i5" w:date="2013-07-01T18:05:00Z"/>
          <w:rFonts w:ascii="ＭＳ Ｐゴシック" w:eastAsia="ＭＳ Ｐゴシック" w:hAnsi="ＭＳ Ｐゴシック" w:cs="Arial Bold"/>
          <w:color w:val="000000"/>
          <w:sz w:val="24"/>
          <w:szCs w:val="24"/>
          <w:rPrChange w:id="1933" w:author="Unknown">
            <w:rPr>
              <w:ins w:id="1934" w:author="i5" w:date="2013-07-01T18:05:00Z"/>
              <w:rFonts w:ascii="Arial Bold" w:hAnsi="Arial Bold" w:cs="Arial Bold"/>
              <w:color w:val="000000"/>
              <w:szCs w:val="24"/>
            </w:rPr>
          </w:rPrChange>
        </w:rPr>
      </w:pPr>
      <w:ins w:id="1935" w:author="i5" w:date="2013-07-01T18:05:00Z">
        <w:r w:rsidRPr="00C41516">
          <w:rPr>
            <w:rFonts w:ascii="ＭＳ Ｐゴシック" w:eastAsia="ＭＳ Ｐゴシック" w:hAnsi="ＭＳ Ｐゴシック" w:cs="ＭＳ 明朝" w:hint="eastAsia"/>
            <w:color w:val="000000"/>
            <w:sz w:val="24"/>
            <w:szCs w:val="24"/>
            <w:rPrChange w:id="1936" w:author="i5" w:date="2013-07-01T18:05:00Z">
              <w:rPr>
                <w:rFonts w:ascii="ＭＳ 明朝" w:hAnsi="Arial Bold" w:cs="ＭＳ 明朝" w:hint="eastAsia"/>
                <w:color w:val="000000"/>
                <w:szCs w:val="24"/>
                <w:u w:val="single"/>
              </w:rPr>
            </w:rPrChange>
          </w:rPr>
          <w:t>提出物</w:t>
        </w:r>
      </w:ins>
    </w:p>
    <w:p w:rsidR="00C41516" w:rsidRDefault="00C41516" w:rsidP="00D601DD">
      <w:pPr>
        <w:widowControl w:val="0"/>
        <w:numPr>
          <w:ilvl w:val="0"/>
          <w:numId w:val="19"/>
          <w:ins w:id="1937" w:author="i5" w:date="2013-07-01T18:05: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1938" w:author="i5" w:date="2013-07-01T18:05:00Z"/>
          <w:rFonts w:cs="Arial"/>
          <w:szCs w:val="20"/>
        </w:rPr>
      </w:pPr>
      <w:ins w:id="1939" w:author="i5" w:date="2013-07-01T18:05:00Z">
        <w:r>
          <w:rPr>
            <w:rFonts w:ascii="ＭＳ 明朝" w:hAnsi="Arial Bold" w:cs="ＭＳ 明朝" w:hint="eastAsia"/>
            <w:szCs w:val="20"/>
          </w:rPr>
          <w:t>統合した</w:t>
        </w:r>
        <w:r>
          <w:rPr>
            <w:rFonts w:cs="Arial"/>
            <w:szCs w:val="20"/>
          </w:rPr>
          <w:t>PDF/X-3:2002</w:t>
        </w:r>
        <w:r>
          <w:rPr>
            <w:rFonts w:ascii="ＭＳ 明朝" w:cs="ＭＳ 明朝" w:hint="eastAsia"/>
            <w:szCs w:val="20"/>
            <w:lang w:val="ja-JP"/>
          </w:rPr>
          <w:t>のファイル</w:t>
        </w:r>
        <w:r>
          <w:rPr>
            <w:rFonts w:cs="Arial"/>
            <w:szCs w:val="20"/>
          </w:rPr>
          <w:t>(</w:t>
        </w:r>
        <w:r>
          <w:rPr>
            <w:rFonts w:ascii="ＭＳ 明朝" w:cs="ＭＳ 明朝" w:hint="eastAsia"/>
            <w:szCs w:val="20"/>
            <w:lang w:val="ja-JP"/>
          </w:rPr>
          <w:t>ブリード、ダイカット、出力指定プロファイル、</w:t>
        </w:r>
        <w:r>
          <w:rPr>
            <w:rFonts w:cs="Arial"/>
            <w:szCs w:val="20"/>
          </w:rPr>
          <w:t>CMYK</w:t>
        </w:r>
        <w:r>
          <w:rPr>
            <w:rFonts w:ascii="ＭＳ 明朝" w:cs="ＭＳ 明朝" w:hint="eastAsia"/>
            <w:szCs w:val="20"/>
            <w:lang w:val="ja-JP"/>
          </w:rPr>
          <w:t>用のカラーバー、</w:t>
        </w:r>
        <w:r>
          <w:rPr>
            <w:rFonts w:cs="Arial"/>
            <w:szCs w:val="20"/>
          </w:rPr>
          <w:t>100%</w:t>
        </w:r>
        <w:r>
          <w:rPr>
            <w:rFonts w:ascii="ＭＳ 明朝" w:cs="ＭＳ 明朝" w:hint="eastAsia"/>
            <w:szCs w:val="20"/>
            <w:lang w:val="ja-JP"/>
          </w:rPr>
          <w:t>ブラックのバーニッシュを含む</w:t>
        </w:r>
        <w:r>
          <w:rPr>
            <w:rFonts w:cs="Arial"/>
            <w:szCs w:val="20"/>
          </w:rPr>
          <w:t>)</w:t>
        </w:r>
      </w:ins>
    </w:p>
    <w:p w:rsidR="00C41516" w:rsidRDefault="00C41516" w:rsidP="00D601DD">
      <w:pPr>
        <w:widowControl w:val="0"/>
        <w:numPr>
          <w:ilvl w:val="0"/>
          <w:numId w:val="19"/>
          <w:ins w:id="1940" w:author="i5" w:date="2013-07-01T18:05: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1941" w:author="i5" w:date="2013-07-01T18:05:00Z"/>
          <w:rFonts w:cs="Arial"/>
          <w:szCs w:val="20"/>
        </w:rPr>
      </w:pPr>
      <w:ins w:id="1942" w:author="i5" w:date="2013-07-01T18:05:00Z">
        <w:r>
          <w:rPr>
            <w:rFonts w:cs="Arial"/>
            <w:szCs w:val="20"/>
          </w:rPr>
          <w:t>A3</w:t>
        </w:r>
        <w:r>
          <w:rPr>
            <w:rFonts w:ascii="ＭＳ 明朝" w:cs="ＭＳ 明朝" w:hint="eastAsia"/>
            <w:szCs w:val="20"/>
            <w:lang w:val="ja-JP"/>
          </w:rPr>
          <w:t>用紙でデザインの上部にバーニッシュがある印刷物</w:t>
        </w:r>
        <w:r>
          <w:rPr>
            <w:rFonts w:cs="Arial"/>
            <w:szCs w:val="20"/>
          </w:rPr>
          <w:t>1</w:t>
        </w:r>
        <w:r>
          <w:rPr>
            <w:rFonts w:ascii="ＭＳ 明朝" w:cs="ＭＳ 明朝" w:hint="eastAsia"/>
            <w:szCs w:val="20"/>
            <w:lang w:val="ja-JP"/>
          </w:rPr>
          <w:t>つ</w:t>
        </w:r>
        <w:r>
          <w:rPr>
            <w:rFonts w:cs="Arial"/>
            <w:szCs w:val="20"/>
          </w:rPr>
          <w:t>(</w:t>
        </w:r>
        <w:r>
          <w:rPr>
            <w:rFonts w:ascii="ＭＳ 明朝" w:cs="ＭＳ 明朝" w:hint="eastAsia"/>
            <w:szCs w:val="20"/>
            <w:lang w:val="ja-JP"/>
          </w:rPr>
          <w:t>バーニッシュの部分は</w:t>
        </w:r>
        <w:r>
          <w:rPr>
            <w:rFonts w:cs="Arial"/>
            <w:szCs w:val="20"/>
          </w:rPr>
          <w:t>20%</w:t>
        </w:r>
        <w:r>
          <w:rPr>
            <w:rFonts w:ascii="ＭＳ 明朝" w:cs="ＭＳ 明朝" w:hint="eastAsia"/>
            <w:szCs w:val="20"/>
            <w:lang w:val="ja-JP"/>
          </w:rPr>
          <w:t>の透明度であること</w:t>
        </w:r>
        <w:r>
          <w:rPr>
            <w:rFonts w:cs="Arial"/>
            <w:szCs w:val="20"/>
          </w:rPr>
          <w:t>)</w:t>
        </w:r>
      </w:ins>
    </w:p>
    <w:p w:rsidR="00C41516" w:rsidRDefault="00C41516" w:rsidP="00D601DD">
      <w:pPr>
        <w:widowControl w:val="0"/>
        <w:numPr>
          <w:ilvl w:val="0"/>
          <w:numId w:val="19"/>
          <w:ins w:id="1943" w:author="i5" w:date="2013-07-01T18:05: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1944" w:author="i5" w:date="2013-07-01T18:05:00Z"/>
          <w:rFonts w:cs="Arial"/>
          <w:szCs w:val="20"/>
        </w:rPr>
      </w:pPr>
      <w:ins w:id="1945" w:author="i5" w:date="2013-07-01T18:05:00Z">
        <w:r>
          <w:rPr>
            <w:rFonts w:cs="Arial"/>
            <w:szCs w:val="20"/>
          </w:rPr>
          <w:t>1 printout of your composition to fit on A3 and mounted on one board for presentation without the varnish. A3</w:t>
        </w:r>
        <w:r>
          <w:rPr>
            <w:rFonts w:ascii="ＭＳ 明朝" w:cs="ＭＳ 明朝" w:hint="eastAsia"/>
            <w:szCs w:val="20"/>
            <w:lang w:val="ja-JP"/>
          </w:rPr>
          <w:t>用紙でプレゼンテーション用のボードにマウントした印刷物</w:t>
        </w:r>
        <w:r>
          <w:rPr>
            <w:rFonts w:cs="Arial"/>
            <w:szCs w:val="20"/>
          </w:rPr>
          <w:t>1</w:t>
        </w:r>
        <w:r>
          <w:rPr>
            <w:rFonts w:ascii="ＭＳ 明朝" w:cs="ＭＳ 明朝" w:hint="eastAsia"/>
            <w:szCs w:val="20"/>
            <w:lang w:val="ja-JP"/>
          </w:rPr>
          <w:t>つ、バーニッシュなし</w:t>
        </w:r>
      </w:ins>
    </w:p>
    <w:p w:rsidR="00C41516" w:rsidRDefault="00C41516" w:rsidP="00D601DD">
      <w:pPr>
        <w:widowControl w:val="0"/>
        <w:numPr>
          <w:ilvl w:val="0"/>
          <w:numId w:val="19"/>
          <w:ins w:id="1946" w:author="i5" w:date="2013-07-01T18:05: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hanging="720"/>
        <w:rPr>
          <w:ins w:id="1947" w:author="i5" w:date="2013-07-01T18:05:00Z"/>
          <w:rFonts w:cs="Arial"/>
          <w:szCs w:val="20"/>
        </w:rPr>
      </w:pPr>
      <w:ins w:id="1948" w:author="i5" w:date="2013-07-01T18:05:00Z">
        <w:r>
          <w:rPr>
            <w:rFonts w:ascii="ＭＳ 明朝" w:cs="ＭＳ 明朝" w:hint="eastAsia"/>
            <w:szCs w:val="20"/>
          </w:rPr>
          <w:t>保存用と印刷用のフォルダー</w:t>
        </w:r>
        <w:r>
          <w:rPr>
            <w:rFonts w:cs="Arial"/>
            <w:szCs w:val="20"/>
          </w:rPr>
          <w:t>1</w:t>
        </w:r>
        <w:r>
          <w:rPr>
            <w:rFonts w:ascii="ＭＳ 明朝" w:cs="ＭＳ 明朝" w:hint="eastAsia"/>
            <w:szCs w:val="20"/>
            <w:lang w:val="ja-JP"/>
          </w:rPr>
          <w:t>つ</w:t>
        </w:r>
        <w:r>
          <w:rPr>
            <w:rFonts w:cs="Arial"/>
            <w:szCs w:val="20"/>
          </w:rPr>
          <w:t xml:space="preserve"> (PDF</w:t>
        </w:r>
        <w:r>
          <w:rPr>
            <w:rFonts w:ascii="ＭＳ 明朝" w:cs="ＭＳ 明朝" w:hint="eastAsia"/>
            <w:szCs w:val="20"/>
            <w:lang w:val="ja-JP"/>
          </w:rPr>
          <w:t>、ネイティブファイル、フォント、リンク画像、</w:t>
        </w:r>
        <w:r>
          <w:rPr>
            <w:rFonts w:cs="Arial"/>
            <w:szCs w:val="20"/>
          </w:rPr>
          <w:t>ICC</w:t>
        </w:r>
        <w:r>
          <w:rPr>
            <w:rFonts w:ascii="ＭＳ 明朝" w:cs="ＭＳ 明朝" w:hint="eastAsia"/>
            <w:szCs w:val="20"/>
            <w:lang w:val="ja-JP"/>
          </w:rPr>
          <w:t>プロファイルを含む</w:t>
        </w:r>
        <w:r>
          <w:rPr>
            <w:rFonts w:cs="Arial"/>
            <w:szCs w:val="20"/>
          </w:rPr>
          <w:t>)</w:t>
        </w:r>
      </w:ins>
    </w:p>
    <w:p w:rsidR="00C41516" w:rsidRDefault="00C41516" w:rsidP="00D601DD">
      <w:pPr>
        <w:numPr>
          <w:ins w:id="1949" w:author="i5" w:date="2013-07-01T18:05: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ins w:id="1950" w:author="i5" w:date="2013-07-01T18:05:00Z"/>
          <w:rFonts w:cs="Arial"/>
          <w:szCs w:val="20"/>
        </w:rPr>
      </w:pPr>
    </w:p>
    <w:p w:rsidR="00C41516" w:rsidRPr="00C41516" w:rsidRDefault="00C41516" w:rsidP="00D601DD">
      <w:pPr>
        <w:widowControl w:val="0"/>
        <w:numPr>
          <w:ins w:id="1951" w:author="i5" w:date="2013-07-01T18:05:00Z"/>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cs="Arial"/>
          <w:szCs w:val="20"/>
          <w:rPrChange w:id="1952" w:author="Unknown">
            <w:rPr>
              <w:rFonts w:cs="Arial"/>
              <w:szCs w:val="20"/>
              <w:lang w:val="en-US"/>
            </w:rPr>
          </w:rPrChange>
        </w:rPr>
      </w:pPr>
      <w:del w:id="1953" w:author="i5" w:date="2013-07-01T18:05:00Z">
        <w:r w:rsidRPr="00EA5133" w:rsidDel="00D601DD">
          <w:br w:type="page"/>
        </w:r>
      </w:del>
    </w:p>
    <w:p w:rsidR="00C41516" w:rsidRDefault="00C41516" w:rsidP="00C41516">
      <w:pPr>
        <w:pStyle w:val="Heading1"/>
        <w:keepNext w:val="0"/>
        <w:keepLines w:val="0"/>
        <w:widowControl w:val="0"/>
        <w:pPrChange w:id="1954" w:author="i5" w:date="2013-07-01T18:06:00Z">
          <w:pPr>
            <w:pStyle w:val="Heading1"/>
          </w:pPr>
        </w:pPrChange>
      </w:pPr>
      <w:ins w:id="1955" w:author="i5" w:date="2013-07-01T18:06:00Z">
        <w:r>
          <w:br w:type="page"/>
        </w:r>
      </w:ins>
      <w:r w:rsidRPr="00EA5133">
        <w:t>Instructions to the competitor</w:t>
      </w:r>
    </w:p>
    <w:p w:rsidR="00C41516" w:rsidRPr="00C41516" w:rsidRDefault="00C41516" w:rsidP="00E905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szCs w:val="20"/>
          <w:rPrChange w:id="1956" w:author="Unknown">
            <w:rPr>
              <w:rFonts w:cs="Arial"/>
              <w:b/>
              <w:bCs/>
              <w:szCs w:val="20"/>
              <w:lang w:val="en-US"/>
            </w:rPr>
          </w:rPrChange>
        </w:rPr>
      </w:pPr>
      <w:r w:rsidRPr="00C41516">
        <w:rPr>
          <w:rFonts w:cs="Arial"/>
          <w:b/>
          <w:bCs/>
          <w:szCs w:val="20"/>
          <w:rPrChange w:id="1957" w:author="Wolfgang J. Toechterle" w:date="2013-06-22T10:32:00Z">
            <w:rPr>
              <w:rFonts w:eastAsia="ＭＳ ゴシックfalt" w:cs="Arial"/>
              <w:b/>
              <w:bCs/>
              <w:caps/>
              <w:color w:val="0000FF"/>
              <w:sz w:val="24"/>
              <w:szCs w:val="20"/>
              <w:u w:val="single"/>
              <w:lang w:val="en-US"/>
            </w:rPr>
          </w:rPrChange>
        </w:rPr>
        <w:t>About image marking for all tasks:</w:t>
      </w:r>
    </w:p>
    <w:p w:rsidR="00C41516" w:rsidRPr="00C41516" w:rsidRDefault="00C41516" w:rsidP="00E905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Change w:id="1958" w:author="Unknown">
            <w:rPr>
              <w:rFonts w:cs="Arial"/>
              <w:szCs w:val="20"/>
              <w:lang w:val="en-US"/>
            </w:rPr>
          </w:rPrChange>
        </w:rPr>
      </w:pPr>
      <w:r w:rsidRPr="00C41516">
        <w:rPr>
          <w:rFonts w:cs="Arial"/>
          <w:szCs w:val="20"/>
          <w:rPrChange w:id="1959" w:author="Wolfgang J. Toechterle" w:date="2013-06-22T10:32:00Z">
            <w:rPr>
              <w:rFonts w:eastAsia="ＭＳ ゴシックfalt" w:cs="Arial"/>
              <w:b/>
              <w:caps/>
              <w:color w:val="0000FF"/>
              <w:sz w:val="24"/>
              <w:szCs w:val="20"/>
              <w:u w:val="single"/>
              <w:lang w:val="en-US"/>
            </w:rPr>
          </w:rPrChange>
        </w:rPr>
        <w:t xml:space="preserve">The final resolution, </w:t>
      </w:r>
      <w:del w:id="1960" w:author="Wolfgang J. Toechterle" w:date="2013-06-22T11:52:00Z">
        <w:r w:rsidRPr="00C41516">
          <w:rPr>
            <w:rFonts w:cs="Arial"/>
            <w:szCs w:val="20"/>
            <w:rPrChange w:id="1961" w:author="Wolfgang J. Toechterle" w:date="2013-06-22T10:32:00Z">
              <w:rPr>
                <w:rFonts w:eastAsia="ＭＳ ゴシックfalt" w:cs="Arial"/>
                <w:b/>
                <w:caps/>
                <w:color w:val="0000FF"/>
                <w:sz w:val="24"/>
                <w:szCs w:val="20"/>
                <w:u w:val="single"/>
                <w:lang w:val="en-US"/>
              </w:rPr>
            </w:rPrChange>
          </w:rPr>
          <w:delText>colo</w:delText>
        </w:r>
      </w:del>
      <w:del w:id="1962" w:author="Wolfgang J. Toechterle" w:date="2013-06-08T19:13:00Z">
        <w:r w:rsidRPr="00C41516">
          <w:rPr>
            <w:rFonts w:cs="Arial"/>
            <w:szCs w:val="20"/>
            <w:rPrChange w:id="1963" w:author="Wolfgang J. Toechterle" w:date="2013-06-22T10:32:00Z">
              <w:rPr>
                <w:rFonts w:eastAsia="ＭＳ ゴシックfalt" w:cs="Arial"/>
                <w:b/>
                <w:caps/>
                <w:color w:val="0000FF"/>
                <w:sz w:val="24"/>
                <w:szCs w:val="20"/>
                <w:u w:val="single"/>
                <w:lang w:val="en-US"/>
              </w:rPr>
            </w:rPrChange>
          </w:rPr>
          <w:delText>u</w:delText>
        </w:r>
      </w:del>
      <w:del w:id="1964" w:author="Wolfgang J. Toechterle" w:date="2013-06-22T11:52:00Z">
        <w:r w:rsidRPr="00C41516">
          <w:rPr>
            <w:rFonts w:cs="Arial"/>
            <w:szCs w:val="20"/>
            <w:rPrChange w:id="1965" w:author="Wolfgang J. Toechterle" w:date="2013-06-22T10:32:00Z">
              <w:rPr>
                <w:rFonts w:eastAsia="ＭＳ ゴシックfalt" w:cs="Arial"/>
                <w:b/>
                <w:caps/>
                <w:color w:val="0000FF"/>
                <w:sz w:val="24"/>
                <w:szCs w:val="20"/>
                <w:u w:val="single"/>
                <w:lang w:val="en-US"/>
              </w:rPr>
            </w:rPrChange>
          </w:rPr>
          <w:delText>r</w:delText>
        </w:r>
      </w:del>
      <w:ins w:id="1966" w:author="Wolfgang J. Toechterle" w:date="2013-06-22T11:52:00Z">
        <w:r>
          <w:rPr>
            <w:rFonts w:cs="Arial"/>
            <w:szCs w:val="20"/>
          </w:rPr>
          <w:t>colour</w:t>
        </w:r>
      </w:ins>
      <w:r w:rsidRPr="00C41516">
        <w:rPr>
          <w:rFonts w:cs="Arial"/>
          <w:szCs w:val="20"/>
          <w:rPrChange w:id="1967" w:author="Wolfgang J. Toechterle" w:date="2013-06-22T10:32:00Z">
            <w:rPr>
              <w:rFonts w:eastAsia="ＭＳ ゴシックfalt" w:cs="Arial"/>
              <w:b/>
              <w:caps/>
              <w:color w:val="0000FF"/>
              <w:sz w:val="24"/>
              <w:szCs w:val="20"/>
              <w:u w:val="single"/>
              <w:lang w:val="en-US"/>
            </w:rPr>
          </w:rPrChange>
        </w:rPr>
        <w:t xml:space="preserve"> mode and file formats of your images will be evaluated in the press ready PDF files. The JPG file format is NOT ACCEPTED for images files (outside of the PDF); </w:t>
      </w:r>
      <w:r w:rsidRPr="00E76ED5">
        <w:rPr>
          <w:rFonts w:ascii="ＭＳ ゴシック" w:eastAsia="ＭＳ ゴシック" w:hAnsi="ＭＳ ゴシック" w:cs="ＭＳ ゴシック" w:hint="eastAsia"/>
          <w:szCs w:val="20"/>
        </w:rPr>
        <w:t> </w:t>
      </w:r>
      <w:r w:rsidRPr="00C41516">
        <w:rPr>
          <w:rFonts w:cs="Arial"/>
          <w:szCs w:val="20"/>
          <w:rPrChange w:id="1968" w:author="Wolfgang J. Toechterle" w:date="2013-06-22T10:32:00Z">
            <w:rPr>
              <w:rFonts w:eastAsia="ＭＳ ゴシックfalt" w:cs="Arial"/>
              <w:b/>
              <w:caps/>
              <w:color w:val="0000FF"/>
              <w:sz w:val="24"/>
              <w:szCs w:val="20"/>
              <w:u w:val="single"/>
              <w:lang w:val="en-US"/>
            </w:rPr>
          </w:rPrChange>
        </w:rPr>
        <w:t>only the following saving format files are acceptable: .tif / .eps / .ai / .png</w:t>
      </w:r>
    </w:p>
    <w:p w:rsidR="00C41516" w:rsidRPr="00EA5133" w:rsidRDefault="00C41516" w:rsidP="00750A78">
      <w:pPr>
        <w:widowControl w:val="0"/>
        <w:autoSpaceDE w:val="0"/>
        <w:autoSpaceDN w:val="0"/>
        <w:adjustRightInd w:val="0"/>
        <w:jc w:val="both"/>
        <w:rPr>
          <w:color w:val="0000FF"/>
        </w:rPr>
      </w:pPr>
    </w:p>
    <w:p w:rsidR="00C41516" w:rsidRPr="00C41516" w:rsidRDefault="00C41516" w:rsidP="00750A78">
      <w:pPr>
        <w:widowControl w:val="0"/>
        <w:autoSpaceDE w:val="0"/>
        <w:autoSpaceDN w:val="0"/>
        <w:adjustRightInd w:val="0"/>
        <w:jc w:val="both"/>
        <w:rPr>
          <w:rFonts w:cs="Arial"/>
          <w:szCs w:val="20"/>
          <w:rPrChange w:id="1969" w:author="Unknown">
            <w:rPr>
              <w:rFonts w:cs="Arial"/>
              <w:szCs w:val="20"/>
              <w:lang w:val="en-US"/>
            </w:rPr>
          </w:rPrChange>
        </w:rPr>
      </w:pPr>
      <w:r w:rsidRPr="00C41516">
        <w:rPr>
          <w:rFonts w:cs="Arial"/>
          <w:szCs w:val="20"/>
          <w:rPrChange w:id="1970" w:author="Wolfgang J. Toechterle" w:date="2013-06-22T10:32:00Z">
            <w:rPr>
              <w:rFonts w:eastAsia="ＭＳ ゴシックfalt" w:cs="Arial"/>
              <w:b/>
              <w:caps/>
              <w:color w:val="0000FF"/>
              <w:sz w:val="24"/>
              <w:szCs w:val="20"/>
              <w:u w:val="single"/>
              <w:lang w:val="en-US"/>
            </w:rPr>
          </w:rPrChange>
        </w:rPr>
        <w:t>Create a folder on your Desktop called YY_MOD</w:t>
      </w:r>
      <w:ins w:id="1971" w:author="Wolfgang J. Toechterle" w:date="2013-05-31T18:07:00Z">
        <w:r w:rsidRPr="00C41516">
          <w:rPr>
            <w:rFonts w:cs="Arial"/>
            <w:szCs w:val="20"/>
            <w:rPrChange w:id="1972" w:author="Wolfgang J. Toechterle" w:date="2013-06-22T10:32:00Z">
              <w:rPr>
                <w:rFonts w:eastAsia="ＭＳ ゴシックfalt" w:cs="Arial"/>
                <w:b/>
                <w:caps/>
                <w:color w:val="0000FF"/>
                <w:sz w:val="24"/>
                <w:szCs w:val="20"/>
                <w:u w:val="single"/>
                <w:lang w:val="en-US"/>
              </w:rPr>
            </w:rPrChange>
          </w:rPr>
          <w:t>_</w:t>
        </w:r>
      </w:ins>
      <w:r w:rsidRPr="00C41516">
        <w:rPr>
          <w:rFonts w:cs="Arial"/>
          <w:szCs w:val="20"/>
          <w:rPrChange w:id="1973" w:author="Wolfgang J. Toechterle" w:date="2013-06-22T10:32:00Z">
            <w:rPr>
              <w:rFonts w:eastAsia="ＭＳ ゴシックfalt" w:cs="Arial"/>
              <w:b/>
              <w:caps/>
              <w:color w:val="0000FF"/>
              <w:sz w:val="24"/>
              <w:szCs w:val="20"/>
              <w:u w:val="single"/>
              <w:lang w:val="en-US"/>
            </w:rPr>
          </w:rPrChange>
        </w:rPr>
        <w:t xml:space="preserve">X  (where YY represents the number of your workstation and X your </w:t>
      </w:r>
      <w:ins w:id="1974" w:author="Kinder" w:date="2013-06-29T14:50:00Z">
        <w:r>
          <w:rPr>
            <w:rFonts w:cs="Arial"/>
            <w:szCs w:val="20"/>
          </w:rPr>
          <w:t xml:space="preserve">Last </w:t>
        </w:r>
      </w:ins>
      <w:del w:id="1975" w:author="Kinder" w:date="2013-06-29T14:50:00Z">
        <w:r w:rsidRPr="00C41516">
          <w:rPr>
            <w:rFonts w:cs="Arial"/>
            <w:szCs w:val="20"/>
            <w:rPrChange w:id="1976" w:author="Wolfgang J. Toechterle" w:date="2013-06-22T10:32:00Z">
              <w:rPr>
                <w:rFonts w:eastAsia="ＭＳ ゴシックfalt" w:cs="Arial"/>
                <w:b/>
                <w:caps/>
                <w:color w:val="0000FF"/>
                <w:sz w:val="24"/>
                <w:szCs w:val="20"/>
                <w:u w:val="single"/>
                <w:lang w:val="en-US"/>
              </w:rPr>
            </w:rPrChange>
          </w:rPr>
          <w:delText xml:space="preserve">NAME </w:delText>
        </w:r>
      </w:del>
      <w:ins w:id="1977" w:author="Kinder" w:date="2013-06-29T14:50:00Z">
        <w:r>
          <w:rPr>
            <w:rFonts w:cs="Arial"/>
            <w:szCs w:val="20"/>
          </w:rPr>
          <w:t>Name</w:t>
        </w:r>
      </w:ins>
      <w:del w:id="1978" w:author="Kinder" w:date="2013-06-29T14:50:00Z">
        <w:r w:rsidRPr="00C41516">
          <w:rPr>
            <w:rFonts w:cs="Arial"/>
            <w:szCs w:val="20"/>
            <w:rPrChange w:id="1979" w:author="Wolfgang J. Toechterle" w:date="2013-06-22T10:32:00Z">
              <w:rPr>
                <w:rFonts w:eastAsia="ＭＳ ゴシックfalt" w:cs="Arial"/>
                <w:b/>
                <w:caps/>
                <w:color w:val="0000FF"/>
                <w:sz w:val="24"/>
                <w:szCs w:val="20"/>
                <w:u w:val="single"/>
                <w:lang w:val="en-US"/>
              </w:rPr>
            </w:rPrChange>
          </w:rPr>
          <w:delText>and SURNAME</w:delText>
        </w:r>
      </w:del>
      <w:r w:rsidRPr="00C41516">
        <w:rPr>
          <w:rFonts w:cs="Arial"/>
          <w:szCs w:val="20"/>
          <w:rPrChange w:id="1980" w:author="Wolfgang J. Toechterle" w:date="2013-06-22T10:32:00Z">
            <w:rPr>
              <w:rFonts w:eastAsia="ＭＳ ゴシックfalt" w:cs="Arial"/>
              <w:b/>
              <w:caps/>
              <w:color w:val="0000FF"/>
              <w:sz w:val="24"/>
              <w:szCs w:val="20"/>
              <w:u w:val="single"/>
              <w:lang w:val="en-US"/>
            </w:rPr>
          </w:rPrChange>
        </w:rPr>
        <w:t>). This folder must include the following subfolders</w:t>
      </w:r>
      <w:ins w:id="1981" w:author="Wolfgang J. Toechterle" w:date="2013-06-22T11:11:00Z">
        <w:r>
          <w:rPr>
            <w:rFonts w:cs="Arial"/>
            <w:szCs w:val="20"/>
          </w:rPr>
          <w:t xml:space="preserve"> “Task1, Task2, Task3, Task4”</w:t>
        </w:r>
      </w:ins>
      <w:ins w:id="1982" w:author="Wolfgang J. Toechterle" w:date="2013-06-22T11:12:00Z">
        <w:r>
          <w:rPr>
            <w:rFonts w:cs="Arial"/>
            <w:szCs w:val="20"/>
          </w:rPr>
          <w:t xml:space="preserve">. Those subfolders contain two folder with: </w:t>
        </w:r>
      </w:ins>
      <w:del w:id="1983" w:author="Wolfgang J. Toechterle" w:date="2013-06-22T11:12:00Z">
        <w:r w:rsidRPr="00C41516">
          <w:rPr>
            <w:rFonts w:cs="Arial"/>
            <w:szCs w:val="20"/>
            <w:rPrChange w:id="1984" w:author="Wolfgang J. Toechterle" w:date="2013-06-22T10:32:00Z">
              <w:rPr>
                <w:rFonts w:eastAsia="ＭＳ ゴシックfalt" w:cs="Arial"/>
                <w:b/>
                <w:caps/>
                <w:color w:val="0000FF"/>
                <w:sz w:val="24"/>
                <w:szCs w:val="20"/>
                <w:u w:val="single"/>
                <w:lang w:val="en-US"/>
              </w:rPr>
            </w:rPrChange>
          </w:rPr>
          <w:delText>:</w:delText>
        </w:r>
      </w:del>
      <w:r w:rsidRPr="00C41516">
        <w:rPr>
          <w:rFonts w:cs="Arial"/>
          <w:szCs w:val="20"/>
          <w:rPrChange w:id="1985" w:author="Wolfgang J. Toechterle" w:date="2013-06-22T10:32:00Z">
            <w:rPr>
              <w:rFonts w:eastAsia="ＭＳ ゴシックfalt" w:cs="Arial"/>
              <w:b/>
              <w:caps/>
              <w:color w:val="0000FF"/>
              <w:sz w:val="24"/>
              <w:szCs w:val="20"/>
              <w:u w:val="single"/>
              <w:lang w:val="en-US"/>
            </w:rPr>
          </w:rPrChange>
        </w:rPr>
        <w:t xml:space="preserve"> </w:t>
      </w:r>
    </w:p>
    <w:p w:rsidR="00C41516" w:rsidRPr="00C41516" w:rsidRDefault="00C41516" w:rsidP="00750A78">
      <w:pPr>
        <w:widowControl w:val="0"/>
        <w:autoSpaceDE w:val="0"/>
        <w:autoSpaceDN w:val="0"/>
        <w:adjustRightInd w:val="0"/>
        <w:jc w:val="both"/>
        <w:rPr>
          <w:rFonts w:cs="Arial"/>
          <w:szCs w:val="20"/>
          <w:rPrChange w:id="1986" w:author="Unknown">
            <w:rPr>
              <w:rFonts w:cs="Arial"/>
              <w:szCs w:val="20"/>
              <w:lang w:val="en-US"/>
            </w:rPr>
          </w:rPrChange>
        </w:rPr>
      </w:pPr>
    </w:p>
    <w:p w:rsidR="00C41516" w:rsidRPr="00C41516" w:rsidRDefault="00C41516" w:rsidP="00750A78">
      <w:pPr>
        <w:widowControl w:val="0"/>
        <w:numPr>
          <w:ilvl w:val="0"/>
          <w:numId w:val="14"/>
        </w:numPr>
        <w:tabs>
          <w:tab w:val="left" w:pos="220"/>
          <w:tab w:val="left" w:pos="720"/>
        </w:tabs>
        <w:autoSpaceDE w:val="0"/>
        <w:autoSpaceDN w:val="0"/>
        <w:adjustRightInd w:val="0"/>
        <w:ind w:hanging="720"/>
        <w:jc w:val="both"/>
        <w:rPr>
          <w:rFonts w:cs="Arial"/>
          <w:szCs w:val="20"/>
          <w:rPrChange w:id="1987" w:author="Unknown">
            <w:rPr>
              <w:rFonts w:cs="Arial"/>
              <w:szCs w:val="20"/>
              <w:lang w:val="en-US"/>
            </w:rPr>
          </w:rPrChange>
        </w:rPr>
      </w:pPr>
      <w:r w:rsidRPr="00C41516">
        <w:rPr>
          <w:rFonts w:cs="Arial"/>
          <w:szCs w:val="20"/>
          <w:rPrChange w:id="1988" w:author="Wolfgang J. Toechterle" w:date="2013-06-22T10:32:00Z">
            <w:rPr>
              <w:rFonts w:eastAsia="ＭＳ ゴシックfalt" w:cs="Arial"/>
              <w:b/>
              <w:caps/>
              <w:color w:val="0000FF"/>
              <w:sz w:val="24"/>
              <w:szCs w:val="20"/>
              <w:u w:val="single"/>
              <w:lang w:val="en-US"/>
            </w:rPr>
          </w:rPrChange>
        </w:rPr>
        <w:t>Original</w:t>
      </w:r>
      <w:ins w:id="1989" w:author="Wolfgang J. Toechterle" w:date="2013-06-22T10:33:00Z">
        <w:r>
          <w:rPr>
            <w:rFonts w:cs="Arial"/>
            <w:szCs w:val="20"/>
          </w:rPr>
          <w:t xml:space="preserve"> </w:t>
        </w:r>
      </w:ins>
      <w:del w:id="1990" w:author="Wolfgang J. Toechterle" w:date="2013-06-22T10:33:00Z">
        <w:r w:rsidRPr="00C41516">
          <w:rPr>
            <w:rFonts w:cs="Arial"/>
            <w:szCs w:val="20"/>
            <w:rPrChange w:id="1991" w:author="Wolfgang J. Toechterle" w:date="2013-06-22T10:32:00Z">
              <w:rPr>
                <w:rFonts w:eastAsia="ＭＳ ゴシックfalt" w:cs="Arial"/>
                <w:b/>
                <w:caps/>
                <w:color w:val="0000FF"/>
                <w:sz w:val="24"/>
                <w:szCs w:val="20"/>
                <w:u w:val="single"/>
                <w:lang w:val="en-US"/>
              </w:rPr>
            </w:rPrChange>
          </w:rPr>
          <w:delText>_</w:delText>
        </w:r>
      </w:del>
      <w:del w:id="1992" w:author="Kinder" w:date="2013-06-29T14:53:00Z">
        <w:r w:rsidRPr="00C41516">
          <w:rPr>
            <w:rFonts w:cs="Arial"/>
            <w:szCs w:val="20"/>
            <w:rPrChange w:id="1993" w:author="Wolfgang J. Toechterle" w:date="2013-06-22T10:32:00Z">
              <w:rPr>
                <w:rFonts w:eastAsia="ＭＳ ゴシックfalt" w:cs="Arial"/>
                <w:b/>
                <w:caps/>
                <w:color w:val="0000FF"/>
                <w:sz w:val="24"/>
                <w:szCs w:val="20"/>
                <w:u w:val="single"/>
                <w:lang w:val="en-US"/>
              </w:rPr>
            </w:rPrChange>
          </w:rPr>
          <w:delText>files</w:delText>
        </w:r>
      </w:del>
      <w:ins w:id="1994" w:author="Kinder" w:date="2013-06-29T14:53:00Z">
        <w:r>
          <w:rPr>
            <w:rFonts w:cs="Arial"/>
            <w:szCs w:val="20"/>
          </w:rPr>
          <w:t>folder</w:t>
        </w:r>
      </w:ins>
      <w:r w:rsidRPr="00C41516">
        <w:rPr>
          <w:rFonts w:cs="Arial"/>
          <w:szCs w:val="20"/>
          <w:rPrChange w:id="1995" w:author="Wolfgang J. Toechterle" w:date="2013-06-22T10:32:00Z">
            <w:rPr>
              <w:rFonts w:eastAsia="ＭＳ ゴシックfalt" w:cs="Arial"/>
              <w:b/>
              <w:caps/>
              <w:color w:val="0000FF"/>
              <w:sz w:val="24"/>
              <w:szCs w:val="20"/>
              <w:u w:val="single"/>
              <w:lang w:val="en-US"/>
            </w:rPr>
          </w:rPrChange>
        </w:rPr>
        <w:t>: it should contain all the files used for the development of your project, properly organized (fonts, links, etc.).</w:t>
      </w:r>
    </w:p>
    <w:p w:rsidR="00C41516" w:rsidRPr="00C41516" w:rsidRDefault="00C41516" w:rsidP="001A2347">
      <w:pPr>
        <w:widowControl w:val="0"/>
        <w:numPr>
          <w:ilvl w:val="0"/>
          <w:numId w:val="14"/>
        </w:numPr>
        <w:tabs>
          <w:tab w:val="left" w:pos="220"/>
          <w:tab w:val="left" w:pos="720"/>
        </w:tabs>
        <w:autoSpaceDE w:val="0"/>
        <w:autoSpaceDN w:val="0"/>
        <w:adjustRightInd w:val="0"/>
        <w:ind w:hanging="720"/>
        <w:jc w:val="both"/>
        <w:rPr>
          <w:rFonts w:cs="Arial"/>
          <w:szCs w:val="20"/>
          <w:rPrChange w:id="1996" w:author="Unknown">
            <w:rPr>
              <w:rFonts w:cs="Arial"/>
              <w:szCs w:val="20"/>
              <w:lang w:val="en-US"/>
            </w:rPr>
          </w:rPrChange>
        </w:rPr>
      </w:pPr>
      <w:r w:rsidRPr="00C41516">
        <w:rPr>
          <w:rFonts w:cs="Arial"/>
          <w:szCs w:val="20"/>
          <w:rPrChange w:id="1997" w:author="Wolfgang J. Toechterle" w:date="2013-06-22T10:32:00Z">
            <w:rPr>
              <w:rFonts w:eastAsia="ＭＳ ゴシックfalt" w:cs="Arial"/>
              <w:b/>
              <w:caps/>
              <w:color w:val="0000FF"/>
              <w:sz w:val="24"/>
              <w:szCs w:val="20"/>
              <w:u w:val="single"/>
              <w:lang w:val="en-US"/>
            </w:rPr>
          </w:rPrChange>
        </w:rPr>
        <w:t>Final</w:t>
      </w:r>
      <w:ins w:id="1998" w:author="Wolfgang J. Toechterle" w:date="2013-06-22T10:33:00Z">
        <w:r>
          <w:rPr>
            <w:rFonts w:cs="Arial"/>
            <w:szCs w:val="20"/>
          </w:rPr>
          <w:t xml:space="preserve"> </w:t>
        </w:r>
      </w:ins>
      <w:del w:id="1999" w:author="Wolfgang J. Toechterle" w:date="2013-06-22T10:33:00Z">
        <w:r w:rsidRPr="00C41516">
          <w:rPr>
            <w:rFonts w:cs="Arial"/>
            <w:szCs w:val="20"/>
            <w:rPrChange w:id="2000" w:author="Wolfgang J. Toechterle" w:date="2013-06-22T10:32:00Z">
              <w:rPr>
                <w:rFonts w:eastAsia="ＭＳ ゴシックfalt" w:cs="Arial"/>
                <w:b/>
                <w:caps/>
                <w:color w:val="0000FF"/>
                <w:sz w:val="24"/>
                <w:szCs w:val="20"/>
                <w:u w:val="single"/>
                <w:lang w:val="en-US"/>
              </w:rPr>
            </w:rPrChange>
          </w:rPr>
          <w:delText>_</w:delText>
        </w:r>
      </w:del>
      <w:ins w:id="2001" w:author="Kinder" w:date="2013-06-29T14:53:00Z">
        <w:r>
          <w:rPr>
            <w:rFonts w:cs="Arial"/>
            <w:szCs w:val="20"/>
          </w:rPr>
          <w:t>folder</w:t>
        </w:r>
      </w:ins>
      <w:del w:id="2002" w:author="Kinder" w:date="2013-06-29T14:53:00Z">
        <w:r w:rsidRPr="00C41516">
          <w:rPr>
            <w:rFonts w:cs="Arial"/>
            <w:szCs w:val="20"/>
            <w:rPrChange w:id="2003" w:author="Wolfgang J. Toechterle" w:date="2013-06-22T10:32:00Z">
              <w:rPr>
                <w:rFonts w:eastAsia="ＭＳ ゴシックfalt" w:cs="Arial"/>
                <w:b/>
                <w:caps/>
                <w:color w:val="0000FF"/>
                <w:sz w:val="24"/>
                <w:szCs w:val="20"/>
                <w:u w:val="single"/>
                <w:lang w:val="en-US"/>
              </w:rPr>
            </w:rPrChange>
          </w:rPr>
          <w:delText>files</w:delText>
        </w:r>
      </w:del>
      <w:r w:rsidRPr="00C41516">
        <w:rPr>
          <w:rFonts w:cs="Arial"/>
          <w:szCs w:val="20"/>
          <w:rPrChange w:id="2004" w:author="Wolfgang J. Toechterle" w:date="2013-06-22T10:32:00Z">
            <w:rPr>
              <w:rFonts w:eastAsia="ＭＳ ゴシックfalt" w:cs="Arial"/>
              <w:b/>
              <w:caps/>
              <w:color w:val="0000FF"/>
              <w:sz w:val="24"/>
              <w:szCs w:val="20"/>
              <w:u w:val="single"/>
              <w:lang w:val="en-US"/>
            </w:rPr>
          </w:rPrChange>
        </w:rPr>
        <w:t>: it should contain all the files you are supposed to deliver</w:t>
      </w:r>
      <w:ins w:id="2005" w:author="Kinder" w:date="2013-06-29T14:52:00Z">
        <w:r>
          <w:rPr>
            <w:rFonts w:cs="Arial"/>
            <w:szCs w:val="20"/>
          </w:rPr>
          <w:t xml:space="preserve"> to print</w:t>
        </w:r>
      </w:ins>
      <w:r w:rsidRPr="00C41516">
        <w:rPr>
          <w:rFonts w:cs="Arial"/>
          <w:szCs w:val="20"/>
          <w:rPrChange w:id="2006" w:author="Wolfgang J. Toechterle" w:date="2013-06-22T10:32:00Z">
            <w:rPr>
              <w:rFonts w:eastAsia="ＭＳ ゴシックfalt" w:cs="Arial"/>
              <w:b/>
              <w:caps/>
              <w:color w:val="0000FF"/>
              <w:sz w:val="24"/>
              <w:szCs w:val="20"/>
              <w:u w:val="single"/>
              <w:lang w:val="en-US"/>
            </w:rPr>
          </w:rPrChange>
        </w:rPr>
        <w:t xml:space="preserve"> as required in the tasks (PDF, etc.).</w:t>
      </w:r>
    </w:p>
    <w:p w:rsidR="00C41516" w:rsidRPr="00C41516" w:rsidRDefault="00C41516" w:rsidP="00750A78">
      <w:pPr>
        <w:widowControl w:val="0"/>
        <w:autoSpaceDE w:val="0"/>
        <w:autoSpaceDN w:val="0"/>
        <w:adjustRightInd w:val="0"/>
        <w:jc w:val="both"/>
        <w:rPr>
          <w:rFonts w:cs="Arial"/>
          <w:szCs w:val="20"/>
          <w:rPrChange w:id="2007" w:author="Unknown">
            <w:rPr>
              <w:rFonts w:cs="Arial"/>
              <w:szCs w:val="20"/>
              <w:lang w:val="en-US"/>
            </w:rPr>
          </w:rPrChange>
        </w:rPr>
      </w:pPr>
    </w:p>
    <w:p w:rsidR="00C41516" w:rsidRPr="00C41516" w:rsidRDefault="00C41516" w:rsidP="00750A78">
      <w:pPr>
        <w:widowControl w:val="0"/>
        <w:autoSpaceDE w:val="0"/>
        <w:autoSpaceDN w:val="0"/>
        <w:adjustRightInd w:val="0"/>
        <w:jc w:val="both"/>
        <w:rPr>
          <w:rFonts w:cs="Arial"/>
          <w:szCs w:val="20"/>
          <w:rPrChange w:id="2008" w:author="Unknown">
            <w:rPr>
              <w:rFonts w:cs="Arial"/>
              <w:szCs w:val="20"/>
              <w:lang w:val="en-US"/>
            </w:rPr>
          </w:rPrChange>
        </w:rPr>
      </w:pPr>
      <w:r w:rsidRPr="00C41516">
        <w:rPr>
          <w:rFonts w:cs="Arial"/>
          <w:szCs w:val="20"/>
          <w:rPrChange w:id="2009" w:author="Wolfgang J. Toechterle" w:date="2013-06-22T10:32:00Z">
            <w:rPr>
              <w:rFonts w:eastAsia="ＭＳ ゴシックfalt" w:cs="Arial"/>
              <w:b/>
              <w:caps/>
              <w:color w:val="0000FF"/>
              <w:sz w:val="24"/>
              <w:szCs w:val="20"/>
              <w:u w:val="single"/>
              <w:lang w:val="en-US"/>
            </w:rPr>
          </w:rPrChange>
        </w:rPr>
        <w:t>Any file saved out of its respective folder WILL NOT BE EVALUATED.</w:t>
      </w:r>
    </w:p>
    <w:p w:rsidR="00C41516" w:rsidRPr="00C41516" w:rsidRDefault="00C41516" w:rsidP="00750A78">
      <w:pPr>
        <w:widowControl w:val="0"/>
        <w:autoSpaceDE w:val="0"/>
        <w:autoSpaceDN w:val="0"/>
        <w:adjustRightInd w:val="0"/>
        <w:jc w:val="both"/>
        <w:rPr>
          <w:rFonts w:cs="Arial"/>
          <w:szCs w:val="20"/>
          <w:rPrChange w:id="2010" w:author="Unknown">
            <w:rPr>
              <w:rFonts w:cs="Arial"/>
              <w:szCs w:val="20"/>
              <w:lang w:val="en-US"/>
            </w:rPr>
          </w:rPrChange>
        </w:rPr>
      </w:pPr>
    </w:p>
    <w:p w:rsidR="00C41516" w:rsidRPr="00EA5133" w:rsidRDefault="00C41516" w:rsidP="00041F11">
      <w:r w:rsidRPr="00EA5133">
        <w:t xml:space="preserve">Images must </w:t>
      </w:r>
      <w:r w:rsidRPr="00C41516">
        <w:rPr>
          <w:b/>
          <w:rPrChange w:id="2011" w:author="Wolfgang J. Toechterle" w:date="2013-06-22T11:13:00Z">
            <w:rPr>
              <w:rFonts w:eastAsia="ＭＳ ゴシックfalt"/>
              <w:b/>
              <w:caps/>
              <w:color w:val="0000FF"/>
              <w:sz w:val="24"/>
              <w:u w:val="single"/>
            </w:rPr>
          </w:rPrChange>
        </w:rPr>
        <w:t xml:space="preserve">not </w:t>
      </w:r>
      <w:r w:rsidRPr="00EA5133">
        <w:t xml:space="preserve">be embedded in Adobe Illustrator or </w:t>
      </w:r>
      <w:del w:id="2012" w:author="Wolfgang J. Toechterle" w:date="2013-06-22T11:13:00Z">
        <w:r w:rsidRPr="00EA5133" w:rsidDel="00B90009">
          <w:delText xml:space="preserve">embedded in </w:delText>
        </w:r>
      </w:del>
      <w:r w:rsidRPr="00EA5133">
        <w:t>InDesign</w:t>
      </w:r>
    </w:p>
    <w:p w:rsidR="00C41516" w:rsidRPr="00EA5133" w:rsidRDefault="00C41516" w:rsidP="00041F11"/>
    <w:p w:rsidR="00C41516" w:rsidRPr="00EA5133" w:rsidRDefault="00C41516">
      <w:pPr>
        <w:rPr>
          <w:ins w:id="2013" w:author="Wolfgang J. Toechterle" w:date="2013-06-08T19:19:00Z"/>
        </w:rPr>
      </w:pPr>
      <w:r w:rsidRPr="00EA5133">
        <w:t>The colour mode and file formats of your images will be evaluated in the press ready PDF files</w:t>
      </w:r>
      <w:ins w:id="2014" w:author="Wolfgang J. Toechterle" w:date="2013-06-08T19:18:00Z">
        <w:r w:rsidRPr="00EA5133">
          <w:t>; EXCEPT</w:t>
        </w:r>
      </w:ins>
      <w:ins w:id="2015" w:author="Wolfgang J. Toechterle" w:date="2013-06-08T19:19:00Z">
        <w:r w:rsidRPr="00EA5133">
          <w:t xml:space="preserve"> in Task 4 Greyscale and colour image resolution will be evaluated in the used software such as InDesign or Illustrator. </w:t>
        </w:r>
      </w:ins>
    </w:p>
    <w:p w:rsidR="00C41516" w:rsidRPr="00EA5133" w:rsidRDefault="00C41516" w:rsidP="00041F11">
      <w:del w:id="2016" w:author="Wolfgang J. Toechterle" w:date="2013-06-08T19:18:00Z">
        <w:r w:rsidRPr="00EA5133" w:rsidDel="00CD0E39">
          <w:delText xml:space="preserve">. </w:delText>
        </w:r>
      </w:del>
    </w:p>
    <w:p w:rsidR="00C41516" w:rsidRPr="00EA5133" w:rsidRDefault="00C41516" w:rsidP="00041F11"/>
    <w:p w:rsidR="00C41516" w:rsidRDefault="00C41516" w:rsidP="00D601DD">
      <w:pPr>
        <w:numPr>
          <w:ins w:id="2017" w:author="i5" w:date="2013-07-01T18:06:00Z"/>
        </w:numPr>
        <w:autoSpaceDE w:val="0"/>
        <w:autoSpaceDN w:val="0"/>
        <w:adjustRightInd w:val="0"/>
        <w:rPr>
          <w:ins w:id="2018" w:author="i5" w:date="2013-07-01T18:06:00Z"/>
          <w:rFonts w:ascii="ＭＳ Ｐゴシック" w:eastAsia="ＭＳ Ｐゴシック" w:cs="ＭＳ Ｐゴシック"/>
          <w:sz w:val="28"/>
          <w:szCs w:val="28"/>
          <w:u w:val="single"/>
        </w:rPr>
      </w:pPr>
      <w:ins w:id="2019" w:author="i5" w:date="2013-07-01T18:06:00Z">
        <w:r>
          <w:rPr>
            <w:rFonts w:ascii="ＭＳ Ｐゴシック" w:eastAsia="ＭＳ Ｐゴシック" w:cs="ＭＳ Ｐゴシック" w:hint="eastAsia"/>
            <w:sz w:val="28"/>
            <w:szCs w:val="28"/>
            <w:u w:val="single"/>
          </w:rPr>
          <w:t>競技者への指示</w:t>
        </w:r>
      </w:ins>
    </w:p>
    <w:p w:rsidR="00C41516" w:rsidRDefault="00C41516" w:rsidP="00D601DD">
      <w:pPr>
        <w:numPr>
          <w:ins w:id="2020" w:author="i5" w:date="2013-07-01T18:06:00Z"/>
        </w:numPr>
        <w:autoSpaceDE w:val="0"/>
        <w:autoSpaceDN w:val="0"/>
        <w:adjustRightInd w:val="0"/>
        <w:rPr>
          <w:ins w:id="2021" w:author="i5" w:date="2013-07-01T18:06:00Z"/>
          <w:rFonts w:eastAsia="ＭＳ Ｐゴシック" w:cs="Arial"/>
          <w:szCs w:val="20"/>
        </w:rPr>
      </w:pPr>
    </w:p>
    <w:p w:rsidR="00C41516" w:rsidRDefault="00C41516" w:rsidP="00D601DD">
      <w:pPr>
        <w:numPr>
          <w:ins w:id="2022" w:author="i5" w:date="2013-07-01T18:06:00Z"/>
        </w:numPr>
        <w:autoSpaceDE w:val="0"/>
        <w:autoSpaceDN w:val="0"/>
        <w:adjustRightInd w:val="0"/>
        <w:rPr>
          <w:ins w:id="2023" w:author="i5" w:date="2013-07-01T18:06:00Z"/>
          <w:rFonts w:cs="Arial"/>
          <w:szCs w:val="20"/>
        </w:rPr>
      </w:pPr>
      <w:ins w:id="2024" w:author="i5" w:date="2013-07-01T18:06:00Z">
        <w:r>
          <w:rPr>
            <w:rFonts w:ascii="ＭＳ 明朝" w:cs="ＭＳ 明朝" w:hint="eastAsia"/>
            <w:szCs w:val="20"/>
          </w:rPr>
          <w:t>すべてのタスクの画像採点について</w:t>
        </w:r>
      </w:ins>
    </w:p>
    <w:p w:rsidR="00C41516" w:rsidRDefault="00C41516" w:rsidP="00D601DD">
      <w:pPr>
        <w:numPr>
          <w:ins w:id="2025" w:author="i5" w:date="2013-07-01T18:06:00Z"/>
        </w:numPr>
        <w:autoSpaceDE w:val="0"/>
        <w:autoSpaceDN w:val="0"/>
        <w:adjustRightInd w:val="0"/>
        <w:rPr>
          <w:ins w:id="2026" w:author="i5" w:date="2013-07-01T18:06:00Z"/>
          <w:rFonts w:cs="Arial"/>
          <w:szCs w:val="20"/>
        </w:rPr>
      </w:pPr>
      <w:ins w:id="2027" w:author="i5" w:date="2013-07-01T18:06:00Z">
        <w:r>
          <w:rPr>
            <w:rFonts w:ascii="ＭＳ 明朝" w:cs="ＭＳ 明朝" w:hint="eastAsia"/>
            <w:szCs w:val="20"/>
          </w:rPr>
          <w:t>画像の最終解像度とカラーモード、ファイル形式はプレスレディの</w:t>
        </w:r>
        <w:r>
          <w:rPr>
            <w:rFonts w:cs="Arial"/>
            <w:szCs w:val="20"/>
          </w:rPr>
          <w:t>PDF</w:t>
        </w:r>
        <w:r>
          <w:rPr>
            <w:rFonts w:ascii="ＭＳ 明朝" w:cs="ＭＳ 明朝" w:hint="eastAsia"/>
            <w:szCs w:val="20"/>
            <w:lang w:val="ja-JP"/>
          </w:rPr>
          <w:t>ファイルで評価される。画像用ファイルに</w:t>
        </w:r>
        <w:r>
          <w:rPr>
            <w:rFonts w:cs="Arial"/>
            <w:szCs w:val="20"/>
          </w:rPr>
          <w:t>JPEG</w:t>
        </w:r>
        <w:r>
          <w:rPr>
            <w:rFonts w:ascii="ＭＳ 明朝" w:cs="ＭＳ 明朝" w:hint="eastAsia"/>
            <w:szCs w:val="20"/>
            <w:lang w:val="ja-JP"/>
          </w:rPr>
          <w:t>ファイル形式は許されない</w:t>
        </w:r>
        <w:r>
          <w:rPr>
            <w:rFonts w:cs="Arial"/>
            <w:szCs w:val="20"/>
          </w:rPr>
          <w:t>(PDF</w:t>
        </w:r>
        <w:r>
          <w:rPr>
            <w:rFonts w:ascii="ＭＳ 明朝" w:cs="ＭＳ 明朝" w:hint="eastAsia"/>
            <w:szCs w:val="20"/>
            <w:lang w:val="ja-JP"/>
          </w:rPr>
          <w:t>の外</w:t>
        </w:r>
        <w:r>
          <w:rPr>
            <w:rFonts w:cs="Arial"/>
            <w:szCs w:val="20"/>
          </w:rPr>
          <w:t>)</w:t>
        </w:r>
      </w:ins>
    </w:p>
    <w:p w:rsidR="00C41516" w:rsidRDefault="00C41516" w:rsidP="00D601DD">
      <w:pPr>
        <w:numPr>
          <w:ins w:id="2028" w:author="i5" w:date="2013-07-01T18:06:00Z"/>
        </w:numPr>
        <w:autoSpaceDE w:val="0"/>
        <w:autoSpaceDN w:val="0"/>
        <w:adjustRightInd w:val="0"/>
        <w:rPr>
          <w:ins w:id="2029" w:author="i5" w:date="2013-07-01T18:06:00Z"/>
          <w:rFonts w:cs="Arial"/>
          <w:szCs w:val="20"/>
        </w:rPr>
      </w:pPr>
      <w:ins w:id="2030" w:author="i5" w:date="2013-07-01T18:06:00Z">
        <w:r>
          <w:rPr>
            <w:rFonts w:ascii="ＭＳ 明朝" w:cs="ＭＳ 明朝" w:hint="eastAsia"/>
            <w:szCs w:val="20"/>
          </w:rPr>
          <w:t>以下の保存形式のみが許される</w:t>
        </w:r>
        <w:r>
          <w:rPr>
            <w:rFonts w:cs="Arial"/>
            <w:szCs w:val="20"/>
          </w:rPr>
          <w:t>: .tif / .eps / .ai / .png</w:t>
        </w:r>
      </w:ins>
    </w:p>
    <w:p w:rsidR="00C41516" w:rsidRDefault="00C41516" w:rsidP="00D601DD">
      <w:pPr>
        <w:numPr>
          <w:ins w:id="2031" w:author="i5" w:date="2013-07-01T18:06:00Z"/>
        </w:numPr>
        <w:autoSpaceDE w:val="0"/>
        <w:autoSpaceDN w:val="0"/>
        <w:adjustRightInd w:val="0"/>
        <w:rPr>
          <w:ins w:id="2032" w:author="i5" w:date="2013-07-01T18:06:00Z"/>
          <w:rFonts w:cs="Arial"/>
          <w:szCs w:val="20"/>
        </w:rPr>
      </w:pPr>
    </w:p>
    <w:p w:rsidR="00C41516" w:rsidRDefault="00C41516" w:rsidP="00D601DD">
      <w:pPr>
        <w:numPr>
          <w:ins w:id="2033" w:author="i5" w:date="2013-07-01T18:06:00Z"/>
        </w:numPr>
        <w:autoSpaceDE w:val="0"/>
        <w:autoSpaceDN w:val="0"/>
        <w:adjustRightInd w:val="0"/>
        <w:rPr>
          <w:ins w:id="2034" w:author="i5" w:date="2013-07-01T18:06:00Z"/>
          <w:rFonts w:cs="Arial"/>
          <w:szCs w:val="20"/>
        </w:rPr>
      </w:pPr>
      <w:ins w:id="2035" w:author="i5" w:date="2013-07-01T18:06:00Z">
        <w:r>
          <w:rPr>
            <w:rFonts w:ascii="ＭＳ 明朝" w:cs="ＭＳ 明朝" w:hint="eastAsia"/>
            <w:szCs w:val="20"/>
          </w:rPr>
          <w:t>デスクトップにある</w:t>
        </w:r>
        <w:r>
          <w:rPr>
            <w:rFonts w:cs="Arial"/>
            <w:szCs w:val="20"/>
          </w:rPr>
          <w:t xml:space="preserve">YY_MOD_X </w:t>
        </w:r>
        <w:r>
          <w:rPr>
            <w:rFonts w:ascii="ＭＳ 明朝" w:cs="ＭＳ 明朝" w:hint="eastAsia"/>
            <w:szCs w:val="20"/>
            <w:lang w:val="ja-JP"/>
          </w:rPr>
          <w:t>というフォルダーを作成すること</w:t>
        </w:r>
        <w:r>
          <w:rPr>
            <w:rFonts w:cs="Arial"/>
            <w:szCs w:val="20"/>
          </w:rPr>
          <w:t>(YY</w:t>
        </w:r>
        <w:r>
          <w:rPr>
            <w:rFonts w:ascii="ＭＳ 明朝" w:cs="ＭＳ 明朝" w:hint="eastAsia"/>
            <w:szCs w:val="20"/>
            <w:lang w:val="ja-JP"/>
          </w:rPr>
          <w:t>はワークステーションの番号で、</w:t>
        </w:r>
        <w:r>
          <w:rPr>
            <w:rFonts w:cs="Arial"/>
            <w:szCs w:val="20"/>
          </w:rPr>
          <w:t>X</w:t>
        </w:r>
        <w:r>
          <w:rPr>
            <w:rFonts w:ascii="ＭＳ 明朝" w:cs="ＭＳ 明朝" w:hint="eastAsia"/>
            <w:szCs w:val="20"/>
            <w:lang w:val="ja-JP"/>
          </w:rPr>
          <w:t>は選手の苗字をあらわす</w:t>
        </w:r>
        <w:r>
          <w:rPr>
            <w:rFonts w:cs="Arial"/>
            <w:szCs w:val="20"/>
          </w:rPr>
          <w:t>)</w:t>
        </w:r>
        <w:r>
          <w:rPr>
            <w:rFonts w:ascii="ＭＳ 明朝" w:cs="ＭＳ 明朝" w:hint="eastAsia"/>
            <w:szCs w:val="20"/>
            <w:lang w:val="ja-JP"/>
          </w:rPr>
          <w:t>このフォルダーには</w:t>
        </w:r>
        <w:r>
          <w:rPr>
            <w:rFonts w:ascii="ＭＳ 明朝" w:cs="ＭＳ 明朝"/>
            <w:szCs w:val="20"/>
            <w:lang w:val="ja-JP"/>
          </w:rPr>
          <w:t>“</w:t>
        </w:r>
        <w:r>
          <w:rPr>
            <w:rFonts w:cs="Arial"/>
            <w:szCs w:val="20"/>
          </w:rPr>
          <w:t>Task1, Task2, Task3, Task4</w:t>
        </w:r>
        <w:r>
          <w:rPr>
            <w:rFonts w:ascii="ＭＳ 明朝" w:cs="ＭＳ 明朝"/>
            <w:szCs w:val="20"/>
            <w:lang w:val="ja-JP"/>
          </w:rPr>
          <w:t>”</w:t>
        </w:r>
        <w:r>
          <w:rPr>
            <w:rFonts w:ascii="ＭＳ 明朝" w:cs="ＭＳ 明朝" w:hint="eastAsia"/>
            <w:szCs w:val="20"/>
            <w:lang w:val="ja-JP"/>
          </w:rPr>
          <w:t>というサブフォルダーを含めなければならず、以下のものがある</w:t>
        </w:r>
        <w:r>
          <w:rPr>
            <w:rFonts w:cs="Arial"/>
            <w:szCs w:val="20"/>
          </w:rPr>
          <w:t>2</w:t>
        </w:r>
        <w:r>
          <w:rPr>
            <w:rFonts w:ascii="ＭＳ 明朝" w:cs="ＭＳ 明朝" w:hint="eastAsia"/>
            <w:szCs w:val="20"/>
            <w:lang w:val="ja-JP"/>
          </w:rPr>
          <w:t>つのフォルダーを含む</w:t>
        </w:r>
        <w:r>
          <w:rPr>
            <w:rFonts w:cs="Arial"/>
            <w:szCs w:val="20"/>
          </w:rPr>
          <w:t>:</w:t>
        </w:r>
      </w:ins>
    </w:p>
    <w:p w:rsidR="00C41516" w:rsidRDefault="00C41516" w:rsidP="00D601DD">
      <w:pPr>
        <w:numPr>
          <w:ins w:id="2036" w:author="i5" w:date="2013-07-01T18:06:00Z"/>
        </w:numPr>
        <w:autoSpaceDE w:val="0"/>
        <w:autoSpaceDN w:val="0"/>
        <w:adjustRightInd w:val="0"/>
        <w:rPr>
          <w:ins w:id="2037" w:author="i5" w:date="2013-07-01T18:06:00Z"/>
          <w:rFonts w:cs="Arial"/>
          <w:szCs w:val="20"/>
        </w:rPr>
      </w:pPr>
    </w:p>
    <w:p w:rsidR="00C41516" w:rsidRDefault="00C41516" w:rsidP="00D601DD">
      <w:pPr>
        <w:widowControl w:val="0"/>
        <w:numPr>
          <w:ilvl w:val="0"/>
          <w:numId w:val="19"/>
          <w:ins w:id="2038" w:author="i5" w:date="2013-07-01T18:06:00Z"/>
        </w:numPr>
        <w:tabs>
          <w:tab w:val="left" w:pos="220"/>
          <w:tab w:val="left" w:pos="720"/>
        </w:tabs>
        <w:autoSpaceDE w:val="0"/>
        <w:autoSpaceDN w:val="0"/>
        <w:adjustRightInd w:val="0"/>
        <w:ind w:left="720" w:hanging="720"/>
        <w:jc w:val="both"/>
        <w:rPr>
          <w:ins w:id="2039" w:author="i5" w:date="2013-07-01T18:06:00Z"/>
          <w:rFonts w:cs="Arial"/>
          <w:szCs w:val="20"/>
        </w:rPr>
      </w:pPr>
      <w:ins w:id="2040" w:author="i5" w:date="2013-07-01T18:06:00Z">
        <w:r>
          <w:rPr>
            <w:rFonts w:ascii="ＭＳ 明朝" w:cs="ＭＳ 明朝" w:hint="eastAsia"/>
            <w:szCs w:val="20"/>
          </w:rPr>
          <w:t>オリジナルフォルダー</w:t>
        </w:r>
        <w:r>
          <w:rPr>
            <w:rFonts w:cs="Arial"/>
            <w:szCs w:val="20"/>
          </w:rPr>
          <w:t>:</w:t>
        </w:r>
        <w:r>
          <w:rPr>
            <w:rFonts w:ascii="ＭＳ 明朝" w:cs="ＭＳ 明朝" w:hint="eastAsia"/>
            <w:szCs w:val="20"/>
            <w:lang w:val="ja-JP"/>
          </w:rPr>
          <w:t>プロジェクト作成と構成に使ったすべてのファイルを含む</w:t>
        </w:r>
        <w:r>
          <w:rPr>
            <w:rFonts w:cs="Arial"/>
            <w:szCs w:val="20"/>
          </w:rPr>
          <w:t>(</w:t>
        </w:r>
        <w:r>
          <w:rPr>
            <w:rFonts w:ascii="ＭＳ 明朝" w:cs="ＭＳ 明朝" w:hint="eastAsia"/>
            <w:szCs w:val="20"/>
            <w:lang w:val="ja-JP"/>
          </w:rPr>
          <w:t>フォント、リンクなど</w:t>
        </w:r>
        <w:r>
          <w:rPr>
            <w:rFonts w:cs="Arial"/>
            <w:szCs w:val="20"/>
          </w:rPr>
          <w:t>).</w:t>
        </w:r>
      </w:ins>
    </w:p>
    <w:p w:rsidR="00C41516" w:rsidRDefault="00C41516" w:rsidP="00D601DD">
      <w:pPr>
        <w:widowControl w:val="0"/>
        <w:numPr>
          <w:ilvl w:val="0"/>
          <w:numId w:val="19"/>
          <w:ins w:id="2041" w:author="i5" w:date="2013-07-01T18:06:00Z"/>
        </w:numPr>
        <w:tabs>
          <w:tab w:val="left" w:pos="220"/>
          <w:tab w:val="left" w:pos="720"/>
        </w:tabs>
        <w:autoSpaceDE w:val="0"/>
        <w:autoSpaceDN w:val="0"/>
        <w:adjustRightInd w:val="0"/>
        <w:ind w:left="720" w:hanging="720"/>
        <w:jc w:val="both"/>
        <w:rPr>
          <w:ins w:id="2042" w:author="i5" w:date="2013-07-01T18:06:00Z"/>
          <w:rFonts w:cs="Arial"/>
          <w:szCs w:val="20"/>
        </w:rPr>
      </w:pPr>
      <w:ins w:id="2043" w:author="i5" w:date="2013-07-01T18:06:00Z">
        <w:r>
          <w:rPr>
            <w:rFonts w:ascii="ＭＳ 明朝" w:cs="ＭＳ 明朝" w:hint="eastAsia"/>
            <w:szCs w:val="20"/>
          </w:rPr>
          <w:t>最終フォルダー</w:t>
        </w:r>
        <w:r>
          <w:rPr>
            <w:rFonts w:cs="Arial"/>
            <w:szCs w:val="20"/>
          </w:rPr>
          <w:t>:</w:t>
        </w:r>
        <w:r>
          <w:rPr>
            <w:rFonts w:ascii="ＭＳ 明朝" w:cs="ＭＳ 明朝" w:hint="eastAsia"/>
            <w:szCs w:val="20"/>
            <w:lang w:val="ja-JP"/>
          </w:rPr>
          <w:t>タスクで提出するよう要求されたすべてのファイルを含む</w:t>
        </w:r>
        <w:r>
          <w:rPr>
            <w:rFonts w:cs="Arial"/>
            <w:szCs w:val="20"/>
          </w:rPr>
          <w:t xml:space="preserve"> (PDF</w:t>
        </w:r>
        <w:r>
          <w:rPr>
            <w:rFonts w:ascii="ＭＳ 明朝" w:cs="ＭＳ 明朝" w:hint="eastAsia"/>
            <w:szCs w:val="20"/>
            <w:lang w:val="ja-JP"/>
          </w:rPr>
          <w:t>など</w:t>
        </w:r>
        <w:r>
          <w:rPr>
            <w:rFonts w:cs="Arial"/>
            <w:szCs w:val="20"/>
          </w:rPr>
          <w:t>)</w:t>
        </w:r>
      </w:ins>
    </w:p>
    <w:p w:rsidR="00C41516" w:rsidRDefault="00C41516" w:rsidP="00D601DD">
      <w:pPr>
        <w:numPr>
          <w:ins w:id="2044" w:author="i5" w:date="2013-07-01T18:06:00Z"/>
        </w:numPr>
        <w:autoSpaceDE w:val="0"/>
        <w:autoSpaceDN w:val="0"/>
        <w:adjustRightInd w:val="0"/>
        <w:rPr>
          <w:ins w:id="2045" w:author="i5" w:date="2013-07-01T18:06:00Z"/>
          <w:rFonts w:cs="Arial"/>
          <w:szCs w:val="20"/>
        </w:rPr>
      </w:pPr>
    </w:p>
    <w:p w:rsidR="00C41516" w:rsidRDefault="00C41516" w:rsidP="00D601DD">
      <w:pPr>
        <w:numPr>
          <w:ins w:id="2046" w:author="i5" w:date="2013-07-01T18:06:00Z"/>
        </w:numPr>
        <w:autoSpaceDE w:val="0"/>
        <w:autoSpaceDN w:val="0"/>
        <w:adjustRightInd w:val="0"/>
        <w:rPr>
          <w:ins w:id="2047" w:author="i5" w:date="2013-07-01T18:06:00Z"/>
          <w:rFonts w:cs="Arial"/>
          <w:szCs w:val="20"/>
        </w:rPr>
      </w:pPr>
      <w:ins w:id="2048" w:author="i5" w:date="2013-07-01T18:06:00Z">
        <w:r>
          <w:rPr>
            <w:rFonts w:ascii="ＭＳ 明朝" w:cs="ＭＳ 明朝" w:hint="eastAsia"/>
            <w:szCs w:val="20"/>
          </w:rPr>
          <w:t>上のそれぞれのフォルダー以外に保存したファイルはすべて評価されない</w:t>
        </w:r>
      </w:ins>
    </w:p>
    <w:p w:rsidR="00C41516" w:rsidRDefault="00C41516" w:rsidP="00D601DD">
      <w:pPr>
        <w:numPr>
          <w:ins w:id="2049" w:author="i5" w:date="2013-07-01T18:06:00Z"/>
        </w:numPr>
        <w:autoSpaceDE w:val="0"/>
        <w:autoSpaceDN w:val="0"/>
        <w:adjustRightInd w:val="0"/>
        <w:rPr>
          <w:ins w:id="2050" w:author="i5" w:date="2013-07-01T18:06:00Z"/>
          <w:rFonts w:cs="Arial"/>
          <w:szCs w:val="20"/>
        </w:rPr>
      </w:pPr>
      <w:ins w:id="2051" w:author="i5" w:date="2013-07-01T18:06:00Z">
        <w:r>
          <w:rPr>
            <w:rFonts w:ascii="ＭＳ 明朝" w:cs="ＭＳ 明朝" w:hint="eastAsia"/>
            <w:szCs w:val="20"/>
          </w:rPr>
          <w:t>画像を</w:t>
        </w:r>
        <w:r>
          <w:rPr>
            <w:rFonts w:cs="Arial"/>
            <w:szCs w:val="20"/>
          </w:rPr>
          <w:t>Adobe Illustrator</w:t>
        </w:r>
        <w:r>
          <w:rPr>
            <w:rFonts w:ascii="ＭＳ 明朝" w:cs="ＭＳ 明朝" w:hint="eastAsia"/>
            <w:szCs w:val="20"/>
            <w:lang w:val="ja-JP"/>
          </w:rPr>
          <w:t>または</w:t>
        </w:r>
        <w:r>
          <w:rPr>
            <w:rFonts w:cs="Arial"/>
            <w:szCs w:val="20"/>
          </w:rPr>
          <w:t>InDesign</w:t>
        </w:r>
        <w:r>
          <w:rPr>
            <w:rFonts w:ascii="ＭＳ 明朝" w:cs="ＭＳ 明朝" w:hint="eastAsia"/>
            <w:szCs w:val="20"/>
            <w:lang w:val="ja-JP"/>
          </w:rPr>
          <w:t>に埋め込んではならない</w:t>
        </w:r>
      </w:ins>
    </w:p>
    <w:p w:rsidR="00C41516" w:rsidRDefault="00C41516" w:rsidP="00D601DD">
      <w:pPr>
        <w:numPr>
          <w:ins w:id="2052" w:author="i5" w:date="2013-07-01T18:06:00Z"/>
        </w:numPr>
        <w:autoSpaceDE w:val="0"/>
        <w:autoSpaceDN w:val="0"/>
        <w:adjustRightInd w:val="0"/>
        <w:rPr>
          <w:ins w:id="2053" w:author="i5" w:date="2013-07-01T18:06:00Z"/>
          <w:rFonts w:cs="Arial"/>
          <w:szCs w:val="20"/>
        </w:rPr>
      </w:pPr>
    </w:p>
    <w:p w:rsidR="00C41516" w:rsidRDefault="00C41516" w:rsidP="00D601DD">
      <w:pPr>
        <w:numPr>
          <w:ins w:id="2054" w:author="i5" w:date="2013-07-01T18:06:00Z"/>
        </w:numPr>
        <w:autoSpaceDE w:val="0"/>
        <w:autoSpaceDN w:val="0"/>
        <w:adjustRightInd w:val="0"/>
        <w:rPr>
          <w:ins w:id="2055" w:author="i5" w:date="2013-07-01T18:06:00Z"/>
          <w:rFonts w:cs="Arial"/>
          <w:szCs w:val="20"/>
        </w:rPr>
      </w:pPr>
      <w:ins w:id="2056" w:author="i5" w:date="2013-07-01T18:06:00Z">
        <w:r>
          <w:rPr>
            <w:rFonts w:ascii="ＭＳ 明朝" w:cs="ＭＳ 明朝" w:hint="eastAsia"/>
            <w:szCs w:val="20"/>
          </w:rPr>
          <w:t>画像のカラーモードとファイル形式はプレスレディの</w:t>
        </w:r>
        <w:r>
          <w:rPr>
            <w:rFonts w:cs="Arial"/>
            <w:szCs w:val="20"/>
          </w:rPr>
          <w:t>PDF files</w:t>
        </w:r>
        <w:r>
          <w:rPr>
            <w:rFonts w:ascii="ＭＳ 明朝" w:cs="ＭＳ 明朝" w:hint="eastAsia"/>
            <w:szCs w:val="20"/>
            <w:lang w:val="ja-JP"/>
          </w:rPr>
          <w:t>で評価される</w:t>
        </w:r>
        <w:r>
          <w:rPr>
            <w:rFonts w:cs="Arial"/>
            <w:szCs w:val="20"/>
          </w:rPr>
          <w:t>;</w:t>
        </w:r>
      </w:ins>
    </w:p>
    <w:p w:rsidR="00C41516" w:rsidRDefault="00C41516" w:rsidP="00D601DD">
      <w:pPr>
        <w:numPr>
          <w:ins w:id="2057" w:author="i5" w:date="2013-07-01T18:06:00Z"/>
        </w:numPr>
        <w:autoSpaceDE w:val="0"/>
        <w:autoSpaceDN w:val="0"/>
        <w:adjustRightInd w:val="0"/>
        <w:rPr>
          <w:ins w:id="2058" w:author="i5" w:date="2013-07-01T18:06:00Z"/>
          <w:rFonts w:cs="Arial"/>
          <w:szCs w:val="20"/>
        </w:rPr>
      </w:pPr>
      <w:ins w:id="2059" w:author="i5" w:date="2013-07-01T18:06:00Z">
        <w:r>
          <w:rPr>
            <w:rFonts w:ascii="ＭＳ 明朝" w:cs="ＭＳ 明朝" w:hint="eastAsia"/>
            <w:szCs w:val="20"/>
          </w:rPr>
          <w:t>タスク</w:t>
        </w:r>
        <w:r>
          <w:rPr>
            <w:rFonts w:cs="Arial"/>
            <w:szCs w:val="20"/>
          </w:rPr>
          <w:t>4</w:t>
        </w:r>
        <w:r>
          <w:rPr>
            <w:rFonts w:ascii="ＭＳ 明朝" w:cs="ＭＳ 明朝" w:hint="eastAsia"/>
            <w:szCs w:val="20"/>
            <w:lang w:val="ja-JP"/>
          </w:rPr>
          <w:t>以外、グレースケールとカラー画像解像度は</w:t>
        </w:r>
        <w:r>
          <w:rPr>
            <w:rFonts w:cs="Arial"/>
            <w:szCs w:val="20"/>
          </w:rPr>
          <w:t xml:space="preserve"> InDesign</w:t>
        </w:r>
        <w:r>
          <w:rPr>
            <w:rFonts w:ascii="ＭＳ 明朝" w:cs="ＭＳ 明朝" w:hint="eastAsia"/>
            <w:szCs w:val="20"/>
            <w:lang w:val="ja-JP"/>
          </w:rPr>
          <w:t>または</w:t>
        </w:r>
        <w:r>
          <w:rPr>
            <w:rFonts w:cs="Arial"/>
            <w:szCs w:val="20"/>
          </w:rPr>
          <w:t xml:space="preserve"> Illustrator</w:t>
        </w:r>
        <w:r>
          <w:rPr>
            <w:rFonts w:ascii="ＭＳ 明朝" w:cs="ＭＳ 明朝" w:hint="eastAsia"/>
            <w:szCs w:val="20"/>
            <w:lang w:val="ja-JP"/>
          </w:rPr>
          <w:t>など使用したファイルで評価される</w:t>
        </w:r>
      </w:ins>
    </w:p>
    <w:p w:rsidR="00C41516" w:rsidRDefault="00C41516" w:rsidP="00D601DD">
      <w:pPr>
        <w:numPr>
          <w:ins w:id="2060" w:author="i5" w:date="2013-07-01T18:06:00Z"/>
        </w:numPr>
        <w:autoSpaceDE w:val="0"/>
        <w:autoSpaceDN w:val="0"/>
        <w:adjustRightInd w:val="0"/>
        <w:rPr>
          <w:ins w:id="2061" w:author="i5" w:date="2013-07-01T18:06:00Z"/>
          <w:rFonts w:cs="Arial"/>
          <w:szCs w:val="20"/>
        </w:rPr>
      </w:pPr>
    </w:p>
    <w:p w:rsidR="00C41516" w:rsidRDefault="00C41516" w:rsidP="00750A78">
      <w:pPr>
        <w:widowControl w:val="0"/>
        <w:numPr>
          <w:ins w:id="2062" w:author="i5" w:date="2013-07-01T18:07:00Z"/>
        </w:numPr>
        <w:autoSpaceDE w:val="0"/>
        <w:autoSpaceDN w:val="0"/>
        <w:adjustRightInd w:val="0"/>
        <w:jc w:val="both"/>
        <w:rPr>
          <w:ins w:id="2063" w:author="i5" w:date="2013-07-01T18:07:00Z"/>
          <w:rFonts w:cs="Arial"/>
          <w:szCs w:val="20"/>
          <w:lang w:eastAsia="ja-JP"/>
        </w:rPr>
      </w:pPr>
    </w:p>
    <w:p w:rsidR="00C41516" w:rsidRDefault="00C41516" w:rsidP="00750A78">
      <w:pPr>
        <w:widowControl w:val="0"/>
        <w:numPr>
          <w:ins w:id="2064" w:author="i5" w:date="2013-07-01T18:07:00Z"/>
        </w:numPr>
        <w:autoSpaceDE w:val="0"/>
        <w:autoSpaceDN w:val="0"/>
        <w:adjustRightInd w:val="0"/>
        <w:jc w:val="both"/>
        <w:rPr>
          <w:ins w:id="2065" w:author="i5" w:date="2013-07-01T18:07:00Z"/>
          <w:rFonts w:cs="Arial"/>
          <w:szCs w:val="20"/>
          <w:lang w:eastAsia="ja-JP"/>
        </w:rPr>
      </w:pPr>
    </w:p>
    <w:p w:rsidR="00C41516" w:rsidRDefault="00C41516" w:rsidP="00750A78">
      <w:pPr>
        <w:widowControl w:val="0"/>
        <w:numPr>
          <w:ins w:id="2066" w:author="i5" w:date="2013-07-01T18:07:00Z"/>
        </w:numPr>
        <w:autoSpaceDE w:val="0"/>
        <w:autoSpaceDN w:val="0"/>
        <w:adjustRightInd w:val="0"/>
        <w:jc w:val="both"/>
        <w:rPr>
          <w:ins w:id="2067" w:author="i5" w:date="2013-07-01T18:07:00Z"/>
          <w:rFonts w:cs="Arial"/>
          <w:szCs w:val="20"/>
          <w:lang w:eastAsia="ja-JP"/>
        </w:rPr>
      </w:pPr>
    </w:p>
    <w:p w:rsidR="00C41516" w:rsidRDefault="00C41516" w:rsidP="00750A78">
      <w:pPr>
        <w:widowControl w:val="0"/>
        <w:numPr>
          <w:ins w:id="2068" w:author="i5" w:date="2013-07-01T18:07:00Z"/>
        </w:numPr>
        <w:autoSpaceDE w:val="0"/>
        <w:autoSpaceDN w:val="0"/>
        <w:adjustRightInd w:val="0"/>
        <w:jc w:val="both"/>
        <w:rPr>
          <w:ins w:id="2069" w:author="i5" w:date="2013-07-01T18:07:00Z"/>
          <w:rFonts w:cs="Arial"/>
          <w:szCs w:val="20"/>
          <w:lang w:eastAsia="ja-JP"/>
        </w:rPr>
      </w:pPr>
    </w:p>
    <w:p w:rsidR="00C41516" w:rsidRDefault="00C41516" w:rsidP="00750A78">
      <w:pPr>
        <w:widowControl w:val="0"/>
        <w:numPr>
          <w:ins w:id="2070" w:author="i5" w:date="2013-07-01T18:07:00Z"/>
        </w:numPr>
        <w:autoSpaceDE w:val="0"/>
        <w:autoSpaceDN w:val="0"/>
        <w:adjustRightInd w:val="0"/>
        <w:jc w:val="both"/>
        <w:rPr>
          <w:ins w:id="2071" w:author="i5" w:date="2013-07-01T18:07:00Z"/>
          <w:rFonts w:cs="Arial"/>
          <w:szCs w:val="20"/>
          <w:lang w:eastAsia="ja-JP"/>
        </w:rPr>
      </w:pPr>
    </w:p>
    <w:p w:rsidR="00C41516" w:rsidRPr="00C41516" w:rsidRDefault="00C41516" w:rsidP="00750A78">
      <w:pPr>
        <w:widowControl w:val="0"/>
        <w:autoSpaceDE w:val="0"/>
        <w:autoSpaceDN w:val="0"/>
        <w:adjustRightInd w:val="0"/>
        <w:jc w:val="both"/>
        <w:rPr>
          <w:rFonts w:cs="Arial"/>
          <w:szCs w:val="20"/>
          <w:lang w:eastAsia="ja-JP"/>
          <w:rPrChange w:id="2072" w:author="Unknown">
            <w:rPr>
              <w:rFonts w:cs="Arial"/>
              <w:szCs w:val="20"/>
              <w:lang w:val="en-US"/>
            </w:rPr>
          </w:rPrChange>
        </w:rPr>
      </w:pPr>
    </w:p>
    <w:p w:rsidR="00C41516" w:rsidRPr="00EA5133" w:rsidRDefault="00C41516" w:rsidP="00CE6B36"/>
    <w:p w:rsidR="00C41516" w:rsidRPr="00EA5133" w:rsidRDefault="00C41516" w:rsidP="006B03C3">
      <w:pPr>
        <w:pStyle w:val="Heading1"/>
      </w:pPr>
      <w:del w:id="2073" w:author="Wolfgang J. Toechterle" w:date="2013-06-08T19:26:00Z">
        <w:r w:rsidRPr="00EA5133" w:rsidDel="00763EC0">
          <w:br w:type="page"/>
        </w:r>
      </w:del>
      <w:r w:rsidRPr="00EA5133">
        <w:t>Equipment, machinery, installations and materials required</w:t>
      </w:r>
    </w:p>
    <w:p w:rsidR="00C41516" w:rsidRPr="00EA5133" w:rsidRDefault="00C41516" w:rsidP="00CE6B36">
      <w:r w:rsidRPr="00EA5133">
        <w:t>No specific equipment required.</w:t>
      </w:r>
    </w:p>
    <w:p w:rsidR="00C41516" w:rsidRDefault="00C41516" w:rsidP="00CE6B36">
      <w:pPr>
        <w:numPr>
          <w:ins w:id="2074" w:author="i5" w:date="2013-07-01T18:07:00Z"/>
        </w:numPr>
        <w:rPr>
          <w:ins w:id="2075" w:author="i5" w:date="2013-07-01T18:07:00Z"/>
          <w:color w:val="0000FF"/>
          <w:lang w:eastAsia="ja-JP"/>
        </w:rPr>
      </w:pPr>
    </w:p>
    <w:p w:rsidR="00C41516" w:rsidRDefault="00C41516" w:rsidP="00CE6B36">
      <w:pPr>
        <w:numPr>
          <w:ins w:id="2076" w:author="i5" w:date="2013-07-01T18:07:00Z"/>
        </w:numPr>
        <w:rPr>
          <w:ins w:id="2077" w:author="i5" w:date="2013-07-01T18:07:00Z"/>
          <w:color w:val="0000FF"/>
          <w:lang w:eastAsia="ja-JP"/>
        </w:rPr>
      </w:pPr>
    </w:p>
    <w:p w:rsidR="00C41516" w:rsidRPr="00C41516" w:rsidRDefault="00C41516" w:rsidP="00D601DD">
      <w:pPr>
        <w:keepNext/>
        <w:keepLines/>
        <w:numPr>
          <w:ins w:id="2078" w:author="i5" w:date="2013-07-01T18:07:00Z"/>
        </w:numPr>
        <w:autoSpaceDE w:val="0"/>
        <w:autoSpaceDN w:val="0"/>
        <w:adjustRightInd w:val="0"/>
        <w:spacing w:after="360"/>
        <w:rPr>
          <w:ins w:id="2079" w:author="i5" w:date="2013-07-01T18:07:00Z"/>
          <w:rFonts w:ascii="ＭＳ Ｐゴシック" w:eastAsia="ＭＳ Ｐゴシック" w:hAnsi="ＭＳ Ｐゴシック" w:cs="Arial"/>
          <w:b/>
          <w:bCs/>
          <w:caps/>
          <w:sz w:val="24"/>
          <w:u w:val="single"/>
          <w:rPrChange w:id="2080" w:author="Unknown">
            <w:rPr>
              <w:ins w:id="2081" w:author="i5" w:date="2013-07-01T18:07:00Z"/>
              <w:rFonts w:cs="Arial"/>
              <w:b/>
              <w:bCs/>
              <w:caps/>
              <w:sz w:val="24"/>
              <w:u w:val="single"/>
            </w:rPr>
          </w:rPrChange>
        </w:rPr>
      </w:pPr>
      <w:ins w:id="2082" w:author="i5" w:date="2013-07-01T18:07:00Z">
        <w:r w:rsidRPr="00C41516">
          <w:rPr>
            <w:rFonts w:ascii="ＭＳ Ｐゴシック" w:eastAsia="ＭＳ Ｐゴシック" w:hAnsi="ＭＳ Ｐゴシック" w:cs="ＭＳ 明朝" w:hint="eastAsia"/>
            <w:b/>
            <w:bCs/>
            <w:caps/>
            <w:sz w:val="24"/>
            <w:u w:val="single"/>
            <w:rPrChange w:id="2083" w:author="i5" w:date="2013-07-01T18:07:00Z">
              <w:rPr>
                <w:rFonts w:ascii="ＭＳ 明朝" w:eastAsia="ＭＳ ゴシックfalt" w:cs="ＭＳ 明朝" w:hint="eastAsia"/>
                <w:b/>
                <w:bCs/>
                <w:caps/>
                <w:color w:val="0000FF"/>
                <w:sz w:val="24"/>
                <w:u w:val="single"/>
              </w:rPr>
            </w:rPrChange>
          </w:rPr>
          <w:t>要求された備品、機械、イラストレーション、材料</w:t>
        </w:r>
      </w:ins>
    </w:p>
    <w:p w:rsidR="00C41516" w:rsidDel="00D601DD" w:rsidRDefault="00C41516">
      <w:pPr>
        <w:spacing w:after="200" w:line="276" w:lineRule="auto"/>
        <w:rPr>
          <w:del w:id="2084" w:author="Unknown"/>
          <w:rFonts w:cs="Arial"/>
          <w:szCs w:val="20"/>
          <w:lang w:eastAsia="ja-JP"/>
        </w:rPr>
      </w:pPr>
      <w:ins w:id="2085" w:author="i5" w:date="2013-07-01T18:07:00Z">
        <w:r>
          <w:rPr>
            <w:rFonts w:ascii="ＭＳ 明朝" w:cs="ＭＳ 明朝" w:hint="eastAsia"/>
            <w:szCs w:val="20"/>
          </w:rPr>
          <w:t>特になし</w:t>
        </w:r>
      </w:ins>
    </w:p>
    <w:p w:rsidR="00C41516" w:rsidRDefault="00C41516" w:rsidP="00D601DD">
      <w:pPr>
        <w:numPr>
          <w:ins w:id="2086" w:author="i5" w:date="2013-07-01T18:08:00Z"/>
        </w:numPr>
        <w:autoSpaceDE w:val="0"/>
        <w:autoSpaceDN w:val="0"/>
        <w:adjustRightInd w:val="0"/>
        <w:rPr>
          <w:ins w:id="2087" w:author="i5" w:date="2013-07-01T18:08:00Z"/>
          <w:rFonts w:cs="Arial"/>
          <w:szCs w:val="20"/>
          <w:lang w:eastAsia="ja-JP"/>
        </w:rPr>
      </w:pPr>
    </w:p>
    <w:p w:rsidR="00C41516" w:rsidRDefault="00C41516" w:rsidP="00D601DD">
      <w:pPr>
        <w:numPr>
          <w:ins w:id="2088" w:author="i5" w:date="2013-07-01T18:08:00Z"/>
        </w:numPr>
        <w:autoSpaceDE w:val="0"/>
        <w:autoSpaceDN w:val="0"/>
        <w:adjustRightInd w:val="0"/>
        <w:rPr>
          <w:ins w:id="2089" w:author="i5" w:date="2013-07-01T18:08:00Z"/>
          <w:rFonts w:cs="Arial"/>
          <w:szCs w:val="20"/>
          <w:lang w:eastAsia="ja-JP"/>
        </w:rPr>
      </w:pPr>
    </w:p>
    <w:p w:rsidR="00C41516" w:rsidRDefault="00C41516" w:rsidP="00D601DD">
      <w:pPr>
        <w:numPr>
          <w:ins w:id="2090" w:author="i5" w:date="2013-07-01T18:08:00Z"/>
        </w:numPr>
        <w:autoSpaceDE w:val="0"/>
        <w:autoSpaceDN w:val="0"/>
        <w:adjustRightInd w:val="0"/>
        <w:rPr>
          <w:ins w:id="2091" w:author="i5" w:date="2013-07-01T18:08:00Z"/>
          <w:rFonts w:cs="Arial"/>
          <w:szCs w:val="20"/>
          <w:lang w:eastAsia="ja-JP"/>
        </w:rPr>
      </w:pPr>
    </w:p>
    <w:p w:rsidR="00C41516" w:rsidRDefault="00C41516" w:rsidP="00D601DD">
      <w:pPr>
        <w:numPr>
          <w:ins w:id="2092" w:author="i5" w:date="2013-07-01T18:08:00Z"/>
        </w:numPr>
        <w:autoSpaceDE w:val="0"/>
        <w:autoSpaceDN w:val="0"/>
        <w:adjustRightInd w:val="0"/>
        <w:rPr>
          <w:ins w:id="2093" w:author="i5" w:date="2013-07-01T18:08:00Z"/>
          <w:rFonts w:cs="Arial"/>
          <w:szCs w:val="20"/>
          <w:lang w:eastAsia="ja-JP"/>
        </w:rPr>
      </w:pPr>
    </w:p>
    <w:p w:rsidR="00C41516" w:rsidRDefault="00C41516" w:rsidP="00D601DD">
      <w:pPr>
        <w:numPr>
          <w:ins w:id="2094" w:author="i5" w:date="2013-07-01T18:08:00Z"/>
        </w:numPr>
        <w:autoSpaceDE w:val="0"/>
        <w:autoSpaceDN w:val="0"/>
        <w:adjustRightInd w:val="0"/>
        <w:rPr>
          <w:ins w:id="2095" w:author="i5" w:date="2013-07-01T18:08:00Z"/>
          <w:rFonts w:cs="Arial"/>
          <w:szCs w:val="20"/>
          <w:lang w:eastAsia="ja-JP"/>
        </w:rPr>
      </w:pPr>
    </w:p>
    <w:p w:rsidR="00C41516" w:rsidRDefault="00C41516" w:rsidP="00D601DD">
      <w:pPr>
        <w:numPr>
          <w:ins w:id="2096" w:author="i5" w:date="2013-07-01T18:08:00Z"/>
        </w:numPr>
        <w:autoSpaceDE w:val="0"/>
        <w:autoSpaceDN w:val="0"/>
        <w:adjustRightInd w:val="0"/>
        <w:rPr>
          <w:ins w:id="2097" w:author="i5" w:date="2013-07-01T18:08:00Z"/>
          <w:rFonts w:cs="Arial"/>
          <w:szCs w:val="20"/>
          <w:lang w:eastAsia="ja-JP"/>
        </w:rPr>
      </w:pPr>
    </w:p>
    <w:p w:rsidR="00C41516" w:rsidRDefault="00C41516" w:rsidP="00D601DD">
      <w:pPr>
        <w:numPr>
          <w:ins w:id="2098" w:author="i5" w:date="2013-07-01T18:08:00Z"/>
        </w:numPr>
        <w:autoSpaceDE w:val="0"/>
        <w:autoSpaceDN w:val="0"/>
        <w:adjustRightInd w:val="0"/>
        <w:rPr>
          <w:ins w:id="2099" w:author="i5" w:date="2013-07-01T18:08:00Z"/>
          <w:rFonts w:cs="Arial"/>
          <w:szCs w:val="20"/>
          <w:lang w:eastAsia="ja-JP"/>
        </w:rPr>
      </w:pPr>
    </w:p>
    <w:p w:rsidR="00C41516" w:rsidRDefault="00C41516" w:rsidP="00D601DD">
      <w:pPr>
        <w:numPr>
          <w:ins w:id="2100" w:author="i5" w:date="2013-07-01T18:08:00Z"/>
        </w:numPr>
        <w:autoSpaceDE w:val="0"/>
        <w:autoSpaceDN w:val="0"/>
        <w:adjustRightInd w:val="0"/>
        <w:rPr>
          <w:ins w:id="2101" w:author="i5" w:date="2013-07-01T18:08:00Z"/>
          <w:rFonts w:cs="Arial"/>
          <w:szCs w:val="20"/>
          <w:lang w:eastAsia="ja-JP"/>
        </w:rPr>
      </w:pPr>
    </w:p>
    <w:p w:rsidR="00C41516" w:rsidRDefault="00C41516" w:rsidP="00D601DD">
      <w:pPr>
        <w:numPr>
          <w:ins w:id="2102" w:author="i5" w:date="2013-07-01T18:08:00Z"/>
        </w:numPr>
        <w:autoSpaceDE w:val="0"/>
        <w:autoSpaceDN w:val="0"/>
        <w:adjustRightInd w:val="0"/>
        <w:rPr>
          <w:ins w:id="2103" w:author="i5" w:date="2013-07-01T18:08:00Z"/>
          <w:rFonts w:cs="Arial"/>
          <w:szCs w:val="20"/>
          <w:lang w:eastAsia="ja-JP"/>
        </w:rPr>
      </w:pPr>
    </w:p>
    <w:p w:rsidR="00C41516" w:rsidRDefault="00C41516" w:rsidP="00D601DD">
      <w:pPr>
        <w:numPr>
          <w:ins w:id="2104" w:author="i5" w:date="2013-07-01T18:08:00Z"/>
        </w:numPr>
        <w:autoSpaceDE w:val="0"/>
        <w:autoSpaceDN w:val="0"/>
        <w:adjustRightInd w:val="0"/>
        <w:rPr>
          <w:ins w:id="2105" w:author="i5" w:date="2013-07-01T18:08:00Z"/>
          <w:rFonts w:cs="Arial"/>
          <w:szCs w:val="20"/>
          <w:lang w:eastAsia="ja-JP"/>
        </w:rPr>
      </w:pPr>
    </w:p>
    <w:p w:rsidR="00C41516" w:rsidRDefault="00C41516" w:rsidP="00D601DD">
      <w:pPr>
        <w:numPr>
          <w:ins w:id="2106" w:author="i5" w:date="2013-07-01T18:08:00Z"/>
        </w:numPr>
        <w:autoSpaceDE w:val="0"/>
        <w:autoSpaceDN w:val="0"/>
        <w:adjustRightInd w:val="0"/>
        <w:rPr>
          <w:ins w:id="2107" w:author="i5" w:date="2013-07-01T18:08:00Z"/>
          <w:rFonts w:cs="Arial"/>
          <w:szCs w:val="20"/>
          <w:lang w:eastAsia="ja-JP"/>
        </w:rPr>
      </w:pPr>
    </w:p>
    <w:p w:rsidR="00C41516" w:rsidRDefault="00C41516" w:rsidP="00D601DD">
      <w:pPr>
        <w:numPr>
          <w:ins w:id="2108" w:author="i5" w:date="2013-07-01T18:08:00Z"/>
        </w:numPr>
        <w:autoSpaceDE w:val="0"/>
        <w:autoSpaceDN w:val="0"/>
        <w:adjustRightInd w:val="0"/>
        <w:rPr>
          <w:ins w:id="2109" w:author="i5" w:date="2013-07-01T18:08:00Z"/>
          <w:rFonts w:cs="Arial"/>
          <w:szCs w:val="20"/>
          <w:lang w:eastAsia="ja-JP"/>
        </w:rPr>
      </w:pPr>
    </w:p>
    <w:p w:rsidR="00C41516" w:rsidRDefault="00C41516" w:rsidP="00D601DD">
      <w:pPr>
        <w:numPr>
          <w:ins w:id="2110" w:author="i5" w:date="2013-07-01T18:08:00Z"/>
        </w:numPr>
        <w:autoSpaceDE w:val="0"/>
        <w:autoSpaceDN w:val="0"/>
        <w:adjustRightInd w:val="0"/>
        <w:rPr>
          <w:ins w:id="2111" w:author="i5" w:date="2013-07-01T18:08:00Z"/>
          <w:rFonts w:cs="Arial"/>
          <w:szCs w:val="20"/>
          <w:lang w:eastAsia="ja-JP"/>
        </w:rPr>
      </w:pPr>
    </w:p>
    <w:p w:rsidR="00C41516" w:rsidRDefault="00C41516" w:rsidP="00D601DD">
      <w:pPr>
        <w:numPr>
          <w:ins w:id="2112" w:author="i5" w:date="2013-07-01T18:08:00Z"/>
        </w:numPr>
        <w:autoSpaceDE w:val="0"/>
        <w:autoSpaceDN w:val="0"/>
        <w:adjustRightInd w:val="0"/>
        <w:rPr>
          <w:ins w:id="2113" w:author="i5" w:date="2013-07-01T18:08:00Z"/>
          <w:rFonts w:cs="Arial"/>
          <w:szCs w:val="20"/>
          <w:lang w:eastAsia="ja-JP"/>
        </w:rPr>
      </w:pPr>
    </w:p>
    <w:p w:rsidR="00C41516" w:rsidRDefault="00C41516" w:rsidP="00D601DD">
      <w:pPr>
        <w:numPr>
          <w:ins w:id="2114" w:author="i5" w:date="2013-07-01T18:08:00Z"/>
        </w:numPr>
        <w:autoSpaceDE w:val="0"/>
        <w:autoSpaceDN w:val="0"/>
        <w:adjustRightInd w:val="0"/>
        <w:rPr>
          <w:ins w:id="2115" w:author="i5" w:date="2013-07-01T18:08:00Z"/>
          <w:rFonts w:cs="Arial"/>
          <w:szCs w:val="20"/>
          <w:lang w:eastAsia="ja-JP"/>
        </w:rPr>
      </w:pPr>
    </w:p>
    <w:p w:rsidR="00C41516" w:rsidRDefault="00C41516" w:rsidP="00D601DD">
      <w:pPr>
        <w:numPr>
          <w:ins w:id="2116" w:author="i5" w:date="2013-07-01T18:08:00Z"/>
        </w:numPr>
        <w:autoSpaceDE w:val="0"/>
        <w:autoSpaceDN w:val="0"/>
        <w:adjustRightInd w:val="0"/>
        <w:rPr>
          <w:ins w:id="2117" w:author="i5" w:date="2013-07-01T18:08:00Z"/>
          <w:rFonts w:cs="Arial"/>
          <w:szCs w:val="20"/>
          <w:lang w:eastAsia="ja-JP"/>
        </w:rPr>
      </w:pPr>
    </w:p>
    <w:p w:rsidR="00C41516" w:rsidRDefault="00C41516" w:rsidP="00D601DD">
      <w:pPr>
        <w:numPr>
          <w:ins w:id="2118" w:author="i5" w:date="2013-07-01T18:08:00Z"/>
        </w:numPr>
        <w:autoSpaceDE w:val="0"/>
        <w:autoSpaceDN w:val="0"/>
        <w:adjustRightInd w:val="0"/>
        <w:rPr>
          <w:ins w:id="2119" w:author="i5" w:date="2013-07-01T18:08:00Z"/>
          <w:rFonts w:cs="Arial"/>
          <w:szCs w:val="20"/>
          <w:lang w:eastAsia="ja-JP"/>
        </w:rPr>
      </w:pPr>
    </w:p>
    <w:p w:rsidR="00C41516" w:rsidRDefault="00C41516" w:rsidP="00D601DD">
      <w:pPr>
        <w:numPr>
          <w:ins w:id="2120" w:author="i5" w:date="2013-07-01T18:08:00Z"/>
        </w:numPr>
        <w:autoSpaceDE w:val="0"/>
        <w:autoSpaceDN w:val="0"/>
        <w:adjustRightInd w:val="0"/>
        <w:rPr>
          <w:ins w:id="2121" w:author="i5" w:date="2013-07-01T18:08:00Z"/>
          <w:rFonts w:cs="Arial"/>
          <w:szCs w:val="20"/>
          <w:lang w:eastAsia="ja-JP"/>
        </w:rPr>
      </w:pPr>
    </w:p>
    <w:p w:rsidR="00C41516" w:rsidRDefault="00C41516" w:rsidP="00D601DD">
      <w:pPr>
        <w:numPr>
          <w:ins w:id="2122" w:author="i5" w:date="2013-07-01T18:08:00Z"/>
        </w:numPr>
        <w:autoSpaceDE w:val="0"/>
        <w:autoSpaceDN w:val="0"/>
        <w:adjustRightInd w:val="0"/>
        <w:rPr>
          <w:ins w:id="2123" w:author="i5" w:date="2013-07-01T18:08:00Z"/>
          <w:rFonts w:cs="Arial"/>
          <w:szCs w:val="20"/>
          <w:lang w:eastAsia="ja-JP"/>
        </w:rPr>
      </w:pPr>
    </w:p>
    <w:p w:rsidR="00C41516" w:rsidRDefault="00C41516" w:rsidP="00D601DD">
      <w:pPr>
        <w:numPr>
          <w:ins w:id="2124" w:author="i5" w:date="2013-07-01T18:08:00Z"/>
        </w:numPr>
        <w:autoSpaceDE w:val="0"/>
        <w:autoSpaceDN w:val="0"/>
        <w:adjustRightInd w:val="0"/>
        <w:rPr>
          <w:ins w:id="2125" w:author="i5" w:date="2013-07-01T18:08:00Z"/>
          <w:rFonts w:cs="Arial"/>
          <w:szCs w:val="20"/>
          <w:lang w:eastAsia="ja-JP"/>
        </w:rPr>
      </w:pPr>
    </w:p>
    <w:p w:rsidR="00C41516" w:rsidRDefault="00C41516" w:rsidP="00D601DD">
      <w:pPr>
        <w:numPr>
          <w:ins w:id="2126" w:author="i5" w:date="2013-07-01T18:08:00Z"/>
        </w:numPr>
        <w:autoSpaceDE w:val="0"/>
        <w:autoSpaceDN w:val="0"/>
        <w:adjustRightInd w:val="0"/>
        <w:rPr>
          <w:ins w:id="2127" w:author="i5" w:date="2013-07-01T18:08:00Z"/>
          <w:rFonts w:cs="Arial"/>
          <w:szCs w:val="20"/>
          <w:lang w:eastAsia="ja-JP"/>
        </w:rPr>
      </w:pPr>
    </w:p>
    <w:p w:rsidR="00C41516" w:rsidRDefault="00C41516" w:rsidP="00D601DD">
      <w:pPr>
        <w:numPr>
          <w:ins w:id="2128" w:author="i5" w:date="2013-07-01T18:08:00Z"/>
        </w:numPr>
        <w:autoSpaceDE w:val="0"/>
        <w:autoSpaceDN w:val="0"/>
        <w:adjustRightInd w:val="0"/>
        <w:rPr>
          <w:ins w:id="2129" w:author="i5" w:date="2013-07-01T18:08:00Z"/>
          <w:rFonts w:cs="Arial"/>
          <w:szCs w:val="20"/>
          <w:lang w:eastAsia="ja-JP"/>
        </w:rPr>
      </w:pPr>
    </w:p>
    <w:p w:rsidR="00C41516" w:rsidRDefault="00C41516" w:rsidP="00D601DD">
      <w:pPr>
        <w:numPr>
          <w:ins w:id="2130" w:author="i5" w:date="2013-07-01T18:08:00Z"/>
        </w:numPr>
        <w:autoSpaceDE w:val="0"/>
        <w:autoSpaceDN w:val="0"/>
        <w:adjustRightInd w:val="0"/>
        <w:rPr>
          <w:ins w:id="2131" w:author="i5" w:date="2013-07-01T18:08:00Z"/>
          <w:rFonts w:cs="Arial"/>
          <w:szCs w:val="20"/>
          <w:lang w:eastAsia="ja-JP"/>
        </w:rPr>
      </w:pPr>
    </w:p>
    <w:p w:rsidR="00C41516" w:rsidRDefault="00C41516" w:rsidP="00D601DD">
      <w:pPr>
        <w:numPr>
          <w:ins w:id="2132" w:author="i5" w:date="2013-07-01T18:08:00Z"/>
        </w:numPr>
        <w:autoSpaceDE w:val="0"/>
        <w:autoSpaceDN w:val="0"/>
        <w:adjustRightInd w:val="0"/>
        <w:rPr>
          <w:ins w:id="2133" w:author="i5" w:date="2013-07-01T18:08:00Z"/>
          <w:rFonts w:cs="Arial"/>
          <w:szCs w:val="20"/>
          <w:lang w:eastAsia="ja-JP"/>
        </w:rPr>
      </w:pPr>
    </w:p>
    <w:p w:rsidR="00C41516" w:rsidRDefault="00C41516" w:rsidP="00D601DD">
      <w:pPr>
        <w:numPr>
          <w:ins w:id="2134" w:author="i5" w:date="2013-07-01T18:08:00Z"/>
        </w:numPr>
        <w:autoSpaceDE w:val="0"/>
        <w:autoSpaceDN w:val="0"/>
        <w:adjustRightInd w:val="0"/>
        <w:rPr>
          <w:ins w:id="2135" w:author="i5" w:date="2013-07-01T18:08:00Z"/>
          <w:rFonts w:cs="Arial"/>
          <w:szCs w:val="20"/>
          <w:lang w:eastAsia="ja-JP"/>
        </w:rPr>
      </w:pPr>
    </w:p>
    <w:p w:rsidR="00C41516" w:rsidRDefault="00C41516" w:rsidP="00D601DD">
      <w:pPr>
        <w:numPr>
          <w:ins w:id="2136" w:author="i5" w:date="2013-07-01T18:08:00Z"/>
        </w:numPr>
        <w:autoSpaceDE w:val="0"/>
        <w:autoSpaceDN w:val="0"/>
        <w:adjustRightInd w:val="0"/>
        <w:rPr>
          <w:ins w:id="2137" w:author="i5" w:date="2013-07-01T18:08:00Z"/>
          <w:rFonts w:cs="Arial"/>
          <w:szCs w:val="20"/>
          <w:lang w:eastAsia="ja-JP"/>
        </w:rPr>
      </w:pPr>
    </w:p>
    <w:p w:rsidR="00C41516" w:rsidRDefault="00C41516" w:rsidP="00D601DD">
      <w:pPr>
        <w:numPr>
          <w:ins w:id="2138" w:author="i5" w:date="2013-07-01T18:08:00Z"/>
        </w:numPr>
        <w:autoSpaceDE w:val="0"/>
        <w:autoSpaceDN w:val="0"/>
        <w:adjustRightInd w:val="0"/>
        <w:rPr>
          <w:ins w:id="2139" w:author="i5" w:date="2013-07-01T18:08:00Z"/>
          <w:rFonts w:cs="Arial"/>
          <w:szCs w:val="20"/>
          <w:lang w:eastAsia="ja-JP"/>
        </w:rPr>
      </w:pPr>
    </w:p>
    <w:p w:rsidR="00C41516" w:rsidRDefault="00C41516" w:rsidP="00D601DD">
      <w:pPr>
        <w:numPr>
          <w:ins w:id="2140" w:author="i5" w:date="2013-07-01T18:08:00Z"/>
        </w:numPr>
        <w:autoSpaceDE w:val="0"/>
        <w:autoSpaceDN w:val="0"/>
        <w:adjustRightInd w:val="0"/>
        <w:rPr>
          <w:ins w:id="2141" w:author="i5" w:date="2013-07-01T18:08:00Z"/>
          <w:rFonts w:cs="Arial"/>
          <w:szCs w:val="20"/>
          <w:lang w:eastAsia="ja-JP"/>
        </w:rPr>
      </w:pPr>
    </w:p>
    <w:p w:rsidR="00C41516" w:rsidRDefault="00C41516" w:rsidP="00D601DD">
      <w:pPr>
        <w:numPr>
          <w:ins w:id="2142" w:author="i5" w:date="2013-07-01T18:08:00Z"/>
        </w:numPr>
        <w:autoSpaceDE w:val="0"/>
        <w:autoSpaceDN w:val="0"/>
        <w:adjustRightInd w:val="0"/>
        <w:rPr>
          <w:ins w:id="2143" w:author="i5" w:date="2013-07-01T18:08:00Z"/>
          <w:rFonts w:cs="Arial"/>
          <w:szCs w:val="20"/>
          <w:lang w:eastAsia="ja-JP"/>
        </w:rPr>
      </w:pPr>
    </w:p>
    <w:p w:rsidR="00C41516" w:rsidRDefault="00C41516" w:rsidP="00D601DD">
      <w:pPr>
        <w:numPr>
          <w:ins w:id="2144" w:author="i5" w:date="2013-07-01T18:08:00Z"/>
        </w:numPr>
        <w:autoSpaceDE w:val="0"/>
        <w:autoSpaceDN w:val="0"/>
        <w:adjustRightInd w:val="0"/>
        <w:rPr>
          <w:ins w:id="2145" w:author="i5" w:date="2013-07-01T18:08:00Z"/>
          <w:rFonts w:cs="Arial"/>
          <w:szCs w:val="20"/>
          <w:lang w:eastAsia="ja-JP"/>
        </w:rPr>
      </w:pPr>
    </w:p>
    <w:p w:rsidR="00C41516" w:rsidRDefault="00C41516" w:rsidP="00D601DD">
      <w:pPr>
        <w:numPr>
          <w:ins w:id="2146" w:author="i5" w:date="2013-07-01T18:08:00Z"/>
        </w:numPr>
        <w:autoSpaceDE w:val="0"/>
        <w:autoSpaceDN w:val="0"/>
        <w:adjustRightInd w:val="0"/>
        <w:rPr>
          <w:ins w:id="2147" w:author="i5" w:date="2013-07-01T18:08:00Z"/>
          <w:rFonts w:cs="Arial"/>
          <w:szCs w:val="20"/>
          <w:lang w:eastAsia="ja-JP"/>
        </w:rPr>
      </w:pPr>
    </w:p>
    <w:p w:rsidR="00C41516" w:rsidRDefault="00C41516" w:rsidP="00D601DD">
      <w:pPr>
        <w:numPr>
          <w:ins w:id="2148" w:author="i5" w:date="2013-07-01T18:08:00Z"/>
        </w:numPr>
        <w:autoSpaceDE w:val="0"/>
        <w:autoSpaceDN w:val="0"/>
        <w:adjustRightInd w:val="0"/>
        <w:rPr>
          <w:ins w:id="2149" w:author="i5" w:date="2013-07-01T18:08:00Z"/>
          <w:rFonts w:cs="Arial"/>
          <w:szCs w:val="20"/>
          <w:lang w:eastAsia="ja-JP"/>
        </w:rPr>
      </w:pPr>
    </w:p>
    <w:p w:rsidR="00C41516" w:rsidRDefault="00C41516" w:rsidP="00D601DD">
      <w:pPr>
        <w:numPr>
          <w:ins w:id="2150" w:author="i5" w:date="2013-07-01T18:08:00Z"/>
        </w:numPr>
        <w:autoSpaceDE w:val="0"/>
        <w:autoSpaceDN w:val="0"/>
        <w:adjustRightInd w:val="0"/>
        <w:rPr>
          <w:ins w:id="2151" w:author="i5" w:date="2013-07-01T18:08:00Z"/>
          <w:rFonts w:cs="Arial"/>
          <w:szCs w:val="20"/>
          <w:lang w:eastAsia="ja-JP"/>
        </w:rPr>
      </w:pPr>
    </w:p>
    <w:p w:rsidR="00C41516" w:rsidRDefault="00C41516" w:rsidP="00D601DD">
      <w:pPr>
        <w:numPr>
          <w:ins w:id="2152" w:author="i5" w:date="2013-07-01T18:08:00Z"/>
        </w:numPr>
        <w:autoSpaceDE w:val="0"/>
        <w:autoSpaceDN w:val="0"/>
        <w:adjustRightInd w:val="0"/>
        <w:rPr>
          <w:ins w:id="2153" w:author="i5" w:date="2013-07-01T18:08:00Z"/>
          <w:rFonts w:cs="Arial"/>
          <w:szCs w:val="20"/>
          <w:lang w:eastAsia="ja-JP"/>
        </w:rPr>
      </w:pPr>
    </w:p>
    <w:p w:rsidR="00C41516" w:rsidRDefault="00C41516" w:rsidP="00D601DD">
      <w:pPr>
        <w:numPr>
          <w:ins w:id="2154" w:author="i5" w:date="2013-07-01T18:08:00Z"/>
        </w:numPr>
        <w:autoSpaceDE w:val="0"/>
        <w:autoSpaceDN w:val="0"/>
        <w:adjustRightInd w:val="0"/>
        <w:rPr>
          <w:ins w:id="2155" w:author="i5" w:date="2013-07-01T18:08:00Z"/>
          <w:rFonts w:cs="Arial"/>
          <w:szCs w:val="20"/>
          <w:lang w:eastAsia="ja-JP"/>
        </w:rPr>
      </w:pPr>
    </w:p>
    <w:p w:rsidR="00C41516" w:rsidRDefault="00C41516" w:rsidP="00D601DD">
      <w:pPr>
        <w:numPr>
          <w:ins w:id="2156" w:author="i5" w:date="2013-07-01T18:08:00Z"/>
        </w:numPr>
        <w:autoSpaceDE w:val="0"/>
        <w:autoSpaceDN w:val="0"/>
        <w:adjustRightInd w:val="0"/>
        <w:rPr>
          <w:ins w:id="2157" w:author="i5" w:date="2013-07-01T18:08:00Z"/>
          <w:rFonts w:cs="Arial"/>
          <w:szCs w:val="20"/>
          <w:lang w:eastAsia="ja-JP"/>
        </w:rPr>
      </w:pPr>
    </w:p>
    <w:p w:rsidR="00C41516" w:rsidRDefault="00C41516" w:rsidP="00D601DD">
      <w:pPr>
        <w:numPr>
          <w:ins w:id="2158" w:author="i5" w:date="2013-07-01T18:08:00Z"/>
        </w:numPr>
        <w:autoSpaceDE w:val="0"/>
        <w:autoSpaceDN w:val="0"/>
        <w:adjustRightInd w:val="0"/>
        <w:rPr>
          <w:ins w:id="2159" w:author="i5" w:date="2013-07-01T18:08:00Z"/>
          <w:rFonts w:cs="Arial"/>
          <w:szCs w:val="20"/>
          <w:lang w:eastAsia="ja-JP"/>
        </w:rPr>
      </w:pPr>
    </w:p>
    <w:p w:rsidR="00C41516" w:rsidRDefault="00C41516" w:rsidP="00D601DD">
      <w:pPr>
        <w:numPr>
          <w:ins w:id="2160" w:author="i5" w:date="2013-07-01T18:08:00Z"/>
        </w:numPr>
        <w:autoSpaceDE w:val="0"/>
        <w:autoSpaceDN w:val="0"/>
        <w:adjustRightInd w:val="0"/>
        <w:rPr>
          <w:ins w:id="2161" w:author="i5" w:date="2013-07-01T18:08:00Z"/>
          <w:rFonts w:cs="Arial"/>
          <w:szCs w:val="20"/>
          <w:lang w:eastAsia="ja-JP"/>
        </w:rPr>
      </w:pPr>
    </w:p>
    <w:p w:rsidR="00C41516" w:rsidRDefault="00C41516" w:rsidP="00D601DD">
      <w:pPr>
        <w:numPr>
          <w:ins w:id="2162" w:author="i5" w:date="2013-07-01T18:08:00Z"/>
        </w:numPr>
        <w:autoSpaceDE w:val="0"/>
        <w:autoSpaceDN w:val="0"/>
        <w:adjustRightInd w:val="0"/>
        <w:rPr>
          <w:ins w:id="2163" w:author="i5" w:date="2013-07-01T18:08:00Z"/>
          <w:rFonts w:cs="Arial"/>
          <w:szCs w:val="20"/>
          <w:lang w:eastAsia="ja-JP"/>
        </w:rPr>
      </w:pPr>
    </w:p>
    <w:p w:rsidR="00C41516" w:rsidRDefault="00C41516" w:rsidP="00D601DD">
      <w:pPr>
        <w:numPr>
          <w:ins w:id="2164" w:author="i5" w:date="2013-07-01T18:08:00Z"/>
        </w:numPr>
        <w:autoSpaceDE w:val="0"/>
        <w:autoSpaceDN w:val="0"/>
        <w:adjustRightInd w:val="0"/>
        <w:rPr>
          <w:ins w:id="2165" w:author="i5" w:date="2013-07-01T18:08:00Z"/>
          <w:rFonts w:cs="Arial"/>
          <w:szCs w:val="20"/>
          <w:lang w:eastAsia="ja-JP"/>
        </w:rPr>
      </w:pPr>
    </w:p>
    <w:p w:rsidR="00C41516" w:rsidRDefault="00C41516" w:rsidP="00D601DD">
      <w:pPr>
        <w:numPr>
          <w:ins w:id="2166" w:author="i5" w:date="2013-07-01T18:08:00Z"/>
        </w:numPr>
        <w:autoSpaceDE w:val="0"/>
        <w:autoSpaceDN w:val="0"/>
        <w:adjustRightInd w:val="0"/>
        <w:rPr>
          <w:ins w:id="2167" w:author="i5" w:date="2013-07-01T18:08:00Z"/>
          <w:rFonts w:cs="Arial"/>
          <w:szCs w:val="20"/>
          <w:lang w:eastAsia="ja-JP"/>
        </w:rPr>
      </w:pPr>
    </w:p>
    <w:p w:rsidR="00C41516" w:rsidRDefault="00C41516" w:rsidP="00D601DD">
      <w:pPr>
        <w:numPr>
          <w:ins w:id="2168" w:author="i5" w:date="2013-07-01T18:08:00Z"/>
        </w:numPr>
        <w:autoSpaceDE w:val="0"/>
        <w:autoSpaceDN w:val="0"/>
        <w:adjustRightInd w:val="0"/>
        <w:rPr>
          <w:ins w:id="2169" w:author="i5" w:date="2013-07-01T18:08:00Z"/>
          <w:rFonts w:cs="Arial"/>
          <w:szCs w:val="20"/>
          <w:lang w:eastAsia="ja-JP"/>
        </w:rPr>
      </w:pPr>
    </w:p>
    <w:p w:rsidR="00C41516" w:rsidRDefault="00C41516" w:rsidP="00D601DD">
      <w:pPr>
        <w:numPr>
          <w:ins w:id="2170" w:author="i5" w:date="2013-07-01T18:08:00Z"/>
        </w:numPr>
        <w:autoSpaceDE w:val="0"/>
        <w:autoSpaceDN w:val="0"/>
        <w:adjustRightInd w:val="0"/>
        <w:rPr>
          <w:ins w:id="2171" w:author="i5" w:date="2013-07-01T18:08:00Z"/>
          <w:rFonts w:cs="Arial"/>
          <w:szCs w:val="20"/>
          <w:lang w:eastAsia="ja-JP"/>
        </w:rPr>
      </w:pPr>
    </w:p>
    <w:p w:rsidR="00C41516" w:rsidRDefault="00C41516" w:rsidP="00D601DD">
      <w:pPr>
        <w:numPr>
          <w:ins w:id="2172" w:author="i5" w:date="2013-07-01T18:08:00Z"/>
        </w:numPr>
        <w:autoSpaceDE w:val="0"/>
        <w:autoSpaceDN w:val="0"/>
        <w:adjustRightInd w:val="0"/>
        <w:rPr>
          <w:ins w:id="2173" w:author="i5" w:date="2013-07-01T18:08:00Z"/>
          <w:rFonts w:cs="Arial"/>
          <w:szCs w:val="20"/>
          <w:lang w:eastAsia="ja-JP"/>
        </w:rPr>
      </w:pPr>
    </w:p>
    <w:p w:rsidR="00C41516" w:rsidRDefault="00C41516" w:rsidP="00D601DD">
      <w:pPr>
        <w:numPr>
          <w:ins w:id="2174" w:author="i5" w:date="2013-07-01T18:08:00Z"/>
        </w:numPr>
        <w:autoSpaceDE w:val="0"/>
        <w:autoSpaceDN w:val="0"/>
        <w:adjustRightInd w:val="0"/>
        <w:rPr>
          <w:ins w:id="2175" w:author="i5" w:date="2013-07-01T18:08:00Z"/>
          <w:rFonts w:cs="Arial"/>
          <w:szCs w:val="20"/>
          <w:lang w:eastAsia="ja-JP"/>
        </w:rPr>
      </w:pPr>
    </w:p>
    <w:p w:rsidR="00C41516" w:rsidRDefault="00C41516" w:rsidP="00D601DD">
      <w:pPr>
        <w:numPr>
          <w:ins w:id="2176" w:author="i5" w:date="2013-07-01T18:08:00Z"/>
        </w:numPr>
        <w:autoSpaceDE w:val="0"/>
        <w:autoSpaceDN w:val="0"/>
        <w:adjustRightInd w:val="0"/>
        <w:rPr>
          <w:ins w:id="2177" w:author="i5" w:date="2013-07-01T18:08:00Z"/>
          <w:rFonts w:cs="Arial"/>
          <w:szCs w:val="20"/>
          <w:lang w:eastAsia="ja-JP"/>
        </w:rPr>
      </w:pPr>
    </w:p>
    <w:p w:rsidR="00C41516" w:rsidRDefault="00C41516" w:rsidP="00D601DD">
      <w:pPr>
        <w:numPr>
          <w:ins w:id="2178" w:author="i5" w:date="2013-07-01T18:08:00Z"/>
        </w:numPr>
        <w:autoSpaceDE w:val="0"/>
        <w:autoSpaceDN w:val="0"/>
        <w:adjustRightInd w:val="0"/>
        <w:rPr>
          <w:ins w:id="2179" w:author="i5" w:date="2013-07-01T18:08:00Z"/>
          <w:rFonts w:cs="Arial"/>
          <w:szCs w:val="20"/>
          <w:lang w:eastAsia="ja-JP"/>
        </w:rPr>
      </w:pPr>
    </w:p>
    <w:p w:rsidR="00C41516" w:rsidRDefault="00C41516" w:rsidP="00D601DD">
      <w:pPr>
        <w:numPr>
          <w:ins w:id="2180" w:author="i5" w:date="2013-07-01T18:08:00Z"/>
        </w:numPr>
        <w:autoSpaceDE w:val="0"/>
        <w:autoSpaceDN w:val="0"/>
        <w:adjustRightInd w:val="0"/>
        <w:rPr>
          <w:ins w:id="2181" w:author="i5" w:date="2013-07-01T18:08:00Z"/>
          <w:rFonts w:cs="Arial"/>
          <w:szCs w:val="20"/>
          <w:lang w:eastAsia="ja-JP"/>
        </w:rPr>
      </w:pPr>
    </w:p>
    <w:p w:rsidR="00C41516" w:rsidRDefault="00C41516" w:rsidP="00D601DD">
      <w:pPr>
        <w:numPr>
          <w:ins w:id="2182" w:author="i5" w:date="2013-07-01T18:08:00Z"/>
        </w:numPr>
        <w:autoSpaceDE w:val="0"/>
        <w:autoSpaceDN w:val="0"/>
        <w:adjustRightInd w:val="0"/>
        <w:rPr>
          <w:ins w:id="2183" w:author="i5" w:date="2013-07-01T18:08:00Z"/>
          <w:rFonts w:cs="Arial"/>
          <w:szCs w:val="20"/>
          <w:lang w:eastAsia="ja-JP"/>
        </w:rPr>
      </w:pPr>
    </w:p>
    <w:p w:rsidR="00C41516" w:rsidRPr="00EA5133" w:rsidRDefault="00C41516" w:rsidP="00D601DD">
      <w:pPr>
        <w:autoSpaceDE w:val="0"/>
        <w:autoSpaceDN w:val="0"/>
        <w:adjustRightInd w:val="0"/>
        <w:rPr>
          <w:ins w:id="2184" w:author="Wolfgang J. Toechterle" w:date="2013-06-08T19:26:00Z"/>
          <w:rFonts w:eastAsia="ＭＳ ゴシック"/>
          <w:b/>
          <w:bCs/>
          <w:caps/>
          <w:sz w:val="24"/>
          <w:szCs w:val="28"/>
          <w:u w:val="single"/>
          <w:lang w:eastAsia="ja-JP"/>
        </w:rPr>
      </w:pPr>
      <w:ins w:id="2185" w:author="Wolfgang J. Toechterle" w:date="2013-06-08T19:26:00Z">
        <w:del w:id="2186" w:author="i5" w:date="2013-07-01T18:07:00Z">
          <w:r w:rsidRPr="00EA5133" w:rsidDel="00D601DD">
            <w:br w:type="page"/>
          </w:r>
        </w:del>
      </w:ins>
    </w:p>
    <w:p w:rsidR="00C41516" w:rsidRPr="00EA5133" w:rsidRDefault="00C41516" w:rsidP="00CE6B36">
      <w:pPr>
        <w:pStyle w:val="Heading1"/>
      </w:pPr>
      <w:r w:rsidRPr="00EA5133">
        <w:t>Marking scheme</w:t>
      </w:r>
    </w:p>
    <w:tbl>
      <w:tblPr>
        <w:tblW w:w="9779" w:type="dxa"/>
        <w:tblLook w:val="00A0"/>
      </w:tblPr>
      <w:tblGrid>
        <w:gridCol w:w="15"/>
        <w:gridCol w:w="498"/>
        <w:gridCol w:w="211"/>
        <w:gridCol w:w="7513"/>
        <w:gridCol w:w="352"/>
        <w:gridCol w:w="540"/>
        <w:gridCol w:w="557"/>
        <w:gridCol w:w="93"/>
      </w:tblGrid>
      <w:tr w:rsidR="00C41516" w:rsidRPr="00D32E4A" w:rsidDel="00763EC0" w:rsidTr="00D32E4A">
        <w:trPr>
          <w:gridBefore w:val="1"/>
          <w:gridAfter w:val="1"/>
          <w:wAfter w:w="93" w:type="dxa"/>
          <w:del w:id="2187" w:author="Wolfgang J. Toechterle" w:date="2013-06-08T19:24:00Z"/>
        </w:trPr>
        <w:tc>
          <w:tcPr>
            <w:tcW w:w="817" w:type="dxa"/>
            <w:gridSpan w:val="2"/>
            <w:tcBorders>
              <w:top w:val="single" w:sz="8" w:space="0" w:color="C0504D"/>
              <w:left w:val="nil"/>
              <w:bottom w:val="single" w:sz="8" w:space="0" w:color="C0504D"/>
              <w:right w:val="nil"/>
            </w:tcBorders>
          </w:tcPr>
          <w:p w:rsidR="00C41516" w:rsidRPr="00D32E4A" w:rsidDel="00763EC0" w:rsidRDefault="00C41516" w:rsidP="00D32E4A">
            <w:pPr>
              <w:keepNext/>
              <w:keepLines/>
              <w:spacing w:before="200"/>
              <w:outlineLvl w:val="3"/>
              <w:rPr>
                <w:del w:id="2188" w:author="Wolfgang J. Toechterle" w:date="2013-06-08T19:24:00Z"/>
                <w:rFonts w:eastAsia="Times New Roman"/>
                <w:b/>
                <w:bCs/>
                <w:color w:val="0000FF"/>
              </w:rPr>
            </w:pPr>
            <w:del w:id="2189" w:author="Wolfgang J. Toechterle" w:date="2013-06-08T19:24:00Z">
              <w:r w:rsidRPr="00D32E4A" w:rsidDel="00763EC0">
                <w:rPr>
                  <w:b/>
                  <w:bCs/>
                  <w:color w:val="0000FF"/>
                </w:rPr>
                <w:delText>A</w:delText>
              </w:r>
            </w:del>
          </w:p>
        </w:tc>
        <w:tc>
          <w:tcPr>
            <w:tcW w:w="7513" w:type="dxa"/>
            <w:tcBorders>
              <w:top w:val="single" w:sz="8" w:space="0" w:color="C0504D"/>
              <w:left w:val="nil"/>
              <w:bottom w:val="single" w:sz="8" w:space="0" w:color="C0504D"/>
              <w:right w:val="nil"/>
            </w:tcBorders>
          </w:tcPr>
          <w:p w:rsidR="00C41516" w:rsidRPr="00D32E4A" w:rsidDel="00763EC0" w:rsidRDefault="00C41516" w:rsidP="00D32E4A">
            <w:pPr>
              <w:keepNext/>
              <w:keepLines/>
              <w:spacing w:before="200"/>
              <w:outlineLvl w:val="3"/>
              <w:rPr>
                <w:del w:id="2190" w:author="Wolfgang J. Toechterle" w:date="2013-06-08T19:24:00Z"/>
                <w:rFonts w:eastAsia="Times New Roman"/>
                <w:b/>
                <w:bCs/>
                <w:color w:val="0000FF"/>
              </w:rPr>
            </w:pPr>
            <w:del w:id="2191" w:author="Wolfgang J. Toechterle" w:date="2013-06-08T19:24:00Z">
              <w:r w:rsidRPr="00D32E4A" w:rsidDel="00763EC0">
                <w:rPr>
                  <w:b/>
                  <w:bCs/>
                  <w:color w:val="0000FF"/>
                </w:rPr>
                <w:delText xml:space="preserve"> Creative process</w:delText>
              </w:r>
            </w:del>
          </w:p>
        </w:tc>
        <w:tc>
          <w:tcPr>
            <w:tcW w:w="1449" w:type="dxa"/>
            <w:gridSpan w:val="3"/>
            <w:tcBorders>
              <w:top w:val="single" w:sz="8" w:space="0" w:color="C0504D"/>
              <w:left w:val="nil"/>
              <w:bottom w:val="single" w:sz="8" w:space="0" w:color="C0504D"/>
              <w:right w:val="nil"/>
            </w:tcBorders>
          </w:tcPr>
          <w:p w:rsidR="00C41516" w:rsidRPr="00D32E4A" w:rsidDel="00763EC0" w:rsidRDefault="00C41516" w:rsidP="00D32E4A">
            <w:pPr>
              <w:keepNext/>
              <w:keepLines/>
              <w:spacing w:before="200"/>
              <w:outlineLvl w:val="3"/>
              <w:rPr>
                <w:del w:id="2192" w:author="Wolfgang J. Toechterle" w:date="2013-06-08T19:24:00Z"/>
                <w:rFonts w:eastAsia="Times New Roman"/>
                <w:b/>
                <w:bCs/>
                <w:color w:val="0000FF"/>
              </w:rPr>
            </w:pPr>
            <w:del w:id="2193" w:author="Wolfgang J. Toechterle" w:date="2013-06-08T19:24:00Z">
              <w:r w:rsidRPr="00D32E4A" w:rsidDel="00763EC0">
                <w:rPr>
                  <w:b/>
                  <w:bCs/>
                  <w:color w:val="0000FF"/>
                </w:rPr>
                <w:delText>Subjective /2</w:delText>
              </w:r>
            </w:del>
          </w:p>
        </w:tc>
      </w:tr>
      <w:tr w:rsidR="00C41516" w:rsidRPr="00D32E4A" w:rsidDel="00763EC0" w:rsidTr="00D32E4A">
        <w:trPr>
          <w:gridBefore w:val="1"/>
          <w:gridAfter w:val="1"/>
          <w:wAfter w:w="93" w:type="dxa"/>
          <w:del w:id="2194" w:author="Wolfgang J. Toechterle" w:date="2013-06-08T19:24:00Z"/>
        </w:trPr>
        <w:tc>
          <w:tcPr>
            <w:tcW w:w="817" w:type="dxa"/>
            <w:gridSpan w:val="2"/>
          </w:tcPr>
          <w:p w:rsidR="00C41516" w:rsidRPr="00D32E4A" w:rsidDel="00763EC0" w:rsidRDefault="00C41516" w:rsidP="00D32E4A">
            <w:pPr>
              <w:keepNext/>
              <w:keepLines/>
              <w:spacing w:before="200"/>
              <w:outlineLvl w:val="3"/>
              <w:rPr>
                <w:del w:id="2195" w:author="Wolfgang J. Toechterle" w:date="2013-06-08T19:24:00Z"/>
                <w:rFonts w:eastAsia="Times New Roman"/>
                <w:b/>
                <w:bCs/>
                <w:color w:val="0000FF"/>
              </w:rPr>
            </w:pPr>
            <w:del w:id="2196" w:author="Wolfgang J. Toechterle" w:date="2013-06-08T19:24:00Z">
              <w:r w:rsidRPr="00D32E4A" w:rsidDel="00763EC0">
                <w:rPr>
                  <w:b/>
                  <w:bCs/>
                  <w:color w:val="0000FF"/>
                </w:rPr>
                <w:delText>A.1</w:delText>
              </w:r>
            </w:del>
          </w:p>
        </w:tc>
        <w:tc>
          <w:tcPr>
            <w:tcW w:w="7513" w:type="dxa"/>
          </w:tcPr>
          <w:p w:rsidR="00C41516" w:rsidRPr="00D32E4A" w:rsidDel="00763EC0" w:rsidRDefault="00C41516" w:rsidP="00D32E4A">
            <w:pPr>
              <w:keepNext/>
              <w:keepLines/>
              <w:spacing w:before="200"/>
              <w:outlineLvl w:val="3"/>
              <w:rPr>
                <w:del w:id="2197" w:author="Wolfgang J. Toechterle" w:date="2013-06-08T19:24:00Z"/>
                <w:rFonts w:eastAsia="Times New Roman"/>
                <w:color w:val="0000FF"/>
              </w:rPr>
            </w:pPr>
            <w:del w:id="2198" w:author="Wolfgang J. Toechterle" w:date="2013-06-08T19:24:00Z">
              <w:r w:rsidRPr="00D32E4A" w:rsidDel="00763EC0">
                <w:rPr>
                  <w:color w:val="0000FF"/>
                </w:rPr>
                <w:delText>Ideas and originality</w:delText>
              </w:r>
            </w:del>
          </w:p>
        </w:tc>
        <w:tc>
          <w:tcPr>
            <w:tcW w:w="1449" w:type="dxa"/>
            <w:gridSpan w:val="3"/>
          </w:tcPr>
          <w:p w:rsidR="00C41516" w:rsidRPr="00D32E4A" w:rsidDel="00763EC0" w:rsidRDefault="00C41516" w:rsidP="004632D2">
            <w:pPr>
              <w:rPr>
                <w:del w:id="2199" w:author="Wolfgang J. Toechterle" w:date="2013-06-08T19:24:00Z"/>
                <w:color w:val="0000FF"/>
              </w:rPr>
            </w:pPr>
          </w:p>
        </w:tc>
      </w:tr>
      <w:tr w:rsidR="00C41516" w:rsidRPr="00D32E4A" w:rsidDel="00763EC0" w:rsidTr="00D32E4A">
        <w:trPr>
          <w:gridBefore w:val="1"/>
          <w:gridAfter w:val="1"/>
          <w:wAfter w:w="93" w:type="dxa"/>
          <w:del w:id="2200" w:author="Wolfgang J. Toechterle" w:date="2013-06-08T19:24:00Z"/>
        </w:trPr>
        <w:tc>
          <w:tcPr>
            <w:tcW w:w="817" w:type="dxa"/>
            <w:gridSpan w:val="2"/>
          </w:tcPr>
          <w:p w:rsidR="00C41516" w:rsidRPr="00D32E4A" w:rsidDel="00763EC0" w:rsidRDefault="00C41516" w:rsidP="00D32E4A">
            <w:pPr>
              <w:keepNext/>
              <w:keepLines/>
              <w:spacing w:before="200"/>
              <w:outlineLvl w:val="3"/>
              <w:rPr>
                <w:del w:id="2201" w:author="Wolfgang J. Toechterle" w:date="2013-06-08T19:24:00Z"/>
                <w:rFonts w:eastAsia="Times New Roman"/>
                <w:b/>
                <w:bCs/>
                <w:color w:val="0000FF"/>
              </w:rPr>
            </w:pPr>
            <w:del w:id="2202" w:author="Wolfgang J. Toechterle" w:date="2013-06-08T19:24:00Z">
              <w:r w:rsidRPr="00D32E4A" w:rsidDel="00763EC0">
                <w:rPr>
                  <w:b/>
                  <w:bCs/>
                  <w:color w:val="0000FF"/>
                </w:rPr>
                <w:delText>A.2</w:delText>
              </w:r>
            </w:del>
          </w:p>
        </w:tc>
        <w:tc>
          <w:tcPr>
            <w:tcW w:w="7513" w:type="dxa"/>
          </w:tcPr>
          <w:p w:rsidR="00C41516" w:rsidRPr="00D32E4A" w:rsidDel="00763EC0" w:rsidRDefault="00C41516" w:rsidP="00D32E4A">
            <w:pPr>
              <w:keepNext/>
              <w:keepLines/>
              <w:spacing w:before="200"/>
              <w:outlineLvl w:val="3"/>
              <w:rPr>
                <w:del w:id="2203" w:author="Wolfgang J. Toechterle" w:date="2013-06-08T19:24:00Z"/>
                <w:rFonts w:eastAsia="Times New Roman"/>
                <w:color w:val="0000FF"/>
              </w:rPr>
            </w:pPr>
            <w:del w:id="2204" w:author="Wolfgang J. Toechterle" w:date="2013-06-08T19:24:00Z">
              <w:r w:rsidRPr="00D32E4A" w:rsidDel="00763EC0">
                <w:rPr>
                  <w:color w:val="0000FF"/>
                </w:rPr>
                <w:delText>Understanding the target market</w:delText>
              </w:r>
            </w:del>
          </w:p>
        </w:tc>
        <w:tc>
          <w:tcPr>
            <w:tcW w:w="1449" w:type="dxa"/>
            <w:gridSpan w:val="3"/>
          </w:tcPr>
          <w:p w:rsidR="00C41516" w:rsidRPr="00D32E4A" w:rsidDel="00763EC0" w:rsidRDefault="00C41516" w:rsidP="004632D2">
            <w:pPr>
              <w:rPr>
                <w:del w:id="2205" w:author="Wolfgang J. Toechterle" w:date="2013-06-08T19:24:00Z"/>
                <w:color w:val="0000FF"/>
              </w:rPr>
            </w:pPr>
          </w:p>
        </w:tc>
      </w:tr>
      <w:tr w:rsidR="00C41516" w:rsidRPr="00D32E4A" w:rsidDel="00763EC0" w:rsidTr="00D32E4A">
        <w:trPr>
          <w:gridBefore w:val="1"/>
          <w:gridAfter w:val="1"/>
          <w:wAfter w:w="93" w:type="dxa"/>
          <w:del w:id="2206" w:author="Wolfgang J. Toechterle" w:date="2013-06-08T19:24:00Z"/>
        </w:trPr>
        <w:tc>
          <w:tcPr>
            <w:tcW w:w="817" w:type="dxa"/>
            <w:gridSpan w:val="2"/>
          </w:tcPr>
          <w:p w:rsidR="00C41516" w:rsidRPr="00D32E4A" w:rsidDel="00763EC0" w:rsidRDefault="00C41516" w:rsidP="00D32E4A">
            <w:pPr>
              <w:keepNext/>
              <w:keepLines/>
              <w:spacing w:before="200"/>
              <w:outlineLvl w:val="3"/>
              <w:rPr>
                <w:del w:id="2207" w:author="Wolfgang J. Toechterle" w:date="2013-06-08T19:24:00Z"/>
                <w:rFonts w:eastAsia="Times New Roman"/>
                <w:b/>
                <w:bCs/>
                <w:color w:val="0000FF"/>
              </w:rPr>
            </w:pPr>
            <w:del w:id="2208" w:author="Wolfgang J. Toechterle" w:date="2013-06-08T19:24:00Z">
              <w:r w:rsidRPr="00D32E4A" w:rsidDel="00763EC0">
                <w:rPr>
                  <w:b/>
                  <w:bCs/>
                  <w:color w:val="0000FF"/>
                </w:rPr>
                <w:delText>A.3</w:delText>
              </w:r>
            </w:del>
          </w:p>
        </w:tc>
        <w:tc>
          <w:tcPr>
            <w:tcW w:w="7513" w:type="dxa"/>
          </w:tcPr>
          <w:p w:rsidR="00C41516" w:rsidRPr="00D32E4A" w:rsidDel="00763EC0" w:rsidRDefault="00C41516" w:rsidP="00D32E4A">
            <w:pPr>
              <w:keepNext/>
              <w:keepLines/>
              <w:spacing w:before="200"/>
              <w:outlineLvl w:val="3"/>
              <w:rPr>
                <w:del w:id="2209" w:author="Wolfgang J. Toechterle" w:date="2013-06-08T19:24:00Z"/>
                <w:rFonts w:eastAsia="Times New Roman"/>
                <w:color w:val="0000FF"/>
              </w:rPr>
            </w:pPr>
            <w:del w:id="2210" w:author="Wolfgang J. Toechterle" w:date="2013-06-08T19:24:00Z">
              <w:r w:rsidRPr="00D32E4A" w:rsidDel="00763EC0">
                <w:rPr>
                  <w:color w:val="0000FF"/>
                </w:rPr>
                <w:delText>Unity and relationship between all tasks</w:delText>
              </w:r>
            </w:del>
          </w:p>
        </w:tc>
        <w:tc>
          <w:tcPr>
            <w:tcW w:w="1449" w:type="dxa"/>
            <w:gridSpan w:val="3"/>
          </w:tcPr>
          <w:p w:rsidR="00C41516" w:rsidRPr="00D32E4A" w:rsidDel="00763EC0" w:rsidRDefault="00C41516" w:rsidP="004632D2">
            <w:pPr>
              <w:rPr>
                <w:del w:id="2211" w:author="Wolfgang J. Toechterle" w:date="2013-06-08T19:24:00Z"/>
                <w:color w:val="0000FF"/>
              </w:rPr>
            </w:pPr>
          </w:p>
        </w:tc>
      </w:tr>
      <w:tr w:rsidR="00C41516" w:rsidRPr="00D32E4A" w:rsidDel="00763EC0" w:rsidTr="00D32E4A">
        <w:trPr>
          <w:gridBefore w:val="1"/>
          <w:gridAfter w:val="1"/>
          <w:wAfter w:w="93" w:type="dxa"/>
          <w:del w:id="2212" w:author="Wolfgang J. Toechterle" w:date="2013-06-08T19:24:00Z"/>
        </w:trPr>
        <w:tc>
          <w:tcPr>
            <w:tcW w:w="817" w:type="dxa"/>
            <w:gridSpan w:val="2"/>
          </w:tcPr>
          <w:p w:rsidR="00C41516" w:rsidRPr="00D32E4A" w:rsidDel="00763EC0" w:rsidRDefault="00C41516" w:rsidP="00D32E4A">
            <w:pPr>
              <w:tabs>
                <w:tab w:val="center" w:pos="4680"/>
                <w:tab w:val="right" w:pos="9360"/>
              </w:tabs>
              <w:rPr>
                <w:del w:id="2213" w:author="Wolfgang J. Toechterle" w:date="2013-06-08T19:24:00Z"/>
                <w:b/>
                <w:bCs/>
                <w:color w:val="0000FF"/>
              </w:rPr>
            </w:pPr>
          </w:p>
        </w:tc>
        <w:tc>
          <w:tcPr>
            <w:tcW w:w="7513" w:type="dxa"/>
          </w:tcPr>
          <w:p w:rsidR="00C41516" w:rsidRPr="00D32E4A" w:rsidDel="00763EC0" w:rsidRDefault="00C41516" w:rsidP="00244ABB">
            <w:pPr>
              <w:rPr>
                <w:del w:id="2214" w:author="Wolfgang J. Toechterle" w:date="2013-06-08T19:24:00Z"/>
                <w:b/>
                <w:color w:val="0000FF"/>
              </w:rPr>
            </w:pPr>
          </w:p>
        </w:tc>
        <w:tc>
          <w:tcPr>
            <w:tcW w:w="1449" w:type="dxa"/>
            <w:gridSpan w:val="3"/>
          </w:tcPr>
          <w:p w:rsidR="00C41516" w:rsidRPr="00D32E4A" w:rsidDel="00763EC0" w:rsidRDefault="00C41516" w:rsidP="00244ABB">
            <w:pPr>
              <w:rPr>
                <w:del w:id="2215" w:author="Wolfgang J. Toechterle" w:date="2013-06-08T19:24:00Z"/>
                <w:color w:val="0000FF"/>
              </w:rPr>
            </w:pPr>
          </w:p>
        </w:tc>
      </w:tr>
      <w:tr w:rsidR="00C41516" w:rsidRPr="00D32E4A" w:rsidDel="00763EC0" w:rsidTr="00D32E4A">
        <w:trPr>
          <w:gridBefore w:val="1"/>
          <w:gridAfter w:val="1"/>
          <w:wAfter w:w="93" w:type="dxa"/>
          <w:del w:id="2216" w:author="Wolfgang J. Toechterle" w:date="2013-06-08T19:24:00Z"/>
        </w:trPr>
        <w:tc>
          <w:tcPr>
            <w:tcW w:w="817" w:type="dxa"/>
            <w:gridSpan w:val="2"/>
          </w:tcPr>
          <w:p w:rsidR="00C41516" w:rsidRPr="00D32E4A" w:rsidDel="00763EC0" w:rsidRDefault="00C41516" w:rsidP="00D32E4A">
            <w:pPr>
              <w:keepNext/>
              <w:keepLines/>
              <w:spacing w:before="200"/>
              <w:outlineLvl w:val="3"/>
              <w:rPr>
                <w:del w:id="2217" w:author="Wolfgang J. Toechterle" w:date="2013-06-08T19:24:00Z"/>
                <w:rFonts w:eastAsia="Times New Roman"/>
                <w:b/>
                <w:bCs/>
                <w:color w:val="0000FF"/>
              </w:rPr>
            </w:pPr>
            <w:del w:id="2218" w:author="Wolfgang J. Toechterle" w:date="2013-06-08T19:24:00Z">
              <w:r w:rsidRPr="00D32E4A" w:rsidDel="00763EC0">
                <w:rPr>
                  <w:b/>
                  <w:bCs/>
                  <w:color w:val="0000FF"/>
                </w:rPr>
                <w:delText>B</w:delText>
              </w:r>
            </w:del>
          </w:p>
        </w:tc>
        <w:tc>
          <w:tcPr>
            <w:tcW w:w="7513" w:type="dxa"/>
          </w:tcPr>
          <w:p w:rsidR="00C41516" w:rsidRPr="00D32E4A" w:rsidDel="00763EC0" w:rsidRDefault="00C41516" w:rsidP="00D32E4A">
            <w:pPr>
              <w:keepNext/>
              <w:keepLines/>
              <w:spacing w:before="200"/>
              <w:outlineLvl w:val="3"/>
              <w:rPr>
                <w:del w:id="2219" w:author="Wolfgang J. Toechterle" w:date="2013-06-08T19:24:00Z"/>
                <w:rFonts w:eastAsia="Times New Roman"/>
                <w:b/>
                <w:color w:val="0000FF"/>
              </w:rPr>
            </w:pPr>
            <w:del w:id="2220" w:author="Wolfgang J. Toechterle" w:date="2013-06-08T19:24:00Z">
              <w:r w:rsidRPr="00D32E4A" w:rsidDel="00763EC0">
                <w:rPr>
                  <w:b/>
                  <w:color w:val="0000FF"/>
                </w:rPr>
                <w:delText>Final design</w:delText>
              </w:r>
            </w:del>
          </w:p>
        </w:tc>
        <w:tc>
          <w:tcPr>
            <w:tcW w:w="1449" w:type="dxa"/>
            <w:gridSpan w:val="3"/>
          </w:tcPr>
          <w:p w:rsidR="00C41516" w:rsidRPr="00D32E4A" w:rsidDel="00763EC0" w:rsidRDefault="00C41516" w:rsidP="00D32E4A">
            <w:pPr>
              <w:keepNext/>
              <w:keepLines/>
              <w:spacing w:before="200"/>
              <w:outlineLvl w:val="3"/>
              <w:rPr>
                <w:del w:id="2221" w:author="Wolfgang J. Toechterle" w:date="2013-06-08T19:24:00Z"/>
                <w:rFonts w:eastAsia="Times New Roman"/>
                <w:b/>
                <w:color w:val="0000FF"/>
              </w:rPr>
            </w:pPr>
            <w:del w:id="2222" w:author="Wolfgang J. Toechterle" w:date="2013-06-08T19:24:00Z">
              <w:r w:rsidRPr="00D32E4A" w:rsidDel="00763EC0">
                <w:rPr>
                  <w:b/>
                  <w:color w:val="0000FF"/>
                </w:rPr>
                <w:delText>Subjective /8</w:delText>
              </w:r>
            </w:del>
          </w:p>
        </w:tc>
      </w:tr>
      <w:tr w:rsidR="00C41516" w:rsidRPr="00D32E4A" w:rsidDel="00763EC0" w:rsidTr="00D32E4A">
        <w:trPr>
          <w:gridBefore w:val="1"/>
          <w:gridAfter w:val="1"/>
          <w:wAfter w:w="93" w:type="dxa"/>
          <w:del w:id="2223" w:author="Wolfgang J. Toechterle" w:date="2013-06-08T19:24:00Z"/>
        </w:trPr>
        <w:tc>
          <w:tcPr>
            <w:tcW w:w="817" w:type="dxa"/>
            <w:gridSpan w:val="2"/>
          </w:tcPr>
          <w:p w:rsidR="00C41516" w:rsidRPr="00D32E4A" w:rsidDel="00763EC0" w:rsidRDefault="00C41516" w:rsidP="00D32E4A">
            <w:pPr>
              <w:keepNext/>
              <w:keepLines/>
              <w:spacing w:before="200"/>
              <w:outlineLvl w:val="3"/>
              <w:rPr>
                <w:del w:id="2224" w:author="Wolfgang J. Toechterle" w:date="2013-06-08T19:24:00Z"/>
                <w:rFonts w:eastAsia="Times New Roman"/>
                <w:b/>
                <w:bCs/>
                <w:color w:val="0000FF"/>
              </w:rPr>
            </w:pPr>
            <w:del w:id="2225" w:author="Wolfgang J. Toechterle" w:date="2013-06-08T19:24:00Z">
              <w:r w:rsidRPr="00D32E4A" w:rsidDel="00763EC0">
                <w:rPr>
                  <w:b/>
                  <w:bCs/>
                  <w:color w:val="0000FF"/>
                </w:rPr>
                <w:delText>B.1</w:delText>
              </w:r>
            </w:del>
          </w:p>
        </w:tc>
        <w:tc>
          <w:tcPr>
            <w:tcW w:w="7513" w:type="dxa"/>
          </w:tcPr>
          <w:p w:rsidR="00C41516" w:rsidRPr="00D32E4A" w:rsidDel="00763EC0" w:rsidRDefault="00C41516" w:rsidP="00CC5429">
            <w:pPr>
              <w:rPr>
                <w:del w:id="2226" w:author="Wolfgang J. Toechterle" w:date="2013-06-08T19:24:00Z"/>
                <w:color w:val="0000FF"/>
              </w:rPr>
            </w:pPr>
          </w:p>
        </w:tc>
        <w:tc>
          <w:tcPr>
            <w:tcW w:w="1449" w:type="dxa"/>
            <w:gridSpan w:val="3"/>
          </w:tcPr>
          <w:p w:rsidR="00C41516" w:rsidRPr="00D32E4A" w:rsidDel="00763EC0" w:rsidRDefault="00C41516" w:rsidP="00244ABB">
            <w:pPr>
              <w:rPr>
                <w:del w:id="2227" w:author="Wolfgang J. Toechterle" w:date="2013-06-08T19:24:00Z"/>
                <w:color w:val="0000FF"/>
              </w:rPr>
            </w:pPr>
          </w:p>
        </w:tc>
      </w:tr>
      <w:tr w:rsidR="00C41516" w:rsidRPr="00D32E4A" w:rsidDel="00763EC0" w:rsidTr="00D32E4A">
        <w:trPr>
          <w:gridBefore w:val="1"/>
          <w:gridAfter w:val="1"/>
          <w:wAfter w:w="93" w:type="dxa"/>
          <w:del w:id="2228" w:author="Wolfgang J. Toechterle" w:date="2013-06-08T19:24:00Z"/>
        </w:trPr>
        <w:tc>
          <w:tcPr>
            <w:tcW w:w="817" w:type="dxa"/>
            <w:gridSpan w:val="2"/>
          </w:tcPr>
          <w:p w:rsidR="00C41516" w:rsidRPr="00D32E4A" w:rsidDel="00763EC0" w:rsidRDefault="00C41516" w:rsidP="00D32E4A">
            <w:pPr>
              <w:keepNext/>
              <w:keepLines/>
              <w:spacing w:before="200"/>
              <w:outlineLvl w:val="3"/>
              <w:rPr>
                <w:del w:id="2229" w:author="Wolfgang J. Toechterle" w:date="2013-06-08T19:24:00Z"/>
                <w:rFonts w:eastAsia="Times New Roman"/>
                <w:b/>
                <w:bCs/>
                <w:color w:val="0000FF"/>
              </w:rPr>
            </w:pPr>
            <w:del w:id="2230" w:author="Wolfgang J. Toechterle" w:date="2013-06-08T19:24:00Z">
              <w:r w:rsidRPr="00D32E4A" w:rsidDel="00763EC0">
                <w:rPr>
                  <w:b/>
                  <w:bCs/>
                  <w:color w:val="0000FF"/>
                </w:rPr>
                <w:delText>B.2</w:delText>
              </w:r>
            </w:del>
          </w:p>
        </w:tc>
        <w:tc>
          <w:tcPr>
            <w:tcW w:w="7513" w:type="dxa"/>
          </w:tcPr>
          <w:p w:rsidR="00C41516" w:rsidRPr="00D32E4A" w:rsidDel="00763EC0" w:rsidRDefault="00C41516" w:rsidP="00244ABB">
            <w:pPr>
              <w:rPr>
                <w:del w:id="2231" w:author="Wolfgang J. Toechterle" w:date="2013-06-08T19:24:00Z"/>
                <w:color w:val="0000FF"/>
              </w:rPr>
            </w:pPr>
          </w:p>
        </w:tc>
        <w:tc>
          <w:tcPr>
            <w:tcW w:w="1449" w:type="dxa"/>
            <w:gridSpan w:val="3"/>
          </w:tcPr>
          <w:p w:rsidR="00C41516" w:rsidRPr="00D32E4A" w:rsidDel="00763EC0" w:rsidRDefault="00C41516" w:rsidP="00244ABB">
            <w:pPr>
              <w:rPr>
                <w:del w:id="2232" w:author="Wolfgang J. Toechterle" w:date="2013-06-08T19:24:00Z"/>
                <w:color w:val="0000FF"/>
              </w:rPr>
            </w:pPr>
          </w:p>
        </w:tc>
      </w:tr>
      <w:tr w:rsidR="00C41516" w:rsidRPr="00D32E4A" w:rsidDel="00763EC0" w:rsidTr="00D32E4A">
        <w:trPr>
          <w:gridBefore w:val="1"/>
          <w:gridAfter w:val="1"/>
          <w:wAfter w:w="93" w:type="dxa"/>
          <w:del w:id="2233" w:author="Wolfgang J. Toechterle" w:date="2013-06-08T19:24:00Z"/>
        </w:trPr>
        <w:tc>
          <w:tcPr>
            <w:tcW w:w="817" w:type="dxa"/>
            <w:gridSpan w:val="2"/>
          </w:tcPr>
          <w:p w:rsidR="00C41516" w:rsidRPr="00D32E4A" w:rsidDel="00763EC0" w:rsidRDefault="00C41516" w:rsidP="00D32E4A">
            <w:pPr>
              <w:keepNext/>
              <w:keepLines/>
              <w:spacing w:before="200"/>
              <w:outlineLvl w:val="3"/>
              <w:rPr>
                <w:del w:id="2234" w:author="Wolfgang J. Toechterle" w:date="2013-06-08T19:24:00Z"/>
                <w:rFonts w:eastAsia="Times New Roman"/>
                <w:b/>
                <w:bCs/>
                <w:color w:val="0000FF"/>
              </w:rPr>
            </w:pPr>
            <w:del w:id="2235" w:author="Wolfgang J. Toechterle" w:date="2013-06-08T19:24:00Z">
              <w:r w:rsidRPr="00D32E4A" w:rsidDel="00763EC0">
                <w:rPr>
                  <w:b/>
                  <w:bCs/>
                  <w:color w:val="0000FF"/>
                </w:rPr>
                <w:delText>B.3</w:delText>
              </w:r>
            </w:del>
          </w:p>
        </w:tc>
        <w:tc>
          <w:tcPr>
            <w:tcW w:w="7513" w:type="dxa"/>
          </w:tcPr>
          <w:p w:rsidR="00C41516" w:rsidRPr="00D32E4A" w:rsidDel="00763EC0" w:rsidRDefault="00C41516" w:rsidP="00244ABB">
            <w:pPr>
              <w:rPr>
                <w:del w:id="2236" w:author="Wolfgang J. Toechterle" w:date="2013-06-08T19:24:00Z"/>
                <w:color w:val="0000FF"/>
              </w:rPr>
            </w:pPr>
          </w:p>
        </w:tc>
        <w:tc>
          <w:tcPr>
            <w:tcW w:w="1449" w:type="dxa"/>
            <w:gridSpan w:val="3"/>
          </w:tcPr>
          <w:p w:rsidR="00C41516" w:rsidRPr="00D32E4A" w:rsidDel="00763EC0" w:rsidRDefault="00C41516" w:rsidP="00244ABB">
            <w:pPr>
              <w:rPr>
                <w:del w:id="2237" w:author="Wolfgang J. Toechterle" w:date="2013-06-08T19:24:00Z"/>
                <w:color w:val="0000FF"/>
              </w:rPr>
            </w:pPr>
          </w:p>
        </w:tc>
      </w:tr>
      <w:tr w:rsidR="00C41516" w:rsidRPr="00D32E4A" w:rsidDel="00763EC0" w:rsidTr="00D32E4A">
        <w:trPr>
          <w:gridBefore w:val="1"/>
          <w:gridAfter w:val="1"/>
          <w:wAfter w:w="93" w:type="dxa"/>
          <w:del w:id="2238" w:author="Wolfgang J. Toechterle" w:date="2013-06-08T19:24:00Z"/>
        </w:trPr>
        <w:tc>
          <w:tcPr>
            <w:tcW w:w="817" w:type="dxa"/>
            <w:gridSpan w:val="2"/>
          </w:tcPr>
          <w:p w:rsidR="00C41516" w:rsidRPr="00D32E4A" w:rsidDel="00763EC0" w:rsidRDefault="00C41516" w:rsidP="00D32E4A">
            <w:pPr>
              <w:keepNext/>
              <w:keepLines/>
              <w:spacing w:before="200"/>
              <w:outlineLvl w:val="3"/>
              <w:rPr>
                <w:del w:id="2239" w:author="Wolfgang J. Toechterle" w:date="2013-06-08T19:24:00Z"/>
                <w:rFonts w:eastAsia="Times New Roman"/>
                <w:b/>
                <w:bCs/>
                <w:color w:val="0000FF"/>
              </w:rPr>
            </w:pPr>
            <w:del w:id="2240" w:author="Wolfgang J. Toechterle" w:date="2013-06-08T19:24:00Z">
              <w:r w:rsidRPr="00D32E4A" w:rsidDel="00763EC0">
                <w:rPr>
                  <w:b/>
                  <w:bCs/>
                  <w:color w:val="0000FF"/>
                </w:rPr>
                <w:delText xml:space="preserve">B.4 </w:delText>
              </w:r>
            </w:del>
          </w:p>
        </w:tc>
        <w:tc>
          <w:tcPr>
            <w:tcW w:w="7513" w:type="dxa"/>
          </w:tcPr>
          <w:p w:rsidR="00C41516" w:rsidRPr="00D32E4A" w:rsidDel="00763EC0" w:rsidRDefault="00C41516" w:rsidP="00244ABB">
            <w:pPr>
              <w:rPr>
                <w:del w:id="2241" w:author="Wolfgang J. Toechterle" w:date="2013-06-08T19:24:00Z"/>
                <w:color w:val="0000FF"/>
              </w:rPr>
            </w:pPr>
          </w:p>
        </w:tc>
        <w:tc>
          <w:tcPr>
            <w:tcW w:w="1449" w:type="dxa"/>
            <w:gridSpan w:val="3"/>
          </w:tcPr>
          <w:p w:rsidR="00C41516" w:rsidRPr="00D32E4A" w:rsidDel="00763EC0" w:rsidRDefault="00C41516" w:rsidP="00244ABB">
            <w:pPr>
              <w:rPr>
                <w:del w:id="2242" w:author="Wolfgang J. Toechterle" w:date="2013-06-08T19:24:00Z"/>
                <w:color w:val="0000FF"/>
              </w:rPr>
            </w:pPr>
          </w:p>
        </w:tc>
      </w:tr>
      <w:tr w:rsidR="00C41516" w:rsidRPr="00D32E4A" w:rsidDel="00763EC0" w:rsidTr="00D32E4A">
        <w:trPr>
          <w:gridBefore w:val="1"/>
          <w:gridAfter w:val="1"/>
          <w:wAfter w:w="93" w:type="dxa"/>
          <w:del w:id="2243" w:author="Wolfgang J. Toechterle" w:date="2013-06-08T19:24:00Z"/>
        </w:trPr>
        <w:tc>
          <w:tcPr>
            <w:tcW w:w="817" w:type="dxa"/>
            <w:gridSpan w:val="2"/>
          </w:tcPr>
          <w:p w:rsidR="00C41516" w:rsidRPr="00D32E4A" w:rsidDel="00763EC0" w:rsidRDefault="00C41516" w:rsidP="00D32E4A">
            <w:pPr>
              <w:keepNext/>
              <w:keepLines/>
              <w:spacing w:before="200"/>
              <w:outlineLvl w:val="3"/>
              <w:rPr>
                <w:del w:id="2244" w:author="Wolfgang J. Toechterle" w:date="2013-06-08T19:24:00Z"/>
                <w:rFonts w:eastAsia="Times New Roman"/>
                <w:b/>
                <w:bCs/>
                <w:color w:val="0000FF"/>
              </w:rPr>
            </w:pPr>
            <w:del w:id="2245" w:author="Wolfgang J. Toechterle" w:date="2013-06-08T19:24:00Z">
              <w:r w:rsidRPr="00D32E4A" w:rsidDel="00763EC0">
                <w:rPr>
                  <w:b/>
                  <w:bCs/>
                  <w:color w:val="0000FF"/>
                </w:rPr>
                <w:delText>B.5</w:delText>
              </w:r>
            </w:del>
          </w:p>
        </w:tc>
        <w:tc>
          <w:tcPr>
            <w:tcW w:w="7513" w:type="dxa"/>
          </w:tcPr>
          <w:p w:rsidR="00C41516" w:rsidRPr="00D32E4A" w:rsidDel="00763EC0" w:rsidRDefault="00C41516" w:rsidP="003F39E8">
            <w:pPr>
              <w:rPr>
                <w:del w:id="2246" w:author="Wolfgang J. Toechterle" w:date="2013-06-08T19:24:00Z"/>
                <w:color w:val="0000FF"/>
              </w:rPr>
            </w:pPr>
          </w:p>
        </w:tc>
        <w:tc>
          <w:tcPr>
            <w:tcW w:w="1449" w:type="dxa"/>
            <w:gridSpan w:val="3"/>
          </w:tcPr>
          <w:p w:rsidR="00C41516" w:rsidRPr="00D32E4A" w:rsidDel="00763EC0" w:rsidRDefault="00C41516" w:rsidP="00244ABB">
            <w:pPr>
              <w:rPr>
                <w:del w:id="2247" w:author="Wolfgang J. Toechterle" w:date="2013-06-08T19:24:00Z"/>
                <w:color w:val="0000FF"/>
              </w:rPr>
            </w:pPr>
          </w:p>
        </w:tc>
      </w:tr>
      <w:tr w:rsidR="00C41516" w:rsidRPr="00D32E4A" w:rsidDel="00763EC0" w:rsidTr="00D32E4A">
        <w:trPr>
          <w:gridBefore w:val="1"/>
          <w:gridAfter w:val="1"/>
          <w:wAfter w:w="93" w:type="dxa"/>
          <w:del w:id="2248" w:author="Wolfgang J. Toechterle" w:date="2013-06-08T19:24:00Z"/>
        </w:trPr>
        <w:tc>
          <w:tcPr>
            <w:tcW w:w="817" w:type="dxa"/>
            <w:gridSpan w:val="2"/>
          </w:tcPr>
          <w:p w:rsidR="00C41516" w:rsidRPr="00D32E4A" w:rsidDel="00763EC0" w:rsidRDefault="00C41516" w:rsidP="00D32E4A">
            <w:pPr>
              <w:keepNext/>
              <w:keepLines/>
              <w:spacing w:before="200"/>
              <w:outlineLvl w:val="3"/>
              <w:rPr>
                <w:del w:id="2249" w:author="Wolfgang J. Toechterle" w:date="2013-06-08T19:24:00Z"/>
                <w:rFonts w:eastAsia="Times New Roman"/>
                <w:b/>
                <w:bCs/>
                <w:color w:val="0000FF"/>
              </w:rPr>
            </w:pPr>
            <w:del w:id="2250" w:author="Wolfgang J. Toechterle" w:date="2013-06-08T19:24:00Z">
              <w:r w:rsidRPr="00D32E4A" w:rsidDel="00763EC0">
                <w:rPr>
                  <w:b/>
                  <w:bCs/>
                  <w:color w:val="0000FF"/>
                </w:rPr>
                <w:delText>B.6</w:delText>
              </w:r>
            </w:del>
          </w:p>
        </w:tc>
        <w:tc>
          <w:tcPr>
            <w:tcW w:w="7513" w:type="dxa"/>
          </w:tcPr>
          <w:p w:rsidR="00C41516" w:rsidRPr="00D32E4A" w:rsidDel="00763EC0" w:rsidRDefault="00C41516" w:rsidP="00CC5429">
            <w:pPr>
              <w:rPr>
                <w:del w:id="2251" w:author="Wolfgang J. Toechterle" w:date="2013-06-08T19:24:00Z"/>
                <w:color w:val="0000FF"/>
              </w:rPr>
            </w:pPr>
          </w:p>
        </w:tc>
        <w:tc>
          <w:tcPr>
            <w:tcW w:w="1449" w:type="dxa"/>
            <w:gridSpan w:val="3"/>
          </w:tcPr>
          <w:p w:rsidR="00C41516" w:rsidRPr="00D32E4A" w:rsidDel="00763EC0" w:rsidRDefault="00C41516" w:rsidP="00244ABB">
            <w:pPr>
              <w:rPr>
                <w:del w:id="2252" w:author="Wolfgang J. Toechterle" w:date="2013-06-08T19:24:00Z"/>
                <w:color w:val="0000FF"/>
              </w:rPr>
            </w:pPr>
          </w:p>
        </w:tc>
      </w:tr>
      <w:tr w:rsidR="00C41516" w:rsidRPr="00D32E4A" w:rsidDel="00763EC0" w:rsidTr="00D32E4A">
        <w:trPr>
          <w:gridBefore w:val="1"/>
          <w:gridAfter w:val="1"/>
          <w:wAfter w:w="93" w:type="dxa"/>
          <w:del w:id="2253" w:author="Wolfgang J. Toechterle" w:date="2013-06-08T19:24:00Z"/>
        </w:trPr>
        <w:tc>
          <w:tcPr>
            <w:tcW w:w="817" w:type="dxa"/>
            <w:gridSpan w:val="2"/>
          </w:tcPr>
          <w:p w:rsidR="00C41516" w:rsidRPr="00D32E4A" w:rsidDel="00763EC0" w:rsidRDefault="00C41516" w:rsidP="00D32E4A">
            <w:pPr>
              <w:keepNext/>
              <w:keepLines/>
              <w:spacing w:before="200"/>
              <w:outlineLvl w:val="3"/>
              <w:rPr>
                <w:del w:id="2254" w:author="Wolfgang J. Toechterle" w:date="2013-06-08T19:24:00Z"/>
                <w:rFonts w:eastAsia="Times New Roman"/>
                <w:b/>
                <w:bCs/>
                <w:color w:val="0000FF"/>
              </w:rPr>
            </w:pPr>
            <w:del w:id="2255" w:author="Wolfgang J. Toechterle" w:date="2013-06-08T19:24:00Z">
              <w:r w:rsidRPr="00D32E4A" w:rsidDel="00763EC0">
                <w:rPr>
                  <w:b/>
                  <w:bCs/>
                  <w:color w:val="0000FF"/>
                </w:rPr>
                <w:delText>B.7</w:delText>
              </w:r>
            </w:del>
          </w:p>
        </w:tc>
        <w:tc>
          <w:tcPr>
            <w:tcW w:w="7513" w:type="dxa"/>
          </w:tcPr>
          <w:p w:rsidR="00C41516" w:rsidRPr="00D32E4A" w:rsidDel="00763EC0" w:rsidRDefault="00C41516" w:rsidP="007B156C">
            <w:pPr>
              <w:rPr>
                <w:del w:id="2256" w:author="Wolfgang J. Toechterle" w:date="2013-06-08T19:24:00Z"/>
                <w:color w:val="0000FF"/>
              </w:rPr>
            </w:pPr>
          </w:p>
        </w:tc>
        <w:tc>
          <w:tcPr>
            <w:tcW w:w="1449" w:type="dxa"/>
            <w:gridSpan w:val="3"/>
          </w:tcPr>
          <w:p w:rsidR="00C41516" w:rsidRPr="00D32E4A" w:rsidDel="00763EC0" w:rsidRDefault="00C41516" w:rsidP="00244ABB">
            <w:pPr>
              <w:rPr>
                <w:del w:id="2257" w:author="Wolfgang J. Toechterle" w:date="2013-06-08T19:24:00Z"/>
                <w:color w:val="0000FF"/>
              </w:rPr>
            </w:pPr>
          </w:p>
        </w:tc>
      </w:tr>
      <w:tr w:rsidR="00C41516" w:rsidRPr="00D32E4A" w:rsidDel="00763EC0" w:rsidTr="00D32E4A">
        <w:trPr>
          <w:gridBefore w:val="1"/>
          <w:gridAfter w:val="1"/>
          <w:wAfter w:w="93" w:type="dxa"/>
          <w:del w:id="2258" w:author="Wolfgang J. Toechterle" w:date="2013-06-08T19:24:00Z"/>
        </w:trPr>
        <w:tc>
          <w:tcPr>
            <w:tcW w:w="817" w:type="dxa"/>
            <w:gridSpan w:val="2"/>
          </w:tcPr>
          <w:p w:rsidR="00C41516" w:rsidRPr="00D32E4A" w:rsidDel="00763EC0" w:rsidRDefault="00C41516" w:rsidP="00D32E4A">
            <w:pPr>
              <w:keepNext/>
              <w:keepLines/>
              <w:spacing w:before="200"/>
              <w:outlineLvl w:val="3"/>
              <w:rPr>
                <w:del w:id="2259" w:author="Wolfgang J. Toechterle" w:date="2013-06-08T19:24:00Z"/>
                <w:rFonts w:eastAsia="Times New Roman"/>
                <w:b/>
                <w:bCs/>
                <w:color w:val="0000FF"/>
              </w:rPr>
            </w:pPr>
            <w:del w:id="2260" w:author="Wolfgang J. Toechterle" w:date="2013-06-08T19:24:00Z">
              <w:r w:rsidRPr="00D32E4A" w:rsidDel="00763EC0">
                <w:rPr>
                  <w:b/>
                  <w:bCs/>
                  <w:color w:val="0000FF"/>
                </w:rPr>
                <w:delText>B.8</w:delText>
              </w:r>
            </w:del>
          </w:p>
        </w:tc>
        <w:tc>
          <w:tcPr>
            <w:tcW w:w="7513" w:type="dxa"/>
          </w:tcPr>
          <w:p w:rsidR="00C41516" w:rsidRPr="00D32E4A" w:rsidDel="00763EC0" w:rsidRDefault="00C41516" w:rsidP="00D32E4A">
            <w:pPr>
              <w:keepNext/>
              <w:keepLines/>
              <w:spacing w:before="200"/>
              <w:outlineLvl w:val="3"/>
              <w:rPr>
                <w:del w:id="2261" w:author="Wolfgang J. Toechterle" w:date="2013-06-08T19:24:00Z"/>
                <w:rFonts w:eastAsia="Times New Roman"/>
                <w:color w:val="0000FF"/>
              </w:rPr>
            </w:pPr>
            <w:del w:id="2262" w:author="Wolfgang J. Toechterle" w:date="2013-06-08T19:24:00Z">
              <w:r w:rsidRPr="00D32E4A" w:rsidDel="00763EC0">
                <w:rPr>
                  <w:color w:val="0000FF"/>
                </w:rPr>
                <w:delText>Quality of the mounted presentation</w:delText>
              </w:r>
            </w:del>
            <w:del w:id="2263" w:author="Wolfgang J. Toechterle" w:date="2013-05-31T18:08:00Z">
              <w:r w:rsidRPr="00D32E4A" w:rsidDel="00142C5A">
                <w:rPr>
                  <w:color w:val="0000FF"/>
                </w:rPr>
                <w:delText xml:space="preserve"> or the 3D assembly</w:delText>
              </w:r>
            </w:del>
          </w:p>
        </w:tc>
        <w:tc>
          <w:tcPr>
            <w:tcW w:w="1449" w:type="dxa"/>
            <w:gridSpan w:val="3"/>
          </w:tcPr>
          <w:p w:rsidR="00C41516" w:rsidRPr="00D32E4A" w:rsidDel="00763EC0" w:rsidRDefault="00C41516" w:rsidP="00244ABB">
            <w:pPr>
              <w:rPr>
                <w:del w:id="2264" w:author="Wolfgang J. Toechterle" w:date="2013-06-08T19:24:00Z"/>
                <w:color w:val="0000FF"/>
              </w:rPr>
            </w:pPr>
          </w:p>
        </w:tc>
      </w:tr>
      <w:tr w:rsidR="00C41516" w:rsidRPr="00D32E4A" w:rsidDel="00763EC0" w:rsidTr="00D32E4A">
        <w:trPr>
          <w:gridBefore w:val="1"/>
          <w:gridAfter w:val="1"/>
          <w:wAfter w:w="93" w:type="dxa"/>
          <w:del w:id="2265" w:author="Wolfgang J. Toechterle" w:date="2013-06-08T19:24:00Z"/>
        </w:trPr>
        <w:tc>
          <w:tcPr>
            <w:tcW w:w="817" w:type="dxa"/>
            <w:gridSpan w:val="2"/>
          </w:tcPr>
          <w:p w:rsidR="00C41516" w:rsidRPr="00D32E4A" w:rsidDel="00763EC0" w:rsidRDefault="00C41516" w:rsidP="00D32E4A">
            <w:pPr>
              <w:tabs>
                <w:tab w:val="center" w:pos="4680"/>
                <w:tab w:val="right" w:pos="9360"/>
              </w:tabs>
              <w:rPr>
                <w:del w:id="2266" w:author="Wolfgang J. Toechterle" w:date="2013-06-08T19:24:00Z"/>
                <w:b/>
                <w:bCs/>
                <w:color w:val="0000FF"/>
              </w:rPr>
            </w:pPr>
          </w:p>
        </w:tc>
        <w:tc>
          <w:tcPr>
            <w:tcW w:w="7513" w:type="dxa"/>
          </w:tcPr>
          <w:p w:rsidR="00C41516" w:rsidRPr="00D32E4A" w:rsidDel="00763EC0" w:rsidRDefault="00C41516" w:rsidP="00244ABB">
            <w:pPr>
              <w:rPr>
                <w:del w:id="2267" w:author="Wolfgang J. Toechterle" w:date="2013-06-08T19:24:00Z"/>
                <w:b/>
                <w:color w:val="0000FF"/>
              </w:rPr>
            </w:pPr>
          </w:p>
        </w:tc>
        <w:tc>
          <w:tcPr>
            <w:tcW w:w="1449" w:type="dxa"/>
            <w:gridSpan w:val="3"/>
          </w:tcPr>
          <w:p w:rsidR="00C41516" w:rsidRPr="00D32E4A" w:rsidDel="00763EC0" w:rsidRDefault="00C41516" w:rsidP="00244ABB">
            <w:pPr>
              <w:rPr>
                <w:del w:id="2268" w:author="Wolfgang J. Toechterle" w:date="2013-06-08T19:24:00Z"/>
                <w:color w:val="0000FF"/>
              </w:rPr>
            </w:pPr>
          </w:p>
        </w:tc>
      </w:tr>
      <w:tr w:rsidR="00C41516" w:rsidRPr="00D32E4A" w:rsidDel="00763EC0" w:rsidTr="00D32E4A">
        <w:trPr>
          <w:gridBefore w:val="1"/>
          <w:gridAfter w:val="1"/>
          <w:wAfter w:w="93" w:type="dxa"/>
          <w:del w:id="2269" w:author="Wolfgang J. Toechterle" w:date="2013-06-08T19:24:00Z"/>
        </w:trPr>
        <w:tc>
          <w:tcPr>
            <w:tcW w:w="817" w:type="dxa"/>
            <w:gridSpan w:val="2"/>
          </w:tcPr>
          <w:p w:rsidR="00C41516" w:rsidRPr="00D32E4A" w:rsidDel="00763EC0" w:rsidRDefault="00C41516" w:rsidP="00D32E4A">
            <w:pPr>
              <w:keepNext/>
              <w:keepLines/>
              <w:spacing w:before="200"/>
              <w:outlineLvl w:val="3"/>
              <w:rPr>
                <w:del w:id="2270" w:author="Wolfgang J. Toechterle" w:date="2013-06-08T19:24:00Z"/>
                <w:rFonts w:eastAsia="Times New Roman"/>
                <w:b/>
                <w:bCs/>
                <w:color w:val="0000FF"/>
              </w:rPr>
            </w:pPr>
            <w:del w:id="2271" w:author="Wolfgang J. Toechterle" w:date="2013-06-08T19:24:00Z">
              <w:r w:rsidRPr="00D32E4A" w:rsidDel="00763EC0">
                <w:rPr>
                  <w:b/>
                  <w:bCs/>
                  <w:color w:val="0000FF"/>
                </w:rPr>
                <w:delText xml:space="preserve">C </w:delText>
              </w:r>
            </w:del>
          </w:p>
        </w:tc>
        <w:tc>
          <w:tcPr>
            <w:tcW w:w="7513" w:type="dxa"/>
          </w:tcPr>
          <w:p w:rsidR="00C41516" w:rsidRPr="00D32E4A" w:rsidDel="00763EC0" w:rsidRDefault="00C41516" w:rsidP="00D32E4A">
            <w:pPr>
              <w:keepNext/>
              <w:keepLines/>
              <w:spacing w:before="200"/>
              <w:outlineLvl w:val="3"/>
              <w:rPr>
                <w:del w:id="2272" w:author="Wolfgang J. Toechterle" w:date="2013-06-08T19:24:00Z"/>
                <w:rFonts w:eastAsia="Times New Roman"/>
                <w:b/>
                <w:color w:val="0000FF"/>
              </w:rPr>
            </w:pPr>
            <w:del w:id="2273" w:author="Wolfgang J. Toechterle" w:date="2013-06-08T19:24:00Z">
              <w:r w:rsidRPr="00D32E4A" w:rsidDel="00763EC0">
                <w:rPr>
                  <w:b/>
                  <w:color w:val="0000FF"/>
                </w:rPr>
                <w:delText>Computer usage</w:delText>
              </w:r>
            </w:del>
          </w:p>
        </w:tc>
        <w:tc>
          <w:tcPr>
            <w:tcW w:w="1449" w:type="dxa"/>
            <w:gridSpan w:val="3"/>
          </w:tcPr>
          <w:p w:rsidR="00C41516" w:rsidRPr="00D32E4A" w:rsidDel="00763EC0" w:rsidRDefault="00C41516" w:rsidP="00D32E4A">
            <w:pPr>
              <w:keepNext/>
              <w:keepLines/>
              <w:spacing w:before="200"/>
              <w:outlineLvl w:val="3"/>
              <w:rPr>
                <w:del w:id="2274" w:author="Wolfgang J. Toechterle" w:date="2013-06-08T19:24:00Z"/>
                <w:rFonts w:eastAsia="Times New Roman"/>
                <w:b/>
                <w:color w:val="0000FF"/>
              </w:rPr>
            </w:pPr>
            <w:del w:id="2275" w:author="Wolfgang J. Toechterle" w:date="2013-06-08T19:24:00Z">
              <w:r w:rsidRPr="00D32E4A" w:rsidDel="00763EC0">
                <w:rPr>
                  <w:b/>
                  <w:color w:val="0000FF"/>
                </w:rPr>
                <w:delText>Objective /4</w:delText>
              </w:r>
            </w:del>
          </w:p>
        </w:tc>
      </w:tr>
      <w:tr w:rsidR="00C41516" w:rsidRPr="00D32E4A" w:rsidDel="00763EC0" w:rsidTr="00D32E4A">
        <w:trPr>
          <w:gridBefore w:val="1"/>
          <w:gridAfter w:val="1"/>
          <w:wAfter w:w="93" w:type="dxa"/>
          <w:del w:id="2276" w:author="Wolfgang J. Toechterle" w:date="2013-06-08T19:24:00Z"/>
        </w:trPr>
        <w:tc>
          <w:tcPr>
            <w:tcW w:w="817" w:type="dxa"/>
            <w:gridSpan w:val="2"/>
          </w:tcPr>
          <w:p w:rsidR="00C41516" w:rsidRPr="00D32E4A" w:rsidDel="00763EC0" w:rsidRDefault="00C41516" w:rsidP="00D32E4A">
            <w:pPr>
              <w:keepNext/>
              <w:keepLines/>
              <w:spacing w:before="200"/>
              <w:outlineLvl w:val="3"/>
              <w:rPr>
                <w:del w:id="2277" w:author="Wolfgang J. Toechterle" w:date="2013-06-08T19:24:00Z"/>
                <w:rFonts w:eastAsia="Times New Roman"/>
                <w:b/>
                <w:bCs/>
                <w:color w:val="0000FF"/>
              </w:rPr>
            </w:pPr>
            <w:del w:id="2278" w:author="Wolfgang J. Toechterle" w:date="2013-06-08T19:24:00Z">
              <w:r w:rsidRPr="00D32E4A" w:rsidDel="00763EC0">
                <w:rPr>
                  <w:b/>
                  <w:bCs/>
                  <w:color w:val="0000FF"/>
                </w:rPr>
                <w:delText>C.1</w:delText>
              </w:r>
            </w:del>
          </w:p>
        </w:tc>
        <w:tc>
          <w:tcPr>
            <w:tcW w:w="7513" w:type="dxa"/>
          </w:tcPr>
          <w:p w:rsidR="00C41516" w:rsidRPr="00D32E4A" w:rsidDel="00763EC0" w:rsidRDefault="00C41516" w:rsidP="00D32E4A">
            <w:pPr>
              <w:keepNext/>
              <w:keepLines/>
              <w:spacing w:before="200"/>
              <w:outlineLvl w:val="3"/>
              <w:rPr>
                <w:del w:id="2279" w:author="Wolfgang J. Toechterle" w:date="2013-06-08T19:24:00Z"/>
                <w:rFonts w:eastAsia="Times New Roman"/>
                <w:color w:val="0000FF"/>
              </w:rPr>
            </w:pPr>
            <w:del w:id="2280" w:author="Wolfgang J. Toechterle" w:date="2013-06-08T19:24:00Z">
              <w:r w:rsidRPr="00D32E4A" w:rsidDel="00763EC0">
                <w:rPr>
                  <w:color w:val="0000FF"/>
                </w:rPr>
                <w:delText>Resolution of linked, embedded or original images as specified in the task</w:delText>
              </w:r>
            </w:del>
          </w:p>
        </w:tc>
        <w:tc>
          <w:tcPr>
            <w:tcW w:w="1449" w:type="dxa"/>
            <w:gridSpan w:val="3"/>
          </w:tcPr>
          <w:p w:rsidR="00C41516" w:rsidRPr="00D32E4A" w:rsidDel="00763EC0" w:rsidRDefault="00C41516" w:rsidP="00244ABB">
            <w:pPr>
              <w:rPr>
                <w:del w:id="2281" w:author="Wolfgang J. Toechterle" w:date="2013-06-08T19:24:00Z"/>
                <w:color w:val="0000FF"/>
              </w:rPr>
            </w:pPr>
          </w:p>
        </w:tc>
      </w:tr>
      <w:tr w:rsidR="00C41516" w:rsidRPr="00D32E4A" w:rsidDel="00763EC0" w:rsidTr="00D32E4A">
        <w:trPr>
          <w:gridBefore w:val="1"/>
          <w:gridAfter w:val="1"/>
          <w:wAfter w:w="93" w:type="dxa"/>
          <w:del w:id="2282" w:author="Wolfgang J. Toechterle" w:date="2013-06-08T19:24:00Z"/>
        </w:trPr>
        <w:tc>
          <w:tcPr>
            <w:tcW w:w="817" w:type="dxa"/>
            <w:gridSpan w:val="2"/>
          </w:tcPr>
          <w:p w:rsidR="00C41516" w:rsidRPr="00D32E4A" w:rsidDel="00763EC0" w:rsidRDefault="00C41516" w:rsidP="00D32E4A">
            <w:pPr>
              <w:keepNext/>
              <w:keepLines/>
              <w:spacing w:before="200"/>
              <w:outlineLvl w:val="3"/>
              <w:rPr>
                <w:del w:id="2283" w:author="Wolfgang J. Toechterle" w:date="2013-06-08T19:24:00Z"/>
                <w:rFonts w:eastAsia="Times New Roman"/>
                <w:b/>
                <w:bCs/>
                <w:color w:val="0000FF"/>
              </w:rPr>
            </w:pPr>
            <w:del w:id="2284" w:author="Wolfgang J. Toechterle" w:date="2013-06-08T19:24:00Z">
              <w:r w:rsidRPr="00D32E4A" w:rsidDel="00763EC0">
                <w:rPr>
                  <w:b/>
                  <w:bCs/>
                  <w:color w:val="0000FF"/>
                </w:rPr>
                <w:delText>C.2</w:delText>
              </w:r>
            </w:del>
          </w:p>
        </w:tc>
        <w:tc>
          <w:tcPr>
            <w:tcW w:w="7513" w:type="dxa"/>
          </w:tcPr>
          <w:p w:rsidR="00C41516" w:rsidRPr="00D32E4A" w:rsidDel="00763EC0" w:rsidRDefault="00C41516" w:rsidP="00D32E4A">
            <w:pPr>
              <w:keepNext/>
              <w:keepLines/>
              <w:spacing w:before="200"/>
              <w:outlineLvl w:val="3"/>
              <w:rPr>
                <w:del w:id="2285" w:author="Wolfgang J. Toechterle" w:date="2013-06-08T19:24:00Z"/>
                <w:rFonts w:eastAsia="Times New Roman"/>
                <w:color w:val="0000FF"/>
              </w:rPr>
            </w:pPr>
            <w:del w:id="2286" w:author="Wolfgang J. Toechterle" w:date="2013-06-08T19:24:00Z">
              <w:r w:rsidRPr="00D32E4A" w:rsidDel="00763EC0">
                <w:rPr>
                  <w:color w:val="0000FF"/>
                </w:rPr>
                <w:delText xml:space="preserve">Colour mode (RGB or CMYK) of linked images as specified in the task </w:delText>
              </w:r>
            </w:del>
          </w:p>
        </w:tc>
        <w:tc>
          <w:tcPr>
            <w:tcW w:w="1449" w:type="dxa"/>
            <w:gridSpan w:val="3"/>
          </w:tcPr>
          <w:p w:rsidR="00C41516" w:rsidRPr="00D32E4A" w:rsidDel="00763EC0" w:rsidRDefault="00C41516" w:rsidP="00244ABB">
            <w:pPr>
              <w:rPr>
                <w:del w:id="2287" w:author="Wolfgang J. Toechterle" w:date="2013-06-08T19:24:00Z"/>
                <w:color w:val="0000FF"/>
              </w:rPr>
            </w:pPr>
          </w:p>
        </w:tc>
      </w:tr>
      <w:tr w:rsidR="00C41516" w:rsidRPr="00D32E4A" w:rsidDel="00763EC0" w:rsidTr="00D32E4A">
        <w:trPr>
          <w:gridBefore w:val="1"/>
          <w:gridAfter w:val="1"/>
          <w:wAfter w:w="93" w:type="dxa"/>
          <w:del w:id="2288" w:author="Wolfgang J. Toechterle" w:date="2013-06-08T19:24:00Z"/>
        </w:trPr>
        <w:tc>
          <w:tcPr>
            <w:tcW w:w="817" w:type="dxa"/>
            <w:gridSpan w:val="2"/>
          </w:tcPr>
          <w:p w:rsidR="00C41516" w:rsidRPr="00D32E4A" w:rsidDel="00763EC0" w:rsidRDefault="00C41516" w:rsidP="00244ABB">
            <w:pPr>
              <w:rPr>
                <w:del w:id="2289" w:author="Wolfgang J. Toechterle" w:date="2013-06-08T19:24:00Z"/>
                <w:b/>
                <w:bCs/>
                <w:color w:val="0000FF"/>
              </w:rPr>
            </w:pPr>
            <w:del w:id="2290" w:author="Wolfgang J. Toechterle" w:date="2013-06-08T19:24:00Z">
              <w:r w:rsidRPr="00D32E4A" w:rsidDel="00763EC0">
                <w:rPr>
                  <w:b/>
                  <w:bCs/>
                  <w:color w:val="0000FF"/>
                </w:rPr>
                <w:delText>C.3</w:delText>
              </w:r>
            </w:del>
          </w:p>
        </w:tc>
        <w:tc>
          <w:tcPr>
            <w:tcW w:w="7513" w:type="dxa"/>
          </w:tcPr>
          <w:p w:rsidR="00C41516" w:rsidRPr="00D32E4A" w:rsidDel="00763EC0" w:rsidRDefault="00C41516" w:rsidP="00D32E4A">
            <w:pPr>
              <w:keepNext/>
              <w:keepLines/>
              <w:spacing w:before="200"/>
              <w:outlineLvl w:val="3"/>
              <w:rPr>
                <w:del w:id="2291" w:author="Wolfgang J. Toechterle" w:date="2013-06-08T19:24:00Z"/>
                <w:rFonts w:eastAsia="Times New Roman"/>
                <w:color w:val="0000FF"/>
              </w:rPr>
            </w:pPr>
            <w:del w:id="2292" w:author="Wolfgang J. Toechterle" w:date="2013-06-08T19:24:00Z">
              <w:r w:rsidRPr="00D32E4A" w:rsidDel="00763EC0">
                <w:rPr>
                  <w:color w:val="0000FF"/>
                </w:rPr>
                <w:delText>Image or element dimensions as specified in the task</w:delText>
              </w:r>
            </w:del>
          </w:p>
        </w:tc>
        <w:tc>
          <w:tcPr>
            <w:tcW w:w="1449" w:type="dxa"/>
            <w:gridSpan w:val="3"/>
          </w:tcPr>
          <w:p w:rsidR="00C41516" w:rsidRPr="00D32E4A" w:rsidDel="00763EC0" w:rsidRDefault="00C41516" w:rsidP="00244ABB">
            <w:pPr>
              <w:rPr>
                <w:del w:id="2293" w:author="Wolfgang J. Toechterle" w:date="2013-06-08T19:24:00Z"/>
                <w:color w:val="0000FF"/>
              </w:rPr>
            </w:pPr>
          </w:p>
        </w:tc>
      </w:tr>
      <w:tr w:rsidR="00C41516" w:rsidRPr="00D32E4A" w:rsidDel="00763EC0" w:rsidTr="00D32E4A">
        <w:trPr>
          <w:gridBefore w:val="1"/>
          <w:gridAfter w:val="1"/>
          <w:wAfter w:w="93" w:type="dxa"/>
          <w:del w:id="2294" w:author="Wolfgang J. Toechterle" w:date="2013-06-08T19:24:00Z"/>
        </w:trPr>
        <w:tc>
          <w:tcPr>
            <w:tcW w:w="817" w:type="dxa"/>
            <w:gridSpan w:val="2"/>
          </w:tcPr>
          <w:p w:rsidR="00C41516" w:rsidRPr="00D32E4A" w:rsidDel="00763EC0" w:rsidRDefault="00C41516" w:rsidP="00D32E4A">
            <w:pPr>
              <w:keepNext/>
              <w:keepLines/>
              <w:spacing w:before="200"/>
              <w:outlineLvl w:val="3"/>
              <w:rPr>
                <w:del w:id="2295" w:author="Wolfgang J. Toechterle" w:date="2013-06-08T19:24:00Z"/>
                <w:rFonts w:eastAsia="Times New Roman"/>
                <w:b/>
                <w:bCs/>
                <w:color w:val="0000FF"/>
              </w:rPr>
            </w:pPr>
            <w:del w:id="2296" w:author="Wolfgang J. Toechterle" w:date="2013-06-08T19:24:00Z">
              <w:r w:rsidRPr="00D32E4A" w:rsidDel="00763EC0">
                <w:rPr>
                  <w:b/>
                  <w:bCs/>
                  <w:color w:val="0000FF"/>
                </w:rPr>
                <w:delText>C.4</w:delText>
              </w:r>
            </w:del>
          </w:p>
        </w:tc>
        <w:tc>
          <w:tcPr>
            <w:tcW w:w="7513" w:type="dxa"/>
          </w:tcPr>
          <w:p w:rsidR="00C41516" w:rsidRPr="00D32E4A" w:rsidDel="00763EC0" w:rsidRDefault="00C41516" w:rsidP="00D32E4A">
            <w:pPr>
              <w:keepNext/>
              <w:keepLines/>
              <w:spacing w:before="200"/>
              <w:outlineLvl w:val="3"/>
              <w:rPr>
                <w:del w:id="2297" w:author="Wolfgang J. Toechterle" w:date="2013-06-08T19:24:00Z"/>
                <w:rFonts w:eastAsia="Times New Roman"/>
                <w:color w:val="0000FF"/>
              </w:rPr>
            </w:pPr>
            <w:del w:id="2298" w:author="Wolfgang J. Toechterle" w:date="2013-06-08T19:24:00Z">
              <w:r w:rsidRPr="00D32E4A" w:rsidDel="00763EC0">
                <w:rPr>
                  <w:color w:val="0000FF"/>
                </w:rPr>
                <w:delText>Use of style sheets or master elements in layout as required in the task</w:delText>
              </w:r>
            </w:del>
          </w:p>
        </w:tc>
        <w:tc>
          <w:tcPr>
            <w:tcW w:w="1449" w:type="dxa"/>
            <w:gridSpan w:val="3"/>
          </w:tcPr>
          <w:p w:rsidR="00C41516" w:rsidRPr="00D32E4A" w:rsidDel="00763EC0" w:rsidRDefault="00C41516" w:rsidP="00244ABB">
            <w:pPr>
              <w:rPr>
                <w:del w:id="2299" w:author="Wolfgang J. Toechterle" w:date="2013-06-08T19:24:00Z"/>
                <w:color w:val="0000FF"/>
              </w:rPr>
            </w:pPr>
          </w:p>
        </w:tc>
      </w:tr>
      <w:tr w:rsidR="00C41516" w:rsidRPr="00D32E4A" w:rsidDel="00763EC0" w:rsidTr="00D32E4A">
        <w:trPr>
          <w:gridBefore w:val="1"/>
          <w:gridAfter w:val="1"/>
          <w:wAfter w:w="93" w:type="dxa"/>
          <w:del w:id="2300" w:author="Wolfgang J. Toechterle" w:date="2013-06-08T19:24:00Z"/>
        </w:trPr>
        <w:tc>
          <w:tcPr>
            <w:tcW w:w="817" w:type="dxa"/>
            <w:gridSpan w:val="2"/>
          </w:tcPr>
          <w:p w:rsidR="00C41516" w:rsidRPr="00D32E4A" w:rsidDel="00763EC0" w:rsidRDefault="00C41516" w:rsidP="00D32E4A">
            <w:pPr>
              <w:keepNext/>
              <w:keepLines/>
              <w:spacing w:before="200"/>
              <w:outlineLvl w:val="3"/>
              <w:rPr>
                <w:del w:id="2301" w:author="Wolfgang J. Toechterle" w:date="2013-06-08T19:24:00Z"/>
                <w:rFonts w:eastAsia="Times New Roman"/>
                <w:b/>
                <w:bCs/>
                <w:color w:val="0000FF"/>
              </w:rPr>
            </w:pPr>
            <w:del w:id="2302" w:author="Wolfgang J. Toechterle" w:date="2013-06-08T19:24:00Z">
              <w:r w:rsidRPr="00D32E4A" w:rsidDel="00763EC0">
                <w:rPr>
                  <w:b/>
                  <w:bCs/>
                  <w:color w:val="0000FF"/>
                </w:rPr>
                <w:delText>C.5</w:delText>
              </w:r>
            </w:del>
          </w:p>
        </w:tc>
        <w:tc>
          <w:tcPr>
            <w:tcW w:w="7513" w:type="dxa"/>
          </w:tcPr>
          <w:p w:rsidR="00C41516" w:rsidRPr="00D32E4A" w:rsidDel="00763EC0" w:rsidRDefault="00C41516" w:rsidP="00244ABB">
            <w:pPr>
              <w:rPr>
                <w:del w:id="2303" w:author="Wolfgang J. Toechterle" w:date="2013-06-08T19:24:00Z"/>
                <w:color w:val="0000FF"/>
              </w:rPr>
            </w:pPr>
            <w:del w:id="2304" w:author="Wolfgang J. Toechterle" w:date="2013-06-08T19:24:00Z">
              <w:r w:rsidRPr="00D32E4A" w:rsidDel="00763EC0">
                <w:rPr>
                  <w:color w:val="0000FF"/>
                </w:rPr>
                <w:delText>Final dimensions of layout as specified in the task</w:delText>
              </w:r>
            </w:del>
          </w:p>
        </w:tc>
        <w:tc>
          <w:tcPr>
            <w:tcW w:w="1449" w:type="dxa"/>
            <w:gridSpan w:val="3"/>
          </w:tcPr>
          <w:p w:rsidR="00C41516" w:rsidRPr="00D32E4A" w:rsidDel="00763EC0" w:rsidRDefault="00C41516" w:rsidP="00244ABB">
            <w:pPr>
              <w:rPr>
                <w:del w:id="2305" w:author="Wolfgang J. Toechterle" w:date="2013-06-08T19:24:00Z"/>
                <w:color w:val="0000FF"/>
              </w:rPr>
            </w:pPr>
          </w:p>
        </w:tc>
      </w:tr>
      <w:tr w:rsidR="00C41516" w:rsidRPr="00D32E4A" w:rsidDel="00763EC0" w:rsidTr="00D32E4A">
        <w:trPr>
          <w:gridBefore w:val="1"/>
          <w:gridAfter w:val="1"/>
          <w:wAfter w:w="93" w:type="dxa"/>
          <w:del w:id="2306" w:author="Wolfgang J. Toechterle" w:date="2013-06-08T19:24:00Z"/>
        </w:trPr>
        <w:tc>
          <w:tcPr>
            <w:tcW w:w="817" w:type="dxa"/>
            <w:gridSpan w:val="2"/>
          </w:tcPr>
          <w:p w:rsidR="00C41516" w:rsidRPr="00D32E4A" w:rsidDel="00763EC0" w:rsidRDefault="00C41516" w:rsidP="00D32E4A">
            <w:pPr>
              <w:keepNext/>
              <w:keepLines/>
              <w:spacing w:before="200"/>
              <w:outlineLvl w:val="3"/>
              <w:rPr>
                <w:del w:id="2307" w:author="Wolfgang J. Toechterle" w:date="2013-06-08T19:24:00Z"/>
                <w:rFonts w:eastAsia="Times New Roman"/>
                <w:b/>
                <w:bCs/>
                <w:color w:val="0000FF"/>
              </w:rPr>
            </w:pPr>
            <w:del w:id="2308" w:author="Wolfgang J. Toechterle" w:date="2013-06-08T19:24:00Z">
              <w:r w:rsidRPr="00D32E4A" w:rsidDel="00763EC0">
                <w:rPr>
                  <w:b/>
                  <w:bCs/>
                  <w:color w:val="0000FF"/>
                </w:rPr>
                <w:delText>C.6</w:delText>
              </w:r>
            </w:del>
          </w:p>
        </w:tc>
        <w:tc>
          <w:tcPr>
            <w:tcW w:w="7513" w:type="dxa"/>
          </w:tcPr>
          <w:p w:rsidR="00C41516" w:rsidRPr="00D32E4A" w:rsidDel="00763EC0" w:rsidRDefault="00C41516" w:rsidP="00D32E4A">
            <w:pPr>
              <w:keepNext/>
              <w:keepLines/>
              <w:spacing w:before="200"/>
              <w:outlineLvl w:val="3"/>
              <w:rPr>
                <w:del w:id="2309" w:author="Wolfgang J. Toechterle" w:date="2013-06-08T19:24:00Z"/>
                <w:rFonts w:eastAsia="Times New Roman"/>
                <w:color w:val="0000FF"/>
              </w:rPr>
            </w:pPr>
            <w:del w:id="2310" w:author="Wolfgang J. Toechterle" w:date="2013-06-08T19:24:00Z">
              <w:r w:rsidRPr="00D32E4A" w:rsidDel="00763EC0">
                <w:rPr>
                  <w:color w:val="0000FF"/>
                </w:rPr>
                <w:delText>All required text is present in the task</w:delText>
              </w:r>
            </w:del>
          </w:p>
        </w:tc>
        <w:tc>
          <w:tcPr>
            <w:tcW w:w="1449" w:type="dxa"/>
            <w:gridSpan w:val="3"/>
          </w:tcPr>
          <w:p w:rsidR="00C41516" w:rsidRPr="00D32E4A" w:rsidDel="00763EC0" w:rsidRDefault="00C41516" w:rsidP="00244ABB">
            <w:pPr>
              <w:rPr>
                <w:del w:id="2311" w:author="Wolfgang J. Toechterle" w:date="2013-06-08T19:24:00Z"/>
                <w:color w:val="0000FF"/>
              </w:rPr>
            </w:pPr>
          </w:p>
        </w:tc>
      </w:tr>
      <w:tr w:rsidR="00C41516" w:rsidRPr="00D32E4A" w:rsidDel="00763EC0" w:rsidTr="00D32E4A">
        <w:trPr>
          <w:gridBefore w:val="1"/>
          <w:gridAfter w:val="1"/>
          <w:wAfter w:w="93" w:type="dxa"/>
          <w:del w:id="2312" w:author="Wolfgang J. Toechterle" w:date="2013-06-08T19:24:00Z"/>
        </w:trPr>
        <w:tc>
          <w:tcPr>
            <w:tcW w:w="817" w:type="dxa"/>
            <w:gridSpan w:val="2"/>
          </w:tcPr>
          <w:p w:rsidR="00C41516" w:rsidRPr="00D32E4A" w:rsidDel="00763EC0" w:rsidRDefault="00C41516" w:rsidP="00D32E4A">
            <w:pPr>
              <w:keepNext/>
              <w:keepLines/>
              <w:spacing w:before="200"/>
              <w:outlineLvl w:val="3"/>
              <w:rPr>
                <w:del w:id="2313" w:author="Wolfgang J. Toechterle" w:date="2013-06-08T19:24:00Z"/>
                <w:rFonts w:eastAsia="Times New Roman"/>
                <w:b/>
                <w:bCs/>
                <w:color w:val="0000FF"/>
              </w:rPr>
            </w:pPr>
            <w:del w:id="2314" w:author="Wolfgang J. Toechterle" w:date="2013-06-08T19:24:00Z">
              <w:r w:rsidRPr="00D32E4A" w:rsidDel="00763EC0">
                <w:rPr>
                  <w:b/>
                  <w:bCs/>
                  <w:color w:val="0000FF"/>
                </w:rPr>
                <w:delText>C.7</w:delText>
              </w:r>
            </w:del>
          </w:p>
        </w:tc>
        <w:tc>
          <w:tcPr>
            <w:tcW w:w="7513" w:type="dxa"/>
          </w:tcPr>
          <w:p w:rsidR="00C41516" w:rsidRPr="00D32E4A" w:rsidDel="00763EC0" w:rsidRDefault="00C41516" w:rsidP="00D32E4A">
            <w:pPr>
              <w:keepNext/>
              <w:keepLines/>
              <w:spacing w:before="200"/>
              <w:outlineLvl w:val="3"/>
              <w:rPr>
                <w:del w:id="2315" w:author="Wolfgang J. Toechterle" w:date="2013-06-08T19:24:00Z"/>
                <w:rFonts w:eastAsia="Times New Roman"/>
                <w:color w:val="0000FF"/>
              </w:rPr>
            </w:pPr>
            <w:del w:id="2316" w:author="Wolfgang J. Toechterle" w:date="2013-06-08T19:24:00Z">
              <w:r w:rsidRPr="00D32E4A" w:rsidDel="00763EC0">
                <w:rPr>
                  <w:color w:val="0000FF"/>
                </w:rPr>
                <w:delText>All required elements are present in the task</w:delText>
              </w:r>
            </w:del>
          </w:p>
        </w:tc>
        <w:tc>
          <w:tcPr>
            <w:tcW w:w="1449" w:type="dxa"/>
            <w:gridSpan w:val="3"/>
          </w:tcPr>
          <w:p w:rsidR="00C41516" w:rsidRPr="00D32E4A" w:rsidDel="00763EC0" w:rsidRDefault="00C41516" w:rsidP="00244ABB">
            <w:pPr>
              <w:rPr>
                <w:del w:id="2317" w:author="Wolfgang J. Toechterle" w:date="2013-06-08T19:24:00Z"/>
                <w:color w:val="0000FF"/>
              </w:rPr>
            </w:pPr>
          </w:p>
        </w:tc>
      </w:tr>
      <w:tr w:rsidR="00C41516" w:rsidRPr="00D32E4A" w:rsidDel="00763EC0" w:rsidTr="00D32E4A">
        <w:trPr>
          <w:gridBefore w:val="1"/>
          <w:gridAfter w:val="1"/>
          <w:wAfter w:w="93" w:type="dxa"/>
          <w:del w:id="2318" w:author="Wolfgang J. Toechterle" w:date="2013-06-08T19:24:00Z"/>
        </w:trPr>
        <w:tc>
          <w:tcPr>
            <w:tcW w:w="817" w:type="dxa"/>
            <w:gridSpan w:val="2"/>
          </w:tcPr>
          <w:p w:rsidR="00C41516" w:rsidRPr="00D32E4A" w:rsidDel="00763EC0" w:rsidRDefault="00C41516" w:rsidP="00D32E4A">
            <w:pPr>
              <w:keepNext/>
              <w:keepLines/>
              <w:spacing w:before="200"/>
              <w:outlineLvl w:val="3"/>
              <w:rPr>
                <w:del w:id="2319" w:author="Wolfgang J. Toechterle" w:date="2013-06-08T19:24:00Z"/>
                <w:rFonts w:eastAsia="Times New Roman"/>
                <w:b/>
                <w:bCs/>
                <w:color w:val="0000FF"/>
              </w:rPr>
            </w:pPr>
            <w:del w:id="2320" w:author="Wolfgang J. Toechterle" w:date="2013-06-08T19:24:00Z">
              <w:r w:rsidRPr="00D32E4A" w:rsidDel="00763EC0">
                <w:rPr>
                  <w:b/>
                  <w:bCs/>
                  <w:color w:val="0000FF"/>
                </w:rPr>
                <w:delText>C.8</w:delText>
              </w:r>
            </w:del>
          </w:p>
        </w:tc>
        <w:tc>
          <w:tcPr>
            <w:tcW w:w="7513" w:type="dxa"/>
          </w:tcPr>
          <w:p w:rsidR="00C41516" w:rsidRPr="00D32E4A" w:rsidDel="00763EC0" w:rsidRDefault="00C41516" w:rsidP="00D32E4A">
            <w:pPr>
              <w:keepNext/>
              <w:keepLines/>
              <w:spacing w:before="200"/>
              <w:outlineLvl w:val="3"/>
              <w:rPr>
                <w:del w:id="2321" w:author="Wolfgang J. Toechterle" w:date="2013-06-08T19:24:00Z"/>
                <w:rFonts w:eastAsia="Times New Roman"/>
                <w:color w:val="0000FF"/>
              </w:rPr>
            </w:pPr>
            <w:del w:id="2322" w:author="Wolfgang J. Toechterle" w:date="2013-06-08T19:24:00Z">
              <w:r w:rsidRPr="00D32E4A" w:rsidDel="00763EC0">
                <w:rPr>
                  <w:color w:val="0000FF"/>
                </w:rPr>
                <w:delText>Use of corporate guidelines appropriate to the task</w:delText>
              </w:r>
            </w:del>
          </w:p>
        </w:tc>
        <w:tc>
          <w:tcPr>
            <w:tcW w:w="1449" w:type="dxa"/>
            <w:gridSpan w:val="3"/>
          </w:tcPr>
          <w:p w:rsidR="00C41516" w:rsidRPr="00D32E4A" w:rsidDel="00763EC0" w:rsidRDefault="00C41516" w:rsidP="00244ABB">
            <w:pPr>
              <w:rPr>
                <w:del w:id="2323" w:author="Wolfgang J. Toechterle" w:date="2013-06-08T19:24:00Z"/>
                <w:color w:val="0000FF"/>
              </w:rPr>
            </w:pPr>
          </w:p>
        </w:tc>
      </w:tr>
      <w:tr w:rsidR="00C41516" w:rsidRPr="00D32E4A" w:rsidDel="00763EC0" w:rsidTr="00D32E4A">
        <w:trPr>
          <w:gridBefore w:val="1"/>
          <w:gridAfter w:val="1"/>
          <w:wAfter w:w="93" w:type="dxa"/>
          <w:del w:id="2324" w:author="Wolfgang J. Toechterle" w:date="2013-06-08T19:24:00Z"/>
        </w:trPr>
        <w:tc>
          <w:tcPr>
            <w:tcW w:w="817" w:type="dxa"/>
            <w:gridSpan w:val="2"/>
          </w:tcPr>
          <w:p w:rsidR="00C41516" w:rsidRPr="00D32E4A" w:rsidDel="00763EC0" w:rsidRDefault="00C41516" w:rsidP="00D32E4A">
            <w:pPr>
              <w:tabs>
                <w:tab w:val="center" w:pos="4680"/>
                <w:tab w:val="right" w:pos="9360"/>
              </w:tabs>
              <w:rPr>
                <w:del w:id="2325" w:author="Wolfgang J. Toechterle" w:date="2013-06-08T19:24:00Z"/>
                <w:b/>
                <w:bCs/>
                <w:color w:val="0000FF"/>
              </w:rPr>
            </w:pPr>
          </w:p>
        </w:tc>
        <w:tc>
          <w:tcPr>
            <w:tcW w:w="7513" w:type="dxa"/>
          </w:tcPr>
          <w:p w:rsidR="00C41516" w:rsidRPr="00D32E4A" w:rsidDel="00763EC0" w:rsidRDefault="00C41516" w:rsidP="00244ABB">
            <w:pPr>
              <w:rPr>
                <w:del w:id="2326" w:author="Wolfgang J. Toechterle" w:date="2013-06-08T19:24:00Z"/>
                <w:b/>
                <w:color w:val="0000FF"/>
              </w:rPr>
            </w:pPr>
          </w:p>
        </w:tc>
        <w:tc>
          <w:tcPr>
            <w:tcW w:w="1449" w:type="dxa"/>
            <w:gridSpan w:val="3"/>
          </w:tcPr>
          <w:p w:rsidR="00C41516" w:rsidRPr="00D32E4A" w:rsidDel="00763EC0" w:rsidRDefault="00C41516" w:rsidP="00244ABB">
            <w:pPr>
              <w:rPr>
                <w:del w:id="2327" w:author="Wolfgang J. Toechterle" w:date="2013-06-08T19:24:00Z"/>
                <w:color w:val="0000FF"/>
              </w:rPr>
            </w:pPr>
          </w:p>
        </w:tc>
      </w:tr>
      <w:tr w:rsidR="00C41516" w:rsidRPr="00D32E4A" w:rsidDel="00763EC0" w:rsidTr="00D32E4A">
        <w:trPr>
          <w:gridBefore w:val="1"/>
          <w:gridAfter w:val="1"/>
          <w:wAfter w:w="93" w:type="dxa"/>
          <w:del w:id="2328" w:author="Wolfgang J. Toechterle" w:date="2013-06-08T19:24:00Z"/>
        </w:trPr>
        <w:tc>
          <w:tcPr>
            <w:tcW w:w="817" w:type="dxa"/>
            <w:gridSpan w:val="2"/>
          </w:tcPr>
          <w:p w:rsidR="00C41516" w:rsidRPr="00D32E4A" w:rsidDel="00763EC0" w:rsidRDefault="00C41516" w:rsidP="00D32E4A">
            <w:pPr>
              <w:keepNext/>
              <w:keepLines/>
              <w:spacing w:before="200"/>
              <w:outlineLvl w:val="3"/>
              <w:rPr>
                <w:del w:id="2329" w:author="Wolfgang J. Toechterle" w:date="2013-06-08T19:24:00Z"/>
                <w:rFonts w:eastAsia="Times New Roman"/>
                <w:b/>
                <w:bCs/>
                <w:color w:val="0000FF"/>
              </w:rPr>
            </w:pPr>
            <w:del w:id="2330" w:author="Wolfgang J. Toechterle" w:date="2013-06-08T19:24:00Z">
              <w:r w:rsidRPr="00D32E4A" w:rsidDel="00763EC0">
                <w:rPr>
                  <w:b/>
                  <w:bCs/>
                  <w:color w:val="0000FF"/>
                </w:rPr>
                <w:delText>D</w:delText>
              </w:r>
            </w:del>
          </w:p>
        </w:tc>
        <w:tc>
          <w:tcPr>
            <w:tcW w:w="7513" w:type="dxa"/>
          </w:tcPr>
          <w:p w:rsidR="00C41516" w:rsidRPr="00D32E4A" w:rsidDel="00763EC0" w:rsidRDefault="00C41516" w:rsidP="00D32E4A">
            <w:pPr>
              <w:keepNext/>
              <w:keepLines/>
              <w:spacing w:before="200"/>
              <w:outlineLvl w:val="3"/>
              <w:rPr>
                <w:del w:id="2331" w:author="Wolfgang J. Toechterle" w:date="2013-06-08T19:24:00Z"/>
                <w:rFonts w:eastAsia="Times New Roman"/>
                <w:b/>
                <w:color w:val="0000FF"/>
              </w:rPr>
            </w:pPr>
            <w:del w:id="2332" w:author="Wolfgang J. Toechterle" w:date="2013-06-08T19:24:00Z">
              <w:r w:rsidRPr="00D32E4A" w:rsidDel="00763EC0">
                <w:rPr>
                  <w:b/>
                  <w:color w:val="0000FF"/>
                </w:rPr>
                <w:delText>Manual abilities</w:delText>
              </w:r>
            </w:del>
          </w:p>
        </w:tc>
        <w:tc>
          <w:tcPr>
            <w:tcW w:w="1449" w:type="dxa"/>
            <w:gridSpan w:val="3"/>
          </w:tcPr>
          <w:p w:rsidR="00C41516" w:rsidRPr="00D32E4A" w:rsidDel="00763EC0" w:rsidRDefault="00C41516" w:rsidP="00D32E4A">
            <w:pPr>
              <w:keepNext/>
              <w:keepLines/>
              <w:spacing w:before="200"/>
              <w:outlineLvl w:val="3"/>
              <w:rPr>
                <w:del w:id="2333" w:author="Wolfgang J. Toechterle" w:date="2013-06-08T19:24:00Z"/>
                <w:rFonts w:eastAsia="Times New Roman"/>
                <w:b/>
                <w:color w:val="0000FF"/>
              </w:rPr>
            </w:pPr>
            <w:del w:id="2334" w:author="Wolfgang J. Toechterle" w:date="2013-06-08T19:24:00Z">
              <w:r w:rsidRPr="00D32E4A" w:rsidDel="00763EC0">
                <w:rPr>
                  <w:b/>
                  <w:color w:val="0000FF"/>
                </w:rPr>
                <w:delText>Objective /2</w:delText>
              </w:r>
            </w:del>
          </w:p>
        </w:tc>
      </w:tr>
      <w:tr w:rsidR="00C41516" w:rsidRPr="00D32E4A" w:rsidDel="00763EC0" w:rsidTr="00D32E4A">
        <w:trPr>
          <w:gridBefore w:val="1"/>
          <w:gridAfter w:val="1"/>
          <w:wAfter w:w="93" w:type="dxa"/>
          <w:del w:id="2335" w:author="Wolfgang J. Toechterle" w:date="2013-06-08T19:24:00Z"/>
        </w:trPr>
        <w:tc>
          <w:tcPr>
            <w:tcW w:w="817" w:type="dxa"/>
            <w:gridSpan w:val="2"/>
          </w:tcPr>
          <w:p w:rsidR="00C41516" w:rsidRPr="00D32E4A" w:rsidDel="00763EC0" w:rsidRDefault="00C41516" w:rsidP="00D32E4A">
            <w:pPr>
              <w:keepNext/>
              <w:keepLines/>
              <w:spacing w:before="200"/>
              <w:outlineLvl w:val="3"/>
              <w:rPr>
                <w:del w:id="2336" w:author="Wolfgang J. Toechterle" w:date="2013-06-08T19:24:00Z"/>
                <w:rFonts w:eastAsia="Times New Roman"/>
                <w:b/>
                <w:bCs/>
                <w:color w:val="0000FF"/>
              </w:rPr>
            </w:pPr>
            <w:del w:id="2337" w:author="Wolfgang J. Toechterle" w:date="2013-06-08T19:24:00Z">
              <w:r w:rsidRPr="00D32E4A" w:rsidDel="00763EC0">
                <w:rPr>
                  <w:b/>
                  <w:bCs/>
                  <w:color w:val="0000FF"/>
                </w:rPr>
                <w:delText xml:space="preserve">D.1 </w:delText>
              </w:r>
            </w:del>
          </w:p>
        </w:tc>
        <w:tc>
          <w:tcPr>
            <w:tcW w:w="7513" w:type="dxa"/>
          </w:tcPr>
          <w:p w:rsidR="00C41516" w:rsidRPr="00D32E4A" w:rsidDel="00763EC0" w:rsidRDefault="00C41516" w:rsidP="00D32E4A">
            <w:pPr>
              <w:keepNext/>
              <w:keepLines/>
              <w:spacing w:before="200"/>
              <w:outlineLvl w:val="3"/>
              <w:rPr>
                <w:del w:id="2338" w:author="Wolfgang J. Toechterle" w:date="2013-06-08T19:24:00Z"/>
                <w:rFonts w:eastAsia="Times New Roman"/>
                <w:color w:val="0000FF"/>
              </w:rPr>
            </w:pPr>
            <w:del w:id="2339" w:author="Wolfgang J. Toechterle" w:date="2013-06-08T19:24:00Z">
              <w:r w:rsidRPr="00D32E4A" w:rsidDel="00763EC0">
                <w:rPr>
                  <w:color w:val="0000FF"/>
                </w:rPr>
                <w:delText>Mounting printouts on board for presentation</w:delText>
              </w:r>
            </w:del>
          </w:p>
        </w:tc>
        <w:tc>
          <w:tcPr>
            <w:tcW w:w="1449" w:type="dxa"/>
            <w:gridSpan w:val="3"/>
          </w:tcPr>
          <w:p w:rsidR="00C41516" w:rsidRPr="00D32E4A" w:rsidDel="00763EC0" w:rsidRDefault="00C41516" w:rsidP="00244ABB">
            <w:pPr>
              <w:rPr>
                <w:del w:id="2340" w:author="Wolfgang J. Toechterle" w:date="2013-06-08T19:24:00Z"/>
                <w:color w:val="0000FF"/>
              </w:rPr>
            </w:pPr>
          </w:p>
        </w:tc>
      </w:tr>
      <w:tr w:rsidR="00C41516" w:rsidRPr="00D32E4A" w:rsidDel="00763EC0" w:rsidTr="00D32E4A">
        <w:trPr>
          <w:gridBefore w:val="1"/>
          <w:gridAfter w:val="1"/>
          <w:wAfter w:w="93" w:type="dxa"/>
          <w:del w:id="2341" w:author="Wolfgang J. Toechterle" w:date="2013-06-08T19:24:00Z"/>
        </w:trPr>
        <w:tc>
          <w:tcPr>
            <w:tcW w:w="817" w:type="dxa"/>
            <w:gridSpan w:val="2"/>
          </w:tcPr>
          <w:p w:rsidR="00C41516" w:rsidRPr="00D32E4A" w:rsidDel="00763EC0" w:rsidRDefault="00C41516" w:rsidP="00D32E4A">
            <w:pPr>
              <w:keepNext/>
              <w:keepLines/>
              <w:spacing w:before="200"/>
              <w:outlineLvl w:val="3"/>
              <w:rPr>
                <w:del w:id="2342" w:author="Wolfgang J. Toechterle" w:date="2013-06-08T19:24:00Z"/>
                <w:rFonts w:eastAsia="Times New Roman"/>
                <w:b/>
                <w:bCs/>
                <w:color w:val="0000FF"/>
              </w:rPr>
            </w:pPr>
            <w:del w:id="2343" w:author="Wolfgang J. Toechterle" w:date="2013-06-08T19:24:00Z">
              <w:r w:rsidRPr="00D32E4A" w:rsidDel="00763EC0">
                <w:rPr>
                  <w:b/>
                  <w:bCs/>
                  <w:color w:val="0000FF"/>
                </w:rPr>
                <w:delText>D.2</w:delText>
              </w:r>
            </w:del>
          </w:p>
        </w:tc>
        <w:tc>
          <w:tcPr>
            <w:tcW w:w="7513" w:type="dxa"/>
          </w:tcPr>
          <w:p w:rsidR="00C41516" w:rsidRPr="00D32E4A" w:rsidDel="00763EC0" w:rsidRDefault="00C41516" w:rsidP="00D32E4A">
            <w:pPr>
              <w:keepNext/>
              <w:keepLines/>
              <w:spacing w:before="200"/>
              <w:outlineLvl w:val="3"/>
              <w:rPr>
                <w:del w:id="2344" w:author="Wolfgang J. Toechterle" w:date="2013-06-08T19:24:00Z"/>
                <w:rFonts w:eastAsia="Times New Roman"/>
                <w:color w:val="0000FF"/>
              </w:rPr>
            </w:pPr>
            <w:del w:id="2345" w:author="Wolfgang J. Toechterle" w:date="2013-06-08T19:24:00Z">
              <w:r w:rsidRPr="00D32E4A" w:rsidDel="00763EC0">
                <w:rPr>
                  <w:color w:val="0000FF"/>
                </w:rPr>
                <w:delText>Supply of printouts only</w:delText>
              </w:r>
            </w:del>
          </w:p>
        </w:tc>
        <w:tc>
          <w:tcPr>
            <w:tcW w:w="1449" w:type="dxa"/>
            <w:gridSpan w:val="3"/>
          </w:tcPr>
          <w:p w:rsidR="00C41516" w:rsidRPr="00D32E4A" w:rsidDel="00763EC0" w:rsidRDefault="00C41516" w:rsidP="00244ABB">
            <w:pPr>
              <w:rPr>
                <w:del w:id="2346" w:author="Wolfgang J. Toechterle" w:date="2013-06-08T19:24:00Z"/>
                <w:color w:val="0000FF"/>
              </w:rPr>
            </w:pPr>
          </w:p>
        </w:tc>
      </w:tr>
      <w:tr w:rsidR="00C41516" w:rsidRPr="00D32E4A" w:rsidDel="00763EC0" w:rsidTr="00D32E4A">
        <w:trPr>
          <w:gridBefore w:val="1"/>
          <w:gridAfter w:val="1"/>
          <w:wAfter w:w="93" w:type="dxa"/>
          <w:del w:id="2347" w:author="Wolfgang J. Toechterle" w:date="2013-06-08T19:24:00Z"/>
        </w:trPr>
        <w:tc>
          <w:tcPr>
            <w:tcW w:w="817" w:type="dxa"/>
            <w:gridSpan w:val="2"/>
          </w:tcPr>
          <w:p w:rsidR="00C41516" w:rsidRPr="00D32E4A" w:rsidDel="00763EC0" w:rsidRDefault="00C41516" w:rsidP="00D32E4A">
            <w:pPr>
              <w:keepNext/>
              <w:keepLines/>
              <w:spacing w:before="200"/>
              <w:outlineLvl w:val="3"/>
              <w:rPr>
                <w:del w:id="2348" w:author="Wolfgang J. Toechterle" w:date="2013-06-08T19:24:00Z"/>
                <w:rFonts w:eastAsia="Times New Roman"/>
                <w:b/>
                <w:bCs/>
                <w:color w:val="0000FF"/>
              </w:rPr>
            </w:pPr>
            <w:del w:id="2349" w:author="Wolfgang J. Toechterle" w:date="2013-06-08T19:24:00Z">
              <w:r w:rsidRPr="00D32E4A" w:rsidDel="00763EC0">
                <w:rPr>
                  <w:b/>
                  <w:bCs/>
                  <w:color w:val="0000FF"/>
                </w:rPr>
                <w:delText>D.3</w:delText>
              </w:r>
            </w:del>
          </w:p>
        </w:tc>
        <w:tc>
          <w:tcPr>
            <w:tcW w:w="7513" w:type="dxa"/>
          </w:tcPr>
          <w:p w:rsidR="00C41516" w:rsidRPr="00D32E4A" w:rsidDel="00763EC0" w:rsidRDefault="00C41516" w:rsidP="00D32E4A">
            <w:pPr>
              <w:keepNext/>
              <w:keepLines/>
              <w:spacing w:before="200"/>
              <w:outlineLvl w:val="3"/>
              <w:rPr>
                <w:del w:id="2350" w:author="Wolfgang J. Toechterle" w:date="2013-06-08T19:24:00Z"/>
                <w:rFonts w:eastAsia="Times New Roman"/>
                <w:color w:val="0000FF"/>
              </w:rPr>
            </w:pPr>
            <w:del w:id="2351" w:author="Wolfgang J. Toechterle" w:date="2013-06-08T19:24:00Z">
              <w:r w:rsidRPr="00D32E4A" w:rsidDel="00763EC0">
                <w:rPr>
                  <w:color w:val="0000FF"/>
                </w:rPr>
                <w:delText>Assembling in 3D (Package design or Manual design)</w:delText>
              </w:r>
            </w:del>
          </w:p>
        </w:tc>
        <w:tc>
          <w:tcPr>
            <w:tcW w:w="1449" w:type="dxa"/>
            <w:gridSpan w:val="3"/>
          </w:tcPr>
          <w:p w:rsidR="00C41516" w:rsidRPr="00D32E4A" w:rsidDel="00763EC0" w:rsidRDefault="00C41516" w:rsidP="00244ABB">
            <w:pPr>
              <w:rPr>
                <w:del w:id="2352" w:author="Wolfgang J. Toechterle" w:date="2013-06-08T19:24:00Z"/>
                <w:color w:val="0000FF"/>
              </w:rPr>
            </w:pPr>
          </w:p>
        </w:tc>
      </w:tr>
      <w:tr w:rsidR="00C41516" w:rsidRPr="00D32E4A" w:rsidDel="00763EC0" w:rsidTr="00D32E4A">
        <w:trPr>
          <w:gridBefore w:val="1"/>
          <w:gridAfter w:val="1"/>
          <w:wAfter w:w="93" w:type="dxa"/>
          <w:del w:id="2353" w:author="Wolfgang J. Toechterle" w:date="2013-06-08T19:24:00Z"/>
        </w:trPr>
        <w:tc>
          <w:tcPr>
            <w:tcW w:w="817" w:type="dxa"/>
            <w:gridSpan w:val="2"/>
          </w:tcPr>
          <w:p w:rsidR="00C41516" w:rsidRPr="00D32E4A" w:rsidDel="00763EC0" w:rsidRDefault="00C41516" w:rsidP="00D32E4A">
            <w:pPr>
              <w:tabs>
                <w:tab w:val="center" w:pos="4680"/>
                <w:tab w:val="right" w:pos="9360"/>
              </w:tabs>
              <w:rPr>
                <w:del w:id="2354" w:author="Wolfgang J. Toechterle" w:date="2013-06-08T19:24:00Z"/>
                <w:b/>
                <w:bCs/>
                <w:color w:val="0000FF"/>
              </w:rPr>
            </w:pPr>
          </w:p>
        </w:tc>
        <w:tc>
          <w:tcPr>
            <w:tcW w:w="7513" w:type="dxa"/>
          </w:tcPr>
          <w:p w:rsidR="00C41516" w:rsidRPr="00D32E4A" w:rsidDel="00763EC0" w:rsidRDefault="00C41516" w:rsidP="00244ABB">
            <w:pPr>
              <w:rPr>
                <w:del w:id="2355" w:author="Wolfgang J. Toechterle" w:date="2013-06-08T19:24:00Z"/>
                <w:b/>
                <w:color w:val="0000FF"/>
              </w:rPr>
            </w:pPr>
          </w:p>
        </w:tc>
        <w:tc>
          <w:tcPr>
            <w:tcW w:w="1449" w:type="dxa"/>
            <w:gridSpan w:val="3"/>
          </w:tcPr>
          <w:p w:rsidR="00C41516" w:rsidRPr="00D32E4A" w:rsidDel="00763EC0" w:rsidRDefault="00C41516" w:rsidP="00244ABB">
            <w:pPr>
              <w:rPr>
                <w:del w:id="2356" w:author="Wolfgang J. Toechterle" w:date="2013-06-08T19:24:00Z"/>
                <w:color w:val="0000FF"/>
              </w:rPr>
            </w:pPr>
          </w:p>
        </w:tc>
      </w:tr>
      <w:tr w:rsidR="00C41516" w:rsidRPr="00D32E4A" w:rsidDel="00763EC0" w:rsidTr="00D32E4A">
        <w:trPr>
          <w:gridBefore w:val="1"/>
          <w:gridAfter w:val="1"/>
          <w:wAfter w:w="93" w:type="dxa"/>
          <w:del w:id="2357" w:author="Wolfgang J. Toechterle" w:date="2013-06-08T19:24:00Z"/>
        </w:trPr>
        <w:tc>
          <w:tcPr>
            <w:tcW w:w="817" w:type="dxa"/>
            <w:gridSpan w:val="2"/>
          </w:tcPr>
          <w:p w:rsidR="00C41516" w:rsidRPr="00D32E4A" w:rsidDel="00763EC0" w:rsidRDefault="00C41516" w:rsidP="00D32E4A">
            <w:pPr>
              <w:keepNext/>
              <w:keepLines/>
              <w:spacing w:before="200"/>
              <w:outlineLvl w:val="3"/>
              <w:rPr>
                <w:del w:id="2358" w:author="Wolfgang J. Toechterle" w:date="2013-06-08T19:24:00Z"/>
                <w:rFonts w:eastAsia="Times New Roman"/>
                <w:b/>
                <w:bCs/>
                <w:color w:val="0000FF"/>
              </w:rPr>
            </w:pPr>
            <w:del w:id="2359" w:author="Wolfgang J. Toechterle" w:date="2013-06-08T19:24:00Z">
              <w:r w:rsidRPr="00D32E4A" w:rsidDel="00763EC0">
                <w:rPr>
                  <w:b/>
                  <w:bCs/>
                  <w:color w:val="0000FF"/>
                </w:rPr>
                <w:delText>E</w:delText>
              </w:r>
            </w:del>
          </w:p>
        </w:tc>
        <w:tc>
          <w:tcPr>
            <w:tcW w:w="7513" w:type="dxa"/>
          </w:tcPr>
          <w:p w:rsidR="00C41516" w:rsidRPr="00D32E4A" w:rsidDel="00763EC0" w:rsidRDefault="00C41516" w:rsidP="00D32E4A">
            <w:pPr>
              <w:keepNext/>
              <w:keepLines/>
              <w:spacing w:before="200"/>
              <w:outlineLvl w:val="3"/>
              <w:rPr>
                <w:del w:id="2360" w:author="Wolfgang J. Toechterle" w:date="2013-06-08T19:24:00Z"/>
                <w:rFonts w:eastAsia="Times New Roman"/>
                <w:b/>
                <w:color w:val="0000FF"/>
              </w:rPr>
            </w:pPr>
            <w:del w:id="2361" w:author="Wolfgang J. Toechterle" w:date="2013-06-08T19:24:00Z">
              <w:r w:rsidRPr="00D32E4A" w:rsidDel="00763EC0">
                <w:rPr>
                  <w:b/>
                  <w:color w:val="0000FF"/>
                </w:rPr>
                <w:delText>Knowledge of the printing industry</w:delText>
              </w:r>
            </w:del>
          </w:p>
        </w:tc>
        <w:tc>
          <w:tcPr>
            <w:tcW w:w="1449" w:type="dxa"/>
            <w:gridSpan w:val="3"/>
          </w:tcPr>
          <w:p w:rsidR="00C41516" w:rsidRPr="00D32E4A" w:rsidDel="00763EC0" w:rsidRDefault="00C41516" w:rsidP="00D32E4A">
            <w:pPr>
              <w:keepNext/>
              <w:keepLines/>
              <w:spacing w:before="200"/>
              <w:outlineLvl w:val="3"/>
              <w:rPr>
                <w:del w:id="2362" w:author="Wolfgang J. Toechterle" w:date="2013-06-08T19:24:00Z"/>
                <w:rFonts w:eastAsia="Times New Roman"/>
                <w:b/>
                <w:color w:val="0000FF"/>
              </w:rPr>
            </w:pPr>
            <w:del w:id="2363" w:author="Wolfgang J. Toechterle" w:date="2013-06-08T19:24:00Z">
              <w:r w:rsidRPr="00D32E4A" w:rsidDel="00763EC0">
                <w:rPr>
                  <w:b/>
                  <w:color w:val="0000FF"/>
                </w:rPr>
                <w:delText>Objective /4</w:delText>
              </w:r>
            </w:del>
          </w:p>
        </w:tc>
      </w:tr>
      <w:tr w:rsidR="00C41516" w:rsidRPr="00D32E4A" w:rsidDel="00763EC0" w:rsidTr="00D32E4A">
        <w:trPr>
          <w:gridBefore w:val="1"/>
          <w:gridAfter w:val="1"/>
          <w:wAfter w:w="93" w:type="dxa"/>
          <w:del w:id="2364" w:author="Wolfgang J. Toechterle" w:date="2013-06-08T19:24:00Z"/>
        </w:trPr>
        <w:tc>
          <w:tcPr>
            <w:tcW w:w="817" w:type="dxa"/>
            <w:gridSpan w:val="2"/>
          </w:tcPr>
          <w:p w:rsidR="00C41516" w:rsidRPr="00D32E4A" w:rsidDel="00763EC0" w:rsidRDefault="00C41516" w:rsidP="00D32E4A">
            <w:pPr>
              <w:keepNext/>
              <w:keepLines/>
              <w:spacing w:before="200"/>
              <w:outlineLvl w:val="3"/>
              <w:rPr>
                <w:del w:id="2365" w:author="Wolfgang J. Toechterle" w:date="2013-06-08T19:24:00Z"/>
                <w:rFonts w:eastAsia="Times New Roman"/>
                <w:b/>
                <w:bCs/>
                <w:color w:val="0000FF"/>
              </w:rPr>
            </w:pPr>
            <w:del w:id="2366" w:author="Wolfgang J. Toechterle" w:date="2013-06-08T19:24:00Z">
              <w:r w:rsidRPr="00D32E4A" w:rsidDel="00763EC0">
                <w:rPr>
                  <w:b/>
                  <w:bCs/>
                  <w:color w:val="0000FF"/>
                </w:rPr>
                <w:delText>E.1</w:delText>
              </w:r>
            </w:del>
          </w:p>
        </w:tc>
        <w:tc>
          <w:tcPr>
            <w:tcW w:w="7513" w:type="dxa"/>
          </w:tcPr>
          <w:p w:rsidR="00C41516" w:rsidRPr="00D32E4A" w:rsidDel="00763EC0" w:rsidRDefault="00C41516" w:rsidP="00D32E4A">
            <w:pPr>
              <w:keepNext/>
              <w:keepLines/>
              <w:spacing w:before="200"/>
              <w:outlineLvl w:val="3"/>
              <w:rPr>
                <w:del w:id="2367" w:author="Wolfgang J. Toechterle" w:date="2013-06-08T19:24:00Z"/>
                <w:rFonts w:eastAsia="Times New Roman"/>
                <w:color w:val="0000FF"/>
              </w:rPr>
            </w:pPr>
            <w:del w:id="2368" w:author="Wolfgang J. Toechterle" w:date="2013-06-08T19:24:00Z">
              <w:r w:rsidRPr="00D32E4A" w:rsidDel="00763EC0">
                <w:rPr>
                  <w:color w:val="0000FF"/>
                </w:rPr>
                <w:delText>Bleed value applied in layout file in PDF as specified in the task</w:delText>
              </w:r>
            </w:del>
          </w:p>
        </w:tc>
        <w:tc>
          <w:tcPr>
            <w:tcW w:w="1449" w:type="dxa"/>
            <w:gridSpan w:val="3"/>
          </w:tcPr>
          <w:p w:rsidR="00C41516" w:rsidRPr="00D32E4A" w:rsidDel="00763EC0" w:rsidRDefault="00C41516" w:rsidP="00244ABB">
            <w:pPr>
              <w:rPr>
                <w:del w:id="2369" w:author="Wolfgang J. Toechterle" w:date="2013-06-08T19:24:00Z"/>
                <w:color w:val="0000FF"/>
              </w:rPr>
            </w:pPr>
          </w:p>
        </w:tc>
      </w:tr>
      <w:tr w:rsidR="00C41516" w:rsidRPr="00D32E4A" w:rsidDel="00763EC0" w:rsidTr="00D32E4A">
        <w:trPr>
          <w:gridBefore w:val="1"/>
          <w:gridAfter w:val="1"/>
          <w:wAfter w:w="93" w:type="dxa"/>
          <w:del w:id="2370" w:author="Wolfgang J. Toechterle" w:date="2013-06-08T19:24:00Z"/>
        </w:trPr>
        <w:tc>
          <w:tcPr>
            <w:tcW w:w="817" w:type="dxa"/>
            <w:gridSpan w:val="2"/>
          </w:tcPr>
          <w:p w:rsidR="00C41516" w:rsidRPr="00D32E4A" w:rsidDel="00763EC0" w:rsidRDefault="00C41516" w:rsidP="00D32E4A">
            <w:pPr>
              <w:keepNext/>
              <w:keepLines/>
              <w:spacing w:before="200"/>
              <w:outlineLvl w:val="3"/>
              <w:rPr>
                <w:del w:id="2371" w:author="Wolfgang J. Toechterle" w:date="2013-06-08T19:24:00Z"/>
                <w:rFonts w:eastAsia="Times New Roman"/>
                <w:b/>
                <w:bCs/>
                <w:color w:val="0000FF"/>
              </w:rPr>
            </w:pPr>
            <w:del w:id="2372" w:author="Wolfgang J. Toechterle" w:date="2013-06-08T19:24:00Z">
              <w:r w:rsidRPr="00D32E4A" w:rsidDel="00763EC0">
                <w:rPr>
                  <w:b/>
                  <w:bCs/>
                  <w:color w:val="0000FF"/>
                </w:rPr>
                <w:delText>E.2</w:delText>
              </w:r>
            </w:del>
          </w:p>
        </w:tc>
        <w:tc>
          <w:tcPr>
            <w:tcW w:w="7513" w:type="dxa"/>
          </w:tcPr>
          <w:p w:rsidR="00C41516" w:rsidRPr="00D32E4A" w:rsidDel="00763EC0" w:rsidRDefault="00C41516" w:rsidP="00D32E4A">
            <w:pPr>
              <w:keepNext/>
              <w:keepLines/>
              <w:spacing w:before="200"/>
              <w:outlineLvl w:val="3"/>
              <w:rPr>
                <w:del w:id="2373" w:author="Wolfgang J. Toechterle" w:date="2013-06-08T19:24:00Z"/>
                <w:rFonts w:eastAsia="Times New Roman"/>
                <w:color w:val="0000FF"/>
              </w:rPr>
            </w:pPr>
            <w:del w:id="2374" w:author="Wolfgang J. Toechterle" w:date="2013-06-08T19:24:00Z">
              <w:r w:rsidRPr="00D32E4A" w:rsidDel="00763EC0">
                <w:rPr>
                  <w:color w:val="0000FF"/>
                </w:rPr>
                <w:delText>Folding lines, trim and registration marks supplied as specified in the task</w:delText>
              </w:r>
            </w:del>
          </w:p>
        </w:tc>
        <w:tc>
          <w:tcPr>
            <w:tcW w:w="1449" w:type="dxa"/>
            <w:gridSpan w:val="3"/>
          </w:tcPr>
          <w:p w:rsidR="00C41516" w:rsidRPr="00D32E4A" w:rsidDel="00763EC0" w:rsidRDefault="00C41516" w:rsidP="00244ABB">
            <w:pPr>
              <w:rPr>
                <w:del w:id="2375" w:author="Wolfgang J. Toechterle" w:date="2013-06-08T19:24:00Z"/>
                <w:color w:val="0000FF"/>
              </w:rPr>
            </w:pPr>
          </w:p>
        </w:tc>
      </w:tr>
      <w:tr w:rsidR="00C41516" w:rsidRPr="00D32E4A" w:rsidDel="00763EC0" w:rsidTr="00D32E4A">
        <w:trPr>
          <w:gridBefore w:val="1"/>
          <w:gridAfter w:val="1"/>
          <w:wAfter w:w="93" w:type="dxa"/>
          <w:del w:id="2376" w:author="Wolfgang J. Toechterle" w:date="2013-06-08T19:24:00Z"/>
        </w:trPr>
        <w:tc>
          <w:tcPr>
            <w:tcW w:w="817" w:type="dxa"/>
            <w:gridSpan w:val="2"/>
          </w:tcPr>
          <w:p w:rsidR="00C41516" w:rsidRPr="00D32E4A" w:rsidDel="00763EC0" w:rsidRDefault="00C41516" w:rsidP="00D32E4A">
            <w:pPr>
              <w:keepNext/>
              <w:keepLines/>
              <w:spacing w:before="200"/>
              <w:outlineLvl w:val="3"/>
              <w:rPr>
                <w:del w:id="2377" w:author="Wolfgang J. Toechterle" w:date="2013-06-08T19:24:00Z"/>
                <w:rFonts w:eastAsia="Times New Roman"/>
                <w:b/>
                <w:bCs/>
                <w:color w:val="0000FF"/>
              </w:rPr>
            </w:pPr>
            <w:del w:id="2378" w:author="Wolfgang J. Toechterle" w:date="2013-06-08T19:24:00Z">
              <w:r w:rsidRPr="00D32E4A" w:rsidDel="00763EC0">
                <w:rPr>
                  <w:b/>
                  <w:bCs/>
                  <w:color w:val="0000FF"/>
                </w:rPr>
                <w:delText>E.3</w:delText>
              </w:r>
            </w:del>
          </w:p>
        </w:tc>
        <w:tc>
          <w:tcPr>
            <w:tcW w:w="7513" w:type="dxa"/>
          </w:tcPr>
          <w:p w:rsidR="00C41516" w:rsidRPr="00D32E4A" w:rsidDel="00763EC0" w:rsidRDefault="00C41516" w:rsidP="00D32E4A">
            <w:pPr>
              <w:keepNext/>
              <w:keepLines/>
              <w:spacing w:before="200"/>
              <w:outlineLvl w:val="3"/>
              <w:rPr>
                <w:del w:id="2379" w:author="Wolfgang J. Toechterle" w:date="2013-06-08T19:24:00Z"/>
                <w:rFonts w:eastAsia="Times New Roman"/>
                <w:color w:val="0000FF"/>
              </w:rPr>
            </w:pPr>
            <w:del w:id="2380" w:author="Wolfgang J. Toechterle" w:date="2013-06-08T19:24:00Z">
              <w:r w:rsidRPr="00D32E4A" w:rsidDel="00763EC0">
                <w:rPr>
                  <w:color w:val="0000FF"/>
                </w:rPr>
                <w:delText>Trapping value applied in illustrator file as specified in the task</w:delText>
              </w:r>
            </w:del>
          </w:p>
        </w:tc>
        <w:tc>
          <w:tcPr>
            <w:tcW w:w="1449" w:type="dxa"/>
            <w:gridSpan w:val="3"/>
          </w:tcPr>
          <w:p w:rsidR="00C41516" w:rsidRPr="00D32E4A" w:rsidDel="00763EC0" w:rsidRDefault="00C41516" w:rsidP="00244ABB">
            <w:pPr>
              <w:rPr>
                <w:del w:id="2381" w:author="Wolfgang J. Toechterle" w:date="2013-06-08T19:24:00Z"/>
                <w:color w:val="0000FF"/>
              </w:rPr>
            </w:pPr>
          </w:p>
        </w:tc>
      </w:tr>
      <w:tr w:rsidR="00C41516" w:rsidRPr="00D32E4A" w:rsidDel="00763EC0" w:rsidTr="00D32E4A">
        <w:trPr>
          <w:gridBefore w:val="1"/>
          <w:gridAfter w:val="1"/>
          <w:wAfter w:w="93" w:type="dxa"/>
          <w:del w:id="2382" w:author="Wolfgang J. Toechterle" w:date="2013-06-08T19:24:00Z"/>
        </w:trPr>
        <w:tc>
          <w:tcPr>
            <w:tcW w:w="817" w:type="dxa"/>
            <w:gridSpan w:val="2"/>
          </w:tcPr>
          <w:p w:rsidR="00C41516" w:rsidRPr="00D32E4A" w:rsidDel="00763EC0" w:rsidRDefault="00C41516" w:rsidP="00D32E4A">
            <w:pPr>
              <w:keepNext/>
              <w:keepLines/>
              <w:spacing w:before="200"/>
              <w:outlineLvl w:val="3"/>
              <w:rPr>
                <w:del w:id="2383" w:author="Wolfgang J. Toechterle" w:date="2013-06-08T19:24:00Z"/>
                <w:rFonts w:eastAsia="Times New Roman"/>
                <w:b/>
                <w:bCs/>
                <w:color w:val="0000FF"/>
              </w:rPr>
            </w:pPr>
            <w:del w:id="2384" w:author="Wolfgang J. Toechterle" w:date="2013-06-08T19:24:00Z">
              <w:r w:rsidRPr="00D32E4A" w:rsidDel="00763EC0">
                <w:rPr>
                  <w:b/>
                  <w:bCs/>
                  <w:color w:val="0000FF"/>
                </w:rPr>
                <w:delText>E.4</w:delText>
              </w:r>
            </w:del>
          </w:p>
        </w:tc>
        <w:tc>
          <w:tcPr>
            <w:tcW w:w="7513" w:type="dxa"/>
          </w:tcPr>
          <w:p w:rsidR="00C41516" w:rsidRPr="00D32E4A" w:rsidDel="00763EC0" w:rsidRDefault="00C41516" w:rsidP="00D32E4A">
            <w:pPr>
              <w:keepNext/>
              <w:keepLines/>
              <w:spacing w:before="200"/>
              <w:outlineLvl w:val="3"/>
              <w:rPr>
                <w:del w:id="2385" w:author="Wolfgang J. Toechterle" w:date="2013-06-08T19:24:00Z"/>
                <w:rFonts w:eastAsia="Times New Roman"/>
                <w:color w:val="0000FF"/>
              </w:rPr>
            </w:pPr>
            <w:del w:id="2386" w:author="Wolfgang J. Toechterle" w:date="2013-06-08T19:24:00Z">
              <w:r w:rsidRPr="00D32E4A" w:rsidDel="00763EC0">
                <w:rPr>
                  <w:color w:val="0000FF"/>
                </w:rPr>
                <w:delText>Overprinting applied in layout file in PDF as specified in the task</w:delText>
              </w:r>
            </w:del>
          </w:p>
        </w:tc>
        <w:tc>
          <w:tcPr>
            <w:tcW w:w="1449" w:type="dxa"/>
            <w:gridSpan w:val="3"/>
          </w:tcPr>
          <w:p w:rsidR="00C41516" w:rsidRPr="00D32E4A" w:rsidDel="00763EC0" w:rsidRDefault="00C41516" w:rsidP="00244ABB">
            <w:pPr>
              <w:rPr>
                <w:del w:id="2387" w:author="Wolfgang J. Toechterle" w:date="2013-06-08T19:24:00Z"/>
                <w:color w:val="0000FF"/>
              </w:rPr>
            </w:pPr>
          </w:p>
        </w:tc>
      </w:tr>
      <w:tr w:rsidR="00C41516" w:rsidRPr="00D32E4A" w:rsidDel="00763EC0" w:rsidTr="00D32E4A">
        <w:trPr>
          <w:gridBefore w:val="1"/>
          <w:gridAfter w:val="1"/>
          <w:wAfter w:w="93" w:type="dxa"/>
          <w:del w:id="2388" w:author="Wolfgang J. Toechterle" w:date="2013-06-08T19:24:00Z"/>
        </w:trPr>
        <w:tc>
          <w:tcPr>
            <w:tcW w:w="817" w:type="dxa"/>
            <w:gridSpan w:val="2"/>
          </w:tcPr>
          <w:p w:rsidR="00C41516" w:rsidRPr="00D32E4A" w:rsidDel="00763EC0" w:rsidRDefault="00C41516" w:rsidP="00244ABB">
            <w:pPr>
              <w:rPr>
                <w:del w:id="2389" w:author="Wolfgang J. Toechterle" w:date="2013-06-08T19:24:00Z"/>
                <w:b/>
                <w:bCs/>
                <w:color w:val="0000FF"/>
              </w:rPr>
            </w:pPr>
            <w:del w:id="2390" w:author="Wolfgang J. Toechterle" w:date="2013-06-08T19:24:00Z">
              <w:r w:rsidRPr="00D32E4A" w:rsidDel="00763EC0">
                <w:rPr>
                  <w:b/>
                  <w:bCs/>
                  <w:color w:val="0000FF"/>
                </w:rPr>
                <w:delText>E.5</w:delText>
              </w:r>
            </w:del>
          </w:p>
        </w:tc>
        <w:tc>
          <w:tcPr>
            <w:tcW w:w="7513" w:type="dxa"/>
          </w:tcPr>
          <w:p w:rsidR="00C41516" w:rsidRPr="00D32E4A" w:rsidDel="00763EC0" w:rsidRDefault="00C41516" w:rsidP="00D32E4A">
            <w:pPr>
              <w:keepNext/>
              <w:keepLines/>
              <w:spacing w:before="200"/>
              <w:outlineLvl w:val="3"/>
              <w:rPr>
                <w:del w:id="2391" w:author="Wolfgang J. Toechterle" w:date="2013-06-08T19:24:00Z"/>
                <w:rFonts w:eastAsia="Times New Roman"/>
                <w:color w:val="0000FF"/>
              </w:rPr>
            </w:pPr>
            <w:del w:id="2392" w:author="Wolfgang J. Toechterle" w:date="2013-06-08T19:24:00Z">
              <w:r w:rsidRPr="00D32E4A" w:rsidDel="00763EC0">
                <w:rPr>
                  <w:color w:val="0000FF"/>
                </w:rPr>
                <w:delText>Spot and CMYK colours used in layout in PDF file as specified in the task</w:delText>
              </w:r>
            </w:del>
          </w:p>
        </w:tc>
        <w:tc>
          <w:tcPr>
            <w:tcW w:w="1449" w:type="dxa"/>
            <w:gridSpan w:val="3"/>
          </w:tcPr>
          <w:p w:rsidR="00C41516" w:rsidRPr="00D32E4A" w:rsidDel="00763EC0" w:rsidRDefault="00C41516" w:rsidP="00244ABB">
            <w:pPr>
              <w:rPr>
                <w:del w:id="2393" w:author="Wolfgang J. Toechterle" w:date="2013-06-08T19:24:00Z"/>
                <w:color w:val="0000FF"/>
              </w:rPr>
            </w:pPr>
          </w:p>
        </w:tc>
      </w:tr>
      <w:tr w:rsidR="00C41516" w:rsidRPr="00D32E4A" w:rsidDel="00763EC0" w:rsidTr="00D32E4A">
        <w:trPr>
          <w:gridBefore w:val="1"/>
          <w:gridAfter w:val="1"/>
          <w:wAfter w:w="93" w:type="dxa"/>
          <w:del w:id="2394" w:author="Wolfgang J. Toechterle" w:date="2013-06-08T19:24:00Z"/>
        </w:trPr>
        <w:tc>
          <w:tcPr>
            <w:tcW w:w="817" w:type="dxa"/>
            <w:gridSpan w:val="2"/>
          </w:tcPr>
          <w:p w:rsidR="00C41516" w:rsidRPr="00D32E4A" w:rsidDel="00763EC0" w:rsidRDefault="00C41516" w:rsidP="00D32E4A">
            <w:pPr>
              <w:keepNext/>
              <w:keepLines/>
              <w:spacing w:before="200"/>
              <w:outlineLvl w:val="3"/>
              <w:rPr>
                <w:del w:id="2395" w:author="Wolfgang J. Toechterle" w:date="2013-06-08T19:24:00Z"/>
                <w:rFonts w:eastAsia="Times New Roman"/>
                <w:b/>
                <w:bCs/>
                <w:color w:val="0000FF"/>
              </w:rPr>
            </w:pPr>
            <w:del w:id="2396" w:author="Wolfgang J. Toechterle" w:date="2013-06-08T19:24:00Z">
              <w:r w:rsidRPr="00D32E4A" w:rsidDel="00763EC0">
                <w:rPr>
                  <w:b/>
                  <w:bCs/>
                  <w:color w:val="0000FF"/>
                </w:rPr>
                <w:delText>E.6</w:delText>
              </w:r>
            </w:del>
          </w:p>
        </w:tc>
        <w:tc>
          <w:tcPr>
            <w:tcW w:w="7513" w:type="dxa"/>
          </w:tcPr>
          <w:p w:rsidR="00C41516" w:rsidRPr="00D32E4A" w:rsidDel="00763EC0" w:rsidRDefault="00C41516" w:rsidP="00D32E4A">
            <w:pPr>
              <w:keepNext/>
              <w:keepLines/>
              <w:spacing w:before="200"/>
              <w:outlineLvl w:val="3"/>
              <w:rPr>
                <w:del w:id="2397" w:author="Wolfgang J. Toechterle" w:date="2013-06-08T19:24:00Z"/>
                <w:rFonts w:eastAsia="Times New Roman"/>
                <w:color w:val="0000FF"/>
              </w:rPr>
            </w:pPr>
            <w:del w:id="2398" w:author="Wolfgang J. Toechterle" w:date="2013-06-08T19:24:00Z">
              <w:r w:rsidRPr="00D32E4A" w:rsidDel="00763EC0">
                <w:rPr>
                  <w:color w:val="0000FF"/>
                </w:rPr>
                <w:delText>Dieline supplied as specified in the task</w:delText>
              </w:r>
            </w:del>
          </w:p>
        </w:tc>
        <w:tc>
          <w:tcPr>
            <w:tcW w:w="1449" w:type="dxa"/>
            <w:gridSpan w:val="3"/>
          </w:tcPr>
          <w:p w:rsidR="00C41516" w:rsidRPr="00D32E4A" w:rsidDel="00763EC0" w:rsidRDefault="00C41516" w:rsidP="00244ABB">
            <w:pPr>
              <w:rPr>
                <w:del w:id="2399" w:author="Wolfgang J. Toechterle" w:date="2013-06-08T19:24:00Z"/>
                <w:color w:val="0000FF"/>
              </w:rPr>
            </w:pPr>
          </w:p>
        </w:tc>
      </w:tr>
      <w:tr w:rsidR="00C41516" w:rsidRPr="00D32E4A" w:rsidDel="00763EC0" w:rsidTr="00D32E4A">
        <w:trPr>
          <w:gridBefore w:val="1"/>
          <w:gridAfter w:val="1"/>
          <w:wAfter w:w="93" w:type="dxa"/>
          <w:del w:id="2400" w:author="Wolfgang J. Toechterle" w:date="2013-06-08T19:24:00Z"/>
        </w:trPr>
        <w:tc>
          <w:tcPr>
            <w:tcW w:w="817" w:type="dxa"/>
            <w:gridSpan w:val="2"/>
          </w:tcPr>
          <w:p w:rsidR="00C41516" w:rsidRPr="00D32E4A" w:rsidDel="00763EC0" w:rsidRDefault="00C41516" w:rsidP="00D32E4A">
            <w:pPr>
              <w:tabs>
                <w:tab w:val="center" w:pos="4680"/>
                <w:tab w:val="right" w:pos="9360"/>
              </w:tabs>
              <w:rPr>
                <w:del w:id="2401" w:author="Wolfgang J. Toechterle" w:date="2013-06-08T19:24:00Z"/>
                <w:b/>
                <w:bCs/>
                <w:color w:val="0000FF"/>
              </w:rPr>
            </w:pPr>
          </w:p>
        </w:tc>
        <w:tc>
          <w:tcPr>
            <w:tcW w:w="7513" w:type="dxa"/>
          </w:tcPr>
          <w:p w:rsidR="00C41516" w:rsidRPr="00D32E4A" w:rsidDel="00763EC0" w:rsidRDefault="00C41516" w:rsidP="00244ABB">
            <w:pPr>
              <w:rPr>
                <w:del w:id="2402" w:author="Wolfgang J. Toechterle" w:date="2013-06-08T19:24:00Z"/>
                <w:b/>
                <w:color w:val="0000FF"/>
              </w:rPr>
            </w:pPr>
          </w:p>
        </w:tc>
        <w:tc>
          <w:tcPr>
            <w:tcW w:w="1449" w:type="dxa"/>
            <w:gridSpan w:val="3"/>
          </w:tcPr>
          <w:p w:rsidR="00C41516" w:rsidRPr="00D32E4A" w:rsidDel="00763EC0" w:rsidRDefault="00C41516" w:rsidP="00244ABB">
            <w:pPr>
              <w:rPr>
                <w:del w:id="2403" w:author="Wolfgang J. Toechterle" w:date="2013-06-08T19:24:00Z"/>
                <w:color w:val="0000FF"/>
              </w:rPr>
            </w:pPr>
          </w:p>
        </w:tc>
      </w:tr>
      <w:tr w:rsidR="00C41516" w:rsidRPr="00D32E4A" w:rsidDel="00763EC0" w:rsidTr="00D32E4A">
        <w:trPr>
          <w:gridBefore w:val="1"/>
          <w:gridAfter w:val="1"/>
          <w:wAfter w:w="93" w:type="dxa"/>
          <w:del w:id="2404" w:author="Wolfgang J. Toechterle" w:date="2013-06-08T19:24:00Z"/>
        </w:trPr>
        <w:tc>
          <w:tcPr>
            <w:tcW w:w="817" w:type="dxa"/>
            <w:gridSpan w:val="2"/>
          </w:tcPr>
          <w:p w:rsidR="00C41516" w:rsidRPr="00D32E4A" w:rsidDel="00763EC0" w:rsidRDefault="00C41516" w:rsidP="00D32E4A">
            <w:pPr>
              <w:keepNext/>
              <w:keepLines/>
              <w:spacing w:before="200"/>
              <w:outlineLvl w:val="3"/>
              <w:rPr>
                <w:del w:id="2405" w:author="Wolfgang J. Toechterle" w:date="2013-06-08T19:24:00Z"/>
                <w:rFonts w:eastAsia="Times New Roman"/>
                <w:b/>
                <w:bCs/>
                <w:color w:val="0000FF"/>
              </w:rPr>
            </w:pPr>
            <w:del w:id="2406" w:author="Wolfgang J. Toechterle" w:date="2013-06-08T19:24:00Z">
              <w:r w:rsidRPr="00D32E4A" w:rsidDel="00763EC0">
                <w:rPr>
                  <w:b/>
                  <w:bCs/>
                  <w:color w:val="0000FF"/>
                </w:rPr>
                <w:delText>F</w:delText>
              </w:r>
            </w:del>
          </w:p>
        </w:tc>
        <w:tc>
          <w:tcPr>
            <w:tcW w:w="7513" w:type="dxa"/>
          </w:tcPr>
          <w:p w:rsidR="00C41516" w:rsidRPr="00D32E4A" w:rsidDel="00763EC0" w:rsidRDefault="00C41516" w:rsidP="00D32E4A">
            <w:pPr>
              <w:keepNext/>
              <w:keepLines/>
              <w:spacing w:before="200"/>
              <w:outlineLvl w:val="3"/>
              <w:rPr>
                <w:del w:id="2407" w:author="Wolfgang J. Toechterle" w:date="2013-06-08T19:24:00Z"/>
                <w:rFonts w:eastAsia="Times New Roman"/>
                <w:b/>
                <w:color w:val="0000FF"/>
              </w:rPr>
            </w:pPr>
            <w:del w:id="2408" w:author="Wolfgang J. Toechterle" w:date="2013-06-08T19:24:00Z">
              <w:r w:rsidRPr="00D32E4A" w:rsidDel="00763EC0">
                <w:rPr>
                  <w:b/>
                  <w:color w:val="0000FF"/>
                </w:rPr>
                <w:delText>Saving and file format</w:delText>
              </w:r>
            </w:del>
          </w:p>
        </w:tc>
        <w:tc>
          <w:tcPr>
            <w:tcW w:w="1449" w:type="dxa"/>
            <w:gridSpan w:val="3"/>
          </w:tcPr>
          <w:p w:rsidR="00C41516" w:rsidRPr="00D32E4A" w:rsidDel="00763EC0" w:rsidRDefault="00C41516" w:rsidP="00244ABB">
            <w:pPr>
              <w:rPr>
                <w:del w:id="2409" w:author="Wolfgang J. Toechterle" w:date="2013-06-08T19:24:00Z"/>
                <w:b/>
                <w:color w:val="0000FF"/>
              </w:rPr>
            </w:pPr>
            <w:del w:id="2410" w:author="Wolfgang J. Toechterle" w:date="2013-06-08T19:24:00Z">
              <w:r w:rsidRPr="00D32E4A" w:rsidDel="00763EC0">
                <w:rPr>
                  <w:b/>
                  <w:color w:val="0000FF"/>
                </w:rPr>
                <w:delText>Objective /5</w:delText>
              </w:r>
            </w:del>
          </w:p>
        </w:tc>
      </w:tr>
      <w:tr w:rsidR="00C41516" w:rsidRPr="00D32E4A" w:rsidDel="00763EC0" w:rsidTr="00D32E4A">
        <w:trPr>
          <w:gridBefore w:val="1"/>
          <w:gridAfter w:val="1"/>
          <w:wAfter w:w="93" w:type="dxa"/>
          <w:del w:id="2411" w:author="Wolfgang J. Toechterle" w:date="2013-06-08T19:24:00Z"/>
        </w:trPr>
        <w:tc>
          <w:tcPr>
            <w:tcW w:w="817" w:type="dxa"/>
            <w:gridSpan w:val="2"/>
          </w:tcPr>
          <w:p w:rsidR="00C41516" w:rsidRPr="00D32E4A" w:rsidDel="00763EC0" w:rsidRDefault="00C41516" w:rsidP="00D32E4A">
            <w:pPr>
              <w:keepNext/>
              <w:keepLines/>
              <w:spacing w:before="200"/>
              <w:outlineLvl w:val="3"/>
              <w:rPr>
                <w:del w:id="2412" w:author="Wolfgang J. Toechterle" w:date="2013-06-08T19:24:00Z"/>
                <w:rFonts w:eastAsia="Times New Roman"/>
                <w:b/>
                <w:bCs/>
                <w:color w:val="0000FF"/>
              </w:rPr>
            </w:pPr>
            <w:del w:id="2413" w:author="Wolfgang J. Toechterle" w:date="2013-06-08T19:24:00Z">
              <w:r w:rsidRPr="00D32E4A" w:rsidDel="00763EC0">
                <w:rPr>
                  <w:b/>
                  <w:bCs/>
                  <w:color w:val="0000FF"/>
                </w:rPr>
                <w:delText>F.1</w:delText>
              </w:r>
            </w:del>
          </w:p>
        </w:tc>
        <w:tc>
          <w:tcPr>
            <w:tcW w:w="7513" w:type="dxa"/>
          </w:tcPr>
          <w:p w:rsidR="00C41516" w:rsidRPr="00D32E4A" w:rsidDel="00763EC0" w:rsidRDefault="00C41516" w:rsidP="00D32E4A">
            <w:pPr>
              <w:keepNext/>
              <w:keepLines/>
              <w:spacing w:before="200"/>
              <w:outlineLvl w:val="3"/>
              <w:rPr>
                <w:del w:id="2414" w:author="Wolfgang J. Toechterle" w:date="2013-06-08T19:24:00Z"/>
                <w:rFonts w:eastAsia="Times New Roman"/>
                <w:color w:val="0000FF"/>
              </w:rPr>
            </w:pPr>
            <w:del w:id="2415" w:author="Wolfgang J. Toechterle" w:date="2013-06-08T19:24:00Z">
              <w:r w:rsidRPr="00D32E4A" w:rsidDel="00763EC0">
                <w:rPr>
                  <w:color w:val="0000FF"/>
                </w:rPr>
                <w:delText>All files saved in the correct format specified in the task</w:delText>
              </w:r>
            </w:del>
          </w:p>
        </w:tc>
        <w:tc>
          <w:tcPr>
            <w:tcW w:w="1449" w:type="dxa"/>
            <w:gridSpan w:val="3"/>
          </w:tcPr>
          <w:p w:rsidR="00C41516" w:rsidRPr="00D32E4A" w:rsidDel="00763EC0" w:rsidRDefault="00C41516" w:rsidP="00244ABB">
            <w:pPr>
              <w:rPr>
                <w:del w:id="2416" w:author="Wolfgang J. Toechterle" w:date="2013-06-08T19:24:00Z"/>
                <w:color w:val="0000FF"/>
              </w:rPr>
            </w:pPr>
          </w:p>
        </w:tc>
      </w:tr>
      <w:tr w:rsidR="00C41516" w:rsidRPr="00D32E4A" w:rsidDel="00763EC0" w:rsidTr="00D32E4A">
        <w:trPr>
          <w:gridBefore w:val="1"/>
          <w:gridAfter w:val="1"/>
          <w:wAfter w:w="93" w:type="dxa"/>
          <w:del w:id="2417" w:author="Wolfgang J. Toechterle" w:date="2013-06-08T19:24:00Z"/>
        </w:trPr>
        <w:tc>
          <w:tcPr>
            <w:tcW w:w="817" w:type="dxa"/>
            <w:gridSpan w:val="2"/>
          </w:tcPr>
          <w:p w:rsidR="00C41516" w:rsidRPr="00D32E4A" w:rsidDel="00763EC0" w:rsidRDefault="00C41516" w:rsidP="00D32E4A">
            <w:pPr>
              <w:keepNext/>
              <w:keepLines/>
              <w:spacing w:before="200"/>
              <w:outlineLvl w:val="3"/>
              <w:rPr>
                <w:del w:id="2418" w:author="Wolfgang J. Toechterle" w:date="2013-06-08T19:24:00Z"/>
                <w:rFonts w:eastAsia="Times New Roman"/>
                <w:b/>
                <w:bCs/>
                <w:color w:val="0000FF"/>
              </w:rPr>
            </w:pPr>
            <w:del w:id="2419" w:author="Wolfgang J. Toechterle" w:date="2013-06-08T19:24:00Z">
              <w:r w:rsidRPr="00D32E4A" w:rsidDel="00763EC0">
                <w:rPr>
                  <w:b/>
                  <w:bCs/>
                  <w:color w:val="0000FF"/>
                </w:rPr>
                <w:delText>F.2</w:delText>
              </w:r>
            </w:del>
          </w:p>
        </w:tc>
        <w:tc>
          <w:tcPr>
            <w:tcW w:w="7513" w:type="dxa"/>
          </w:tcPr>
          <w:p w:rsidR="00C41516" w:rsidRPr="00D32E4A" w:rsidDel="00763EC0" w:rsidRDefault="00C41516" w:rsidP="00D32E4A">
            <w:pPr>
              <w:keepNext/>
              <w:keepLines/>
              <w:spacing w:before="200"/>
              <w:outlineLvl w:val="3"/>
              <w:rPr>
                <w:del w:id="2420" w:author="Wolfgang J. Toechterle" w:date="2013-06-08T19:24:00Z"/>
                <w:rFonts w:eastAsia="Times New Roman"/>
                <w:color w:val="0000FF"/>
              </w:rPr>
            </w:pPr>
            <w:del w:id="2421" w:author="Wolfgang J. Toechterle" w:date="2013-06-08T19:24:00Z">
              <w:r w:rsidRPr="00D32E4A" w:rsidDel="00763EC0">
                <w:rPr>
                  <w:color w:val="0000FF"/>
                </w:rPr>
                <w:delText>ICC profile applied in images, PDF or layout file as specified in the task</w:delText>
              </w:r>
            </w:del>
          </w:p>
        </w:tc>
        <w:tc>
          <w:tcPr>
            <w:tcW w:w="1449" w:type="dxa"/>
            <w:gridSpan w:val="3"/>
          </w:tcPr>
          <w:p w:rsidR="00C41516" w:rsidRPr="00D32E4A" w:rsidDel="00763EC0" w:rsidRDefault="00C41516" w:rsidP="00244ABB">
            <w:pPr>
              <w:rPr>
                <w:del w:id="2422" w:author="Wolfgang J. Toechterle" w:date="2013-06-08T19:24:00Z"/>
                <w:color w:val="0000FF"/>
              </w:rPr>
            </w:pPr>
          </w:p>
        </w:tc>
      </w:tr>
      <w:tr w:rsidR="00C41516" w:rsidRPr="00D32E4A" w:rsidDel="00763EC0" w:rsidTr="00D32E4A">
        <w:trPr>
          <w:gridBefore w:val="1"/>
          <w:gridAfter w:val="1"/>
          <w:wAfter w:w="93" w:type="dxa"/>
          <w:del w:id="2423" w:author="Wolfgang J. Toechterle" w:date="2013-06-08T19:24:00Z"/>
        </w:trPr>
        <w:tc>
          <w:tcPr>
            <w:tcW w:w="817" w:type="dxa"/>
            <w:gridSpan w:val="2"/>
          </w:tcPr>
          <w:p w:rsidR="00C41516" w:rsidRPr="00D32E4A" w:rsidDel="00763EC0" w:rsidRDefault="00C41516" w:rsidP="00D32E4A">
            <w:pPr>
              <w:keepNext/>
              <w:keepLines/>
              <w:spacing w:before="200"/>
              <w:outlineLvl w:val="3"/>
              <w:rPr>
                <w:del w:id="2424" w:author="Wolfgang J. Toechterle" w:date="2013-06-08T19:24:00Z"/>
                <w:rFonts w:eastAsia="Times New Roman"/>
                <w:b/>
                <w:bCs/>
                <w:color w:val="0000FF"/>
              </w:rPr>
            </w:pPr>
            <w:del w:id="2425" w:author="Wolfgang J. Toechterle" w:date="2013-06-08T19:24:00Z">
              <w:r w:rsidRPr="00D32E4A" w:rsidDel="00763EC0">
                <w:rPr>
                  <w:b/>
                  <w:bCs/>
                  <w:color w:val="0000FF"/>
                </w:rPr>
                <w:delText>F.3</w:delText>
              </w:r>
            </w:del>
          </w:p>
        </w:tc>
        <w:tc>
          <w:tcPr>
            <w:tcW w:w="7513" w:type="dxa"/>
          </w:tcPr>
          <w:p w:rsidR="00C41516" w:rsidRPr="00D32E4A" w:rsidDel="00763EC0" w:rsidRDefault="00C41516" w:rsidP="00D32E4A">
            <w:pPr>
              <w:keepNext/>
              <w:keepLines/>
              <w:spacing w:before="200"/>
              <w:outlineLvl w:val="3"/>
              <w:rPr>
                <w:del w:id="2426" w:author="Wolfgang J. Toechterle" w:date="2013-06-08T19:24:00Z"/>
                <w:rFonts w:eastAsia="Times New Roman"/>
                <w:color w:val="0000FF"/>
              </w:rPr>
            </w:pPr>
            <w:del w:id="2427" w:author="Wolfgang J. Toechterle" w:date="2013-06-08T19:24:00Z">
              <w:r w:rsidRPr="00D32E4A" w:rsidDel="00763EC0">
                <w:rPr>
                  <w:color w:val="0000FF"/>
                </w:rPr>
                <w:delText>Saving in a specified PDF format as required in the task</w:delText>
              </w:r>
            </w:del>
          </w:p>
        </w:tc>
        <w:tc>
          <w:tcPr>
            <w:tcW w:w="1449" w:type="dxa"/>
            <w:gridSpan w:val="3"/>
          </w:tcPr>
          <w:p w:rsidR="00C41516" w:rsidRPr="00D32E4A" w:rsidDel="00763EC0" w:rsidRDefault="00C41516" w:rsidP="00244ABB">
            <w:pPr>
              <w:rPr>
                <w:del w:id="2428" w:author="Wolfgang J. Toechterle" w:date="2013-06-08T19:24:00Z"/>
                <w:color w:val="0000FF"/>
              </w:rPr>
            </w:pPr>
          </w:p>
        </w:tc>
      </w:tr>
      <w:tr w:rsidR="00C41516" w:rsidRPr="00D32E4A" w:rsidDel="00763EC0" w:rsidTr="00D32E4A">
        <w:trPr>
          <w:gridBefore w:val="1"/>
          <w:gridAfter w:val="1"/>
          <w:wAfter w:w="93" w:type="dxa"/>
          <w:del w:id="2429" w:author="Wolfgang J. Toechterle" w:date="2013-06-08T19:24:00Z"/>
        </w:trPr>
        <w:tc>
          <w:tcPr>
            <w:tcW w:w="817" w:type="dxa"/>
            <w:gridSpan w:val="2"/>
          </w:tcPr>
          <w:p w:rsidR="00C41516" w:rsidRPr="00D32E4A" w:rsidDel="00763EC0" w:rsidRDefault="00C41516" w:rsidP="00D32E4A">
            <w:pPr>
              <w:keepNext/>
              <w:keepLines/>
              <w:spacing w:before="200"/>
              <w:outlineLvl w:val="3"/>
              <w:rPr>
                <w:del w:id="2430" w:author="Wolfgang J. Toechterle" w:date="2013-06-08T19:24:00Z"/>
                <w:rFonts w:eastAsia="Times New Roman"/>
                <w:b/>
                <w:bCs/>
                <w:color w:val="0000FF"/>
              </w:rPr>
            </w:pPr>
            <w:del w:id="2431" w:author="Wolfgang J. Toechterle" w:date="2013-06-08T19:24:00Z">
              <w:r w:rsidRPr="00D32E4A" w:rsidDel="00763EC0">
                <w:rPr>
                  <w:b/>
                  <w:bCs/>
                  <w:color w:val="0000FF"/>
                </w:rPr>
                <w:delText>F.4</w:delText>
              </w:r>
            </w:del>
          </w:p>
        </w:tc>
        <w:tc>
          <w:tcPr>
            <w:tcW w:w="7513" w:type="dxa"/>
          </w:tcPr>
          <w:p w:rsidR="00C41516" w:rsidRPr="00D32E4A" w:rsidDel="00763EC0" w:rsidRDefault="00C41516" w:rsidP="00D32E4A">
            <w:pPr>
              <w:keepNext/>
              <w:keepLines/>
              <w:spacing w:before="200"/>
              <w:outlineLvl w:val="3"/>
              <w:rPr>
                <w:del w:id="2432" w:author="Wolfgang J. Toechterle" w:date="2013-06-08T19:24:00Z"/>
                <w:rFonts w:eastAsia="Times New Roman"/>
                <w:color w:val="0000FF"/>
              </w:rPr>
            </w:pPr>
            <w:del w:id="2433" w:author="Wolfgang J. Toechterle" w:date="2013-06-08T19:24:00Z">
              <w:r w:rsidRPr="00D32E4A" w:rsidDel="00763EC0">
                <w:rPr>
                  <w:color w:val="0000FF"/>
                </w:rPr>
                <w:delText>Final production folder saved as required in the task</w:delText>
              </w:r>
            </w:del>
          </w:p>
        </w:tc>
        <w:tc>
          <w:tcPr>
            <w:tcW w:w="1449" w:type="dxa"/>
            <w:gridSpan w:val="3"/>
          </w:tcPr>
          <w:p w:rsidR="00C41516" w:rsidRPr="00D32E4A" w:rsidDel="00763EC0" w:rsidRDefault="00C41516" w:rsidP="00244ABB">
            <w:pPr>
              <w:rPr>
                <w:del w:id="2434" w:author="Wolfgang J. Toechterle" w:date="2013-06-08T19:24:00Z"/>
                <w:color w:val="0000FF"/>
              </w:rPr>
            </w:pPr>
          </w:p>
        </w:tc>
      </w:tr>
      <w:tr w:rsidR="00C41516" w:rsidRPr="00D32E4A" w:rsidTr="001E709A">
        <w:tblPrEx>
          <w:tblCellMar>
            <w:left w:w="0" w:type="dxa"/>
            <w:right w:w="0" w:type="dxa"/>
          </w:tblCellMar>
        </w:tblPrEx>
        <w:trPr>
          <w:trHeight w:val="300"/>
          <w:ins w:id="2435"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436" w:author="Kinder" w:date="2013-06-29T15:05:00Z"/>
                <w:rFonts w:ascii="Cambria" w:hAnsi="Cambria"/>
                <w:sz w:val="18"/>
                <w:szCs w:val="18"/>
                <w:rPrChange w:id="2437" w:author="Kinder" w:date="2013-06-29T15:07:00Z">
                  <w:rPr>
                    <w:ins w:id="2438" w:author="Kinder" w:date="2013-06-29T15:05:00Z"/>
                    <w:b/>
                    <w:szCs w:val="18"/>
                  </w:rPr>
                </w:rPrChange>
              </w:rPr>
              <w:pPrChange w:id="2439" w:author="Kinder" w:date="2013-06-29T15:07:00Z">
                <w:pPr>
                  <w:keepNext/>
                  <w:keepLines/>
                  <w:jc w:val="center"/>
                  <w:outlineLvl w:val="2"/>
                </w:pPr>
              </w:pPrChange>
            </w:pPr>
            <w:ins w:id="2440" w:author="Kinder" w:date="2013-06-29T15:05:00Z">
              <w:r w:rsidRPr="00C41516">
                <w:rPr>
                  <w:rFonts w:ascii="Cambria" w:hAnsi="Cambria"/>
                  <w:sz w:val="18"/>
                  <w:szCs w:val="18"/>
                  <w:rPrChange w:id="2441" w:author="Kinder" w:date="2013-06-29T15:06:00Z">
                    <w:rPr>
                      <w:color w:val="0000FF"/>
                      <w:szCs w:val="18"/>
                      <w:u w:val="single"/>
                    </w:rPr>
                  </w:rPrChange>
                </w:rPr>
                <w:t>A2</w:t>
              </w:r>
            </w:ins>
          </w:p>
        </w:tc>
        <w:tc>
          <w:tcPr>
            <w:tcW w:w="6945" w:type="dxa"/>
            <w:gridSpan w:val="3"/>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442" w:author="Kinder" w:date="2013-06-29T15:05:00Z"/>
                <w:rFonts w:ascii="Cambria" w:hAnsi="Cambria"/>
                <w:color w:val="000000"/>
                <w:sz w:val="18"/>
                <w:szCs w:val="18"/>
                <w:rPrChange w:id="2443" w:author="Unknown">
                  <w:rPr>
                    <w:ins w:id="2444" w:author="Kinder" w:date="2013-06-29T15:05:00Z"/>
                    <w:rFonts w:ascii="Calibri" w:hAnsi="Calibri"/>
                    <w:color w:val="000000"/>
                    <w:szCs w:val="18"/>
                  </w:rPr>
                </w:rPrChange>
              </w:rPr>
            </w:pPr>
          </w:p>
        </w:tc>
        <w:tc>
          <w:tcPr>
            <w:tcW w:w="464" w:type="dxa"/>
            <w:tcBorders>
              <w:top w:val="nil"/>
              <w:left w:val="single" w:sz="4" w:space="0" w:color="auto"/>
              <w:bottom w:val="nil"/>
              <w:right w:val="single" w:sz="4" w:space="0" w:color="auto"/>
            </w:tcBorders>
            <w:noWrap/>
            <w:tcMar>
              <w:top w:w="15" w:type="dxa"/>
              <w:left w:w="15" w:type="dxa"/>
              <w:bottom w:w="0" w:type="dxa"/>
              <w:right w:w="15" w:type="dxa"/>
            </w:tcMar>
            <w:vAlign w:val="bottom"/>
          </w:tcPr>
          <w:p w:rsidR="00C41516" w:rsidRPr="00C41516" w:rsidRDefault="00C41516" w:rsidP="00C41516">
            <w:pPr>
              <w:rPr>
                <w:ins w:id="2445" w:author="Kinder" w:date="2013-06-29T15:05:00Z"/>
                <w:rFonts w:ascii="Cambria" w:hAnsi="Cambria"/>
                <w:color w:val="000000"/>
                <w:sz w:val="18"/>
                <w:szCs w:val="18"/>
                <w:rPrChange w:id="2446" w:author="Kinder" w:date="2013-06-29T15:07:00Z">
                  <w:rPr>
                    <w:ins w:id="2447" w:author="Kinder" w:date="2013-06-29T15:05:00Z"/>
                    <w:rFonts w:ascii="Calibri" w:hAnsi="Calibri"/>
                    <w:b/>
                    <w:color w:val="000000"/>
                    <w:szCs w:val="18"/>
                  </w:rPr>
                </w:rPrChange>
              </w:rPr>
              <w:pPrChange w:id="2448" w:author="Kinder" w:date="2013-06-29T15:07:00Z">
                <w:pPr>
                  <w:keepNext/>
                  <w:keepLines/>
                  <w:outlineLvl w:val="2"/>
                </w:pPr>
              </w:pPrChange>
            </w:pPr>
            <w:ins w:id="2449" w:author="Kinder" w:date="2013-06-29T15:05:00Z">
              <w:r w:rsidRPr="00E76ED5">
                <w:rPr>
                  <w:rFonts w:ascii="Cambria" w:hAnsi="Cambria"/>
                  <w:color w:val="000000"/>
                  <w:sz w:val="18"/>
                  <w:szCs w:val="18"/>
                </w:rPr>
                <w:t> </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rsidP="00C41516">
            <w:pPr>
              <w:rPr>
                <w:ins w:id="2450" w:author="Kinder" w:date="2013-06-29T15:05:00Z"/>
                <w:rFonts w:ascii="Cambria" w:hAnsi="Cambria"/>
                <w:color w:val="000000"/>
                <w:sz w:val="18"/>
                <w:szCs w:val="18"/>
                <w:rPrChange w:id="2451" w:author="Kinder" w:date="2013-06-29T15:07:00Z">
                  <w:rPr>
                    <w:ins w:id="2452" w:author="Kinder" w:date="2013-06-29T15:05:00Z"/>
                    <w:rFonts w:ascii="Calibri" w:hAnsi="Calibri"/>
                    <w:color w:val="000000"/>
                    <w:sz w:val="24"/>
                    <w:szCs w:val="18"/>
                  </w:rPr>
                </w:rPrChange>
              </w:rPr>
              <w:pPrChange w:id="2453" w:author="Kinder" w:date="2013-06-29T15:07:00Z">
                <w:pPr>
                  <w:jc w:val="right"/>
                </w:pPr>
              </w:pPrChange>
            </w:pPr>
            <w:ins w:id="2454" w:author="Kinder" w:date="2013-06-29T15:05:00Z">
              <w:r w:rsidRPr="00C41516">
                <w:rPr>
                  <w:rFonts w:ascii="Cambria" w:hAnsi="Cambria"/>
                  <w:color w:val="000000"/>
                  <w:sz w:val="18"/>
                  <w:szCs w:val="18"/>
                  <w:rPrChange w:id="2455" w:author="Kinder" w:date="2013-06-29T15:06:00Z">
                    <w:rPr>
                      <w:rFonts w:ascii="Calibri" w:hAnsi="Calibri"/>
                      <w:color w:val="000000"/>
                      <w:sz w:val="24"/>
                      <w:szCs w:val="18"/>
                      <w:u w:val="single"/>
                    </w:rPr>
                  </w:rPrChange>
                </w:rPr>
                <w:t>2,00</w:t>
              </w:r>
            </w:ins>
          </w:p>
        </w:tc>
      </w:tr>
      <w:tr w:rsidR="00C41516" w:rsidRPr="00D32E4A" w:rsidTr="001E709A">
        <w:tblPrEx>
          <w:tblCellMar>
            <w:left w:w="0" w:type="dxa"/>
            <w:right w:w="0" w:type="dxa"/>
          </w:tblCellMar>
        </w:tblPrEx>
        <w:trPr>
          <w:trHeight w:val="300"/>
          <w:ins w:id="2456"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457" w:author="Kinder" w:date="2013-06-29T15:05:00Z"/>
                <w:rFonts w:ascii="Cambria" w:hAnsi="Cambria"/>
                <w:color w:val="000000"/>
                <w:sz w:val="18"/>
                <w:szCs w:val="18"/>
                <w:rPrChange w:id="2458" w:author="Kinder" w:date="2013-06-29T15:07:00Z">
                  <w:rPr>
                    <w:ins w:id="2459" w:author="Kinder" w:date="2013-06-29T15:05:00Z"/>
                    <w:rFonts w:ascii="Calibri" w:hAnsi="Calibri"/>
                    <w:b/>
                    <w:color w:val="000000"/>
                    <w:szCs w:val="18"/>
                  </w:rPr>
                </w:rPrChange>
              </w:rPr>
              <w:pPrChange w:id="2460" w:author="Kinder" w:date="2013-06-29T15:07:00Z">
                <w:pPr>
                  <w:keepNext/>
                  <w:keepLines/>
                  <w:outlineLvl w:val="2"/>
                </w:pPr>
              </w:pPrChange>
            </w:pPr>
            <w:ins w:id="2461" w:author="Kinder" w:date="2013-06-29T15:05:00Z">
              <w:r w:rsidRPr="00E76ED5">
                <w:rPr>
                  <w:rFonts w:ascii="Cambria" w:hAnsi="Cambria"/>
                  <w:color w:val="000000"/>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462" w:author="Kinder" w:date="2013-06-29T15:05:00Z"/>
                <w:rFonts w:ascii="Cambria" w:hAnsi="Cambria"/>
                <w:sz w:val="18"/>
                <w:szCs w:val="18"/>
                <w:rPrChange w:id="2463" w:author="Kinder" w:date="2013-06-29T15:07:00Z">
                  <w:rPr>
                    <w:ins w:id="2464" w:author="Kinder" w:date="2013-06-29T15:05:00Z"/>
                    <w:b/>
                    <w:szCs w:val="18"/>
                  </w:rPr>
                </w:rPrChange>
              </w:rPr>
              <w:pPrChange w:id="2465" w:author="Kinder" w:date="2013-06-29T15:07:00Z">
                <w:pPr>
                  <w:keepNext/>
                  <w:keepLines/>
                  <w:outlineLvl w:val="2"/>
                </w:pPr>
              </w:pPrChange>
            </w:pPr>
            <w:ins w:id="2466" w:author="Kinder" w:date="2013-06-29T15:05:00Z">
              <w:r w:rsidRPr="00C41516">
                <w:rPr>
                  <w:rFonts w:ascii="Cambria" w:hAnsi="Cambria"/>
                  <w:sz w:val="18"/>
                  <w:szCs w:val="18"/>
                  <w:rPrChange w:id="2467" w:author="Kinder" w:date="2013-06-29T15:06:00Z">
                    <w:rPr>
                      <w:color w:val="0000FF"/>
                      <w:szCs w:val="18"/>
                      <w:u w:val="single"/>
                    </w:rPr>
                  </w:rPrChange>
                </w:rPr>
                <w:t>Ideas and originality</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468" w:author="Kinder" w:date="2013-06-29T15:05:00Z"/>
                <w:rFonts w:ascii="Cambria" w:hAnsi="Cambria"/>
                <w:sz w:val="18"/>
                <w:szCs w:val="18"/>
                <w:rPrChange w:id="2469" w:author="Kinder" w:date="2013-06-29T15:07:00Z">
                  <w:rPr>
                    <w:ins w:id="2470" w:author="Kinder" w:date="2013-06-29T15:05:00Z"/>
                    <w:b/>
                    <w:szCs w:val="18"/>
                  </w:rPr>
                </w:rPrChange>
              </w:rPr>
              <w:pPrChange w:id="2471" w:author="Kinder" w:date="2013-06-29T15:07:00Z">
                <w:pPr>
                  <w:keepNext/>
                  <w:keepLines/>
                  <w:jc w:val="right"/>
                  <w:outlineLvl w:val="2"/>
                </w:pPr>
              </w:pPrChange>
            </w:pPr>
            <w:ins w:id="2472" w:author="Kinder" w:date="2013-06-29T15:05:00Z">
              <w:r w:rsidRPr="00C41516">
                <w:rPr>
                  <w:rFonts w:ascii="Cambria" w:hAnsi="Cambria"/>
                  <w:sz w:val="18"/>
                  <w:szCs w:val="18"/>
                  <w:rPrChange w:id="2473" w:author="Kinder" w:date="2013-06-29T15:06:00Z">
                    <w:rPr>
                      <w:color w:val="0000FF"/>
                      <w:szCs w:val="18"/>
                      <w:u w:val="single"/>
                    </w:rPr>
                  </w:rPrChange>
                </w:rPr>
                <w:t>1,00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474" w:author="Kinder" w:date="2013-06-29T15:05:00Z"/>
                <w:rFonts w:ascii="Cambria" w:hAnsi="Cambria"/>
                <w:color w:val="000000"/>
                <w:sz w:val="18"/>
                <w:szCs w:val="18"/>
                <w:rPrChange w:id="2475" w:author="Unknown">
                  <w:rPr>
                    <w:ins w:id="2476"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477"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478" w:author="Kinder" w:date="2013-06-29T15:05:00Z"/>
                <w:rFonts w:ascii="Cambria" w:hAnsi="Cambria"/>
                <w:color w:val="000000"/>
                <w:sz w:val="18"/>
                <w:szCs w:val="18"/>
                <w:rPrChange w:id="2479" w:author="Kinder" w:date="2013-06-29T15:07:00Z">
                  <w:rPr>
                    <w:ins w:id="2480" w:author="Kinder" w:date="2013-06-29T15:05:00Z"/>
                    <w:rFonts w:ascii="Calibri" w:hAnsi="Calibri"/>
                    <w:b/>
                    <w:color w:val="000000"/>
                    <w:szCs w:val="18"/>
                  </w:rPr>
                </w:rPrChange>
              </w:rPr>
              <w:pPrChange w:id="2481" w:author="Kinder" w:date="2013-06-29T15:07:00Z">
                <w:pPr>
                  <w:keepNext/>
                  <w:keepLines/>
                  <w:outlineLvl w:val="2"/>
                </w:pPr>
              </w:pPrChange>
            </w:pPr>
            <w:ins w:id="2482" w:author="Kinder" w:date="2013-06-29T15:05:00Z">
              <w:r w:rsidRPr="00E76ED5">
                <w:rPr>
                  <w:rFonts w:ascii="Cambria" w:hAnsi="Cambria"/>
                  <w:color w:val="000000"/>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483" w:author="Kinder" w:date="2013-06-29T15:05:00Z"/>
                <w:rFonts w:ascii="Cambria" w:hAnsi="Cambria"/>
                <w:sz w:val="18"/>
                <w:szCs w:val="18"/>
                <w:rPrChange w:id="2484" w:author="Kinder" w:date="2013-06-29T15:07:00Z">
                  <w:rPr>
                    <w:ins w:id="2485" w:author="Kinder" w:date="2013-06-29T15:05:00Z"/>
                    <w:b/>
                    <w:szCs w:val="18"/>
                  </w:rPr>
                </w:rPrChange>
              </w:rPr>
              <w:pPrChange w:id="2486" w:author="Kinder" w:date="2013-06-29T15:07:00Z">
                <w:pPr>
                  <w:keepNext/>
                  <w:keepLines/>
                  <w:outlineLvl w:val="2"/>
                </w:pPr>
              </w:pPrChange>
            </w:pPr>
            <w:ins w:id="2487" w:author="Kinder" w:date="2013-06-29T15:05:00Z">
              <w:r w:rsidRPr="00C41516">
                <w:rPr>
                  <w:rFonts w:ascii="Cambria" w:hAnsi="Cambria"/>
                  <w:sz w:val="18"/>
                  <w:szCs w:val="18"/>
                  <w:rPrChange w:id="2488" w:author="Kinder" w:date="2013-06-29T15:06:00Z">
                    <w:rPr>
                      <w:color w:val="0000FF"/>
                      <w:szCs w:val="18"/>
                      <w:u w:val="single"/>
                    </w:rPr>
                  </w:rPrChange>
                </w:rPr>
                <w:t>Understanding the target market</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489" w:author="Kinder" w:date="2013-06-29T15:05:00Z"/>
                <w:rFonts w:ascii="Cambria" w:hAnsi="Cambria"/>
                <w:sz w:val="18"/>
                <w:szCs w:val="18"/>
                <w:rPrChange w:id="2490" w:author="Kinder" w:date="2013-06-29T15:07:00Z">
                  <w:rPr>
                    <w:ins w:id="2491" w:author="Kinder" w:date="2013-06-29T15:05:00Z"/>
                    <w:szCs w:val="18"/>
                  </w:rPr>
                </w:rPrChange>
              </w:rPr>
              <w:pPrChange w:id="2492" w:author="Kinder" w:date="2013-06-29T15:07:00Z">
                <w:pPr>
                  <w:jc w:val="right"/>
                </w:pPr>
              </w:pPrChange>
            </w:pPr>
            <w:ins w:id="2493" w:author="Kinder" w:date="2013-06-29T15:05:00Z">
              <w:r w:rsidRPr="00C41516">
                <w:rPr>
                  <w:rFonts w:ascii="Cambria" w:hAnsi="Cambria"/>
                  <w:sz w:val="18"/>
                  <w:szCs w:val="18"/>
                  <w:rPrChange w:id="2494" w:author="Kinder" w:date="2013-06-29T15:06:00Z">
                    <w:rPr>
                      <w:color w:val="0000FF"/>
                      <w:szCs w:val="18"/>
                      <w:u w:val="single"/>
                    </w:rPr>
                  </w:rPrChange>
                </w:rPr>
                <w:t>0,50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495" w:author="Kinder" w:date="2013-06-29T15:05:00Z"/>
                <w:rFonts w:ascii="Cambria" w:hAnsi="Cambria"/>
                <w:color w:val="000000"/>
                <w:sz w:val="18"/>
                <w:szCs w:val="18"/>
                <w:rPrChange w:id="2496" w:author="Unknown">
                  <w:rPr>
                    <w:ins w:id="2497"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498"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499" w:author="Kinder" w:date="2013-06-29T15:05:00Z"/>
                <w:rFonts w:ascii="Cambria" w:hAnsi="Cambria"/>
                <w:color w:val="000000"/>
                <w:sz w:val="18"/>
                <w:szCs w:val="18"/>
                <w:rPrChange w:id="2500" w:author="Kinder" w:date="2013-06-29T15:07:00Z">
                  <w:rPr>
                    <w:ins w:id="2501" w:author="Kinder" w:date="2013-06-29T15:05:00Z"/>
                    <w:rFonts w:ascii="Calibri" w:hAnsi="Calibri"/>
                    <w:b/>
                    <w:color w:val="000000"/>
                    <w:szCs w:val="18"/>
                  </w:rPr>
                </w:rPrChange>
              </w:rPr>
              <w:pPrChange w:id="2502" w:author="Kinder" w:date="2013-06-29T15:07:00Z">
                <w:pPr>
                  <w:keepNext/>
                  <w:keepLines/>
                  <w:outlineLvl w:val="2"/>
                </w:pPr>
              </w:pPrChange>
            </w:pPr>
            <w:ins w:id="2503" w:author="Kinder" w:date="2013-06-29T15:05:00Z">
              <w:r w:rsidRPr="00E76ED5">
                <w:rPr>
                  <w:rFonts w:ascii="Cambria" w:hAnsi="Cambria"/>
                  <w:color w:val="000000"/>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504" w:author="Kinder" w:date="2013-06-29T15:05:00Z"/>
                <w:rFonts w:ascii="Cambria" w:hAnsi="Cambria"/>
                <w:sz w:val="18"/>
                <w:szCs w:val="18"/>
                <w:rPrChange w:id="2505" w:author="Kinder" w:date="2013-06-29T15:07:00Z">
                  <w:rPr>
                    <w:ins w:id="2506" w:author="Kinder" w:date="2013-06-29T15:05:00Z"/>
                    <w:b/>
                    <w:szCs w:val="18"/>
                  </w:rPr>
                </w:rPrChange>
              </w:rPr>
              <w:pPrChange w:id="2507" w:author="Kinder" w:date="2013-06-29T15:07:00Z">
                <w:pPr>
                  <w:keepNext/>
                  <w:keepLines/>
                  <w:outlineLvl w:val="2"/>
                </w:pPr>
              </w:pPrChange>
            </w:pPr>
            <w:ins w:id="2508" w:author="Kinder" w:date="2013-06-29T15:05:00Z">
              <w:r w:rsidRPr="00C41516">
                <w:rPr>
                  <w:rFonts w:ascii="Cambria" w:hAnsi="Cambria"/>
                  <w:sz w:val="18"/>
                  <w:szCs w:val="18"/>
                  <w:rPrChange w:id="2509" w:author="Kinder" w:date="2013-06-29T15:06:00Z">
                    <w:rPr>
                      <w:color w:val="0000FF"/>
                      <w:szCs w:val="18"/>
                      <w:u w:val="single"/>
                    </w:rPr>
                  </w:rPrChange>
                </w:rPr>
                <w:t>Unity and relationship between all tasks</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510" w:author="Kinder" w:date="2013-06-29T15:05:00Z"/>
                <w:rFonts w:ascii="Cambria" w:hAnsi="Cambria"/>
                <w:sz w:val="18"/>
                <w:szCs w:val="18"/>
                <w:rPrChange w:id="2511" w:author="Kinder" w:date="2013-06-29T15:07:00Z">
                  <w:rPr>
                    <w:ins w:id="2512" w:author="Kinder" w:date="2013-06-29T15:05:00Z"/>
                    <w:b/>
                    <w:szCs w:val="18"/>
                  </w:rPr>
                </w:rPrChange>
              </w:rPr>
              <w:pPrChange w:id="2513" w:author="Kinder" w:date="2013-06-29T15:07:00Z">
                <w:pPr>
                  <w:keepNext/>
                  <w:keepLines/>
                  <w:jc w:val="right"/>
                  <w:outlineLvl w:val="2"/>
                </w:pPr>
              </w:pPrChange>
            </w:pPr>
            <w:ins w:id="2514" w:author="Kinder" w:date="2013-06-29T15:05:00Z">
              <w:r w:rsidRPr="00C41516">
                <w:rPr>
                  <w:rFonts w:ascii="Cambria" w:hAnsi="Cambria"/>
                  <w:sz w:val="18"/>
                  <w:szCs w:val="18"/>
                  <w:rPrChange w:id="2515" w:author="Kinder" w:date="2013-06-29T15:06:00Z">
                    <w:rPr>
                      <w:color w:val="0000FF"/>
                      <w:szCs w:val="18"/>
                      <w:u w:val="single"/>
                    </w:rPr>
                  </w:rPrChange>
                </w:rPr>
                <w:t>0,50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516" w:author="Kinder" w:date="2013-06-29T15:05:00Z"/>
                <w:rFonts w:ascii="Cambria" w:hAnsi="Cambria"/>
                <w:color w:val="000000"/>
                <w:sz w:val="18"/>
                <w:szCs w:val="18"/>
                <w:rPrChange w:id="2517" w:author="Unknown">
                  <w:rPr>
                    <w:ins w:id="2518"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519"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520" w:author="Kinder" w:date="2013-06-29T15:05:00Z"/>
                <w:rFonts w:ascii="Cambria" w:hAnsi="Cambria"/>
                <w:sz w:val="18"/>
                <w:szCs w:val="18"/>
                <w:rPrChange w:id="2521" w:author="Kinder" w:date="2013-06-29T15:07:00Z">
                  <w:rPr>
                    <w:ins w:id="2522" w:author="Kinder" w:date="2013-06-29T15:05:00Z"/>
                    <w:b/>
                    <w:szCs w:val="18"/>
                  </w:rPr>
                </w:rPrChange>
              </w:rPr>
              <w:pPrChange w:id="2523" w:author="Kinder" w:date="2013-06-29T15:07:00Z">
                <w:pPr>
                  <w:keepNext/>
                  <w:keepLines/>
                  <w:jc w:val="center"/>
                  <w:outlineLvl w:val="2"/>
                </w:pPr>
              </w:pPrChange>
            </w:pPr>
            <w:ins w:id="2524" w:author="Kinder" w:date="2013-06-29T15:05:00Z">
              <w:r w:rsidRPr="00C41516">
                <w:rPr>
                  <w:rFonts w:ascii="Cambria" w:hAnsi="Cambria"/>
                  <w:sz w:val="18"/>
                  <w:szCs w:val="18"/>
                  <w:rPrChange w:id="2525" w:author="Kinder" w:date="2013-06-29T15:06:00Z">
                    <w:rPr>
                      <w:color w:val="0000FF"/>
                      <w:szCs w:val="18"/>
                      <w:u w:val="single"/>
                    </w:rPr>
                  </w:rPrChange>
                </w:rPr>
                <w:t>B2</w:t>
              </w:r>
            </w:ins>
          </w:p>
        </w:tc>
        <w:tc>
          <w:tcPr>
            <w:tcW w:w="6945" w:type="dxa"/>
            <w:gridSpan w:val="3"/>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526" w:author="Kinder" w:date="2013-06-29T15:05:00Z"/>
                <w:rFonts w:ascii="Cambria" w:hAnsi="Cambria"/>
                <w:color w:val="000000"/>
                <w:sz w:val="18"/>
                <w:szCs w:val="18"/>
                <w:rPrChange w:id="2527" w:author="Unknown">
                  <w:rPr>
                    <w:ins w:id="2528" w:author="Kinder" w:date="2013-06-29T15:05:00Z"/>
                    <w:rFonts w:ascii="Calibri" w:hAnsi="Calibri"/>
                    <w:color w:val="000000"/>
                    <w:szCs w:val="18"/>
                  </w:rPr>
                </w:rPrChange>
              </w:rPr>
            </w:pPr>
          </w:p>
        </w:tc>
        <w:tc>
          <w:tcPr>
            <w:tcW w:w="464" w:type="dxa"/>
            <w:tcBorders>
              <w:top w:val="nil"/>
              <w:left w:val="single" w:sz="4" w:space="0" w:color="auto"/>
              <w:bottom w:val="nil"/>
              <w:right w:val="single" w:sz="4" w:space="0" w:color="auto"/>
            </w:tcBorders>
            <w:noWrap/>
            <w:tcMar>
              <w:top w:w="15" w:type="dxa"/>
              <w:left w:w="15" w:type="dxa"/>
              <w:bottom w:w="0" w:type="dxa"/>
              <w:right w:w="15" w:type="dxa"/>
            </w:tcMar>
            <w:vAlign w:val="bottom"/>
          </w:tcPr>
          <w:p w:rsidR="00C41516" w:rsidRPr="00C41516" w:rsidRDefault="00C41516" w:rsidP="00C41516">
            <w:pPr>
              <w:rPr>
                <w:ins w:id="2529" w:author="Kinder" w:date="2013-06-29T15:05:00Z"/>
                <w:rFonts w:ascii="Cambria" w:hAnsi="Cambria"/>
                <w:color w:val="000000"/>
                <w:sz w:val="18"/>
                <w:szCs w:val="18"/>
                <w:rPrChange w:id="2530" w:author="Kinder" w:date="2013-06-29T15:07:00Z">
                  <w:rPr>
                    <w:ins w:id="2531" w:author="Kinder" w:date="2013-06-29T15:05:00Z"/>
                    <w:rFonts w:ascii="Calibri" w:hAnsi="Calibri"/>
                    <w:b/>
                    <w:color w:val="000000"/>
                    <w:szCs w:val="18"/>
                  </w:rPr>
                </w:rPrChange>
              </w:rPr>
              <w:pPrChange w:id="2532" w:author="Kinder" w:date="2013-06-29T15:07:00Z">
                <w:pPr>
                  <w:keepNext/>
                  <w:keepLines/>
                  <w:outlineLvl w:val="2"/>
                </w:pPr>
              </w:pPrChange>
            </w:pPr>
            <w:ins w:id="2533" w:author="Kinder" w:date="2013-06-29T15:05:00Z">
              <w:r w:rsidRPr="00E76ED5">
                <w:rPr>
                  <w:rFonts w:ascii="Cambria" w:hAnsi="Cambria"/>
                  <w:color w:val="000000"/>
                  <w:sz w:val="18"/>
                  <w:szCs w:val="18"/>
                </w:rPr>
                <w:t> </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rsidP="00C41516">
            <w:pPr>
              <w:rPr>
                <w:ins w:id="2534" w:author="Kinder" w:date="2013-06-29T15:05:00Z"/>
                <w:rFonts w:ascii="Cambria" w:hAnsi="Cambria"/>
                <w:color w:val="000000"/>
                <w:sz w:val="18"/>
                <w:szCs w:val="18"/>
                <w:rPrChange w:id="2535" w:author="Kinder" w:date="2013-06-29T15:07:00Z">
                  <w:rPr>
                    <w:ins w:id="2536" w:author="Kinder" w:date="2013-06-29T15:05:00Z"/>
                    <w:rFonts w:ascii="Calibri" w:hAnsi="Calibri"/>
                    <w:b/>
                    <w:color w:val="000000"/>
                    <w:sz w:val="24"/>
                    <w:szCs w:val="18"/>
                  </w:rPr>
                </w:rPrChange>
              </w:rPr>
              <w:pPrChange w:id="2537" w:author="Kinder" w:date="2013-06-29T15:07:00Z">
                <w:pPr>
                  <w:keepNext/>
                  <w:keepLines/>
                  <w:jc w:val="right"/>
                  <w:outlineLvl w:val="2"/>
                </w:pPr>
              </w:pPrChange>
            </w:pPr>
            <w:ins w:id="2538" w:author="Kinder" w:date="2013-06-29T15:05:00Z">
              <w:r w:rsidRPr="00C41516">
                <w:rPr>
                  <w:rFonts w:ascii="Cambria" w:hAnsi="Cambria"/>
                  <w:color w:val="000000"/>
                  <w:sz w:val="18"/>
                  <w:szCs w:val="18"/>
                  <w:rPrChange w:id="2539" w:author="Kinder" w:date="2013-06-29T15:06:00Z">
                    <w:rPr>
                      <w:rFonts w:ascii="Calibri" w:hAnsi="Calibri"/>
                      <w:color w:val="000000"/>
                      <w:sz w:val="24"/>
                      <w:szCs w:val="18"/>
                      <w:u w:val="single"/>
                    </w:rPr>
                  </w:rPrChange>
                </w:rPr>
                <w:t>8,00</w:t>
              </w:r>
            </w:ins>
          </w:p>
        </w:tc>
      </w:tr>
      <w:tr w:rsidR="00C41516" w:rsidRPr="00D32E4A" w:rsidTr="001E709A">
        <w:tblPrEx>
          <w:tblCellMar>
            <w:left w:w="0" w:type="dxa"/>
            <w:right w:w="0" w:type="dxa"/>
          </w:tblCellMar>
        </w:tblPrEx>
        <w:trPr>
          <w:trHeight w:val="300"/>
          <w:ins w:id="2540"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541" w:author="Kinder" w:date="2013-06-29T15:05:00Z"/>
                <w:rFonts w:ascii="Cambria" w:hAnsi="Cambria"/>
                <w:sz w:val="18"/>
                <w:szCs w:val="18"/>
                <w:rPrChange w:id="2542" w:author="Kinder" w:date="2013-06-29T15:07:00Z">
                  <w:rPr>
                    <w:ins w:id="2543" w:author="Kinder" w:date="2013-06-29T15:05:00Z"/>
                    <w:b/>
                    <w:szCs w:val="18"/>
                  </w:rPr>
                </w:rPrChange>
              </w:rPr>
              <w:pPrChange w:id="2544" w:author="Kinder" w:date="2013-06-29T15:07:00Z">
                <w:pPr>
                  <w:keepNext/>
                  <w:keepLines/>
                  <w:jc w:val="center"/>
                  <w:outlineLvl w:val="2"/>
                </w:pPr>
              </w:pPrChange>
            </w:pPr>
            <w:ins w:id="2545"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546" w:author="Kinder" w:date="2013-06-29T15:05:00Z"/>
                <w:rFonts w:ascii="Cambria" w:hAnsi="Cambria"/>
                <w:color w:val="000000"/>
                <w:sz w:val="18"/>
                <w:szCs w:val="18"/>
                <w:rPrChange w:id="2547" w:author="Kinder" w:date="2013-06-29T15:07:00Z">
                  <w:rPr>
                    <w:ins w:id="2548" w:author="Kinder" w:date="2013-06-29T15:05:00Z"/>
                    <w:rFonts w:ascii="Calibri" w:hAnsi="Calibri"/>
                    <w:b/>
                    <w:color w:val="000000"/>
                    <w:szCs w:val="18"/>
                  </w:rPr>
                </w:rPrChange>
              </w:rPr>
              <w:pPrChange w:id="2549" w:author="Kinder" w:date="2013-06-29T15:07:00Z">
                <w:pPr>
                  <w:keepNext/>
                  <w:keepLines/>
                  <w:outlineLvl w:val="2"/>
                </w:pPr>
              </w:pPrChange>
            </w:pPr>
            <w:ins w:id="2550" w:author="Kinder" w:date="2013-06-29T15:05:00Z">
              <w:r w:rsidRPr="00C41516">
                <w:rPr>
                  <w:rFonts w:ascii="Cambria" w:hAnsi="Cambria"/>
                  <w:color w:val="000000"/>
                  <w:sz w:val="18"/>
                  <w:szCs w:val="18"/>
                  <w:rPrChange w:id="2551" w:author="Kinder" w:date="2013-06-29T15:06:00Z">
                    <w:rPr>
                      <w:rFonts w:ascii="Calibri" w:hAnsi="Calibri"/>
                      <w:color w:val="000000"/>
                      <w:szCs w:val="18"/>
                      <w:u w:val="single"/>
                    </w:rPr>
                  </w:rPrChange>
                </w:rPr>
                <w:t>Logo</w:t>
              </w:r>
            </w:ins>
            <w:ins w:id="2552" w:author="Kinder" w:date="2013-06-30T08:42:00Z">
              <w:r>
                <w:rPr>
                  <w:rFonts w:ascii="Cambria" w:hAnsi="Cambria"/>
                  <w:color w:val="000000"/>
                  <w:sz w:val="18"/>
                  <w:szCs w:val="18"/>
                </w:rPr>
                <w:t xml:space="preserve"> inline with clients brief</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553" w:author="Kinder" w:date="2013-06-29T15:05:00Z"/>
                <w:rFonts w:ascii="Cambria" w:hAnsi="Cambria"/>
                <w:sz w:val="18"/>
                <w:szCs w:val="18"/>
                <w:rPrChange w:id="2554" w:author="Kinder" w:date="2013-06-29T15:07:00Z">
                  <w:rPr>
                    <w:ins w:id="2555" w:author="Kinder" w:date="2013-06-29T15:05:00Z"/>
                    <w:b/>
                    <w:szCs w:val="18"/>
                  </w:rPr>
                </w:rPrChange>
              </w:rPr>
              <w:pPrChange w:id="2556" w:author="Kinder" w:date="2013-06-29T15:07:00Z">
                <w:pPr>
                  <w:keepNext/>
                  <w:keepLines/>
                  <w:jc w:val="right"/>
                  <w:outlineLvl w:val="2"/>
                </w:pPr>
              </w:pPrChange>
            </w:pPr>
            <w:ins w:id="2557" w:author="Kinder" w:date="2013-06-29T15:05:00Z">
              <w:r w:rsidRPr="00C41516">
                <w:rPr>
                  <w:rFonts w:ascii="Cambria" w:hAnsi="Cambria"/>
                  <w:sz w:val="18"/>
                  <w:szCs w:val="18"/>
                  <w:rPrChange w:id="2558" w:author="Kinder" w:date="2013-06-29T15:06:00Z">
                    <w:rPr>
                      <w:color w:val="0000FF"/>
                      <w:szCs w:val="18"/>
                      <w:u w:val="single"/>
                    </w:rPr>
                  </w:rPrChange>
                </w:rPr>
                <w:t>1,00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559" w:author="Kinder" w:date="2013-06-29T15:05:00Z"/>
                <w:rFonts w:ascii="Cambria" w:hAnsi="Cambria"/>
                <w:color w:val="000000"/>
                <w:sz w:val="18"/>
                <w:szCs w:val="18"/>
                <w:rPrChange w:id="2560" w:author="Unknown">
                  <w:rPr>
                    <w:ins w:id="2561"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560"/>
          <w:ins w:id="2562"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563" w:author="Kinder" w:date="2013-06-29T15:05:00Z"/>
                <w:rFonts w:ascii="Cambria" w:hAnsi="Cambria"/>
                <w:sz w:val="18"/>
                <w:szCs w:val="18"/>
                <w:rPrChange w:id="2564" w:author="Kinder" w:date="2013-06-29T15:07:00Z">
                  <w:rPr>
                    <w:ins w:id="2565" w:author="Kinder" w:date="2013-06-29T15:05:00Z"/>
                    <w:b/>
                    <w:szCs w:val="18"/>
                  </w:rPr>
                </w:rPrChange>
              </w:rPr>
              <w:pPrChange w:id="2566" w:author="Kinder" w:date="2013-06-29T15:07:00Z">
                <w:pPr>
                  <w:keepNext/>
                  <w:keepLines/>
                  <w:jc w:val="center"/>
                  <w:outlineLvl w:val="2"/>
                </w:pPr>
              </w:pPrChange>
            </w:pPr>
            <w:ins w:id="2567"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568" w:author="Kinder" w:date="2013-06-29T15:05:00Z"/>
                <w:rFonts w:ascii="Cambria" w:hAnsi="Cambria"/>
                <w:color w:val="000000"/>
                <w:sz w:val="18"/>
                <w:szCs w:val="18"/>
                <w:rPrChange w:id="2569" w:author="Kinder" w:date="2013-06-29T15:07:00Z">
                  <w:rPr>
                    <w:ins w:id="2570" w:author="Kinder" w:date="2013-06-29T15:05:00Z"/>
                    <w:rFonts w:ascii="Calibri" w:hAnsi="Calibri"/>
                    <w:b/>
                    <w:color w:val="000000"/>
                    <w:szCs w:val="18"/>
                  </w:rPr>
                </w:rPrChange>
              </w:rPr>
              <w:pPrChange w:id="2571" w:author="Kinder" w:date="2013-06-29T15:07:00Z">
                <w:pPr>
                  <w:keepNext/>
                  <w:keepLines/>
                  <w:outlineLvl w:val="2"/>
                </w:pPr>
              </w:pPrChange>
            </w:pPr>
            <w:ins w:id="2572" w:author="Kinder" w:date="2013-06-29T15:05:00Z">
              <w:r w:rsidRPr="00C41516">
                <w:rPr>
                  <w:rFonts w:ascii="Cambria" w:hAnsi="Cambria"/>
                  <w:color w:val="000000"/>
                  <w:sz w:val="18"/>
                  <w:szCs w:val="18"/>
                  <w:rPrChange w:id="2573" w:author="Kinder" w:date="2013-06-29T15:06:00Z">
                    <w:rPr>
                      <w:rFonts w:ascii="Calibri" w:hAnsi="Calibri"/>
                      <w:color w:val="000000"/>
                      <w:szCs w:val="18"/>
                      <w:u w:val="single"/>
                    </w:rPr>
                  </w:rPrChange>
                </w:rPr>
                <w:t xml:space="preserve">Quality of the visual composition of the Logo (aesthetic appeal and balance) </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574" w:author="Kinder" w:date="2013-06-29T15:05:00Z"/>
                <w:rFonts w:ascii="Cambria" w:hAnsi="Cambria"/>
                <w:sz w:val="18"/>
                <w:szCs w:val="18"/>
                <w:rPrChange w:id="2575" w:author="Kinder" w:date="2013-06-29T15:07:00Z">
                  <w:rPr>
                    <w:ins w:id="2576" w:author="Kinder" w:date="2013-06-29T15:05:00Z"/>
                    <w:b/>
                    <w:szCs w:val="18"/>
                  </w:rPr>
                </w:rPrChange>
              </w:rPr>
              <w:pPrChange w:id="2577" w:author="Kinder" w:date="2013-06-29T15:07:00Z">
                <w:pPr>
                  <w:keepNext/>
                  <w:keepLines/>
                  <w:jc w:val="right"/>
                  <w:outlineLvl w:val="2"/>
                </w:pPr>
              </w:pPrChange>
            </w:pPr>
            <w:ins w:id="2578" w:author="Kinder" w:date="2013-06-29T15:05:00Z">
              <w:r w:rsidRPr="00C41516">
                <w:rPr>
                  <w:rFonts w:ascii="Cambria" w:hAnsi="Cambria"/>
                  <w:sz w:val="18"/>
                  <w:szCs w:val="18"/>
                  <w:rPrChange w:id="2579" w:author="Kinder" w:date="2013-06-29T15:06:00Z">
                    <w:rPr>
                      <w:color w:val="0000FF"/>
                      <w:szCs w:val="18"/>
                      <w:u w:val="single"/>
                    </w:rPr>
                  </w:rPrChange>
                </w:rPr>
                <w:t>1,50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580" w:author="Kinder" w:date="2013-06-29T15:05:00Z"/>
                <w:rFonts w:ascii="Cambria" w:hAnsi="Cambria"/>
                <w:color w:val="000000"/>
                <w:sz w:val="18"/>
                <w:szCs w:val="18"/>
                <w:rPrChange w:id="2581" w:author="Unknown">
                  <w:rPr>
                    <w:ins w:id="2582"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560"/>
          <w:ins w:id="2583"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584" w:author="Kinder" w:date="2013-06-29T15:05:00Z"/>
                <w:rFonts w:ascii="Cambria" w:hAnsi="Cambria"/>
                <w:sz w:val="18"/>
                <w:szCs w:val="18"/>
                <w:rPrChange w:id="2585" w:author="Kinder" w:date="2013-06-29T15:07:00Z">
                  <w:rPr>
                    <w:ins w:id="2586" w:author="Kinder" w:date="2013-06-29T15:05:00Z"/>
                    <w:b/>
                    <w:szCs w:val="18"/>
                  </w:rPr>
                </w:rPrChange>
              </w:rPr>
              <w:pPrChange w:id="2587" w:author="Kinder" w:date="2013-06-29T15:07:00Z">
                <w:pPr>
                  <w:keepNext/>
                  <w:keepLines/>
                  <w:jc w:val="center"/>
                  <w:outlineLvl w:val="2"/>
                </w:pPr>
              </w:pPrChange>
            </w:pPr>
            <w:ins w:id="2588"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589" w:author="Kinder" w:date="2013-06-29T15:05:00Z"/>
                <w:rFonts w:ascii="Cambria" w:hAnsi="Cambria"/>
                <w:color w:val="000000"/>
                <w:sz w:val="18"/>
                <w:szCs w:val="18"/>
                <w:rPrChange w:id="2590" w:author="Kinder" w:date="2013-06-29T15:07:00Z">
                  <w:rPr>
                    <w:ins w:id="2591" w:author="Kinder" w:date="2013-06-29T15:05:00Z"/>
                    <w:rFonts w:ascii="Calibri" w:hAnsi="Calibri"/>
                    <w:b/>
                    <w:color w:val="000000"/>
                    <w:szCs w:val="18"/>
                  </w:rPr>
                </w:rPrChange>
              </w:rPr>
              <w:pPrChange w:id="2592" w:author="Kinder" w:date="2013-06-29T15:07:00Z">
                <w:pPr>
                  <w:keepNext/>
                  <w:keepLines/>
                  <w:outlineLvl w:val="2"/>
                </w:pPr>
              </w:pPrChange>
            </w:pPr>
            <w:ins w:id="2593" w:author="Kinder" w:date="2013-06-29T15:05:00Z">
              <w:r w:rsidRPr="00C41516">
                <w:rPr>
                  <w:rFonts w:ascii="Cambria" w:hAnsi="Cambria"/>
                  <w:color w:val="000000"/>
                  <w:sz w:val="18"/>
                  <w:szCs w:val="18"/>
                  <w:rPrChange w:id="2594" w:author="Kinder" w:date="2013-06-29T15:06:00Z">
                    <w:rPr>
                      <w:rFonts w:ascii="Calibri" w:hAnsi="Calibri"/>
                      <w:color w:val="000000"/>
                      <w:szCs w:val="18"/>
                      <w:u w:val="single"/>
                    </w:rPr>
                  </w:rPrChange>
                </w:rPr>
                <w:t>Visual Impact &amp; Communication effectiveness (Letterhead and Business Card)</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595" w:author="Kinder" w:date="2013-06-29T15:05:00Z"/>
                <w:rFonts w:ascii="Cambria" w:hAnsi="Cambria"/>
                <w:sz w:val="18"/>
                <w:szCs w:val="18"/>
                <w:rPrChange w:id="2596" w:author="Kinder" w:date="2013-06-29T15:07:00Z">
                  <w:rPr>
                    <w:ins w:id="2597" w:author="Kinder" w:date="2013-06-29T15:05:00Z"/>
                    <w:b/>
                    <w:szCs w:val="18"/>
                  </w:rPr>
                </w:rPrChange>
              </w:rPr>
              <w:pPrChange w:id="2598" w:author="Kinder" w:date="2013-06-29T15:07:00Z">
                <w:pPr>
                  <w:keepNext/>
                  <w:keepLines/>
                  <w:jc w:val="right"/>
                  <w:outlineLvl w:val="2"/>
                </w:pPr>
              </w:pPrChange>
            </w:pPr>
            <w:ins w:id="2599" w:author="Kinder" w:date="2013-06-29T15:05:00Z">
              <w:r w:rsidRPr="00C41516">
                <w:rPr>
                  <w:rFonts w:ascii="Cambria" w:hAnsi="Cambria"/>
                  <w:sz w:val="18"/>
                  <w:szCs w:val="18"/>
                  <w:rPrChange w:id="2600" w:author="Kinder" w:date="2013-06-29T15:06:00Z">
                    <w:rPr>
                      <w:color w:val="0000FF"/>
                      <w:szCs w:val="18"/>
                      <w:u w:val="single"/>
                    </w:rPr>
                  </w:rPrChange>
                </w:rPr>
                <w:t>1,00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601" w:author="Kinder" w:date="2013-06-29T15:05:00Z"/>
                <w:rFonts w:ascii="Cambria" w:hAnsi="Cambria"/>
                <w:color w:val="000000"/>
                <w:sz w:val="18"/>
                <w:szCs w:val="18"/>
                <w:rPrChange w:id="2602" w:author="Unknown">
                  <w:rPr>
                    <w:ins w:id="2603"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604"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605" w:author="Kinder" w:date="2013-06-29T15:05:00Z"/>
                <w:rFonts w:ascii="Cambria" w:hAnsi="Cambria"/>
                <w:sz w:val="18"/>
                <w:szCs w:val="18"/>
                <w:rPrChange w:id="2606" w:author="Kinder" w:date="2013-06-29T15:07:00Z">
                  <w:rPr>
                    <w:ins w:id="2607" w:author="Kinder" w:date="2013-06-29T15:05:00Z"/>
                    <w:b/>
                    <w:szCs w:val="18"/>
                  </w:rPr>
                </w:rPrChange>
              </w:rPr>
              <w:pPrChange w:id="2608" w:author="Kinder" w:date="2013-06-29T15:07:00Z">
                <w:pPr>
                  <w:keepNext/>
                  <w:keepLines/>
                  <w:jc w:val="center"/>
                  <w:outlineLvl w:val="2"/>
                </w:pPr>
              </w:pPrChange>
            </w:pPr>
            <w:ins w:id="2609"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610" w:author="Kinder" w:date="2013-06-29T15:05:00Z"/>
                <w:rFonts w:ascii="Cambria" w:hAnsi="Cambria"/>
                <w:color w:val="000000"/>
                <w:sz w:val="18"/>
                <w:szCs w:val="18"/>
                <w:rPrChange w:id="2611" w:author="Kinder" w:date="2013-06-29T15:07:00Z">
                  <w:rPr>
                    <w:ins w:id="2612" w:author="Kinder" w:date="2013-06-29T15:05:00Z"/>
                    <w:rFonts w:ascii="Calibri" w:hAnsi="Calibri"/>
                    <w:b/>
                    <w:color w:val="000000"/>
                    <w:szCs w:val="18"/>
                  </w:rPr>
                </w:rPrChange>
              </w:rPr>
              <w:pPrChange w:id="2613" w:author="Kinder" w:date="2013-06-29T15:07:00Z">
                <w:pPr>
                  <w:keepNext/>
                  <w:keepLines/>
                  <w:outlineLvl w:val="2"/>
                </w:pPr>
              </w:pPrChange>
            </w:pPr>
            <w:ins w:id="2614" w:author="Kinder" w:date="2013-06-29T15:05:00Z">
              <w:r w:rsidRPr="00C41516">
                <w:rPr>
                  <w:rFonts w:ascii="Cambria" w:hAnsi="Cambria"/>
                  <w:color w:val="000000"/>
                  <w:sz w:val="18"/>
                  <w:szCs w:val="18"/>
                  <w:rPrChange w:id="2615" w:author="Kinder" w:date="2013-06-29T15:06:00Z">
                    <w:rPr>
                      <w:rFonts w:ascii="Calibri" w:hAnsi="Calibri"/>
                      <w:color w:val="000000"/>
                      <w:szCs w:val="18"/>
                      <w:u w:val="single"/>
                    </w:rPr>
                  </w:rPrChange>
                </w:rPr>
                <w:t xml:space="preserve">Visual Impact &amp; </w:t>
              </w:r>
            </w:ins>
            <w:ins w:id="2616" w:author="Kinder" w:date="2013-06-30T08:42:00Z">
              <w:r w:rsidRPr="001D2089">
                <w:rPr>
                  <w:rFonts w:ascii="Cambria" w:hAnsi="Cambria"/>
                  <w:color w:val="000000"/>
                  <w:sz w:val="18"/>
                  <w:szCs w:val="18"/>
                </w:rPr>
                <w:t>Communication effectiveness</w:t>
              </w:r>
            </w:ins>
            <w:ins w:id="2617" w:author="Kinder" w:date="2013-06-29T15:05:00Z">
              <w:r w:rsidRPr="00C41516">
                <w:rPr>
                  <w:rFonts w:ascii="Cambria" w:hAnsi="Cambria"/>
                  <w:color w:val="000000"/>
                  <w:sz w:val="18"/>
                  <w:szCs w:val="18"/>
                  <w:rPrChange w:id="2618" w:author="Kinder" w:date="2013-06-29T15:06:00Z">
                    <w:rPr>
                      <w:rFonts w:ascii="Calibri" w:hAnsi="Calibri"/>
                      <w:color w:val="000000"/>
                      <w:szCs w:val="18"/>
                      <w:u w:val="single"/>
                    </w:rPr>
                  </w:rPrChange>
                </w:rPr>
                <w:t xml:space="preserve">  (Ticket Design)</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619" w:author="Kinder" w:date="2013-06-29T15:05:00Z"/>
                <w:rFonts w:ascii="Cambria" w:hAnsi="Cambria"/>
                <w:sz w:val="18"/>
                <w:szCs w:val="18"/>
                <w:rPrChange w:id="2620" w:author="Kinder" w:date="2013-06-29T15:07:00Z">
                  <w:rPr>
                    <w:ins w:id="2621" w:author="Kinder" w:date="2013-06-29T15:05:00Z"/>
                    <w:b/>
                    <w:szCs w:val="18"/>
                  </w:rPr>
                </w:rPrChange>
              </w:rPr>
              <w:pPrChange w:id="2622" w:author="Kinder" w:date="2013-06-29T15:07:00Z">
                <w:pPr>
                  <w:keepNext/>
                  <w:keepLines/>
                  <w:jc w:val="right"/>
                  <w:outlineLvl w:val="2"/>
                </w:pPr>
              </w:pPrChange>
            </w:pPr>
            <w:ins w:id="2623" w:author="Kinder" w:date="2013-06-29T15:05:00Z">
              <w:r w:rsidRPr="00C41516">
                <w:rPr>
                  <w:rFonts w:ascii="Cambria" w:hAnsi="Cambria"/>
                  <w:sz w:val="18"/>
                  <w:szCs w:val="18"/>
                  <w:rPrChange w:id="2624" w:author="Kinder" w:date="2013-06-29T15:06:00Z">
                    <w:rPr>
                      <w:color w:val="0000FF"/>
                      <w:szCs w:val="18"/>
                      <w:u w:val="single"/>
                    </w:rPr>
                  </w:rPrChange>
                </w:rPr>
                <w:t>0,50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625" w:author="Kinder" w:date="2013-06-29T15:05:00Z"/>
                <w:rFonts w:ascii="Cambria" w:hAnsi="Cambria"/>
                <w:color w:val="000000"/>
                <w:sz w:val="18"/>
                <w:szCs w:val="18"/>
                <w:rPrChange w:id="2626" w:author="Unknown">
                  <w:rPr>
                    <w:ins w:id="2627"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628"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629" w:author="Kinder" w:date="2013-06-29T15:05:00Z"/>
                <w:rFonts w:ascii="Cambria" w:hAnsi="Cambria"/>
                <w:color w:val="000000"/>
                <w:sz w:val="18"/>
                <w:szCs w:val="18"/>
                <w:rPrChange w:id="2630" w:author="Kinder" w:date="2013-06-29T15:07:00Z">
                  <w:rPr>
                    <w:ins w:id="2631" w:author="Kinder" w:date="2013-06-29T15:05:00Z"/>
                    <w:rFonts w:ascii="Calibri" w:hAnsi="Calibri"/>
                    <w:b/>
                    <w:color w:val="000000"/>
                    <w:szCs w:val="18"/>
                  </w:rPr>
                </w:rPrChange>
              </w:rPr>
              <w:pPrChange w:id="2632" w:author="Kinder" w:date="2013-06-29T15:07:00Z">
                <w:pPr>
                  <w:keepNext/>
                  <w:keepLines/>
                  <w:outlineLvl w:val="2"/>
                </w:pPr>
              </w:pPrChange>
            </w:pPr>
            <w:ins w:id="2633" w:author="Kinder" w:date="2013-06-29T15:05:00Z">
              <w:r w:rsidRPr="00E76ED5">
                <w:rPr>
                  <w:rFonts w:ascii="Cambria" w:hAnsi="Cambria"/>
                  <w:color w:val="000000"/>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634" w:author="Kinder" w:date="2013-06-29T15:05:00Z"/>
                <w:rFonts w:ascii="Cambria" w:hAnsi="Cambria"/>
                <w:color w:val="000000"/>
                <w:sz w:val="18"/>
                <w:szCs w:val="18"/>
                <w:rPrChange w:id="2635" w:author="Kinder" w:date="2013-06-29T15:07:00Z">
                  <w:rPr>
                    <w:ins w:id="2636" w:author="Kinder" w:date="2013-06-29T15:05:00Z"/>
                    <w:rFonts w:ascii="Calibri" w:hAnsi="Calibri"/>
                    <w:b/>
                    <w:color w:val="000000"/>
                    <w:szCs w:val="18"/>
                  </w:rPr>
                </w:rPrChange>
              </w:rPr>
              <w:pPrChange w:id="2637" w:author="Kinder" w:date="2013-06-29T15:07:00Z">
                <w:pPr>
                  <w:keepNext/>
                  <w:keepLines/>
                  <w:outlineLvl w:val="2"/>
                </w:pPr>
              </w:pPrChange>
            </w:pPr>
            <w:ins w:id="2638" w:author="Kinder" w:date="2013-06-29T15:05:00Z">
              <w:r w:rsidRPr="00C41516">
                <w:rPr>
                  <w:rFonts w:ascii="Cambria" w:hAnsi="Cambria"/>
                  <w:color w:val="000000"/>
                  <w:sz w:val="18"/>
                  <w:szCs w:val="18"/>
                  <w:rPrChange w:id="2639" w:author="Kinder" w:date="2013-06-29T15:06:00Z">
                    <w:rPr>
                      <w:rFonts w:ascii="Calibri" w:hAnsi="Calibri"/>
                      <w:color w:val="000000"/>
                      <w:szCs w:val="18"/>
                      <w:u w:val="single"/>
                    </w:rPr>
                  </w:rPrChange>
                </w:rPr>
                <w:t xml:space="preserve">Visual Impact &amp; </w:t>
              </w:r>
            </w:ins>
            <w:ins w:id="2640" w:author="Kinder" w:date="2013-06-30T08:42:00Z">
              <w:r w:rsidRPr="001D2089">
                <w:rPr>
                  <w:rFonts w:ascii="Cambria" w:hAnsi="Cambria"/>
                  <w:color w:val="000000"/>
                  <w:sz w:val="18"/>
                  <w:szCs w:val="18"/>
                </w:rPr>
                <w:t>Communication effectiveness</w:t>
              </w:r>
            </w:ins>
            <w:ins w:id="2641" w:author="Kinder" w:date="2013-06-29T15:05:00Z">
              <w:r w:rsidRPr="00C41516">
                <w:rPr>
                  <w:rFonts w:ascii="Cambria" w:hAnsi="Cambria"/>
                  <w:color w:val="000000"/>
                  <w:sz w:val="18"/>
                  <w:szCs w:val="18"/>
                  <w:rPrChange w:id="2642" w:author="Kinder" w:date="2013-06-29T15:06:00Z">
                    <w:rPr>
                      <w:rFonts w:ascii="Calibri" w:hAnsi="Calibri"/>
                      <w:color w:val="000000"/>
                      <w:szCs w:val="18"/>
                      <w:u w:val="single"/>
                    </w:rPr>
                  </w:rPrChange>
                </w:rPr>
                <w:t xml:space="preserve"> (Shopping Bag Design)</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643" w:author="Kinder" w:date="2013-06-29T15:05:00Z"/>
                <w:rFonts w:ascii="Cambria" w:hAnsi="Cambria"/>
                <w:sz w:val="18"/>
                <w:szCs w:val="18"/>
                <w:rPrChange w:id="2644" w:author="Kinder" w:date="2013-06-29T15:07:00Z">
                  <w:rPr>
                    <w:ins w:id="2645" w:author="Kinder" w:date="2013-06-29T15:05:00Z"/>
                    <w:szCs w:val="18"/>
                  </w:rPr>
                </w:rPrChange>
              </w:rPr>
              <w:pPrChange w:id="2646" w:author="Kinder" w:date="2013-06-29T15:07:00Z">
                <w:pPr>
                  <w:jc w:val="right"/>
                </w:pPr>
              </w:pPrChange>
            </w:pPr>
            <w:ins w:id="2647" w:author="Kinder" w:date="2013-06-29T15:05:00Z">
              <w:r w:rsidRPr="00C41516">
                <w:rPr>
                  <w:rFonts w:ascii="Cambria" w:hAnsi="Cambria"/>
                  <w:sz w:val="18"/>
                  <w:szCs w:val="18"/>
                  <w:rPrChange w:id="2648" w:author="Kinder" w:date="2013-06-29T15:06:00Z">
                    <w:rPr>
                      <w:color w:val="0000FF"/>
                      <w:szCs w:val="18"/>
                      <w:u w:val="single"/>
                    </w:rPr>
                  </w:rPrChange>
                </w:rPr>
                <w:t>1,00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649" w:author="Kinder" w:date="2013-06-29T15:05:00Z"/>
                <w:rFonts w:ascii="Cambria" w:hAnsi="Cambria"/>
                <w:color w:val="000000"/>
                <w:sz w:val="18"/>
                <w:szCs w:val="18"/>
                <w:rPrChange w:id="2650" w:author="Unknown">
                  <w:rPr>
                    <w:ins w:id="2651"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652"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653" w:author="Kinder" w:date="2013-06-29T15:05:00Z"/>
                <w:rFonts w:ascii="Cambria" w:hAnsi="Cambria"/>
                <w:color w:val="000000"/>
                <w:sz w:val="18"/>
                <w:szCs w:val="18"/>
                <w:rPrChange w:id="2654" w:author="Kinder" w:date="2013-06-29T15:07:00Z">
                  <w:rPr>
                    <w:ins w:id="2655" w:author="Kinder" w:date="2013-06-29T15:05:00Z"/>
                    <w:rFonts w:ascii="Calibri" w:hAnsi="Calibri"/>
                    <w:b/>
                    <w:color w:val="000000"/>
                    <w:szCs w:val="18"/>
                  </w:rPr>
                </w:rPrChange>
              </w:rPr>
              <w:pPrChange w:id="2656" w:author="Kinder" w:date="2013-06-29T15:07:00Z">
                <w:pPr>
                  <w:keepNext/>
                  <w:keepLines/>
                  <w:outlineLvl w:val="2"/>
                </w:pPr>
              </w:pPrChange>
            </w:pPr>
            <w:ins w:id="2657" w:author="Kinder" w:date="2013-06-29T15:05:00Z">
              <w:r w:rsidRPr="00E76ED5">
                <w:rPr>
                  <w:rFonts w:ascii="Cambria" w:hAnsi="Cambria"/>
                  <w:color w:val="000000"/>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658" w:author="Kinder" w:date="2013-06-29T15:05:00Z"/>
                <w:rFonts w:ascii="Cambria" w:hAnsi="Cambria"/>
                <w:color w:val="000000"/>
                <w:sz w:val="18"/>
                <w:szCs w:val="18"/>
                <w:rPrChange w:id="2659" w:author="Kinder" w:date="2013-06-29T15:07:00Z">
                  <w:rPr>
                    <w:ins w:id="2660" w:author="Kinder" w:date="2013-06-29T15:05:00Z"/>
                    <w:rFonts w:ascii="Calibri" w:hAnsi="Calibri"/>
                    <w:b/>
                    <w:color w:val="000000"/>
                    <w:szCs w:val="18"/>
                  </w:rPr>
                </w:rPrChange>
              </w:rPr>
              <w:pPrChange w:id="2661" w:author="Kinder" w:date="2013-06-29T15:07:00Z">
                <w:pPr>
                  <w:keepNext/>
                  <w:keepLines/>
                  <w:outlineLvl w:val="2"/>
                </w:pPr>
              </w:pPrChange>
            </w:pPr>
            <w:ins w:id="2662" w:author="Kinder" w:date="2013-06-29T15:05:00Z">
              <w:r w:rsidRPr="00C41516">
                <w:rPr>
                  <w:rFonts w:ascii="Cambria" w:hAnsi="Cambria"/>
                  <w:color w:val="000000"/>
                  <w:sz w:val="18"/>
                  <w:szCs w:val="18"/>
                  <w:rPrChange w:id="2663" w:author="Kinder" w:date="2013-06-29T15:06:00Z">
                    <w:rPr>
                      <w:rFonts w:ascii="Calibri" w:hAnsi="Calibri"/>
                      <w:color w:val="000000"/>
                      <w:szCs w:val="18"/>
                      <w:u w:val="single"/>
                    </w:rPr>
                  </w:rPrChange>
                </w:rPr>
                <w:t>Quality of the typography for all task</w:t>
              </w:r>
            </w:ins>
            <w:ins w:id="2664" w:author="Kinder" w:date="2013-06-30T08:42:00Z">
              <w:r>
                <w:rPr>
                  <w:rFonts w:ascii="Cambria" w:hAnsi="Cambria"/>
                  <w:color w:val="000000"/>
                  <w:sz w:val="18"/>
                  <w:szCs w:val="18"/>
                </w:rPr>
                <w:t>s</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665" w:author="Kinder" w:date="2013-06-29T15:05:00Z"/>
                <w:rFonts w:ascii="Cambria" w:hAnsi="Cambria"/>
                <w:sz w:val="18"/>
                <w:szCs w:val="18"/>
                <w:rPrChange w:id="2666" w:author="Kinder" w:date="2013-06-29T15:07:00Z">
                  <w:rPr>
                    <w:ins w:id="2667" w:author="Kinder" w:date="2013-06-29T15:05:00Z"/>
                    <w:b/>
                    <w:szCs w:val="18"/>
                  </w:rPr>
                </w:rPrChange>
              </w:rPr>
              <w:pPrChange w:id="2668" w:author="Kinder" w:date="2013-06-29T15:07:00Z">
                <w:pPr>
                  <w:keepNext/>
                  <w:keepLines/>
                  <w:jc w:val="right"/>
                  <w:outlineLvl w:val="2"/>
                </w:pPr>
              </w:pPrChange>
            </w:pPr>
            <w:ins w:id="2669" w:author="Kinder" w:date="2013-06-29T15:05:00Z">
              <w:r w:rsidRPr="00C41516">
                <w:rPr>
                  <w:rFonts w:ascii="Cambria" w:hAnsi="Cambria"/>
                  <w:sz w:val="18"/>
                  <w:szCs w:val="18"/>
                  <w:rPrChange w:id="2670" w:author="Kinder" w:date="2013-06-29T15:06:00Z">
                    <w:rPr>
                      <w:color w:val="0000FF"/>
                      <w:szCs w:val="18"/>
                      <w:u w:val="single"/>
                    </w:rPr>
                  </w:rPrChange>
                </w:rPr>
                <w:t>1,00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671" w:author="Kinder" w:date="2013-06-29T15:05:00Z"/>
                <w:rFonts w:ascii="Cambria" w:hAnsi="Cambria"/>
                <w:color w:val="000000"/>
                <w:sz w:val="18"/>
                <w:szCs w:val="18"/>
                <w:rPrChange w:id="2672" w:author="Unknown">
                  <w:rPr>
                    <w:ins w:id="2673"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674"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675" w:author="Kinder" w:date="2013-06-29T15:05:00Z"/>
                <w:rFonts w:ascii="Cambria" w:hAnsi="Cambria"/>
                <w:color w:val="000000"/>
                <w:sz w:val="18"/>
                <w:szCs w:val="18"/>
                <w:rPrChange w:id="2676" w:author="Kinder" w:date="2013-06-29T15:07:00Z">
                  <w:rPr>
                    <w:ins w:id="2677" w:author="Kinder" w:date="2013-06-29T15:05:00Z"/>
                    <w:rFonts w:ascii="Calibri" w:hAnsi="Calibri"/>
                    <w:b/>
                    <w:color w:val="000000"/>
                    <w:szCs w:val="18"/>
                  </w:rPr>
                </w:rPrChange>
              </w:rPr>
              <w:pPrChange w:id="2678" w:author="Kinder" w:date="2013-06-29T15:07:00Z">
                <w:pPr>
                  <w:keepNext/>
                  <w:keepLines/>
                  <w:outlineLvl w:val="2"/>
                </w:pPr>
              </w:pPrChange>
            </w:pPr>
            <w:ins w:id="2679" w:author="Kinder" w:date="2013-06-29T15:05:00Z">
              <w:r w:rsidRPr="00E76ED5">
                <w:rPr>
                  <w:rFonts w:ascii="Cambria" w:hAnsi="Cambria"/>
                  <w:color w:val="000000"/>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680" w:author="Kinder" w:date="2013-06-29T15:05:00Z"/>
                <w:rFonts w:ascii="Cambria" w:hAnsi="Cambria"/>
                <w:color w:val="000000"/>
                <w:sz w:val="18"/>
                <w:szCs w:val="18"/>
                <w:rPrChange w:id="2681" w:author="Kinder" w:date="2013-06-29T15:07:00Z">
                  <w:rPr>
                    <w:ins w:id="2682" w:author="Kinder" w:date="2013-06-29T15:05:00Z"/>
                    <w:rFonts w:ascii="Calibri" w:hAnsi="Calibri"/>
                    <w:b/>
                    <w:color w:val="000000"/>
                    <w:szCs w:val="18"/>
                  </w:rPr>
                </w:rPrChange>
              </w:rPr>
              <w:pPrChange w:id="2683" w:author="Kinder" w:date="2013-06-29T15:07:00Z">
                <w:pPr>
                  <w:keepNext/>
                  <w:keepLines/>
                  <w:outlineLvl w:val="2"/>
                </w:pPr>
              </w:pPrChange>
            </w:pPr>
            <w:ins w:id="2684" w:author="Kinder" w:date="2013-06-29T15:05:00Z">
              <w:r w:rsidRPr="00C41516">
                <w:rPr>
                  <w:rFonts w:ascii="Cambria" w:hAnsi="Cambria"/>
                  <w:color w:val="000000"/>
                  <w:sz w:val="18"/>
                  <w:szCs w:val="18"/>
                  <w:rPrChange w:id="2685" w:author="Kinder" w:date="2013-06-29T15:06:00Z">
                    <w:rPr>
                      <w:rFonts w:ascii="Calibri" w:hAnsi="Calibri"/>
                      <w:color w:val="000000"/>
                      <w:szCs w:val="18"/>
                      <w:u w:val="single"/>
                    </w:rPr>
                  </w:rPrChange>
                </w:rPr>
                <w:t>Quality of the colours for all task</w:t>
              </w:r>
            </w:ins>
            <w:ins w:id="2686" w:author="Kinder" w:date="2013-06-30T08:42:00Z">
              <w:r>
                <w:rPr>
                  <w:rFonts w:ascii="Cambria" w:hAnsi="Cambria"/>
                  <w:color w:val="000000"/>
                  <w:sz w:val="18"/>
                  <w:szCs w:val="18"/>
                </w:rPr>
                <w:t>s</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687" w:author="Kinder" w:date="2013-06-29T15:05:00Z"/>
                <w:rFonts w:ascii="Cambria" w:hAnsi="Cambria"/>
                <w:sz w:val="18"/>
                <w:szCs w:val="18"/>
                <w:rPrChange w:id="2688" w:author="Kinder" w:date="2013-06-29T15:07:00Z">
                  <w:rPr>
                    <w:ins w:id="2689" w:author="Kinder" w:date="2013-06-29T15:05:00Z"/>
                    <w:b/>
                    <w:szCs w:val="18"/>
                  </w:rPr>
                </w:rPrChange>
              </w:rPr>
              <w:pPrChange w:id="2690" w:author="Kinder" w:date="2013-06-29T15:07:00Z">
                <w:pPr>
                  <w:keepNext/>
                  <w:keepLines/>
                  <w:jc w:val="right"/>
                  <w:outlineLvl w:val="2"/>
                </w:pPr>
              </w:pPrChange>
            </w:pPr>
            <w:ins w:id="2691" w:author="Kinder" w:date="2013-06-29T15:05:00Z">
              <w:r w:rsidRPr="00C41516">
                <w:rPr>
                  <w:rFonts w:ascii="Cambria" w:hAnsi="Cambria"/>
                  <w:sz w:val="18"/>
                  <w:szCs w:val="18"/>
                  <w:rPrChange w:id="2692" w:author="Kinder" w:date="2013-06-29T15:06:00Z">
                    <w:rPr>
                      <w:color w:val="0000FF"/>
                      <w:szCs w:val="18"/>
                      <w:u w:val="single"/>
                    </w:rPr>
                  </w:rPrChange>
                </w:rPr>
                <w:t>1,00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693" w:author="Kinder" w:date="2013-06-29T15:05:00Z"/>
                <w:rFonts w:ascii="Cambria" w:hAnsi="Cambria"/>
                <w:color w:val="000000"/>
                <w:sz w:val="18"/>
                <w:szCs w:val="18"/>
                <w:rPrChange w:id="2694" w:author="Unknown">
                  <w:rPr>
                    <w:ins w:id="2695"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696"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697" w:author="Kinder" w:date="2013-06-29T15:05:00Z"/>
                <w:rFonts w:ascii="Cambria" w:hAnsi="Cambria"/>
                <w:color w:val="000000"/>
                <w:sz w:val="18"/>
                <w:szCs w:val="18"/>
                <w:rPrChange w:id="2698" w:author="Kinder" w:date="2013-06-29T15:07:00Z">
                  <w:rPr>
                    <w:ins w:id="2699" w:author="Kinder" w:date="2013-06-29T15:05:00Z"/>
                    <w:rFonts w:ascii="Calibri" w:hAnsi="Calibri"/>
                    <w:b/>
                    <w:color w:val="000000"/>
                    <w:szCs w:val="18"/>
                  </w:rPr>
                </w:rPrChange>
              </w:rPr>
              <w:pPrChange w:id="2700" w:author="Kinder" w:date="2013-06-29T15:07:00Z">
                <w:pPr>
                  <w:keepNext/>
                  <w:keepLines/>
                  <w:outlineLvl w:val="2"/>
                </w:pPr>
              </w:pPrChange>
            </w:pPr>
            <w:ins w:id="2701" w:author="Kinder" w:date="2013-06-29T15:05:00Z">
              <w:r w:rsidRPr="00E76ED5">
                <w:rPr>
                  <w:rFonts w:ascii="Cambria" w:hAnsi="Cambria"/>
                  <w:color w:val="000000"/>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pPr>
              <w:rPr>
                <w:ins w:id="2702" w:author="Kinder" w:date="2013-06-29T15:05:00Z"/>
                <w:rFonts w:ascii="Cambria" w:hAnsi="Cambria"/>
                <w:color w:val="000000"/>
                <w:sz w:val="18"/>
                <w:szCs w:val="18"/>
                <w:rPrChange w:id="2703" w:author="Unknown">
                  <w:rPr>
                    <w:ins w:id="2704" w:author="Kinder" w:date="2013-06-29T15:05:00Z"/>
                    <w:rFonts w:ascii="Calibri" w:hAnsi="Calibri"/>
                    <w:color w:val="000000"/>
                    <w:szCs w:val="18"/>
                  </w:rPr>
                </w:rPrChange>
              </w:rPr>
            </w:pPr>
            <w:ins w:id="2705" w:author="Kinder" w:date="2013-06-29T15:05:00Z">
              <w:r w:rsidRPr="00C41516">
                <w:rPr>
                  <w:rFonts w:ascii="Cambria" w:hAnsi="Cambria"/>
                  <w:color w:val="000000"/>
                  <w:sz w:val="18"/>
                  <w:szCs w:val="18"/>
                  <w:rPrChange w:id="2706" w:author="Kinder" w:date="2013-06-29T15:06:00Z">
                    <w:rPr>
                      <w:rFonts w:ascii="Calibri" w:hAnsi="Calibri"/>
                      <w:color w:val="000000"/>
                      <w:szCs w:val="18"/>
                      <w:u w:val="single"/>
                    </w:rPr>
                  </w:rPrChange>
                </w:rPr>
                <w:t>Quality of the mounted presentation</w:t>
              </w:r>
            </w:ins>
            <w:ins w:id="2707" w:author="Kinder" w:date="2013-06-30T08:43:00Z">
              <w:r>
                <w:rPr>
                  <w:rFonts w:ascii="Cambria" w:hAnsi="Cambria"/>
                  <w:color w:val="000000"/>
                  <w:sz w:val="18"/>
                  <w:szCs w:val="18"/>
                </w:rPr>
                <w:t>s</w:t>
              </w:r>
            </w:ins>
            <w:ins w:id="2708" w:author="Kinder" w:date="2013-06-29T15:05:00Z">
              <w:r w:rsidRPr="00C41516">
                <w:rPr>
                  <w:rFonts w:ascii="Cambria" w:hAnsi="Cambria"/>
                  <w:color w:val="000000"/>
                  <w:sz w:val="18"/>
                  <w:szCs w:val="18"/>
                  <w:rPrChange w:id="2709" w:author="Kinder" w:date="2013-06-29T15:06:00Z">
                    <w:rPr>
                      <w:rFonts w:ascii="Calibri" w:hAnsi="Calibri"/>
                      <w:color w:val="000000"/>
                      <w:szCs w:val="18"/>
                      <w:u w:val="single"/>
                    </w:rPr>
                  </w:rPrChange>
                </w:rPr>
                <w:t xml:space="preserve"> and the printout</w:t>
              </w:r>
            </w:ins>
            <w:ins w:id="2710" w:author="Kinder" w:date="2013-06-30T08:43:00Z">
              <w:r>
                <w:rPr>
                  <w:rFonts w:ascii="Cambria" w:hAnsi="Cambria"/>
                  <w:color w:val="000000"/>
                  <w:sz w:val="18"/>
                  <w:szCs w:val="18"/>
                </w:rPr>
                <w:t>s</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711" w:author="Kinder" w:date="2013-06-29T15:05:00Z"/>
                <w:rFonts w:ascii="Cambria" w:hAnsi="Cambria"/>
                <w:sz w:val="18"/>
                <w:szCs w:val="18"/>
                <w:rPrChange w:id="2712" w:author="Kinder" w:date="2013-06-29T15:07:00Z">
                  <w:rPr>
                    <w:ins w:id="2713" w:author="Kinder" w:date="2013-06-29T15:05:00Z"/>
                    <w:b/>
                    <w:szCs w:val="18"/>
                  </w:rPr>
                </w:rPrChange>
              </w:rPr>
              <w:pPrChange w:id="2714" w:author="Kinder" w:date="2013-06-29T15:07:00Z">
                <w:pPr>
                  <w:keepNext/>
                  <w:keepLines/>
                  <w:jc w:val="right"/>
                  <w:outlineLvl w:val="2"/>
                </w:pPr>
              </w:pPrChange>
            </w:pPr>
            <w:ins w:id="2715" w:author="Kinder" w:date="2013-06-29T15:05:00Z">
              <w:r w:rsidRPr="00C41516">
                <w:rPr>
                  <w:rFonts w:ascii="Cambria" w:hAnsi="Cambria"/>
                  <w:sz w:val="18"/>
                  <w:szCs w:val="18"/>
                  <w:rPrChange w:id="2716" w:author="Kinder" w:date="2013-06-29T15:06:00Z">
                    <w:rPr>
                      <w:color w:val="0000FF"/>
                      <w:szCs w:val="18"/>
                      <w:u w:val="single"/>
                    </w:rPr>
                  </w:rPrChange>
                </w:rPr>
                <w:t>1,00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717" w:author="Kinder" w:date="2013-06-29T15:05:00Z"/>
                <w:rFonts w:ascii="Cambria" w:hAnsi="Cambria"/>
                <w:color w:val="000000"/>
                <w:sz w:val="18"/>
                <w:szCs w:val="18"/>
                <w:rPrChange w:id="2718" w:author="Unknown">
                  <w:rPr>
                    <w:ins w:id="2719"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720"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721" w:author="Kinder" w:date="2013-06-29T15:05:00Z"/>
                <w:rFonts w:ascii="Cambria" w:hAnsi="Cambria"/>
                <w:sz w:val="18"/>
                <w:szCs w:val="18"/>
                <w:rPrChange w:id="2722" w:author="Kinder" w:date="2013-06-29T15:07:00Z">
                  <w:rPr>
                    <w:ins w:id="2723" w:author="Kinder" w:date="2013-06-29T15:05:00Z"/>
                    <w:b/>
                    <w:szCs w:val="18"/>
                  </w:rPr>
                </w:rPrChange>
              </w:rPr>
              <w:pPrChange w:id="2724" w:author="Kinder" w:date="2013-06-29T15:07:00Z">
                <w:pPr>
                  <w:keepNext/>
                  <w:keepLines/>
                  <w:jc w:val="center"/>
                  <w:outlineLvl w:val="2"/>
                </w:pPr>
              </w:pPrChange>
            </w:pPr>
            <w:ins w:id="2725" w:author="Kinder" w:date="2013-06-29T15:05:00Z">
              <w:r w:rsidRPr="00C41516">
                <w:rPr>
                  <w:rFonts w:ascii="Cambria" w:hAnsi="Cambria"/>
                  <w:sz w:val="18"/>
                  <w:szCs w:val="18"/>
                  <w:rPrChange w:id="2726" w:author="Kinder" w:date="2013-06-29T15:06:00Z">
                    <w:rPr>
                      <w:color w:val="0000FF"/>
                      <w:szCs w:val="18"/>
                      <w:u w:val="single"/>
                    </w:rPr>
                  </w:rPrChange>
                </w:rPr>
                <w:t>C2</w:t>
              </w:r>
            </w:ins>
          </w:p>
        </w:tc>
        <w:tc>
          <w:tcPr>
            <w:tcW w:w="6945" w:type="dxa"/>
            <w:gridSpan w:val="3"/>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727" w:author="Kinder" w:date="2013-06-29T15:05:00Z"/>
                <w:rFonts w:ascii="Cambria" w:hAnsi="Cambria"/>
                <w:color w:val="000000"/>
                <w:sz w:val="18"/>
                <w:szCs w:val="18"/>
                <w:rPrChange w:id="2728" w:author="Unknown">
                  <w:rPr>
                    <w:ins w:id="2729" w:author="Kinder" w:date="2013-06-29T15:05:00Z"/>
                    <w:rFonts w:ascii="Calibri" w:hAnsi="Calibri"/>
                    <w:color w:val="000000"/>
                    <w:szCs w:val="18"/>
                  </w:rPr>
                </w:rPrChange>
              </w:rPr>
            </w:pPr>
          </w:p>
        </w:tc>
        <w:tc>
          <w:tcPr>
            <w:tcW w:w="464" w:type="dxa"/>
            <w:tcBorders>
              <w:top w:val="nil"/>
              <w:left w:val="single" w:sz="4" w:space="0" w:color="auto"/>
              <w:bottom w:val="nil"/>
              <w:right w:val="single" w:sz="4" w:space="0" w:color="auto"/>
            </w:tcBorders>
            <w:noWrap/>
            <w:tcMar>
              <w:top w:w="15" w:type="dxa"/>
              <w:left w:w="15" w:type="dxa"/>
              <w:bottom w:w="0" w:type="dxa"/>
              <w:right w:w="15" w:type="dxa"/>
            </w:tcMar>
            <w:vAlign w:val="bottom"/>
          </w:tcPr>
          <w:p w:rsidR="00C41516" w:rsidRPr="00C41516" w:rsidRDefault="00C41516" w:rsidP="00C41516">
            <w:pPr>
              <w:rPr>
                <w:ins w:id="2730" w:author="Kinder" w:date="2013-06-29T15:05:00Z"/>
                <w:rFonts w:ascii="Cambria" w:hAnsi="Cambria"/>
                <w:color w:val="000000"/>
                <w:sz w:val="18"/>
                <w:szCs w:val="18"/>
                <w:rPrChange w:id="2731" w:author="Kinder" w:date="2013-06-29T15:07:00Z">
                  <w:rPr>
                    <w:ins w:id="2732" w:author="Kinder" w:date="2013-06-29T15:05:00Z"/>
                    <w:rFonts w:ascii="Calibri" w:hAnsi="Calibri"/>
                    <w:b/>
                    <w:color w:val="000000"/>
                    <w:szCs w:val="18"/>
                  </w:rPr>
                </w:rPrChange>
              </w:rPr>
              <w:pPrChange w:id="2733" w:author="Kinder" w:date="2013-06-29T15:07:00Z">
                <w:pPr>
                  <w:keepNext/>
                  <w:keepLines/>
                  <w:outlineLvl w:val="2"/>
                </w:pPr>
              </w:pPrChange>
            </w:pPr>
            <w:ins w:id="2734" w:author="Kinder" w:date="2013-06-29T15:05:00Z">
              <w:r w:rsidRPr="00E76ED5">
                <w:rPr>
                  <w:rFonts w:ascii="Cambria" w:hAnsi="Cambria"/>
                  <w:color w:val="000000"/>
                  <w:sz w:val="18"/>
                  <w:szCs w:val="18"/>
                </w:rPr>
                <w:t> </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rsidP="00C41516">
            <w:pPr>
              <w:rPr>
                <w:ins w:id="2735" w:author="Kinder" w:date="2013-06-29T15:05:00Z"/>
                <w:rFonts w:ascii="Cambria" w:hAnsi="Cambria"/>
                <w:color w:val="000000"/>
                <w:sz w:val="18"/>
                <w:szCs w:val="18"/>
                <w:rPrChange w:id="2736" w:author="Kinder" w:date="2013-06-29T15:07:00Z">
                  <w:rPr>
                    <w:ins w:id="2737" w:author="Kinder" w:date="2013-06-29T15:05:00Z"/>
                    <w:rFonts w:ascii="Calibri" w:hAnsi="Calibri"/>
                    <w:b/>
                    <w:color w:val="000000"/>
                    <w:sz w:val="24"/>
                    <w:szCs w:val="18"/>
                  </w:rPr>
                </w:rPrChange>
              </w:rPr>
              <w:pPrChange w:id="2738" w:author="Kinder" w:date="2013-06-29T15:07:00Z">
                <w:pPr>
                  <w:keepNext/>
                  <w:keepLines/>
                  <w:jc w:val="right"/>
                  <w:outlineLvl w:val="2"/>
                </w:pPr>
              </w:pPrChange>
            </w:pPr>
            <w:ins w:id="2739" w:author="Kinder" w:date="2013-06-29T15:05:00Z">
              <w:r w:rsidRPr="00C41516">
                <w:rPr>
                  <w:rFonts w:ascii="Cambria" w:hAnsi="Cambria"/>
                  <w:color w:val="000000"/>
                  <w:sz w:val="18"/>
                  <w:szCs w:val="18"/>
                  <w:rPrChange w:id="2740" w:author="Kinder" w:date="2013-06-29T15:06:00Z">
                    <w:rPr>
                      <w:rFonts w:ascii="Calibri" w:hAnsi="Calibri"/>
                      <w:color w:val="000000"/>
                      <w:sz w:val="24"/>
                      <w:szCs w:val="18"/>
                      <w:u w:val="single"/>
                    </w:rPr>
                  </w:rPrChange>
                </w:rPr>
                <w:t>4,00</w:t>
              </w:r>
            </w:ins>
          </w:p>
        </w:tc>
      </w:tr>
      <w:tr w:rsidR="00C41516" w:rsidRPr="00D32E4A" w:rsidTr="001E709A">
        <w:tblPrEx>
          <w:tblCellMar>
            <w:left w:w="0" w:type="dxa"/>
            <w:right w:w="0" w:type="dxa"/>
          </w:tblCellMar>
        </w:tblPrEx>
        <w:trPr>
          <w:trHeight w:val="300"/>
          <w:ins w:id="2741"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742" w:author="Kinder" w:date="2013-06-29T15:05:00Z"/>
                <w:rFonts w:ascii="Cambria" w:hAnsi="Cambria"/>
                <w:sz w:val="18"/>
                <w:szCs w:val="18"/>
                <w:rPrChange w:id="2743" w:author="Kinder" w:date="2013-06-29T15:07:00Z">
                  <w:rPr>
                    <w:ins w:id="2744" w:author="Kinder" w:date="2013-06-29T15:05:00Z"/>
                    <w:b/>
                    <w:szCs w:val="18"/>
                  </w:rPr>
                </w:rPrChange>
              </w:rPr>
              <w:pPrChange w:id="2745" w:author="Kinder" w:date="2013-06-29T15:07:00Z">
                <w:pPr>
                  <w:keepNext/>
                  <w:keepLines/>
                  <w:jc w:val="center"/>
                  <w:outlineLvl w:val="2"/>
                </w:pPr>
              </w:pPrChange>
            </w:pPr>
            <w:ins w:id="2746"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747" w:author="Kinder" w:date="2013-06-29T15:05:00Z"/>
                <w:rFonts w:ascii="Cambria" w:hAnsi="Cambria"/>
                <w:color w:val="000000"/>
                <w:sz w:val="18"/>
                <w:szCs w:val="18"/>
                <w:rPrChange w:id="2748" w:author="Kinder" w:date="2013-06-29T15:07:00Z">
                  <w:rPr>
                    <w:ins w:id="2749" w:author="Kinder" w:date="2013-06-29T15:05:00Z"/>
                    <w:rFonts w:ascii="Calibri" w:hAnsi="Calibri"/>
                    <w:b/>
                    <w:color w:val="000000"/>
                    <w:szCs w:val="18"/>
                  </w:rPr>
                </w:rPrChange>
              </w:rPr>
              <w:pPrChange w:id="2750" w:author="Kinder" w:date="2013-06-29T15:07:00Z">
                <w:pPr>
                  <w:keepNext/>
                  <w:keepLines/>
                  <w:outlineLvl w:val="2"/>
                </w:pPr>
              </w:pPrChange>
            </w:pPr>
            <w:ins w:id="2751" w:author="Kinder" w:date="2013-06-29T15:05:00Z">
              <w:r>
                <w:rPr>
                  <w:rFonts w:ascii="Cambria" w:hAnsi="Cambria"/>
                  <w:color w:val="000000"/>
                  <w:sz w:val="18"/>
                  <w:szCs w:val="18"/>
                </w:rPr>
                <w:t>Resolution of images in Layout</w:t>
              </w:r>
              <w:r w:rsidRPr="00C41516">
                <w:rPr>
                  <w:rFonts w:ascii="Cambria" w:hAnsi="Cambria"/>
                  <w:color w:val="000000"/>
                  <w:sz w:val="18"/>
                  <w:szCs w:val="18"/>
                  <w:rPrChange w:id="2752" w:author="Kinder" w:date="2013-06-29T15:06:00Z">
                    <w:rPr>
                      <w:rFonts w:ascii="Calibri" w:hAnsi="Calibri"/>
                      <w:color w:val="000000"/>
                      <w:szCs w:val="18"/>
                      <w:u w:val="single"/>
                    </w:rPr>
                  </w:rPrChange>
                </w:rPr>
                <w:t xml:space="preserve"> as specified in T1, T2, T3, T4</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753" w:author="Kinder" w:date="2013-06-29T15:05:00Z"/>
                <w:rFonts w:ascii="Cambria" w:hAnsi="Cambria"/>
                <w:sz w:val="18"/>
                <w:szCs w:val="18"/>
                <w:rPrChange w:id="2754" w:author="Kinder" w:date="2013-06-29T15:07:00Z">
                  <w:rPr>
                    <w:ins w:id="2755" w:author="Kinder" w:date="2013-06-29T15:05:00Z"/>
                    <w:szCs w:val="18"/>
                  </w:rPr>
                </w:rPrChange>
              </w:rPr>
              <w:pPrChange w:id="2756" w:author="Kinder" w:date="2013-06-29T15:07:00Z">
                <w:pPr>
                  <w:jc w:val="right"/>
                </w:pPr>
              </w:pPrChange>
            </w:pPr>
            <w:ins w:id="2757" w:author="Kinder" w:date="2013-06-29T15:05:00Z">
              <w:r w:rsidRPr="00C41516">
                <w:rPr>
                  <w:rFonts w:ascii="Cambria" w:hAnsi="Cambria"/>
                  <w:sz w:val="18"/>
                  <w:szCs w:val="18"/>
                  <w:rPrChange w:id="2758" w:author="Kinder" w:date="2013-06-29T15:06:00Z">
                    <w:rPr>
                      <w:color w:val="0000FF"/>
                      <w:szCs w:val="18"/>
                      <w:u w:val="single"/>
                    </w:rPr>
                  </w:rPrChange>
                </w:rPr>
                <w:t>0,75</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759" w:author="Kinder" w:date="2013-06-29T15:05:00Z"/>
                <w:rFonts w:ascii="Cambria" w:hAnsi="Cambria"/>
                <w:color w:val="000000"/>
                <w:sz w:val="18"/>
                <w:szCs w:val="18"/>
                <w:rPrChange w:id="2760" w:author="Unknown">
                  <w:rPr>
                    <w:ins w:id="2761"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762"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763" w:author="Kinder" w:date="2013-06-29T15:05:00Z"/>
                <w:rFonts w:ascii="Cambria" w:hAnsi="Cambria"/>
                <w:sz w:val="18"/>
                <w:szCs w:val="18"/>
                <w:rPrChange w:id="2764" w:author="Kinder" w:date="2013-06-29T15:07:00Z">
                  <w:rPr>
                    <w:ins w:id="2765" w:author="Kinder" w:date="2013-06-29T15:05:00Z"/>
                    <w:b/>
                    <w:szCs w:val="18"/>
                  </w:rPr>
                </w:rPrChange>
              </w:rPr>
              <w:pPrChange w:id="2766" w:author="Kinder" w:date="2013-06-29T15:07:00Z">
                <w:pPr>
                  <w:keepNext/>
                  <w:keepLines/>
                  <w:jc w:val="center"/>
                  <w:outlineLvl w:val="2"/>
                </w:pPr>
              </w:pPrChange>
            </w:pPr>
            <w:ins w:id="2767"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768" w:author="Kinder" w:date="2013-06-29T15:05:00Z"/>
                <w:rFonts w:ascii="Cambria" w:hAnsi="Cambria"/>
                <w:color w:val="000000"/>
                <w:sz w:val="18"/>
                <w:szCs w:val="18"/>
                <w:rPrChange w:id="2769" w:author="Kinder" w:date="2013-06-29T15:07:00Z">
                  <w:rPr>
                    <w:ins w:id="2770" w:author="Kinder" w:date="2013-06-29T15:05:00Z"/>
                    <w:rFonts w:ascii="Calibri" w:hAnsi="Calibri"/>
                    <w:b/>
                    <w:color w:val="000000"/>
                    <w:szCs w:val="18"/>
                  </w:rPr>
                </w:rPrChange>
              </w:rPr>
              <w:pPrChange w:id="2771" w:author="Kinder" w:date="2013-06-29T15:07:00Z">
                <w:pPr>
                  <w:keepNext/>
                  <w:keepLines/>
                  <w:outlineLvl w:val="2"/>
                </w:pPr>
              </w:pPrChange>
            </w:pPr>
            <w:ins w:id="2772" w:author="Kinder" w:date="2013-06-29T15:05:00Z">
              <w:r w:rsidRPr="00C41516">
                <w:rPr>
                  <w:rFonts w:ascii="Cambria" w:hAnsi="Cambria"/>
                  <w:color w:val="000000"/>
                  <w:sz w:val="18"/>
                  <w:szCs w:val="18"/>
                  <w:rPrChange w:id="2773" w:author="Kinder" w:date="2013-06-29T15:06:00Z">
                    <w:rPr>
                      <w:rFonts w:ascii="Calibri" w:hAnsi="Calibri"/>
                      <w:color w:val="000000"/>
                      <w:szCs w:val="18"/>
                      <w:u w:val="single"/>
                    </w:rPr>
                  </w:rPrChange>
                </w:rPr>
                <w:t>Colour mode of the Logo as specified in all task</w:t>
              </w:r>
            </w:ins>
            <w:ins w:id="2774" w:author="Kinder" w:date="2013-06-30T08:43:00Z">
              <w:r>
                <w:rPr>
                  <w:rFonts w:ascii="Cambria" w:hAnsi="Cambria"/>
                  <w:color w:val="000000"/>
                  <w:sz w:val="18"/>
                  <w:szCs w:val="18"/>
                </w:rPr>
                <w:t>s</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775" w:author="Kinder" w:date="2013-06-29T15:05:00Z"/>
                <w:rFonts w:ascii="Cambria" w:hAnsi="Cambria"/>
                <w:sz w:val="18"/>
                <w:szCs w:val="18"/>
                <w:rPrChange w:id="2776" w:author="Kinder" w:date="2013-06-29T15:07:00Z">
                  <w:rPr>
                    <w:ins w:id="2777" w:author="Kinder" w:date="2013-06-29T15:05:00Z"/>
                    <w:b/>
                    <w:szCs w:val="18"/>
                  </w:rPr>
                </w:rPrChange>
              </w:rPr>
              <w:pPrChange w:id="2778" w:author="Kinder" w:date="2013-06-29T15:07:00Z">
                <w:pPr>
                  <w:keepNext/>
                  <w:keepLines/>
                  <w:jc w:val="right"/>
                  <w:outlineLvl w:val="2"/>
                </w:pPr>
              </w:pPrChange>
            </w:pPr>
            <w:ins w:id="2779" w:author="Kinder" w:date="2013-06-29T15:05:00Z">
              <w:r w:rsidRPr="00C41516">
                <w:rPr>
                  <w:rFonts w:ascii="Cambria" w:hAnsi="Cambria"/>
                  <w:sz w:val="18"/>
                  <w:szCs w:val="18"/>
                  <w:rPrChange w:id="2780" w:author="Kinder" w:date="2013-06-29T15:06:00Z">
                    <w:rPr>
                      <w:color w:val="0000FF"/>
                      <w:szCs w:val="18"/>
                      <w:u w:val="single"/>
                    </w:rPr>
                  </w:rPrChange>
                </w:rPr>
                <w:t>0,75</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781" w:author="Kinder" w:date="2013-06-29T15:05:00Z"/>
                <w:rFonts w:ascii="Cambria" w:hAnsi="Cambria"/>
                <w:color w:val="000000"/>
                <w:sz w:val="18"/>
                <w:szCs w:val="18"/>
                <w:rPrChange w:id="2782" w:author="Unknown">
                  <w:rPr>
                    <w:ins w:id="2783"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784"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785" w:author="Kinder" w:date="2013-06-29T15:05:00Z"/>
                <w:rFonts w:ascii="Cambria" w:hAnsi="Cambria"/>
                <w:sz w:val="18"/>
                <w:szCs w:val="18"/>
                <w:rPrChange w:id="2786" w:author="Kinder" w:date="2013-06-29T15:07:00Z">
                  <w:rPr>
                    <w:ins w:id="2787" w:author="Kinder" w:date="2013-06-29T15:05:00Z"/>
                    <w:b/>
                    <w:szCs w:val="18"/>
                  </w:rPr>
                </w:rPrChange>
              </w:rPr>
              <w:pPrChange w:id="2788" w:author="Kinder" w:date="2013-06-29T15:07:00Z">
                <w:pPr>
                  <w:keepNext/>
                  <w:keepLines/>
                  <w:jc w:val="center"/>
                  <w:outlineLvl w:val="2"/>
                </w:pPr>
              </w:pPrChange>
            </w:pPr>
            <w:ins w:id="2789"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790" w:author="Kinder" w:date="2013-06-29T15:05:00Z"/>
                <w:rFonts w:ascii="Cambria" w:hAnsi="Cambria"/>
                <w:color w:val="000000"/>
                <w:sz w:val="18"/>
                <w:szCs w:val="18"/>
                <w:rPrChange w:id="2791" w:author="Kinder" w:date="2013-06-29T15:07:00Z">
                  <w:rPr>
                    <w:ins w:id="2792" w:author="Kinder" w:date="2013-06-29T15:05:00Z"/>
                    <w:rFonts w:ascii="Calibri" w:hAnsi="Calibri"/>
                    <w:b/>
                    <w:color w:val="000000"/>
                    <w:szCs w:val="18"/>
                  </w:rPr>
                </w:rPrChange>
              </w:rPr>
              <w:pPrChange w:id="2793" w:author="Kinder" w:date="2013-06-29T15:07:00Z">
                <w:pPr>
                  <w:keepNext/>
                  <w:keepLines/>
                  <w:outlineLvl w:val="2"/>
                </w:pPr>
              </w:pPrChange>
            </w:pPr>
            <w:ins w:id="2794" w:author="Kinder" w:date="2013-06-29T15:05:00Z">
              <w:r w:rsidRPr="00C41516">
                <w:rPr>
                  <w:rFonts w:ascii="Cambria" w:hAnsi="Cambria"/>
                  <w:color w:val="000000"/>
                  <w:sz w:val="18"/>
                  <w:szCs w:val="18"/>
                  <w:rPrChange w:id="2795" w:author="Kinder" w:date="2013-06-29T15:06:00Z">
                    <w:rPr>
                      <w:rFonts w:ascii="Calibri" w:hAnsi="Calibri"/>
                      <w:color w:val="000000"/>
                      <w:szCs w:val="18"/>
                      <w:u w:val="single"/>
                    </w:rPr>
                  </w:rPrChange>
                </w:rPr>
                <w:t xml:space="preserve">Image or element dimensions as specified </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796" w:author="Kinder" w:date="2013-06-29T15:05:00Z"/>
                <w:rFonts w:ascii="Cambria" w:hAnsi="Cambria"/>
                <w:sz w:val="18"/>
                <w:szCs w:val="18"/>
                <w:rPrChange w:id="2797" w:author="Kinder" w:date="2013-06-29T15:07:00Z">
                  <w:rPr>
                    <w:ins w:id="2798" w:author="Kinder" w:date="2013-06-29T15:05:00Z"/>
                    <w:b/>
                    <w:szCs w:val="18"/>
                  </w:rPr>
                </w:rPrChange>
              </w:rPr>
              <w:pPrChange w:id="2799" w:author="Kinder" w:date="2013-06-29T15:07:00Z">
                <w:pPr>
                  <w:keepNext/>
                  <w:keepLines/>
                  <w:jc w:val="right"/>
                  <w:outlineLvl w:val="2"/>
                </w:pPr>
              </w:pPrChange>
            </w:pPr>
            <w:ins w:id="2800" w:author="Kinder" w:date="2013-06-29T15:05:00Z">
              <w:r w:rsidRPr="00C41516">
                <w:rPr>
                  <w:rFonts w:ascii="Cambria" w:hAnsi="Cambria"/>
                  <w:sz w:val="18"/>
                  <w:szCs w:val="18"/>
                  <w:rPrChange w:id="2801" w:author="Kinder" w:date="2013-06-29T15:06:00Z">
                    <w:rPr>
                      <w:color w:val="0000FF"/>
                      <w:szCs w:val="18"/>
                      <w:u w:val="single"/>
                    </w:rPr>
                  </w:rPrChange>
                </w:rPr>
                <w:t>0,75</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802" w:author="Kinder" w:date="2013-06-29T15:05:00Z"/>
                <w:rFonts w:ascii="Cambria" w:hAnsi="Cambria"/>
                <w:color w:val="000000"/>
                <w:sz w:val="18"/>
                <w:szCs w:val="18"/>
                <w:rPrChange w:id="2803" w:author="Unknown">
                  <w:rPr>
                    <w:ins w:id="2804"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805"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806" w:author="Kinder" w:date="2013-06-29T15:05:00Z"/>
                <w:rFonts w:ascii="Cambria" w:hAnsi="Cambria"/>
                <w:sz w:val="18"/>
                <w:szCs w:val="18"/>
                <w:rPrChange w:id="2807" w:author="Kinder" w:date="2013-06-29T15:07:00Z">
                  <w:rPr>
                    <w:ins w:id="2808" w:author="Kinder" w:date="2013-06-29T15:05:00Z"/>
                    <w:b/>
                    <w:szCs w:val="18"/>
                  </w:rPr>
                </w:rPrChange>
              </w:rPr>
              <w:pPrChange w:id="2809" w:author="Kinder" w:date="2013-06-29T15:07:00Z">
                <w:pPr>
                  <w:keepNext/>
                  <w:keepLines/>
                  <w:jc w:val="center"/>
                  <w:outlineLvl w:val="2"/>
                </w:pPr>
              </w:pPrChange>
            </w:pPr>
            <w:ins w:id="2810"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811" w:author="Kinder" w:date="2013-06-29T15:05:00Z"/>
                <w:rFonts w:ascii="Cambria" w:hAnsi="Cambria"/>
                <w:color w:val="000000"/>
                <w:sz w:val="18"/>
                <w:szCs w:val="18"/>
                <w:rPrChange w:id="2812" w:author="Kinder" w:date="2013-06-29T15:07:00Z">
                  <w:rPr>
                    <w:ins w:id="2813" w:author="Kinder" w:date="2013-06-29T15:05:00Z"/>
                    <w:rFonts w:ascii="Calibri" w:hAnsi="Calibri"/>
                    <w:b/>
                    <w:color w:val="000000"/>
                    <w:szCs w:val="18"/>
                  </w:rPr>
                </w:rPrChange>
              </w:rPr>
              <w:pPrChange w:id="2814" w:author="Kinder" w:date="2013-06-29T15:07:00Z">
                <w:pPr>
                  <w:keepNext/>
                  <w:keepLines/>
                  <w:outlineLvl w:val="2"/>
                </w:pPr>
              </w:pPrChange>
            </w:pPr>
            <w:ins w:id="2815" w:author="Kinder" w:date="2013-06-29T15:05:00Z">
              <w:r w:rsidRPr="00C41516">
                <w:rPr>
                  <w:rFonts w:ascii="Cambria" w:hAnsi="Cambria"/>
                  <w:color w:val="000000"/>
                  <w:sz w:val="18"/>
                  <w:szCs w:val="18"/>
                  <w:rPrChange w:id="2816" w:author="Kinder" w:date="2013-06-29T15:06:00Z">
                    <w:rPr>
                      <w:rFonts w:ascii="Calibri" w:hAnsi="Calibri"/>
                      <w:color w:val="000000"/>
                      <w:szCs w:val="18"/>
                      <w:u w:val="single"/>
                    </w:rPr>
                  </w:rPrChange>
                </w:rPr>
                <w:t>Final dimension</w:t>
              </w:r>
              <w:r>
                <w:rPr>
                  <w:rFonts w:ascii="Cambria" w:hAnsi="Cambria"/>
                  <w:color w:val="000000"/>
                  <w:sz w:val="18"/>
                  <w:szCs w:val="18"/>
                </w:rPr>
                <w:t xml:space="preserve">s of layout as specified in </w:t>
              </w:r>
              <w:r w:rsidRPr="00C41516">
                <w:rPr>
                  <w:rFonts w:ascii="Cambria" w:hAnsi="Cambria"/>
                  <w:color w:val="000000"/>
                  <w:sz w:val="18"/>
                  <w:szCs w:val="18"/>
                  <w:rPrChange w:id="2817" w:author="Kinder" w:date="2013-06-29T15:06:00Z">
                    <w:rPr>
                      <w:rFonts w:ascii="Calibri" w:hAnsi="Calibri"/>
                      <w:color w:val="000000"/>
                      <w:szCs w:val="18"/>
                      <w:u w:val="single"/>
                    </w:rPr>
                  </w:rPrChange>
                </w:rPr>
                <w:t>task 2 and 3</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818" w:author="Kinder" w:date="2013-06-29T15:05:00Z"/>
                <w:rFonts w:ascii="Cambria" w:hAnsi="Cambria"/>
                <w:sz w:val="18"/>
                <w:szCs w:val="18"/>
                <w:rPrChange w:id="2819" w:author="Kinder" w:date="2013-06-29T15:07:00Z">
                  <w:rPr>
                    <w:ins w:id="2820" w:author="Kinder" w:date="2013-06-29T15:05:00Z"/>
                    <w:b/>
                    <w:szCs w:val="18"/>
                  </w:rPr>
                </w:rPrChange>
              </w:rPr>
              <w:pPrChange w:id="2821" w:author="Kinder" w:date="2013-06-29T15:07:00Z">
                <w:pPr>
                  <w:keepNext/>
                  <w:keepLines/>
                  <w:jc w:val="right"/>
                  <w:outlineLvl w:val="2"/>
                </w:pPr>
              </w:pPrChange>
            </w:pPr>
            <w:ins w:id="2822" w:author="Kinder" w:date="2013-06-29T15:05:00Z">
              <w:r w:rsidRPr="00C41516">
                <w:rPr>
                  <w:rFonts w:ascii="Cambria" w:hAnsi="Cambria"/>
                  <w:sz w:val="18"/>
                  <w:szCs w:val="18"/>
                  <w:rPrChange w:id="2823" w:author="Kinder" w:date="2013-06-29T15:06:00Z">
                    <w:rPr>
                      <w:color w:val="0000FF"/>
                      <w:szCs w:val="18"/>
                      <w:u w:val="single"/>
                    </w:rPr>
                  </w:rPrChange>
                </w:rPr>
                <w:t>0,50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824" w:author="Kinder" w:date="2013-06-29T15:05:00Z"/>
                <w:rFonts w:ascii="Cambria" w:hAnsi="Cambria"/>
                <w:color w:val="000000"/>
                <w:sz w:val="18"/>
                <w:szCs w:val="18"/>
                <w:rPrChange w:id="2825" w:author="Unknown">
                  <w:rPr>
                    <w:ins w:id="2826"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827"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828" w:author="Kinder" w:date="2013-06-29T15:05:00Z"/>
                <w:rFonts w:ascii="Cambria" w:hAnsi="Cambria"/>
                <w:sz w:val="18"/>
                <w:szCs w:val="18"/>
                <w:rPrChange w:id="2829" w:author="Kinder" w:date="2013-06-29T15:07:00Z">
                  <w:rPr>
                    <w:ins w:id="2830" w:author="Kinder" w:date="2013-06-29T15:05:00Z"/>
                    <w:b/>
                    <w:szCs w:val="18"/>
                  </w:rPr>
                </w:rPrChange>
              </w:rPr>
              <w:pPrChange w:id="2831" w:author="Kinder" w:date="2013-06-29T15:07:00Z">
                <w:pPr>
                  <w:keepNext/>
                  <w:keepLines/>
                  <w:jc w:val="center"/>
                  <w:outlineLvl w:val="2"/>
                </w:pPr>
              </w:pPrChange>
            </w:pPr>
            <w:ins w:id="2832"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833" w:author="Kinder" w:date="2013-06-29T15:05:00Z"/>
                <w:rFonts w:ascii="Cambria" w:hAnsi="Cambria"/>
                <w:color w:val="000000"/>
                <w:sz w:val="18"/>
                <w:szCs w:val="18"/>
                <w:rPrChange w:id="2834" w:author="Kinder" w:date="2013-06-29T15:07:00Z">
                  <w:rPr>
                    <w:ins w:id="2835" w:author="Kinder" w:date="2013-06-29T15:05:00Z"/>
                    <w:rFonts w:ascii="Calibri" w:hAnsi="Calibri"/>
                    <w:b/>
                    <w:color w:val="000000"/>
                    <w:szCs w:val="18"/>
                  </w:rPr>
                </w:rPrChange>
              </w:rPr>
              <w:pPrChange w:id="2836" w:author="Kinder" w:date="2013-06-29T15:07:00Z">
                <w:pPr>
                  <w:keepNext/>
                  <w:keepLines/>
                  <w:outlineLvl w:val="2"/>
                </w:pPr>
              </w:pPrChange>
            </w:pPr>
            <w:ins w:id="2837" w:author="Kinder" w:date="2013-06-29T15:05:00Z">
              <w:r w:rsidRPr="00C41516">
                <w:rPr>
                  <w:rFonts w:ascii="Cambria" w:hAnsi="Cambria"/>
                  <w:color w:val="000000"/>
                  <w:sz w:val="18"/>
                  <w:szCs w:val="18"/>
                  <w:rPrChange w:id="2838" w:author="Kinder" w:date="2013-06-29T15:06:00Z">
                    <w:rPr>
                      <w:rFonts w:ascii="Calibri" w:hAnsi="Calibri"/>
                      <w:color w:val="000000"/>
                      <w:szCs w:val="18"/>
                      <w:u w:val="single"/>
                    </w:rPr>
                  </w:rPrChange>
                </w:rPr>
                <w:t>All required text is present in all task</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839" w:author="Kinder" w:date="2013-06-29T15:05:00Z"/>
                <w:rFonts w:ascii="Cambria" w:hAnsi="Cambria"/>
                <w:sz w:val="18"/>
                <w:szCs w:val="18"/>
                <w:rPrChange w:id="2840" w:author="Kinder" w:date="2013-06-29T15:07:00Z">
                  <w:rPr>
                    <w:ins w:id="2841" w:author="Kinder" w:date="2013-06-29T15:05:00Z"/>
                    <w:b/>
                    <w:szCs w:val="18"/>
                  </w:rPr>
                </w:rPrChange>
              </w:rPr>
              <w:pPrChange w:id="2842" w:author="Kinder" w:date="2013-06-29T15:07:00Z">
                <w:pPr>
                  <w:keepNext/>
                  <w:keepLines/>
                  <w:jc w:val="right"/>
                  <w:outlineLvl w:val="2"/>
                </w:pPr>
              </w:pPrChange>
            </w:pPr>
            <w:ins w:id="2843" w:author="Kinder" w:date="2013-06-29T15:05:00Z">
              <w:r w:rsidRPr="00C41516">
                <w:rPr>
                  <w:rFonts w:ascii="Cambria" w:hAnsi="Cambria"/>
                  <w:sz w:val="18"/>
                  <w:szCs w:val="18"/>
                  <w:rPrChange w:id="2844" w:author="Kinder" w:date="2013-06-29T15:06:00Z">
                    <w:rPr>
                      <w:color w:val="0000FF"/>
                      <w:szCs w:val="18"/>
                      <w:u w:val="single"/>
                    </w:rPr>
                  </w:rPrChange>
                </w:rPr>
                <w:t>0,50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845" w:author="Kinder" w:date="2013-06-29T15:05:00Z"/>
                <w:rFonts w:ascii="Cambria" w:hAnsi="Cambria"/>
                <w:color w:val="000000"/>
                <w:sz w:val="18"/>
                <w:szCs w:val="18"/>
                <w:rPrChange w:id="2846" w:author="Unknown">
                  <w:rPr>
                    <w:ins w:id="2847"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848"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849" w:author="Kinder" w:date="2013-06-29T15:05:00Z"/>
                <w:rFonts w:ascii="Cambria" w:hAnsi="Cambria"/>
                <w:sz w:val="18"/>
                <w:szCs w:val="18"/>
                <w:rPrChange w:id="2850" w:author="Kinder" w:date="2013-06-29T15:07:00Z">
                  <w:rPr>
                    <w:ins w:id="2851" w:author="Kinder" w:date="2013-06-29T15:05:00Z"/>
                    <w:b/>
                    <w:szCs w:val="18"/>
                  </w:rPr>
                </w:rPrChange>
              </w:rPr>
              <w:pPrChange w:id="2852" w:author="Kinder" w:date="2013-06-29T15:07:00Z">
                <w:pPr>
                  <w:keepNext/>
                  <w:keepLines/>
                  <w:jc w:val="center"/>
                  <w:outlineLvl w:val="2"/>
                </w:pPr>
              </w:pPrChange>
            </w:pPr>
            <w:ins w:id="2853"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854" w:author="Kinder" w:date="2013-06-29T15:05:00Z"/>
                <w:rFonts w:ascii="Cambria" w:hAnsi="Cambria"/>
                <w:color w:val="000000"/>
                <w:sz w:val="18"/>
                <w:szCs w:val="18"/>
                <w:rPrChange w:id="2855" w:author="Kinder" w:date="2013-06-29T15:07:00Z">
                  <w:rPr>
                    <w:ins w:id="2856" w:author="Kinder" w:date="2013-06-29T15:05:00Z"/>
                    <w:rFonts w:ascii="Calibri" w:hAnsi="Calibri"/>
                    <w:b/>
                    <w:color w:val="000000"/>
                    <w:szCs w:val="18"/>
                  </w:rPr>
                </w:rPrChange>
              </w:rPr>
              <w:pPrChange w:id="2857" w:author="Kinder" w:date="2013-06-29T15:07:00Z">
                <w:pPr>
                  <w:keepNext/>
                  <w:keepLines/>
                  <w:outlineLvl w:val="2"/>
                </w:pPr>
              </w:pPrChange>
            </w:pPr>
            <w:ins w:id="2858" w:author="Kinder" w:date="2013-06-29T15:05:00Z">
              <w:r w:rsidRPr="00C41516">
                <w:rPr>
                  <w:rFonts w:ascii="Cambria" w:hAnsi="Cambria"/>
                  <w:color w:val="000000"/>
                  <w:sz w:val="18"/>
                  <w:szCs w:val="18"/>
                  <w:rPrChange w:id="2859" w:author="Kinder" w:date="2013-06-29T15:06:00Z">
                    <w:rPr>
                      <w:rFonts w:ascii="Calibri" w:hAnsi="Calibri"/>
                      <w:color w:val="000000"/>
                      <w:szCs w:val="18"/>
                      <w:u w:val="single"/>
                    </w:rPr>
                  </w:rPrChange>
                </w:rPr>
                <w:t>All requ</w:t>
              </w:r>
              <w:r>
                <w:rPr>
                  <w:rFonts w:ascii="Cambria" w:hAnsi="Cambria"/>
                  <w:color w:val="000000"/>
                  <w:sz w:val="18"/>
                  <w:szCs w:val="18"/>
                </w:rPr>
                <w:t>ired elements are present in</w:t>
              </w:r>
              <w:r w:rsidRPr="00C41516">
                <w:rPr>
                  <w:rFonts w:ascii="Cambria" w:hAnsi="Cambria"/>
                  <w:color w:val="000000"/>
                  <w:sz w:val="18"/>
                  <w:szCs w:val="18"/>
                  <w:rPrChange w:id="2860" w:author="Kinder" w:date="2013-06-29T15:06:00Z">
                    <w:rPr>
                      <w:rFonts w:ascii="Calibri" w:hAnsi="Calibri"/>
                      <w:color w:val="000000"/>
                      <w:szCs w:val="18"/>
                      <w:u w:val="single"/>
                    </w:rPr>
                  </w:rPrChange>
                </w:rPr>
                <w:t xml:space="preserve"> task 2, 3 and 4</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861" w:author="Kinder" w:date="2013-06-29T15:05:00Z"/>
                <w:rFonts w:ascii="Cambria" w:hAnsi="Cambria"/>
                <w:sz w:val="18"/>
                <w:szCs w:val="18"/>
                <w:rPrChange w:id="2862" w:author="Kinder" w:date="2013-06-29T15:07:00Z">
                  <w:rPr>
                    <w:ins w:id="2863" w:author="Kinder" w:date="2013-06-29T15:05:00Z"/>
                    <w:b/>
                    <w:szCs w:val="18"/>
                  </w:rPr>
                </w:rPrChange>
              </w:rPr>
              <w:pPrChange w:id="2864" w:author="Kinder" w:date="2013-06-29T15:07:00Z">
                <w:pPr>
                  <w:keepNext/>
                  <w:keepLines/>
                  <w:jc w:val="right"/>
                  <w:outlineLvl w:val="2"/>
                </w:pPr>
              </w:pPrChange>
            </w:pPr>
            <w:ins w:id="2865" w:author="Kinder" w:date="2013-06-29T15:05:00Z">
              <w:r w:rsidRPr="00C41516">
                <w:rPr>
                  <w:rFonts w:ascii="Cambria" w:hAnsi="Cambria"/>
                  <w:sz w:val="18"/>
                  <w:szCs w:val="18"/>
                  <w:rPrChange w:id="2866" w:author="Kinder" w:date="2013-06-29T15:06:00Z">
                    <w:rPr>
                      <w:color w:val="0000FF"/>
                      <w:szCs w:val="18"/>
                      <w:u w:val="single"/>
                    </w:rPr>
                  </w:rPrChange>
                </w:rPr>
                <w:t>0,75</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867" w:author="Kinder" w:date="2013-06-29T15:05:00Z"/>
                <w:rFonts w:ascii="Cambria" w:hAnsi="Cambria"/>
                <w:color w:val="000000"/>
                <w:sz w:val="18"/>
                <w:szCs w:val="18"/>
                <w:rPrChange w:id="2868" w:author="Unknown">
                  <w:rPr>
                    <w:ins w:id="2869"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870"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871" w:author="Kinder" w:date="2013-06-29T15:05:00Z"/>
                <w:rFonts w:ascii="Cambria" w:hAnsi="Cambria"/>
                <w:sz w:val="18"/>
                <w:szCs w:val="18"/>
                <w:rPrChange w:id="2872" w:author="Kinder" w:date="2013-06-29T15:07:00Z">
                  <w:rPr>
                    <w:ins w:id="2873" w:author="Kinder" w:date="2013-06-29T15:05:00Z"/>
                    <w:b/>
                    <w:szCs w:val="18"/>
                  </w:rPr>
                </w:rPrChange>
              </w:rPr>
              <w:pPrChange w:id="2874" w:author="Kinder" w:date="2013-06-29T15:07:00Z">
                <w:pPr>
                  <w:keepNext/>
                  <w:keepLines/>
                  <w:jc w:val="center"/>
                  <w:outlineLvl w:val="2"/>
                </w:pPr>
              </w:pPrChange>
            </w:pPr>
            <w:ins w:id="2875" w:author="Kinder" w:date="2013-06-29T15:05:00Z">
              <w:r w:rsidRPr="00C41516">
                <w:rPr>
                  <w:rFonts w:ascii="Cambria" w:hAnsi="Cambria"/>
                  <w:sz w:val="18"/>
                  <w:szCs w:val="18"/>
                  <w:rPrChange w:id="2876" w:author="Kinder" w:date="2013-06-29T15:06:00Z">
                    <w:rPr>
                      <w:color w:val="0000FF"/>
                      <w:szCs w:val="18"/>
                      <w:u w:val="single"/>
                    </w:rPr>
                  </w:rPrChange>
                </w:rPr>
                <w:t>D2</w:t>
              </w:r>
            </w:ins>
          </w:p>
        </w:tc>
        <w:tc>
          <w:tcPr>
            <w:tcW w:w="6945" w:type="dxa"/>
            <w:gridSpan w:val="3"/>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877" w:author="Kinder" w:date="2013-06-29T15:05:00Z"/>
                <w:rFonts w:ascii="Cambria" w:hAnsi="Cambria"/>
                <w:color w:val="000000"/>
                <w:sz w:val="18"/>
                <w:szCs w:val="18"/>
                <w:rPrChange w:id="2878" w:author="Unknown">
                  <w:rPr>
                    <w:ins w:id="2879" w:author="Kinder" w:date="2013-06-29T15:05:00Z"/>
                    <w:rFonts w:ascii="Calibri" w:hAnsi="Calibri"/>
                    <w:color w:val="000000"/>
                    <w:szCs w:val="18"/>
                  </w:rPr>
                </w:rPrChange>
              </w:rPr>
            </w:pPr>
          </w:p>
        </w:tc>
        <w:tc>
          <w:tcPr>
            <w:tcW w:w="464" w:type="dxa"/>
            <w:tcBorders>
              <w:top w:val="nil"/>
              <w:left w:val="single" w:sz="4" w:space="0" w:color="auto"/>
              <w:bottom w:val="nil"/>
              <w:right w:val="single" w:sz="4" w:space="0" w:color="auto"/>
            </w:tcBorders>
            <w:noWrap/>
            <w:tcMar>
              <w:top w:w="15" w:type="dxa"/>
              <w:left w:w="15" w:type="dxa"/>
              <w:bottom w:w="0" w:type="dxa"/>
              <w:right w:w="15" w:type="dxa"/>
            </w:tcMar>
            <w:vAlign w:val="bottom"/>
          </w:tcPr>
          <w:p w:rsidR="00C41516" w:rsidRPr="00C41516" w:rsidRDefault="00C41516" w:rsidP="00C41516">
            <w:pPr>
              <w:rPr>
                <w:ins w:id="2880" w:author="Kinder" w:date="2013-06-29T15:05:00Z"/>
                <w:rFonts w:ascii="Cambria" w:hAnsi="Cambria"/>
                <w:color w:val="000000"/>
                <w:sz w:val="18"/>
                <w:szCs w:val="18"/>
                <w:rPrChange w:id="2881" w:author="Kinder" w:date="2013-06-29T15:07:00Z">
                  <w:rPr>
                    <w:ins w:id="2882" w:author="Kinder" w:date="2013-06-29T15:05:00Z"/>
                    <w:rFonts w:ascii="Calibri" w:hAnsi="Calibri"/>
                    <w:b/>
                    <w:color w:val="000000"/>
                    <w:szCs w:val="18"/>
                  </w:rPr>
                </w:rPrChange>
              </w:rPr>
              <w:pPrChange w:id="2883" w:author="Kinder" w:date="2013-06-29T15:07:00Z">
                <w:pPr>
                  <w:keepNext/>
                  <w:keepLines/>
                  <w:outlineLvl w:val="2"/>
                </w:pPr>
              </w:pPrChange>
            </w:pPr>
            <w:ins w:id="2884" w:author="Kinder" w:date="2013-06-29T15:05:00Z">
              <w:r w:rsidRPr="00E76ED5">
                <w:rPr>
                  <w:rFonts w:ascii="Cambria" w:hAnsi="Cambria"/>
                  <w:color w:val="000000"/>
                  <w:sz w:val="18"/>
                  <w:szCs w:val="18"/>
                </w:rPr>
                <w:t> </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rsidP="00C41516">
            <w:pPr>
              <w:rPr>
                <w:ins w:id="2885" w:author="Kinder" w:date="2013-06-29T15:05:00Z"/>
                <w:rFonts w:ascii="Cambria" w:hAnsi="Cambria"/>
                <w:color w:val="000000"/>
                <w:sz w:val="18"/>
                <w:szCs w:val="18"/>
                <w:rPrChange w:id="2886" w:author="Kinder" w:date="2013-06-29T15:07:00Z">
                  <w:rPr>
                    <w:ins w:id="2887" w:author="Kinder" w:date="2013-06-29T15:05:00Z"/>
                    <w:rFonts w:ascii="Calibri" w:hAnsi="Calibri"/>
                    <w:b/>
                    <w:color w:val="000000"/>
                    <w:sz w:val="24"/>
                    <w:szCs w:val="18"/>
                  </w:rPr>
                </w:rPrChange>
              </w:rPr>
              <w:pPrChange w:id="2888" w:author="Kinder" w:date="2013-06-29T15:07:00Z">
                <w:pPr>
                  <w:keepNext/>
                  <w:keepLines/>
                  <w:jc w:val="right"/>
                  <w:outlineLvl w:val="2"/>
                </w:pPr>
              </w:pPrChange>
            </w:pPr>
            <w:ins w:id="2889" w:author="Kinder" w:date="2013-06-29T15:05:00Z">
              <w:r w:rsidRPr="00C41516">
                <w:rPr>
                  <w:rFonts w:ascii="Cambria" w:hAnsi="Cambria"/>
                  <w:color w:val="000000"/>
                  <w:sz w:val="18"/>
                  <w:szCs w:val="18"/>
                  <w:rPrChange w:id="2890" w:author="Kinder" w:date="2013-06-29T15:06:00Z">
                    <w:rPr>
                      <w:rFonts w:ascii="Calibri" w:hAnsi="Calibri"/>
                      <w:color w:val="000000"/>
                      <w:sz w:val="24"/>
                      <w:szCs w:val="18"/>
                      <w:u w:val="single"/>
                    </w:rPr>
                  </w:rPrChange>
                </w:rPr>
                <w:t>2,00</w:t>
              </w:r>
            </w:ins>
          </w:p>
        </w:tc>
      </w:tr>
      <w:tr w:rsidR="00C41516" w:rsidRPr="00D32E4A" w:rsidTr="001E709A">
        <w:tblPrEx>
          <w:tblCellMar>
            <w:left w:w="0" w:type="dxa"/>
            <w:right w:w="0" w:type="dxa"/>
          </w:tblCellMar>
        </w:tblPrEx>
        <w:trPr>
          <w:trHeight w:val="300"/>
          <w:ins w:id="2891"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892" w:author="Kinder" w:date="2013-06-29T15:05:00Z"/>
                <w:rFonts w:ascii="Cambria" w:hAnsi="Cambria"/>
                <w:sz w:val="18"/>
                <w:szCs w:val="18"/>
                <w:rPrChange w:id="2893" w:author="Kinder" w:date="2013-06-29T15:07:00Z">
                  <w:rPr>
                    <w:ins w:id="2894" w:author="Kinder" w:date="2013-06-29T15:05:00Z"/>
                    <w:b/>
                    <w:szCs w:val="18"/>
                  </w:rPr>
                </w:rPrChange>
              </w:rPr>
              <w:pPrChange w:id="2895" w:author="Kinder" w:date="2013-06-29T15:07:00Z">
                <w:pPr>
                  <w:keepNext/>
                  <w:keepLines/>
                  <w:jc w:val="center"/>
                  <w:outlineLvl w:val="2"/>
                </w:pPr>
              </w:pPrChange>
            </w:pPr>
            <w:ins w:id="2896"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pPr>
              <w:rPr>
                <w:ins w:id="2897" w:author="Kinder" w:date="2013-06-29T15:05:00Z"/>
                <w:rFonts w:ascii="Cambria" w:hAnsi="Cambria"/>
                <w:color w:val="000000"/>
                <w:sz w:val="18"/>
                <w:szCs w:val="18"/>
                <w:rPrChange w:id="2898" w:author="Unknown">
                  <w:rPr>
                    <w:ins w:id="2899" w:author="Kinder" w:date="2013-06-29T15:05:00Z"/>
                    <w:color w:val="000000"/>
                    <w:szCs w:val="18"/>
                  </w:rPr>
                </w:rPrChange>
              </w:rPr>
            </w:pPr>
            <w:ins w:id="2900" w:author="Kinder" w:date="2013-06-29T15:05:00Z">
              <w:r w:rsidRPr="00C41516">
                <w:rPr>
                  <w:rFonts w:ascii="Cambria" w:hAnsi="Cambria"/>
                  <w:color w:val="000000"/>
                  <w:sz w:val="18"/>
                  <w:szCs w:val="18"/>
                  <w:rPrChange w:id="2901" w:author="Kinder" w:date="2013-06-29T15:06:00Z">
                    <w:rPr>
                      <w:color w:val="000000"/>
                      <w:szCs w:val="18"/>
                      <w:u w:val="single"/>
                    </w:rPr>
                  </w:rPrChange>
                </w:rPr>
                <w:t>Mounting printouts on board for presentation</w:t>
              </w:r>
            </w:ins>
          </w:p>
        </w:tc>
        <w:tc>
          <w:tcPr>
            <w:tcW w:w="464" w:type="dxa"/>
            <w:tcBorders>
              <w:top w:val="nil"/>
              <w:left w:val="single" w:sz="4" w:space="0" w:color="auto"/>
              <w:bottom w:val="nil"/>
              <w:right w:val="single" w:sz="4" w:space="0" w:color="auto"/>
            </w:tcBorders>
            <w:noWrap/>
            <w:tcMar>
              <w:top w:w="15" w:type="dxa"/>
              <w:left w:w="15" w:type="dxa"/>
              <w:bottom w:w="0" w:type="dxa"/>
              <w:right w:w="15" w:type="dxa"/>
            </w:tcMar>
            <w:vAlign w:val="bottom"/>
          </w:tcPr>
          <w:p w:rsidR="00C41516" w:rsidRPr="00C41516" w:rsidRDefault="00C41516" w:rsidP="00C41516">
            <w:pPr>
              <w:rPr>
                <w:ins w:id="2902" w:author="Kinder" w:date="2013-06-29T15:05:00Z"/>
                <w:rFonts w:ascii="Cambria" w:hAnsi="Cambria"/>
                <w:color w:val="000000"/>
                <w:sz w:val="18"/>
                <w:szCs w:val="18"/>
                <w:rPrChange w:id="2903" w:author="Kinder" w:date="2013-06-29T15:07:00Z">
                  <w:rPr>
                    <w:ins w:id="2904" w:author="Kinder" w:date="2013-06-29T15:05:00Z"/>
                    <w:rFonts w:ascii="Calibri" w:hAnsi="Calibri"/>
                    <w:b/>
                    <w:color w:val="000000"/>
                    <w:szCs w:val="18"/>
                  </w:rPr>
                </w:rPrChange>
              </w:rPr>
              <w:pPrChange w:id="2905" w:author="Kinder" w:date="2013-06-29T15:07:00Z">
                <w:pPr>
                  <w:keepNext/>
                  <w:keepLines/>
                  <w:jc w:val="right"/>
                  <w:outlineLvl w:val="2"/>
                </w:pPr>
              </w:pPrChange>
            </w:pPr>
            <w:ins w:id="2906" w:author="Kinder" w:date="2013-06-29T15:05:00Z">
              <w:r w:rsidRPr="00C41516">
                <w:rPr>
                  <w:rFonts w:ascii="Cambria" w:hAnsi="Cambria"/>
                  <w:color w:val="000000"/>
                  <w:sz w:val="18"/>
                  <w:szCs w:val="18"/>
                  <w:rPrChange w:id="2907" w:author="Kinder" w:date="2013-06-29T15:06:00Z">
                    <w:rPr>
                      <w:rFonts w:ascii="Calibri" w:hAnsi="Calibri"/>
                      <w:color w:val="000000"/>
                      <w:szCs w:val="18"/>
                      <w:u w:val="single"/>
                    </w:rPr>
                  </w:rPrChange>
                </w:rPr>
                <w:t>1,00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908" w:author="Kinder" w:date="2013-06-29T15:05:00Z"/>
                <w:rFonts w:ascii="Cambria" w:hAnsi="Cambria"/>
                <w:color w:val="000000"/>
                <w:sz w:val="18"/>
                <w:szCs w:val="18"/>
                <w:rPrChange w:id="2909" w:author="Unknown">
                  <w:rPr>
                    <w:ins w:id="2910"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911"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912" w:author="Kinder" w:date="2013-06-29T15:05:00Z"/>
                <w:rFonts w:ascii="Cambria" w:hAnsi="Cambria"/>
                <w:sz w:val="18"/>
                <w:szCs w:val="18"/>
                <w:rPrChange w:id="2913" w:author="Kinder" w:date="2013-06-29T15:07:00Z">
                  <w:rPr>
                    <w:ins w:id="2914" w:author="Kinder" w:date="2013-06-29T15:05:00Z"/>
                    <w:b/>
                    <w:szCs w:val="18"/>
                  </w:rPr>
                </w:rPrChange>
              </w:rPr>
              <w:pPrChange w:id="2915" w:author="Kinder" w:date="2013-06-29T15:07:00Z">
                <w:pPr>
                  <w:keepNext/>
                  <w:keepLines/>
                  <w:jc w:val="center"/>
                  <w:outlineLvl w:val="2"/>
                </w:pPr>
              </w:pPrChange>
            </w:pPr>
            <w:ins w:id="2916"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917" w:author="Kinder" w:date="2013-06-29T15:05:00Z"/>
                <w:rFonts w:ascii="Cambria" w:hAnsi="Cambria"/>
                <w:color w:val="000000"/>
                <w:sz w:val="18"/>
                <w:szCs w:val="18"/>
                <w:rPrChange w:id="2918" w:author="Kinder" w:date="2013-06-29T15:07:00Z">
                  <w:rPr>
                    <w:ins w:id="2919" w:author="Kinder" w:date="2013-06-29T15:05:00Z"/>
                    <w:b/>
                    <w:color w:val="000000"/>
                    <w:szCs w:val="18"/>
                  </w:rPr>
                </w:rPrChange>
              </w:rPr>
              <w:pPrChange w:id="2920" w:author="Kinder" w:date="2013-06-29T15:07:00Z">
                <w:pPr>
                  <w:keepNext/>
                  <w:keepLines/>
                  <w:outlineLvl w:val="2"/>
                </w:pPr>
              </w:pPrChange>
            </w:pPr>
            <w:ins w:id="2921" w:author="Kinder" w:date="2013-06-29T15:05:00Z">
              <w:r w:rsidRPr="00C41516">
                <w:rPr>
                  <w:rFonts w:ascii="Cambria" w:hAnsi="Cambria"/>
                  <w:color w:val="000000"/>
                  <w:sz w:val="18"/>
                  <w:szCs w:val="18"/>
                  <w:rPrChange w:id="2922" w:author="Kinder" w:date="2013-06-29T15:06:00Z">
                    <w:rPr>
                      <w:color w:val="000000"/>
                      <w:szCs w:val="18"/>
                      <w:u w:val="single"/>
                    </w:rPr>
                  </w:rPrChange>
                </w:rPr>
                <w:t>Supply of printouts</w:t>
              </w:r>
            </w:ins>
            <w:ins w:id="2923" w:author="Kinder" w:date="2013-06-30T08:44:00Z">
              <w:r>
                <w:rPr>
                  <w:rFonts w:ascii="Cambria" w:hAnsi="Cambria"/>
                  <w:color w:val="000000"/>
                  <w:sz w:val="18"/>
                  <w:szCs w:val="18"/>
                </w:rPr>
                <w:t xml:space="preserve"> all tasks</w:t>
              </w:r>
            </w:ins>
          </w:p>
        </w:tc>
        <w:tc>
          <w:tcPr>
            <w:tcW w:w="464" w:type="dxa"/>
            <w:tcBorders>
              <w:top w:val="nil"/>
              <w:left w:val="single" w:sz="4" w:space="0" w:color="auto"/>
              <w:bottom w:val="nil"/>
              <w:right w:val="single" w:sz="4" w:space="0" w:color="auto"/>
            </w:tcBorders>
            <w:noWrap/>
            <w:tcMar>
              <w:top w:w="15" w:type="dxa"/>
              <w:left w:w="15" w:type="dxa"/>
              <w:bottom w:w="0" w:type="dxa"/>
              <w:right w:w="15" w:type="dxa"/>
            </w:tcMar>
            <w:vAlign w:val="bottom"/>
          </w:tcPr>
          <w:p w:rsidR="00C41516" w:rsidRPr="00C41516" w:rsidRDefault="00C41516" w:rsidP="00C41516">
            <w:pPr>
              <w:rPr>
                <w:ins w:id="2924" w:author="Kinder" w:date="2013-06-29T15:05:00Z"/>
                <w:rFonts w:ascii="Cambria" w:hAnsi="Cambria"/>
                <w:color w:val="000000"/>
                <w:sz w:val="18"/>
                <w:szCs w:val="18"/>
                <w:rPrChange w:id="2925" w:author="Kinder" w:date="2013-06-29T15:07:00Z">
                  <w:rPr>
                    <w:ins w:id="2926" w:author="Kinder" w:date="2013-06-29T15:05:00Z"/>
                    <w:rFonts w:ascii="Calibri" w:hAnsi="Calibri"/>
                    <w:b/>
                    <w:color w:val="000000"/>
                    <w:szCs w:val="18"/>
                  </w:rPr>
                </w:rPrChange>
              </w:rPr>
              <w:pPrChange w:id="2927" w:author="Kinder" w:date="2013-06-29T15:07:00Z">
                <w:pPr>
                  <w:keepNext/>
                  <w:keepLines/>
                  <w:jc w:val="right"/>
                  <w:outlineLvl w:val="2"/>
                </w:pPr>
              </w:pPrChange>
            </w:pPr>
            <w:ins w:id="2928" w:author="Kinder" w:date="2013-06-29T15:05:00Z">
              <w:r w:rsidRPr="00C41516">
                <w:rPr>
                  <w:rFonts w:ascii="Cambria" w:hAnsi="Cambria"/>
                  <w:color w:val="000000"/>
                  <w:sz w:val="18"/>
                  <w:szCs w:val="18"/>
                  <w:rPrChange w:id="2929" w:author="Kinder" w:date="2013-06-29T15:06:00Z">
                    <w:rPr>
                      <w:rFonts w:ascii="Calibri" w:hAnsi="Calibri"/>
                      <w:color w:val="000000"/>
                      <w:szCs w:val="18"/>
                      <w:u w:val="single"/>
                    </w:rPr>
                  </w:rPrChange>
                </w:rPr>
                <w:t>1,00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930" w:author="Kinder" w:date="2013-06-29T15:05:00Z"/>
                <w:rFonts w:ascii="Cambria" w:hAnsi="Cambria"/>
                <w:color w:val="000000"/>
                <w:sz w:val="18"/>
                <w:szCs w:val="18"/>
                <w:rPrChange w:id="2931" w:author="Unknown">
                  <w:rPr>
                    <w:ins w:id="2932"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933"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934" w:author="Kinder" w:date="2013-06-29T15:05:00Z"/>
                <w:rFonts w:ascii="Cambria" w:hAnsi="Cambria"/>
                <w:sz w:val="18"/>
                <w:szCs w:val="18"/>
                <w:rPrChange w:id="2935" w:author="Kinder" w:date="2013-06-29T15:07:00Z">
                  <w:rPr>
                    <w:ins w:id="2936" w:author="Kinder" w:date="2013-06-29T15:05:00Z"/>
                    <w:b/>
                    <w:szCs w:val="18"/>
                  </w:rPr>
                </w:rPrChange>
              </w:rPr>
              <w:pPrChange w:id="2937" w:author="Kinder" w:date="2013-06-29T15:07:00Z">
                <w:pPr>
                  <w:keepNext/>
                  <w:keepLines/>
                  <w:jc w:val="center"/>
                  <w:outlineLvl w:val="2"/>
                </w:pPr>
              </w:pPrChange>
            </w:pPr>
            <w:ins w:id="2938" w:author="Kinder" w:date="2013-06-29T15:05:00Z">
              <w:r w:rsidRPr="00C41516">
                <w:rPr>
                  <w:rFonts w:ascii="Cambria" w:hAnsi="Cambria"/>
                  <w:sz w:val="18"/>
                  <w:szCs w:val="18"/>
                  <w:rPrChange w:id="2939" w:author="Kinder" w:date="2013-06-29T15:06:00Z">
                    <w:rPr>
                      <w:color w:val="0000FF"/>
                      <w:szCs w:val="18"/>
                      <w:u w:val="single"/>
                    </w:rPr>
                  </w:rPrChange>
                </w:rPr>
                <w:t>E2</w:t>
              </w:r>
            </w:ins>
          </w:p>
        </w:tc>
        <w:tc>
          <w:tcPr>
            <w:tcW w:w="6945" w:type="dxa"/>
            <w:gridSpan w:val="3"/>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940" w:author="Kinder" w:date="2013-06-29T15:05:00Z"/>
                <w:rFonts w:ascii="Cambria" w:hAnsi="Cambria"/>
                <w:color w:val="000000"/>
                <w:sz w:val="18"/>
                <w:szCs w:val="18"/>
                <w:rPrChange w:id="2941" w:author="Unknown">
                  <w:rPr>
                    <w:ins w:id="2942" w:author="Kinder" w:date="2013-06-29T15:05:00Z"/>
                    <w:rFonts w:ascii="Calibri" w:hAnsi="Calibri"/>
                    <w:color w:val="000000"/>
                    <w:szCs w:val="18"/>
                  </w:rPr>
                </w:rPrChange>
              </w:rPr>
            </w:pPr>
          </w:p>
        </w:tc>
        <w:tc>
          <w:tcPr>
            <w:tcW w:w="464" w:type="dxa"/>
            <w:tcBorders>
              <w:top w:val="nil"/>
              <w:left w:val="single" w:sz="4" w:space="0" w:color="auto"/>
              <w:bottom w:val="nil"/>
              <w:right w:val="single" w:sz="4" w:space="0" w:color="auto"/>
            </w:tcBorders>
            <w:noWrap/>
            <w:tcMar>
              <w:top w:w="15" w:type="dxa"/>
              <w:left w:w="15" w:type="dxa"/>
              <w:bottom w:w="0" w:type="dxa"/>
              <w:right w:w="15" w:type="dxa"/>
            </w:tcMar>
            <w:vAlign w:val="bottom"/>
          </w:tcPr>
          <w:p w:rsidR="00C41516" w:rsidRPr="00C41516" w:rsidRDefault="00C41516" w:rsidP="00C41516">
            <w:pPr>
              <w:rPr>
                <w:ins w:id="2943" w:author="Kinder" w:date="2013-06-29T15:05:00Z"/>
                <w:rFonts w:ascii="Cambria" w:hAnsi="Cambria"/>
                <w:color w:val="000000"/>
                <w:sz w:val="18"/>
                <w:szCs w:val="18"/>
                <w:rPrChange w:id="2944" w:author="Kinder" w:date="2013-06-29T15:07:00Z">
                  <w:rPr>
                    <w:ins w:id="2945" w:author="Kinder" w:date="2013-06-29T15:05:00Z"/>
                    <w:rFonts w:ascii="Calibri" w:hAnsi="Calibri"/>
                    <w:b/>
                    <w:color w:val="000000"/>
                    <w:szCs w:val="18"/>
                  </w:rPr>
                </w:rPrChange>
              </w:rPr>
              <w:pPrChange w:id="2946" w:author="Kinder" w:date="2013-06-29T15:07:00Z">
                <w:pPr>
                  <w:keepNext/>
                  <w:keepLines/>
                  <w:outlineLvl w:val="2"/>
                </w:pPr>
              </w:pPrChange>
            </w:pPr>
            <w:ins w:id="2947" w:author="Kinder" w:date="2013-06-29T15:05:00Z">
              <w:r w:rsidRPr="00E76ED5">
                <w:rPr>
                  <w:rFonts w:ascii="Cambria" w:hAnsi="Cambria"/>
                  <w:color w:val="000000"/>
                  <w:sz w:val="18"/>
                  <w:szCs w:val="18"/>
                </w:rPr>
                <w:t> </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rsidP="00C41516">
            <w:pPr>
              <w:rPr>
                <w:ins w:id="2948" w:author="Kinder" w:date="2013-06-29T15:05:00Z"/>
                <w:rFonts w:ascii="Cambria" w:hAnsi="Cambria"/>
                <w:color w:val="000000"/>
                <w:sz w:val="18"/>
                <w:szCs w:val="18"/>
                <w:rPrChange w:id="2949" w:author="Kinder" w:date="2013-06-29T15:07:00Z">
                  <w:rPr>
                    <w:ins w:id="2950" w:author="Kinder" w:date="2013-06-29T15:05:00Z"/>
                    <w:rFonts w:ascii="Calibri" w:hAnsi="Calibri"/>
                    <w:b/>
                    <w:color w:val="000000"/>
                    <w:sz w:val="24"/>
                    <w:szCs w:val="18"/>
                  </w:rPr>
                </w:rPrChange>
              </w:rPr>
              <w:pPrChange w:id="2951" w:author="Kinder" w:date="2013-06-29T15:07:00Z">
                <w:pPr>
                  <w:keepNext/>
                  <w:keepLines/>
                  <w:jc w:val="right"/>
                  <w:outlineLvl w:val="2"/>
                </w:pPr>
              </w:pPrChange>
            </w:pPr>
            <w:ins w:id="2952" w:author="Kinder" w:date="2013-06-29T15:05:00Z">
              <w:r w:rsidRPr="00C41516">
                <w:rPr>
                  <w:rFonts w:ascii="Cambria" w:hAnsi="Cambria"/>
                  <w:color w:val="000000"/>
                  <w:sz w:val="18"/>
                  <w:szCs w:val="18"/>
                  <w:rPrChange w:id="2953" w:author="Kinder" w:date="2013-06-29T15:06:00Z">
                    <w:rPr>
                      <w:rFonts w:ascii="Calibri" w:hAnsi="Calibri"/>
                      <w:color w:val="000000"/>
                      <w:sz w:val="24"/>
                      <w:szCs w:val="18"/>
                      <w:u w:val="single"/>
                    </w:rPr>
                  </w:rPrChange>
                </w:rPr>
                <w:t>4,00</w:t>
              </w:r>
            </w:ins>
          </w:p>
        </w:tc>
      </w:tr>
      <w:tr w:rsidR="00C41516" w:rsidRPr="00D32E4A" w:rsidTr="001E709A">
        <w:tblPrEx>
          <w:tblCellMar>
            <w:left w:w="0" w:type="dxa"/>
            <w:right w:w="0" w:type="dxa"/>
          </w:tblCellMar>
        </w:tblPrEx>
        <w:trPr>
          <w:trHeight w:val="300"/>
          <w:ins w:id="2954"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955" w:author="Kinder" w:date="2013-06-29T15:05:00Z"/>
                <w:rFonts w:ascii="Cambria" w:hAnsi="Cambria"/>
                <w:sz w:val="18"/>
                <w:szCs w:val="18"/>
                <w:rPrChange w:id="2956" w:author="Kinder" w:date="2013-06-29T15:07:00Z">
                  <w:rPr>
                    <w:ins w:id="2957" w:author="Kinder" w:date="2013-06-29T15:05:00Z"/>
                    <w:b/>
                    <w:szCs w:val="18"/>
                  </w:rPr>
                </w:rPrChange>
              </w:rPr>
              <w:pPrChange w:id="2958" w:author="Kinder" w:date="2013-06-29T15:07:00Z">
                <w:pPr>
                  <w:keepNext/>
                  <w:keepLines/>
                  <w:jc w:val="center"/>
                  <w:outlineLvl w:val="2"/>
                </w:pPr>
              </w:pPrChange>
            </w:pPr>
            <w:ins w:id="2959"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pPr>
              <w:rPr>
                <w:ins w:id="2960" w:author="Kinder" w:date="2013-06-29T15:05:00Z"/>
                <w:rFonts w:ascii="Cambria" w:hAnsi="Cambria"/>
                <w:color w:val="000000"/>
                <w:sz w:val="18"/>
                <w:szCs w:val="18"/>
                <w:rPrChange w:id="2961" w:author="Unknown">
                  <w:rPr>
                    <w:ins w:id="2962" w:author="Kinder" w:date="2013-06-29T15:05:00Z"/>
                    <w:rFonts w:ascii="Calibri" w:hAnsi="Calibri"/>
                    <w:color w:val="000000"/>
                    <w:szCs w:val="18"/>
                  </w:rPr>
                </w:rPrChange>
              </w:rPr>
            </w:pPr>
            <w:ins w:id="2963" w:author="Kinder" w:date="2013-06-29T15:05:00Z">
              <w:r w:rsidRPr="00C41516">
                <w:rPr>
                  <w:rFonts w:ascii="Cambria" w:hAnsi="Cambria"/>
                  <w:color w:val="000000"/>
                  <w:sz w:val="18"/>
                  <w:szCs w:val="18"/>
                  <w:rPrChange w:id="2964" w:author="Kinder" w:date="2013-06-29T15:06:00Z">
                    <w:rPr>
                      <w:rFonts w:ascii="Calibri" w:hAnsi="Calibri"/>
                      <w:color w:val="000000"/>
                      <w:szCs w:val="18"/>
                      <w:u w:val="single"/>
                    </w:rPr>
                  </w:rPrChange>
                </w:rPr>
                <w:t>Bleed value applied in PDF as specified in the task</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965" w:author="Kinder" w:date="2013-06-29T15:05:00Z"/>
                <w:rFonts w:ascii="Cambria" w:hAnsi="Cambria"/>
                <w:sz w:val="18"/>
                <w:szCs w:val="18"/>
                <w:rPrChange w:id="2966" w:author="Kinder" w:date="2013-06-29T15:07:00Z">
                  <w:rPr>
                    <w:ins w:id="2967" w:author="Kinder" w:date="2013-06-29T15:05:00Z"/>
                    <w:b/>
                    <w:szCs w:val="18"/>
                  </w:rPr>
                </w:rPrChange>
              </w:rPr>
              <w:pPrChange w:id="2968" w:author="Kinder" w:date="2013-06-29T15:07:00Z">
                <w:pPr>
                  <w:keepNext/>
                  <w:keepLines/>
                  <w:jc w:val="right"/>
                  <w:outlineLvl w:val="2"/>
                </w:pPr>
              </w:pPrChange>
            </w:pPr>
            <w:ins w:id="2969" w:author="Kinder" w:date="2013-06-29T15:05:00Z">
              <w:r w:rsidRPr="00C41516">
                <w:rPr>
                  <w:rFonts w:ascii="Cambria" w:hAnsi="Cambria"/>
                  <w:sz w:val="18"/>
                  <w:szCs w:val="18"/>
                  <w:rPrChange w:id="2970" w:author="Kinder" w:date="2013-06-29T15:06:00Z">
                    <w:rPr>
                      <w:color w:val="0000FF"/>
                      <w:szCs w:val="18"/>
                      <w:u w:val="single"/>
                    </w:rPr>
                  </w:rPrChange>
                </w:rPr>
                <w:t>0,75</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971" w:author="Kinder" w:date="2013-06-29T15:05:00Z"/>
                <w:rFonts w:ascii="Cambria" w:hAnsi="Cambria"/>
                <w:color w:val="000000"/>
                <w:sz w:val="18"/>
                <w:szCs w:val="18"/>
                <w:rPrChange w:id="2972" w:author="Unknown">
                  <w:rPr>
                    <w:ins w:id="2973"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974"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975" w:author="Kinder" w:date="2013-06-29T15:05:00Z"/>
                <w:rFonts w:ascii="Cambria" w:hAnsi="Cambria"/>
                <w:sz w:val="18"/>
                <w:szCs w:val="18"/>
                <w:rPrChange w:id="2976" w:author="Kinder" w:date="2013-06-29T15:07:00Z">
                  <w:rPr>
                    <w:ins w:id="2977" w:author="Kinder" w:date="2013-06-29T15:05:00Z"/>
                    <w:b/>
                    <w:szCs w:val="18"/>
                  </w:rPr>
                </w:rPrChange>
              </w:rPr>
              <w:pPrChange w:id="2978" w:author="Kinder" w:date="2013-06-29T15:07:00Z">
                <w:pPr>
                  <w:keepNext/>
                  <w:keepLines/>
                  <w:jc w:val="center"/>
                  <w:outlineLvl w:val="2"/>
                </w:pPr>
              </w:pPrChange>
            </w:pPr>
            <w:ins w:id="2979"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2980" w:author="Kinder" w:date="2013-06-29T15:05:00Z"/>
                <w:rFonts w:ascii="Cambria" w:hAnsi="Cambria"/>
                <w:color w:val="000000"/>
                <w:sz w:val="18"/>
                <w:szCs w:val="18"/>
                <w:rPrChange w:id="2981" w:author="Kinder" w:date="2013-06-29T15:07:00Z">
                  <w:rPr>
                    <w:ins w:id="2982" w:author="Kinder" w:date="2013-06-29T15:05:00Z"/>
                    <w:rFonts w:ascii="Calibri" w:hAnsi="Calibri"/>
                    <w:b/>
                    <w:color w:val="000000"/>
                    <w:szCs w:val="18"/>
                  </w:rPr>
                </w:rPrChange>
              </w:rPr>
              <w:pPrChange w:id="2983" w:author="Kinder" w:date="2013-06-29T15:07:00Z">
                <w:pPr>
                  <w:keepNext/>
                  <w:keepLines/>
                  <w:outlineLvl w:val="2"/>
                </w:pPr>
              </w:pPrChange>
            </w:pPr>
            <w:ins w:id="2984" w:author="Kinder" w:date="2013-06-29T15:05:00Z">
              <w:r w:rsidRPr="00C41516">
                <w:rPr>
                  <w:rFonts w:ascii="Cambria" w:hAnsi="Cambria"/>
                  <w:color w:val="000000"/>
                  <w:sz w:val="18"/>
                  <w:szCs w:val="18"/>
                  <w:rPrChange w:id="2985" w:author="Kinder" w:date="2013-06-29T15:06:00Z">
                    <w:rPr>
                      <w:rFonts w:ascii="Calibri" w:hAnsi="Calibri"/>
                      <w:color w:val="000000"/>
                      <w:szCs w:val="18"/>
                      <w:u w:val="single"/>
                    </w:rPr>
                  </w:rPrChange>
                </w:rPr>
                <w:t>Trapping value applied in the file as specified in the task</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2986" w:author="Kinder" w:date="2013-06-29T15:05:00Z"/>
                <w:rFonts w:ascii="Cambria" w:hAnsi="Cambria"/>
                <w:sz w:val="18"/>
                <w:szCs w:val="18"/>
                <w:rPrChange w:id="2987" w:author="Kinder" w:date="2013-06-29T15:07:00Z">
                  <w:rPr>
                    <w:ins w:id="2988" w:author="Kinder" w:date="2013-06-29T15:05:00Z"/>
                    <w:b/>
                    <w:szCs w:val="18"/>
                  </w:rPr>
                </w:rPrChange>
              </w:rPr>
              <w:pPrChange w:id="2989" w:author="Kinder" w:date="2013-06-29T15:07:00Z">
                <w:pPr>
                  <w:keepNext/>
                  <w:keepLines/>
                  <w:jc w:val="right"/>
                  <w:outlineLvl w:val="2"/>
                </w:pPr>
              </w:pPrChange>
            </w:pPr>
            <w:ins w:id="2990" w:author="Kinder" w:date="2013-06-29T15:05:00Z">
              <w:r w:rsidRPr="00C41516">
                <w:rPr>
                  <w:rFonts w:ascii="Cambria" w:hAnsi="Cambria"/>
                  <w:sz w:val="18"/>
                  <w:szCs w:val="18"/>
                  <w:rPrChange w:id="2991" w:author="Kinder" w:date="2013-06-29T15:06:00Z">
                    <w:rPr>
                      <w:color w:val="0000FF"/>
                      <w:szCs w:val="18"/>
                      <w:u w:val="single"/>
                    </w:rPr>
                  </w:rPrChange>
                </w:rPr>
                <w:t>0,75</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2992" w:author="Kinder" w:date="2013-06-29T15:05:00Z"/>
                <w:rFonts w:ascii="Cambria" w:hAnsi="Cambria"/>
                <w:color w:val="000000"/>
                <w:sz w:val="18"/>
                <w:szCs w:val="18"/>
                <w:rPrChange w:id="2993" w:author="Unknown">
                  <w:rPr>
                    <w:ins w:id="2994"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2995"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2996" w:author="Kinder" w:date="2013-06-29T15:05:00Z"/>
                <w:rFonts w:ascii="Cambria" w:hAnsi="Cambria"/>
                <w:sz w:val="18"/>
                <w:szCs w:val="18"/>
                <w:rPrChange w:id="2997" w:author="Kinder" w:date="2013-06-29T15:07:00Z">
                  <w:rPr>
                    <w:ins w:id="2998" w:author="Kinder" w:date="2013-06-29T15:05:00Z"/>
                    <w:b/>
                    <w:szCs w:val="18"/>
                  </w:rPr>
                </w:rPrChange>
              </w:rPr>
              <w:pPrChange w:id="2999" w:author="Kinder" w:date="2013-06-29T15:07:00Z">
                <w:pPr>
                  <w:keepNext/>
                  <w:keepLines/>
                  <w:jc w:val="center"/>
                  <w:outlineLvl w:val="2"/>
                </w:pPr>
              </w:pPrChange>
            </w:pPr>
            <w:ins w:id="3000"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3001" w:author="Kinder" w:date="2013-06-29T15:05:00Z"/>
                <w:rFonts w:ascii="Cambria" w:hAnsi="Cambria"/>
                <w:color w:val="000000"/>
                <w:sz w:val="18"/>
                <w:szCs w:val="18"/>
                <w:rPrChange w:id="3002" w:author="Kinder" w:date="2013-06-29T15:07:00Z">
                  <w:rPr>
                    <w:ins w:id="3003" w:author="Kinder" w:date="2013-06-29T15:05:00Z"/>
                    <w:rFonts w:ascii="Calibri" w:hAnsi="Calibri"/>
                    <w:b/>
                    <w:color w:val="000000"/>
                    <w:szCs w:val="18"/>
                  </w:rPr>
                </w:rPrChange>
              </w:rPr>
              <w:pPrChange w:id="3004" w:author="Kinder" w:date="2013-06-29T15:07:00Z">
                <w:pPr>
                  <w:keepNext/>
                  <w:keepLines/>
                  <w:outlineLvl w:val="2"/>
                </w:pPr>
              </w:pPrChange>
            </w:pPr>
            <w:ins w:id="3005" w:author="Kinder" w:date="2013-06-29T15:05:00Z">
              <w:r w:rsidRPr="00C41516">
                <w:rPr>
                  <w:rFonts w:ascii="Cambria" w:hAnsi="Cambria"/>
                  <w:color w:val="000000"/>
                  <w:sz w:val="18"/>
                  <w:szCs w:val="18"/>
                  <w:rPrChange w:id="3006" w:author="Kinder" w:date="2013-06-29T15:06:00Z">
                    <w:rPr>
                      <w:rFonts w:ascii="Calibri" w:hAnsi="Calibri"/>
                      <w:color w:val="000000"/>
                      <w:szCs w:val="18"/>
                      <w:u w:val="single"/>
                    </w:rPr>
                  </w:rPrChange>
                </w:rPr>
                <w:t>Overprin</w:t>
              </w:r>
              <w:r>
                <w:rPr>
                  <w:rFonts w:ascii="Cambria" w:hAnsi="Cambria"/>
                  <w:color w:val="000000"/>
                  <w:sz w:val="18"/>
                  <w:szCs w:val="18"/>
                </w:rPr>
                <w:t>ting applied</w:t>
              </w:r>
              <w:r w:rsidRPr="00C41516">
                <w:rPr>
                  <w:rFonts w:ascii="Cambria" w:hAnsi="Cambria"/>
                  <w:color w:val="000000"/>
                  <w:sz w:val="18"/>
                  <w:szCs w:val="18"/>
                  <w:rPrChange w:id="3007" w:author="Kinder" w:date="2013-06-29T15:06:00Z">
                    <w:rPr>
                      <w:rFonts w:ascii="Calibri" w:hAnsi="Calibri"/>
                      <w:color w:val="000000"/>
                      <w:szCs w:val="18"/>
                      <w:u w:val="single"/>
                    </w:rPr>
                  </w:rPrChange>
                </w:rPr>
                <w:t xml:space="preserve"> in PDF as specified in the task</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3008" w:author="Kinder" w:date="2013-06-29T15:05:00Z"/>
                <w:rFonts w:ascii="Cambria" w:hAnsi="Cambria"/>
                <w:sz w:val="18"/>
                <w:szCs w:val="18"/>
                <w:rPrChange w:id="3009" w:author="Kinder" w:date="2013-06-29T15:07:00Z">
                  <w:rPr>
                    <w:ins w:id="3010" w:author="Kinder" w:date="2013-06-29T15:05:00Z"/>
                    <w:b/>
                    <w:szCs w:val="18"/>
                  </w:rPr>
                </w:rPrChange>
              </w:rPr>
              <w:pPrChange w:id="3011" w:author="Kinder" w:date="2013-06-29T15:07:00Z">
                <w:pPr>
                  <w:keepNext/>
                  <w:keepLines/>
                  <w:jc w:val="right"/>
                  <w:outlineLvl w:val="2"/>
                </w:pPr>
              </w:pPrChange>
            </w:pPr>
            <w:ins w:id="3012" w:author="Kinder" w:date="2013-06-29T15:05:00Z">
              <w:r w:rsidRPr="00C41516">
                <w:rPr>
                  <w:rFonts w:ascii="Cambria" w:hAnsi="Cambria"/>
                  <w:sz w:val="18"/>
                  <w:szCs w:val="18"/>
                  <w:rPrChange w:id="3013" w:author="Kinder" w:date="2013-06-29T15:06:00Z">
                    <w:rPr>
                      <w:color w:val="0000FF"/>
                      <w:szCs w:val="18"/>
                      <w:u w:val="single"/>
                    </w:rPr>
                  </w:rPrChange>
                </w:rPr>
                <w:t>0,50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3014" w:author="Kinder" w:date="2013-06-29T15:05:00Z"/>
                <w:rFonts w:ascii="Cambria" w:hAnsi="Cambria"/>
                <w:color w:val="000000"/>
                <w:sz w:val="18"/>
                <w:szCs w:val="18"/>
                <w:rPrChange w:id="3015" w:author="Unknown">
                  <w:rPr>
                    <w:ins w:id="3016"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3017"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pPr>
              <w:rPr>
                <w:ins w:id="3018" w:author="Kinder" w:date="2013-06-29T15:05:00Z"/>
                <w:rFonts w:ascii="Cambria" w:hAnsi="Cambria"/>
                <w:color w:val="000000"/>
                <w:sz w:val="18"/>
                <w:szCs w:val="18"/>
                <w:rPrChange w:id="3019" w:author="Unknown">
                  <w:rPr>
                    <w:ins w:id="3020" w:author="Kinder" w:date="2013-06-29T15:05:00Z"/>
                    <w:rFonts w:ascii="Calibri" w:hAnsi="Calibri"/>
                    <w:color w:val="000000"/>
                    <w:szCs w:val="18"/>
                  </w:rPr>
                </w:rPrChange>
              </w:rPr>
            </w:pPr>
            <w:ins w:id="3021" w:author="Kinder" w:date="2013-06-29T15:05:00Z">
              <w:r w:rsidRPr="00E76ED5">
                <w:rPr>
                  <w:rFonts w:ascii="Cambria" w:hAnsi="Cambria"/>
                  <w:color w:val="000000"/>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3022" w:author="Kinder" w:date="2013-06-29T15:05:00Z"/>
                <w:rFonts w:ascii="Cambria" w:hAnsi="Cambria"/>
                <w:color w:val="000000"/>
                <w:sz w:val="18"/>
                <w:szCs w:val="18"/>
                <w:rPrChange w:id="3023" w:author="Kinder" w:date="2013-06-29T15:07:00Z">
                  <w:rPr>
                    <w:ins w:id="3024" w:author="Kinder" w:date="2013-06-29T15:05:00Z"/>
                    <w:rFonts w:ascii="Calibri" w:hAnsi="Calibri"/>
                    <w:b/>
                    <w:color w:val="000000"/>
                    <w:szCs w:val="18"/>
                  </w:rPr>
                </w:rPrChange>
              </w:rPr>
              <w:pPrChange w:id="3025" w:author="Kinder" w:date="2013-06-29T15:07:00Z">
                <w:pPr>
                  <w:keepNext/>
                  <w:keepLines/>
                  <w:outlineLvl w:val="2"/>
                </w:pPr>
              </w:pPrChange>
            </w:pPr>
            <w:ins w:id="3026" w:author="Kinder" w:date="2013-06-29T15:05:00Z">
              <w:r w:rsidRPr="00C41516">
                <w:rPr>
                  <w:rFonts w:ascii="Cambria" w:hAnsi="Cambria"/>
                  <w:color w:val="000000"/>
                  <w:sz w:val="18"/>
                  <w:szCs w:val="18"/>
                  <w:rPrChange w:id="3027" w:author="Kinder" w:date="2013-06-29T15:06:00Z">
                    <w:rPr>
                      <w:rFonts w:ascii="Calibri" w:hAnsi="Calibri"/>
                      <w:color w:val="000000"/>
                      <w:szCs w:val="18"/>
                      <w:u w:val="single"/>
                    </w:rPr>
                  </w:rPrChange>
                </w:rPr>
                <w:t>Spot and CMYK colours used in PDF file as specified in the T1,T2,T3</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3028" w:author="Kinder" w:date="2013-06-29T15:05:00Z"/>
                <w:rFonts w:ascii="Cambria" w:hAnsi="Cambria"/>
                <w:sz w:val="18"/>
                <w:szCs w:val="18"/>
                <w:rPrChange w:id="3029" w:author="Kinder" w:date="2013-06-29T15:07:00Z">
                  <w:rPr>
                    <w:ins w:id="3030" w:author="Kinder" w:date="2013-06-29T15:05:00Z"/>
                    <w:b/>
                    <w:szCs w:val="18"/>
                  </w:rPr>
                </w:rPrChange>
              </w:rPr>
              <w:pPrChange w:id="3031" w:author="Kinder" w:date="2013-06-29T15:07:00Z">
                <w:pPr>
                  <w:keepNext/>
                  <w:keepLines/>
                  <w:jc w:val="right"/>
                  <w:outlineLvl w:val="2"/>
                </w:pPr>
              </w:pPrChange>
            </w:pPr>
            <w:ins w:id="3032" w:author="Kinder" w:date="2013-06-29T15:05:00Z">
              <w:r w:rsidRPr="00C41516">
                <w:rPr>
                  <w:rFonts w:ascii="Cambria" w:hAnsi="Cambria"/>
                  <w:sz w:val="18"/>
                  <w:szCs w:val="18"/>
                  <w:rPrChange w:id="3033" w:author="Kinder" w:date="2013-06-29T15:06:00Z">
                    <w:rPr>
                      <w:color w:val="0000FF"/>
                      <w:szCs w:val="18"/>
                      <w:u w:val="single"/>
                    </w:rPr>
                  </w:rPrChange>
                </w:rPr>
                <w:t>1,00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3034" w:author="Kinder" w:date="2013-06-29T15:05:00Z"/>
                <w:rFonts w:ascii="Cambria" w:hAnsi="Cambria"/>
                <w:color w:val="000000"/>
                <w:sz w:val="18"/>
                <w:szCs w:val="18"/>
                <w:rPrChange w:id="3035" w:author="Unknown">
                  <w:rPr>
                    <w:ins w:id="3036"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3037"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3038" w:author="Kinder" w:date="2013-06-29T15:05:00Z"/>
                <w:rFonts w:ascii="Cambria" w:hAnsi="Cambria"/>
                <w:color w:val="000000"/>
                <w:sz w:val="18"/>
                <w:szCs w:val="18"/>
                <w:rPrChange w:id="3039" w:author="Kinder" w:date="2013-06-29T15:07:00Z">
                  <w:rPr>
                    <w:ins w:id="3040" w:author="Kinder" w:date="2013-06-29T15:05:00Z"/>
                    <w:rFonts w:ascii="Calibri" w:hAnsi="Calibri"/>
                    <w:b/>
                    <w:color w:val="000000"/>
                    <w:szCs w:val="18"/>
                  </w:rPr>
                </w:rPrChange>
              </w:rPr>
              <w:pPrChange w:id="3041" w:author="Kinder" w:date="2013-06-29T15:07:00Z">
                <w:pPr>
                  <w:keepNext/>
                  <w:keepLines/>
                  <w:outlineLvl w:val="2"/>
                </w:pPr>
              </w:pPrChange>
            </w:pPr>
            <w:ins w:id="3042" w:author="Kinder" w:date="2013-06-29T15:05:00Z">
              <w:r w:rsidRPr="00E76ED5">
                <w:rPr>
                  <w:rFonts w:ascii="Cambria" w:hAnsi="Cambria"/>
                  <w:color w:val="000000"/>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3043" w:author="Kinder" w:date="2013-06-29T15:05:00Z"/>
                <w:rFonts w:ascii="Cambria" w:hAnsi="Cambria"/>
                <w:color w:val="000000"/>
                <w:sz w:val="18"/>
                <w:szCs w:val="18"/>
                <w:rPrChange w:id="3044" w:author="Kinder" w:date="2013-06-29T15:07:00Z">
                  <w:rPr>
                    <w:ins w:id="3045" w:author="Kinder" w:date="2013-06-29T15:05:00Z"/>
                    <w:rFonts w:ascii="Calibri" w:hAnsi="Calibri"/>
                    <w:b/>
                    <w:color w:val="000000"/>
                    <w:szCs w:val="18"/>
                  </w:rPr>
                </w:rPrChange>
              </w:rPr>
              <w:pPrChange w:id="3046" w:author="Kinder" w:date="2013-06-29T15:07:00Z">
                <w:pPr>
                  <w:keepNext/>
                  <w:keepLines/>
                  <w:outlineLvl w:val="2"/>
                </w:pPr>
              </w:pPrChange>
            </w:pPr>
            <w:ins w:id="3047" w:author="Kinder" w:date="2013-06-29T15:05:00Z">
              <w:r w:rsidRPr="00C41516">
                <w:rPr>
                  <w:rFonts w:ascii="Cambria" w:hAnsi="Cambria"/>
                  <w:color w:val="000000"/>
                  <w:sz w:val="18"/>
                  <w:szCs w:val="18"/>
                  <w:rPrChange w:id="3048" w:author="Kinder" w:date="2013-06-29T15:06:00Z">
                    <w:rPr>
                      <w:rFonts w:ascii="Calibri" w:hAnsi="Calibri"/>
                      <w:color w:val="000000"/>
                      <w:szCs w:val="18"/>
                      <w:u w:val="single"/>
                    </w:rPr>
                  </w:rPrChange>
                </w:rPr>
                <w:t>Color, varnish and  d</w:t>
              </w:r>
              <w:r>
                <w:rPr>
                  <w:rFonts w:ascii="Cambria" w:hAnsi="Cambria"/>
                  <w:color w:val="000000"/>
                  <w:sz w:val="18"/>
                  <w:szCs w:val="18"/>
                </w:rPr>
                <w:t>ieCut in PDF as specified in</w:t>
              </w:r>
              <w:r w:rsidRPr="00C41516">
                <w:rPr>
                  <w:rFonts w:ascii="Cambria" w:hAnsi="Cambria"/>
                  <w:color w:val="000000"/>
                  <w:sz w:val="18"/>
                  <w:szCs w:val="18"/>
                  <w:rPrChange w:id="3049" w:author="Kinder" w:date="2013-06-29T15:06:00Z">
                    <w:rPr>
                      <w:rFonts w:ascii="Calibri" w:hAnsi="Calibri"/>
                      <w:color w:val="000000"/>
                      <w:szCs w:val="18"/>
                      <w:u w:val="single"/>
                    </w:rPr>
                  </w:rPrChange>
                </w:rPr>
                <w:t xml:space="preserve"> task 4</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3050" w:author="Kinder" w:date="2013-06-29T15:05:00Z"/>
                <w:rFonts w:ascii="Cambria" w:hAnsi="Cambria"/>
                <w:sz w:val="18"/>
                <w:szCs w:val="18"/>
                <w:rPrChange w:id="3051" w:author="Kinder" w:date="2013-06-29T15:07:00Z">
                  <w:rPr>
                    <w:ins w:id="3052" w:author="Kinder" w:date="2013-06-29T15:05:00Z"/>
                    <w:b/>
                    <w:szCs w:val="18"/>
                  </w:rPr>
                </w:rPrChange>
              </w:rPr>
              <w:pPrChange w:id="3053" w:author="Kinder" w:date="2013-06-29T15:07:00Z">
                <w:pPr>
                  <w:keepNext/>
                  <w:keepLines/>
                  <w:jc w:val="right"/>
                  <w:outlineLvl w:val="2"/>
                </w:pPr>
              </w:pPrChange>
            </w:pPr>
            <w:ins w:id="3054" w:author="Kinder" w:date="2013-06-29T15:05:00Z">
              <w:r w:rsidRPr="00C41516">
                <w:rPr>
                  <w:rFonts w:ascii="Cambria" w:hAnsi="Cambria"/>
                  <w:sz w:val="18"/>
                  <w:szCs w:val="18"/>
                  <w:rPrChange w:id="3055" w:author="Kinder" w:date="2013-06-29T15:06:00Z">
                    <w:rPr>
                      <w:color w:val="0000FF"/>
                      <w:szCs w:val="18"/>
                      <w:u w:val="single"/>
                    </w:rPr>
                  </w:rPrChange>
                </w:rPr>
                <w:t>0,50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3056" w:author="Kinder" w:date="2013-06-29T15:05:00Z"/>
                <w:rFonts w:ascii="Cambria" w:hAnsi="Cambria"/>
                <w:color w:val="000000"/>
                <w:sz w:val="18"/>
                <w:szCs w:val="18"/>
                <w:rPrChange w:id="3057" w:author="Unknown">
                  <w:rPr>
                    <w:ins w:id="3058"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3059"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3060" w:author="Kinder" w:date="2013-06-29T15:05:00Z"/>
                <w:rFonts w:ascii="Cambria" w:hAnsi="Cambria"/>
                <w:sz w:val="18"/>
                <w:szCs w:val="18"/>
                <w:rPrChange w:id="3061" w:author="Kinder" w:date="2013-06-29T15:07:00Z">
                  <w:rPr>
                    <w:ins w:id="3062" w:author="Kinder" w:date="2013-06-29T15:05:00Z"/>
                    <w:b/>
                    <w:szCs w:val="18"/>
                  </w:rPr>
                </w:rPrChange>
              </w:rPr>
              <w:pPrChange w:id="3063" w:author="Kinder" w:date="2013-06-29T15:07:00Z">
                <w:pPr>
                  <w:keepNext/>
                  <w:keepLines/>
                  <w:jc w:val="center"/>
                  <w:outlineLvl w:val="2"/>
                </w:pPr>
              </w:pPrChange>
            </w:pPr>
            <w:ins w:id="3064"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3065" w:author="Kinder" w:date="2013-06-29T15:05:00Z"/>
                <w:rFonts w:ascii="Cambria" w:hAnsi="Cambria"/>
                <w:color w:val="000000"/>
                <w:sz w:val="18"/>
                <w:szCs w:val="18"/>
                <w:rPrChange w:id="3066" w:author="Kinder" w:date="2013-06-29T15:07:00Z">
                  <w:rPr>
                    <w:ins w:id="3067" w:author="Kinder" w:date="2013-06-29T15:05:00Z"/>
                    <w:rFonts w:ascii="Calibri" w:hAnsi="Calibri"/>
                    <w:b/>
                    <w:color w:val="000000"/>
                    <w:szCs w:val="18"/>
                  </w:rPr>
                </w:rPrChange>
              </w:rPr>
              <w:pPrChange w:id="3068" w:author="Kinder" w:date="2013-06-29T15:07:00Z">
                <w:pPr>
                  <w:keepNext/>
                  <w:keepLines/>
                  <w:outlineLvl w:val="2"/>
                </w:pPr>
              </w:pPrChange>
            </w:pPr>
            <w:ins w:id="3069" w:author="Kinder" w:date="2013-06-30T08:41:00Z">
              <w:r>
                <w:rPr>
                  <w:rFonts w:ascii="Cambria" w:hAnsi="Cambria"/>
                  <w:color w:val="000000"/>
                  <w:sz w:val="18"/>
                  <w:szCs w:val="18"/>
                </w:rPr>
                <w:t>N</w:t>
              </w:r>
            </w:ins>
            <w:ins w:id="3070" w:author="Kinder" w:date="2013-06-29T15:05:00Z">
              <w:r w:rsidRPr="00C41516">
                <w:rPr>
                  <w:rFonts w:ascii="Cambria" w:hAnsi="Cambria"/>
                  <w:color w:val="000000"/>
                  <w:sz w:val="18"/>
                  <w:szCs w:val="18"/>
                  <w:rPrChange w:id="3071" w:author="Kinder" w:date="2013-06-29T15:06:00Z">
                    <w:rPr>
                      <w:rFonts w:ascii="Calibri" w:hAnsi="Calibri"/>
                      <w:color w:val="000000"/>
                      <w:szCs w:val="18"/>
                      <w:u w:val="single"/>
                    </w:rPr>
                  </w:rPrChange>
                </w:rPr>
                <w:t>aming of spot colo</w:t>
              </w:r>
            </w:ins>
            <w:ins w:id="3072" w:author="Kinder" w:date="2013-06-30T09:08:00Z">
              <w:r>
                <w:rPr>
                  <w:rFonts w:ascii="Cambria" w:hAnsi="Cambria"/>
                  <w:color w:val="000000"/>
                  <w:sz w:val="18"/>
                  <w:szCs w:val="18"/>
                </w:rPr>
                <w:t>u</w:t>
              </w:r>
            </w:ins>
            <w:ins w:id="3073" w:author="Kinder" w:date="2013-06-29T15:05:00Z">
              <w:r w:rsidRPr="00C41516">
                <w:rPr>
                  <w:rFonts w:ascii="Cambria" w:hAnsi="Cambria"/>
                  <w:color w:val="000000"/>
                  <w:sz w:val="18"/>
                  <w:szCs w:val="18"/>
                  <w:rPrChange w:id="3074" w:author="Kinder" w:date="2013-06-29T15:06:00Z">
                    <w:rPr>
                      <w:rFonts w:ascii="Calibri" w:hAnsi="Calibri"/>
                      <w:color w:val="000000"/>
                      <w:szCs w:val="18"/>
                      <w:u w:val="single"/>
                    </w:rPr>
                  </w:rPrChange>
                </w:rPr>
                <w:t>r</w:t>
              </w:r>
            </w:ins>
            <w:ins w:id="3075" w:author="Kinder" w:date="2013-06-30T08:41:00Z">
              <w:r>
                <w:rPr>
                  <w:rFonts w:ascii="Cambria" w:hAnsi="Cambria"/>
                  <w:color w:val="000000"/>
                  <w:sz w:val="18"/>
                  <w:szCs w:val="18"/>
                </w:rPr>
                <w:t xml:space="preserve"> PMS U in T1, T2 and</w:t>
              </w:r>
            </w:ins>
            <w:ins w:id="3076" w:author="Kinder" w:date="2013-06-29T15:05:00Z">
              <w:r w:rsidRPr="00C41516">
                <w:rPr>
                  <w:rFonts w:ascii="Cambria" w:hAnsi="Cambria"/>
                  <w:color w:val="000000"/>
                  <w:sz w:val="18"/>
                  <w:szCs w:val="18"/>
                  <w:rPrChange w:id="3077" w:author="Kinder" w:date="2013-06-29T15:06:00Z">
                    <w:rPr>
                      <w:rFonts w:ascii="Calibri" w:hAnsi="Calibri"/>
                      <w:color w:val="000000"/>
                      <w:szCs w:val="18"/>
                      <w:u w:val="single"/>
                    </w:rPr>
                  </w:rPrChange>
                </w:rPr>
                <w:t xml:space="preserve"> "Varnish" in task 4</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3078" w:author="Kinder" w:date="2013-06-29T15:05:00Z"/>
                <w:rFonts w:ascii="Cambria" w:hAnsi="Cambria"/>
                <w:sz w:val="18"/>
                <w:szCs w:val="18"/>
                <w:rPrChange w:id="3079" w:author="Kinder" w:date="2013-06-29T15:07:00Z">
                  <w:rPr>
                    <w:ins w:id="3080" w:author="Kinder" w:date="2013-06-29T15:05:00Z"/>
                    <w:b/>
                    <w:szCs w:val="18"/>
                  </w:rPr>
                </w:rPrChange>
              </w:rPr>
              <w:pPrChange w:id="3081" w:author="Kinder" w:date="2013-06-29T15:07:00Z">
                <w:pPr>
                  <w:keepNext/>
                  <w:keepLines/>
                  <w:jc w:val="right"/>
                  <w:outlineLvl w:val="2"/>
                </w:pPr>
              </w:pPrChange>
            </w:pPr>
            <w:ins w:id="3082" w:author="Kinder" w:date="2013-06-29T15:05:00Z">
              <w:r w:rsidRPr="00C41516">
                <w:rPr>
                  <w:rFonts w:ascii="Cambria" w:hAnsi="Cambria"/>
                  <w:sz w:val="18"/>
                  <w:szCs w:val="18"/>
                  <w:rPrChange w:id="3083" w:author="Kinder" w:date="2013-06-29T15:06:00Z">
                    <w:rPr>
                      <w:color w:val="0000FF"/>
                      <w:szCs w:val="18"/>
                      <w:u w:val="single"/>
                    </w:rPr>
                  </w:rPrChange>
                </w:rPr>
                <w:t>0,50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3084" w:author="Kinder" w:date="2013-06-29T15:05:00Z"/>
                <w:rFonts w:ascii="Cambria" w:hAnsi="Cambria"/>
                <w:color w:val="000000"/>
                <w:sz w:val="18"/>
                <w:szCs w:val="18"/>
                <w:rPrChange w:id="3085" w:author="Unknown">
                  <w:rPr>
                    <w:ins w:id="3086"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3087"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3088" w:author="Kinder" w:date="2013-06-29T15:05:00Z"/>
                <w:rFonts w:ascii="Cambria" w:hAnsi="Cambria"/>
                <w:sz w:val="18"/>
                <w:szCs w:val="18"/>
                <w:rPrChange w:id="3089" w:author="Kinder" w:date="2013-06-29T15:07:00Z">
                  <w:rPr>
                    <w:ins w:id="3090" w:author="Kinder" w:date="2013-06-29T15:05:00Z"/>
                    <w:b/>
                    <w:szCs w:val="18"/>
                  </w:rPr>
                </w:rPrChange>
              </w:rPr>
              <w:pPrChange w:id="3091" w:author="Kinder" w:date="2013-06-29T15:07:00Z">
                <w:pPr>
                  <w:keepNext/>
                  <w:keepLines/>
                  <w:jc w:val="center"/>
                  <w:outlineLvl w:val="2"/>
                </w:pPr>
              </w:pPrChange>
            </w:pPr>
            <w:ins w:id="3092" w:author="Kinder" w:date="2013-06-29T15:05:00Z">
              <w:r w:rsidRPr="00C41516">
                <w:rPr>
                  <w:rFonts w:ascii="Cambria" w:hAnsi="Cambria"/>
                  <w:sz w:val="18"/>
                  <w:szCs w:val="18"/>
                  <w:rPrChange w:id="3093" w:author="Kinder" w:date="2013-06-29T15:06:00Z">
                    <w:rPr>
                      <w:color w:val="0000FF"/>
                      <w:szCs w:val="18"/>
                      <w:u w:val="single"/>
                    </w:rPr>
                  </w:rPrChange>
                </w:rPr>
                <w:t>F2</w:t>
              </w:r>
            </w:ins>
          </w:p>
        </w:tc>
        <w:tc>
          <w:tcPr>
            <w:tcW w:w="6945" w:type="dxa"/>
            <w:gridSpan w:val="3"/>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3094" w:author="Kinder" w:date="2013-06-29T15:05:00Z"/>
                <w:rFonts w:ascii="Cambria" w:hAnsi="Cambria"/>
                <w:color w:val="000000"/>
                <w:sz w:val="18"/>
                <w:szCs w:val="18"/>
                <w:rPrChange w:id="3095" w:author="Unknown">
                  <w:rPr>
                    <w:ins w:id="3096" w:author="Kinder" w:date="2013-06-29T15:05:00Z"/>
                    <w:rFonts w:ascii="Calibri" w:hAnsi="Calibri"/>
                    <w:color w:val="000000"/>
                    <w:szCs w:val="18"/>
                  </w:rPr>
                </w:rPrChange>
              </w:rPr>
            </w:pPr>
          </w:p>
        </w:tc>
        <w:tc>
          <w:tcPr>
            <w:tcW w:w="464" w:type="dxa"/>
            <w:tcBorders>
              <w:top w:val="nil"/>
              <w:left w:val="single" w:sz="4" w:space="0" w:color="auto"/>
              <w:bottom w:val="nil"/>
              <w:right w:val="single" w:sz="4" w:space="0" w:color="auto"/>
            </w:tcBorders>
            <w:noWrap/>
            <w:tcMar>
              <w:top w:w="15" w:type="dxa"/>
              <w:left w:w="15" w:type="dxa"/>
              <w:bottom w:w="0" w:type="dxa"/>
              <w:right w:w="15" w:type="dxa"/>
            </w:tcMar>
            <w:vAlign w:val="bottom"/>
          </w:tcPr>
          <w:p w:rsidR="00C41516" w:rsidRPr="00C41516" w:rsidRDefault="00C41516" w:rsidP="00C41516">
            <w:pPr>
              <w:rPr>
                <w:ins w:id="3097" w:author="Kinder" w:date="2013-06-29T15:05:00Z"/>
                <w:rFonts w:ascii="Cambria" w:hAnsi="Cambria"/>
                <w:color w:val="000000"/>
                <w:sz w:val="18"/>
                <w:szCs w:val="18"/>
                <w:rPrChange w:id="3098" w:author="Kinder" w:date="2013-06-29T15:07:00Z">
                  <w:rPr>
                    <w:ins w:id="3099" w:author="Kinder" w:date="2013-06-29T15:05:00Z"/>
                    <w:rFonts w:ascii="Calibri" w:hAnsi="Calibri"/>
                    <w:b/>
                    <w:color w:val="000000"/>
                    <w:szCs w:val="18"/>
                  </w:rPr>
                </w:rPrChange>
              </w:rPr>
              <w:pPrChange w:id="3100" w:author="Kinder" w:date="2013-06-29T15:07:00Z">
                <w:pPr>
                  <w:keepNext/>
                  <w:keepLines/>
                  <w:outlineLvl w:val="2"/>
                </w:pPr>
              </w:pPrChange>
            </w:pPr>
            <w:ins w:id="3101" w:author="Kinder" w:date="2013-06-29T15:05:00Z">
              <w:r w:rsidRPr="00E76ED5">
                <w:rPr>
                  <w:rFonts w:ascii="Cambria" w:hAnsi="Cambria"/>
                  <w:color w:val="000000"/>
                  <w:sz w:val="18"/>
                  <w:szCs w:val="18"/>
                </w:rPr>
                <w:t> </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rsidP="00C41516">
            <w:pPr>
              <w:rPr>
                <w:ins w:id="3102" w:author="Kinder" w:date="2013-06-29T15:05:00Z"/>
                <w:rFonts w:ascii="Cambria" w:hAnsi="Cambria"/>
                <w:color w:val="000000"/>
                <w:sz w:val="18"/>
                <w:szCs w:val="18"/>
                <w:rPrChange w:id="3103" w:author="Kinder" w:date="2013-06-29T15:07:00Z">
                  <w:rPr>
                    <w:ins w:id="3104" w:author="Kinder" w:date="2013-06-29T15:05:00Z"/>
                    <w:rFonts w:ascii="Calibri" w:hAnsi="Calibri"/>
                    <w:b/>
                    <w:color w:val="000000"/>
                    <w:sz w:val="24"/>
                    <w:szCs w:val="18"/>
                  </w:rPr>
                </w:rPrChange>
              </w:rPr>
              <w:pPrChange w:id="3105" w:author="Kinder" w:date="2013-06-29T15:07:00Z">
                <w:pPr>
                  <w:keepNext/>
                  <w:keepLines/>
                  <w:jc w:val="right"/>
                  <w:outlineLvl w:val="2"/>
                </w:pPr>
              </w:pPrChange>
            </w:pPr>
            <w:ins w:id="3106" w:author="Kinder" w:date="2013-06-29T15:05:00Z">
              <w:r w:rsidRPr="00C41516">
                <w:rPr>
                  <w:rFonts w:ascii="Cambria" w:hAnsi="Cambria"/>
                  <w:color w:val="000000"/>
                  <w:sz w:val="18"/>
                  <w:szCs w:val="18"/>
                  <w:rPrChange w:id="3107" w:author="Kinder" w:date="2013-06-29T15:06:00Z">
                    <w:rPr>
                      <w:rFonts w:ascii="Calibri" w:hAnsi="Calibri"/>
                      <w:color w:val="000000"/>
                      <w:sz w:val="24"/>
                      <w:szCs w:val="18"/>
                      <w:u w:val="single"/>
                    </w:rPr>
                  </w:rPrChange>
                </w:rPr>
                <w:t>5,00</w:t>
              </w:r>
            </w:ins>
          </w:p>
        </w:tc>
      </w:tr>
      <w:tr w:rsidR="00C41516" w:rsidRPr="00D32E4A" w:rsidTr="001E709A">
        <w:tblPrEx>
          <w:tblCellMar>
            <w:left w:w="0" w:type="dxa"/>
            <w:right w:w="0" w:type="dxa"/>
          </w:tblCellMar>
        </w:tblPrEx>
        <w:trPr>
          <w:trHeight w:val="560"/>
          <w:ins w:id="3108"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3109" w:author="Kinder" w:date="2013-06-29T15:05:00Z"/>
                <w:rFonts w:ascii="Cambria" w:hAnsi="Cambria"/>
                <w:sz w:val="18"/>
                <w:szCs w:val="18"/>
                <w:rPrChange w:id="3110" w:author="Kinder" w:date="2013-06-29T15:07:00Z">
                  <w:rPr>
                    <w:ins w:id="3111" w:author="Kinder" w:date="2013-06-29T15:05:00Z"/>
                    <w:b/>
                    <w:szCs w:val="18"/>
                  </w:rPr>
                </w:rPrChange>
              </w:rPr>
              <w:pPrChange w:id="3112" w:author="Kinder" w:date="2013-06-29T15:07:00Z">
                <w:pPr>
                  <w:keepNext/>
                  <w:keepLines/>
                  <w:jc w:val="center"/>
                  <w:outlineLvl w:val="2"/>
                </w:pPr>
              </w:pPrChange>
            </w:pPr>
            <w:ins w:id="3113"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3114" w:author="Kinder" w:date="2013-06-29T15:05:00Z"/>
                <w:rFonts w:ascii="Cambria" w:hAnsi="Cambria"/>
                <w:color w:val="000000"/>
                <w:sz w:val="18"/>
                <w:szCs w:val="18"/>
                <w:rPrChange w:id="3115" w:author="Kinder" w:date="2013-06-29T15:07:00Z">
                  <w:rPr>
                    <w:ins w:id="3116" w:author="Kinder" w:date="2013-06-29T15:05:00Z"/>
                    <w:rFonts w:ascii="Calibri" w:hAnsi="Calibri"/>
                    <w:b/>
                    <w:color w:val="000000"/>
                    <w:szCs w:val="18"/>
                  </w:rPr>
                </w:rPrChange>
              </w:rPr>
              <w:pPrChange w:id="3117" w:author="Kinder" w:date="2013-06-29T15:07:00Z">
                <w:pPr>
                  <w:keepNext/>
                  <w:keepLines/>
                  <w:outlineLvl w:val="2"/>
                </w:pPr>
              </w:pPrChange>
            </w:pPr>
            <w:ins w:id="3118" w:author="Kinder" w:date="2013-06-29T15:05:00Z">
              <w:r w:rsidRPr="00C41516">
                <w:rPr>
                  <w:rFonts w:ascii="Cambria" w:hAnsi="Cambria"/>
                  <w:color w:val="000000"/>
                  <w:sz w:val="18"/>
                  <w:szCs w:val="18"/>
                  <w:rPrChange w:id="3119" w:author="Kinder" w:date="2013-06-29T15:06:00Z">
                    <w:rPr>
                      <w:rFonts w:ascii="Calibri" w:hAnsi="Calibri"/>
                      <w:color w:val="000000"/>
                      <w:szCs w:val="18"/>
                      <w:u w:val="single"/>
                    </w:rPr>
                  </w:rPrChange>
                </w:rPr>
                <w:t>Correct naming and all files saved in the correct format specified in the task</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3120" w:author="Kinder" w:date="2013-06-29T15:05:00Z"/>
                <w:rFonts w:ascii="Cambria" w:hAnsi="Cambria"/>
                <w:sz w:val="18"/>
                <w:szCs w:val="18"/>
                <w:rPrChange w:id="3121" w:author="Kinder" w:date="2013-06-29T15:07:00Z">
                  <w:rPr>
                    <w:ins w:id="3122" w:author="Kinder" w:date="2013-06-29T15:05:00Z"/>
                    <w:b/>
                    <w:szCs w:val="18"/>
                  </w:rPr>
                </w:rPrChange>
              </w:rPr>
              <w:pPrChange w:id="3123" w:author="Kinder" w:date="2013-06-29T15:07:00Z">
                <w:pPr>
                  <w:keepNext/>
                  <w:keepLines/>
                  <w:jc w:val="right"/>
                  <w:outlineLvl w:val="2"/>
                </w:pPr>
              </w:pPrChange>
            </w:pPr>
            <w:ins w:id="3124" w:author="Kinder" w:date="2013-06-29T15:05:00Z">
              <w:r w:rsidRPr="00C41516">
                <w:rPr>
                  <w:rFonts w:ascii="Cambria" w:hAnsi="Cambria"/>
                  <w:sz w:val="18"/>
                  <w:szCs w:val="18"/>
                  <w:rPrChange w:id="3125" w:author="Kinder" w:date="2013-06-29T15:06:00Z">
                    <w:rPr>
                      <w:color w:val="0000FF"/>
                      <w:szCs w:val="18"/>
                      <w:u w:val="single"/>
                    </w:rPr>
                  </w:rPrChange>
                </w:rPr>
                <w:t>1,25</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3126" w:author="Kinder" w:date="2013-06-29T15:05:00Z"/>
                <w:rFonts w:ascii="Cambria" w:hAnsi="Cambria"/>
                <w:color w:val="000000"/>
                <w:sz w:val="18"/>
                <w:szCs w:val="18"/>
                <w:rPrChange w:id="3127" w:author="Unknown">
                  <w:rPr>
                    <w:ins w:id="3128"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3129"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3130" w:author="Kinder" w:date="2013-06-29T15:05:00Z"/>
                <w:rFonts w:ascii="Cambria" w:hAnsi="Cambria"/>
                <w:sz w:val="18"/>
                <w:szCs w:val="18"/>
                <w:rPrChange w:id="3131" w:author="Kinder" w:date="2013-06-29T15:07:00Z">
                  <w:rPr>
                    <w:ins w:id="3132" w:author="Kinder" w:date="2013-06-29T15:05:00Z"/>
                    <w:b/>
                    <w:szCs w:val="18"/>
                  </w:rPr>
                </w:rPrChange>
              </w:rPr>
              <w:pPrChange w:id="3133" w:author="Kinder" w:date="2013-06-29T15:07:00Z">
                <w:pPr>
                  <w:keepNext/>
                  <w:keepLines/>
                  <w:jc w:val="center"/>
                  <w:outlineLvl w:val="2"/>
                </w:pPr>
              </w:pPrChange>
            </w:pPr>
            <w:ins w:id="3134"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3135" w:author="Kinder" w:date="2013-06-29T15:05:00Z"/>
                <w:rFonts w:ascii="Cambria" w:hAnsi="Cambria"/>
                <w:color w:val="000000"/>
                <w:sz w:val="18"/>
                <w:szCs w:val="18"/>
                <w:rPrChange w:id="3136" w:author="Kinder" w:date="2013-06-29T15:07:00Z">
                  <w:rPr>
                    <w:ins w:id="3137" w:author="Kinder" w:date="2013-06-29T15:05:00Z"/>
                    <w:rFonts w:ascii="Calibri" w:hAnsi="Calibri"/>
                    <w:b/>
                    <w:color w:val="000000"/>
                    <w:szCs w:val="18"/>
                  </w:rPr>
                </w:rPrChange>
              </w:rPr>
              <w:pPrChange w:id="3138" w:author="Kinder" w:date="2013-06-29T15:07:00Z">
                <w:pPr>
                  <w:keepNext/>
                  <w:keepLines/>
                  <w:outlineLvl w:val="2"/>
                </w:pPr>
              </w:pPrChange>
            </w:pPr>
            <w:ins w:id="3139" w:author="Kinder" w:date="2013-06-29T15:05:00Z">
              <w:r w:rsidRPr="00C41516">
                <w:rPr>
                  <w:rFonts w:ascii="Cambria" w:hAnsi="Cambria"/>
                  <w:color w:val="000000"/>
                  <w:sz w:val="18"/>
                  <w:szCs w:val="18"/>
                  <w:rPrChange w:id="3140" w:author="Kinder" w:date="2013-06-29T15:06:00Z">
                    <w:rPr>
                      <w:rFonts w:ascii="Calibri" w:hAnsi="Calibri"/>
                      <w:color w:val="000000"/>
                      <w:szCs w:val="18"/>
                      <w:u w:val="single"/>
                    </w:rPr>
                  </w:rPrChange>
                </w:rPr>
                <w:t>ICC profile applied in PDF file as specified in the task</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3141" w:author="Kinder" w:date="2013-06-29T15:05:00Z"/>
                <w:rFonts w:ascii="Cambria" w:hAnsi="Cambria"/>
                <w:sz w:val="18"/>
                <w:szCs w:val="18"/>
                <w:rPrChange w:id="3142" w:author="Kinder" w:date="2013-06-29T15:07:00Z">
                  <w:rPr>
                    <w:ins w:id="3143" w:author="Kinder" w:date="2013-06-29T15:05:00Z"/>
                    <w:b/>
                    <w:szCs w:val="18"/>
                  </w:rPr>
                </w:rPrChange>
              </w:rPr>
              <w:pPrChange w:id="3144" w:author="Kinder" w:date="2013-06-29T15:07:00Z">
                <w:pPr>
                  <w:keepNext/>
                  <w:keepLines/>
                  <w:jc w:val="right"/>
                  <w:outlineLvl w:val="2"/>
                </w:pPr>
              </w:pPrChange>
            </w:pPr>
            <w:ins w:id="3145" w:author="Kinder" w:date="2013-06-29T15:05:00Z">
              <w:r w:rsidRPr="00C41516">
                <w:rPr>
                  <w:rFonts w:ascii="Cambria" w:hAnsi="Cambria"/>
                  <w:sz w:val="18"/>
                  <w:szCs w:val="18"/>
                  <w:rPrChange w:id="3146" w:author="Kinder" w:date="2013-06-29T15:06:00Z">
                    <w:rPr>
                      <w:color w:val="0000FF"/>
                      <w:szCs w:val="18"/>
                      <w:u w:val="single"/>
                    </w:rPr>
                  </w:rPrChange>
                </w:rPr>
                <w:t>1,25</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3147" w:author="Kinder" w:date="2013-06-29T15:05:00Z"/>
                <w:rFonts w:ascii="Cambria" w:hAnsi="Cambria"/>
                <w:color w:val="000000"/>
                <w:sz w:val="18"/>
                <w:szCs w:val="18"/>
                <w:rPrChange w:id="3148" w:author="Unknown">
                  <w:rPr>
                    <w:ins w:id="3149"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3150"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3151" w:author="Kinder" w:date="2013-06-29T15:05:00Z"/>
                <w:rFonts w:ascii="Cambria" w:hAnsi="Cambria"/>
                <w:sz w:val="18"/>
                <w:szCs w:val="18"/>
                <w:rPrChange w:id="3152" w:author="Kinder" w:date="2013-06-29T15:07:00Z">
                  <w:rPr>
                    <w:ins w:id="3153" w:author="Kinder" w:date="2013-06-29T15:05:00Z"/>
                    <w:b/>
                    <w:szCs w:val="18"/>
                  </w:rPr>
                </w:rPrChange>
              </w:rPr>
              <w:pPrChange w:id="3154" w:author="Kinder" w:date="2013-06-29T15:07:00Z">
                <w:pPr>
                  <w:keepNext/>
                  <w:keepLines/>
                  <w:jc w:val="center"/>
                  <w:outlineLvl w:val="2"/>
                </w:pPr>
              </w:pPrChange>
            </w:pPr>
            <w:ins w:id="3155"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3156" w:author="Kinder" w:date="2013-06-29T15:05:00Z"/>
                <w:rFonts w:ascii="Cambria" w:hAnsi="Cambria"/>
                <w:color w:val="000000"/>
                <w:sz w:val="18"/>
                <w:szCs w:val="18"/>
                <w:rPrChange w:id="3157" w:author="Kinder" w:date="2013-06-29T15:07:00Z">
                  <w:rPr>
                    <w:ins w:id="3158" w:author="Kinder" w:date="2013-06-29T15:05:00Z"/>
                    <w:rFonts w:ascii="Calibri" w:hAnsi="Calibri"/>
                    <w:b/>
                    <w:color w:val="000000"/>
                    <w:szCs w:val="18"/>
                  </w:rPr>
                </w:rPrChange>
              </w:rPr>
              <w:pPrChange w:id="3159" w:author="Kinder" w:date="2013-06-29T15:07:00Z">
                <w:pPr>
                  <w:keepNext/>
                  <w:keepLines/>
                  <w:outlineLvl w:val="2"/>
                </w:pPr>
              </w:pPrChange>
            </w:pPr>
            <w:ins w:id="3160" w:author="Kinder" w:date="2013-06-29T15:05:00Z">
              <w:r w:rsidRPr="00C41516">
                <w:rPr>
                  <w:rFonts w:ascii="Cambria" w:hAnsi="Cambria"/>
                  <w:color w:val="000000"/>
                  <w:sz w:val="18"/>
                  <w:szCs w:val="18"/>
                  <w:rPrChange w:id="3161" w:author="Kinder" w:date="2013-06-29T15:06:00Z">
                    <w:rPr>
                      <w:rFonts w:ascii="Calibri" w:hAnsi="Calibri"/>
                      <w:color w:val="000000"/>
                      <w:szCs w:val="18"/>
                      <w:u w:val="single"/>
                    </w:rPr>
                  </w:rPrChange>
                </w:rPr>
                <w:t>Saving in a specified PDF format as required in the task</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3162" w:author="Kinder" w:date="2013-06-29T15:05:00Z"/>
                <w:rFonts w:ascii="Cambria" w:hAnsi="Cambria"/>
                <w:sz w:val="18"/>
                <w:szCs w:val="18"/>
                <w:rPrChange w:id="3163" w:author="Kinder" w:date="2013-06-29T15:07:00Z">
                  <w:rPr>
                    <w:ins w:id="3164" w:author="Kinder" w:date="2013-06-29T15:05:00Z"/>
                    <w:b/>
                    <w:szCs w:val="18"/>
                  </w:rPr>
                </w:rPrChange>
              </w:rPr>
              <w:pPrChange w:id="3165" w:author="Kinder" w:date="2013-06-29T15:07:00Z">
                <w:pPr>
                  <w:keepNext/>
                  <w:keepLines/>
                  <w:jc w:val="right"/>
                  <w:outlineLvl w:val="2"/>
                </w:pPr>
              </w:pPrChange>
            </w:pPr>
            <w:ins w:id="3166" w:author="Kinder" w:date="2013-06-29T15:05:00Z">
              <w:r w:rsidRPr="00C41516">
                <w:rPr>
                  <w:rFonts w:ascii="Cambria" w:hAnsi="Cambria"/>
                  <w:sz w:val="18"/>
                  <w:szCs w:val="18"/>
                  <w:rPrChange w:id="3167" w:author="Kinder" w:date="2013-06-29T15:06:00Z">
                    <w:rPr>
                      <w:color w:val="0000FF"/>
                      <w:szCs w:val="18"/>
                      <w:u w:val="single"/>
                    </w:rPr>
                  </w:rPrChange>
                </w:rPr>
                <w:t>1,50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3168" w:author="Kinder" w:date="2013-06-29T15:05:00Z"/>
                <w:rFonts w:ascii="Cambria" w:hAnsi="Cambria"/>
                <w:color w:val="000000"/>
                <w:sz w:val="18"/>
                <w:szCs w:val="18"/>
                <w:rPrChange w:id="3169" w:author="Unknown">
                  <w:rPr>
                    <w:ins w:id="3170" w:author="Kinder" w:date="2013-06-29T15:05:00Z"/>
                    <w:rFonts w:ascii="Calibri" w:hAnsi="Calibri"/>
                    <w:color w:val="000000"/>
                    <w:sz w:val="24"/>
                    <w:szCs w:val="18"/>
                  </w:rPr>
                </w:rPrChange>
              </w:rPr>
            </w:pPr>
          </w:p>
        </w:tc>
      </w:tr>
      <w:tr w:rsidR="00C41516" w:rsidRPr="00D32E4A" w:rsidTr="001E709A">
        <w:tblPrEx>
          <w:tblCellMar>
            <w:left w:w="0" w:type="dxa"/>
            <w:right w:w="0" w:type="dxa"/>
          </w:tblCellMar>
        </w:tblPrEx>
        <w:trPr>
          <w:trHeight w:val="300"/>
          <w:ins w:id="3171" w:author="Kinder" w:date="2013-06-29T15:05:00Z"/>
        </w:trPr>
        <w:tc>
          <w:tcPr>
            <w:tcW w:w="441" w:type="dxa"/>
            <w:gridSpan w:val="2"/>
            <w:tcBorders>
              <w:top w:val="nil"/>
              <w:left w:val="single" w:sz="8" w:space="0" w:color="auto"/>
              <w:bottom w:val="nil"/>
              <w:right w:val="single" w:sz="8" w:space="0" w:color="auto"/>
            </w:tcBorders>
            <w:noWrap/>
            <w:tcMar>
              <w:top w:w="15" w:type="dxa"/>
              <w:left w:w="15" w:type="dxa"/>
              <w:bottom w:w="0" w:type="dxa"/>
              <w:right w:w="15" w:type="dxa"/>
            </w:tcMar>
            <w:vAlign w:val="bottom"/>
          </w:tcPr>
          <w:p w:rsidR="00C41516" w:rsidRPr="00C41516" w:rsidRDefault="00C41516" w:rsidP="00C41516">
            <w:pPr>
              <w:rPr>
                <w:ins w:id="3172" w:author="Kinder" w:date="2013-06-29T15:05:00Z"/>
                <w:rFonts w:ascii="Cambria" w:hAnsi="Cambria"/>
                <w:sz w:val="18"/>
                <w:szCs w:val="18"/>
                <w:rPrChange w:id="3173" w:author="Kinder" w:date="2013-06-29T15:07:00Z">
                  <w:rPr>
                    <w:ins w:id="3174" w:author="Kinder" w:date="2013-06-29T15:05:00Z"/>
                    <w:b/>
                    <w:szCs w:val="18"/>
                  </w:rPr>
                </w:rPrChange>
              </w:rPr>
              <w:pPrChange w:id="3175" w:author="Kinder" w:date="2013-06-29T15:07:00Z">
                <w:pPr>
                  <w:keepNext/>
                  <w:keepLines/>
                  <w:jc w:val="center"/>
                  <w:outlineLvl w:val="2"/>
                </w:pPr>
              </w:pPrChange>
            </w:pPr>
            <w:ins w:id="3176" w:author="Kinder" w:date="2013-06-29T15:05:00Z">
              <w:r w:rsidRPr="00E76ED5">
                <w:rPr>
                  <w:rFonts w:ascii="Cambria" w:hAnsi="Cambria"/>
                  <w:sz w:val="18"/>
                  <w:szCs w:val="18"/>
                </w:rPr>
                <w:t> </w:t>
              </w:r>
            </w:ins>
          </w:p>
        </w:tc>
        <w:tc>
          <w:tcPr>
            <w:tcW w:w="6945" w:type="dxa"/>
            <w:gridSpan w:val="3"/>
            <w:tcBorders>
              <w:top w:val="nil"/>
              <w:left w:val="nil"/>
              <w:bottom w:val="nil"/>
              <w:right w:val="nil"/>
            </w:tcBorders>
            <w:tcMar>
              <w:top w:w="15" w:type="dxa"/>
              <w:left w:w="15" w:type="dxa"/>
              <w:bottom w:w="0" w:type="dxa"/>
              <w:right w:w="15" w:type="dxa"/>
            </w:tcMar>
            <w:vAlign w:val="center"/>
          </w:tcPr>
          <w:p w:rsidR="00C41516" w:rsidRPr="00C41516" w:rsidRDefault="00C41516" w:rsidP="00C41516">
            <w:pPr>
              <w:rPr>
                <w:ins w:id="3177" w:author="Kinder" w:date="2013-06-29T15:05:00Z"/>
                <w:rFonts w:ascii="Cambria" w:hAnsi="Cambria"/>
                <w:color w:val="000000"/>
                <w:sz w:val="18"/>
                <w:szCs w:val="18"/>
                <w:rPrChange w:id="3178" w:author="Kinder" w:date="2013-06-29T15:07:00Z">
                  <w:rPr>
                    <w:ins w:id="3179" w:author="Kinder" w:date="2013-06-29T15:05:00Z"/>
                    <w:rFonts w:ascii="Calibri" w:hAnsi="Calibri"/>
                    <w:b/>
                    <w:color w:val="000000"/>
                    <w:szCs w:val="18"/>
                  </w:rPr>
                </w:rPrChange>
              </w:rPr>
              <w:pPrChange w:id="3180" w:author="Kinder" w:date="2013-06-29T15:07:00Z">
                <w:pPr>
                  <w:keepNext/>
                  <w:keepLines/>
                  <w:outlineLvl w:val="2"/>
                </w:pPr>
              </w:pPrChange>
            </w:pPr>
            <w:ins w:id="3181" w:author="Kinder" w:date="2013-06-29T15:05:00Z">
              <w:r w:rsidRPr="00C41516">
                <w:rPr>
                  <w:rFonts w:ascii="Cambria" w:hAnsi="Cambria"/>
                  <w:color w:val="000000"/>
                  <w:sz w:val="18"/>
                  <w:szCs w:val="18"/>
                  <w:rPrChange w:id="3182" w:author="Kinder" w:date="2013-06-29T15:06:00Z">
                    <w:rPr>
                      <w:rFonts w:ascii="Calibri" w:hAnsi="Calibri"/>
                      <w:color w:val="000000"/>
                      <w:szCs w:val="18"/>
                      <w:u w:val="single"/>
                    </w:rPr>
                  </w:rPrChange>
                </w:rPr>
                <w:t>Final production folder saved as required in the task</w:t>
              </w:r>
            </w:ins>
          </w:p>
        </w:tc>
        <w:tc>
          <w:tcPr>
            <w:tcW w:w="464" w:type="dxa"/>
            <w:tcBorders>
              <w:top w:val="nil"/>
              <w:left w:val="single" w:sz="4" w:space="0" w:color="auto"/>
              <w:bottom w:val="nil"/>
              <w:right w:val="single" w:sz="4" w:space="0" w:color="auto"/>
            </w:tcBorders>
            <w:tcMar>
              <w:top w:w="15" w:type="dxa"/>
              <w:left w:w="15" w:type="dxa"/>
              <w:bottom w:w="0" w:type="dxa"/>
              <w:right w:w="15" w:type="dxa"/>
            </w:tcMar>
            <w:vAlign w:val="center"/>
          </w:tcPr>
          <w:p w:rsidR="00C41516" w:rsidRPr="00C41516" w:rsidRDefault="00C41516" w:rsidP="00C41516">
            <w:pPr>
              <w:rPr>
                <w:ins w:id="3183" w:author="Kinder" w:date="2013-06-29T15:05:00Z"/>
                <w:rFonts w:ascii="Cambria" w:hAnsi="Cambria"/>
                <w:sz w:val="18"/>
                <w:szCs w:val="18"/>
                <w:rPrChange w:id="3184" w:author="Kinder" w:date="2013-06-29T15:07:00Z">
                  <w:rPr>
                    <w:ins w:id="3185" w:author="Kinder" w:date="2013-06-29T15:05:00Z"/>
                    <w:b/>
                    <w:szCs w:val="18"/>
                  </w:rPr>
                </w:rPrChange>
              </w:rPr>
              <w:pPrChange w:id="3186" w:author="Kinder" w:date="2013-06-29T15:07:00Z">
                <w:pPr>
                  <w:keepNext/>
                  <w:keepLines/>
                  <w:jc w:val="right"/>
                  <w:outlineLvl w:val="2"/>
                </w:pPr>
              </w:pPrChange>
            </w:pPr>
            <w:ins w:id="3187" w:author="Kinder" w:date="2013-06-29T15:05:00Z">
              <w:r w:rsidRPr="00C41516">
                <w:rPr>
                  <w:rFonts w:ascii="Cambria" w:hAnsi="Cambria"/>
                  <w:sz w:val="18"/>
                  <w:szCs w:val="18"/>
                  <w:rPrChange w:id="3188" w:author="Kinder" w:date="2013-06-29T15:06:00Z">
                    <w:rPr>
                      <w:color w:val="0000FF"/>
                      <w:szCs w:val="18"/>
                      <w:u w:val="single"/>
                    </w:rPr>
                  </w:rPrChange>
                </w:rPr>
                <w:t>1,00</w:t>
              </w:r>
            </w:ins>
          </w:p>
        </w:tc>
        <w:tc>
          <w:tcPr>
            <w:tcW w:w="559" w:type="dxa"/>
            <w:gridSpan w:val="2"/>
            <w:tcBorders>
              <w:top w:val="nil"/>
              <w:left w:val="nil"/>
              <w:bottom w:val="nil"/>
              <w:right w:val="nil"/>
            </w:tcBorders>
            <w:noWrap/>
            <w:tcMar>
              <w:top w:w="15" w:type="dxa"/>
              <w:left w:w="15" w:type="dxa"/>
              <w:bottom w:w="0" w:type="dxa"/>
              <w:right w:w="15" w:type="dxa"/>
            </w:tcMar>
            <w:vAlign w:val="bottom"/>
          </w:tcPr>
          <w:p w:rsidR="00C41516" w:rsidRPr="00C41516" w:rsidRDefault="00C41516">
            <w:pPr>
              <w:rPr>
                <w:ins w:id="3189" w:author="Kinder" w:date="2013-06-29T15:05:00Z"/>
                <w:rFonts w:ascii="Cambria" w:hAnsi="Cambria"/>
                <w:color w:val="000000"/>
                <w:sz w:val="18"/>
                <w:szCs w:val="18"/>
                <w:rPrChange w:id="3190" w:author="Unknown">
                  <w:rPr>
                    <w:ins w:id="3191" w:author="Kinder" w:date="2013-06-29T15:05:00Z"/>
                    <w:rFonts w:ascii="Calibri" w:hAnsi="Calibri"/>
                    <w:color w:val="000000"/>
                    <w:sz w:val="24"/>
                    <w:szCs w:val="18"/>
                  </w:rPr>
                </w:rPrChange>
              </w:rPr>
            </w:pPr>
          </w:p>
        </w:tc>
      </w:tr>
    </w:tbl>
    <w:p w:rsidR="00C41516" w:rsidRPr="00C41516" w:rsidRDefault="00C41516" w:rsidP="00C41516">
      <w:pPr>
        <w:keepNext/>
        <w:keepLines/>
        <w:tabs>
          <w:tab w:val="left" w:pos="709"/>
          <w:tab w:val="left" w:pos="8789"/>
        </w:tabs>
        <w:outlineLvl w:val="3"/>
        <w:rPr>
          <w:ins w:id="3192" w:author="Wolfgang J. Toechterle" w:date="2013-06-22T11:15:00Z"/>
          <w:del w:id="3193" w:author="Kinder" w:date="2013-06-29T15:05:00Z"/>
          <w:rFonts w:eastAsia="Times New Roman"/>
          <w:color w:val="000000"/>
          <w:szCs w:val="20"/>
          <w:highlight w:val="lightGray"/>
          <w:rPrChange w:id="3194" w:author="Wolfgang J. Toechterle" w:date="2013-06-22T11:16:00Z">
            <w:rPr>
              <w:ins w:id="3195" w:author="Wolfgang J. Toechterle" w:date="2013-06-22T11:15:00Z"/>
              <w:del w:id="3196" w:author="Kinder" w:date="2013-06-29T15:05:00Z"/>
              <w:rFonts w:ascii="Calibri" w:eastAsia="Times New Roman" w:hAnsi="Calibri"/>
              <w:color w:val="000000"/>
              <w:szCs w:val="20"/>
            </w:rPr>
          </w:rPrChange>
        </w:rPr>
        <w:pPrChange w:id="3197" w:author="Wolfgang J. Toechterle" w:date="2013-06-22T11:16:00Z">
          <w:pPr>
            <w:keepNext/>
            <w:keepLines/>
            <w:tabs>
              <w:tab w:val="left" w:pos="709"/>
              <w:tab w:val="left" w:pos="8789"/>
            </w:tabs>
            <w:spacing w:before="200"/>
            <w:ind w:left="93"/>
            <w:outlineLvl w:val="3"/>
          </w:pPr>
        </w:pPrChange>
      </w:pPr>
      <w:ins w:id="3198" w:author="Kinder" w:date="2013-06-29T15:05:00Z">
        <w:r w:rsidRPr="00B04CCA" w:rsidDel="001E709A">
          <w:rPr>
            <w:szCs w:val="20"/>
            <w:highlight w:val="lightGray"/>
          </w:rPr>
          <w:t xml:space="preserve"> </w:t>
        </w:r>
      </w:ins>
      <w:ins w:id="3199" w:author="Wolfgang J. Toechterle" w:date="2013-06-22T11:15:00Z">
        <w:del w:id="3200" w:author="Kinder" w:date="2013-06-29T15:05:00Z">
          <w:r w:rsidRPr="00C41516">
            <w:rPr>
              <w:rFonts w:eastAsia="Times New Roman"/>
              <w:szCs w:val="20"/>
              <w:highlight w:val="lightGray"/>
              <w:rPrChange w:id="3201" w:author="Wolfgang J. Toechterle" w:date="2013-06-22T11:19:00Z">
                <w:rPr>
                  <w:rFonts w:eastAsia="Times New Roman"/>
                  <w:color w:val="0000FF"/>
                  <w:szCs w:val="20"/>
                  <w:u w:val="single"/>
                </w:rPr>
              </w:rPrChange>
            </w:rPr>
            <w:delText>A2</w:delText>
          </w:r>
          <w:r w:rsidRPr="00E76ED5">
            <w:rPr>
              <w:rFonts w:eastAsia="Times New Roman"/>
              <w:szCs w:val="20"/>
              <w:highlight w:val="lightGray"/>
            </w:rPr>
            <w:tab/>
          </w:r>
          <w:r>
            <w:rPr>
              <w:rFonts w:eastAsia="Times New Roman"/>
              <w:color w:val="000000"/>
              <w:szCs w:val="20"/>
              <w:highlight w:val="lightGray"/>
            </w:rPr>
            <w:tab/>
            <w:delText> </w:delText>
          </w:r>
        </w:del>
      </w:ins>
      <w:ins w:id="3202" w:author="Wolfgang J. Toechterle" w:date="2013-06-22T11:55:00Z">
        <w:del w:id="3203" w:author="Kinder" w:date="2013-06-29T15:05:00Z">
          <w:r w:rsidDel="001E709A">
            <w:rPr>
              <w:rFonts w:eastAsia="Times New Roman"/>
              <w:color w:val="000000"/>
              <w:szCs w:val="20"/>
              <w:highlight w:val="lightGray"/>
            </w:rPr>
            <w:delText>2</w:delText>
          </w:r>
        </w:del>
      </w:ins>
    </w:p>
    <w:p w:rsidR="00C41516" w:rsidRDefault="00C41516" w:rsidP="00C41516">
      <w:pPr>
        <w:keepNext/>
        <w:keepLines/>
        <w:tabs>
          <w:tab w:val="left" w:pos="709"/>
          <w:tab w:val="left" w:pos="8789"/>
        </w:tabs>
        <w:outlineLvl w:val="3"/>
        <w:rPr>
          <w:ins w:id="3204" w:author="Wolfgang J. Toechterle" w:date="2013-06-22T11:15:00Z"/>
          <w:del w:id="3205" w:author="Kinder" w:date="2013-06-29T15:05:00Z"/>
          <w:rFonts w:eastAsia="Times New Roman"/>
          <w:szCs w:val="20"/>
        </w:rPr>
        <w:pPrChange w:id="3206" w:author="Wolfgang J. Toechterle" w:date="2013-06-22T11:16:00Z">
          <w:pPr>
            <w:keepNext/>
            <w:keepLines/>
            <w:tabs>
              <w:tab w:val="left" w:pos="709"/>
              <w:tab w:val="left" w:pos="8789"/>
            </w:tabs>
            <w:spacing w:before="200"/>
            <w:ind w:left="93"/>
            <w:outlineLvl w:val="3"/>
          </w:pPr>
        </w:pPrChange>
      </w:pPr>
      <w:ins w:id="3207" w:author="Wolfgang J. Toechterle" w:date="2013-06-22T11:15:00Z">
        <w:del w:id="3208" w:author="Kinder" w:date="2013-06-29T15:05:00Z">
          <w:r w:rsidRPr="00E76ED5">
            <w:rPr>
              <w:rFonts w:eastAsia="Times New Roman"/>
              <w:color w:val="000000"/>
              <w:szCs w:val="20"/>
            </w:rPr>
            <w:delText> </w:delText>
          </w:r>
          <w:r w:rsidRPr="00E76ED5">
            <w:rPr>
              <w:rFonts w:eastAsia="Times New Roman"/>
              <w:color w:val="000000"/>
              <w:szCs w:val="20"/>
            </w:rPr>
            <w:tab/>
          </w:r>
          <w:r w:rsidRPr="004A086C" w:rsidDel="001E709A">
            <w:rPr>
              <w:rFonts w:eastAsia="Times New Roman"/>
              <w:szCs w:val="20"/>
            </w:rPr>
            <w:delText>Ideas and originality</w:delText>
          </w:r>
          <w:r w:rsidRPr="004A086C" w:rsidDel="001E709A">
            <w:rPr>
              <w:rFonts w:eastAsia="Times New Roman"/>
              <w:szCs w:val="20"/>
            </w:rPr>
            <w:tab/>
            <w:delText>1</w:delText>
          </w:r>
        </w:del>
      </w:ins>
    </w:p>
    <w:p w:rsidR="00C41516" w:rsidRDefault="00C41516" w:rsidP="00C41516">
      <w:pPr>
        <w:keepNext/>
        <w:keepLines/>
        <w:tabs>
          <w:tab w:val="left" w:pos="709"/>
          <w:tab w:val="left" w:pos="8789"/>
        </w:tabs>
        <w:outlineLvl w:val="3"/>
        <w:rPr>
          <w:ins w:id="3209" w:author="Wolfgang J. Toechterle" w:date="2013-06-22T11:15:00Z"/>
          <w:del w:id="3210" w:author="Kinder" w:date="2013-06-29T15:05:00Z"/>
          <w:rFonts w:eastAsia="Times New Roman"/>
          <w:szCs w:val="20"/>
        </w:rPr>
        <w:pPrChange w:id="3211" w:author="Wolfgang J. Toechterle" w:date="2013-06-22T11:16:00Z">
          <w:pPr>
            <w:keepNext/>
            <w:keepLines/>
            <w:tabs>
              <w:tab w:val="left" w:pos="709"/>
              <w:tab w:val="left" w:pos="8789"/>
            </w:tabs>
            <w:spacing w:before="200"/>
            <w:ind w:left="93"/>
            <w:outlineLvl w:val="3"/>
          </w:pPr>
        </w:pPrChange>
      </w:pPr>
      <w:ins w:id="3212" w:author="Wolfgang J. Toechterle" w:date="2013-06-22T11:15:00Z">
        <w:del w:id="3213" w:author="Kinder" w:date="2013-06-29T15:05:00Z">
          <w:r w:rsidRPr="00E76ED5">
            <w:rPr>
              <w:rFonts w:eastAsia="Times New Roman"/>
              <w:color w:val="000000"/>
              <w:szCs w:val="20"/>
            </w:rPr>
            <w:delText> </w:delText>
          </w:r>
          <w:r w:rsidRPr="00E76ED5">
            <w:rPr>
              <w:rFonts w:eastAsia="Times New Roman"/>
              <w:color w:val="000000"/>
              <w:szCs w:val="20"/>
            </w:rPr>
            <w:tab/>
          </w:r>
          <w:r w:rsidRPr="004A086C" w:rsidDel="001E709A">
            <w:rPr>
              <w:rFonts w:eastAsia="Times New Roman"/>
              <w:szCs w:val="20"/>
            </w:rPr>
            <w:delText>Understanding the target market</w:delText>
          </w:r>
          <w:r w:rsidRPr="004A086C" w:rsidDel="001E709A">
            <w:rPr>
              <w:rFonts w:eastAsia="Times New Roman"/>
              <w:szCs w:val="20"/>
            </w:rPr>
            <w:tab/>
            <w:delText>0,5</w:delText>
          </w:r>
        </w:del>
      </w:ins>
    </w:p>
    <w:p w:rsidR="00C41516" w:rsidRDefault="00C41516" w:rsidP="00C41516">
      <w:pPr>
        <w:keepNext/>
        <w:keepLines/>
        <w:tabs>
          <w:tab w:val="left" w:pos="709"/>
          <w:tab w:val="left" w:pos="8789"/>
        </w:tabs>
        <w:outlineLvl w:val="3"/>
        <w:rPr>
          <w:ins w:id="3214" w:author="Wolfgang J. Toechterle" w:date="2013-06-22T11:15:00Z"/>
          <w:del w:id="3215" w:author="Kinder" w:date="2013-06-29T15:05:00Z"/>
          <w:rFonts w:eastAsia="Times New Roman"/>
          <w:szCs w:val="20"/>
        </w:rPr>
        <w:pPrChange w:id="3216" w:author="Wolfgang J. Toechterle" w:date="2013-06-22T11:16:00Z">
          <w:pPr>
            <w:keepNext/>
            <w:keepLines/>
            <w:tabs>
              <w:tab w:val="left" w:pos="709"/>
              <w:tab w:val="left" w:pos="8789"/>
            </w:tabs>
            <w:spacing w:before="200"/>
            <w:ind w:left="93"/>
            <w:outlineLvl w:val="3"/>
          </w:pPr>
        </w:pPrChange>
      </w:pPr>
      <w:ins w:id="3217" w:author="Wolfgang J. Toechterle" w:date="2013-06-22T11:15:00Z">
        <w:del w:id="3218" w:author="Kinder" w:date="2013-06-29T15:05:00Z">
          <w:r w:rsidRPr="00E76ED5">
            <w:rPr>
              <w:rFonts w:eastAsia="Times New Roman"/>
              <w:color w:val="000000"/>
              <w:szCs w:val="20"/>
            </w:rPr>
            <w:delText> </w:delText>
          </w:r>
          <w:r w:rsidRPr="00E76ED5">
            <w:rPr>
              <w:rFonts w:eastAsia="Times New Roman"/>
              <w:color w:val="000000"/>
              <w:szCs w:val="20"/>
            </w:rPr>
            <w:tab/>
          </w:r>
          <w:r w:rsidRPr="004A086C" w:rsidDel="001E709A">
            <w:rPr>
              <w:rFonts w:eastAsia="Times New Roman"/>
              <w:szCs w:val="20"/>
            </w:rPr>
            <w:delText>Unity and relationship between all tasks</w:delText>
          </w:r>
          <w:r w:rsidRPr="004A086C" w:rsidDel="001E709A">
            <w:rPr>
              <w:rFonts w:eastAsia="Times New Roman"/>
              <w:szCs w:val="20"/>
            </w:rPr>
            <w:tab/>
            <w:delText>0,5</w:delText>
          </w:r>
        </w:del>
      </w:ins>
    </w:p>
    <w:p w:rsidR="00C41516" w:rsidRDefault="00C41516" w:rsidP="00C41516">
      <w:pPr>
        <w:keepNext/>
        <w:keepLines/>
        <w:tabs>
          <w:tab w:val="left" w:pos="709"/>
          <w:tab w:val="left" w:pos="8789"/>
        </w:tabs>
        <w:outlineLvl w:val="3"/>
        <w:rPr>
          <w:ins w:id="3219" w:author="Wolfgang J. Toechterle" w:date="2013-06-22T11:18:00Z"/>
          <w:del w:id="3220" w:author="Kinder" w:date="2013-06-29T15:05:00Z"/>
          <w:rFonts w:eastAsia="Times New Roman"/>
          <w:szCs w:val="20"/>
        </w:rPr>
        <w:pPrChange w:id="3221" w:author="Wolfgang J. Toechterle" w:date="2013-06-22T11:16:00Z">
          <w:pPr>
            <w:keepNext/>
            <w:keepLines/>
            <w:tabs>
              <w:tab w:val="left" w:pos="709"/>
              <w:tab w:val="left" w:pos="8789"/>
            </w:tabs>
            <w:spacing w:before="200"/>
            <w:ind w:left="93"/>
            <w:outlineLvl w:val="3"/>
          </w:pPr>
        </w:pPrChange>
      </w:pPr>
    </w:p>
    <w:p w:rsidR="00C41516" w:rsidRPr="00C41516" w:rsidRDefault="00C41516" w:rsidP="00C41516">
      <w:pPr>
        <w:keepNext/>
        <w:keepLines/>
        <w:tabs>
          <w:tab w:val="left" w:pos="709"/>
          <w:tab w:val="left" w:pos="8789"/>
        </w:tabs>
        <w:outlineLvl w:val="3"/>
        <w:rPr>
          <w:ins w:id="3222" w:author="Wolfgang J. Toechterle" w:date="2013-06-22T11:15:00Z"/>
          <w:del w:id="3223" w:author="Kinder" w:date="2013-06-29T15:05:00Z"/>
          <w:rFonts w:eastAsia="Times New Roman"/>
          <w:color w:val="000000"/>
          <w:szCs w:val="20"/>
          <w:highlight w:val="lightGray"/>
          <w:rPrChange w:id="3224" w:author="Wolfgang J. Toechterle" w:date="2013-06-22T11:16:00Z">
            <w:rPr>
              <w:ins w:id="3225" w:author="Wolfgang J. Toechterle" w:date="2013-06-22T11:15:00Z"/>
              <w:del w:id="3226" w:author="Kinder" w:date="2013-06-29T15:05:00Z"/>
              <w:rFonts w:ascii="Calibri" w:eastAsia="Times New Roman" w:hAnsi="Calibri"/>
              <w:color w:val="000000"/>
              <w:szCs w:val="20"/>
            </w:rPr>
          </w:rPrChange>
        </w:rPr>
        <w:pPrChange w:id="3227" w:author="Wolfgang J. Toechterle" w:date="2013-06-22T11:16:00Z">
          <w:pPr>
            <w:keepNext/>
            <w:keepLines/>
            <w:tabs>
              <w:tab w:val="left" w:pos="709"/>
              <w:tab w:val="left" w:pos="8789"/>
            </w:tabs>
            <w:spacing w:before="200"/>
            <w:ind w:left="93"/>
            <w:outlineLvl w:val="3"/>
          </w:pPr>
        </w:pPrChange>
      </w:pPr>
      <w:ins w:id="3228" w:author="Wolfgang J. Toechterle" w:date="2013-06-22T11:15:00Z">
        <w:del w:id="3229" w:author="Kinder" w:date="2013-06-29T15:05:00Z">
          <w:r w:rsidRPr="00C41516">
            <w:rPr>
              <w:rFonts w:eastAsia="Times New Roman"/>
              <w:szCs w:val="20"/>
              <w:highlight w:val="lightGray"/>
              <w:rPrChange w:id="3230" w:author="Wolfgang J. Toechterle" w:date="2013-06-22T11:19:00Z">
                <w:rPr>
                  <w:rFonts w:eastAsia="Times New Roman"/>
                  <w:color w:val="0000FF"/>
                  <w:szCs w:val="20"/>
                  <w:u w:val="single"/>
                </w:rPr>
              </w:rPrChange>
            </w:rPr>
            <w:delText>B2</w:delText>
          </w:r>
          <w:r w:rsidRPr="00E76ED5">
            <w:rPr>
              <w:rFonts w:eastAsia="Times New Roman"/>
              <w:szCs w:val="20"/>
              <w:highlight w:val="lightGray"/>
            </w:rPr>
            <w:tab/>
          </w:r>
          <w:r>
            <w:rPr>
              <w:rFonts w:eastAsia="Times New Roman"/>
              <w:color w:val="000000"/>
              <w:szCs w:val="20"/>
              <w:highlight w:val="lightGray"/>
            </w:rPr>
            <w:tab/>
            <w:delText> </w:delText>
          </w:r>
        </w:del>
      </w:ins>
      <w:ins w:id="3231" w:author="Wolfgang J. Toechterle" w:date="2013-06-22T11:55:00Z">
        <w:del w:id="3232" w:author="Kinder" w:date="2013-06-29T15:05:00Z">
          <w:r w:rsidDel="001E709A">
            <w:rPr>
              <w:rFonts w:eastAsia="Times New Roman"/>
              <w:color w:val="000000"/>
              <w:szCs w:val="20"/>
              <w:highlight w:val="lightGray"/>
            </w:rPr>
            <w:delText>8</w:delText>
          </w:r>
        </w:del>
      </w:ins>
    </w:p>
    <w:p w:rsidR="00C41516" w:rsidRDefault="00C41516" w:rsidP="00C41516">
      <w:pPr>
        <w:keepNext/>
        <w:keepLines/>
        <w:tabs>
          <w:tab w:val="left" w:pos="709"/>
          <w:tab w:val="left" w:pos="8789"/>
        </w:tabs>
        <w:outlineLvl w:val="3"/>
        <w:rPr>
          <w:ins w:id="3233" w:author="Wolfgang J. Toechterle" w:date="2013-06-22T11:15:00Z"/>
          <w:del w:id="3234" w:author="Kinder" w:date="2013-06-29T15:05:00Z"/>
          <w:rFonts w:eastAsia="Times New Roman"/>
          <w:szCs w:val="20"/>
        </w:rPr>
        <w:pPrChange w:id="3235" w:author="Wolfgang J. Toechterle" w:date="2013-06-22T11:16:00Z">
          <w:pPr>
            <w:keepNext/>
            <w:keepLines/>
            <w:tabs>
              <w:tab w:val="left" w:pos="709"/>
              <w:tab w:val="left" w:pos="8789"/>
            </w:tabs>
            <w:spacing w:before="200"/>
            <w:ind w:left="93"/>
            <w:outlineLvl w:val="3"/>
          </w:pPr>
        </w:pPrChange>
      </w:pPr>
      <w:ins w:id="3236" w:author="Wolfgang J. Toechterle" w:date="2013-06-22T11:15:00Z">
        <w:del w:id="3237"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238" w:author="Wolfgang J. Toechterle" w:date="2013-06-22T11:16:00Z">
                <w:rPr>
                  <w:rFonts w:ascii="Calibri" w:eastAsia="Times New Roman" w:hAnsi="Calibri"/>
                  <w:color w:val="000000"/>
                  <w:szCs w:val="20"/>
                  <w:u w:val="single"/>
                </w:rPr>
              </w:rPrChange>
            </w:rPr>
            <w:delText>Consistency between client briefing and realisation of the Logo</w:delText>
          </w:r>
          <w:r w:rsidRPr="00E76ED5">
            <w:rPr>
              <w:rFonts w:eastAsia="Times New Roman"/>
              <w:color w:val="000000"/>
              <w:szCs w:val="20"/>
            </w:rPr>
            <w:tab/>
          </w:r>
          <w:r w:rsidRPr="004A086C" w:rsidDel="001E709A">
            <w:rPr>
              <w:rFonts w:eastAsia="Times New Roman"/>
              <w:szCs w:val="20"/>
            </w:rPr>
            <w:delText>1</w:delText>
          </w:r>
        </w:del>
      </w:ins>
    </w:p>
    <w:p w:rsidR="00C41516" w:rsidRDefault="00C41516" w:rsidP="00C41516">
      <w:pPr>
        <w:keepNext/>
        <w:keepLines/>
        <w:tabs>
          <w:tab w:val="left" w:pos="709"/>
          <w:tab w:val="left" w:pos="8789"/>
        </w:tabs>
        <w:outlineLvl w:val="3"/>
        <w:rPr>
          <w:ins w:id="3239" w:author="Wolfgang J. Toechterle" w:date="2013-06-22T11:15:00Z"/>
          <w:del w:id="3240" w:author="Kinder" w:date="2013-06-29T15:05:00Z"/>
          <w:rFonts w:eastAsia="Times New Roman"/>
          <w:szCs w:val="20"/>
        </w:rPr>
        <w:pPrChange w:id="3241" w:author="Wolfgang J. Toechterle" w:date="2013-06-22T11:16:00Z">
          <w:pPr>
            <w:keepNext/>
            <w:keepLines/>
            <w:tabs>
              <w:tab w:val="left" w:pos="709"/>
              <w:tab w:val="left" w:pos="8789"/>
            </w:tabs>
            <w:spacing w:before="200"/>
            <w:ind w:left="93"/>
            <w:outlineLvl w:val="3"/>
          </w:pPr>
        </w:pPrChange>
      </w:pPr>
      <w:ins w:id="3242" w:author="Wolfgang J. Toechterle" w:date="2013-06-22T11:15:00Z">
        <w:del w:id="3243"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244" w:author="Wolfgang J. Toechterle" w:date="2013-06-22T11:16:00Z">
                <w:rPr>
                  <w:rFonts w:ascii="Calibri" w:eastAsia="Times New Roman" w:hAnsi="Calibri"/>
                  <w:color w:val="000000"/>
                  <w:szCs w:val="20"/>
                  <w:u w:val="single"/>
                </w:rPr>
              </w:rPrChange>
            </w:rPr>
            <w:delText xml:space="preserve">Quality of the visual composition of the Logo (aesthetic appeal and balance) </w:delText>
          </w:r>
          <w:r w:rsidRPr="00E76ED5">
            <w:rPr>
              <w:rFonts w:eastAsia="Times New Roman"/>
              <w:color w:val="000000"/>
              <w:szCs w:val="20"/>
            </w:rPr>
            <w:tab/>
          </w:r>
          <w:r w:rsidRPr="004A086C" w:rsidDel="001E709A">
            <w:rPr>
              <w:rFonts w:eastAsia="Times New Roman"/>
              <w:szCs w:val="20"/>
            </w:rPr>
            <w:delText>1</w:delText>
          </w:r>
        </w:del>
        <w:del w:id="3245" w:author="Kinder" w:date="2013-06-29T13:31:00Z">
          <w:r w:rsidRPr="004A086C" w:rsidDel="00A33AF5">
            <w:rPr>
              <w:rFonts w:eastAsia="Times New Roman"/>
              <w:szCs w:val="20"/>
            </w:rPr>
            <w:delText>,</w:delText>
          </w:r>
        </w:del>
        <w:del w:id="3246" w:author="Kinder" w:date="2013-06-29T15:05:00Z">
          <w:r w:rsidRPr="004A086C" w:rsidDel="001E709A">
            <w:rPr>
              <w:rFonts w:eastAsia="Times New Roman"/>
              <w:szCs w:val="20"/>
            </w:rPr>
            <w:delText>5</w:delText>
          </w:r>
        </w:del>
      </w:ins>
    </w:p>
    <w:p w:rsidR="00C41516" w:rsidRDefault="00C41516" w:rsidP="00C41516">
      <w:pPr>
        <w:keepNext/>
        <w:keepLines/>
        <w:tabs>
          <w:tab w:val="left" w:pos="709"/>
          <w:tab w:val="left" w:pos="8789"/>
        </w:tabs>
        <w:outlineLvl w:val="3"/>
        <w:rPr>
          <w:ins w:id="3247" w:author="Wolfgang J. Toechterle" w:date="2013-06-22T11:15:00Z"/>
          <w:del w:id="3248" w:author="Kinder" w:date="2013-06-29T15:05:00Z"/>
          <w:rFonts w:eastAsia="Times New Roman"/>
          <w:szCs w:val="20"/>
        </w:rPr>
        <w:pPrChange w:id="3249" w:author="Wolfgang J. Toechterle" w:date="2013-06-22T11:16:00Z">
          <w:pPr>
            <w:keepNext/>
            <w:keepLines/>
            <w:tabs>
              <w:tab w:val="left" w:pos="709"/>
              <w:tab w:val="left" w:pos="8789"/>
            </w:tabs>
            <w:spacing w:before="200"/>
            <w:ind w:left="93"/>
            <w:outlineLvl w:val="3"/>
          </w:pPr>
        </w:pPrChange>
      </w:pPr>
      <w:ins w:id="3250" w:author="Wolfgang J. Toechterle" w:date="2013-06-22T11:15:00Z">
        <w:del w:id="3251"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252" w:author="Wolfgang J. Toechterle" w:date="2013-06-22T11:16:00Z">
                <w:rPr>
                  <w:rFonts w:ascii="Calibri" w:eastAsia="Times New Roman" w:hAnsi="Calibri"/>
                  <w:color w:val="000000"/>
                  <w:szCs w:val="20"/>
                  <w:u w:val="single"/>
                </w:rPr>
              </w:rPrChange>
            </w:rPr>
            <w:delText>Visual Impact &amp; Communication effectiveness (Letterhead and Business Card)</w:delText>
          </w:r>
          <w:r w:rsidRPr="00E76ED5">
            <w:rPr>
              <w:rFonts w:eastAsia="Times New Roman"/>
              <w:color w:val="000000"/>
              <w:szCs w:val="20"/>
            </w:rPr>
            <w:tab/>
          </w:r>
          <w:r w:rsidRPr="004A086C" w:rsidDel="001E709A">
            <w:rPr>
              <w:rFonts w:eastAsia="Times New Roman"/>
              <w:szCs w:val="20"/>
            </w:rPr>
            <w:delText>1</w:delText>
          </w:r>
        </w:del>
      </w:ins>
    </w:p>
    <w:p w:rsidR="00C41516" w:rsidRDefault="00C41516" w:rsidP="00C41516">
      <w:pPr>
        <w:keepNext/>
        <w:keepLines/>
        <w:tabs>
          <w:tab w:val="left" w:pos="709"/>
          <w:tab w:val="left" w:pos="8789"/>
        </w:tabs>
        <w:outlineLvl w:val="3"/>
        <w:rPr>
          <w:ins w:id="3253" w:author="Wolfgang J. Toechterle" w:date="2013-06-22T11:15:00Z"/>
          <w:del w:id="3254" w:author="Kinder" w:date="2013-06-29T15:05:00Z"/>
          <w:rFonts w:eastAsia="Times New Roman"/>
          <w:szCs w:val="20"/>
        </w:rPr>
        <w:pPrChange w:id="3255" w:author="Wolfgang J. Toechterle" w:date="2013-06-22T11:16:00Z">
          <w:pPr>
            <w:keepNext/>
            <w:keepLines/>
            <w:tabs>
              <w:tab w:val="left" w:pos="709"/>
              <w:tab w:val="left" w:pos="8789"/>
            </w:tabs>
            <w:spacing w:before="200"/>
            <w:ind w:left="93"/>
            <w:outlineLvl w:val="3"/>
          </w:pPr>
        </w:pPrChange>
      </w:pPr>
      <w:ins w:id="3256" w:author="Wolfgang J. Toechterle" w:date="2013-06-22T11:15:00Z">
        <w:del w:id="3257"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258" w:author="Wolfgang J. Toechterle" w:date="2013-06-22T11:16:00Z">
                <w:rPr>
                  <w:rFonts w:ascii="Calibri" w:eastAsia="Times New Roman" w:hAnsi="Calibri"/>
                  <w:color w:val="000000"/>
                  <w:szCs w:val="20"/>
                  <w:u w:val="single"/>
                </w:rPr>
              </w:rPrChange>
            </w:rPr>
            <w:delText>Visual Impact &amp; quality  (Ticket Design)</w:delText>
          </w:r>
          <w:r w:rsidRPr="00E76ED5">
            <w:rPr>
              <w:rFonts w:eastAsia="Times New Roman"/>
              <w:color w:val="000000"/>
              <w:szCs w:val="20"/>
            </w:rPr>
            <w:tab/>
          </w:r>
        </w:del>
        <w:del w:id="3259" w:author="Kinder" w:date="2013-06-29T13:47:00Z">
          <w:r w:rsidRPr="004A086C" w:rsidDel="00757C7E">
            <w:rPr>
              <w:rFonts w:eastAsia="Times New Roman"/>
              <w:szCs w:val="20"/>
            </w:rPr>
            <w:delText>0</w:delText>
          </w:r>
        </w:del>
        <w:del w:id="3260" w:author="Kinder" w:date="2013-06-29T13:31:00Z">
          <w:r w:rsidRPr="004A086C" w:rsidDel="00A33AF5">
            <w:rPr>
              <w:rFonts w:eastAsia="Times New Roman"/>
              <w:szCs w:val="20"/>
            </w:rPr>
            <w:delText>,</w:delText>
          </w:r>
        </w:del>
        <w:del w:id="3261" w:author="Kinder" w:date="2013-06-29T13:47:00Z">
          <w:r w:rsidRPr="004A086C" w:rsidDel="00757C7E">
            <w:rPr>
              <w:rFonts w:eastAsia="Times New Roman"/>
              <w:szCs w:val="20"/>
            </w:rPr>
            <w:delText>5</w:delText>
          </w:r>
        </w:del>
      </w:ins>
    </w:p>
    <w:p w:rsidR="00C41516" w:rsidRDefault="00C41516" w:rsidP="00C41516">
      <w:pPr>
        <w:keepNext/>
        <w:keepLines/>
        <w:tabs>
          <w:tab w:val="left" w:pos="709"/>
          <w:tab w:val="left" w:pos="8789"/>
        </w:tabs>
        <w:outlineLvl w:val="3"/>
        <w:rPr>
          <w:ins w:id="3262" w:author="Wolfgang J. Toechterle" w:date="2013-06-22T11:15:00Z"/>
          <w:del w:id="3263" w:author="Kinder" w:date="2013-06-29T15:05:00Z"/>
          <w:rFonts w:eastAsia="Times New Roman"/>
          <w:szCs w:val="20"/>
        </w:rPr>
        <w:pPrChange w:id="3264" w:author="Wolfgang J. Toechterle" w:date="2013-06-22T11:16:00Z">
          <w:pPr>
            <w:keepNext/>
            <w:keepLines/>
            <w:tabs>
              <w:tab w:val="left" w:pos="709"/>
              <w:tab w:val="left" w:pos="8789"/>
            </w:tabs>
            <w:spacing w:before="200"/>
            <w:ind w:left="93"/>
            <w:outlineLvl w:val="3"/>
          </w:pPr>
        </w:pPrChange>
      </w:pPr>
      <w:ins w:id="3265" w:author="Wolfgang J. Toechterle" w:date="2013-06-22T11:15:00Z">
        <w:del w:id="3266" w:author="Kinder" w:date="2013-06-29T15:05:00Z">
          <w:r w:rsidRPr="00E76ED5">
            <w:rPr>
              <w:rFonts w:eastAsia="Times New Roman"/>
              <w:color w:val="000000"/>
              <w:szCs w:val="20"/>
            </w:rPr>
            <w:delText> </w:delText>
          </w:r>
          <w:r w:rsidRPr="00E76ED5">
            <w:rPr>
              <w:rFonts w:eastAsia="Times New Roman"/>
              <w:color w:val="000000"/>
              <w:szCs w:val="20"/>
            </w:rPr>
            <w:tab/>
          </w:r>
          <w:r w:rsidRPr="00C41516">
            <w:rPr>
              <w:rFonts w:eastAsia="Times New Roman"/>
              <w:color w:val="000000"/>
              <w:szCs w:val="20"/>
              <w:rPrChange w:id="3267" w:author="Wolfgang J. Toechterle" w:date="2013-06-22T11:16:00Z">
                <w:rPr>
                  <w:rFonts w:ascii="Calibri" w:eastAsia="Times New Roman" w:hAnsi="Calibri"/>
                  <w:color w:val="000000"/>
                  <w:szCs w:val="20"/>
                  <w:u w:val="single"/>
                </w:rPr>
              </w:rPrChange>
            </w:rPr>
            <w:delText>Visual Impact &amp; quality (Shopping Bag Design)</w:delText>
          </w:r>
          <w:r w:rsidRPr="00E76ED5">
            <w:rPr>
              <w:rFonts w:eastAsia="Times New Roman"/>
              <w:color w:val="000000"/>
              <w:szCs w:val="20"/>
            </w:rPr>
            <w:tab/>
          </w:r>
          <w:r w:rsidRPr="004A086C" w:rsidDel="001E709A">
            <w:rPr>
              <w:rFonts w:eastAsia="Times New Roman"/>
              <w:szCs w:val="20"/>
            </w:rPr>
            <w:delText>1</w:delText>
          </w:r>
        </w:del>
      </w:ins>
    </w:p>
    <w:p w:rsidR="00C41516" w:rsidRDefault="00C41516" w:rsidP="00C41516">
      <w:pPr>
        <w:keepNext/>
        <w:keepLines/>
        <w:tabs>
          <w:tab w:val="left" w:pos="709"/>
          <w:tab w:val="left" w:pos="8789"/>
        </w:tabs>
        <w:outlineLvl w:val="3"/>
        <w:rPr>
          <w:ins w:id="3268" w:author="Wolfgang J. Toechterle" w:date="2013-06-22T11:15:00Z"/>
          <w:del w:id="3269" w:author="Kinder" w:date="2013-06-29T15:05:00Z"/>
          <w:rFonts w:eastAsia="Times New Roman"/>
          <w:szCs w:val="20"/>
        </w:rPr>
        <w:pPrChange w:id="3270" w:author="Wolfgang J. Toechterle" w:date="2013-06-22T11:16:00Z">
          <w:pPr>
            <w:keepNext/>
            <w:keepLines/>
            <w:tabs>
              <w:tab w:val="left" w:pos="709"/>
              <w:tab w:val="left" w:pos="8789"/>
            </w:tabs>
            <w:spacing w:before="200"/>
            <w:ind w:left="93"/>
            <w:outlineLvl w:val="3"/>
          </w:pPr>
        </w:pPrChange>
      </w:pPr>
      <w:ins w:id="3271" w:author="Wolfgang J. Toechterle" w:date="2013-06-22T11:15:00Z">
        <w:del w:id="3272" w:author="Kinder" w:date="2013-06-29T15:05:00Z">
          <w:r w:rsidRPr="00E76ED5">
            <w:rPr>
              <w:rFonts w:eastAsia="Times New Roman"/>
              <w:color w:val="000000"/>
              <w:szCs w:val="20"/>
            </w:rPr>
            <w:delText> </w:delText>
          </w:r>
          <w:r w:rsidRPr="00E76ED5">
            <w:rPr>
              <w:rFonts w:eastAsia="Times New Roman"/>
              <w:color w:val="000000"/>
              <w:szCs w:val="20"/>
            </w:rPr>
            <w:tab/>
          </w:r>
          <w:r w:rsidRPr="00C41516">
            <w:rPr>
              <w:rFonts w:eastAsia="Times New Roman"/>
              <w:color w:val="000000"/>
              <w:szCs w:val="20"/>
              <w:rPrChange w:id="3273" w:author="Wolfgang J. Toechterle" w:date="2013-06-22T11:16:00Z">
                <w:rPr>
                  <w:rFonts w:ascii="Calibri" w:eastAsia="Times New Roman" w:hAnsi="Calibri"/>
                  <w:color w:val="000000"/>
                  <w:szCs w:val="20"/>
                  <w:u w:val="single"/>
                </w:rPr>
              </w:rPrChange>
            </w:rPr>
            <w:delText>Quality of the typography for all task</w:delText>
          </w:r>
          <w:r w:rsidRPr="00E76ED5">
            <w:rPr>
              <w:rFonts w:eastAsia="Times New Roman"/>
              <w:color w:val="000000"/>
              <w:szCs w:val="20"/>
            </w:rPr>
            <w:tab/>
          </w:r>
          <w:r w:rsidRPr="004A086C" w:rsidDel="001E709A">
            <w:rPr>
              <w:rFonts w:eastAsia="Times New Roman"/>
              <w:szCs w:val="20"/>
            </w:rPr>
            <w:delText>1</w:delText>
          </w:r>
        </w:del>
      </w:ins>
    </w:p>
    <w:p w:rsidR="00C41516" w:rsidRDefault="00C41516" w:rsidP="00C41516">
      <w:pPr>
        <w:keepNext/>
        <w:keepLines/>
        <w:tabs>
          <w:tab w:val="left" w:pos="709"/>
          <w:tab w:val="left" w:pos="8789"/>
        </w:tabs>
        <w:outlineLvl w:val="3"/>
        <w:rPr>
          <w:ins w:id="3274" w:author="Wolfgang J. Toechterle" w:date="2013-06-22T11:15:00Z"/>
          <w:del w:id="3275" w:author="Kinder" w:date="2013-06-29T15:05:00Z"/>
          <w:rFonts w:eastAsia="Times New Roman"/>
          <w:szCs w:val="20"/>
        </w:rPr>
        <w:pPrChange w:id="3276" w:author="Wolfgang J. Toechterle" w:date="2013-06-22T11:16:00Z">
          <w:pPr>
            <w:keepNext/>
            <w:keepLines/>
            <w:tabs>
              <w:tab w:val="left" w:pos="709"/>
              <w:tab w:val="left" w:pos="8789"/>
            </w:tabs>
            <w:spacing w:before="200"/>
            <w:ind w:left="93"/>
            <w:outlineLvl w:val="3"/>
          </w:pPr>
        </w:pPrChange>
      </w:pPr>
      <w:ins w:id="3277" w:author="Wolfgang J. Toechterle" w:date="2013-06-22T11:15:00Z">
        <w:del w:id="3278" w:author="Kinder" w:date="2013-06-29T15:05:00Z">
          <w:r w:rsidRPr="00E76ED5">
            <w:rPr>
              <w:rFonts w:eastAsia="Times New Roman"/>
              <w:color w:val="000000"/>
              <w:szCs w:val="20"/>
            </w:rPr>
            <w:delText> </w:delText>
          </w:r>
          <w:r w:rsidRPr="00E76ED5">
            <w:rPr>
              <w:rFonts w:eastAsia="Times New Roman"/>
              <w:color w:val="000000"/>
              <w:szCs w:val="20"/>
            </w:rPr>
            <w:tab/>
          </w:r>
          <w:r w:rsidRPr="00C41516">
            <w:rPr>
              <w:rFonts w:eastAsia="Times New Roman"/>
              <w:color w:val="000000"/>
              <w:szCs w:val="20"/>
              <w:rPrChange w:id="3279" w:author="Wolfgang J. Toechterle" w:date="2013-06-22T11:16:00Z">
                <w:rPr>
                  <w:rFonts w:ascii="Calibri" w:eastAsia="Times New Roman" w:hAnsi="Calibri"/>
                  <w:color w:val="000000"/>
                  <w:szCs w:val="20"/>
                  <w:u w:val="single"/>
                </w:rPr>
              </w:rPrChange>
            </w:rPr>
            <w:delText>Quality of the colours for all task</w:delText>
          </w:r>
          <w:r w:rsidRPr="00E76ED5">
            <w:rPr>
              <w:rFonts w:eastAsia="Times New Roman"/>
              <w:color w:val="000000"/>
              <w:szCs w:val="20"/>
            </w:rPr>
            <w:tab/>
          </w:r>
          <w:r w:rsidRPr="004A086C" w:rsidDel="001E709A">
            <w:rPr>
              <w:rFonts w:eastAsia="Times New Roman"/>
              <w:szCs w:val="20"/>
            </w:rPr>
            <w:delText>1</w:delText>
          </w:r>
        </w:del>
      </w:ins>
    </w:p>
    <w:p w:rsidR="00C41516" w:rsidRDefault="00C41516" w:rsidP="00C41516">
      <w:pPr>
        <w:tabs>
          <w:tab w:val="left" w:pos="709"/>
          <w:tab w:val="left" w:pos="8789"/>
        </w:tabs>
        <w:rPr>
          <w:ins w:id="3280" w:author="Wolfgang J. Toechterle" w:date="2013-06-22T11:15:00Z"/>
          <w:del w:id="3281" w:author="Kinder" w:date="2013-06-29T15:05:00Z"/>
          <w:rFonts w:eastAsia="Times New Roman"/>
          <w:szCs w:val="20"/>
        </w:rPr>
        <w:pPrChange w:id="3282" w:author="Wolfgang J. Toechterle" w:date="2013-06-22T11:16:00Z">
          <w:pPr>
            <w:tabs>
              <w:tab w:val="left" w:pos="709"/>
              <w:tab w:val="left" w:pos="8789"/>
            </w:tabs>
            <w:ind w:left="93"/>
          </w:pPr>
        </w:pPrChange>
      </w:pPr>
      <w:ins w:id="3283" w:author="Wolfgang J. Toechterle" w:date="2013-06-22T11:15:00Z">
        <w:del w:id="3284" w:author="Kinder" w:date="2013-06-29T15:05:00Z">
          <w:r w:rsidRPr="00E76ED5">
            <w:rPr>
              <w:rFonts w:eastAsia="Times New Roman"/>
              <w:color w:val="000000"/>
              <w:szCs w:val="20"/>
            </w:rPr>
            <w:delText> </w:delText>
          </w:r>
          <w:r w:rsidRPr="00E76ED5">
            <w:rPr>
              <w:rFonts w:eastAsia="Times New Roman"/>
              <w:color w:val="000000"/>
              <w:szCs w:val="20"/>
            </w:rPr>
            <w:tab/>
          </w:r>
          <w:r w:rsidRPr="00C41516">
            <w:rPr>
              <w:rFonts w:eastAsia="Times New Roman"/>
              <w:color w:val="000000"/>
              <w:szCs w:val="20"/>
              <w:rPrChange w:id="3285" w:author="Wolfgang J. Toechterle" w:date="2013-06-22T11:16:00Z">
                <w:rPr>
                  <w:rFonts w:ascii="Calibri" w:eastAsia="Times New Roman" w:hAnsi="Calibri"/>
                  <w:color w:val="000000"/>
                  <w:szCs w:val="20"/>
                  <w:u w:val="single"/>
                </w:rPr>
              </w:rPrChange>
            </w:rPr>
            <w:delText>Quality of the mounted presentation and the printout</w:delText>
          </w:r>
          <w:r w:rsidRPr="00E76ED5">
            <w:rPr>
              <w:rFonts w:eastAsia="Times New Roman"/>
              <w:color w:val="000000"/>
              <w:szCs w:val="20"/>
            </w:rPr>
            <w:tab/>
          </w:r>
        </w:del>
        <w:del w:id="3286" w:author="Kinder" w:date="2013-06-29T13:46:00Z">
          <w:r w:rsidRPr="004A086C" w:rsidDel="00757C7E">
            <w:rPr>
              <w:rFonts w:eastAsia="Times New Roman"/>
              <w:szCs w:val="20"/>
            </w:rPr>
            <w:delText>1</w:delText>
          </w:r>
        </w:del>
      </w:ins>
    </w:p>
    <w:p w:rsidR="00C41516" w:rsidRDefault="00C41516" w:rsidP="00C41516">
      <w:pPr>
        <w:keepNext/>
        <w:keepLines/>
        <w:tabs>
          <w:tab w:val="left" w:pos="709"/>
          <w:tab w:val="left" w:pos="8789"/>
        </w:tabs>
        <w:outlineLvl w:val="3"/>
        <w:rPr>
          <w:ins w:id="3287" w:author="Wolfgang J. Toechterle" w:date="2013-06-22T11:18:00Z"/>
          <w:del w:id="3288" w:author="Kinder" w:date="2013-06-29T15:05:00Z"/>
          <w:rFonts w:eastAsia="Times New Roman"/>
          <w:szCs w:val="20"/>
        </w:rPr>
        <w:pPrChange w:id="3289" w:author="Wolfgang J. Toechterle" w:date="2013-06-22T11:16:00Z">
          <w:pPr>
            <w:keepNext/>
            <w:keepLines/>
            <w:tabs>
              <w:tab w:val="left" w:pos="709"/>
              <w:tab w:val="left" w:pos="8789"/>
            </w:tabs>
            <w:spacing w:before="200"/>
            <w:ind w:left="93"/>
            <w:outlineLvl w:val="3"/>
          </w:pPr>
        </w:pPrChange>
      </w:pPr>
    </w:p>
    <w:p w:rsidR="00C41516" w:rsidRPr="00C41516" w:rsidRDefault="00C41516" w:rsidP="00C41516">
      <w:pPr>
        <w:keepNext/>
        <w:keepLines/>
        <w:tabs>
          <w:tab w:val="left" w:pos="709"/>
          <w:tab w:val="left" w:pos="8789"/>
        </w:tabs>
        <w:outlineLvl w:val="3"/>
        <w:rPr>
          <w:ins w:id="3290" w:author="Wolfgang J. Toechterle" w:date="2013-06-22T11:15:00Z"/>
          <w:del w:id="3291" w:author="Kinder" w:date="2013-06-29T15:05:00Z"/>
          <w:rFonts w:eastAsia="Times New Roman"/>
          <w:color w:val="000000"/>
          <w:szCs w:val="20"/>
          <w:highlight w:val="lightGray"/>
          <w:rPrChange w:id="3292" w:author="Wolfgang J. Toechterle" w:date="2013-06-22T11:16:00Z">
            <w:rPr>
              <w:ins w:id="3293" w:author="Wolfgang J. Toechterle" w:date="2013-06-22T11:15:00Z"/>
              <w:del w:id="3294" w:author="Kinder" w:date="2013-06-29T15:05:00Z"/>
              <w:rFonts w:ascii="Calibri" w:eastAsia="Times New Roman" w:hAnsi="Calibri"/>
              <w:color w:val="000000"/>
              <w:szCs w:val="20"/>
            </w:rPr>
          </w:rPrChange>
        </w:rPr>
        <w:pPrChange w:id="3295" w:author="Wolfgang J. Toechterle" w:date="2013-06-22T11:16:00Z">
          <w:pPr>
            <w:keepNext/>
            <w:keepLines/>
            <w:tabs>
              <w:tab w:val="left" w:pos="709"/>
              <w:tab w:val="left" w:pos="8789"/>
            </w:tabs>
            <w:spacing w:before="200"/>
            <w:ind w:left="93"/>
            <w:outlineLvl w:val="3"/>
          </w:pPr>
        </w:pPrChange>
      </w:pPr>
      <w:ins w:id="3296" w:author="Wolfgang J. Toechterle" w:date="2013-06-22T11:15:00Z">
        <w:del w:id="3297" w:author="Kinder" w:date="2013-06-29T15:05:00Z">
          <w:r w:rsidRPr="00C41516">
            <w:rPr>
              <w:rFonts w:eastAsia="Times New Roman"/>
              <w:szCs w:val="20"/>
              <w:highlight w:val="lightGray"/>
              <w:rPrChange w:id="3298" w:author="Wolfgang J. Toechterle" w:date="2013-06-22T11:19:00Z">
                <w:rPr>
                  <w:rFonts w:eastAsia="Times New Roman"/>
                  <w:color w:val="0000FF"/>
                  <w:szCs w:val="20"/>
                  <w:u w:val="single"/>
                </w:rPr>
              </w:rPrChange>
            </w:rPr>
            <w:delText>C2</w:delText>
          </w:r>
          <w:r w:rsidRPr="00E76ED5">
            <w:rPr>
              <w:rFonts w:eastAsia="Times New Roman"/>
              <w:szCs w:val="20"/>
              <w:highlight w:val="lightGray"/>
            </w:rPr>
            <w:tab/>
          </w:r>
          <w:r>
            <w:rPr>
              <w:rFonts w:eastAsia="Times New Roman"/>
              <w:color w:val="000000"/>
              <w:szCs w:val="20"/>
              <w:highlight w:val="lightGray"/>
            </w:rPr>
            <w:tab/>
            <w:delText> </w:delText>
          </w:r>
        </w:del>
      </w:ins>
      <w:ins w:id="3299" w:author="Wolfgang J. Toechterle" w:date="2013-06-22T11:55:00Z">
        <w:del w:id="3300" w:author="Kinder" w:date="2013-06-29T15:05:00Z">
          <w:r w:rsidDel="001E709A">
            <w:rPr>
              <w:rFonts w:eastAsia="Times New Roman"/>
              <w:color w:val="000000"/>
              <w:szCs w:val="20"/>
              <w:highlight w:val="lightGray"/>
            </w:rPr>
            <w:delText>4</w:delText>
          </w:r>
        </w:del>
      </w:ins>
    </w:p>
    <w:p w:rsidR="00C41516" w:rsidRDefault="00C41516" w:rsidP="00C41516">
      <w:pPr>
        <w:keepNext/>
        <w:keepLines/>
        <w:tabs>
          <w:tab w:val="left" w:pos="709"/>
          <w:tab w:val="left" w:pos="8789"/>
        </w:tabs>
        <w:outlineLvl w:val="3"/>
        <w:rPr>
          <w:ins w:id="3301" w:author="Wolfgang J. Toechterle" w:date="2013-06-22T11:15:00Z"/>
          <w:del w:id="3302" w:author="Kinder" w:date="2013-06-29T15:05:00Z"/>
          <w:rFonts w:eastAsia="Times New Roman"/>
          <w:szCs w:val="20"/>
        </w:rPr>
        <w:pPrChange w:id="3303" w:author="Wolfgang J. Toechterle" w:date="2013-06-22T11:16:00Z">
          <w:pPr>
            <w:keepNext/>
            <w:keepLines/>
            <w:tabs>
              <w:tab w:val="left" w:pos="709"/>
              <w:tab w:val="left" w:pos="8789"/>
            </w:tabs>
            <w:spacing w:before="200"/>
            <w:ind w:left="93"/>
            <w:outlineLvl w:val="3"/>
          </w:pPr>
        </w:pPrChange>
      </w:pPr>
      <w:ins w:id="3304" w:author="Wolfgang J. Toechterle" w:date="2013-06-22T11:15:00Z">
        <w:del w:id="3305"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306" w:author="Wolfgang J. Toechterle" w:date="2013-06-22T11:16:00Z">
                <w:rPr>
                  <w:rFonts w:ascii="Calibri" w:eastAsia="Times New Roman" w:hAnsi="Calibri"/>
                  <w:color w:val="000000"/>
                  <w:szCs w:val="20"/>
                  <w:u w:val="single"/>
                </w:rPr>
              </w:rPrChange>
            </w:rPr>
            <w:delText xml:space="preserve">Resolution of images in Layout </w:delText>
          </w:r>
        </w:del>
        <w:del w:id="3307" w:author="Kinder" w:date="2013-06-29T13:50:00Z">
          <w:r w:rsidRPr="00C41516">
            <w:rPr>
              <w:rFonts w:eastAsia="Times New Roman"/>
              <w:color w:val="000000"/>
              <w:szCs w:val="20"/>
              <w:rPrChange w:id="3308" w:author="Wolfgang J. Toechterle" w:date="2013-06-22T11:16:00Z">
                <w:rPr>
                  <w:rFonts w:ascii="Calibri" w:eastAsia="Times New Roman" w:hAnsi="Calibri"/>
                  <w:color w:val="000000"/>
                  <w:szCs w:val="20"/>
                  <w:u w:val="single"/>
                </w:rPr>
              </w:rPrChange>
            </w:rPr>
            <w:delText xml:space="preserve">(InDesign) </w:delText>
          </w:r>
        </w:del>
        <w:del w:id="3309" w:author="Kinder" w:date="2013-06-29T15:05:00Z">
          <w:r w:rsidRPr="00C41516">
            <w:rPr>
              <w:rFonts w:eastAsia="Times New Roman"/>
              <w:color w:val="000000"/>
              <w:szCs w:val="20"/>
              <w:rPrChange w:id="3310" w:author="Wolfgang J. Toechterle" w:date="2013-06-22T11:16:00Z">
                <w:rPr>
                  <w:rFonts w:ascii="Calibri" w:eastAsia="Times New Roman" w:hAnsi="Calibri"/>
                  <w:color w:val="000000"/>
                  <w:szCs w:val="20"/>
                  <w:u w:val="single"/>
                </w:rPr>
              </w:rPrChange>
            </w:rPr>
            <w:delText xml:space="preserve">as specified in T1, T2, T3, </w:delText>
          </w:r>
          <w:r w:rsidRPr="00E76ED5">
            <w:rPr>
              <w:rFonts w:eastAsia="Times New Roman"/>
              <w:color w:val="000000"/>
              <w:szCs w:val="20"/>
            </w:rPr>
            <w:tab/>
          </w:r>
          <w:r w:rsidRPr="004A086C" w:rsidDel="001E709A">
            <w:rPr>
              <w:rFonts w:eastAsia="Times New Roman"/>
              <w:szCs w:val="20"/>
            </w:rPr>
            <w:delText>0,5</w:delText>
          </w:r>
        </w:del>
      </w:ins>
    </w:p>
    <w:p w:rsidR="00C41516" w:rsidRDefault="00C41516" w:rsidP="00C41516">
      <w:pPr>
        <w:tabs>
          <w:tab w:val="left" w:pos="709"/>
          <w:tab w:val="left" w:pos="8789"/>
        </w:tabs>
        <w:rPr>
          <w:ins w:id="3311" w:author="Wolfgang J. Toechterle" w:date="2013-06-22T11:15:00Z"/>
          <w:del w:id="3312" w:author="Kinder" w:date="2013-06-29T15:05:00Z"/>
          <w:rFonts w:eastAsia="Times New Roman"/>
          <w:szCs w:val="20"/>
        </w:rPr>
        <w:pPrChange w:id="3313" w:author="Wolfgang J. Toechterle" w:date="2013-06-22T11:16:00Z">
          <w:pPr>
            <w:tabs>
              <w:tab w:val="left" w:pos="709"/>
              <w:tab w:val="left" w:pos="8789"/>
            </w:tabs>
            <w:ind w:left="93"/>
          </w:pPr>
        </w:pPrChange>
      </w:pPr>
      <w:ins w:id="3314" w:author="Wolfgang J. Toechterle" w:date="2013-06-22T11:15:00Z">
        <w:del w:id="3315"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316" w:author="Wolfgang J. Toechterle" w:date="2013-06-22T11:16:00Z">
                <w:rPr>
                  <w:rFonts w:ascii="Calibri" w:eastAsia="Times New Roman" w:hAnsi="Calibri"/>
                  <w:color w:val="000000"/>
                  <w:szCs w:val="20"/>
                  <w:u w:val="single"/>
                </w:rPr>
              </w:rPrChange>
            </w:rPr>
            <w:delText>Colour mode of the Logo as specified in all task</w:delText>
          </w:r>
          <w:r w:rsidRPr="00E76ED5">
            <w:rPr>
              <w:rFonts w:eastAsia="Times New Roman"/>
              <w:color w:val="000000"/>
              <w:szCs w:val="20"/>
            </w:rPr>
            <w:tab/>
          </w:r>
          <w:r w:rsidRPr="004A086C" w:rsidDel="001E709A">
            <w:rPr>
              <w:rFonts w:eastAsia="Times New Roman"/>
              <w:szCs w:val="20"/>
            </w:rPr>
            <w:delText>0,75</w:delText>
          </w:r>
        </w:del>
      </w:ins>
    </w:p>
    <w:p w:rsidR="00C41516" w:rsidRDefault="00C41516" w:rsidP="00C41516">
      <w:pPr>
        <w:keepNext/>
        <w:keepLines/>
        <w:tabs>
          <w:tab w:val="left" w:pos="709"/>
          <w:tab w:val="left" w:pos="8789"/>
        </w:tabs>
        <w:outlineLvl w:val="3"/>
        <w:rPr>
          <w:ins w:id="3317" w:author="Wolfgang J. Toechterle" w:date="2013-06-22T11:15:00Z"/>
          <w:del w:id="3318" w:author="Kinder" w:date="2013-06-29T15:05:00Z"/>
          <w:rFonts w:eastAsia="Times New Roman"/>
          <w:szCs w:val="20"/>
        </w:rPr>
        <w:pPrChange w:id="3319" w:author="Wolfgang J. Toechterle" w:date="2013-06-22T11:16:00Z">
          <w:pPr>
            <w:keepNext/>
            <w:keepLines/>
            <w:tabs>
              <w:tab w:val="left" w:pos="709"/>
              <w:tab w:val="left" w:pos="8789"/>
            </w:tabs>
            <w:spacing w:before="200"/>
            <w:ind w:left="93"/>
            <w:outlineLvl w:val="3"/>
          </w:pPr>
        </w:pPrChange>
      </w:pPr>
      <w:ins w:id="3320" w:author="Wolfgang J. Toechterle" w:date="2013-06-22T11:15:00Z">
        <w:del w:id="3321"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322" w:author="Wolfgang J. Toechterle" w:date="2013-06-22T11:16:00Z">
                <w:rPr>
                  <w:rFonts w:ascii="Calibri" w:eastAsia="Times New Roman" w:hAnsi="Calibri"/>
                  <w:color w:val="000000"/>
                  <w:szCs w:val="20"/>
                  <w:u w:val="single"/>
                </w:rPr>
              </w:rPrChange>
            </w:rPr>
            <w:delText>Image or element dimensions as specified in the task 3</w:delText>
          </w:r>
          <w:r w:rsidRPr="00E76ED5">
            <w:rPr>
              <w:rFonts w:eastAsia="Times New Roman"/>
              <w:color w:val="000000"/>
              <w:szCs w:val="20"/>
            </w:rPr>
            <w:tab/>
          </w:r>
          <w:r w:rsidRPr="004A086C" w:rsidDel="001E709A">
            <w:rPr>
              <w:rFonts w:eastAsia="Times New Roman"/>
              <w:szCs w:val="20"/>
            </w:rPr>
            <w:delText>1</w:delText>
          </w:r>
        </w:del>
      </w:ins>
    </w:p>
    <w:p w:rsidR="00C41516" w:rsidRDefault="00C41516" w:rsidP="00C41516">
      <w:pPr>
        <w:keepNext/>
        <w:keepLines/>
        <w:tabs>
          <w:tab w:val="left" w:pos="709"/>
          <w:tab w:val="left" w:pos="8789"/>
        </w:tabs>
        <w:outlineLvl w:val="3"/>
        <w:rPr>
          <w:ins w:id="3323" w:author="Wolfgang J. Toechterle" w:date="2013-06-22T11:15:00Z"/>
          <w:del w:id="3324" w:author="Kinder" w:date="2013-06-29T15:05:00Z"/>
          <w:rFonts w:eastAsia="Times New Roman"/>
          <w:szCs w:val="20"/>
        </w:rPr>
        <w:pPrChange w:id="3325" w:author="Wolfgang J. Toechterle" w:date="2013-06-22T11:16:00Z">
          <w:pPr>
            <w:keepNext/>
            <w:keepLines/>
            <w:tabs>
              <w:tab w:val="left" w:pos="709"/>
              <w:tab w:val="left" w:pos="8789"/>
            </w:tabs>
            <w:spacing w:before="200"/>
            <w:ind w:left="93"/>
            <w:outlineLvl w:val="3"/>
          </w:pPr>
        </w:pPrChange>
      </w:pPr>
      <w:ins w:id="3326" w:author="Wolfgang J. Toechterle" w:date="2013-06-22T11:15:00Z">
        <w:del w:id="3327"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328" w:author="Wolfgang J. Toechterle" w:date="2013-06-22T11:16:00Z">
                <w:rPr>
                  <w:rFonts w:ascii="Calibri" w:eastAsia="Times New Roman" w:hAnsi="Calibri"/>
                  <w:color w:val="000000"/>
                  <w:szCs w:val="20"/>
                  <w:u w:val="single"/>
                </w:rPr>
              </w:rPrChange>
            </w:rPr>
            <w:delText>Final dimensions of layout as specified in the task 2 and 3</w:delText>
          </w:r>
          <w:r w:rsidRPr="00E76ED5">
            <w:rPr>
              <w:rFonts w:eastAsia="Times New Roman"/>
              <w:color w:val="000000"/>
              <w:szCs w:val="20"/>
            </w:rPr>
            <w:tab/>
          </w:r>
          <w:r w:rsidRPr="004A086C" w:rsidDel="001E709A">
            <w:rPr>
              <w:rFonts w:eastAsia="Times New Roman"/>
              <w:szCs w:val="20"/>
            </w:rPr>
            <w:delText>0,25</w:delText>
          </w:r>
        </w:del>
      </w:ins>
    </w:p>
    <w:p w:rsidR="00C41516" w:rsidRDefault="00C41516" w:rsidP="00C41516">
      <w:pPr>
        <w:keepNext/>
        <w:keepLines/>
        <w:tabs>
          <w:tab w:val="left" w:pos="709"/>
          <w:tab w:val="left" w:pos="8789"/>
        </w:tabs>
        <w:outlineLvl w:val="3"/>
        <w:rPr>
          <w:ins w:id="3329" w:author="Wolfgang J. Toechterle" w:date="2013-06-22T11:15:00Z"/>
          <w:del w:id="3330" w:author="Kinder" w:date="2013-06-29T15:05:00Z"/>
          <w:rFonts w:eastAsia="Times New Roman"/>
          <w:szCs w:val="20"/>
        </w:rPr>
        <w:pPrChange w:id="3331" w:author="Wolfgang J. Toechterle" w:date="2013-06-22T11:16:00Z">
          <w:pPr>
            <w:keepNext/>
            <w:keepLines/>
            <w:tabs>
              <w:tab w:val="left" w:pos="709"/>
              <w:tab w:val="left" w:pos="8789"/>
            </w:tabs>
            <w:spacing w:before="200"/>
            <w:ind w:left="93"/>
            <w:outlineLvl w:val="3"/>
          </w:pPr>
        </w:pPrChange>
      </w:pPr>
      <w:ins w:id="3332" w:author="Wolfgang J. Toechterle" w:date="2013-06-22T11:15:00Z">
        <w:del w:id="3333"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334" w:author="Wolfgang J. Toechterle" w:date="2013-06-22T11:16:00Z">
                <w:rPr>
                  <w:rFonts w:ascii="Calibri" w:eastAsia="Times New Roman" w:hAnsi="Calibri"/>
                  <w:color w:val="000000"/>
                  <w:szCs w:val="20"/>
                  <w:u w:val="single"/>
                </w:rPr>
              </w:rPrChange>
            </w:rPr>
            <w:delText>All required text is present in all task</w:delText>
          </w:r>
          <w:r w:rsidRPr="00E76ED5">
            <w:rPr>
              <w:rFonts w:eastAsia="Times New Roman"/>
              <w:color w:val="000000"/>
              <w:szCs w:val="20"/>
            </w:rPr>
            <w:tab/>
          </w:r>
          <w:r w:rsidRPr="004A086C" w:rsidDel="001E709A">
            <w:rPr>
              <w:rFonts w:eastAsia="Times New Roman"/>
              <w:szCs w:val="20"/>
            </w:rPr>
            <w:delText>0,5</w:delText>
          </w:r>
        </w:del>
      </w:ins>
    </w:p>
    <w:p w:rsidR="00C41516" w:rsidRDefault="00C41516" w:rsidP="00C41516">
      <w:pPr>
        <w:keepNext/>
        <w:keepLines/>
        <w:tabs>
          <w:tab w:val="left" w:pos="709"/>
          <w:tab w:val="left" w:pos="8789"/>
        </w:tabs>
        <w:outlineLvl w:val="3"/>
        <w:rPr>
          <w:ins w:id="3335" w:author="Wolfgang J. Toechterle" w:date="2013-06-22T11:15:00Z"/>
          <w:del w:id="3336" w:author="Kinder" w:date="2013-06-29T15:05:00Z"/>
          <w:rFonts w:eastAsia="Times New Roman"/>
          <w:szCs w:val="20"/>
        </w:rPr>
        <w:pPrChange w:id="3337" w:author="Wolfgang J. Toechterle" w:date="2013-06-22T11:16:00Z">
          <w:pPr>
            <w:keepNext/>
            <w:keepLines/>
            <w:tabs>
              <w:tab w:val="left" w:pos="709"/>
              <w:tab w:val="left" w:pos="8789"/>
            </w:tabs>
            <w:spacing w:before="200"/>
            <w:ind w:left="93"/>
            <w:outlineLvl w:val="3"/>
          </w:pPr>
        </w:pPrChange>
      </w:pPr>
      <w:ins w:id="3338" w:author="Wolfgang J. Toechterle" w:date="2013-06-22T11:15:00Z">
        <w:del w:id="3339"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340" w:author="Wolfgang J. Toechterle" w:date="2013-06-22T11:16:00Z">
                <w:rPr>
                  <w:rFonts w:ascii="Calibri" w:eastAsia="Times New Roman" w:hAnsi="Calibri"/>
                  <w:color w:val="000000"/>
                  <w:szCs w:val="20"/>
                  <w:u w:val="single"/>
                </w:rPr>
              </w:rPrChange>
            </w:rPr>
            <w:delText>All required elements are present in the task 2, 3 and 4</w:delText>
          </w:r>
          <w:r w:rsidRPr="00E76ED5">
            <w:rPr>
              <w:rFonts w:eastAsia="Times New Roman"/>
              <w:color w:val="000000"/>
              <w:szCs w:val="20"/>
            </w:rPr>
            <w:tab/>
          </w:r>
          <w:r w:rsidRPr="004A086C" w:rsidDel="001E709A">
            <w:rPr>
              <w:rFonts w:eastAsia="Times New Roman"/>
              <w:szCs w:val="20"/>
            </w:rPr>
            <w:delText>1</w:delText>
          </w:r>
        </w:del>
      </w:ins>
    </w:p>
    <w:p w:rsidR="00C41516" w:rsidRDefault="00C41516" w:rsidP="00C41516">
      <w:pPr>
        <w:keepNext/>
        <w:keepLines/>
        <w:tabs>
          <w:tab w:val="left" w:pos="709"/>
          <w:tab w:val="left" w:pos="8789"/>
        </w:tabs>
        <w:outlineLvl w:val="3"/>
        <w:rPr>
          <w:ins w:id="3341" w:author="Wolfgang J. Toechterle" w:date="2013-06-22T11:18:00Z"/>
          <w:del w:id="3342" w:author="Kinder" w:date="2013-06-29T15:05:00Z"/>
          <w:rFonts w:eastAsia="Times New Roman"/>
          <w:szCs w:val="20"/>
        </w:rPr>
        <w:pPrChange w:id="3343" w:author="Wolfgang J. Toechterle" w:date="2013-06-22T11:16:00Z">
          <w:pPr>
            <w:keepNext/>
            <w:keepLines/>
            <w:tabs>
              <w:tab w:val="left" w:pos="709"/>
              <w:tab w:val="left" w:pos="8789"/>
            </w:tabs>
            <w:spacing w:before="200"/>
            <w:ind w:left="93"/>
            <w:outlineLvl w:val="3"/>
          </w:pPr>
        </w:pPrChange>
      </w:pPr>
    </w:p>
    <w:p w:rsidR="00C41516" w:rsidRPr="00C41516" w:rsidRDefault="00C41516" w:rsidP="00C41516">
      <w:pPr>
        <w:keepNext/>
        <w:keepLines/>
        <w:tabs>
          <w:tab w:val="left" w:pos="709"/>
          <w:tab w:val="left" w:pos="8789"/>
        </w:tabs>
        <w:outlineLvl w:val="3"/>
        <w:rPr>
          <w:ins w:id="3344" w:author="Wolfgang J. Toechterle" w:date="2013-06-22T11:15:00Z"/>
          <w:del w:id="3345" w:author="Kinder" w:date="2013-06-29T15:05:00Z"/>
          <w:rFonts w:eastAsia="Times New Roman"/>
          <w:color w:val="000000"/>
          <w:szCs w:val="20"/>
          <w:highlight w:val="lightGray"/>
          <w:rPrChange w:id="3346" w:author="Wolfgang J. Toechterle" w:date="2013-06-22T11:16:00Z">
            <w:rPr>
              <w:ins w:id="3347" w:author="Wolfgang J. Toechterle" w:date="2013-06-22T11:15:00Z"/>
              <w:del w:id="3348" w:author="Kinder" w:date="2013-06-29T15:05:00Z"/>
              <w:rFonts w:ascii="Calibri" w:eastAsia="Times New Roman" w:hAnsi="Calibri"/>
              <w:color w:val="000000"/>
              <w:szCs w:val="20"/>
            </w:rPr>
          </w:rPrChange>
        </w:rPr>
        <w:pPrChange w:id="3349" w:author="Wolfgang J. Toechterle" w:date="2013-06-22T11:16:00Z">
          <w:pPr>
            <w:keepNext/>
            <w:keepLines/>
            <w:tabs>
              <w:tab w:val="left" w:pos="709"/>
              <w:tab w:val="left" w:pos="8789"/>
            </w:tabs>
            <w:spacing w:before="200"/>
            <w:ind w:left="93"/>
            <w:outlineLvl w:val="3"/>
          </w:pPr>
        </w:pPrChange>
      </w:pPr>
      <w:ins w:id="3350" w:author="Wolfgang J. Toechterle" w:date="2013-06-22T11:15:00Z">
        <w:del w:id="3351" w:author="Kinder" w:date="2013-06-29T15:05:00Z">
          <w:r w:rsidRPr="00C41516">
            <w:rPr>
              <w:rFonts w:eastAsia="Times New Roman"/>
              <w:szCs w:val="20"/>
              <w:highlight w:val="lightGray"/>
              <w:rPrChange w:id="3352" w:author="Wolfgang J. Toechterle" w:date="2013-06-22T11:19:00Z">
                <w:rPr>
                  <w:rFonts w:eastAsia="Times New Roman"/>
                  <w:color w:val="0000FF"/>
                  <w:szCs w:val="20"/>
                  <w:u w:val="single"/>
                </w:rPr>
              </w:rPrChange>
            </w:rPr>
            <w:delText>D2</w:delText>
          </w:r>
          <w:r w:rsidRPr="00E76ED5">
            <w:rPr>
              <w:rFonts w:eastAsia="Times New Roman"/>
              <w:szCs w:val="20"/>
              <w:highlight w:val="lightGray"/>
            </w:rPr>
            <w:tab/>
          </w:r>
          <w:r>
            <w:rPr>
              <w:rFonts w:eastAsia="Times New Roman"/>
              <w:color w:val="000000"/>
              <w:szCs w:val="20"/>
              <w:highlight w:val="lightGray"/>
            </w:rPr>
            <w:tab/>
            <w:delText> </w:delText>
          </w:r>
        </w:del>
      </w:ins>
      <w:ins w:id="3353" w:author="Wolfgang J. Toechterle" w:date="2013-06-22T11:55:00Z">
        <w:del w:id="3354" w:author="Kinder" w:date="2013-06-29T15:05:00Z">
          <w:r w:rsidDel="001E709A">
            <w:rPr>
              <w:rFonts w:eastAsia="Times New Roman"/>
              <w:color w:val="000000"/>
              <w:szCs w:val="20"/>
              <w:highlight w:val="lightGray"/>
            </w:rPr>
            <w:delText>2</w:delText>
          </w:r>
        </w:del>
      </w:ins>
    </w:p>
    <w:p w:rsidR="00C41516" w:rsidRPr="00C41516" w:rsidRDefault="00C41516" w:rsidP="00C41516">
      <w:pPr>
        <w:keepNext/>
        <w:keepLines/>
        <w:tabs>
          <w:tab w:val="left" w:pos="709"/>
          <w:tab w:val="left" w:pos="8789"/>
        </w:tabs>
        <w:outlineLvl w:val="3"/>
        <w:rPr>
          <w:ins w:id="3355" w:author="Wolfgang J. Toechterle" w:date="2013-06-22T11:15:00Z"/>
          <w:del w:id="3356" w:author="Kinder" w:date="2013-06-29T15:05:00Z"/>
          <w:rFonts w:eastAsia="Times New Roman"/>
          <w:color w:val="000000"/>
          <w:szCs w:val="20"/>
          <w:rPrChange w:id="3357" w:author="Wolfgang J. Toechterle" w:date="2013-06-22T11:16:00Z">
            <w:rPr>
              <w:ins w:id="3358" w:author="Wolfgang J. Toechterle" w:date="2013-06-22T11:15:00Z"/>
              <w:del w:id="3359" w:author="Kinder" w:date="2013-06-29T15:05:00Z"/>
              <w:rFonts w:ascii="Calibri" w:eastAsia="Times New Roman" w:hAnsi="Calibri"/>
              <w:color w:val="000000"/>
              <w:szCs w:val="20"/>
            </w:rPr>
          </w:rPrChange>
        </w:rPr>
        <w:pPrChange w:id="3360" w:author="Wolfgang J. Toechterle" w:date="2013-06-22T11:16:00Z">
          <w:pPr>
            <w:keepNext/>
            <w:keepLines/>
            <w:tabs>
              <w:tab w:val="left" w:pos="709"/>
              <w:tab w:val="left" w:pos="8789"/>
            </w:tabs>
            <w:spacing w:before="200"/>
            <w:ind w:left="93"/>
            <w:outlineLvl w:val="3"/>
          </w:pPr>
        </w:pPrChange>
      </w:pPr>
      <w:ins w:id="3361" w:author="Wolfgang J. Toechterle" w:date="2013-06-22T11:15:00Z">
        <w:del w:id="3362" w:author="Kinder" w:date="2013-06-29T15:05:00Z">
          <w:r w:rsidRPr="004A086C" w:rsidDel="001E709A">
            <w:rPr>
              <w:rFonts w:eastAsia="Times New Roman"/>
              <w:szCs w:val="20"/>
            </w:rPr>
            <w:delText> </w:delText>
          </w:r>
          <w:r w:rsidRPr="004A086C" w:rsidDel="001E709A">
            <w:rPr>
              <w:rFonts w:eastAsia="Times New Roman"/>
              <w:szCs w:val="20"/>
            </w:rPr>
            <w:tab/>
          </w:r>
          <w:r w:rsidRPr="004A086C" w:rsidDel="001E709A">
            <w:rPr>
              <w:rFonts w:eastAsia="Times New Roman"/>
              <w:color w:val="000000"/>
              <w:szCs w:val="20"/>
            </w:rPr>
            <w:delText>Mounting printouts on board for presentation</w:delText>
          </w:r>
          <w:r w:rsidRPr="004A086C" w:rsidDel="001E709A">
            <w:rPr>
              <w:rFonts w:eastAsia="Times New Roman"/>
              <w:color w:val="000000"/>
              <w:szCs w:val="20"/>
            </w:rPr>
            <w:tab/>
          </w:r>
          <w:r w:rsidDel="001E709A">
            <w:rPr>
              <w:rFonts w:eastAsia="Times New Roman"/>
              <w:color w:val="000000"/>
              <w:szCs w:val="20"/>
            </w:rPr>
            <w:delText>1</w:delText>
          </w:r>
        </w:del>
      </w:ins>
    </w:p>
    <w:p w:rsidR="00C41516" w:rsidRPr="00C41516" w:rsidRDefault="00C41516" w:rsidP="00C41516">
      <w:pPr>
        <w:keepNext/>
        <w:keepLines/>
        <w:tabs>
          <w:tab w:val="left" w:pos="709"/>
          <w:tab w:val="left" w:pos="8789"/>
        </w:tabs>
        <w:outlineLvl w:val="3"/>
        <w:rPr>
          <w:ins w:id="3363" w:author="Wolfgang J. Toechterle" w:date="2013-06-22T11:15:00Z"/>
          <w:del w:id="3364" w:author="Kinder" w:date="2013-06-29T15:05:00Z"/>
          <w:rFonts w:eastAsia="Times New Roman"/>
          <w:color w:val="000000"/>
          <w:szCs w:val="20"/>
          <w:rPrChange w:id="3365" w:author="Wolfgang J. Toechterle" w:date="2013-06-22T11:16:00Z">
            <w:rPr>
              <w:ins w:id="3366" w:author="Wolfgang J. Toechterle" w:date="2013-06-22T11:15:00Z"/>
              <w:del w:id="3367" w:author="Kinder" w:date="2013-06-29T15:05:00Z"/>
              <w:rFonts w:ascii="Calibri" w:eastAsia="Times New Roman" w:hAnsi="Calibri"/>
              <w:color w:val="000000"/>
              <w:szCs w:val="20"/>
            </w:rPr>
          </w:rPrChange>
        </w:rPr>
        <w:pPrChange w:id="3368" w:author="Wolfgang J. Toechterle" w:date="2013-06-22T11:16:00Z">
          <w:pPr>
            <w:keepNext/>
            <w:keepLines/>
            <w:tabs>
              <w:tab w:val="left" w:pos="709"/>
              <w:tab w:val="left" w:pos="8789"/>
            </w:tabs>
            <w:spacing w:before="200"/>
            <w:ind w:left="93"/>
            <w:outlineLvl w:val="3"/>
          </w:pPr>
        </w:pPrChange>
      </w:pPr>
      <w:ins w:id="3369" w:author="Wolfgang J. Toechterle" w:date="2013-06-22T11:15:00Z">
        <w:del w:id="3370" w:author="Kinder" w:date="2013-06-29T15:05:00Z">
          <w:r w:rsidRPr="004A086C" w:rsidDel="001E709A">
            <w:rPr>
              <w:rFonts w:eastAsia="Times New Roman"/>
              <w:szCs w:val="20"/>
            </w:rPr>
            <w:delText> </w:delText>
          </w:r>
          <w:r w:rsidRPr="004A086C" w:rsidDel="001E709A">
            <w:rPr>
              <w:rFonts w:eastAsia="Times New Roman"/>
              <w:szCs w:val="20"/>
            </w:rPr>
            <w:tab/>
          </w:r>
          <w:r w:rsidRPr="004A086C" w:rsidDel="001E709A">
            <w:rPr>
              <w:rFonts w:eastAsia="Times New Roman"/>
              <w:color w:val="000000"/>
              <w:szCs w:val="20"/>
            </w:rPr>
            <w:delText>Supply of printouts only</w:delText>
          </w:r>
          <w:r w:rsidRPr="004A086C" w:rsidDel="001E709A">
            <w:rPr>
              <w:rFonts w:eastAsia="Times New Roman"/>
              <w:color w:val="000000"/>
              <w:szCs w:val="20"/>
            </w:rPr>
            <w:tab/>
          </w:r>
          <w:r w:rsidDel="001E709A">
            <w:rPr>
              <w:rFonts w:eastAsia="Times New Roman"/>
              <w:color w:val="000000"/>
              <w:szCs w:val="20"/>
            </w:rPr>
            <w:delText>1</w:delText>
          </w:r>
        </w:del>
      </w:ins>
    </w:p>
    <w:p w:rsidR="00C41516" w:rsidRDefault="00C41516" w:rsidP="00C41516">
      <w:pPr>
        <w:keepNext/>
        <w:keepLines/>
        <w:tabs>
          <w:tab w:val="left" w:pos="709"/>
          <w:tab w:val="left" w:pos="8789"/>
        </w:tabs>
        <w:outlineLvl w:val="3"/>
        <w:rPr>
          <w:ins w:id="3371" w:author="Wolfgang J. Toechterle" w:date="2013-06-22T11:18:00Z"/>
          <w:del w:id="3372" w:author="Kinder" w:date="2013-06-29T15:05:00Z"/>
          <w:rFonts w:eastAsia="Times New Roman"/>
          <w:szCs w:val="20"/>
        </w:rPr>
        <w:pPrChange w:id="3373" w:author="Wolfgang J. Toechterle" w:date="2013-06-22T11:16:00Z">
          <w:pPr>
            <w:keepNext/>
            <w:keepLines/>
            <w:tabs>
              <w:tab w:val="left" w:pos="709"/>
              <w:tab w:val="left" w:pos="8789"/>
            </w:tabs>
            <w:spacing w:before="200"/>
            <w:ind w:left="93"/>
            <w:outlineLvl w:val="3"/>
          </w:pPr>
        </w:pPrChange>
      </w:pPr>
    </w:p>
    <w:p w:rsidR="00C41516" w:rsidRPr="00C41516" w:rsidRDefault="00C41516" w:rsidP="00C41516">
      <w:pPr>
        <w:keepNext/>
        <w:keepLines/>
        <w:tabs>
          <w:tab w:val="left" w:pos="709"/>
          <w:tab w:val="left" w:pos="8789"/>
        </w:tabs>
        <w:outlineLvl w:val="3"/>
        <w:rPr>
          <w:ins w:id="3374" w:author="Wolfgang J. Toechterle" w:date="2013-06-22T11:15:00Z"/>
          <w:del w:id="3375" w:author="Kinder" w:date="2013-06-29T15:05:00Z"/>
          <w:rFonts w:eastAsia="Times New Roman"/>
          <w:color w:val="000000"/>
          <w:szCs w:val="20"/>
          <w:highlight w:val="lightGray"/>
          <w:rPrChange w:id="3376" w:author="Wolfgang J. Toechterle" w:date="2013-06-22T11:16:00Z">
            <w:rPr>
              <w:ins w:id="3377" w:author="Wolfgang J. Toechterle" w:date="2013-06-22T11:15:00Z"/>
              <w:del w:id="3378" w:author="Kinder" w:date="2013-06-29T15:05:00Z"/>
              <w:rFonts w:ascii="Calibri" w:eastAsia="Times New Roman" w:hAnsi="Calibri"/>
              <w:color w:val="000000"/>
              <w:szCs w:val="20"/>
            </w:rPr>
          </w:rPrChange>
        </w:rPr>
        <w:pPrChange w:id="3379" w:author="Wolfgang J. Toechterle" w:date="2013-06-22T11:16:00Z">
          <w:pPr>
            <w:keepNext/>
            <w:keepLines/>
            <w:tabs>
              <w:tab w:val="left" w:pos="709"/>
              <w:tab w:val="left" w:pos="8789"/>
            </w:tabs>
            <w:spacing w:before="200"/>
            <w:ind w:left="93"/>
            <w:outlineLvl w:val="3"/>
          </w:pPr>
        </w:pPrChange>
      </w:pPr>
      <w:ins w:id="3380" w:author="Wolfgang J. Toechterle" w:date="2013-06-22T11:15:00Z">
        <w:del w:id="3381" w:author="Kinder" w:date="2013-06-29T15:05:00Z">
          <w:r w:rsidRPr="00C41516">
            <w:rPr>
              <w:rFonts w:eastAsia="Times New Roman"/>
              <w:szCs w:val="20"/>
              <w:highlight w:val="lightGray"/>
              <w:rPrChange w:id="3382" w:author="Wolfgang J. Toechterle" w:date="2013-06-22T11:19:00Z">
                <w:rPr>
                  <w:rFonts w:eastAsia="Times New Roman"/>
                  <w:color w:val="0000FF"/>
                  <w:szCs w:val="20"/>
                  <w:u w:val="single"/>
                </w:rPr>
              </w:rPrChange>
            </w:rPr>
            <w:delText>E2</w:delText>
          </w:r>
          <w:r w:rsidRPr="00E76ED5">
            <w:rPr>
              <w:rFonts w:eastAsia="Times New Roman"/>
              <w:szCs w:val="20"/>
              <w:highlight w:val="lightGray"/>
            </w:rPr>
            <w:tab/>
          </w:r>
          <w:r>
            <w:rPr>
              <w:rFonts w:eastAsia="Times New Roman"/>
              <w:color w:val="000000"/>
              <w:szCs w:val="20"/>
              <w:highlight w:val="lightGray"/>
            </w:rPr>
            <w:tab/>
            <w:delText> </w:delText>
          </w:r>
        </w:del>
      </w:ins>
      <w:ins w:id="3383" w:author="Wolfgang J. Toechterle" w:date="2013-06-22T11:55:00Z">
        <w:del w:id="3384" w:author="Kinder" w:date="2013-06-29T15:05:00Z">
          <w:r w:rsidDel="001E709A">
            <w:rPr>
              <w:rFonts w:eastAsia="Times New Roman"/>
              <w:color w:val="000000"/>
              <w:szCs w:val="20"/>
              <w:highlight w:val="lightGray"/>
            </w:rPr>
            <w:delText>4</w:delText>
          </w:r>
        </w:del>
      </w:ins>
    </w:p>
    <w:p w:rsidR="00C41516" w:rsidRDefault="00C41516" w:rsidP="00C41516">
      <w:pPr>
        <w:keepNext/>
        <w:keepLines/>
        <w:tabs>
          <w:tab w:val="left" w:pos="709"/>
          <w:tab w:val="left" w:pos="8789"/>
        </w:tabs>
        <w:outlineLvl w:val="3"/>
        <w:rPr>
          <w:ins w:id="3385" w:author="Wolfgang J. Toechterle" w:date="2013-06-22T11:15:00Z"/>
          <w:del w:id="3386" w:author="Kinder" w:date="2013-06-29T15:05:00Z"/>
          <w:rFonts w:eastAsia="Times New Roman"/>
          <w:szCs w:val="20"/>
        </w:rPr>
        <w:pPrChange w:id="3387" w:author="Wolfgang J. Toechterle" w:date="2013-06-22T11:16:00Z">
          <w:pPr>
            <w:keepNext/>
            <w:keepLines/>
            <w:tabs>
              <w:tab w:val="left" w:pos="709"/>
              <w:tab w:val="left" w:pos="8789"/>
            </w:tabs>
            <w:spacing w:before="200"/>
            <w:ind w:left="93"/>
            <w:outlineLvl w:val="3"/>
          </w:pPr>
        </w:pPrChange>
      </w:pPr>
      <w:ins w:id="3388" w:author="Wolfgang J. Toechterle" w:date="2013-06-22T11:15:00Z">
        <w:del w:id="3389"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390" w:author="Wolfgang J. Toechterle" w:date="2013-06-22T11:16:00Z">
                <w:rPr>
                  <w:rFonts w:ascii="Calibri" w:eastAsia="Times New Roman" w:hAnsi="Calibri"/>
                  <w:color w:val="000000"/>
                  <w:szCs w:val="20"/>
                  <w:u w:val="single"/>
                </w:rPr>
              </w:rPrChange>
            </w:rPr>
            <w:delText>Bleed value applied in PDF as specified in the task</w:delText>
          </w:r>
          <w:r w:rsidRPr="00E76ED5">
            <w:rPr>
              <w:rFonts w:eastAsia="Times New Roman"/>
              <w:color w:val="000000"/>
              <w:szCs w:val="20"/>
            </w:rPr>
            <w:tab/>
          </w:r>
          <w:r w:rsidRPr="004A086C" w:rsidDel="001E709A">
            <w:rPr>
              <w:rFonts w:eastAsia="Times New Roman"/>
              <w:szCs w:val="20"/>
            </w:rPr>
            <w:delText>0,5</w:delText>
          </w:r>
        </w:del>
      </w:ins>
    </w:p>
    <w:p w:rsidR="00C41516" w:rsidRDefault="00C41516" w:rsidP="00C41516">
      <w:pPr>
        <w:keepNext/>
        <w:keepLines/>
        <w:tabs>
          <w:tab w:val="left" w:pos="709"/>
          <w:tab w:val="left" w:pos="8789"/>
        </w:tabs>
        <w:outlineLvl w:val="3"/>
        <w:rPr>
          <w:ins w:id="3391" w:author="Wolfgang J. Toechterle" w:date="2013-06-22T11:15:00Z"/>
          <w:del w:id="3392" w:author="Kinder" w:date="2013-06-29T15:05:00Z"/>
          <w:rFonts w:eastAsia="Times New Roman"/>
          <w:szCs w:val="20"/>
        </w:rPr>
        <w:pPrChange w:id="3393" w:author="Wolfgang J. Toechterle" w:date="2013-06-22T11:16:00Z">
          <w:pPr>
            <w:keepNext/>
            <w:keepLines/>
            <w:tabs>
              <w:tab w:val="left" w:pos="709"/>
              <w:tab w:val="left" w:pos="8789"/>
            </w:tabs>
            <w:spacing w:before="200"/>
            <w:ind w:left="93"/>
            <w:outlineLvl w:val="3"/>
          </w:pPr>
        </w:pPrChange>
      </w:pPr>
      <w:ins w:id="3394" w:author="Wolfgang J. Toechterle" w:date="2013-06-22T11:15:00Z">
        <w:del w:id="3395"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396" w:author="Wolfgang J. Toechterle" w:date="2013-06-22T11:16:00Z">
                <w:rPr>
                  <w:rFonts w:ascii="Calibri" w:eastAsia="Times New Roman" w:hAnsi="Calibri"/>
                  <w:color w:val="000000"/>
                  <w:szCs w:val="20"/>
                  <w:u w:val="single"/>
                </w:rPr>
              </w:rPrChange>
            </w:rPr>
            <w:delText>Folding lines, trim and registration marks supplied as specified in the task</w:delText>
          </w:r>
          <w:r w:rsidRPr="00E76ED5">
            <w:rPr>
              <w:rFonts w:eastAsia="Times New Roman"/>
              <w:color w:val="000000"/>
              <w:szCs w:val="20"/>
            </w:rPr>
            <w:tab/>
          </w:r>
          <w:r w:rsidRPr="004A086C" w:rsidDel="001E709A">
            <w:rPr>
              <w:rFonts w:eastAsia="Times New Roman"/>
              <w:szCs w:val="20"/>
            </w:rPr>
            <w:delText>0,5</w:delText>
          </w:r>
        </w:del>
      </w:ins>
    </w:p>
    <w:p w:rsidR="00C41516" w:rsidRDefault="00C41516" w:rsidP="00C41516">
      <w:pPr>
        <w:keepNext/>
        <w:keepLines/>
        <w:tabs>
          <w:tab w:val="left" w:pos="709"/>
          <w:tab w:val="left" w:pos="8789"/>
        </w:tabs>
        <w:outlineLvl w:val="3"/>
        <w:rPr>
          <w:ins w:id="3397" w:author="Wolfgang J. Toechterle" w:date="2013-06-22T11:15:00Z"/>
          <w:del w:id="3398" w:author="Kinder" w:date="2013-06-29T15:05:00Z"/>
          <w:rFonts w:eastAsia="Times New Roman"/>
          <w:szCs w:val="20"/>
        </w:rPr>
        <w:pPrChange w:id="3399" w:author="Wolfgang J. Toechterle" w:date="2013-06-22T11:16:00Z">
          <w:pPr>
            <w:keepNext/>
            <w:keepLines/>
            <w:tabs>
              <w:tab w:val="left" w:pos="709"/>
              <w:tab w:val="left" w:pos="8789"/>
            </w:tabs>
            <w:spacing w:before="200"/>
            <w:ind w:left="93"/>
            <w:outlineLvl w:val="3"/>
          </w:pPr>
        </w:pPrChange>
      </w:pPr>
      <w:ins w:id="3400" w:author="Wolfgang J. Toechterle" w:date="2013-06-22T11:15:00Z">
        <w:del w:id="3401"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402" w:author="Wolfgang J. Toechterle" w:date="2013-06-22T11:16:00Z">
                <w:rPr>
                  <w:rFonts w:ascii="Calibri" w:eastAsia="Times New Roman" w:hAnsi="Calibri"/>
                  <w:color w:val="000000"/>
                  <w:szCs w:val="20"/>
                  <w:u w:val="single"/>
                </w:rPr>
              </w:rPrChange>
            </w:rPr>
            <w:delText>Trapping value applied in</w:delText>
          </w:r>
          <w:r w:rsidDel="001E709A">
            <w:rPr>
              <w:rFonts w:eastAsia="Times New Roman"/>
              <w:color w:val="000000"/>
              <w:szCs w:val="20"/>
            </w:rPr>
            <w:delText xml:space="preserve"> the </w:delText>
          </w:r>
          <w:r w:rsidRPr="00C41516">
            <w:rPr>
              <w:rFonts w:eastAsia="Times New Roman"/>
              <w:color w:val="000000"/>
              <w:szCs w:val="20"/>
              <w:rPrChange w:id="3403" w:author="Wolfgang J. Toechterle" w:date="2013-06-22T11:16:00Z">
                <w:rPr>
                  <w:rFonts w:ascii="Calibri" w:eastAsia="Times New Roman" w:hAnsi="Calibri"/>
                  <w:color w:val="000000"/>
                  <w:szCs w:val="20"/>
                  <w:u w:val="single"/>
                </w:rPr>
              </w:rPrChange>
            </w:rPr>
            <w:delText>file as specified in the task</w:delText>
          </w:r>
          <w:r w:rsidRPr="00E76ED5">
            <w:rPr>
              <w:rFonts w:eastAsia="Times New Roman"/>
              <w:color w:val="000000"/>
              <w:szCs w:val="20"/>
            </w:rPr>
            <w:tab/>
          </w:r>
          <w:r w:rsidRPr="004A086C" w:rsidDel="001E709A">
            <w:rPr>
              <w:rFonts w:eastAsia="Times New Roman"/>
              <w:szCs w:val="20"/>
            </w:rPr>
            <w:delText>0,75</w:delText>
          </w:r>
        </w:del>
      </w:ins>
    </w:p>
    <w:p w:rsidR="00C41516" w:rsidRDefault="00C41516" w:rsidP="00C41516">
      <w:pPr>
        <w:keepNext/>
        <w:keepLines/>
        <w:tabs>
          <w:tab w:val="left" w:pos="709"/>
          <w:tab w:val="left" w:pos="8789"/>
        </w:tabs>
        <w:outlineLvl w:val="3"/>
        <w:rPr>
          <w:ins w:id="3404" w:author="Wolfgang J. Toechterle" w:date="2013-06-22T11:15:00Z"/>
          <w:del w:id="3405" w:author="Kinder" w:date="2013-06-29T15:05:00Z"/>
          <w:rFonts w:eastAsia="Times New Roman"/>
          <w:szCs w:val="20"/>
        </w:rPr>
        <w:pPrChange w:id="3406" w:author="Wolfgang J. Toechterle" w:date="2013-06-22T11:16:00Z">
          <w:pPr>
            <w:keepNext/>
            <w:keepLines/>
            <w:tabs>
              <w:tab w:val="left" w:pos="709"/>
              <w:tab w:val="left" w:pos="8789"/>
            </w:tabs>
            <w:spacing w:before="200"/>
            <w:ind w:left="93"/>
            <w:outlineLvl w:val="3"/>
          </w:pPr>
        </w:pPrChange>
      </w:pPr>
      <w:ins w:id="3407" w:author="Wolfgang J. Toechterle" w:date="2013-06-22T11:15:00Z">
        <w:del w:id="3408"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409" w:author="Wolfgang J. Toechterle" w:date="2013-06-22T11:16:00Z">
                <w:rPr>
                  <w:rFonts w:ascii="Calibri" w:eastAsia="Times New Roman" w:hAnsi="Calibri"/>
                  <w:color w:val="000000"/>
                  <w:szCs w:val="20"/>
                  <w:u w:val="single"/>
                </w:rPr>
              </w:rPrChange>
            </w:rPr>
            <w:delText>Overprinting applied in layout file in PDF as specified in the task</w:delText>
          </w:r>
          <w:r w:rsidRPr="00E76ED5">
            <w:rPr>
              <w:rFonts w:eastAsia="Times New Roman"/>
              <w:color w:val="000000"/>
              <w:szCs w:val="20"/>
            </w:rPr>
            <w:tab/>
          </w:r>
          <w:r w:rsidRPr="004A086C" w:rsidDel="001E709A">
            <w:rPr>
              <w:rFonts w:eastAsia="Times New Roman"/>
              <w:szCs w:val="20"/>
            </w:rPr>
            <w:delText>0,5</w:delText>
          </w:r>
        </w:del>
      </w:ins>
    </w:p>
    <w:p w:rsidR="00C41516" w:rsidRDefault="00C41516" w:rsidP="00C41516">
      <w:pPr>
        <w:keepNext/>
        <w:keepLines/>
        <w:tabs>
          <w:tab w:val="left" w:pos="709"/>
          <w:tab w:val="left" w:pos="8789"/>
        </w:tabs>
        <w:outlineLvl w:val="3"/>
        <w:rPr>
          <w:ins w:id="3410" w:author="Wolfgang J. Toechterle" w:date="2013-06-22T11:15:00Z"/>
          <w:del w:id="3411" w:author="Kinder" w:date="2013-06-29T15:05:00Z"/>
          <w:rFonts w:eastAsia="Times New Roman"/>
          <w:szCs w:val="20"/>
        </w:rPr>
        <w:pPrChange w:id="3412" w:author="Wolfgang J. Toechterle" w:date="2013-06-22T11:16:00Z">
          <w:pPr>
            <w:keepNext/>
            <w:keepLines/>
            <w:tabs>
              <w:tab w:val="left" w:pos="709"/>
              <w:tab w:val="left" w:pos="8789"/>
            </w:tabs>
            <w:spacing w:before="200"/>
            <w:ind w:left="93"/>
            <w:outlineLvl w:val="3"/>
          </w:pPr>
        </w:pPrChange>
      </w:pPr>
      <w:ins w:id="3413" w:author="Wolfgang J. Toechterle" w:date="2013-06-22T11:15:00Z">
        <w:del w:id="3414" w:author="Kinder" w:date="2013-06-29T15:05:00Z">
          <w:r w:rsidRPr="00E76ED5">
            <w:rPr>
              <w:rFonts w:eastAsia="Times New Roman"/>
              <w:color w:val="000000"/>
              <w:szCs w:val="20"/>
            </w:rPr>
            <w:delText> </w:delText>
          </w:r>
          <w:r w:rsidRPr="00E76ED5">
            <w:rPr>
              <w:rFonts w:eastAsia="Times New Roman"/>
              <w:color w:val="000000"/>
              <w:szCs w:val="20"/>
            </w:rPr>
            <w:tab/>
          </w:r>
          <w:r w:rsidRPr="00C41516">
            <w:rPr>
              <w:rFonts w:eastAsia="Times New Roman"/>
              <w:color w:val="000000"/>
              <w:szCs w:val="20"/>
              <w:rPrChange w:id="3415" w:author="Wolfgang J. Toechterle" w:date="2013-06-22T11:16:00Z">
                <w:rPr>
                  <w:rFonts w:ascii="Calibri" w:eastAsia="Times New Roman" w:hAnsi="Calibri"/>
                  <w:color w:val="000000"/>
                  <w:szCs w:val="20"/>
                  <w:u w:val="single"/>
                </w:rPr>
              </w:rPrChange>
            </w:rPr>
            <w:delText>Spot and CMYK colours used in PDF file as specified in the task</w:delText>
          </w:r>
          <w:r w:rsidRPr="00E76ED5">
            <w:rPr>
              <w:rFonts w:eastAsia="Times New Roman"/>
              <w:color w:val="000000"/>
              <w:szCs w:val="20"/>
            </w:rPr>
            <w:tab/>
          </w:r>
          <w:r w:rsidRPr="004A086C" w:rsidDel="001E709A">
            <w:rPr>
              <w:rFonts w:eastAsia="Times New Roman"/>
              <w:szCs w:val="20"/>
            </w:rPr>
            <w:delText>1</w:delText>
          </w:r>
        </w:del>
      </w:ins>
    </w:p>
    <w:p w:rsidR="00C41516" w:rsidRDefault="00C41516" w:rsidP="00C41516">
      <w:pPr>
        <w:keepNext/>
        <w:keepLines/>
        <w:tabs>
          <w:tab w:val="left" w:pos="709"/>
          <w:tab w:val="left" w:pos="8789"/>
        </w:tabs>
        <w:outlineLvl w:val="3"/>
        <w:rPr>
          <w:ins w:id="3416" w:author="Wolfgang J. Toechterle" w:date="2013-06-22T11:15:00Z"/>
          <w:del w:id="3417" w:author="Kinder" w:date="2013-06-29T15:05:00Z"/>
          <w:rFonts w:eastAsia="Times New Roman"/>
          <w:szCs w:val="20"/>
        </w:rPr>
        <w:pPrChange w:id="3418" w:author="Wolfgang J. Toechterle" w:date="2013-06-22T11:16:00Z">
          <w:pPr>
            <w:keepNext/>
            <w:keepLines/>
            <w:tabs>
              <w:tab w:val="left" w:pos="709"/>
              <w:tab w:val="left" w:pos="8789"/>
            </w:tabs>
            <w:spacing w:before="200"/>
            <w:ind w:left="93"/>
            <w:outlineLvl w:val="3"/>
          </w:pPr>
        </w:pPrChange>
      </w:pPr>
      <w:ins w:id="3419" w:author="Wolfgang J. Toechterle" w:date="2013-06-22T11:15:00Z">
        <w:del w:id="3420" w:author="Kinder" w:date="2013-06-29T15:05:00Z">
          <w:r w:rsidRPr="00E76ED5">
            <w:rPr>
              <w:rFonts w:eastAsia="Times New Roman"/>
              <w:color w:val="000000"/>
              <w:szCs w:val="20"/>
            </w:rPr>
            <w:delText> </w:delText>
          </w:r>
          <w:r w:rsidRPr="00E76ED5">
            <w:rPr>
              <w:rFonts w:eastAsia="Times New Roman"/>
              <w:color w:val="000000"/>
              <w:szCs w:val="20"/>
            </w:rPr>
            <w:tab/>
          </w:r>
          <w:r w:rsidRPr="00C41516">
            <w:rPr>
              <w:rFonts w:eastAsia="Times New Roman"/>
              <w:color w:val="000000"/>
              <w:szCs w:val="20"/>
              <w:rPrChange w:id="3421" w:author="Wolfgang J. Toechterle" w:date="2013-06-22T11:16:00Z">
                <w:rPr>
                  <w:rFonts w:ascii="Calibri" w:eastAsia="Times New Roman" w:hAnsi="Calibri"/>
                  <w:color w:val="000000"/>
                  <w:szCs w:val="20"/>
                  <w:u w:val="single"/>
                </w:rPr>
              </w:rPrChange>
            </w:rPr>
            <w:delText>Die</w:delText>
          </w:r>
        </w:del>
        <w:del w:id="3422" w:author="Kinder" w:date="2013-06-29T12:17:00Z">
          <w:r w:rsidRPr="00C41516">
            <w:rPr>
              <w:rFonts w:eastAsia="Times New Roman"/>
              <w:color w:val="000000"/>
              <w:szCs w:val="20"/>
              <w:rPrChange w:id="3423" w:author="Wolfgang J. Toechterle" w:date="2013-06-22T11:16:00Z">
                <w:rPr>
                  <w:rFonts w:ascii="Calibri" w:eastAsia="Times New Roman" w:hAnsi="Calibri"/>
                  <w:color w:val="000000"/>
                  <w:szCs w:val="20"/>
                  <w:u w:val="single"/>
                </w:rPr>
              </w:rPrChange>
            </w:rPr>
            <w:delText>line</w:delText>
          </w:r>
        </w:del>
        <w:del w:id="3424" w:author="Kinder" w:date="2013-06-29T15:05:00Z">
          <w:r w:rsidRPr="00C41516">
            <w:rPr>
              <w:rFonts w:eastAsia="Times New Roman"/>
              <w:color w:val="000000"/>
              <w:szCs w:val="20"/>
              <w:rPrChange w:id="3425" w:author="Wolfgang J. Toechterle" w:date="2013-06-22T11:16:00Z">
                <w:rPr>
                  <w:rFonts w:ascii="Calibri" w:eastAsia="Times New Roman" w:hAnsi="Calibri"/>
                  <w:color w:val="000000"/>
                  <w:szCs w:val="20"/>
                  <w:u w:val="single"/>
                </w:rPr>
              </w:rPrChange>
            </w:rPr>
            <w:delText xml:space="preserve"> supplied as specified in the task 4</w:delText>
          </w:r>
          <w:r w:rsidRPr="00E76ED5">
            <w:rPr>
              <w:rFonts w:eastAsia="Times New Roman"/>
              <w:color w:val="000000"/>
              <w:szCs w:val="20"/>
            </w:rPr>
            <w:tab/>
          </w:r>
          <w:r w:rsidRPr="004A086C" w:rsidDel="001E709A">
            <w:rPr>
              <w:rFonts w:eastAsia="Times New Roman"/>
              <w:szCs w:val="20"/>
            </w:rPr>
            <w:delText>0,5</w:delText>
          </w:r>
        </w:del>
      </w:ins>
    </w:p>
    <w:p w:rsidR="00C41516" w:rsidRDefault="00C41516" w:rsidP="00C41516">
      <w:pPr>
        <w:keepNext/>
        <w:keepLines/>
        <w:tabs>
          <w:tab w:val="left" w:pos="709"/>
          <w:tab w:val="left" w:pos="8789"/>
        </w:tabs>
        <w:outlineLvl w:val="3"/>
        <w:rPr>
          <w:ins w:id="3426" w:author="Wolfgang J. Toechterle" w:date="2013-06-22T11:15:00Z"/>
          <w:del w:id="3427" w:author="Kinder" w:date="2013-06-29T15:05:00Z"/>
          <w:rFonts w:eastAsia="Times New Roman"/>
          <w:szCs w:val="20"/>
        </w:rPr>
        <w:pPrChange w:id="3428" w:author="Wolfgang J. Toechterle" w:date="2013-06-22T11:16:00Z">
          <w:pPr>
            <w:keepNext/>
            <w:keepLines/>
            <w:tabs>
              <w:tab w:val="left" w:pos="709"/>
              <w:tab w:val="left" w:pos="8789"/>
            </w:tabs>
            <w:spacing w:before="200"/>
            <w:ind w:left="93"/>
            <w:outlineLvl w:val="3"/>
          </w:pPr>
        </w:pPrChange>
      </w:pPr>
      <w:ins w:id="3429" w:author="Wolfgang J. Toechterle" w:date="2013-06-22T11:15:00Z">
        <w:del w:id="3430"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431" w:author="Wolfgang J. Toechterle" w:date="2013-06-22T11:16:00Z">
                <w:rPr>
                  <w:rFonts w:ascii="Calibri" w:eastAsia="Times New Roman" w:hAnsi="Calibri"/>
                  <w:color w:val="000000"/>
                  <w:szCs w:val="20"/>
                  <w:u w:val="single"/>
                </w:rPr>
              </w:rPrChange>
            </w:rPr>
            <w:delText xml:space="preserve">Use of spot </w:delText>
          </w:r>
        </w:del>
      </w:ins>
      <w:ins w:id="3432" w:author="Wolfgang J. Toechterle" w:date="2013-06-22T11:52:00Z">
        <w:del w:id="3433" w:author="Kinder" w:date="2013-06-29T15:05:00Z">
          <w:r w:rsidDel="001E709A">
            <w:rPr>
              <w:rFonts w:eastAsia="Times New Roman"/>
              <w:color w:val="000000"/>
              <w:szCs w:val="20"/>
            </w:rPr>
            <w:delText>colour</w:delText>
          </w:r>
        </w:del>
      </w:ins>
      <w:ins w:id="3434" w:author="Wolfgang J. Toechterle" w:date="2013-06-22T11:15:00Z">
        <w:del w:id="3435" w:author="Kinder" w:date="2013-06-29T15:05:00Z">
          <w:r w:rsidRPr="00C41516">
            <w:rPr>
              <w:rFonts w:eastAsia="Times New Roman"/>
              <w:color w:val="000000"/>
              <w:szCs w:val="20"/>
              <w:rPrChange w:id="3436" w:author="Wolfgang J. Toechterle" w:date="2013-06-22T11:16:00Z">
                <w:rPr>
                  <w:rFonts w:ascii="Calibri" w:eastAsia="Times New Roman" w:hAnsi="Calibri"/>
                  <w:color w:val="000000"/>
                  <w:szCs w:val="20"/>
                  <w:u w:val="single"/>
                </w:rPr>
              </w:rPrChange>
            </w:rPr>
            <w:delText xml:space="preserve"> "varnish" in task 4</w:delText>
          </w:r>
          <w:r w:rsidRPr="00E76ED5">
            <w:rPr>
              <w:rFonts w:eastAsia="Times New Roman"/>
              <w:color w:val="000000"/>
              <w:szCs w:val="20"/>
            </w:rPr>
            <w:tab/>
          </w:r>
          <w:r w:rsidRPr="004A086C" w:rsidDel="001E709A">
            <w:rPr>
              <w:rFonts w:eastAsia="Times New Roman"/>
              <w:szCs w:val="20"/>
            </w:rPr>
            <w:delText>0,25</w:delText>
          </w:r>
        </w:del>
      </w:ins>
    </w:p>
    <w:p w:rsidR="00C41516" w:rsidRDefault="00C41516" w:rsidP="00C41516">
      <w:pPr>
        <w:keepNext/>
        <w:keepLines/>
        <w:tabs>
          <w:tab w:val="left" w:pos="709"/>
          <w:tab w:val="left" w:pos="8789"/>
        </w:tabs>
        <w:outlineLvl w:val="3"/>
        <w:rPr>
          <w:ins w:id="3437" w:author="Wolfgang J. Toechterle" w:date="2013-06-22T11:18:00Z"/>
          <w:del w:id="3438" w:author="Kinder" w:date="2013-06-29T15:05:00Z"/>
          <w:rFonts w:eastAsia="Times New Roman"/>
          <w:szCs w:val="20"/>
        </w:rPr>
        <w:pPrChange w:id="3439" w:author="Wolfgang J. Toechterle" w:date="2013-06-22T11:16:00Z">
          <w:pPr>
            <w:keepNext/>
            <w:keepLines/>
            <w:tabs>
              <w:tab w:val="left" w:pos="709"/>
              <w:tab w:val="left" w:pos="8789"/>
            </w:tabs>
            <w:spacing w:before="200"/>
            <w:ind w:left="93"/>
            <w:outlineLvl w:val="3"/>
          </w:pPr>
        </w:pPrChange>
      </w:pPr>
    </w:p>
    <w:p w:rsidR="00C41516" w:rsidRPr="00C41516" w:rsidRDefault="00C41516" w:rsidP="00C41516">
      <w:pPr>
        <w:keepNext/>
        <w:keepLines/>
        <w:tabs>
          <w:tab w:val="left" w:pos="709"/>
          <w:tab w:val="left" w:pos="8789"/>
        </w:tabs>
        <w:outlineLvl w:val="3"/>
        <w:rPr>
          <w:ins w:id="3440" w:author="Wolfgang J. Toechterle" w:date="2013-06-22T11:15:00Z"/>
          <w:del w:id="3441" w:author="Kinder" w:date="2013-06-29T15:05:00Z"/>
          <w:rFonts w:eastAsia="Times New Roman"/>
          <w:color w:val="000000"/>
          <w:szCs w:val="20"/>
          <w:highlight w:val="lightGray"/>
          <w:rPrChange w:id="3442" w:author="Wolfgang J. Toechterle" w:date="2013-06-22T11:16:00Z">
            <w:rPr>
              <w:ins w:id="3443" w:author="Wolfgang J. Toechterle" w:date="2013-06-22T11:15:00Z"/>
              <w:del w:id="3444" w:author="Kinder" w:date="2013-06-29T15:05:00Z"/>
              <w:rFonts w:ascii="Calibri" w:eastAsia="Times New Roman" w:hAnsi="Calibri"/>
              <w:color w:val="000000"/>
              <w:szCs w:val="20"/>
            </w:rPr>
          </w:rPrChange>
        </w:rPr>
        <w:pPrChange w:id="3445" w:author="Wolfgang J. Toechterle" w:date="2013-06-22T11:16:00Z">
          <w:pPr>
            <w:keepNext/>
            <w:keepLines/>
            <w:tabs>
              <w:tab w:val="left" w:pos="709"/>
              <w:tab w:val="left" w:pos="8789"/>
            </w:tabs>
            <w:spacing w:before="200"/>
            <w:ind w:left="93"/>
            <w:outlineLvl w:val="3"/>
          </w:pPr>
        </w:pPrChange>
      </w:pPr>
      <w:ins w:id="3446" w:author="Wolfgang J. Toechterle" w:date="2013-06-22T11:15:00Z">
        <w:del w:id="3447" w:author="Kinder" w:date="2013-06-29T15:05:00Z">
          <w:r w:rsidRPr="00C41516">
            <w:rPr>
              <w:rFonts w:eastAsia="Times New Roman"/>
              <w:szCs w:val="20"/>
              <w:highlight w:val="lightGray"/>
              <w:rPrChange w:id="3448" w:author="Wolfgang J. Toechterle" w:date="2013-06-22T11:19:00Z">
                <w:rPr>
                  <w:rFonts w:eastAsia="Times New Roman"/>
                  <w:color w:val="0000FF"/>
                  <w:szCs w:val="20"/>
                  <w:u w:val="single"/>
                </w:rPr>
              </w:rPrChange>
            </w:rPr>
            <w:delText>F2</w:delText>
          </w:r>
          <w:r w:rsidRPr="00E76ED5">
            <w:rPr>
              <w:rFonts w:eastAsia="Times New Roman"/>
              <w:szCs w:val="20"/>
              <w:highlight w:val="lightGray"/>
            </w:rPr>
            <w:tab/>
          </w:r>
          <w:r>
            <w:rPr>
              <w:rFonts w:eastAsia="Times New Roman"/>
              <w:color w:val="000000"/>
              <w:szCs w:val="20"/>
              <w:highlight w:val="lightGray"/>
            </w:rPr>
            <w:tab/>
            <w:delText> </w:delText>
          </w:r>
        </w:del>
      </w:ins>
      <w:ins w:id="3449" w:author="Wolfgang J. Toechterle" w:date="2013-06-22T11:56:00Z">
        <w:del w:id="3450" w:author="Kinder" w:date="2013-06-29T15:05:00Z">
          <w:r w:rsidDel="001E709A">
            <w:rPr>
              <w:rFonts w:eastAsia="Times New Roman"/>
              <w:color w:val="000000"/>
              <w:szCs w:val="20"/>
              <w:highlight w:val="lightGray"/>
            </w:rPr>
            <w:delText>5</w:delText>
          </w:r>
        </w:del>
      </w:ins>
    </w:p>
    <w:p w:rsidR="00C41516" w:rsidRDefault="00C41516" w:rsidP="00C41516">
      <w:pPr>
        <w:keepNext/>
        <w:keepLines/>
        <w:tabs>
          <w:tab w:val="left" w:pos="709"/>
          <w:tab w:val="left" w:pos="8789"/>
        </w:tabs>
        <w:outlineLvl w:val="3"/>
        <w:rPr>
          <w:ins w:id="3451" w:author="Wolfgang J. Toechterle" w:date="2013-06-22T11:15:00Z"/>
          <w:del w:id="3452" w:author="Kinder" w:date="2013-06-29T15:05:00Z"/>
          <w:rFonts w:eastAsia="Times New Roman"/>
          <w:szCs w:val="20"/>
        </w:rPr>
        <w:pPrChange w:id="3453" w:author="Wolfgang J. Toechterle" w:date="2013-06-22T11:16:00Z">
          <w:pPr>
            <w:keepNext/>
            <w:keepLines/>
            <w:tabs>
              <w:tab w:val="left" w:pos="709"/>
              <w:tab w:val="left" w:pos="8789"/>
            </w:tabs>
            <w:spacing w:before="200"/>
            <w:ind w:left="93"/>
            <w:outlineLvl w:val="3"/>
          </w:pPr>
        </w:pPrChange>
      </w:pPr>
      <w:ins w:id="3454" w:author="Wolfgang J. Toechterle" w:date="2013-06-22T11:15:00Z">
        <w:del w:id="3455"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456" w:author="Wolfgang J. Toechterle" w:date="2013-06-22T11:16:00Z">
                <w:rPr>
                  <w:rFonts w:ascii="Calibri" w:eastAsia="Times New Roman" w:hAnsi="Calibri"/>
                  <w:color w:val="000000"/>
                  <w:szCs w:val="20"/>
                  <w:u w:val="single"/>
                </w:rPr>
              </w:rPrChange>
            </w:rPr>
            <w:delText xml:space="preserve">Correct naming and all files saved in the correct format </w:delText>
          </w:r>
          <w:r w:rsidRPr="00E76ED5">
            <w:rPr>
              <w:rFonts w:eastAsia="Times New Roman"/>
              <w:color w:val="000000"/>
              <w:szCs w:val="20"/>
            </w:rPr>
            <w:tab/>
          </w:r>
          <w:r w:rsidRPr="004A086C" w:rsidDel="001E709A">
            <w:rPr>
              <w:rFonts w:eastAsia="Times New Roman"/>
              <w:szCs w:val="20"/>
            </w:rPr>
            <w:delText>1,25</w:delText>
          </w:r>
        </w:del>
      </w:ins>
    </w:p>
    <w:p w:rsidR="00C41516" w:rsidRDefault="00C41516" w:rsidP="00C41516">
      <w:pPr>
        <w:keepNext/>
        <w:keepLines/>
        <w:tabs>
          <w:tab w:val="left" w:pos="709"/>
          <w:tab w:val="left" w:pos="8789"/>
        </w:tabs>
        <w:outlineLvl w:val="3"/>
        <w:rPr>
          <w:ins w:id="3457" w:author="Wolfgang J. Toechterle" w:date="2013-06-22T11:15:00Z"/>
          <w:del w:id="3458" w:author="Kinder" w:date="2013-06-29T15:05:00Z"/>
          <w:rFonts w:eastAsia="Times New Roman"/>
          <w:szCs w:val="20"/>
        </w:rPr>
        <w:pPrChange w:id="3459" w:author="Wolfgang J. Toechterle" w:date="2013-06-22T11:16:00Z">
          <w:pPr>
            <w:keepNext/>
            <w:keepLines/>
            <w:tabs>
              <w:tab w:val="left" w:pos="709"/>
              <w:tab w:val="left" w:pos="8789"/>
            </w:tabs>
            <w:spacing w:before="200"/>
            <w:ind w:left="93"/>
            <w:outlineLvl w:val="3"/>
          </w:pPr>
        </w:pPrChange>
      </w:pPr>
      <w:ins w:id="3460" w:author="Wolfgang J. Toechterle" w:date="2013-06-22T11:15:00Z">
        <w:del w:id="3461"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462" w:author="Wolfgang J. Toechterle" w:date="2013-06-22T11:16:00Z">
                <w:rPr>
                  <w:rFonts w:ascii="Calibri" w:eastAsia="Times New Roman" w:hAnsi="Calibri"/>
                  <w:color w:val="000000"/>
                  <w:szCs w:val="20"/>
                  <w:u w:val="single"/>
                </w:rPr>
              </w:rPrChange>
            </w:rPr>
            <w:delText>ICC profile applied in PDF file as specified in the task</w:delText>
          </w:r>
          <w:r w:rsidRPr="00E76ED5">
            <w:rPr>
              <w:rFonts w:eastAsia="Times New Roman"/>
              <w:color w:val="000000"/>
              <w:szCs w:val="20"/>
            </w:rPr>
            <w:tab/>
          </w:r>
          <w:r w:rsidRPr="004A086C" w:rsidDel="001E709A">
            <w:rPr>
              <w:rFonts w:eastAsia="Times New Roman"/>
              <w:szCs w:val="20"/>
            </w:rPr>
            <w:delText>1,25</w:delText>
          </w:r>
        </w:del>
      </w:ins>
    </w:p>
    <w:p w:rsidR="00C41516" w:rsidRDefault="00C41516" w:rsidP="00C41516">
      <w:pPr>
        <w:keepNext/>
        <w:keepLines/>
        <w:tabs>
          <w:tab w:val="left" w:pos="709"/>
          <w:tab w:val="left" w:pos="8789"/>
        </w:tabs>
        <w:outlineLvl w:val="3"/>
        <w:rPr>
          <w:ins w:id="3463" w:author="Wolfgang J. Toechterle" w:date="2013-06-22T11:15:00Z"/>
          <w:del w:id="3464" w:author="Kinder" w:date="2013-06-29T15:05:00Z"/>
          <w:rFonts w:eastAsia="Times New Roman"/>
          <w:szCs w:val="20"/>
        </w:rPr>
        <w:pPrChange w:id="3465" w:author="Wolfgang J. Toechterle" w:date="2013-06-22T11:16:00Z">
          <w:pPr>
            <w:keepNext/>
            <w:keepLines/>
            <w:tabs>
              <w:tab w:val="left" w:pos="709"/>
              <w:tab w:val="left" w:pos="8789"/>
            </w:tabs>
            <w:spacing w:before="200"/>
            <w:ind w:left="93"/>
            <w:outlineLvl w:val="3"/>
          </w:pPr>
        </w:pPrChange>
      </w:pPr>
      <w:ins w:id="3466" w:author="Wolfgang J. Toechterle" w:date="2013-06-22T11:15:00Z">
        <w:del w:id="3467"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468" w:author="Wolfgang J. Toechterle" w:date="2013-06-22T11:16:00Z">
                <w:rPr>
                  <w:rFonts w:ascii="Calibri" w:eastAsia="Times New Roman" w:hAnsi="Calibri"/>
                  <w:color w:val="000000"/>
                  <w:szCs w:val="20"/>
                  <w:u w:val="single"/>
                </w:rPr>
              </w:rPrChange>
            </w:rPr>
            <w:delText>Saving in a specified PDF format as required in the task</w:delText>
          </w:r>
          <w:r w:rsidRPr="00E76ED5">
            <w:rPr>
              <w:rFonts w:eastAsia="Times New Roman"/>
              <w:color w:val="000000"/>
              <w:szCs w:val="20"/>
            </w:rPr>
            <w:tab/>
          </w:r>
          <w:r w:rsidRPr="004A086C" w:rsidDel="001E709A">
            <w:rPr>
              <w:rFonts w:eastAsia="Times New Roman"/>
              <w:szCs w:val="20"/>
            </w:rPr>
            <w:delText>1,5</w:delText>
          </w:r>
        </w:del>
      </w:ins>
    </w:p>
    <w:p w:rsidR="00C41516" w:rsidRDefault="00C41516" w:rsidP="00C41516">
      <w:pPr>
        <w:keepNext/>
        <w:keepLines/>
        <w:tabs>
          <w:tab w:val="left" w:pos="709"/>
          <w:tab w:val="left" w:pos="8789"/>
        </w:tabs>
        <w:outlineLvl w:val="3"/>
        <w:rPr>
          <w:ins w:id="3469" w:author="Wolfgang J. Toechterle" w:date="2013-06-22T11:15:00Z"/>
          <w:del w:id="3470" w:author="Kinder" w:date="2013-06-29T15:05:00Z"/>
          <w:rFonts w:eastAsia="Times New Roman"/>
          <w:szCs w:val="20"/>
        </w:rPr>
        <w:pPrChange w:id="3471" w:author="Wolfgang J. Toechterle" w:date="2013-06-22T11:16:00Z">
          <w:pPr>
            <w:keepNext/>
            <w:keepLines/>
            <w:tabs>
              <w:tab w:val="left" w:pos="709"/>
              <w:tab w:val="left" w:pos="8789"/>
            </w:tabs>
            <w:spacing w:before="200"/>
            <w:ind w:left="93"/>
            <w:outlineLvl w:val="3"/>
          </w:pPr>
        </w:pPrChange>
      </w:pPr>
      <w:ins w:id="3472" w:author="Wolfgang J. Toechterle" w:date="2013-06-22T11:15:00Z">
        <w:del w:id="3473" w:author="Kinder" w:date="2013-06-29T15:05:00Z">
          <w:r w:rsidRPr="004A086C" w:rsidDel="001E709A">
            <w:rPr>
              <w:rFonts w:eastAsia="Times New Roman"/>
              <w:szCs w:val="20"/>
            </w:rPr>
            <w:delText> </w:delText>
          </w:r>
          <w:r w:rsidRPr="004A086C" w:rsidDel="001E709A">
            <w:rPr>
              <w:rFonts w:eastAsia="Times New Roman"/>
              <w:szCs w:val="20"/>
            </w:rPr>
            <w:tab/>
          </w:r>
          <w:r w:rsidRPr="00C41516">
            <w:rPr>
              <w:rFonts w:eastAsia="Times New Roman"/>
              <w:color w:val="000000"/>
              <w:szCs w:val="20"/>
              <w:rPrChange w:id="3474" w:author="Wolfgang J. Toechterle" w:date="2013-06-22T11:16:00Z">
                <w:rPr>
                  <w:rFonts w:ascii="Calibri" w:eastAsia="Times New Roman" w:hAnsi="Calibri"/>
                  <w:color w:val="000000"/>
                  <w:szCs w:val="20"/>
                  <w:u w:val="single"/>
                </w:rPr>
              </w:rPrChange>
            </w:rPr>
            <w:delText>Final production folder saved as required in the task</w:delText>
          </w:r>
          <w:r w:rsidRPr="00E76ED5">
            <w:rPr>
              <w:rFonts w:eastAsia="Times New Roman"/>
              <w:color w:val="000000"/>
              <w:szCs w:val="20"/>
            </w:rPr>
            <w:tab/>
          </w:r>
          <w:r w:rsidRPr="004A086C" w:rsidDel="001E709A">
            <w:rPr>
              <w:rFonts w:eastAsia="Times New Roman"/>
              <w:szCs w:val="20"/>
            </w:rPr>
            <w:delText>1</w:delText>
          </w:r>
        </w:del>
      </w:ins>
    </w:p>
    <w:p w:rsidR="00C41516" w:rsidRPr="00EA5133" w:rsidDel="001E709A" w:rsidRDefault="00C41516" w:rsidP="004632D2">
      <w:pPr>
        <w:tabs>
          <w:tab w:val="left" w:pos="1800"/>
          <w:tab w:val="left" w:pos="1980"/>
        </w:tabs>
        <w:rPr>
          <w:del w:id="3475" w:author="Kinder" w:date="2013-06-29T15:05:00Z"/>
        </w:rPr>
      </w:pPr>
    </w:p>
    <w:p w:rsidR="00C41516" w:rsidRDefault="00C41516" w:rsidP="004632D2">
      <w:pPr>
        <w:pStyle w:val="Editabletext"/>
        <w:ind w:left="0"/>
        <w:rPr>
          <w:ins w:id="3476" w:author="Wolfgang J. Toechterle" w:date="2013-06-22T11:18:00Z"/>
          <w:color w:val="000000"/>
        </w:rPr>
      </w:pPr>
    </w:p>
    <w:p w:rsidR="00C41516" w:rsidRPr="00C41516" w:rsidRDefault="00C41516" w:rsidP="004632D2">
      <w:pPr>
        <w:pStyle w:val="Editabletext"/>
        <w:ind w:left="0"/>
        <w:rPr>
          <w:color w:val="000000"/>
          <w:rPrChange w:id="3477" w:author="Unknown">
            <w:rPr>
              <w:color w:val="auto"/>
            </w:rPr>
          </w:rPrChange>
        </w:rPr>
      </w:pPr>
      <w:r w:rsidRPr="00C41516">
        <w:rPr>
          <w:color w:val="000000"/>
          <w:rPrChange w:id="3478" w:author="Wolfgang J. Toechterle" w:date="2013-06-22T11:17:00Z">
            <w:rPr>
              <w:rFonts w:eastAsia="Times New Roman"/>
              <w:color w:val="auto"/>
              <w:u w:val="single"/>
            </w:rPr>
          </w:rPrChange>
        </w:rPr>
        <w:t>Total = 25 marks per module (Objective 15 + Subjective 10)</w:t>
      </w:r>
    </w:p>
    <w:p w:rsidR="00C41516" w:rsidRPr="00EA5133" w:rsidRDefault="00C41516" w:rsidP="00CE6B36"/>
    <w:p w:rsidR="00C41516" w:rsidRPr="00C41516" w:rsidRDefault="00C41516" w:rsidP="00BC0B5C">
      <w:pPr>
        <w:keepNext/>
        <w:keepLines/>
        <w:numPr>
          <w:ins w:id="3479" w:author="i5" w:date="2013-07-01T18:08:00Z"/>
        </w:numPr>
        <w:autoSpaceDE w:val="0"/>
        <w:autoSpaceDN w:val="0"/>
        <w:adjustRightInd w:val="0"/>
        <w:spacing w:after="360"/>
        <w:rPr>
          <w:ins w:id="3480" w:author="i5" w:date="2013-07-01T18:08:00Z"/>
          <w:rFonts w:ascii="ＭＳ Ｐゴシック" w:eastAsia="ＭＳ Ｐゴシック" w:hAnsi="ＭＳ Ｐゴシック" w:cs="Arial"/>
          <w:b/>
          <w:bCs/>
          <w:caps/>
          <w:sz w:val="24"/>
          <w:u w:val="single"/>
          <w:rPrChange w:id="3481" w:author="Unknown">
            <w:rPr>
              <w:ins w:id="3482" w:author="i5" w:date="2013-07-01T18:08:00Z"/>
              <w:rFonts w:cs="Arial"/>
              <w:b/>
              <w:bCs/>
              <w:caps/>
              <w:sz w:val="24"/>
              <w:u w:val="single"/>
            </w:rPr>
          </w:rPrChange>
        </w:rPr>
      </w:pPr>
      <w:r w:rsidRPr="00EA5133">
        <w:br w:type="page"/>
      </w:r>
      <w:ins w:id="3483" w:author="i5" w:date="2013-07-01T18:08:00Z">
        <w:r w:rsidRPr="00C41516">
          <w:rPr>
            <w:rFonts w:ascii="ＭＳ Ｐゴシック" w:eastAsia="ＭＳ Ｐゴシック" w:hAnsi="ＭＳ Ｐゴシック" w:cs="ＭＳ 明朝" w:hint="eastAsia"/>
            <w:b/>
            <w:bCs/>
            <w:caps/>
            <w:sz w:val="24"/>
            <w:u w:val="single"/>
            <w:rPrChange w:id="3484" w:author="i5" w:date="2013-07-01T18:09:00Z">
              <w:rPr>
                <w:rFonts w:ascii="ＭＳ 明朝" w:cs="ＭＳ 明朝" w:hint="eastAsia"/>
                <w:b/>
                <w:bCs/>
                <w:caps/>
                <w:color w:val="0000FF"/>
                <w:sz w:val="24"/>
                <w:u w:val="single"/>
              </w:rPr>
            </w:rPrChange>
          </w:rPr>
          <w:t>評価基準</w:t>
        </w:r>
      </w:ins>
    </w:p>
    <w:tbl>
      <w:tblPr>
        <w:tblW w:w="0" w:type="auto"/>
        <w:tblInd w:w="14" w:type="dxa"/>
        <w:tblLayout w:type="fixed"/>
        <w:tblCellMar>
          <w:left w:w="14" w:type="dxa"/>
          <w:right w:w="14" w:type="dxa"/>
        </w:tblCellMar>
        <w:tblLook w:val="0000"/>
      </w:tblPr>
      <w:tblGrid>
        <w:gridCol w:w="441"/>
        <w:gridCol w:w="6945"/>
        <w:gridCol w:w="464"/>
        <w:gridCol w:w="559"/>
      </w:tblGrid>
      <w:tr w:rsidR="00C41516" w:rsidTr="00D75497">
        <w:trPr>
          <w:trHeight w:val="300"/>
          <w:ins w:id="3485"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486" w:author="i5" w:date="2013-07-01T18:08:00Z"/>
              </w:numPr>
              <w:autoSpaceDE w:val="0"/>
              <w:autoSpaceDN w:val="0"/>
              <w:adjustRightInd w:val="0"/>
              <w:rPr>
                <w:ins w:id="3487" w:author="i5" w:date="2013-07-01T18:08:00Z"/>
                <w:rFonts w:ascii="ＭＳ 明朝" w:hAnsi="Cambria" w:cs="ＭＳ 明朝"/>
                <w:sz w:val="22"/>
              </w:rPr>
            </w:pPr>
            <w:ins w:id="3488" w:author="i5" w:date="2013-07-01T18:08:00Z">
              <w:r>
                <w:rPr>
                  <w:rFonts w:ascii="Cambria" w:hAnsi="Cambria" w:cs="Cambria"/>
                  <w:sz w:val="18"/>
                  <w:szCs w:val="18"/>
                </w:rPr>
                <w:t>A2</w:t>
              </w:r>
            </w:ins>
          </w:p>
        </w:tc>
        <w:tc>
          <w:tcPr>
            <w:tcW w:w="6945" w:type="dxa"/>
            <w:tcBorders>
              <w:top w:val="nil"/>
              <w:left w:val="nil"/>
              <w:bottom w:val="nil"/>
              <w:right w:val="nil"/>
            </w:tcBorders>
            <w:shd w:val="clear" w:color="000000" w:fill="FFFFFF"/>
            <w:vAlign w:val="bottom"/>
          </w:tcPr>
          <w:p w:rsidR="00C41516" w:rsidRDefault="00C41516" w:rsidP="00D75497">
            <w:pPr>
              <w:numPr>
                <w:ins w:id="3489" w:author="i5" w:date="2013-07-01T18:08:00Z"/>
              </w:numPr>
              <w:autoSpaceDE w:val="0"/>
              <w:autoSpaceDN w:val="0"/>
              <w:adjustRightInd w:val="0"/>
              <w:rPr>
                <w:ins w:id="3490" w:author="i5" w:date="2013-07-01T18:08:00Z"/>
                <w:rFonts w:ascii="ＭＳ 明朝" w:hAnsi="Cambria" w:cs="ＭＳ 明朝"/>
                <w:sz w:val="22"/>
              </w:rPr>
            </w:pPr>
          </w:p>
        </w:tc>
        <w:tc>
          <w:tcPr>
            <w:tcW w:w="464" w:type="dxa"/>
            <w:tcBorders>
              <w:top w:val="nil"/>
              <w:left w:val="single" w:sz="2" w:space="0" w:color="000000"/>
              <w:bottom w:val="nil"/>
              <w:right w:val="single" w:sz="2" w:space="0" w:color="000000"/>
            </w:tcBorders>
            <w:shd w:val="clear" w:color="000000" w:fill="FFFFFF"/>
            <w:vAlign w:val="bottom"/>
          </w:tcPr>
          <w:p w:rsidR="00C41516" w:rsidRDefault="00C41516" w:rsidP="00D75497">
            <w:pPr>
              <w:numPr>
                <w:ins w:id="3491" w:author="i5" w:date="2013-07-01T18:08:00Z"/>
              </w:numPr>
              <w:autoSpaceDE w:val="0"/>
              <w:autoSpaceDN w:val="0"/>
              <w:adjustRightInd w:val="0"/>
              <w:rPr>
                <w:ins w:id="3492" w:author="i5" w:date="2013-07-01T18:08:00Z"/>
                <w:rFonts w:ascii="ＭＳ 明朝" w:hAnsi="Cambria" w:cs="ＭＳ 明朝"/>
                <w:sz w:val="22"/>
              </w:rPr>
            </w:pPr>
            <w:ins w:id="3493" w:author="i5" w:date="2013-07-01T18:08:00Z">
              <w:r>
                <w:rPr>
                  <w:rFonts w:ascii="ＭＳ 明朝" w:hAnsi="Cambria" w:cs="ＭＳ 明朝"/>
                  <w:color w:val="000000"/>
                  <w:sz w:val="18"/>
                  <w:szCs w:val="18"/>
                </w:rPr>
                <w:t> </w:t>
              </w:r>
            </w:ins>
          </w:p>
        </w:tc>
        <w:tc>
          <w:tcPr>
            <w:tcW w:w="559" w:type="dxa"/>
            <w:tcBorders>
              <w:top w:val="nil"/>
              <w:left w:val="nil"/>
              <w:bottom w:val="nil"/>
              <w:right w:val="nil"/>
            </w:tcBorders>
            <w:shd w:val="clear" w:color="000000" w:fill="FFFFFF"/>
            <w:vAlign w:val="bottom"/>
          </w:tcPr>
          <w:p w:rsidR="00C41516" w:rsidRDefault="00C41516" w:rsidP="00D75497">
            <w:pPr>
              <w:numPr>
                <w:ins w:id="3494" w:author="i5" w:date="2013-07-01T18:08:00Z"/>
              </w:numPr>
              <w:autoSpaceDE w:val="0"/>
              <w:autoSpaceDN w:val="0"/>
              <w:adjustRightInd w:val="0"/>
              <w:rPr>
                <w:ins w:id="3495" w:author="i5" w:date="2013-07-01T18:08:00Z"/>
                <w:rFonts w:ascii="ＭＳ 明朝" w:hAnsi="Cambria" w:cs="ＭＳ 明朝"/>
                <w:sz w:val="22"/>
              </w:rPr>
            </w:pPr>
            <w:ins w:id="3496" w:author="i5" w:date="2013-07-01T18:08:00Z">
              <w:r>
                <w:rPr>
                  <w:rFonts w:ascii="Cambria" w:hAnsi="Cambria" w:cs="Cambria"/>
                  <w:color w:val="000000"/>
                  <w:sz w:val="18"/>
                  <w:szCs w:val="18"/>
                </w:rPr>
                <w:t>2,00</w:t>
              </w:r>
            </w:ins>
          </w:p>
        </w:tc>
      </w:tr>
      <w:tr w:rsidR="00C41516" w:rsidTr="00D75497">
        <w:trPr>
          <w:trHeight w:val="300"/>
          <w:ins w:id="3497"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498" w:author="i5" w:date="2013-07-01T18:08:00Z"/>
              </w:numPr>
              <w:autoSpaceDE w:val="0"/>
              <w:autoSpaceDN w:val="0"/>
              <w:adjustRightInd w:val="0"/>
              <w:rPr>
                <w:ins w:id="3499" w:author="i5" w:date="2013-07-01T18:08:00Z"/>
                <w:rFonts w:ascii="ＭＳ 明朝" w:hAnsi="Cambria" w:cs="ＭＳ 明朝"/>
                <w:sz w:val="22"/>
              </w:rPr>
            </w:pPr>
            <w:ins w:id="3500" w:author="i5" w:date="2013-07-01T18:08:00Z">
              <w:r>
                <w:rPr>
                  <w:rFonts w:ascii="ＭＳ 明朝" w:hAnsi="Cambria" w:cs="ＭＳ 明朝"/>
                  <w:color w:val="000000"/>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501" w:author="i5" w:date="2013-07-01T18:08:00Z"/>
              </w:numPr>
              <w:autoSpaceDE w:val="0"/>
              <w:autoSpaceDN w:val="0"/>
              <w:adjustRightInd w:val="0"/>
              <w:rPr>
                <w:ins w:id="3502" w:author="i5" w:date="2013-07-01T18:08:00Z"/>
                <w:rFonts w:ascii="ＭＳ 明朝" w:hAnsi="Cambria" w:cs="ＭＳ 明朝"/>
                <w:sz w:val="22"/>
              </w:rPr>
            </w:pPr>
            <w:ins w:id="3503" w:author="i5" w:date="2013-07-01T18:08:00Z">
              <w:r>
                <w:rPr>
                  <w:rFonts w:ascii="ＭＳ 明朝" w:hAnsi="Cambria" w:cs="ＭＳ 明朝" w:hint="eastAsia"/>
                  <w:sz w:val="18"/>
                  <w:szCs w:val="18"/>
                </w:rPr>
                <w:t>アイデアとオリジナリティ</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504" w:author="i5" w:date="2013-07-01T18:08:00Z"/>
              </w:numPr>
              <w:autoSpaceDE w:val="0"/>
              <w:autoSpaceDN w:val="0"/>
              <w:adjustRightInd w:val="0"/>
              <w:rPr>
                <w:ins w:id="3505" w:author="i5" w:date="2013-07-01T18:08:00Z"/>
                <w:rFonts w:ascii="ＭＳ 明朝" w:hAnsi="Cambria" w:cs="ＭＳ 明朝"/>
                <w:sz w:val="22"/>
              </w:rPr>
            </w:pPr>
            <w:ins w:id="3506" w:author="i5" w:date="2013-07-01T18:08:00Z">
              <w:r>
                <w:rPr>
                  <w:rFonts w:ascii="Cambria" w:hAnsi="Cambria" w:cs="Cambria"/>
                  <w:sz w:val="18"/>
                  <w:szCs w:val="18"/>
                </w:rPr>
                <w:t>1,00</w:t>
              </w:r>
            </w:ins>
          </w:p>
        </w:tc>
        <w:tc>
          <w:tcPr>
            <w:tcW w:w="559" w:type="dxa"/>
            <w:tcBorders>
              <w:top w:val="nil"/>
              <w:left w:val="nil"/>
              <w:bottom w:val="nil"/>
              <w:right w:val="nil"/>
            </w:tcBorders>
            <w:shd w:val="clear" w:color="000000" w:fill="FFFFFF"/>
            <w:vAlign w:val="bottom"/>
          </w:tcPr>
          <w:p w:rsidR="00C41516" w:rsidRDefault="00C41516" w:rsidP="00D75497">
            <w:pPr>
              <w:numPr>
                <w:ins w:id="3507" w:author="i5" w:date="2013-07-01T18:08:00Z"/>
              </w:numPr>
              <w:autoSpaceDE w:val="0"/>
              <w:autoSpaceDN w:val="0"/>
              <w:adjustRightInd w:val="0"/>
              <w:rPr>
                <w:ins w:id="3508" w:author="i5" w:date="2013-07-01T18:08:00Z"/>
                <w:rFonts w:ascii="ＭＳ 明朝" w:hAnsi="Cambria" w:cs="ＭＳ 明朝"/>
                <w:sz w:val="22"/>
              </w:rPr>
            </w:pPr>
          </w:p>
        </w:tc>
      </w:tr>
      <w:tr w:rsidR="00C41516" w:rsidTr="00D75497">
        <w:trPr>
          <w:trHeight w:val="300"/>
          <w:ins w:id="3509"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510" w:author="i5" w:date="2013-07-01T18:08:00Z"/>
              </w:numPr>
              <w:autoSpaceDE w:val="0"/>
              <w:autoSpaceDN w:val="0"/>
              <w:adjustRightInd w:val="0"/>
              <w:rPr>
                <w:ins w:id="3511" w:author="i5" w:date="2013-07-01T18:08:00Z"/>
                <w:rFonts w:ascii="ＭＳ 明朝" w:hAnsi="Cambria" w:cs="ＭＳ 明朝"/>
                <w:sz w:val="22"/>
              </w:rPr>
            </w:pPr>
            <w:ins w:id="3512" w:author="i5" w:date="2013-07-01T18:08:00Z">
              <w:r>
                <w:rPr>
                  <w:rFonts w:ascii="ＭＳ 明朝" w:hAnsi="Cambria" w:cs="ＭＳ 明朝"/>
                  <w:color w:val="000000"/>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513" w:author="i5" w:date="2013-07-01T18:08:00Z"/>
              </w:numPr>
              <w:autoSpaceDE w:val="0"/>
              <w:autoSpaceDN w:val="0"/>
              <w:adjustRightInd w:val="0"/>
              <w:rPr>
                <w:ins w:id="3514" w:author="i5" w:date="2013-07-01T18:08:00Z"/>
                <w:rFonts w:ascii="ＭＳ 明朝" w:hAnsi="Cambria" w:cs="ＭＳ 明朝"/>
                <w:sz w:val="22"/>
              </w:rPr>
            </w:pPr>
            <w:ins w:id="3515" w:author="i5" w:date="2013-07-01T18:08:00Z">
              <w:r>
                <w:rPr>
                  <w:rFonts w:ascii="ＭＳ 明朝" w:hAnsi="Cambria" w:cs="ＭＳ 明朝" w:hint="eastAsia"/>
                  <w:sz w:val="18"/>
                  <w:szCs w:val="18"/>
                </w:rPr>
                <w:t>ターゲット層の理解</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516" w:author="i5" w:date="2013-07-01T18:08:00Z"/>
              </w:numPr>
              <w:autoSpaceDE w:val="0"/>
              <w:autoSpaceDN w:val="0"/>
              <w:adjustRightInd w:val="0"/>
              <w:rPr>
                <w:ins w:id="3517" w:author="i5" w:date="2013-07-01T18:08:00Z"/>
                <w:rFonts w:ascii="ＭＳ 明朝" w:hAnsi="Cambria" w:cs="ＭＳ 明朝"/>
                <w:sz w:val="22"/>
              </w:rPr>
            </w:pPr>
            <w:ins w:id="3518" w:author="i5" w:date="2013-07-01T18:08:00Z">
              <w:r>
                <w:rPr>
                  <w:rFonts w:ascii="Cambria" w:hAnsi="Cambria" w:cs="Cambria"/>
                  <w:sz w:val="18"/>
                  <w:szCs w:val="18"/>
                </w:rPr>
                <w:t>0,50</w:t>
              </w:r>
            </w:ins>
          </w:p>
        </w:tc>
        <w:tc>
          <w:tcPr>
            <w:tcW w:w="559" w:type="dxa"/>
            <w:tcBorders>
              <w:top w:val="nil"/>
              <w:left w:val="nil"/>
              <w:bottom w:val="nil"/>
              <w:right w:val="nil"/>
            </w:tcBorders>
            <w:shd w:val="clear" w:color="000000" w:fill="FFFFFF"/>
            <w:vAlign w:val="bottom"/>
          </w:tcPr>
          <w:p w:rsidR="00C41516" w:rsidRDefault="00C41516" w:rsidP="00D75497">
            <w:pPr>
              <w:numPr>
                <w:ins w:id="3519" w:author="i5" w:date="2013-07-01T18:08:00Z"/>
              </w:numPr>
              <w:autoSpaceDE w:val="0"/>
              <w:autoSpaceDN w:val="0"/>
              <w:adjustRightInd w:val="0"/>
              <w:rPr>
                <w:ins w:id="3520" w:author="i5" w:date="2013-07-01T18:08:00Z"/>
                <w:rFonts w:ascii="ＭＳ 明朝" w:hAnsi="Cambria" w:cs="ＭＳ 明朝"/>
                <w:sz w:val="22"/>
              </w:rPr>
            </w:pPr>
          </w:p>
        </w:tc>
      </w:tr>
      <w:tr w:rsidR="00C41516" w:rsidTr="00D75497">
        <w:trPr>
          <w:trHeight w:val="300"/>
          <w:ins w:id="3521"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522" w:author="i5" w:date="2013-07-01T18:08:00Z"/>
              </w:numPr>
              <w:autoSpaceDE w:val="0"/>
              <w:autoSpaceDN w:val="0"/>
              <w:adjustRightInd w:val="0"/>
              <w:rPr>
                <w:ins w:id="3523" w:author="i5" w:date="2013-07-01T18:08:00Z"/>
                <w:rFonts w:ascii="ＭＳ 明朝" w:hAnsi="Cambria" w:cs="ＭＳ 明朝"/>
                <w:sz w:val="22"/>
              </w:rPr>
            </w:pPr>
            <w:ins w:id="3524" w:author="i5" w:date="2013-07-01T18:08:00Z">
              <w:r>
                <w:rPr>
                  <w:rFonts w:ascii="ＭＳ 明朝" w:hAnsi="Cambria" w:cs="ＭＳ 明朝"/>
                  <w:color w:val="000000"/>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525" w:author="i5" w:date="2013-07-01T18:08:00Z"/>
              </w:numPr>
              <w:autoSpaceDE w:val="0"/>
              <w:autoSpaceDN w:val="0"/>
              <w:adjustRightInd w:val="0"/>
              <w:rPr>
                <w:ins w:id="3526" w:author="i5" w:date="2013-07-01T18:08:00Z"/>
                <w:rFonts w:ascii="ＭＳ 明朝" w:hAnsi="Cambria" w:cs="ＭＳ 明朝"/>
                <w:sz w:val="22"/>
              </w:rPr>
            </w:pPr>
            <w:ins w:id="3527" w:author="i5" w:date="2013-07-01T18:08:00Z">
              <w:r>
                <w:rPr>
                  <w:rFonts w:ascii="ＭＳ 明朝" w:hAnsi="Cambria" w:cs="ＭＳ 明朝" w:hint="eastAsia"/>
                  <w:sz w:val="18"/>
                  <w:szCs w:val="18"/>
                </w:rPr>
                <w:t>すべてのタスクの統一感と関連性</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528" w:author="i5" w:date="2013-07-01T18:08:00Z"/>
              </w:numPr>
              <w:autoSpaceDE w:val="0"/>
              <w:autoSpaceDN w:val="0"/>
              <w:adjustRightInd w:val="0"/>
              <w:rPr>
                <w:ins w:id="3529" w:author="i5" w:date="2013-07-01T18:08:00Z"/>
                <w:rFonts w:ascii="ＭＳ 明朝" w:hAnsi="Cambria" w:cs="ＭＳ 明朝"/>
                <w:sz w:val="22"/>
              </w:rPr>
            </w:pPr>
            <w:ins w:id="3530" w:author="i5" w:date="2013-07-01T18:08:00Z">
              <w:r>
                <w:rPr>
                  <w:rFonts w:ascii="Cambria" w:hAnsi="Cambria" w:cs="Cambria"/>
                  <w:sz w:val="18"/>
                  <w:szCs w:val="18"/>
                </w:rPr>
                <w:t>0,50</w:t>
              </w:r>
            </w:ins>
          </w:p>
        </w:tc>
        <w:tc>
          <w:tcPr>
            <w:tcW w:w="559" w:type="dxa"/>
            <w:tcBorders>
              <w:top w:val="nil"/>
              <w:left w:val="nil"/>
              <w:bottom w:val="nil"/>
              <w:right w:val="nil"/>
            </w:tcBorders>
            <w:shd w:val="clear" w:color="000000" w:fill="FFFFFF"/>
            <w:vAlign w:val="bottom"/>
          </w:tcPr>
          <w:p w:rsidR="00C41516" w:rsidRDefault="00C41516" w:rsidP="00D75497">
            <w:pPr>
              <w:numPr>
                <w:ins w:id="3531" w:author="i5" w:date="2013-07-01T18:08:00Z"/>
              </w:numPr>
              <w:autoSpaceDE w:val="0"/>
              <w:autoSpaceDN w:val="0"/>
              <w:adjustRightInd w:val="0"/>
              <w:rPr>
                <w:ins w:id="3532" w:author="i5" w:date="2013-07-01T18:08:00Z"/>
                <w:rFonts w:ascii="ＭＳ 明朝" w:hAnsi="Cambria" w:cs="ＭＳ 明朝"/>
                <w:sz w:val="22"/>
              </w:rPr>
            </w:pPr>
          </w:p>
        </w:tc>
      </w:tr>
      <w:tr w:rsidR="00C41516" w:rsidTr="00D75497">
        <w:trPr>
          <w:trHeight w:val="300"/>
          <w:ins w:id="3533"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534" w:author="i5" w:date="2013-07-01T18:08:00Z"/>
              </w:numPr>
              <w:autoSpaceDE w:val="0"/>
              <w:autoSpaceDN w:val="0"/>
              <w:adjustRightInd w:val="0"/>
              <w:rPr>
                <w:ins w:id="3535" w:author="i5" w:date="2013-07-01T18:08:00Z"/>
                <w:rFonts w:ascii="ＭＳ 明朝" w:hAnsi="Cambria" w:cs="ＭＳ 明朝"/>
                <w:sz w:val="22"/>
              </w:rPr>
            </w:pPr>
            <w:ins w:id="3536" w:author="i5" w:date="2013-07-01T18:08:00Z">
              <w:r>
                <w:rPr>
                  <w:rFonts w:ascii="Cambria" w:hAnsi="Cambria" w:cs="Cambria"/>
                  <w:sz w:val="18"/>
                  <w:szCs w:val="18"/>
                </w:rPr>
                <w:t>B2</w:t>
              </w:r>
            </w:ins>
          </w:p>
        </w:tc>
        <w:tc>
          <w:tcPr>
            <w:tcW w:w="6945" w:type="dxa"/>
            <w:tcBorders>
              <w:top w:val="nil"/>
              <w:left w:val="nil"/>
              <w:bottom w:val="nil"/>
              <w:right w:val="nil"/>
            </w:tcBorders>
            <w:shd w:val="clear" w:color="000000" w:fill="FFFFFF"/>
            <w:vAlign w:val="bottom"/>
          </w:tcPr>
          <w:p w:rsidR="00C41516" w:rsidRDefault="00C41516" w:rsidP="00D75497">
            <w:pPr>
              <w:numPr>
                <w:ins w:id="3537" w:author="i5" w:date="2013-07-01T18:08:00Z"/>
              </w:numPr>
              <w:autoSpaceDE w:val="0"/>
              <w:autoSpaceDN w:val="0"/>
              <w:adjustRightInd w:val="0"/>
              <w:rPr>
                <w:ins w:id="3538" w:author="i5" w:date="2013-07-01T18:08:00Z"/>
                <w:rFonts w:ascii="ＭＳ 明朝" w:hAnsi="Cambria" w:cs="ＭＳ 明朝"/>
                <w:sz w:val="22"/>
              </w:rPr>
            </w:pPr>
          </w:p>
        </w:tc>
        <w:tc>
          <w:tcPr>
            <w:tcW w:w="464" w:type="dxa"/>
            <w:tcBorders>
              <w:top w:val="nil"/>
              <w:left w:val="single" w:sz="2" w:space="0" w:color="000000"/>
              <w:bottom w:val="nil"/>
              <w:right w:val="single" w:sz="2" w:space="0" w:color="000000"/>
            </w:tcBorders>
            <w:shd w:val="clear" w:color="000000" w:fill="FFFFFF"/>
            <w:vAlign w:val="bottom"/>
          </w:tcPr>
          <w:p w:rsidR="00C41516" w:rsidRDefault="00C41516" w:rsidP="00D75497">
            <w:pPr>
              <w:numPr>
                <w:ins w:id="3539" w:author="i5" w:date="2013-07-01T18:08:00Z"/>
              </w:numPr>
              <w:autoSpaceDE w:val="0"/>
              <w:autoSpaceDN w:val="0"/>
              <w:adjustRightInd w:val="0"/>
              <w:rPr>
                <w:ins w:id="3540" w:author="i5" w:date="2013-07-01T18:08:00Z"/>
                <w:rFonts w:ascii="ＭＳ 明朝" w:hAnsi="Cambria" w:cs="ＭＳ 明朝"/>
                <w:sz w:val="22"/>
              </w:rPr>
            </w:pPr>
            <w:ins w:id="3541" w:author="i5" w:date="2013-07-01T18:08:00Z">
              <w:r>
                <w:rPr>
                  <w:rFonts w:ascii="ＭＳ 明朝" w:hAnsi="Cambria" w:cs="ＭＳ 明朝"/>
                  <w:color w:val="000000"/>
                  <w:sz w:val="18"/>
                  <w:szCs w:val="18"/>
                </w:rPr>
                <w:t> </w:t>
              </w:r>
            </w:ins>
          </w:p>
        </w:tc>
        <w:tc>
          <w:tcPr>
            <w:tcW w:w="559" w:type="dxa"/>
            <w:tcBorders>
              <w:top w:val="nil"/>
              <w:left w:val="nil"/>
              <w:bottom w:val="nil"/>
              <w:right w:val="nil"/>
            </w:tcBorders>
            <w:shd w:val="clear" w:color="000000" w:fill="FFFFFF"/>
            <w:vAlign w:val="bottom"/>
          </w:tcPr>
          <w:p w:rsidR="00C41516" w:rsidRDefault="00C41516" w:rsidP="00D75497">
            <w:pPr>
              <w:numPr>
                <w:ins w:id="3542" w:author="i5" w:date="2013-07-01T18:08:00Z"/>
              </w:numPr>
              <w:autoSpaceDE w:val="0"/>
              <w:autoSpaceDN w:val="0"/>
              <w:adjustRightInd w:val="0"/>
              <w:rPr>
                <w:ins w:id="3543" w:author="i5" w:date="2013-07-01T18:08:00Z"/>
                <w:rFonts w:ascii="ＭＳ 明朝" w:hAnsi="Cambria" w:cs="ＭＳ 明朝"/>
                <w:sz w:val="22"/>
              </w:rPr>
            </w:pPr>
            <w:ins w:id="3544" w:author="i5" w:date="2013-07-01T18:08:00Z">
              <w:r>
                <w:rPr>
                  <w:rFonts w:ascii="Cambria" w:hAnsi="Cambria" w:cs="Cambria"/>
                  <w:color w:val="000000"/>
                  <w:sz w:val="18"/>
                  <w:szCs w:val="18"/>
                </w:rPr>
                <w:t>8,00</w:t>
              </w:r>
            </w:ins>
          </w:p>
        </w:tc>
      </w:tr>
      <w:tr w:rsidR="00C41516" w:rsidTr="00D75497">
        <w:trPr>
          <w:trHeight w:val="300"/>
          <w:ins w:id="3545"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546" w:author="i5" w:date="2013-07-01T18:08:00Z"/>
              </w:numPr>
              <w:autoSpaceDE w:val="0"/>
              <w:autoSpaceDN w:val="0"/>
              <w:adjustRightInd w:val="0"/>
              <w:rPr>
                <w:ins w:id="3547" w:author="i5" w:date="2013-07-01T18:08:00Z"/>
                <w:rFonts w:ascii="ＭＳ 明朝" w:hAnsi="Cambria" w:cs="ＭＳ 明朝"/>
                <w:sz w:val="22"/>
              </w:rPr>
            </w:pPr>
            <w:ins w:id="3548"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Pr="004072F8" w:rsidRDefault="00C41516" w:rsidP="00D75497">
            <w:pPr>
              <w:numPr>
                <w:ins w:id="3549" w:author="i5" w:date="2013-07-01T18:08:00Z"/>
              </w:numPr>
              <w:autoSpaceDE w:val="0"/>
              <w:autoSpaceDN w:val="0"/>
              <w:adjustRightInd w:val="0"/>
              <w:rPr>
                <w:ins w:id="3550" w:author="i5" w:date="2013-07-01T18:08:00Z"/>
                <w:rFonts w:ascii="ＭＳ 明朝" w:hAnsi="Cambria" w:cs="ＭＳ 明朝"/>
                <w:sz w:val="22"/>
                <w:lang w:eastAsia="ja-JP"/>
              </w:rPr>
            </w:pPr>
            <w:ins w:id="3551" w:author="i5" w:date="2013-07-01T18:21:00Z">
              <w:r w:rsidRPr="00C41516">
                <w:rPr>
                  <w:rFonts w:ascii="ＭＳ 明朝" w:hAnsi="Cambria" w:cs="ＭＳ 明朝" w:hint="eastAsia"/>
                  <w:sz w:val="18"/>
                  <w:szCs w:val="18"/>
                  <w:lang w:val="ja-JP" w:eastAsia="ja-JP"/>
                  <w:rPrChange w:id="3552" w:author="i5" w:date="2013-07-01T18:22:00Z">
                    <w:rPr>
                      <w:rFonts w:ascii="ＭＳ 明朝" w:hAnsi="Cambria" w:cs="ＭＳ 明朝" w:hint="eastAsia"/>
                      <w:color w:val="FF0000"/>
                      <w:sz w:val="18"/>
                      <w:szCs w:val="18"/>
                      <w:u w:val="single"/>
                      <w:lang w:val="ja-JP" w:eastAsia="ja-JP"/>
                    </w:rPr>
                  </w:rPrChange>
                </w:rPr>
                <w:t>ロゴが</w:t>
              </w:r>
            </w:ins>
            <w:ins w:id="3553" w:author="i5" w:date="2013-07-01T18:08:00Z">
              <w:r w:rsidRPr="00C41516">
                <w:rPr>
                  <w:rFonts w:ascii="ＭＳ 明朝" w:hAnsi="Cambria" w:cs="ＭＳ 明朝" w:hint="eastAsia"/>
                  <w:sz w:val="18"/>
                  <w:szCs w:val="18"/>
                  <w:lang w:val="ja-JP"/>
                  <w:rPrChange w:id="3554" w:author="i5" w:date="2013-07-01T18:22:00Z">
                    <w:rPr>
                      <w:rFonts w:ascii="ＭＳ 明朝" w:hAnsi="Cambria" w:cs="ＭＳ 明朝" w:hint="eastAsia"/>
                      <w:color w:val="FF0000"/>
                      <w:sz w:val="18"/>
                      <w:szCs w:val="18"/>
                      <w:u w:val="single"/>
                      <w:lang w:val="ja-JP"/>
                    </w:rPr>
                  </w:rPrChange>
                </w:rPr>
                <w:t>クライアントの</w:t>
              </w:r>
            </w:ins>
            <w:ins w:id="3555" w:author="i5" w:date="2013-07-01T18:21:00Z">
              <w:r w:rsidRPr="00C41516">
                <w:rPr>
                  <w:rFonts w:ascii="ＭＳ 明朝" w:hAnsi="Cambria" w:cs="ＭＳ 明朝" w:hint="eastAsia"/>
                  <w:sz w:val="18"/>
                  <w:szCs w:val="18"/>
                  <w:lang w:val="ja-JP" w:eastAsia="ja-JP"/>
                  <w:rPrChange w:id="3556" w:author="i5" w:date="2013-07-01T18:22:00Z">
                    <w:rPr>
                      <w:rFonts w:ascii="ＭＳ 明朝" w:hAnsi="Cambria" w:cs="ＭＳ 明朝" w:hint="eastAsia"/>
                      <w:color w:val="FF0000"/>
                      <w:sz w:val="18"/>
                      <w:szCs w:val="18"/>
                      <w:u w:val="single"/>
                      <w:lang w:val="ja-JP" w:eastAsia="ja-JP"/>
                    </w:rPr>
                  </w:rPrChange>
                </w:rPr>
                <w:t>要望に</w:t>
              </w:r>
            </w:ins>
            <w:ins w:id="3557" w:author="i5" w:date="2013-07-01T18:22:00Z">
              <w:r w:rsidRPr="00C41516">
                <w:rPr>
                  <w:rFonts w:ascii="ＭＳ 明朝" w:hAnsi="Cambria" w:cs="ＭＳ 明朝" w:hint="eastAsia"/>
                  <w:sz w:val="18"/>
                  <w:szCs w:val="18"/>
                  <w:lang w:val="ja-JP" w:eastAsia="ja-JP"/>
                  <w:rPrChange w:id="3558" w:author="i5" w:date="2013-07-01T18:22:00Z">
                    <w:rPr>
                      <w:rFonts w:ascii="ＭＳ 明朝" w:hAnsi="Cambria" w:cs="ＭＳ 明朝" w:hint="eastAsia"/>
                      <w:color w:val="FF0000"/>
                      <w:sz w:val="18"/>
                      <w:szCs w:val="18"/>
                      <w:u w:val="single"/>
                      <w:lang w:val="ja-JP" w:eastAsia="ja-JP"/>
                    </w:rPr>
                  </w:rPrChange>
                </w:rPr>
                <w:t>応</w:t>
              </w:r>
            </w:ins>
            <w:ins w:id="3559" w:author="i5" w:date="2013-07-01T18:21:00Z">
              <w:r w:rsidRPr="00C41516">
                <w:rPr>
                  <w:rFonts w:ascii="ＭＳ 明朝" w:hAnsi="Cambria" w:cs="ＭＳ 明朝" w:hint="eastAsia"/>
                  <w:sz w:val="18"/>
                  <w:szCs w:val="18"/>
                  <w:lang w:val="ja-JP" w:eastAsia="ja-JP"/>
                  <w:rPrChange w:id="3560" w:author="i5" w:date="2013-07-01T18:22:00Z">
                    <w:rPr>
                      <w:rFonts w:ascii="ＭＳ 明朝" w:hAnsi="Cambria" w:cs="ＭＳ 明朝" w:hint="eastAsia"/>
                      <w:color w:val="FF0000"/>
                      <w:sz w:val="18"/>
                      <w:szCs w:val="18"/>
                      <w:u w:val="single"/>
                      <w:lang w:val="ja-JP" w:eastAsia="ja-JP"/>
                    </w:rPr>
                  </w:rPrChange>
                </w:rPr>
                <w:t>えている</w:t>
              </w:r>
            </w:ins>
            <w:ins w:id="3561" w:author="i5" w:date="2013-07-01T18:22:00Z">
              <w:r w:rsidRPr="00C41516">
                <w:rPr>
                  <w:rFonts w:ascii="ＭＳ 明朝" w:hAnsi="Cambria" w:cs="ＭＳ 明朝" w:hint="eastAsia"/>
                  <w:sz w:val="18"/>
                  <w:szCs w:val="18"/>
                  <w:lang w:val="ja-JP" w:eastAsia="ja-JP"/>
                  <w:rPrChange w:id="3562" w:author="i5" w:date="2013-07-01T18:22:00Z">
                    <w:rPr>
                      <w:rFonts w:ascii="ＭＳ 明朝" w:hAnsi="Cambria" w:cs="ＭＳ 明朝" w:hint="eastAsia"/>
                      <w:color w:val="FF0000"/>
                      <w:sz w:val="18"/>
                      <w:szCs w:val="18"/>
                      <w:u w:val="single"/>
                      <w:lang w:val="ja-JP" w:eastAsia="ja-JP"/>
                    </w:rPr>
                  </w:rPrChange>
                </w:rPr>
                <w:t>か</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563" w:author="i5" w:date="2013-07-01T18:08:00Z"/>
              </w:numPr>
              <w:autoSpaceDE w:val="0"/>
              <w:autoSpaceDN w:val="0"/>
              <w:adjustRightInd w:val="0"/>
              <w:rPr>
                <w:ins w:id="3564" w:author="i5" w:date="2013-07-01T18:08:00Z"/>
                <w:rFonts w:ascii="ＭＳ 明朝" w:hAnsi="Cambria" w:cs="ＭＳ 明朝"/>
                <w:sz w:val="22"/>
              </w:rPr>
            </w:pPr>
            <w:ins w:id="3565" w:author="i5" w:date="2013-07-01T18:08:00Z">
              <w:r>
                <w:rPr>
                  <w:rFonts w:ascii="Cambria" w:hAnsi="Cambria" w:cs="Cambria"/>
                  <w:sz w:val="18"/>
                  <w:szCs w:val="18"/>
                </w:rPr>
                <w:t>1,00</w:t>
              </w:r>
            </w:ins>
          </w:p>
        </w:tc>
        <w:tc>
          <w:tcPr>
            <w:tcW w:w="559" w:type="dxa"/>
            <w:tcBorders>
              <w:top w:val="nil"/>
              <w:left w:val="nil"/>
              <w:bottom w:val="nil"/>
              <w:right w:val="nil"/>
            </w:tcBorders>
            <w:shd w:val="clear" w:color="000000" w:fill="FFFFFF"/>
            <w:vAlign w:val="bottom"/>
          </w:tcPr>
          <w:p w:rsidR="00C41516" w:rsidRDefault="00C41516" w:rsidP="00D75497">
            <w:pPr>
              <w:numPr>
                <w:ins w:id="3566" w:author="i5" w:date="2013-07-01T18:08:00Z"/>
              </w:numPr>
              <w:autoSpaceDE w:val="0"/>
              <w:autoSpaceDN w:val="0"/>
              <w:adjustRightInd w:val="0"/>
              <w:rPr>
                <w:ins w:id="3567" w:author="i5" w:date="2013-07-01T18:08:00Z"/>
                <w:rFonts w:ascii="ＭＳ 明朝" w:hAnsi="Cambria" w:cs="ＭＳ 明朝"/>
                <w:sz w:val="22"/>
              </w:rPr>
            </w:pPr>
          </w:p>
        </w:tc>
      </w:tr>
      <w:tr w:rsidR="00C41516" w:rsidTr="00D75497">
        <w:trPr>
          <w:trHeight w:val="560"/>
          <w:ins w:id="3568"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569" w:author="i5" w:date="2013-07-01T18:08:00Z"/>
              </w:numPr>
              <w:autoSpaceDE w:val="0"/>
              <w:autoSpaceDN w:val="0"/>
              <w:adjustRightInd w:val="0"/>
              <w:rPr>
                <w:ins w:id="3570" w:author="i5" w:date="2013-07-01T18:08:00Z"/>
                <w:rFonts w:ascii="ＭＳ 明朝" w:hAnsi="Cambria" w:cs="ＭＳ 明朝"/>
                <w:sz w:val="22"/>
              </w:rPr>
            </w:pPr>
            <w:ins w:id="3571"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572" w:author="i5" w:date="2013-07-01T18:08:00Z"/>
              </w:numPr>
              <w:autoSpaceDE w:val="0"/>
              <w:autoSpaceDN w:val="0"/>
              <w:adjustRightInd w:val="0"/>
              <w:rPr>
                <w:ins w:id="3573" w:author="i5" w:date="2013-07-01T18:08:00Z"/>
                <w:rFonts w:ascii="ＭＳ 明朝" w:hAnsi="Cambria" w:cs="ＭＳ 明朝"/>
                <w:sz w:val="22"/>
              </w:rPr>
            </w:pPr>
            <w:ins w:id="3574" w:author="i5" w:date="2013-07-01T18:08:00Z">
              <w:r>
                <w:rPr>
                  <w:rFonts w:ascii="ＭＳ 明朝" w:hAnsi="Cambria" w:cs="ＭＳ 明朝" w:hint="eastAsia"/>
                  <w:color w:val="000000"/>
                  <w:sz w:val="18"/>
                  <w:szCs w:val="18"/>
                </w:rPr>
                <w:t>ロゴのビジュアル構成のクオリティ</w:t>
              </w:r>
              <w:r>
                <w:rPr>
                  <w:rFonts w:ascii="Cambria" w:hAnsi="Cambria" w:cs="Cambria"/>
                  <w:color w:val="000000"/>
                  <w:sz w:val="18"/>
                  <w:szCs w:val="18"/>
                </w:rPr>
                <w:t xml:space="preserve"> (</w:t>
              </w:r>
              <w:r>
                <w:rPr>
                  <w:rFonts w:ascii="ＭＳ 明朝" w:hAnsi="Cambria" w:cs="ＭＳ 明朝" w:hint="eastAsia"/>
                  <w:color w:val="000000"/>
                  <w:sz w:val="18"/>
                  <w:szCs w:val="18"/>
                  <w:lang w:val="ja-JP"/>
                </w:rPr>
                <w:t>審美的アピールとバランス</w:t>
              </w:r>
              <w:r>
                <w:rPr>
                  <w:rFonts w:ascii="Cambria" w:hAnsi="Cambria" w:cs="Cambria"/>
                  <w:color w:val="000000"/>
                  <w:sz w:val="18"/>
                  <w:szCs w:val="18"/>
                </w:rPr>
                <w:t xml:space="preserve">) </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575" w:author="i5" w:date="2013-07-01T18:08:00Z"/>
              </w:numPr>
              <w:autoSpaceDE w:val="0"/>
              <w:autoSpaceDN w:val="0"/>
              <w:adjustRightInd w:val="0"/>
              <w:rPr>
                <w:ins w:id="3576" w:author="i5" w:date="2013-07-01T18:08:00Z"/>
                <w:rFonts w:ascii="ＭＳ 明朝" w:hAnsi="Cambria" w:cs="ＭＳ 明朝"/>
                <w:sz w:val="22"/>
              </w:rPr>
            </w:pPr>
            <w:ins w:id="3577" w:author="i5" w:date="2013-07-01T18:08:00Z">
              <w:r>
                <w:rPr>
                  <w:rFonts w:ascii="Cambria" w:hAnsi="Cambria" w:cs="Cambria"/>
                  <w:sz w:val="18"/>
                  <w:szCs w:val="18"/>
                </w:rPr>
                <w:t>1,50</w:t>
              </w:r>
            </w:ins>
          </w:p>
        </w:tc>
        <w:tc>
          <w:tcPr>
            <w:tcW w:w="559" w:type="dxa"/>
            <w:tcBorders>
              <w:top w:val="nil"/>
              <w:left w:val="nil"/>
              <w:bottom w:val="nil"/>
              <w:right w:val="nil"/>
            </w:tcBorders>
            <w:shd w:val="clear" w:color="000000" w:fill="FFFFFF"/>
            <w:vAlign w:val="bottom"/>
          </w:tcPr>
          <w:p w:rsidR="00C41516" w:rsidRDefault="00C41516" w:rsidP="00D75497">
            <w:pPr>
              <w:numPr>
                <w:ins w:id="3578" w:author="i5" w:date="2013-07-01T18:08:00Z"/>
              </w:numPr>
              <w:autoSpaceDE w:val="0"/>
              <w:autoSpaceDN w:val="0"/>
              <w:adjustRightInd w:val="0"/>
              <w:rPr>
                <w:ins w:id="3579" w:author="i5" w:date="2013-07-01T18:08:00Z"/>
                <w:rFonts w:ascii="ＭＳ 明朝" w:hAnsi="Cambria" w:cs="ＭＳ 明朝"/>
                <w:sz w:val="22"/>
              </w:rPr>
            </w:pPr>
          </w:p>
        </w:tc>
      </w:tr>
      <w:tr w:rsidR="00C41516" w:rsidTr="00D75497">
        <w:trPr>
          <w:trHeight w:val="560"/>
          <w:ins w:id="3580"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581" w:author="i5" w:date="2013-07-01T18:08:00Z"/>
              </w:numPr>
              <w:autoSpaceDE w:val="0"/>
              <w:autoSpaceDN w:val="0"/>
              <w:adjustRightInd w:val="0"/>
              <w:rPr>
                <w:ins w:id="3582" w:author="i5" w:date="2013-07-01T18:08:00Z"/>
                <w:rFonts w:ascii="ＭＳ 明朝" w:hAnsi="Cambria" w:cs="ＭＳ 明朝"/>
                <w:sz w:val="22"/>
              </w:rPr>
            </w:pPr>
            <w:ins w:id="3583"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584" w:author="i5" w:date="2013-07-01T18:08:00Z"/>
              </w:numPr>
              <w:autoSpaceDE w:val="0"/>
              <w:autoSpaceDN w:val="0"/>
              <w:adjustRightInd w:val="0"/>
              <w:rPr>
                <w:ins w:id="3585" w:author="i5" w:date="2013-07-01T18:08:00Z"/>
                <w:rFonts w:ascii="ＭＳ 明朝" w:hAnsi="Cambria" w:cs="ＭＳ 明朝"/>
                <w:sz w:val="22"/>
              </w:rPr>
            </w:pPr>
            <w:ins w:id="3586" w:author="i5" w:date="2013-07-01T18:08:00Z">
              <w:r>
                <w:rPr>
                  <w:rFonts w:ascii="ＭＳ 明朝" w:hAnsi="Cambria" w:cs="ＭＳ 明朝" w:hint="eastAsia"/>
                  <w:color w:val="000000"/>
                  <w:sz w:val="18"/>
                  <w:szCs w:val="18"/>
                </w:rPr>
                <w:t>ビジュアルのインパクトと</w:t>
              </w:r>
            </w:ins>
            <w:ins w:id="3587" w:author="i5" w:date="2013-07-01T18:58:00Z">
              <w:r>
                <w:rPr>
                  <w:rFonts w:ascii="ＭＳ 明朝" w:hAnsi="Cambria" w:cs="ＭＳ 明朝" w:hint="eastAsia"/>
                  <w:color w:val="000000"/>
                  <w:sz w:val="18"/>
                  <w:szCs w:val="18"/>
                  <w:lang w:eastAsia="ja-JP"/>
                </w:rPr>
                <w:t>わかりやす</w:t>
              </w:r>
            </w:ins>
            <w:ins w:id="3588" w:author="i5" w:date="2013-07-01T18:08:00Z">
              <w:r>
                <w:rPr>
                  <w:rFonts w:ascii="ＭＳ 明朝" w:hAnsi="Cambria" w:cs="ＭＳ 明朝" w:hint="eastAsia"/>
                  <w:color w:val="000000"/>
                  <w:sz w:val="18"/>
                  <w:szCs w:val="18"/>
                </w:rPr>
                <w:t>さ</w:t>
              </w:r>
              <w:r>
                <w:rPr>
                  <w:rFonts w:ascii="Cambria" w:hAnsi="Cambria" w:cs="Cambria"/>
                  <w:color w:val="000000"/>
                  <w:sz w:val="18"/>
                  <w:szCs w:val="18"/>
                </w:rPr>
                <w:t>(</w:t>
              </w:r>
              <w:r>
                <w:rPr>
                  <w:rFonts w:ascii="ＭＳ 明朝" w:hAnsi="Cambria" w:cs="ＭＳ 明朝" w:hint="eastAsia"/>
                  <w:color w:val="000000"/>
                  <w:sz w:val="18"/>
                  <w:szCs w:val="18"/>
                  <w:lang w:val="ja-JP"/>
                </w:rPr>
                <w:t>レターヘッド、名刺</w:t>
              </w:r>
              <w:r>
                <w:rPr>
                  <w:rFonts w:ascii="Cambria" w:hAnsi="Cambria" w:cs="Cambria"/>
                  <w:color w:val="000000"/>
                  <w:sz w:val="18"/>
                  <w:szCs w:val="18"/>
                </w:rPr>
                <w:t>)</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589" w:author="i5" w:date="2013-07-01T18:08:00Z"/>
              </w:numPr>
              <w:autoSpaceDE w:val="0"/>
              <w:autoSpaceDN w:val="0"/>
              <w:adjustRightInd w:val="0"/>
              <w:rPr>
                <w:ins w:id="3590" w:author="i5" w:date="2013-07-01T18:08:00Z"/>
                <w:rFonts w:ascii="ＭＳ 明朝" w:hAnsi="Cambria" w:cs="ＭＳ 明朝"/>
                <w:sz w:val="22"/>
              </w:rPr>
            </w:pPr>
            <w:ins w:id="3591" w:author="i5" w:date="2013-07-01T18:08:00Z">
              <w:r>
                <w:rPr>
                  <w:rFonts w:ascii="Cambria" w:hAnsi="Cambria" w:cs="Cambria"/>
                  <w:sz w:val="18"/>
                  <w:szCs w:val="18"/>
                </w:rPr>
                <w:t>1,00</w:t>
              </w:r>
            </w:ins>
          </w:p>
        </w:tc>
        <w:tc>
          <w:tcPr>
            <w:tcW w:w="559" w:type="dxa"/>
            <w:tcBorders>
              <w:top w:val="nil"/>
              <w:left w:val="nil"/>
              <w:bottom w:val="nil"/>
              <w:right w:val="nil"/>
            </w:tcBorders>
            <w:shd w:val="clear" w:color="000000" w:fill="FFFFFF"/>
            <w:vAlign w:val="bottom"/>
          </w:tcPr>
          <w:p w:rsidR="00C41516" w:rsidRDefault="00C41516" w:rsidP="00D75497">
            <w:pPr>
              <w:numPr>
                <w:ins w:id="3592" w:author="i5" w:date="2013-07-01T18:08:00Z"/>
              </w:numPr>
              <w:autoSpaceDE w:val="0"/>
              <w:autoSpaceDN w:val="0"/>
              <w:adjustRightInd w:val="0"/>
              <w:rPr>
                <w:ins w:id="3593" w:author="i5" w:date="2013-07-01T18:08:00Z"/>
                <w:rFonts w:ascii="ＭＳ 明朝" w:hAnsi="Cambria" w:cs="ＭＳ 明朝"/>
                <w:sz w:val="22"/>
              </w:rPr>
            </w:pPr>
          </w:p>
        </w:tc>
      </w:tr>
      <w:tr w:rsidR="00C41516" w:rsidTr="00D75497">
        <w:trPr>
          <w:trHeight w:val="300"/>
          <w:ins w:id="3594"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595" w:author="i5" w:date="2013-07-01T18:08:00Z"/>
              </w:numPr>
              <w:autoSpaceDE w:val="0"/>
              <w:autoSpaceDN w:val="0"/>
              <w:adjustRightInd w:val="0"/>
              <w:rPr>
                <w:ins w:id="3596" w:author="i5" w:date="2013-07-01T18:08:00Z"/>
                <w:rFonts w:ascii="ＭＳ 明朝" w:hAnsi="Cambria" w:cs="ＭＳ 明朝"/>
                <w:sz w:val="22"/>
              </w:rPr>
            </w:pPr>
            <w:ins w:id="3597"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598" w:author="i5" w:date="2013-07-01T18:08:00Z"/>
              </w:numPr>
              <w:autoSpaceDE w:val="0"/>
              <w:autoSpaceDN w:val="0"/>
              <w:adjustRightInd w:val="0"/>
              <w:rPr>
                <w:ins w:id="3599" w:author="i5" w:date="2013-07-01T18:08:00Z"/>
                <w:rFonts w:ascii="ＭＳ 明朝" w:hAnsi="Cambria" w:cs="ＭＳ 明朝"/>
                <w:sz w:val="22"/>
              </w:rPr>
            </w:pPr>
            <w:ins w:id="3600" w:author="i5" w:date="2013-07-01T18:08:00Z">
              <w:r>
                <w:rPr>
                  <w:rFonts w:ascii="ＭＳ 明朝" w:hAnsi="Cambria" w:cs="ＭＳ 明朝" w:hint="eastAsia"/>
                  <w:color w:val="000000"/>
                  <w:sz w:val="18"/>
                  <w:szCs w:val="18"/>
                </w:rPr>
                <w:t>ビジュアルのインパクトと</w:t>
              </w:r>
            </w:ins>
            <w:ins w:id="3601" w:author="i5" w:date="2013-07-01T18:58:00Z">
              <w:r>
                <w:rPr>
                  <w:rFonts w:ascii="ＭＳ 明朝" w:hAnsi="Cambria" w:cs="ＭＳ 明朝" w:hint="eastAsia"/>
                  <w:color w:val="000000"/>
                  <w:sz w:val="18"/>
                  <w:szCs w:val="18"/>
                  <w:lang w:eastAsia="ja-JP"/>
                </w:rPr>
                <w:t>わかりやすさ</w:t>
              </w:r>
            </w:ins>
            <w:ins w:id="3602" w:author="i5" w:date="2013-07-01T18:08:00Z">
              <w:r>
                <w:rPr>
                  <w:rFonts w:ascii="Cambria" w:hAnsi="Cambria" w:cs="Cambria"/>
                  <w:color w:val="000000"/>
                  <w:sz w:val="18"/>
                  <w:szCs w:val="18"/>
                </w:rPr>
                <w:t>(</w:t>
              </w:r>
              <w:r>
                <w:rPr>
                  <w:rFonts w:ascii="ＭＳ 明朝" w:hAnsi="Cambria" w:cs="ＭＳ 明朝" w:hint="eastAsia"/>
                  <w:color w:val="000000"/>
                  <w:sz w:val="18"/>
                  <w:szCs w:val="18"/>
                  <w:lang w:val="ja-JP"/>
                </w:rPr>
                <w:t>入場券</w:t>
              </w:r>
              <w:r>
                <w:rPr>
                  <w:rFonts w:ascii="Cambria" w:hAnsi="Cambria" w:cs="Cambria"/>
                  <w:color w:val="000000"/>
                  <w:sz w:val="18"/>
                  <w:szCs w:val="18"/>
                </w:rPr>
                <w:t>)</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603" w:author="i5" w:date="2013-07-01T18:08:00Z"/>
              </w:numPr>
              <w:autoSpaceDE w:val="0"/>
              <w:autoSpaceDN w:val="0"/>
              <w:adjustRightInd w:val="0"/>
              <w:rPr>
                <w:ins w:id="3604" w:author="i5" w:date="2013-07-01T18:08:00Z"/>
                <w:rFonts w:ascii="ＭＳ 明朝" w:hAnsi="Cambria" w:cs="ＭＳ 明朝"/>
                <w:sz w:val="22"/>
              </w:rPr>
            </w:pPr>
            <w:ins w:id="3605" w:author="i5" w:date="2013-07-01T18:08:00Z">
              <w:r>
                <w:rPr>
                  <w:rFonts w:ascii="Cambria" w:hAnsi="Cambria" w:cs="Cambria"/>
                  <w:sz w:val="18"/>
                  <w:szCs w:val="18"/>
                </w:rPr>
                <w:t>0,50</w:t>
              </w:r>
            </w:ins>
          </w:p>
        </w:tc>
        <w:tc>
          <w:tcPr>
            <w:tcW w:w="559" w:type="dxa"/>
            <w:tcBorders>
              <w:top w:val="nil"/>
              <w:left w:val="nil"/>
              <w:bottom w:val="nil"/>
              <w:right w:val="nil"/>
            </w:tcBorders>
            <w:shd w:val="clear" w:color="000000" w:fill="FFFFFF"/>
            <w:vAlign w:val="bottom"/>
          </w:tcPr>
          <w:p w:rsidR="00C41516" w:rsidRDefault="00C41516" w:rsidP="00D75497">
            <w:pPr>
              <w:numPr>
                <w:ins w:id="3606" w:author="i5" w:date="2013-07-01T18:08:00Z"/>
              </w:numPr>
              <w:autoSpaceDE w:val="0"/>
              <w:autoSpaceDN w:val="0"/>
              <w:adjustRightInd w:val="0"/>
              <w:rPr>
                <w:ins w:id="3607" w:author="i5" w:date="2013-07-01T18:08:00Z"/>
                <w:rFonts w:ascii="ＭＳ 明朝" w:hAnsi="Cambria" w:cs="ＭＳ 明朝"/>
                <w:sz w:val="22"/>
              </w:rPr>
            </w:pPr>
          </w:p>
        </w:tc>
      </w:tr>
      <w:tr w:rsidR="00C41516" w:rsidTr="00D75497">
        <w:trPr>
          <w:trHeight w:val="300"/>
          <w:ins w:id="3608"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609" w:author="i5" w:date="2013-07-01T18:08:00Z"/>
              </w:numPr>
              <w:autoSpaceDE w:val="0"/>
              <w:autoSpaceDN w:val="0"/>
              <w:adjustRightInd w:val="0"/>
              <w:rPr>
                <w:ins w:id="3610" w:author="i5" w:date="2013-07-01T18:08:00Z"/>
                <w:rFonts w:ascii="ＭＳ 明朝" w:hAnsi="Cambria" w:cs="ＭＳ 明朝"/>
                <w:sz w:val="22"/>
              </w:rPr>
            </w:pPr>
            <w:ins w:id="3611" w:author="i5" w:date="2013-07-01T18:08:00Z">
              <w:r>
                <w:rPr>
                  <w:rFonts w:ascii="ＭＳ 明朝" w:hAnsi="Cambria" w:cs="ＭＳ 明朝"/>
                  <w:color w:val="000000"/>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612" w:author="i5" w:date="2013-07-01T18:08:00Z"/>
              </w:numPr>
              <w:autoSpaceDE w:val="0"/>
              <w:autoSpaceDN w:val="0"/>
              <w:adjustRightInd w:val="0"/>
              <w:rPr>
                <w:ins w:id="3613" w:author="i5" w:date="2013-07-01T18:08:00Z"/>
                <w:rFonts w:ascii="ＭＳ 明朝" w:hAnsi="Cambria" w:cs="ＭＳ 明朝"/>
                <w:sz w:val="22"/>
              </w:rPr>
            </w:pPr>
            <w:ins w:id="3614" w:author="i5" w:date="2013-07-01T18:08:00Z">
              <w:r>
                <w:rPr>
                  <w:rFonts w:ascii="ＭＳ 明朝" w:hAnsi="Cambria" w:cs="ＭＳ 明朝" w:hint="eastAsia"/>
                  <w:color w:val="000000"/>
                  <w:sz w:val="18"/>
                  <w:szCs w:val="18"/>
                </w:rPr>
                <w:t>ビジュアルのインパクトと</w:t>
              </w:r>
            </w:ins>
            <w:ins w:id="3615" w:author="i5" w:date="2013-07-01T18:59:00Z">
              <w:r>
                <w:rPr>
                  <w:rFonts w:ascii="ＭＳ 明朝" w:hAnsi="Cambria" w:cs="ＭＳ 明朝" w:hint="eastAsia"/>
                  <w:color w:val="000000"/>
                  <w:sz w:val="18"/>
                  <w:szCs w:val="18"/>
                  <w:lang w:eastAsia="ja-JP"/>
                </w:rPr>
                <w:t>わかりやす</w:t>
              </w:r>
            </w:ins>
            <w:ins w:id="3616" w:author="i5" w:date="2013-07-01T18:08:00Z">
              <w:r>
                <w:rPr>
                  <w:rFonts w:ascii="ＭＳ 明朝" w:hAnsi="Cambria" w:cs="ＭＳ 明朝" w:hint="eastAsia"/>
                  <w:color w:val="000000"/>
                  <w:sz w:val="18"/>
                  <w:szCs w:val="18"/>
                </w:rPr>
                <w:t>さ</w:t>
              </w:r>
              <w:r>
                <w:rPr>
                  <w:rFonts w:ascii="Cambria" w:hAnsi="Cambria" w:cs="Cambria"/>
                  <w:color w:val="000000"/>
                  <w:sz w:val="18"/>
                  <w:szCs w:val="18"/>
                </w:rPr>
                <w:t xml:space="preserve">  (</w:t>
              </w:r>
              <w:r>
                <w:rPr>
                  <w:rFonts w:ascii="ＭＳ 明朝" w:hAnsi="Cambria" w:cs="ＭＳ 明朝" w:hint="eastAsia"/>
                  <w:color w:val="000000"/>
                  <w:sz w:val="18"/>
                  <w:szCs w:val="18"/>
                  <w:lang w:val="ja-JP"/>
                </w:rPr>
                <w:t>ショッピングバッグ</w:t>
              </w:r>
              <w:r>
                <w:rPr>
                  <w:rFonts w:ascii="Cambria" w:hAnsi="Cambria" w:cs="Cambria"/>
                  <w:color w:val="000000"/>
                  <w:sz w:val="18"/>
                  <w:szCs w:val="18"/>
                </w:rPr>
                <w:t>)</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617" w:author="i5" w:date="2013-07-01T18:08:00Z"/>
              </w:numPr>
              <w:autoSpaceDE w:val="0"/>
              <w:autoSpaceDN w:val="0"/>
              <w:adjustRightInd w:val="0"/>
              <w:rPr>
                <w:ins w:id="3618" w:author="i5" w:date="2013-07-01T18:08:00Z"/>
                <w:rFonts w:ascii="ＭＳ 明朝" w:hAnsi="Cambria" w:cs="ＭＳ 明朝"/>
                <w:sz w:val="22"/>
              </w:rPr>
            </w:pPr>
            <w:ins w:id="3619" w:author="i5" w:date="2013-07-01T18:08:00Z">
              <w:r>
                <w:rPr>
                  <w:rFonts w:ascii="Cambria" w:hAnsi="Cambria" w:cs="Cambria"/>
                  <w:sz w:val="18"/>
                  <w:szCs w:val="18"/>
                </w:rPr>
                <w:t>1,00</w:t>
              </w:r>
            </w:ins>
          </w:p>
        </w:tc>
        <w:tc>
          <w:tcPr>
            <w:tcW w:w="559" w:type="dxa"/>
            <w:tcBorders>
              <w:top w:val="nil"/>
              <w:left w:val="nil"/>
              <w:bottom w:val="nil"/>
              <w:right w:val="nil"/>
            </w:tcBorders>
            <w:shd w:val="clear" w:color="000000" w:fill="FFFFFF"/>
            <w:vAlign w:val="bottom"/>
          </w:tcPr>
          <w:p w:rsidR="00C41516" w:rsidRDefault="00C41516" w:rsidP="00D75497">
            <w:pPr>
              <w:numPr>
                <w:ins w:id="3620" w:author="i5" w:date="2013-07-01T18:08:00Z"/>
              </w:numPr>
              <w:autoSpaceDE w:val="0"/>
              <w:autoSpaceDN w:val="0"/>
              <w:adjustRightInd w:val="0"/>
              <w:rPr>
                <w:ins w:id="3621" w:author="i5" w:date="2013-07-01T18:08:00Z"/>
                <w:rFonts w:ascii="ＭＳ 明朝" w:hAnsi="Cambria" w:cs="ＭＳ 明朝"/>
                <w:sz w:val="22"/>
              </w:rPr>
            </w:pPr>
          </w:p>
        </w:tc>
      </w:tr>
      <w:tr w:rsidR="00C41516" w:rsidTr="00D75497">
        <w:trPr>
          <w:trHeight w:val="300"/>
          <w:ins w:id="3622"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623" w:author="i5" w:date="2013-07-01T18:08:00Z"/>
              </w:numPr>
              <w:autoSpaceDE w:val="0"/>
              <w:autoSpaceDN w:val="0"/>
              <w:adjustRightInd w:val="0"/>
              <w:rPr>
                <w:ins w:id="3624" w:author="i5" w:date="2013-07-01T18:08:00Z"/>
                <w:rFonts w:ascii="ＭＳ 明朝" w:hAnsi="Cambria" w:cs="ＭＳ 明朝"/>
                <w:sz w:val="22"/>
              </w:rPr>
            </w:pPr>
            <w:ins w:id="3625" w:author="i5" w:date="2013-07-01T18:08:00Z">
              <w:r>
                <w:rPr>
                  <w:rFonts w:ascii="ＭＳ 明朝" w:hAnsi="Cambria" w:cs="ＭＳ 明朝"/>
                  <w:color w:val="000000"/>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626" w:author="i5" w:date="2013-07-01T18:08:00Z"/>
              </w:numPr>
              <w:autoSpaceDE w:val="0"/>
              <w:autoSpaceDN w:val="0"/>
              <w:adjustRightInd w:val="0"/>
              <w:rPr>
                <w:ins w:id="3627" w:author="i5" w:date="2013-07-01T18:08:00Z"/>
                <w:rFonts w:ascii="ＭＳ 明朝" w:hAnsi="Cambria" w:cs="ＭＳ 明朝"/>
                <w:sz w:val="22"/>
              </w:rPr>
            </w:pPr>
            <w:ins w:id="3628" w:author="i5" w:date="2013-07-01T18:08:00Z">
              <w:r>
                <w:rPr>
                  <w:rFonts w:ascii="ＭＳ 明朝" w:hAnsi="Cambria" w:cs="ＭＳ 明朝" w:hint="eastAsia"/>
                  <w:color w:val="000000"/>
                  <w:sz w:val="18"/>
                  <w:szCs w:val="18"/>
                </w:rPr>
                <w:t>すべてのタスクのタイポグラフィのクオリティ</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629" w:author="i5" w:date="2013-07-01T18:08:00Z"/>
              </w:numPr>
              <w:autoSpaceDE w:val="0"/>
              <w:autoSpaceDN w:val="0"/>
              <w:adjustRightInd w:val="0"/>
              <w:rPr>
                <w:ins w:id="3630" w:author="i5" w:date="2013-07-01T18:08:00Z"/>
                <w:rFonts w:ascii="ＭＳ 明朝" w:hAnsi="Cambria" w:cs="ＭＳ 明朝"/>
                <w:sz w:val="22"/>
              </w:rPr>
            </w:pPr>
            <w:ins w:id="3631" w:author="i5" w:date="2013-07-01T18:08:00Z">
              <w:r>
                <w:rPr>
                  <w:rFonts w:ascii="Cambria" w:hAnsi="Cambria" w:cs="Cambria"/>
                  <w:sz w:val="18"/>
                  <w:szCs w:val="18"/>
                </w:rPr>
                <w:t>1,00</w:t>
              </w:r>
            </w:ins>
          </w:p>
        </w:tc>
        <w:tc>
          <w:tcPr>
            <w:tcW w:w="559" w:type="dxa"/>
            <w:tcBorders>
              <w:top w:val="nil"/>
              <w:left w:val="nil"/>
              <w:bottom w:val="nil"/>
              <w:right w:val="nil"/>
            </w:tcBorders>
            <w:shd w:val="clear" w:color="000000" w:fill="FFFFFF"/>
            <w:vAlign w:val="bottom"/>
          </w:tcPr>
          <w:p w:rsidR="00C41516" w:rsidRDefault="00C41516" w:rsidP="00D75497">
            <w:pPr>
              <w:numPr>
                <w:ins w:id="3632" w:author="i5" w:date="2013-07-01T18:08:00Z"/>
              </w:numPr>
              <w:autoSpaceDE w:val="0"/>
              <w:autoSpaceDN w:val="0"/>
              <w:adjustRightInd w:val="0"/>
              <w:rPr>
                <w:ins w:id="3633" w:author="i5" w:date="2013-07-01T18:08:00Z"/>
                <w:rFonts w:ascii="ＭＳ 明朝" w:hAnsi="Cambria" w:cs="ＭＳ 明朝"/>
                <w:sz w:val="22"/>
              </w:rPr>
            </w:pPr>
          </w:p>
        </w:tc>
      </w:tr>
      <w:tr w:rsidR="00C41516" w:rsidTr="00D75497">
        <w:trPr>
          <w:trHeight w:val="300"/>
          <w:ins w:id="3634"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635" w:author="i5" w:date="2013-07-01T18:08:00Z"/>
              </w:numPr>
              <w:autoSpaceDE w:val="0"/>
              <w:autoSpaceDN w:val="0"/>
              <w:adjustRightInd w:val="0"/>
              <w:rPr>
                <w:ins w:id="3636" w:author="i5" w:date="2013-07-01T18:08:00Z"/>
                <w:rFonts w:ascii="ＭＳ 明朝" w:hAnsi="Cambria" w:cs="ＭＳ 明朝"/>
                <w:sz w:val="22"/>
              </w:rPr>
            </w:pPr>
            <w:ins w:id="3637" w:author="i5" w:date="2013-07-01T18:08:00Z">
              <w:r>
                <w:rPr>
                  <w:rFonts w:ascii="ＭＳ 明朝" w:hAnsi="Cambria" w:cs="ＭＳ 明朝"/>
                  <w:color w:val="000000"/>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638" w:author="i5" w:date="2013-07-01T18:08:00Z"/>
              </w:numPr>
              <w:autoSpaceDE w:val="0"/>
              <w:autoSpaceDN w:val="0"/>
              <w:adjustRightInd w:val="0"/>
              <w:rPr>
                <w:ins w:id="3639" w:author="i5" w:date="2013-07-01T18:08:00Z"/>
                <w:rFonts w:ascii="ＭＳ 明朝" w:hAnsi="Cambria" w:cs="ＭＳ 明朝"/>
                <w:sz w:val="22"/>
              </w:rPr>
            </w:pPr>
            <w:ins w:id="3640" w:author="i5" w:date="2013-07-01T18:08:00Z">
              <w:r>
                <w:rPr>
                  <w:rFonts w:ascii="ＭＳ 明朝" w:hAnsi="Cambria" w:cs="ＭＳ 明朝" w:hint="eastAsia"/>
                  <w:color w:val="000000"/>
                  <w:sz w:val="18"/>
                  <w:szCs w:val="18"/>
                </w:rPr>
                <w:t>すべてのタスクのカラーのクオリティ</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641" w:author="i5" w:date="2013-07-01T18:08:00Z"/>
              </w:numPr>
              <w:autoSpaceDE w:val="0"/>
              <w:autoSpaceDN w:val="0"/>
              <w:adjustRightInd w:val="0"/>
              <w:rPr>
                <w:ins w:id="3642" w:author="i5" w:date="2013-07-01T18:08:00Z"/>
                <w:rFonts w:ascii="ＭＳ 明朝" w:hAnsi="Cambria" w:cs="ＭＳ 明朝"/>
                <w:sz w:val="22"/>
              </w:rPr>
            </w:pPr>
            <w:ins w:id="3643" w:author="i5" w:date="2013-07-01T18:08:00Z">
              <w:r>
                <w:rPr>
                  <w:rFonts w:ascii="Cambria" w:hAnsi="Cambria" w:cs="Cambria"/>
                  <w:sz w:val="18"/>
                  <w:szCs w:val="18"/>
                </w:rPr>
                <w:t>1,00</w:t>
              </w:r>
            </w:ins>
          </w:p>
        </w:tc>
        <w:tc>
          <w:tcPr>
            <w:tcW w:w="559" w:type="dxa"/>
            <w:tcBorders>
              <w:top w:val="nil"/>
              <w:left w:val="nil"/>
              <w:bottom w:val="nil"/>
              <w:right w:val="nil"/>
            </w:tcBorders>
            <w:shd w:val="clear" w:color="000000" w:fill="FFFFFF"/>
            <w:vAlign w:val="bottom"/>
          </w:tcPr>
          <w:p w:rsidR="00C41516" w:rsidRDefault="00C41516" w:rsidP="00D75497">
            <w:pPr>
              <w:numPr>
                <w:ins w:id="3644" w:author="i5" w:date="2013-07-01T18:08:00Z"/>
              </w:numPr>
              <w:autoSpaceDE w:val="0"/>
              <w:autoSpaceDN w:val="0"/>
              <w:adjustRightInd w:val="0"/>
              <w:rPr>
                <w:ins w:id="3645" w:author="i5" w:date="2013-07-01T18:08:00Z"/>
                <w:rFonts w:ascii="ＭＳ 明朝" w:hAnsi="Cambria" w:cs="ＭＳ 明朝"/>
                <w:sz w:val="22"/>
              </w:rPr>
            </w:pPr>
          </w:p>
        </w:tc>
      </w:tr>
      <w:tr w:rsidR="00C41516" w:rsidTr="00D75497">
        <w:trPr>
          <w:trHeight w:val="300"/>
          <w:ins w:id="3646"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647" w:author="i5" w:date="2013-07-01T18:08:00Z"/>
              </w:numPr>
              <w:autoSpaceDE w:val="0"/>
              <w:autoSpaceDN w:val="0"/>
              <w:adjustRightInd w:val="0"/>
              <w:rPr>
                <w:ins w:id="3648" w:author="i5" w:date="2013-07-01T18:08:00Z"/>
                <w:rFonts w:ascii="ＭＳ 明朝" w:hAnsi="Cambria" w:cs="ＭＳ 明朝"/>
                <w:sz w:val="22"/>
              </w:rPr>
            </w:pPr>
            <w:ins w:id="3649" w:author="i5" w:date="2013-07-01T18:08:00Z">
              <w:r>
                <w:rPr>
                  <w:rFonts w:ascii="ＭＳ 明朝" w:hAnsi="Cambria" w:cs="ＭＳ 明朝"/>
                  <w:color w:val="000000"/>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650" w:author="i5" w:date="2013-07-01T18:08:00Z"/>
              </w:numPr>
              <w:autoSpaceDE w:val="0"/>
              <w:autoSpaceDN w:val="0"/>
              <w:adjustRightInd w:val="0"/>
              <w:rPr>
                <w:ins w:id="3651" w:author="i5" w:date="2013-07-01T18:08:00Z"/>
                <w:rFonts w:ascii="ＭＳ 明朝" w:hAnsi="Cambria" w:cs="ＭＳ 明朝"/>
                <w:sz w:val="22"/>
              </w:rPr>
            </w:pPr>
            <w:ins w:id="3652" w:author="i5" w:date="2013-07-01T18:08:00Z">
              <w:r>
                <w:rPr>
                  <w:rFonts w:ascii="ＭＳ 明朝" w:hAnsi="Cambria" w:cs="ＭＳ 明朝" w:hint="eastAsia"/>
                  <w:color w:val="000000"/>
                  <w:sz w:val="18"/>
                  <w:szCs w:val="18"/>
                </w:rPr>
                <w:t>マウントしたプレゼンテーションと印刷物のクオリティ</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653" w:author="i5" w:date="2013-07-01T18:08:00Z"/>
              </w:numPr>
              <w:autoSpaceDE w:val="0"/>
              <w:autoSpaceDN w:val="0"/>
              <w:adjustRightInd w:val="0"/>
              <w:rPr>
                <w:ins w:id="3654" w:author="i5" w:date="2013-07-01T18:08:00Z"/>
                <w:rFonts w:ascii="ＭＳ 明朝" w:hAnsi="Cambria" w:cs="ＭＳ 明朝"/>
                <w:sz w:val="22"/>
              </w:rPr>
            </w:pPr>
            <w:ins w:id="3655" w:author="i5" w:date="2013-07-01T18:08:00Z">
              <w:r>
                <w:rPr>
                  <w:rFonts w:ascii="Cambria" w:hAnsi="Cambria" w:cs="Cambria"/>
                  <w:sz w:val="18"/>
                  <w:szCs w:val="18"/>
                </w:rPr>
                <w:t>1,00</w:t>
              </w:r>
            </w:ins>
          </w:p>
        </w:tc>
        <w:tc>
          <w:tcPr>
            <w:tcW w:w="559" w:type="dxa"/>
            <w:tcBorders>
              <w:top w:val="nil"/>
              <w:left w:val="nil"/>
              <w:bottom w:val="nil"/>
              <w:right w:val="nil"/>
            </w:tcBorders>
            <w:shd w:val="clear" w:color="000000" w:fill="FFFFFF"/>
            <w:vAlign w:val="bottom"/>
          </w:tcPr>
          <w:p w:rsidR="00C41516" w:rsidRDefault="00C41516" w:rsidP="00D75497">
            <w:pPr>
              <w:numPr>
                <w:ins w:id="3656" w:author="i5" w:date="2013-07-01T18:08:00Z"/>
              </w:numPr>
              <w:autoSpaceDE w:val="0"/>
              <w:autoSpaceDN w:val="0"/>
              <w:adjustRightInd w:val="0"/>
              <w:rPr>
                <w:ins w:id="3657" w:author="i5" w:date="2013-07-01T18:08:00Z"/>
                <w:rFonts w:ascii="ＭＳ 明朝" w:hAnsi="Cambria" w:cs="ＭＳ 明朝"/>
                <w:sz w:val="22"/>
              </w:rPr>
            </w:pPr>
          </w:p>
        </w:tc>
      </w:tr>
      <w:tr w:rsidR="00C41516" w:rsidTr="00D75497">
        <w:trPr>
          <w:trHeight w:val="300"/>
          <w:ins w:id="3658"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659" w:author="i5" w:date="2013-07-01T18:08:00Z"/>
              </w:numPr>
              <w:autoSpaceDE w:val="0"/>
              <w:autoSpaceDN w:val="0"/>
              <w:adjustRightInd w:val="0"/>
              <w:rPr>
                <w:ins w:id="3660" w:author="i5" w:date="2013-07-01T18:08:00Z"/>
                <w:rFonts w:ascii="ＭＳ 明朝" w:hAnsi="Cambria" w:cs="ＭＳ 明朝"/>
                <w:sz w:val="22"/>
              </w:rPr>
            </w:pPr>
            <w:ins w:id="3661" w:author="i5" w:date="2013-07-01T18:08:00Z">
              <w:r>
                <w:rPr>
                  <w:rFonts w:ascii="Cambria" w:hAnsi="Cambria" w:cs="Cambria"/>
                  <w:sz w:val="18"/>
                  <w:szCs w:val="18"/>
                </w:rPr>
                <w:t>C2</w:t>
              </w:r>
            </w:ins>
          </w:p>
        </w:tc>
        <w:tc>
          <w:tcPr>
            <w:tcW w:w="6945" w:type="dxa"/>
            <w:tcBorders>
              <w:top w:val="nil"/>
              <w:left w:val="nil"/>
              <w:bottom w:val="nil"/>
              <w:right w:val="nil"/>
            </w:tcBorders>
            <w:shd w:val="clear" w:color="000000" w:fill="FFFFFF"/>
            <w:vAlign w:val="bottom"/>
          </w:tcPr>
          <w:p w:rsidR="00C41516" w:rsidRDefault="00C41516" w:rsidP="00D75497">
            <w:pPr>
              <w:numPr>
                <w:ins w:id="3662" w:author="i5" w:date="2013-07-01T18:08:00Z"/>
              </w:numPr>
              <w:autoSpaceDE w:val="0"/>
              <w:autoSpaceDN w:val="0"/>
              <w:adjustRightInd w:val="0"/>
              <w:rPr>
                <w:ins w:id="3663" w:author="i5" w:date="2013-07-01T18:08:00Z"/>
                <w:rFonts w:ascii="ＭＳ 明朝" w:hAnsi="Cambria" w:cs="ＭＳ 明朝"/>
                <w:sz w:val="22"/>
              </w:rPr>
            </w:pPr>
          </w:p>
        </w:tc>
        <w:tc>
          <w:tcPr>
            <w:tcW w:w="464" w:type="dxa"/>
            <w:tcBorders>
              <w:top w:val="nil"/>
              <w:left w:val="single" w:sz="2" w:space="0" w:color="000000"/>
              <w:bottom w:val="nil"/>
              <w:right w:val="single" w:sz="2" w:space="0" w:color="000000"/>
            </w:tcBorders>
            <w:shd w:val="clear" w:color="000000" w:fill="FFFFFF"/>
            <w:vAlign w:val="bottom"/>
          </w:tcPr>
          <w:p w:rsidR="00C41516" w:rsidRDefault="00C41516" w:rsidP="00D75497">
            <w:pPr>
              <w:numPr>
                <w:ins w:id="3664" w:author="i5" w:date="2013-07-01T18:08:00Z"/>
              </w:numPr>
              <w:autoSpaceDE w:val="0"/>
              <w:autoSpaceDN w:val="0"/>
              <w:adjustRightInd w:val="0"/>
              <w:rPr>
                <w:ins w:id="3665" w:author="i5" w:date="2013-07-01T18:08:00Z"/>
                <w:rFonts w:ascii="ＭＳ 明朝" w:hAnsi="Cambria" w:cs="ＭＳ 明朝"/>
                <w:sz w:val="22"/>
              </w:rPr>
            </w:pPr>
            <w:ins w:id="3666" w:author="i5" w:date="2013-07-01T18:08:00Z">
              <w:r>
                <w:rPr>
                  <w:rFonts w:ascii="ＭＳ 明朝" w:hAnsi="Cambria" w:cs="ＭＳ 明朝"/>
                  <w:color w:val="000000"/>
                  <w:sz w:val="18"/>
                  <w:szCs w:val="18"/>
                </w:rPr>
                <w:t> </w:t>
              </w:r>
            </w:ins>
          </w:p>
        </w:tc>
        <w:tc>
          <w:tcPr>
            <w:tcW w:w="559" w:type="dxa"/>
            <w:tcBorders>
              <w:top w:val="nil"/>
              <w:left w:val="nil"/>
              <w:bottom w:val="nil"/>
              <w:right w:val="nil"/>
            </w:tcBorders>
            <w:shd w:val="clear" w:color="000000" w:fill="FFFFFF"/>
            <w:vAlign w:val="bottom"/>
          </w:tcPr>
          <w:p w:rsidR="00C41516" w:rsidRDefault="00C41516" w:rsidP="00D75497">
            <w:pPr>
              <w:numPr>
                <w:ins w:id="3667" w:author="i5" w:date="2013-07-01T18:08:00Z"/>
              </w:numPr>
              <w:autoSpaceDE w:val="0"/>
              <w:autoSpaceDN w:val="0"/>
              <w:adjustRightInd w:val="0"/>
              <w:rPr>
                <w:ins w:id="3668" w:author="i5" w:date="2013-07-01T18:08:00Z"/>
                <w:rFonts w:ascii="ＭＳ 明朝" w:hAnsi="Cambria" w:cs="ＭＳ 明朝"/>
                <w:sz w:val="22"/>
              </w:rPr>
            </w:pPr>
            <w:ins w:id="3669" w:author="i5" w:date="2013-07-01T18:08:00Z">
              <w:r>
                <w:rPr>
                  <w:rFonts w:ascii="Cambria" w:hAnsi="Cambria" w:cs="Cambria"/>
                  <w:color w:val="000000"/>
                  <w:sz w:val="18"/>
                  <w:szCs w:val="18"/>
                </w:rPr>
                <w:t>4,00</w:t>
              </w:r>
            </w:ins>
          </w:p>
        </w:tc>
      </w:tr>
      <w:tr w:rsidR="00C41516" w:rsidTr="00D75497">
        <w:trPr>
          <w:trHeight w:val="300"/>
          <w:ins w:id="3670"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671" w:author="i5" w:date="2013-07-01T18:08:00Z"/>
              </w:numPr>
              <w:autoSpaceDE w:val="0"/>
              <w:autoSpaceDN w:val="0"/>
              <w:adjustRightInd w:val="0"/>
              <w:rPr>
                <w:ins w:id="3672" w:author="i5" w:date="2013-07-01T18:08:00Z"/>
                <w:rFonts w:ascii="ＭＳ 明朝" w:hAnsi="Cambria" w:cs="ＭＳ 明朝"/>
                <w:sz w:val="22"/>
              </w:rPr>
            </w:pPr>
            <w:ins w:id="3673"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674" w:author="i5" w:date="2013-07-01T18:08:00Z"/>
              </w:numPr>
              <w:autoSpaceDE w:val="0"/>
              <w:autoSpaceDN w:val="0"/>
              <w:adjustRightInd w:val="0"/>
              <w:rPr>
                <w:ins w:id="3675" w:author="i5" w:date="2013-07-01T18:08:00Z"/>
                <w:rFonts w:ascii="ＭＳ 明朝" w:hAnsi="Cambria" w:cs="ＭＳ 明朝"/>
                <w:sz w:val="22"/>
              </w:rPr>
            </w:pPr>
            <w:ins w:id="3676" w:author="i5" w:date="2013-07-01T18:08:00Z">
              <w:r>
                <w:rPr>
                  <w:rFonts w:ascii="ＭＳ 明朝" w:hAnsi="Cambria" w:cs="ＭＳ 明朝" w:hint="eastAsia"/>
                  <w:color w:val="000000"/>
                  <w:sz w:val="18"/>
                  <w:szCs w:val="18"/>
                </w:rPr>
                <w:t>タスク</w:t>
              </w:r>
              <w:r>
                <w:rPr>
                  <w:rFonts w:ascii="Cambria" w:hAnsi="Cambria" w:cs="Cambria"/>
                  <w:color w:val="000000"/>
                  <w:sz w:val="18"/>
                  <w:szCs w:val="18"/>
                </w:rPr>
                <w:t>1, 2, 3, 4</w:t>
              </w:r>
              <w:r>
                <w:rPr>
                  <w:rFonts w:ascii="ＭＳ 明朝" w:hAnsi="Cambria" w:cs="ＭＳ 明朝" w:hint="eastAsia"/>
                  <w:color w:val="000000"/>
                  <w:sz w:val="18"/>
                  <w:szCs w:val="18"/>
                  <w:lang w:val="ja-JP"/>
                </w:rPr>
                <w:t>で指定されたレイアウトの画像解像度</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677" w:author="i5" w:date="2013-07-01T18:08:00Z"/>
              </w:numPr>
              <w:autoSpaceDE w:val="0"/>
              <w:autoSpaceDN w:val="0"/>
              <w:adjustRightInd w:val="0"/>
              <w:rPr>
                <w:ins w:id="3678" w:author="i5" w:date="2013-07-01T18:08:00Z"/>
                <w:rFonts w:ascii="ＭＳ 明朝" w:hAnsi="Cambria" w:cs="ＭＳ 明朝"/>
                <w:sz w:val="22"/>
              </w:rPr>
            </w:pPr>
            <w:ins w:id="3679" w:author="i5" w:date="2013-07-01T18:08:00Z">
              <w:r>
                <w:rPr>
                  <w:rFonts w:ascii="Cambria" w:hAnsi="Cambria" w:cs="Cambria"/>
                  <w:sz w:val="18"/>
                  <w:szCs w:val="18"/>
                </w:rPr>
                <w:t>0,75</w:t>
              </w:r>
            </w:ins>
          </w:p>
        </w:tc>
        <w:tc>
          <w:tcPr>
            <w:tcW w:w="559" w:type="dxa"/>
            <w:tcBorders>
              <w:top w:val="nil"/>
              <w:left w:val="nil"/>
              <w:bottom w:val="nil"/>
              <w:right w:val="nil"/>
            </w:tcBorders>
            <w:shd w:val="clear" w:color="000000" w:fill="FFFFFF"/>
            <w:vAlign w:val="bottom"/>
          </w:tcPr>
          <w:p w:rsidR="00C41516" w:rsidRDefault="00C41516" w:rsidP="00D75497">
            <w:pPr>
              <w:numPr>
                <w:ins w:id="3680" w:author="i5" w:date="2013-07-01T18:08:00Z"/>
              </w:numPr>
              <w:autoSpaceDE w:val="0"/>
              <w:autoSpaceDN w:val="0"/>
              <w:adjustRightInd w:val="0"/>
              <w:rPr>
                <w:ins w:id="3681" w:author="i5" w:date="2013-07-01T18:08:00Z"/>
                <w:rFonts w:ascii="ＭＳ 明朝" w:hAnsi="Cambria" w:cs="ＭＳ 明朝"/>
                <w:sz w:val="22"/>
              </w:rPr>
            </w:pPr>
          </w:p>
        </w:tc>
      </w:tr>
      <w:tr w:rsidR="00C41516" w:rsidTr="00D75497">
        <w:trPr>
          <w:trHeight w:val="300"/>
          <w:ins w:id="3682"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683" w:author="i5" w:date="2013-07-01T18:08:00Z"/>
              </w:numPr>
              <w:autoSpaceDE w:val="0"/>
              <w:autoSpaceDN w:val="0"/>
              <w:adjustRightInd w:val="0"/>
              <w:rPr>
                <w:ins w:id="3684" w:author="i5" w:date="2013-07-01T18:08:00Z"/>
                <w:rFonts w:ascii="ＭＳ 明朝" w:hAnsi="Cambria" w:cs="ＭＳ 明朝"/>
                <w:sz w:val="22"/>
              </w:rPr>
            </w:pPr>
            <w:ins w:id="3685"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686" w:author="i5" w:date="2013-07-01T18:08:00Z"/>
              </w:numPr>
              <w:autoSpaceDE w:val="0"/>
              <w:autoSpaceDN w:val="0"/>
              <w:adjustRightInd w:val="0"/>
              <w:rPr>
                <w:ins w:id="3687" w:author="i5" w:date="2013-07-01T18:08:00Z"/>
                <w:rFonts w:ascii="ＭＳ 明朝" w:hAnsi="Cambria" w:cs="ＭＳ 明朝"/>
                <w:sz w:val="22"/>
              </w:rPr>
            </w:pPr>
            <w:ins w:id="3688" w:author="i5" w:date="2013-07-01T18:08:00Z">
              <w:r>
                <w:rPr>
                  <w:rFonts w:ascii="ＭＳ 明朝" w:hAnsi="Cambria" w:cs="ＭＳ 明朝" w:hint="eastAsia"/>
                  <w:color w:val="000000"/>
                  <w:sz w:val="18"/>
                  <w:szCs w:val="18"/>
                </w:rPr>
                <w:t>すべてのタスクで指定されたロゴのカラーモード</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689" w:author="i5" w:date="2013-07-01T18:08:00Z"/>
              </w:numPr>
              <w:autoSpaceDE w:val="0"/>
              <w:autoSpaceDN w:val="0"/>
              <w:adjustRightInd w:val="0"/>
              <w:rPr>
                <w:ins w:id="3690" w:author="i5" w:date="2013-07-01T18:08:00Z"/>
                <w:rFonts w:ascii="ＭＳ 明朝" w:hAnsi="Cambria" w:cs="ＭＳ 明朝"/>
                <w:sz w:val="22"/>
              </w:rPr>
            </w:pPr>
            <w:ins w:id="3691" w:author="i5" w:date="2013-07-01T18:08:00Z">
              <w:r>
                <w:rPr>
                  <w:rFonts w:ascii="Cambria" w:hAnsi="Cambria" w:cs="Cambria"/>
                  <w:sz w:val="18"/>
                  <w:szCs w:val="18"/>
                </w:rPr>
                <w:t>0,75</w:t>
              </w:r>
            </w:ins>
          </w:p>
        </w:tc>
        <w:tc>
          <w:tcPr>
            <w:tcW w:w="559" w:type="dxa"/>
            <w:tcBorders>
              <w:top w:val="nil"/>
              <w:left w:val="nil"/>
              <w:bottom w:val="nil"/>
              <w:right w:val="nil"/>
            </w:tcBorders>
            <w:shd w:val="clear" w:color="000000" w:fill="FFFFFF"/>
            <w:vAlign w:val="bottom"/>
          </w:tcPr>
          <w:p w:rsidR="00C41516" w:rsidRDefault="00C41516" w:rsidP="00D75497">
            <w:pPr>
              <w:numPr>
                <w:ins w:id="3692" w:author="i5" w:date="2013-07-01T18:08:00Z"/>
              </w:numPr>
              <w:autoSpaceDE w:val="0"/>
              <w:autoSpaceDN w:val="0"/>
              <w:adjustRightInd w:val="0"/>
              <w:rPr>
                <w:ins w:id="3693" w:author="i5" w:date="2013-07-01T18:08:00Z"/>
                <w:rFonts w:ascii="ＭＳ 明朝" w:hAnsi="Cambria" w:cs="ＭＳ 明朝"/>
                <w:sz w:val="22"/>
              </w:rPr>
            </w:pPr>
          </w:p>
        </w:tc>
      </w:tr>
      <w:tr w:rsidR="00C41516" w:rsidTr="00D75497">
        <w:trPr>
          <w:trHeight w:val="300"/>
          <w:ins w:id="3694"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695" w:author="i5" w:date="2013-07-01T18:08:00Z"/>
              </w:numPr>
              <w:autoSpaceDE w:val="0"/>
              <w:autoSpaceDN w:val="0"/>
              <w:adjustRightInd w:val="0"/>
              <w:rPr>
                <w:ins w:id="3696" w:author="i5" w:date="2013-07-01T18:08:00Z"/>
                <w:rFonts w:ascii="ＭＳ 明朝" w:hAnsi="Cambria" w:cs="ＭＳ 明朝"/>
                <w:sz w:val="22"/>
              </w:rPr>
            </w:pPr>
            <w:ins w:id="3697"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698" w:author="i5" w:date="2013-07-01T18:08:00Z"/>
              </w:numPr>
              <w:autoSpaceDE w:val="0"/>
              <w:autoSpaceDN w:val="0"/>
              <w:adjustRightInd w:val="0"/>
              <w:rPr>
                <w:ins w:id="3699" w:author="i5" w:date="2013-07-01T18:08:00Z"/>
                <w:rFonts w:ascii="ＭＳ 明朝" w:hAnsi="Cambria" w:cs="ＭＳ 明朝"/>
                <w:sz w:val="22"/>
              </w:rPr>
            </w:pPr>
            <w:ins w:id="3700" w:author="i5" w:date="2013-07-01T18:08:00Z">
              <w:r>
                <w:rPr>
                  <w:rFonts w:ascii="ＭＳ 明朝" w:hAnsi="Cambria" w:cs="ＭＳ 明朝" w:hint="eastAsia"/>
                  <w:color w:val="000000"/>
                  <w:sz w:val="18"/>
                  <w:szCs w:val="18"/>
                </w:rPr>
                <w:t>指定された画像またはエレメントの寸法</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701" w:author="i5" w:date="2013-07-01T18:08:00Z"/>
              </w:numPr>
              <w:autoSpaceDE w:val="0"/>
              <w:autoSpaceDN w:val="0"/>
              <w:adjustRightInd w:val="0"/>
              <w:rPr>
                <w:ins w:id="3702" w:author="i5" w:date="2013-07-01T18:08:00Z"/>
                <w:rFonts w:ascii="ＭＳ 明朝" w:hAnsi="Cambria" w:cs="ＭＳ 明朝"/>
                <w:sz w:val="22"/>
              </w:rPr>
            </w:pPr>
            <w:ins w:id="3703" w:author="i5" w:date="2013-07-01T18:08:00Z">
              <w:r>
                <w:rPr>
                  <w:rFonts w:ascii="Cambria" w:hAnsi="Cambria" w:cs="Cambria"/>
                  <w:sz w:val="18"/>
                  <w:szCs w:val="18"/>
                </w:rPr>
                <w:t>0,75</w:t>
              </w:r>
            </w:ins>
          </w:p>
        </w:tc>
        <w:tc>
          <w:tcPr>
            <w:tcW w:w="559" w:type="dxa"/>
            <w:tcBorders>
              <w:top w:val="nil"/>
              <w:left w:val="nil"/>
              <w:bottom w:val="nil"/>
              <w:right w:val="nil"/>
            </w:tcBorders>
            <w:shd w:val="clear" w:color="000000" w:fill="FFFFFF"/>
            <w:vAlign w:val="bottom"/>
          </w:tcPr>
          <w:p w:rsidR="00C41516" w:rsidRDefault="00C41516" w:rsidP="00D75497">
            <w:pPr>
              <w:numPr>
                <w:ins w:id="3704" w:author="i5" w:date="2013-07-01T18:08:00Z"/>
              </w:numPr>
              <w:autoSpaceDE w:val="0"/>
              <w:autoSpaceDN w:val="0"/>
              <w:adjustRightInd w:val="0"/>
              <w:rPr>
                <w:ins w:id="3705" w:author="i5" w:date="2013-07-01T18:08:00Z"/>
                <w:rFonts w:ascii="ＭＳ 明朝" w:hAnsi="Cambria" w:cs="ＭＳ 明朝"/>
                <w:sz w:val="22"/>
              </w:rPr>
            </w:pPr>
          </w:p>
        </w:tc>
      </w:tr>
      <w:tr w:rsidR="00C41516" w:rsidTr="00D75497">
        <w:trPr>
          <w:trHeight w:val="300"/>
          <w:ins w:id="3706"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707" w:author="i5" w:date="2013-07-01T18:08:00Z"/>
              </w:numPr>
              <w:autoSpaceDE w:val="0"/>
              <w:autoSpaceDN w:val="0"/>
              <w:adjustRightInd w:val="0"/>
              <w:rPr>
                <w:ins w:id="3708" w:author="i5" w:date="2013-07-01T18:08:00Z"/>
                <w:rFonts w:ascii="ＭＳ 明朝" w:hAnsi="Cambria" w:cs="ＭＳ 明朝"/>
                <w:sz w:val="22"/>
              </w:rPr>
            </w:pPr>
            <w:ins w:id="3709"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710" w:author="i5" w:date="2013-07-01T18:08:00Z"/>
              </w:numPr>
              <w:autoSpaceDE w:val="0"/>
              <w:autoSpaceDN w:val="0"/>
              <w:adjustRightInd w:val="0"/>
              <w:rPr>
                <w:ins w:id="3711" w:author="i5" w:date="2013-07-01T18:08:00Z"/>
                <w:rFonts w:ascii="ＭＳ 明朝" w:hAnsi="Cambria" w:cs="ＭＳ 明朝"/>
                <w:sz w:val="22"/>
              </w:rPr>
            </w:pPr>
            <w:ins w:id="3712" w:author="i5" w:date="2013-07-01T18:08:00Z">
              <w:r>
                <w:rPr>
                  <w:rFonts w:ascii="ＭＳ 明朝" w:hAnsi="Cambria" w:cs="ＭＳ 明朝" w:hint="eastAsia"/>
                  <w:color w:val="000000"/>
                  <w:sz w:val="18"/>
                  <w:szCs w:val="18"/>
                </w:rPr>
                <w:t>タスク</w:t>
              </w:r>
              <w:r>
                <w:rPr>
                  <w:rFonts w:ascii="Cambria" w:hAnsi="Cambria" w:cs="Cambria"/>
                  <w:color w:val="000000"/>
                  <w:sz w:val="18"/>
                  <w:szCs w:val="18"/>
                </w:rPr>
                <w:t>2,3</w:t>
              </w:r>
              <w:r>
                <w:rPr>
                  <w:rFonts w:ascii="ＭＳ 明朝" w:hAnsi="Cambria" w:cs="ＭＳ 明朝" w:hint="eastAsia"/>
                  <w:color w:val="000000"/>
                  <w:sz w:val="18"/>
                  <w:szCs w:val="18"/>
                  <w:lang w:val="ja-JP"/>
                </w:rPr>
                <w:t>で指定されたレイアウトの最終寸法</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713" w:author="i5" w:date="2013-07-01T18:08:00Z"/>
              </w:numPr>
              <w:autoSpaceDE w:val="0"/>
              <w:autoSpaceDN w:val="0"/>
              <w:adjustRightInd w:val="0"/>
              <w:rPr>
                <w:ins w:id="3714" w:author="i5" w:date="2013-07-01T18:08:00Z"/>
                <w:rFonts w:ascii="ＭＳ 明朝" w:hAnsi="Cambria" w:cs="ＭＳ 明朝"/>
                <w:sz w:val="22"/>
              </w:rPr>
            </w:pPr>
            <w:ins w:id="3715" w:author="i5" w:date="2013-07-01T18:08:00Z">
              <w:r>
                <w:rPr>
                  <w:rFonts w:ascii="Cambria" w:hAnsi="Cambria" w:cs="Cambria"/>
                  <w:sz w:val="18"/>
                  <w:szCs w:val="18"/>
                </w:rPr>
                <w:t>0,50</w:t>
              </w:r>
            </w:ins>
          </w:p>
        </w:tc>
        <w:tc>
          <w:tcPr>
            <w:tcW w:w="559" w:type="dxa"/>
            <w:tcBorders>
              <w:top w:val="nil"/>
              <w:left w:val="nil"/>
              <w:bottom w:val="nil"/>
              <w:right w:val="nil"/>
            </w:tcBorders>
            <w:shd w:val="clear" w:color="000000" w:fill="FFFFFF"/>
            <w:vAlign w:val="bottom"/>
          </w:tcPr>
          <w:p w:rsidR="00C41516" w:rsidRDefault="00C41516" w:rsidP="00D75497">
            <w:pPr>
              <w:numPr>
                <w:ins w:id="3716" w:author="i5" w:date="2013-07-01T18:08:00Z"/>
              </w:numPr>
              <w:autoSpaceDE w:val="0"/>
              <w:autoSpaceDN w:val="0"/>
              <w:adjustRightInd w:val="0"/>
              <w:rPr>
                <w:ins w:id="3717" w:author="i5" w:date="2013-07-01T18:08:00Z"/>
                <w:rFonts w:ascii="ＭＳ 明朝" w:hAnsi="Cambria" w:cs="ＭＳ 明朝"/>
                <w:sz w:val="22"/>
              </w:rPr>
            </w:pPr>
          </w:p>
        </w:tc>
      </w:tr>
      <w:tr w:rsidR="00C41516" w:rsidTr="00D75497">
        <w:trPr>
          <w:trHeight w:val="300"/>
          <w:ins w:id="3718"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719" w:author="i5" w:date="2013-07-01T18:08:00Z"/>
              </w:numPr>
              <w:autoSpaceDE w:val="0"/>
              <w:autoSpaceDN w:val="0"/>
              <w:adjustRightInd w:val="0"/>
              <w:rPr>
                <w:ins w:id="3720" w:author="i5" w:date="2013-07-01T18:08:00Z"/>
                <w:rFonts w:ascii="ＭＳ 明朝" w:hAnsi="Cambria" w:cs="ＭＳ 明朝"/>
                <w:sz w:val="22"/>
              </w:rPr>
            </w:pPr>
            <w:ins w:id="3721"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722" w:author="i5" w:date="2013-07-01T18:08:00Z"/>
              </w:numPr>
              <w:autoSpaceDE w:val="0"/>
              <w:autoSpaceDN w:val="0"/>
              <w:adjustRightInd w:val="0"/>
              <w:rPr>
                <w:ins w:id="3723" w:author="i5" w:date="2013-07-01T18:08:00Z"/>
                <w:rFonts w:ascii="ＭＳ 明朝" w:hAnsi="Cambria" w:cs="ＭＳ 明朝"/>
                <w:sz w:val="22"/>
              </w:rPr>
            </w:pPr>
            <w:ins w:id="3724" w:author="i5" w:date="2013-07-01T18:08:00Z">
              <w:r>
                <w:rPr>
                  <w:rFonts w:ascii="ＭＳ 明朝" w:hAnsi="Cambria" w:cs="ＭＳ 明朝" w:hint="eastAsia"/>
                  <w:color w:val="000000"/>
                  <w:sz w:val="18"/>
                  <w:szCs w:val="18"/>
                </w:rPr>
                <w:t>要求されたすべてのテキストが表示されている</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725" w:author="i5" w:date="2013-07-01T18:08:00Z"/>
              </w:numPr>
              <w:autoSpaceDE w:val="0"/>
              <w:autoSpaceDN w:val="0"/>
              <w:adjustRightInd w:val="0"/>
              <w:rPr>
                <w:ins w:id="3726" w:author="i5" w:date="2013-07-01T18:08:00Z"/>
                <w:rFonts w:ascii="ＭＳ 明朝" w:hAnsi="Cambria" w:cs="ＭＳ 明朝"/>
                <w:sz w:val="22"/>
              </w:rPr>
            </w:pPr>
            <w:ins w:id="3727" w:author="i5" w:date="2013-07-01T18:08:00Z">
              <w:r>
                <w:rPr>
                  <w:rFonts w:ascii="Cambria" w:hAnsi="Cambria" w:cs="Cambria"/>
                  <w:sz w:val="18"/>
                  <w:szCs w:val="18"/>
                </w:rPr>
                <w:t>0,50</w:t>
              </w:r>
            </w:ins>
          </w:p>
        </w:tc>
        <w:tc>
          <w:tcPr>
            <w:tcW w:w="559" w:type="dxa"/>
            <w:tcBorders>
              <w:top w:val="nil"/>
              <w:left w:val="nil"/>
              <w:bottom w:val="nil"/>
              <w:right w:val="nil"/>
            </w:tcBorders>
            <w:shd w:val="clear" w:color="000000" w:fill="FFFFFF"/>
            <w:vAlign w:val="bottom"/>
          </w:tcPr>
          <w:p w:rsidR="00C41516" w:rsidRDefault="00C41516" w:rsidP="00D75497">
            <w:pPr>
              <w:numPr>
                <w:ins w:id="3728" w:author="i5" w:date="2013-07-01T18:08:00Z"/>
              </w:numPr>
              <w:autoSpaceDE w:val="0"/>
              <w:autoSpaceDN w:val="0"/>
              <w:adjustRightInd w:val="0"/>
              <w:rPr>
                <w:ins w:id="3729" w:author="i5" w:date="2013-07-01T18:08:00Z"/>
                <w:rFonts w:ascii="ＭＳ 明朝" w:hAnsi="Cambria" w:cs="ＭＳ 明朝"/>
                <w:sz w:val="22"/>
              </w:rPr>
            </w:pPr>
          </w:p>
        </w:tc>
      </w:tr>
      <w:tr w:rsidR="00C41516" w:rsidTr="00D75497">
        <w:trPr>
          <w:trHeight w:val="300"/>
          <w:ins w:id="3730"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731" w:author="i5" w:date="2013-07-01T18:08:00Z"/>
              </w:numPr>
              <w:autoSpaceDE w:val="0"/>
              <w:autoSpaceDN w:val="0"/>
              <w:adjustRightInd w:val="0"/>
              <w:rPr>
                <w:ins w:id="3732" w:author="i5" w:date="2013-07-01T18:08:00Z"/>
                <w:rFonts w:ascii="ＭＳ 明朝" w:hAnsi="Cambria" w:cs="ＭＳ 明朝"/>
                <w:sz w:val="22"/>
              </w:rPr>
            </w:pPr>
            <w:ins w:id="3733"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734" w:author="i5" w:date="2013-07-01T18:08:00Z"/>
              </w:numPr>
              <w:autoSpaceDE w:val="0"/>
              <w:autoSpaceDN w:val="0"/>
              <w:adjustRightInd w:val="0"/>
              <w:rPr>
                <w:ins w:id="3735" w:author="i5" w:date="2013-07-01T18:08:00Z"/>
                <w:rFonts w:ascii="ＭＳ 明朝" w:hAnsi="Cambria" w:cs="ＭＳ 明朝"/>
                <w:sz w:val="22"/>
              </w:rPr>
            </w:pPr>
            <w:ins w:id="3736" w:author="i5" w:date="2013-07-01T18:08:00Z">
              <w:r>
                <w:rPr>
                  <w:rFonts w:ascii="ＭＳ 明朝" w:hAnsi="Cambria" w:cs="ＭＳ 明朝" w:hint="eastAsia"/>
                  <w:color w:val="000000"/>
                  <w:sz w:val="18"/>
                  <w:szCs w:val="18"/>
                </w:rPr>
                <w:t>タスク</w:t>
              </w:r>
              <w:r>
                <w:rPr>
                  <w:rFonts w:ascii="Cambria" w:hAnsi="Cambria" w:cs="Cambria"/>
                  <w:color w:val="000000"/>
                  <w:sz w:val="18"/>
                  <w:szCs w:val="18"/>
                </w:rPr>
                <w:t>2,3,4</w:t>
              </w:r>
              <w:r>
                <w:rPr>
                  <w:rFonts w:ascii="ＭＳ 明朝" w:hAnsi="Cambria" w:cs="ＭＳ 明朝" w:hint="eastAsia"/>
                  <w:color w:val="000000"/>
                  <w:sz w:val="18"/>
                  <w:szCs w:val="18"/>
                  <w:lang w:val="ja-JP"/>
                </w:rPr>
                <w:t>で要求されたすべてのエレメントが表示されている</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737" w:author="i5" w:date="2013-07-01T18:08:00Z"/>
              </w:numPr>
              <w:autoSpaceDE w:val="0"/>
              <w:autoSpaceDN w:val="0"/>
              <w:adjustRightInd w:val="0"/>
              <w:rPr>
                <w:ins w:id="3738" w:author="i5" w:date="2013-07-01T18:08:00Z"/>
                <w:rFonts w:ascii="ＭＳ 明朝" w:hAnsi="Cambria" w:cs="ＭＳ 明朝"/>
                <w:sz w:val="22"/>
              </w:rPr>
            </w:pPr>
            <w:ins w:id="3739" w:author="i5" w:date="2013-07-01T18:08:00Z">
              <w:r>
                <w:rPr>
                  <w:rFonts w:ascii="Cambria" w:hAnsi="Cambria" w:cs="Cambria"/>
                  <w:sz w:val="18"/>
                  <w:szCs w:val="18"/>
                </w:rPr>
                <w:t>0,75</w:t>
              </w:r>
            </w:ins>
          </w:p>
        </w:tc>
        <w:tc>
          <w:tcPr>
            <w:tcW w:w="559" w:type="dxa"/>
            <w:tcBorders>
              <w:top w:val="nil"/>
              <w:left w:val="nil"/>
              <w:bottom w:val="nil"/>
              <w:right w:val="nil"/>
            </w:tcBorders>
            <w:shd w:val="clear" w:color="000000" w:fill="FFFFFF"/>
            <w:vAlign w:val="bottom"/>
          </w:tcPr>
          <w:p w:rsidR="00C41516" w:rsidRDefault="00C41516" w:rsidP="00D75497">
            <w:pPr>
              <w:numPr>
                <w:ins w:id="3740" w:author="i5" w:date="2013-07-01T18:08:00Z"/>
              </w:numPr>
              <w:autoSpaceDE w:val="0"/>
              <w:autoSpaceDN w:val="0"/>
              <w:adjustRightInd w:val="0"/>
              <w:rPr>
                <w:ins w:id="3741" w:author="i5" w:date="2013-07-01T18:08:00Z"/>
                <w:rFonts w:ascii="ＭＳ 明朝" w:hAnsi="Cambria" w:cs="ＭＳ 明朝"/>
                <w:sz w:val="22"/>
              </w:rPr>
            </w:pPr>
          </w:p>
        </w:tc>
      </w:tr>
      <w:tr w:rsidR="00C41516" w:rsidTr="00D75497">
        <w:trPr>
          <w:trHeight w:val="300"/>
          <w:ins w:id="3742"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743" w:author="i5" w:date="2013-07-01T18:08:00Z"/>
              </w:numPr>
              <w:autoSpaceDE w:val="0"/>
              <w:autoSpaceDN w:val="0"/>
              <w:adjustRightInd w:val="0"/>
              <w:rPr>
                <w:ins w:id="3744" w:author="i5" w:date="2013-07-01T18:08:00Z"/>
                <w:rFonts w:ascii="ＭＳ 明朝" w:hAnsi="Cambria" w:cs="ＭＳ 明朝"/>
                <w:sz w:val="22"/>
              </w:rPr>
            </w:pPr>
            <w:ins w:id="3745" w:author="i5" w:date="2013-07-01T18:08:00Z">
              <w:r>
                <w:rPr>
                  <w:rFonts w:ascii="Cambria" w:hAnsi="Cambria" w:cs="Cambria"/>
                  <w:sz w:val="18"/>
                  <w:szCs w:val="18"/>
                </w:rPr>
                <w:t>D2</w:t>
              </w:r>
            </w:ins>
          </w:p>
        </w:tc>
        <w:tc>
          <w:tcPr>
            <w:tcW w:w="6945" w:type="dxa"/>
            <w:tcBorders>
              <w:top w:val="nil"/>
              <w:left w:val="nil"/>
              <w:bottom w:val="nil"/>
              <w:right w:val="nil"/>
            </w:tcBorders>
            <w:shd w:val="clear" w:color="000000" w:fill="FFFFFF"/>
            <w:vAlign w:val="bottom"/>
          </w:tcPr>
          <w:p w:rsidR="00C41516" w:rsidRDefault="00C41516" w:rsidP="00D75497">
            <w:pPr>
              <w:numPr>
                <w:ins w:id="3746" w:author="i5" w:date="2013-07-01T18:08:00Z"/>
              </w:numPr>
              <w:autoSpaceDE w:val="0"/>
              <w:autoSpaceDN w:val="0"/>
              <w:adjustRightInd w:val="0"/>
              <w:rPr>
                <w:ins w:id="3747" w:author="i5" w:date="2013-07-01T18:08:00Z"/>
                <w:rFonts w:ascii="ＭＳ 明朝" w:hAnsi="Cambria" w:cs="ＭＳ 明朝"/>
                <w:sz w:val="22"/>
              </w:rPr>
            </w:pPr>
          </w:p>
        </w:tc>
        <w:tc>
          <w:tcPr>
            <w:tcW w:w="464" w:type="dxa"/>
            <w:tcBorders>
              <w:top w:val="nil"/>
              <w:left w:val="single" w:sz="2" w:space="0" w:color="000000"/>
              <w:bottom w:val="nil"/>
              <w:right w:val="single" w:sz="2" w:space="0" w:color="000000"/>
            </w:tcBorders>
            <w:shd w:val="clear" w:color="000000" w:fill="FFFFFF"/>
            <w:vAlign w:val="bottom"/>
          </w:tcPr>
          <w:p w:rsidR="00C41516" w:rsidRDefault="00C41516" w:rsidP="00D75497">
            <w:pPr>
              <w:numPr>
                <w:ins w:id="3748" w:author="i5" w:date="2013-07-01T18:08:00Z"/>
              </w:numPr>
              <w:autoSpaceDE w:val="0"/>
              <w:autoSpaceDN w:val="0"/>
              <w:adjustRightInd w:val="0"/>
              <w:rPr>
                <w:ins w:id="3749" w:author="i5" w:date="2013-07-01T18:08:00Z"/>
                <w:rFonts w:ascii="ＭＳ 明朝" w:hAnsi="Cambria" w:cs="ＭＳ 明朝"/>
                <w:sz w:val="22"/>
              </w:rPr>
            </w:pPr>
            <w:ins w:id="3750" w:author="i5" w:date="2013-07-01T18:08:00Z">
              <w:r>
                <w:rPr>
                  <w:rFonts w:ascii="ＭＳ 明朝" w:hAnsi="Cambria" w:cs="ＭＳ 明朝"/>
                  <w:color w:val="000000"/>
                  <w:sz w:val="18"/>
                  <w:szCs w:val="18"/>
                </w:rPr>
                <w:t> </w:t>
              </w:r>
            </w:ins>
          </w:p>
        </w:tc>
        <w:tc>
          <w:tcPr>
            <w:tcW w:w="559" w:type="dxa"/>
            <w:tcBorders>
              <w:top w:val="nil"/>
              <w:left w:val="nil"/>
              <w:bottom w:val="nil"/>
              <w:right w:val="nil"/>
            </w:tcBorders>
            <w:shd w:val="clear" w:color="000000" w:fill="FFFFFF"/>
            <w:vAlign w:val="bottom"/>
          </w:tcPr>
          <w:p w:rsidR="00C41516" w:rsidRDefault="00C41516" w:rsidP="00D75497">
            <w:pPr>
              <w:numPr>
                <w:ins w:id="3751" w:author="i5" w:date="2013-07-01T18:08:00Z"/>
              </w:numPr>
              <w:autoSpaceDE w:val="0"/>
              <w:autoSpaceDN w:val="0"/>
              <w:adjustRightInd w:val="0"/>
              <w:rPr>
                <w:ins w:id="3752" w:author="i5" w:date="2013-07-01T18:08:00Z"/>
                <w:rFonts w:ascii="ＭＳ 明朝" w:hAnsi="Cambria" w:cs="ＭＳ 明朝"/>
                <w:sz w:val="22"/>
              </w:rPr>
            </w:pPr>
            <w:ins w:id="3753" w:author="i5" w:date="2013-07-01T18:08:00Z">
              <w:r>
                <w:rPr>
                  <w:rFonts w:ascii="Cambria" w:hAnsi="Cambria" w:cs="Cambria"/>
                  <w:color w:val="000000"/>
                  <w:sz w:val="18"/>
                  <w:szCs w:val="18"/>
                </w:rPr>
                <w:t>2,00</w:t>
              </w:r>
            </w:ins>
          </w:p>
        </w:tc>
      </w:tr>
      <w:tr w:rsidR="00C41516" w:rsidTr="00D75497">
        <w:trPr>
          <w:trHeight w:val="300"/>
          <w:ins w:id="3754"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755" w:author="i5" w:date="2013-07-01T18:08:00Z"/>
              </w:numPr>
              <w:autoSpaceDE w:val="0"/>
              <w:autoSpaceDN w:val="0"/>
              <w:adjustRightInd w:val="0"/>
              <w:rPr>
                <w:ins w:id="3756" w:author="i5" w:date="2013-07-01T18:08:00Z"/>
                <w:rFonts w:ascii="ＭＳ 明朝" w:hAnsi="Cambria" w:cs="ＭＳ 明朝"/>
                <w:sz w:val="22"/>
              </w:rPr>
            </w:pPr>
            <w:ins w:id="3757"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758" w:author="i5" w:date="2013-07-01T18:08:00Z"/>
              </w:numPr>
              <w:autoSpaceDE w:val="0"/>
              <w:autoSpaceDN w:val="0"/>
              <w:adjustRightInd w:val="0"/>
              <w:rPr>
                <w:ins w:id="3759" w:author="i5" w:date="2013-07-01T18:08:00Z"/>
                <w:rFonts w:ascii="ＭＳ 明朝" w:hAnsi="Cambria" w:cs="ＭＳ 明朝"/>
                <w:sz w:val="22"/>
              </w:rPr>
            </w:pPr>
            <w:ins w:id="3760" w:author="i5" w:date="2013-07-01T18:08:00Z">
              <w:r>
                <w:rPr>
                  <w:rFonts w:ascii="ＭＳ 明朝" w:hAnsi="Cambria" w:cs="ＭＳ 明朝" w:hint="eastAsia"/>
                  <w:color w:val="000000"/>
                  <w:sz w:val="18"/>
                  <w:szCs w:val="18"/>
                </w:rPr>
                <w:t>プレゼンテーション用ボードに印刷物をマウントする</w:t>
              </w:r>
            </w:ins>
          </w:p>
        </w:tc>
        <w:tc>
          <w:tcPr>
            <w:tcW w:w="464" w:type="dxa"/>
            <w:tcBorders>
              <w:top w:val="nil"/>
              <w:left w:val="single" w:sz="2" w:space="0" w:color="000000"/>
              <w:bottom w:val="nil"/>
              <w:right w:val="single" w:sz="2" w:space="0" w:color="000000"/>
            </w:tcBorders>
            <w:shd w:val="clear" w:color="000000" w:fill="FFFFFF"/>
            <w:vAlign w:val="bottom"/>
          </w:tcPr>
          <w:p w:rsidR="00C41516" w:rsidRDefault="00C41516" w:rsidP="00D75497">
            <w:pPr>
              <w:numPr>
                <w:ins w:id="3761" w:author="i5" w:date="2013-07-01T18:08:00Z"/>
              </w:numPr>
              <w:autoSpaceDE w:val="0"/>
              <w:autoSpaceDN w:val="0"/>
              <w:adjustRightInd w:val="0"/>
              <w:rPr>
                <w:ins w:id="3762" w:author="i5" w:date="2013-07-01T18:08:00Z"/>
                <w:rFonts w:ascii="ＭＳ 明朝" w:hAnsi="Cambria" w:cs="ＭＳ 明朝"/>
                <w:sz w:val="22"/>
              </w:rPr>
            </w:pPr>
            <w:ins w:id="3763" w:author="i5" w:date="2013-07-01T18:08:00Z">
              <w:r>
                <w:rPr>
                  <w:rFonts w:ascii="Cambria" w:hAnsi="Cambria" w:cs="Cambria"/>
                  <w:color w:val="000000"/>
                  <w:sz w:val="18"/>
                  <w:szCs w:val="18"/>
                </w:rPr>
                <w:t>1,00</w:t>
              </w:r>
            </w:ins>
          </w:p>
        </w:tc>
        <w:tc>
          <w:tcPr>
            <w:tcW w:w="559" w:type="dxa"/>
            <w:tcBorders>
              <w:top w:val="nil"/>
              <w:left w:val="nil"/>
              <w:bottom w:val="nil"/>
              <w:right w:val="nil"/>
            </w:tcBorders>
            <w:shd w:val="clear" w:color="000000" w:fill="FFFFFF"/>
            <w:vAlign w:val="bottom"/>
          </w:tcPr>
          <w:p w:rsidR="00C41516" w:rsidRDefault="00C41516" w:rsidP="00D75497">
            <w:pPr>
              <w:numPr>
                <w:ins w:id="3764" w:author="i5" w:date="2013-07-01T18:08:00Z"/>
              </w:numPr>
              <w:autoSpaceDE w:val="0"/>
              <w:autoSpaceDN w:val="0"/>
              <w:adjustRightInd w:val="0"/>
              <w:rPr>
                <w:ins w:id="3765" w:author="i5" w:date="2013-07-01T18:08:00Z"/>
                <w:rFonts w:ascii="ＭＳ 明朝" w:hAnsi="Cambria" w:cs="ＭＳ 明朝"/>
                <w:sz w:val="22"/>
              </w:rPr>
            </w:pPr>
          </w:p>
        </w:tc>
      </w:tr>
      <w:tr w:rsidR="00C41516" w:rsidTr="00D75497">
        <w:trPr>
          <w:trHeight w:val="300"/>
          <w:ins w:id="3766"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767" w:author="i5" w:date="2013-07-01T18:08:00Z"/>
              </w:numPr>
              <w:autoSpaceDE w:val="0"/>
              <w:autoSpaceDN w:val="0"/>
              <w:adjustRightInd w:val="0"/>
              <w:rPr>
                <w:ins w:id="3768" w:author="i5" w:date="2013-07-01T18:08:00Z"/>
                <w:rFonts w:ascii="ＭＳ 明朝" w:hAnsi="Cambria" w:cs="ＭＳ 明朝"/>
                <w:sz w:val="22"/>
              </w:rPr>
            </w:pPr>
            <w:ins w:id="3769"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770" w:author="i5" w:date="2013-07-01T18:08:00Z"/>
              </w:numPr>
              <w:autoSpaceDE w:val="0"/>
              <w:autoSpaceDN w:val="0"/>
              <w:adjustRightInd w:val="0"/>
              <w:rPr>
                <w:ins w:id="3771" w:author="i5" w:date="2013-07-01T18:08:00Z"/>
                <w:rFonts w:ascii="ＭＳ 明朝" w:hAnsi="Cambria" w:cs="ＭＳ 明朝"/>
                <w:sz w:val="22"/>
              </w:rPr>
            </w:pPr>
            <w:ins w:id="3772" w:author="i5" w:date="2013-07-01T18:08:00Z">
              <w:r>
                <w:rPr>
                  <w:rFonts w:ascii="ＭＳ 明朝" w:hAnsi="Cambria" w:cs="ＭＳ 明朝" w:hint="eastAsia"/>
                  <w:color w:val="000000"/>
                  <w:sz w:val="18"/>
                  <w:szCs w:val="18"/>
                </w:rPr>
                <w:t>すべてのタスクの印刷物の提出</w:t>
              </w:r>
            </w:ins>
          </w:p>
        </w:tc>
        <w:tc>
          <w:tcPr>
            <w:tcW w:w="464" w:type="dxa"/>
            <w:tcBorders>
              <w:top w:val="nil"/>
              <w:left w:val="single" w:sz="2" w:space="0" w:color="000000"/>
              <w:bottom w:val="nil"/>
              <w:right w:val="single" w:sz="2" w:space="0" w:color="000000"/>
            </w:tcBorders>
            <w:shd w:val="clear" w:color="000000" w:fill="FFFFFF"/>
            <w:vAlign w:val="bottom"/>
          </w:tcPr>
          <w:p w:rsidR="00C41516" w:rsidRDefault="00C41516" w:rsidP="00D75497">
            <w:pPr>
              <w:numPr>
                <w:ins w:id="3773" w:author="i5" w:date="2013-07-01T18:08:00Z"/>
              </w:numPr>
              <w:autoSpaceDE w:val="0"/>
              <w:autoSpaceDN w:val="0"/>
              <w:adjustRightInd w:val="0"/>
              <w:rPr>
                <w:ins w:id="3774" w:author="i5" w:date="2013-07-01T18:08:00Z"/>
                <w:rFonts w:ascii="ＭＳ 明朝" w:hAnsi="Cambria" w:cs="ＭＳ 明朝"/>
                <w:sz w:val="22"/>
              </w:rPr>
            </w:pPr>
            <w:ins w:id="3775" w:author="i5" w:date="2013-07-01T18:08:00Z">
              <w:r>
                <w:rPr>
                  <w:rFonts w:ascii="Cambria" w:hAnsi="Cambria" w:cs="Cambria"/>
                  <w:color w:val="000000"/>
                  <w:sz w:val="18"/>
                  <w:szCs w:val="18"/>
                </w:rPr>
                <w:t>1,00</w:t>
              </w:r>
            </w:ins>
          </w:p>
        </w:tc>
        <w:tc>
          <w:tcPr>
            <w:tcW w:w="559" w:type="dxa"/>
            <w:tcBorders>
              <w:top w:val="nil"/>
              <w:left w:val="nil"/>
              <w:bottom w:val="nil"/>
              <w:right w:val="nil"/>
            </w:tcBorders>
            <w:shd w:val="clear" w:color="000000" w:fill="FFFFFF"/>
            <w:vAlign w:val="bottom"/>
          </w:tcPr>
          <w:p w:rsidR="00C41516" w:rsidRDefault="00C41516" w:rsidP="00D75497">
            <w:pPr>
              <w:numPr>
                <w:ins w:id="3776" w:author="i5" w:date="2013-07-01T18:08:00Z"/>
              </w:numPr>
              <w:autoSpaceDE w:val="0"/>
              <w:autoSpaceDN w:val="0"/>
              <w:adjustRightInd w:val="0"/>
              <w:rPr>
                <w:ins w:id="3777" w:author="i5" w:date="2013-07-01T18:08:00Z"/>
                <w:rFonts w:ascii="ＭＳ 明朝" w:hAnsi="Cambria" w:cs="ＭＳ 明朝"/>
                <w:sz w:val="22"/>
              </w:rPr>
            </w:pPr>
          </w:p>
        </w:tc>
      </w:tr>
      <w:tr w:rsidR="00C41516" w:rsidTr="00D75497">
        <w:trPr>
          <w:trHeight w:val="300"/>
          <w:ins w:id="3778"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779" w:author="i5" w:date="2013-07-01T18:08:00Z"/>
              </w:numPr>
              <w:autoSpaceDE w:val="0"/>
              <w:autoSpaceDN w:val="0"/>
              <w:adjustRightInd w:val="0"/>
              <w:rPr>
                <w:ins w:id="3780" w:author="i5" w:date="2013-07-01T18:08:00Z"/>
                <w:rFonts w:ascii="ＭＳ 明朝" w:hAnsi="Cambria" w:cs="ＭＳ 明朝"/>
                <w:sz w:val="22"/>
              </w:rPr>
            </w:pPr>
            <w:ins w:id="3781" w:author="i5" w:date="2013-07-01T18:08:00Z">
              <w:r>
                <w:rPr>
                  <w:rFonts w:ascii="Cambria" w:hAnsi="Cambria" w:cs="Cambria"/>
                  <w:sz w:val="18"/>
                  <w:szCs w:val="18"/>
                </w:rPr>
                <w:t>E2</w:t>
              </w:r>
            </w:ins>
          </w:p>
        </w:tc>
        <w:tc>
          <w:tcPr>
            <w:tcW w:w="6945" w:type="dxa"/>
            <w:tcBorders>
              <w:top w:val="nil"/>
              <w:left w:val="nil"/>
              <w:bottom w:val="nil"/>
              <w:right w:val="nil"/>
            </w:tcBorders>
            <w:shd w:val="clear" w:color="000000" w:fill="FFFFFF"/>
            <w:vAlign w:val="bottom"/>
          </w:tcPr>
          <w:p w:rsidR="00C41516" w:rsidRDefault="00C41516" w:rsidP="00D75497">
            <w:pPr>
              <w:numPr>
                <w:ins w:id="3782" w:author="i5" w:date="2013-07-01T18:08:00Z"/>
              </w:numPr>
              <w:autoSpaceDE w:val="0"/>
              <w:autoSpaceDN w:val="0"/>
              <w:adjustRightInd w:val="0"/>
              <w:rPr>
                <w:ins w:id="3783" w:author="i5" w:date="2013-07-01T18:08:00Z"/>
                <w:rFonts w:ascii="ＭＳ 明朝" w:hAnsi="Cambria" w:cs="ＭＳ 明朝"/>
                <w:sz w:val="22"/>
              </w:rPr>
            </w:pPr>
          </w:p>
        </w:tc>
        <w:tc>
          <w:tcPr>
            <w:tcW w:w="464" w:type="dxa"/>
            <w:tcBorders>
              <w:top w:val="nil"/>
              <w:left w:val="single" w:sz="2" w:space="0" w:color="000000"/>
              <w:bottom w:val="nil"/>
              <w:right w:val="single" w:sz="2" w:space="0" w:color="000000"/>
            </w:tcBorders>
            <w:shd w:val="clear" w:color="000000" w:fill="FFFFFF"/>
            <w:vAlign w:val="bottom"/>
          </w:tcPr>
          <w:p w:rsidR="00C41516" w:rsidRDefault="00C41516" w:rsidP="00D75497">
            <w:pPr>
              <w:numPr>
                <w:ins w:id="3784" w:author="i5" w:date="2013-07-01T18:08:00Z"/>
              </w:numPr>
              <w:autoSpaceDE w:val="0"/>
              <w:autoSpaceDN w:val="0"/>
              <w:adjustRightInd w:val="0"/>
              <w:rPr>
                <w:ins w:id="3785" w:author="i5" w:date="2013-07-01T18:08:00Z"/>
                <w:rFonts w:ascii="ＭＳ 明朝" w:hAnsi="Cambria" w:cs="ＭＳ 明朝"/>
                <w:sz w:val="22"/>
              </w:rPr>
            </w:pPr>
            <w:ins w:id="3786" w:author="i5" w:date="2013-07-01T18:08:00Z">
              <w:r>
                <w:rPr>
                  <w:rFonts w:ascii="ＭＳ 明朝" w:hAnsi="Cambria" w:cs="ＭＳ 明朝"/>
                  <w:color w:val="000000"/>
                  <w:sz w:val="18"/>
                  <w:szCs w:val="18"/>
                </w:rPr>
                <w:t> </w:t>
              </w:r>
            </w:ins>
          </w:p>
        </w:tc>
        <w:tc>
          <w:tcPr>
            <w:tcW w:w="559" w:type="dxa"/>
            <w:tcBorders>
              <w:top w:val="nil"/>
              <w:left w:val="nil"/>
              <w:bottom w:val="nil"/>
              <w:right w:val="nil"/>
            </w:tcBorders>
            <w:shd w:val="clear" w:color="000000" w:fill="FFFFFF"/>
            <w:vAlign w:val="bottom"/>
          </w:tcPr>
          <w:p w:rsidR="00C41516" w:rsidRDefault="00C41516" w:rsidP="00D75497">
            <w:pPr>
              <w:numPr>
                <w:ins w:id="3787" w:author="i5" w:date="2013-07-01T18:08:00Z"/>
              </w:numPr>
              <w:autoSpaceDE w:val="0"/>
              <w:autoSpaceDN w:val="0"/>
              <w:adjustRightInd w:val="0"/>
              <w:rPr>
                <w:ins w:id="3788" w:author="i5" w:date="2013-07-01T18:08:00Z"/>
                <w:rFonts w:ascii="ＭＳ 明朝" w:hAnsi="Cambria" w:cs="ＭＳ 明朝"/>
                <w:sz w:val="22"/>
              </w:rPr>
            </w:pPr>
            <w:ins w:id="3789" w:author="i5" w:date="2013-07-01T18:08:00Z">
              <w:r>
                <w:rPr>
                  <w:rFonts w:ascii="Cambria" w:hAnsi="Cambria" w:cs="Cambria"/>
                  <w:color w:val="000000"/>
                  <w:sz w:val="18"/>
                  <w:szCs w:val="18"/>
                </w:rPr>
                <w:t>4,00</w:t>
              </w:r>
            </w:ins>
          </w:p>
        </w:tc>
      </w:tr>
      <w:tr w:rsidR="00C41516" w:rsidTr="00D75497">
        <w:trPr>
          <w:trHeight w:val="300"/>
          <w:ins w:id="3790"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791" w:author="i5" w:date="2013-07-01T18:08:00Z"/>
              </w:numPr>
              <w:autoSpaceDE w:val="0"/>
              <w:autoSpaceDN w:val="0"/>
              <w:adjustRightInd w:val="0"/>
              <w:rPr>
                <w:ins w:id="3792" w:author="i5" w:date="2013-07-01T18:08:00Z"/>
                <w:rFonts w:ascii="ＭＳ 明朝" w:hAnsi="Cambria" w:cs="ＭＳ 明朝"/>
                <w:sz w:val="22"/>
              </w:rPr>
            </w:pPr>
            <w:ins w:id="3793"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794" w:author="i5" w:date="2013-07-01T18:08:00Z"/>
              </w:numPr>
              <w:autoSpaceDE w:val="0"/>
              <w:autoSpaceDN w:val="0"/>
              <w:adjustRightInd w:val="0"/>
              <w:rPr>
                <w:ins w:id="3795" w:author="i5" w:date="2013-07-01T18:08:00Z"/>
                <w:rFonts w:ascii="ＭＳ 明朝" w:hAnsi="Cambria" w:cs="ＭＳ 明朝"/>
                <w:sz w:val="22"/>
              </w:rPr>
            </w:pPr>
            <w:ins w:id="3796" w:author="i5" w:date="2013-07-01T18:08:00Z">
              <w:r>
                <w:rPr>
                  <w:rFonts w:ascii="ＭＳ 明朝" w:hAnsi="Cambria" w:cs="ＭＳ 明朝" w:hint="eastAsia"/>
                  <w:color w:val="000000"/>
                  <w:sz w:val="18"/>
                  <w:szCs w:val="18"/>
                </w:rPr>
                <w:t>タスクで指定された</w:t>
              </w:r>
              <w:r>
                <w:rPr>
                  <w:rFonts w:ascii="Cambria" w:hAnsi="Cambria" w:cs="Cambria"/>
                  <w:color w:val="000000"/>
                  <w:sz w:val="18"/>
                  <w:szCs w:val="18"/>
                </w:rPr>
                <w:t>PDF</w:t>
              </w:r>
              <w:r>
                <w:rPr>
                  <w:rFonts w:ascii="ＭＳ 明朝" w:hAnsi="Cambria" w:cs="ＭＳ 明朝" w:hint="eastAsia"/>
                  <w:color w:val="000000"/>
                  <w:sz w:val="18"/>
                  <w:szCs w:val="18"/>
                  <w:lang w:val="ja-JP"/>
                </w:rPr>
                <w:t>にブリード値の適用</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797" w:author="i5" w:date="2013-07-01T18:08:00Z"/>
              </w:numPr>
              <w:autoSpaceDE w:val="0"/>
              <w:autoSpaceDN w:val="0"/>
              <w:adjustRightInd w:val="0"/>
              <w:rPr>
                <w:ins w:id="3798" w:author="i5" w:date="2013-07-01T18:08:00Z"/>
                <w:rFonts w:ascii="ＭＳ 明朝" w:hAnsi="Cambria" w:cs="ＭＳ 明朝"/>
                <w:sz w:val="22"/>
              </w:rPr>
            </w:pPr>
            <w:ins w:id="3799" w:author="i5" w:date="2013-07-01T18:08:00Z">
              <w:r>
                <w:rPr>
                  <w:rFonts w:ascii="Cambria" w:hAnsi="Cambria" w:cs="Cambria"/>
                  <w:sz w:val="18"/>
                  <w:szCs w:val="18"/>
                </w:rPr>
                <w:t>0,75</w:t>
              </w:r>
            </w:ins>
          </w:p>
        </w:tc>
        <w:tc>
          <w:tcPr>
            <w:tcW w:w="559" w:type="dxa"/>
            <w:tcBorders>
              <w:top w:val="nil"/>
              <w:left w:val="nil"/>
              <w:bottom w:val="nil"/>
              <w:right w:val="nil"/>
            </w:tcBorders>
            <w:shd w:val="clear" w:color="000000" w:fill="FFFFFF"/>
            <w:vAlign w:val="bottom"/>
          </w:tcPr>
          <w:p w:rsidR="00C41516" w:rsidRDefault="00C41516" w:rsidP="00D75497">
            <w:pPr>
              <w:numPr>
                <w:ins w:id="3800" w:author="i5" w:date="2013-07-01T18:08:00Z"/>
              </w:numPr>
              <w:autoSpaceDE w:val="0"/>
              <w:autoSpaceDN w:val="0"/>
              <w:adjustRightInd w:val="0"/>
              <w:rPr>
                <w:ins w:id="3801" w:author="i5" w:date="2013-07-01T18:08:00Z"/>
                <w:rFonts w:ascii="ＭＳ 明朝" w:hAnsi="Cambria" w:cs="ＭＳ 明朝"/>
                <w:sz w:val="22"/>
              </w:rPr>
            </w:pPr>
          </w:p>
        </w:tc>
      </w:tr>
      <w:tr w:rsidR="00C41516" w:rsidTr="00D75497">
        <w:trPr>
          <w:trHeight w:val="300"/>
          <w:ins w:id="3802"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803" w:author="i5" w:date="2013-07-01T18:08:00Z"/>
              </w:numPr>
              <w:autoSpaceDE w:val="0"/>
              <w:autoSpaceDN w:val="0"/>
              <w:adjustRightInd w:val="0"/>
              <w:rPr>
                <w:ins w:id="3804" w:author="i5" w:date="2013-07-01T18:08:00Z"/>
                <w:rFonts w:ascii="ＭＳ 明朝" w:hAnsi="Cambria" w:cs="ＭＳ 明朝"/>
                <w:sz w:val="22"/>
              </w:rPr>
            </w:pPr>
            <w:ins w:id="3805"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806" w:author="i5" w:date="2013-07-01T18:08:00Z"/>
              </w:numPr>
              <w:autoSpaceDE w:val="0"/>
              <w:autoSpaceDN w:val="0"/>
              <w:adjustRightInd w:val="0"/>
              <w:rPr>
                <w:ins w:id="3807" w:author="i5" w:date="2013-07-01T18:08:00Z"/>
                <w:rFonts w:ascii="ＭＳ 明朝" w:hAnsi="Cambria" w:cs="ＭＳ 明朝"/>
                <w:sz w:val="22"/>
              </w:rPr>
            </w:pPr>
            <w:ins w:id="3808" w:author="i5" w:date="2013-07-01T18:08:00Z">
              <w:r>
                <w:rPr>
                  <w:rFonts w:ascii="ＭＳ 明朝" w:hAnsi="Cambria" w:cs="ＭＳ 明朝" w:hint="eastAsia"/>
                  <w:color w:val="000000"/>
                  <w:sz w:val="18"/>
                  <w:szCs w:val="18"/>
                </w:rPr>
                <w:t>タスクで指定されたファイルにトラッピング値の適用</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809" w:author="i5" w:date="2013-07-01T18:08:00Z"/>
              </w:numPr>
              <w:autoSpaceDE w:val="0"/>
              <w:autoSpaceDN w:val="0"/>
              <w:adjustRightInd w:val="0"/>
              <w:rPr>
                <w:ins w:id="3810" w:author="i5" w:date="2013-07-01T18:08:00Z"/>
                <w:rFonts w:ascii="ＭＳ 明朝" w:hAnsi="Cambria" w:cs="ＭＳ 明朝"/>
                <w:sz w:val="22"/>
              </w:rPr>
            </w:pPr>
            <w:ins w:id="3811" w:author="i5" w:date="2013-07-01T18:08:00Z">
              <w:r>
                <w:rPr>
                  <w:rFonts w:ascii="Cambria" w:hAnsi="Cambria" w:cs="Cambria"/>
                  <w:sz w:val="18"/>
                  <w:szCs w:val="18"/>
                </w:rPr>
                <w:t>0,75</w:t>
              </w:r>
            </w:ins>
          </w:p>
        </w:tc>
        <w:tc>
          <w:tcPr>
            <w:tcW w:w="559" w:type="dxa"/>
            <w:tcBorders>
              <w:top w:val="nil"/>
              <w:left w:val="nil"/>
              <w:bottom w:val="nil"/>
              <w:right w:val="nil"/>
            </w:tcBorders>
            <w:shd w:val="clear" w:color="000000" w:fill="FFFFFF"/>
            <w:vAlign w:val="bottom"/>
          </w:tcPr>
          <w:p w:rsidR="00C41516" w:rsidRDefault="00C41516" w:rsidP="00D75497">
            <w:pPr>
              <w:numPr>
                <w:ins w:id="3812" w:author="i5" w:date="2013-07-01T18:08:00Z"/>
              </w:numPr>
              <w:autoSpaceDE w:val="0"/>
              <w:autoSpaceDN w:val="0"/>
              <w:adjustRightInd w:val="0"/>
              <w:rPr>
                <w:ins w:id="3813" w:author="i5" w:date="2013-07-01T18:08:00Z"/>
                <w:rFonts w:ascii="ＭＳ 明朝" w:hAnsi="Cambria" w:cs="ＭＳ 明朝"/>
                <w:sz w:val="22"/>
              </w:rPr>
            </w:pPr>
          </w:p>
        </w:tc>
      </w:tr>
      <w:tr w:rsidR="00C41516" w:rsidTr="00D75497">
        <w:trPr>
          <w:trHeight w:val="300"/>
          <w:ins w:id="3814"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815" w:author="i5" w:date="2013-07-01T18:08:00Z"/>
              </w:numPr>
              <w:autoSpaceDE w:val="0"/>
              <w:autoSpaceDN w:val="0"/>
              <w:adjustRightInd w:val="0"/>
              <w:rPr>
                <w:ins w:id="3816" w:author="i5" w:date="2013-07-01T18:08:00Z"/>
                <w:rFonts w:ascii="ＭＳ 明朝" w:hAnsi="Cambria" w:cs="ＭＳ 明朝"/>
                <w:sz w:val="22"/>
              </w:rPr>
            </w:pPr>
            <w:ins w:id="3817"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818" w:author="i5" w:date="2013-07-01T18:08:00Z"/>
              </w:numPr>
              <w:autoSpaceDE w:val="0"/>
              <w:autoSpaceDN w:val="0"/>
              <w:adjustRightInd w:val="0"/>
              <w:rPr>
                <w:ins w:id="3819" w:author="i5" w:date="2013-07-01T18:08:00Z"/>
                <w:rFonts w:ascii="ＭＳ 明朝" w:hAnsi="Cambria" w:cs="ＭＳ 明朝"/>
                <w:sz w:val="22"/>
              </w:rPr>
            </w:pPr>
            <w:ins w:id="3820" w:author="i5" w:date="2013-07-01T18:08:00Z">
              <w:r>
                <w:rPr>
                  <w:rFonts w:ascii="ＭＳ 明朝" w:hAnsi="Cambria" w:cs="ＭＳ 明朝" w:hint="eastAsia"/>
                  <w:color w:val="000000"/>
                  <w:sz w:val="18"/>
                  <w:szCs w:val="18"/>
                </w:rPr>
                <w:t>タスクで指定された</w:t>
              </w:r>
              <w:r>
                <w:rPr>
                  <w:rFonts w:ascii="Cambria" w:hAnsi="Cambria" w:cs="Cambria"/>
                  <w:color w:val="000000"/>
                  <w:sz w:val="18"/>
                  <w:szCs w:val="18"/>
                </w:rPr>
                <w:t>PDF</w:t>
              </w:r>
              <w:r>
                <w:rPr>
                  <w:rFonts w:ascii="ＭＳ 明朝" w:hAnsi="Cambria" w:cs="ＭＳ 明朝" w:hint="eastAsia"/>
                  <w:color w:val="000000"/>
                  <w:sz w:val="18"/>
                  <w:szCs w:val="18"/>
                  <w:lang w:val="ja-JP"/>
                </w:rPr>
                <w:t>にオーバープリントの適用</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821" w:author="i5" w:date="2013-07-01T18:08:00Z"/>
              </w:numPr>
              <w:autoSpaceDE w:val="0"/>
              <w:autoSpaceDN w:val="0"/>
              <w:adjustRightInd w:val="0"/>
              <w:rPr>
                <w:ins w:id="3822" w:author="i5" w:date="2013-07-01T18:08:00Z"/>
                <w:rFonts w:ascii="ＭＳ 明朝" w:hAnsi="Cambria" w:cs="ＭＳ 明朝"/>
                <w:sz w:val="22"/>
              </w:rPr>
            </w:pPr>
            <w:ins w:id="3823" w:author="i5" w:date="2013-07-01T18:08:00Z">
              <w:r>
                <w:rPr>
                  <w:rFonts w:ascii="Cambria" w:hAnsi="Cambria" w:cs="Cambria"/>
                  <w:sz w:val="18"/>
                  <w:szCs w:val="18"/>
                </w:rPr>
                <w:t>0,50</w:t>
              </w:r>
            </w:ins>
          </w:p>
        </w:tc>
        <w:tc>
          <w:tcPr>
            <w:tcW w:w="559" w:type="dxa"/>
            <w:tcBorders>
              <w:top w:val="nil"/>
              <w:left w:val="nil"/>
              <w:bottom w:val="nil"/>
              <w:right w:val="nil"/>
            </w:tcBorders>
            <w:shd w:val="clear" w:color="000000" w:fill="FFFFFF"/>
            <w:vAlign w:val="bottom"/>
          </w:tcPr>
          <w:p w:rsidR="00C41516" w:rsidRDefault="00C41516" w:rsidP="00D75497">
            <w:pPr>
              <w:numPr>
                <w:ins w:id="3824" w:author="i5" w:date="2013-07-01T18:08:00Z"/>
              </w:numPr>
              <w:autoSpaceDE w:val="0"/>
              <w:autoSpaceDN w:val="0"/>
              <w:adjustRightInd w:val="0"/>
              <w:rPr>
                <w:ins w:id="3825" w:author="i5" w:date="2013-07-01T18:08:00Z"/>
                <w:rFonts w:ascii="ＭＳ 明朝" w:hAnsi="Cambria" w:cs="ＭＳ 明朝"/>
                <w:sz w:val="22"/>
              </w:rPr>
            </w:pPr>
          </w:p>
        </w:tc>
      </w:tr>
      <w:tr w:rsidR="00C41516" w:rsidTr="00D75497">
        <w:trPr>
          <w:trHeight w:val="300"/>
          <w:ins w:id="3826"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827" w:author="i5" w:date="2013-07-01T18:08:00Z"/>
              </w:numPr>
              <w:autoSpaceDE w:val="0"/>
              <w:autoSpaceDN w:val="0"/>
              <w:adjustRightInd w:val="0"/>
              <w:rPr>
                <w:ins w:id="3828" w:author="i5" w:date="2013-07-01T18:08:00Z"/>
                <w:rFonts w:ascii="ＭＳ 明朝" w:hAnsi="Cambria" w:cs="ＭＳ 明朝"/>
                <w:sz w:val="22"/>
              </w:rPr>
            </w:pPr>
            <w:ins w:id="3829" w:author="i5" w:date="2013-07-01T18:08:00Z">
              <w:r>
                <w:rPr>
                  <w:rFonts w:ascii="ＭＳ 明朝" w:hAnsi="Cambria" w:cs="ＭＳ 明朝"/>
                  <w:color w:val="000000"/>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830" w:author="i5" w:date="2013-07-01T18:08:00Z"/>
              </w:numPr>
              <w:autoSpaceDE w:val="0"/>
              <w:autoSpaceDN w:val="0"/>
              <w:adjustRightInd w:val="0"/>
              <w:rPr>
                <w:ins w:id="3831" w:author="i5" w:date="2013-07-01T18:08:00Z"/>
                <w:rFonts w:ascii="ＭＳ 明朝" w:hAnsi="Cambria" w:cs="ＭＳ 明朝"/>
                <w:sz w:val="22"/>
              </w:rPr>
            </w:pPr>
            <w:ins w:id="3832" w:author="i5" w:date="2013-07-01T18:08:00Z">
              <w:r>
                <w:rPr>
                  <w:rFonts w:ascii="ＭＳ 明朝" w:hAnsi="Cambria" w:cs="ＭＳ 明朝" w:hint="eastAsia"/>
                  <w:color w:val="000000"/>
                  <w:sz w:val="18"/>
                  <w:szCs w:val="18"/>
                </w:rPr>
                <w:t>タスク</w:t>
              </w:r>
              <w:r>
                <w:rPr>
                  <w:rFonts w:ascii="Cambria" w:hAnsi="Cambria" w:cs="Cambria"/>
                  <w:color w:val="000000"/>
                  <w:sz w:val="18"/>
                  <w:szCs w:val="18"/>
                </w:rPr>
                <w:t>1,2,3</w:t>
              </w:r>
              <w:r>
                <w:rPr>
                  <w:rFonts w:ascii="ＭＳ 明朝" w:hAnsi="Cambria" w:cs="ＭＳ 明朝" w:hint="eastAsia"/>
                  <w:color w:val="000000"/>
                  <w:sz w:val="18"/>
                  <w:szCs w:val="18"/>
                  <w:lang w:val="ja-JP"/>
                </w:rPr>
                <w:t>で指定された</w:t>
              </w:r>
              <w:r>
                <w:rPr>
                  <w:rFonts w:ascii="Cambria" w:hAnsi="Cambria" w:cs="Cambria"/>
                  <w:color w:val="000000"/>
                  <w:sz w:val="18"/>
                  <w:szCs w:val="18"/>
                </w:rPr>
                <w:t>PDF</w:t>
              </w:r>
              <w:r>
                <w:rPr>
                  <w:rFonts w:ascii="ＭＳ 明朝" w:hAnsi="Cambria" w:cs="ＭＳ 明朝" w:hint="eastAsia"/>
                  <w:color w:val="000000"/>
                  <w:sz w:val="18"/>
                  <w:szCs w:val="18"/>
                  <w:lang w:val="ja-JP"/>
                </w:rPr>
                <w:t>にスポットカラーと</w:t>
              </w:r>
              <w:r>
                <w:rPr>
                  <w:rFonts w:ascii="Cambria" w:hAnsi="Cambria" w:cs="Cambria"/>
                  <w:color w:val="000000"/>
                  <w:sz w:val="18"/>
                  <w:szCs w:val="18"/>
                </w:rPr>
                <w:t>CMYK</w:t>
              </w:r>
              <w:r>
                <w:rPr>
                  <w:rFonts w:ascii="ＭＳ 明朝" w:hAnsi="Cambria" w:cs="ＭＳ 明朝" w:hint="eastAsia"/>
                  <w:color w:val="000000"/>
                  <w:sz w:val="18"/>
                  <w:szCs w:val="18"/>
                  <w:lang w:val="ja-JP"/>
                </w:rPr>
                <w:t>カラーの使用</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833" w:author="i5" w:date="2013-07-01T18:08:00Z"/>
              </w:numPr>
              <w:autoSpaceDE w:val="0"/>
              <w:autoSpaceDN w:val="0"/>
              <w:adjustRightInd w:val="0"/>
              <w:rPr>
                <w:ins w:id="3834" w:author="i5" w:date="2013-07-01T18:08:00Z"/>
                <w:rFonts w:ascii="ＭＳ 明朝" w:hAnsi="Cambria" w:cs="ＭＳ 明朝"/>
                <w:sz w:val="22"/>
              </w:rPr>
            </w:pPr>
            <w:ins w:id="3835" w:author="i5" w:date="2013-07-01T18:08:00Z">
              <w:r>
                <w:rPr>
                  <w:rFonts w:ascii="Cambria" w:hAnsi="Cambria" w:cs="Cambria"/>
                  <w:sz w:val="18"/>
                  <w:szCs w:val="18"/>
                </w:rPr>
                <w:t>1,00</w:t>
              </w:r>
            </w:ins>
          </w:p>
        </w:tc>
        <w:tc>
          <w:tcPr>
            <w:tcW w:w="559" w:type="dxa"/>
            <w:tcBorders>
              <w:top w:val="nil"/>
              <w:left w:val="nil"/>
              <w:bottom w:val="nil"/>
              <w:right w:val="nil"/>
            </w:tcBorders>
            <w:shd w:val="clear" w:color="000000" w:fill="FFFFFF"/>
            <w:vAlign w:val="bottom"/>
          </w:tcPr>
          <w:p w:rsidR="00C41516" w:rsidRDefault="00C41516" w:rsidP="00D75497">
            <w:pPr>
              <w:numPr>
                <w:ins w:id="3836" w:author="i5" w:date="2013-07-01T18:08:00Z"/>
              </w:numPr>
              <w:autoSpaceDE w:val="0"/>
              <w:autoSpaceDN w:val="0"/>
              <w:adjustRightInd w:val="0"/>
              <w:rPr>
                <w:ins w:id="3837" w:author="i5" w:date="2013-07-01T18:08:00Z"/>
                <w:rFonts w:ascii="ＭＳ 明朝" w:hAnsi="Cambria" w:cs="ＭＳ 明朝"/>
                <w:sz w:val="22"/>
              </w:rPr>
            </w:pPr>
          </w:p>
        </w:tc>
      </w:tr>
      <w:tr w:rsidR="00C41516" w:rsidTr="00D75497">
        <w:trPr>
          <w:trHeight w:val="300"/>
          <w:ins w:id="3838"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839" w:author="i5" w:date="2013-07-01T18:08:00Z"/>
              </w:numPr>
              <w:autoSpaceDE w:val="0"/>
              <w:autoSpaceDN w:val="0"/>
              <w:adjustRightInd w:val="0"/>
              <w:rPr>
                <w:ins w:id="3840" w:author="i5" w:date="2013-07-01T18:08:00Z"/>
                <w:rFonts w:ascii="ＭＳ 明朝" w:hAnsi="Cambria" w:cs="ＭＳ 明朝"/>
                <w:sz w:val="22"/>
              </w:rPr>
            </w:pPr>
            <w:ins w:id="3841" w:author="i5" w:date="2013-07-01T18:08:00Z">
              <w:r>
                <w:rPr>
                  <w:rFonts w:ascii="ＭＳ 明朝" w:hAnsi="Cambria" w:cs="ＭＳ 明朝"/>
                  <w:color w:val="000000"/>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842" w:author="i5" w:date="2013-07-01T18:08:00Z"/>
              </w:numPr>
              <w:autoSpaceDE w:val="0"/>
              <w:autoSpaceDN w:val="0"/>
              <w:adjustRightInd w:val="0"/>
              <w:rPr>
                <w:ins w:id="3843" w:author="i5" w:date="2013-07-01T18:08:00Z"/>
                <w:rFonts w:ascii="ＭＳ 明朝" w:hAnsi="Cambria" w:cs="ＭＳ 明朝"/>
                <w:sz w:val="22"/>
              </w:rPr>
            </w:pPr>
            <w:ins w:id="3844" w:author="i5" w:date="2013-07-01T18:08:00Z">
              <w:r>
                <w:rPr>
                  <w:rFonts w:ascii="ＭＳ 明朝" w:hAnsi="Cambria" w:cs="ＭＳ 明朝" w:hint="eastAsia"/>
                  <w:color w:val="000000"/>
                  <w:sz w:val="18"/>
                  <w:szCs w:val="18"/>
                </w:rPr>
                <w:t>タスク</w:t>
              </w:r>
              <w:r>
                <w:rPr>
                  <w:rFonts w:ascii="Cambria" w:hAnsi="Cambria" w:cs="Cambria"/>
                  <w:color w:val="000000"/>
                  <w:sz w:val="18"/>
                  <w:szCs w:val="18"/>
                </w:rPr>
                <w:t>4</w:t>
              </w:r>
              <w:r>
                <w:rPr>
                  <w:rFonts w:ascii="ＭＳ 明朝" w:hAnsi="Cambria" w:cs="ＭＳ 明朝" w:hint="eastAsia"/>
                  <w:color w:val="000000"/>
                  <w:sz w:val="18"/>
                  <w:szCs w:val="18"/>
                  <w:lang w:val="ja-JP"/>
                </w:rPr>
                <w:t>で指定された</w:t>
              </w:r>
              <w:r>
                <w:rPr>
                  <w:rFonts w:ascii="Cambria" w:hAnsi="Cambria" w:cs="Cambria"/>
                  <w:color w:val="000000"/>
                  <w:sz w:val="18"/>
                  <w:szCs w:val="18"/>
                </w:rPr>
                <w:t>PDF</w:t>
              </w:r>
              <w:r>
                <w:rPr>
                  <w:rFonts w:ascii="ＭＳ 明朝" w:hAnsi="Cambria" w:cs="ＭＳ 明朝" w:hint="eastAsia"/>
                  <w:color w:val="000000"/>
                  <w:sz w:val="18"/>
                  <w:szCs w:val="18"/>
                  <w:lang w:val="ja-JP"/>
                </w:rPr>
                <w:t>のカラー、バーニッシュ、ダイカット</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845" w:author="i5" w:date="2013-07-01T18:08:00Z"/>
              </w:numPr>
              <w:autoSpaceDE w:val="0"/>
              <w:autoSpaceDN w:val="0"/>
              <w:adjustRightInd w:val="0"/>
              <w:rPr>
                <w:ins w:id="3846" w:author="i5" w:date="2013-07-01T18:08:00Z"/>
                <w:rFonts w:ascii="ＭＳ 明朝" w:hAnsi="Cambria" w:cs="ＭＳ 明朝"/>
                <w:sz w:val="22"/>
              </w:rPr>
            </w:pPr>
            <w:ins w:id="3847" w:author="i5" w:date="2013-07-01T18:08:00Z">
              <w:r>
                <w:rPr>
                  <w:rFonts w:ascii="Cambria" w:hAnsi="Cambria" w:cs="Cambria"/>
                  <w:sz w:val="18"/>
                  <w:szCs w:val="18"/>
                </w:rPr>
                <w:t>0,50</w:t>
              </w:r>
            </w:ins>
          </w:p>
        </w:tc>
        <w:tc>
          <w:tcPr>
            <w:tcW w:w="559" w:type="dxa"/>
            <w:tcBorders>
              <w:top w:val="nil"/>
              <w:left w:val="nil"/>
              <w:bottom w:val="nil"/>
              <w:right w:val="nil"/>
            </w:tcBorders>
            <w:shd w:val="clear" w:color="000000" w:fill="FFFFFF"/>
            <w:vAlign w:val="bottom"/>
          </w:tcPr>
          <w:p w:rsidR="00C41516" w:rsidRDefault="00C41516" w:rsidP="00D75497">
            <w:pPr>
              <w:numPr>
                <w:ins w:id="3848" w:author="i5" w:date="2013-07-01T18:08:00Z"/>
              </w:numPr>
              <w:autoSpaceDE w:val="0"/>
              <w:autoSpaceDN w:val="0"/>
              <w:adjustRightInd w:val="0"/>
              <w:rPr>
                <w:ins w:id="3849" w:author="i5" w:date="2013-07-01T18:08:00Z"/>
                <w:rFonts w:ascii="ＭＳ 明朝" w:hAnsi="Cambria" w:cs="ＭＳ 明朝"/>
                <w:sz w:val="22"/>
              </w:rPr>
            </w:pPr>
          </w:p>
        </w:tc>
      </w:tr>
      <w:tr w:rsidR="00C41516" w:rsidTr="00D75497">
        <w:trPr>
          <w:trHeight w:val="300"/>
          <w:ins w:id="3850"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851" w:author="i5" w:date="2013-07-01T18:08:00Z"/>
              </w:numPr>
              <w:autoSpaceDE w:val="0"/>
              <w:autoSpaceDN w:val="0"/>
              <w:adjustRightInd w:val="0"/>
              <w:rPr>
                <w:ins w:id="3852" w:author="i5" w:date="2013-07-01T18:08:00Z"/>
                <w:rFonts w:ascii="ＭＳ 明朝" w:hAnsi="Cambria" w:cs="ＭＳ 明朝"/>
                <w:sz w:val="22"/>
              </w:rPr>
            </w:pPr>
            <w:ins w:id="3853"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854" w:author="i5" w:date="2013-07-01T18:08:00Z"/>
              </w:numPr>
              <w:autoSpaceDE w:val="0"/>
              <w:autoSpaceDN w:val="0"/>
              <w:adjustRightInd w:val="0"/>
              <w:rPr>
                <w:ins w:id="3855" w:author="i5" w:date="2013-07-01T18:08:00Z"/>
                <w:rFonts w:ascii="ＭＳ 明朝" w:hAnsi="Cambria" w:cs="ＭＳ 明朝"/>
                <w:sz w:val="22"/>
              </w:rPr>
            </w:pPr>
            <w:ins w:id="3856" w:author="i5" w:date="2013-07-01T18:08:00Z">
              <w:r>
                <w:rPr>
                  <w:rFonts w:ascii="ＭＳ 明朝" w:hAnsi="Cambria" w:cs="ＭＳ 明朝" w:hint="eastAsia"/>
                  <w:color w:val="000000"/>
                  <w:sz w:val="18"/>
                  <w:szCs w:val="18"/>
                </w:rPr>
                <w:t>タスク</w:t>
              </w:r>
              <w:r>
                <w:rPr>
                  <w:rFonts w:ascii="Cambria" w:hAnsi="Cambria" w:cs="Cambria"/>
                  <w:color w:val="000000"/>
                  <w:sz w:val="18"/>
                  <w:szCs w:val="18"/>
                </w:rPr>
                <w:t>1,2</w:t>
              </w:r>
              <w:r>
                <w:rPr>
                  <w:rFonts w:ascii="ＭＳ 明朝" w:hAnsi="Cambria" w:cs="ＭＳ 明朝" w:hint="eastAsia"/>
                  <w:color w:val="000000"/>
                  <w:sz w:val="18"/>
                  <w:szCs w:val="18"/>
                  <w:lang w:val="ja-JP"/>
                </w:rPr>
                <w:t>とタスク</w:t>
              </w:r>
              <w:r>
                <w:rPr>
                  <w:rFonts w:ascii="Cambria" w:hAnsi="Cambria" w:cs="Cambria"/>
                  <w:color w:val="000000"/>
                  <w:sz w:val="18"/>
                  <w:szCs w:val="18"/>
                </w:rPr>
                <w:t>4</w:t>
              </w:r>
              <w:r>
                <w:rPr>
                  <w:rFonts w:ascii="ＭＳ 明朝" w:hAnsi="Cambria" w:cs="ＭＳ 明朝" w:hint="eastAsia"/>
                  <w:color w:val="000000"/>
                  <w:sz w:val="18"/>
                  <w:szCs w:val="18"/>
                  <w:lang w:val="ja-JP"/>
                </w:rPr>
                <w:t>の</w:t>
              </w:r>
              <w:r>
                <w:rPr>
                  <w:rFonts w:ascii="Cambria" w:hAnsi="Cambria" w:cs="Cambria"/>
                  <w:color w:val="000000"/>
                  <w:sz w:val="18"/>
                  <w:szCs w:val="18"/>
                </w:rPr>
                <w:t>"Varnish"</w:t>
              </w:r>
              <w:r>
                <w:rPr>
                  <w:rFonts w:ascii="ＭＳ 明朝" w:hAnsi="Cambria" w:cs="ＭＳ 明朝" w:hint="eastAsia"/>
                  <w:color w:val="000000"/>
                  <w:sz w:val="18"/>
                  <w:szCs w:val="18"/>
                  <w:lang w:val="ja-JP"/>
                </w:rPr>
                <w:t>の</w:t>
              </w:r>
              <w:r>
                <w:rPr>
                  <w:rFonts w:ascii="Cambria" w:hAnsi="Cambria" w:cs="Cambria"/>
                  <w:color w:val="000000"/>
                  <w:sz w:val="18"/>
                  <w:szCs w:val="18"/>
                </w:rPr>
                <w:t>spot colour PMS U</w:t>
              </w:r>
              <w:r>
                <w:rPr>
                  <w:rFonts w:ascii="ＭＳ 明朝" w:hAnsi="Cambria" w:cs="ＭＳ 明朝" w:hint="eastAsia"/>
                  <w:color w:val="000000"/>
                  <w:sz w:val="18"/>
                  <w:szCs w:val="18"/>
                  <w:lang w:val="ja-JP"/>
                </w:rPr>
                <w:t>の名前</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857" w:author="i5" w:date="2013-07-01T18:08:00Z"/>
              </w:numPr>
              <w:autoSpaceDE w:val="0"/>
              <w:autoSpaceDN w:val="0"/>
              <w:adjustRightInd w:val="0"/>
              <w:rPr>
                <w:ins w:id="3858" w:author="i5" w:date="2013-07-01T18:08:00Z"/>
                <w:rFonts w:ascii="ＭＳ 明朝" w:hAnsi="Cambria" w:cs="ＭＳ 明朝"/>
                <w:sz w:val="22"/>
              </w:rPr>
            </w:pPr>
            <w:ins w:id="3859" w:author="i5" w:date="2013-07-01T18:08:00Z">
              <w:r>
                <w:rPr>
                  <w:rFonts w:ascii="Cambria" w:hAnsi="Cambria" w:cs="Cambria"/>
                  <w:sz w:val="18"/>
                  <w:szCs w:val="18"/>
                </w:rPr>
                <w:t>0,50</w:t>
              </w:r>
            </w:ins>
          </w:p>
        </w:tc>
        <w:tc>
          <w:tcPr>
            <w:tcW w:w="559" w:type="dxa"/>
            <w:tcBorders>
              <w:top w:val="nil"/>
              <w:left w:val="nil"/>
              <w:bottom w:val="nil"/>
              <w:right w:val="nil"/>
            </w:tcBorders>
            <w:shd w:val="clear" w:color="000000" w:fill="FFFFFF"/>
            <w:vAlign w:val="bottom"/>
          </w:tcPr>
          <w:p w:rsidR="00C41516" w:rsidRDefault="00C41516" w:rsidP="00D75497">
            <w:pPr>
              <w:numPr>
                <w:ins w:id="3860" w:author="i5" w:date="2013-07-01T18:08:00Z"/>
              </w:numPr>
              <w:autoSpaceDE w:val="0"/>
              <w:autoSpaceDN w:val="0"/>
              <w:adjustRightInd w:val="0"/>
              <w:rPr>
                <w:ins w:id="3861" w:author="i5" w:date="2013-07-01T18:08:00Z"/>
                <w:rFonts w:ascii="ＭＳ 明朝" w:hAnsi="Cambria" w:cs="ＭＳ 明朝"/>
                <w:sz w:val="22"/>
              </w:rPr>
            </w:pPr>
          </w:p>
        </w:tc>
      </w:tr>
      <w:tr w:rsidR="00C41516" w:rsidTr="00D75497">
        <w:trPr>
          <w:trHeight w:val="300"/>
          <w:ins w:id="3862"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863" w:author="i5" w:date="2013-07-01T18:08:00Z"/>
              </w:numPr>
              <w:autoSpaceDE w:val="0"/>
              <w:autoSpaceDN w:val="0"/>
              <w:adjustRightInd w:val="0"/>
              <w:rPr>
                <w:ins w:id="3864" w:author="i5" w:date="2013-07-01T18:08:00Z"/>
                <w:rFonts w:ascii="ＭＳ 明朝" w:hAnsi="Cambria" w:cs="ＭＳ 明朝"/>
                <w:sz w:val="22"/>
              </w:rPr>
            </w:pPr>
            <w:ins w:id="3865" w:author="i5" w:date="2013-07-01T18:08:00Z">
              <w:r>
                <w:rPr>
                  <w:rFonts w:ascii="Cambria" w:hAnsi="Cambria" w:cs="Cambria"/>
                  <w:sz w:val="18"/>
                  <w:szCs w:val="18"/>
                </w:rPr>
                <w:t>F2</w:t>
              </w:r>
            </w:ins>
          </w:p>
        </w:tc>
        <w:tc>
          <w:tcPr>
            <w:tcW w:w="6945" w:type="dxa"/>
            <w:tcBorders>
              <w:top w:val="nil"/>
              <w:left w:val="nil"/>
              <w:bottom w:val="nil"/>
              <w:right w:val="nil"/>
            </w:tcBorders>
            <w:shd w:val="clear" w:color="000000" w:fill="FFFFFF"/>
            <w:vAlign w:val="bottom"/>
          </w:tcPr>
          <w:p w:rsidR="00C41516" w:rsidRDefault="00C41516" w:rsidP="00D75497">
            <w:pPr>
              <w:numPr>
                <w:ins w:id="3866" w:author="i5" w:date="2013-07-01T18:08:00Z"/>
              </w:numPr>
              <w:autoSpaceDE w:val="0"/>
              <w:autoSpaceDN w:val="0"/>
              <w:adjustRightInd w:val="0"/>
              <w:rPr>
                <w:ins w:id="3867" w:author="i5" w:date="2013-07-01T18:08:00Z"/>
                <w:rFonts w:ascii="ＭＳ 明朝" w:hAnsi="Cambria" w:cs="ＭＳ 明朝"/>
                <w:sz w:val="22"/>
              </w:rPr>
            </w:pPr>
          </w:p>
        </w:tc>
        <w:tc>
          <w:tcPr>
            <w:tcW w:w="464" w:type="dxa"/>
            <w:tcBorders>
              <w:top w:val="nil"/>
              <w:left w:val="single" w:sz="2" w:space="0" w:color="000000"/>
              <w:bottom w:val="nil"/>
              <w:right w:val="single" w:sz="2" w:space="0" w:color="000000"/>
            </w:tcBorders>
            <w:shd w:val="clear" w:color="000000" w:fill="FFFFFF"/>
            <w:vAlign w:val="bottom"/>
          </w:tcPr>
          <w:p w:rsidR="00C41516" w:rsidRDefault="00C41516" w:rsidP="00D75497">
            <w:pPr>
              <w:numPr>
                <w:ins w:id="3868" w:author="i5" w:date="2013-07-01T18:08:00Z"/>
              </w:numPr>
              <w:autoSpaceDE w:val="0"/>
              <w:autoSpaceDN w:val="0"/>
              <w:adjustRightInd w:val="0"/>
              <w:rPr>
                <w:ins w:id="3869" w:author="i5" w:date="2013-07-01T18:08:00Z"/>
                <w:rFonts w:ascii="ＭＳ 明朝" w:hAnsi="Cambria" w:cs="ＭＳ 明朝"/>
                <w:sz w:val="22"/>
              </w:rPr>
            </w:pPr>
            <w:ins w:id="3870" w:author="i5" w:date="2013-07-01T18:08:00Z">
              <w:r>
                <w:rPr>
                  <w:rFonts w:ascii="ＭＳ 明朝" w:hAnsi="Cambria" w:cs="ＭＳ 明朝"/>
                  <w:color w:val="000000"/>
                  <w:sz w:val="18"/>
                  <w:szCs w:val="18"/>
                </w:rPr>
                <w:t> </w:t>
              </w:r>
            </w:ins>
          </w:p>
        </w:tc>
        <w:tc>
          <w:tcPr>
            <w:tcW w:w="559" w:type="dxa"/>
            <w:tcBorders>
              <w:top w:val="nil"/>
              <w:left w:val="nil"/>
              <w:bottom w:val="nil"/>
              <w:right w:val="nil"/>
            </w:tcBorders>
            <w:shd w:val="clear" w:color="000000" w:fill="FFFFFF"/>
            <w:vAlign w:val="bottom"/>
          </w:tcPr>
          <w:p w:rsidR="00C41516" w:rsidRDefault="00C41516" w:rsidP="00D75497">
            <w:pPr>
              <w:numPr>
                <w:ins w:id="3871" w:author="i5" w:date="2013-07-01T18:08:00Z"/>
              </w:numPr>
              <w:autoSpaceDE w:val="0"/>
              <w:autoSpaceDN w:val="0"/>
              <w:adjustRightInd w:val="0"/>
              <w:rPr>
                <w:ins w:id="3872" w:author="i5" w:date="2013-07-01T18:08:00Z"/>
                <w:rFonts w:ascii="ＭＳ 明朝" w:hAnsi="Cambria" w:cs="ＭＳ 明朝"/>
                <w:sz w:val="22"/>
              </w:rPr>
            </w:pPr>
            <w:ins w:id="3873" w:author="i5" w:date="2013-07-01T18:08:00Z">
              <w:r>
                <w:rPr>
                  <w:rFonts w:ascii="Cambria" w:hAnsi="Cambria" w:cs="Cambria"/>
                  <w:color w:val="000000"/>
                  <w:sz w:val="18"/>
                  <w:szCs w:val="18"/>
                </w:rPr>
                <w:t>5,00</w:t>
              </w:r>
            </w:ins>
          </w:p>
        </w:tc>
      </w:tr>
      <w:tr w:rsidR="00C41516" w:rsidTr="00D75497">
        <w:trPr>
          <w:trHeight w:val="560"/>
          <w:ins w:id="3874"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875" w:author="i5" w:date="2013-07-01T18:08:00Z"/>
              </w:numPr>
              <w:autoSpaceDE w:val="0"/>
              <w:autoSpaceDN w:val="0"/>
              <w:adjustRightInd w:val="0"/>
              <w:rPr>
                <w:ins w:id="3876" w:author="i5" w:date="2013-07-01T18:08:00Z"/>
                <w:rFonts w:ascii="ＭＳ 明朝" w:hAnsi="Cambria" w:cs="ＭＳ 明朝"/>
                <w:sz w:val="22"/>
              </w:rPr>
            </w:pPr>
            <w:ins w:id="3877"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878" w:author="i5" w:date="2013-07-01T18:08:00Z"/>
              </w:numPr>
              <w:autoSpaceDE w:val="0"/>
              <w:autoSpaceDN w:val="0"/>
              <w:adjustRightInd w:val="0"/>
              <w:rPr>
                <w:ins w:id="3879" w:author="i5" w:date="2013-07-01T18:08:00Z"/>
                <w:rFonts w:ascii="ＭＳ 明朝" w:hAnsi="Cambria" w:cs="ＭＳ 明朝"/>
                <w:sz w:val="22"/>
              </w:rPr>
            </w:pPr>
            <w:ins w:id="3880" w:author="i5" w:date="2013-07-01T18:08:00Z">
              <w:r>
                <w:rPr>
                  <w:rFonts w:ascii="ＭＳ 明朝" w:hAnsi="Cambria" w:cs="ＭＳ 明朝" w:hint="eastAsia"/>
                  <w:color w:val="000000"/>
                  <w:sz w:val="18"/>
                  <w:szCs w:val="18"/>
                </w:rPr>
                <w:t>タスクで指定された正しい形式で正しい名前とすべてのファイルを保存</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881" w:author="i5" w:date="2013-07-01T18:08:00Z"/>
              </w:numPr>
              <w:autoSpaceDE w:val="0"/>
              <w:autoSpaceDN w:val="0"/>
              <w:adjustRightInd w:val="0"/>
              <w:rPr>
                <w:ins w:id="3882" w:author="i5" w:date="2013-07-01T18:08:00Z"/>
                <w:rFonts w:ascii="ＭＳ 明朝" w:hAnsi="Cambria" w:cs="ＭＳ 明朝"/>
                <w:sz w:val="22"/>
              </w:rPr>
            </w:pPr>
            <w:ins w:id="3883" w:author="i5" w:date="2013-07-01T18:08:00Z">
              <w:r>
                <w:rPr>
                  <w:rFonts w:ascii="Cambria" w:hAnsi="Cambria" w:cs="Cambria"/>
                  <w:sz w:val="18"/>
                  <w:szCs w:val="18"/>
                </w:rPr>
                <w:t>1,25</w:t>
              </w:r>
            </w:ins>
          </w:p>
        </w:tc>
        <w:tc>
          <w:tcPr>
            <w:tcW w:w="559" w:type="dxa"/>
            <w:tcBorders>
              <w:top w:val="nil"/>
              <w:left w:val="nil"/>
              <w:bottom w:val="nil"/>
              <w:right w:val="nil"/>
            </w:tcBorders>
            <w:shd w:val="clear" w:color="000000" w:fill="FFFFFF"/>
            <w:vAlign w:val="bottom"/>
          </w:tcPr>
          <w:p w:rsidR="00C41516" w:rsidRDefault="00C41516" w:rsidP="00D75497">
            <w:pPr>
              <w:numPr>
                <w:ins w:id="3884" w:author="i5" w:date="2013-07-01T18:08:00Z"/>
              </w:numPr>
              <w:autoSpaceDE w:val="0"/>
              <w:autoSpaceDN w:val="0"/>
              <w:adjustRightInd w:val="0"/>
              <w:rPr>
                <w:ins w:id="3885" w:author="i5" w:date="2013-07-01T18:08:00Z"/>
                <w:rFonts w:ascii="ＭＳ 明朝" w:hAnsi="Cambria" w:cs="ＭＳ 明朝"/>
                <w:sz w:val="22"/>
              </w:rPr>
            </w:pPr>
          </w:p>
        </w:tc>
      </w:tr>
      <w:tr w:rsidR="00C41516" w:rsidTr="00D75497">
        <w:trPr>
          <w:trHeight w:val="300"/>
          <w:ins w:id="3886"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887" w:author="i5" w:date="2013-07-01T18:08:00Z"/>
              </w:numPr>
              <w:autoSpaceDE w:val="0"/>
              <w:autoSpaceDN w:val="0"/>
              <w:adjustRightInd w:val="0"/>
              <w:rPr>
                <w:ins w:id="3888" w:author="i5" w:date="2013-07-01T18:08:00Z"/>
                <w:rFonts w:ascii="ＭＳ 明朝" w:hAnsi="Cambria" w:cs="ＭＳ 明朝"/>
                <w:sz w:val="22"/>
              </w:rPr>
            </w:pPr>
            <w:ins w:id="3889"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890" w:author="i5" w:date="2013-07-01T18:08:00Z"/>
              </w:numPr>
              <w:autoSpaceDE w:val="0"/>
              <w:autoSpaceDN w:val="0"/>
              <w:adjustRightInd w:val="0"/>
              <w:rPr>
                <w:ins w:id="3891" w:author="i5" w:date="2013-07-01T18:08:00Z"/>
                <w:rFonts w:ascii="ＭＳ 明朝" w:hAnsi="Cambria" w:cs="ＭＳ 明朝"/>
                <w:sz w:val="22"/>
              </w:rPr>
            </w:pPr>
            <w:ins w:id="3892" w:author="i5" w:date="2013-07-01T18:08:00Z">
              <w:r>
                <w:rPr>
                  <w:rFonts w:ascii="ＭＳ 明朝" w:hAnsi="Cambria" w:cs="ＭＳ 明朝" w:hint="eastAsia"/>
                  <w:color w:val="000000"/>
                  <w:sz w:val="18"/>
                  <w:szCs w:val="18"/>
                </w:rPr>
                <w:t>タスクで指定された</w:t>
              </w:r>
              <w:r>
                <w:rPr>
                  <w:rFonts w:ascii="Cambria" w:hAnsi="Cambria" w:cs="Cambria"/>
                  <w:color w:val="000000"/>
                  <w:sz w:val="18"/>
                  <w:szCs w:val="18"/>
                </w:rPr>
                <w:t>PDF</w:t>
              </w:r>
              <w:r>
                <w:rPr>
                  <w:rFonts w:ascii="ＭＳ 明朝" w:hAnsi="Cambria" w:cs="ＭＳ 明朝" w:hint="eastAsia"/>
                  <w:color w:val="000000"/>
                  <w:sz w:val="18"/>
                  <w:szCs w:val="18"/>
                  <w:lang w:val="ja-JP"/>
                </w:rPr>
                <w:t>ファイルに</w:t>
              </w:r>
              <w:r>
                <w:rPr>
                  <w:rFonts w:ascii="Cambria" w:hAnsi="Cambria" w:cs="Cambria"/>
                  <w:color w:val="000000"/>
                  <w:sz w:val="18"/>
                  <w:szCs w:val="18"/>
                </w:rPr>
                <w:t>ICC</w:t>
              </w:r>
              <w:r>
                <w:rPr>
                  <w:rFonts w:ascii="ＭＳ 明朝" w:hAnsi="Cambria" w:cs="ＭＳ 明朝" w:hint="eastAsia"/>
                  <w:color w:val="000000"/>
                  <w:sz w:val="18"/>
                  <w:szCs w:val="18"/>
                  <w:lang w:val="ja-JP"/>
                </w:rPr>
                <w:t>プロファイルの適用</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893" w:author="i5" w:date="2013-07-01T18:08:00Z"/>
              </w:numPr>
              <w:autoSpaceDE w:val="0"/>
              <w:autoSpaceDN w:val="0"/>
              <w:adjustRightInd w:val="0"/>
              <w:rPr>
                <w:ins w:id="3894" w:author="i5" w:date="2013-07-01T18:08:00Z"/>
                <w:rFonts w:ascii="ＭＳ 明朝" w:hAnsi="Cambria" w:cs="ＭＳ 明朝"/>
                <w:sz w:val="22"/>
              </w:rPr>
            </w:pPr>
            <w:ins w:id="3895" w:author="i5" w:date="2013-07-01T18:08:00Z">
              <w:r>
                <w:rPr>
                  <w:rFonts w:ascii="Cambria" w:hAnsi="Cambria" w:cs="Cambria"/>
                  <w:sz w:val="18"/>
                  <w:szCs w:val="18"/>
                </w:rPr>
                <w:t>1,25</w:t>
              </w:r>
            </w:ins>
          </w:p>
        </w:tc>
        <w:tc>
          <w:tcPr>
            <w:tcW w:w="559" w:type="dxa"/>
            <w:tcBorders>
              <w:top w:val="nil"/>
              <w:left w:val="nil"/>
              <w:bottom w:val="nil"/>
              <w:right w:val="nil"/>
            </w:tcBorders>
            <w:shd w:val="clear" w:color="000000" w:fill="FFFFFF"/>
            <w:vAlign w:val="bottom"/>
          </w:tcPr>
          <w:p w:rsidR="00C41516" w:rsidRDefault="00C41516" w:rsidP="00D75497">
            <w:pPr>
              <w:numPr>
                <w:ins w:id="3896" w:author="i5" w:date="2013-07-01T18:08:00Z"/>
              </w:numPr>
              <w:autoSpaceDE w:val="0"/>
              <w:autoSpaceDN w:val="0"/>
              <w:adjustRightInd w:val="0"/>
              <w:rPr>
                <w:ins w:id="3897" w:author="i5" w:date="2013-07-01T18:08:00Z"/>
                <w:rFonts w:ascii="ＭＳ 明朝" w:hAnsi="Cambria" w:cs="ＭＳ 明朝"/>
                <w:sz w:val="22"/>
              </w:rPr>
            </w:pPr>
          </w:p>
        </w:tc>
      </w:tr>
      <w:tr w:rsidR="00C41516" w:rsidTr="00D75497">
        <w:trPr>
          <w:trHeight w:val="300"/>
          <w:ins w:id="3898"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899" w:author="i5" w:date="2013-07-01T18:08:00Z"/>
              </w:numPr>
              <w:autoSpaceDE w:val="0"/>
              <w:autoSpaceDN w:val="0"/>
              <w:adjustRightInd w:val="0"/>
              <w:rPr>
                <w:ins w:id="3900" w:author="i5" w:date="2013-07-01T18:08:00Z"/>
                <w:rFonts w:ascii="ＭＳ 明朝" w:hAnsi="Cambria" w:cs="ＭＳ 明朝"/>
                <w:sz w:val="22"/>
              </w:rPr>
            </w:pPr>
            <w:ins w:id="3901"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902" w:author="i5" w:date="2013-07-01T18:08:00Z"/>
              </w:numPr>
              <w:autoSpaceDE w:val="0"/>
              <w:autoSpaceDN w:val="0"/>
              <w:adjustRightInd w:val="0"/>
              <w:rPr>
                <w:ins w:id="3903" w:author="i5" w:date="2013-07-01T18:08:00Z"/>
                <w:rFonts w:ascii="ＭＳ 明朝" w:hAnsi="Cambria" w:cs="ＭＳ 明朝"/>
                <w:sz w:val="22"/>
              </w:rPr>
            </w:pPr>
            <w:ins w:id="3904" w:author="i5" w:date="2013-07-01T18:08:00Z">
              <w:r>
                <w:rPr>
                  <w:rFonts w:ascii="ＭＳ 明朝" w:hAnsi="Cambria" w:cs="ＭＳ 明朝" w:hint="eastAsia"/>
                  <w:color w:val="000000"/>
                  <w:sz w:val="18"/>
                  <w:szCs w:val="18"/>
                </w:rPr>
                <w:t>タスクで要求された指定の</w:t>
              </w:r>
              <w:r>
                <w:rPr>
                  <w:rFonts w:ascii="Cambria" w:hAnsi="Cambria" w:cs="Cambria"/>
                  <w:color w:val="000000"/>
                  <w:sz w:val="18"/>
                  <w:szCs w:val="18"/>
                </w:rPr>
                <w:t>PDF</w:t>
              </w:r>
              <w:r>
                <w:rPr>
                  <w:rFonts w:ascii="ＭＳ 明朝" w:hAnsi="Cambria" w:cs="ＭＳ 明朝" w:hint="eastAsia"/>
                  <w:color w:val="000000"/>
                  <w:sz w:val="18"/>
                  <w:szCs w:val="18"/>
                  <w:lang w:val="ja-JP"/>
                </w:rPr>
                <w:t>形式で保存</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905" w:author="i5" w:date="2013-07-01T18:08:00Z"/>
              </w:numPr>
              <w:autoSpaceDE w:val="0"/>
              <w:autoSpaceDN w:val="0"/>
              <w:adjustRightInd w:val="0"/>
              <w:rPr>
                <w:ins w:id="3906" w:author="i5" w:date="2013-07-01T18:08:00Z"/>
                <w:rFonts w:ascii="ＭＳ 明朝" w:hAnsi="Cambria" w:cs="ＭＳ 明朝"/>
                <w:sz w:val="22"/>
              </w:rPr>
            </w:pPr>
            <w:ins w:id="3907" w:author="i5" w:date="2013-07-01T18:08:00Z">
              <w:r>
                <w:rPr>
                  <w:rFonts w:ascii="Cambria" w:hAnsi="Cambria" w:cs="Cambria"/>
                  <w:sz w:val="18"/>
                  <w:szCs w:val="18"/>
                </w:rPr>
                <w:t>1,50</w:t>
              </w:r>
            </w:ins>
          </w:p>
        </w:tc>
        <w:tc>
          <w:tcPr>
            <w:tcW w:w="559" w:type="dxa"/>
            <w:tcBorders>
              <w:top w:val="nil"/>
              <w:left w:val="nil"/>
              <w:bottom w:val="nil"/>
              <w:right w:val="nil"/>
            </w:tcBorders>
            <w:shd w:val="clear" w:color="000000" w:fill="FFFFFF"/>
            <w:vAlign w:val="bottom"/>
          </w:tcPr>
          <w:p w:rsidR="00C41516" w:rsidRDefault="00C41516" w:rsidP="00D75497">
            <w:pPr>
              <w:numPr>
                <w:ins w:id="3908" w:author="i5" w:date="2013-07-01T18:08:00Z"/>
              </w:numPr>
              <w:autoSpaceDE w:val="0"/>
              <w:autoSpaceDN w:val="0"/>
              <w:adjustRightInd w:val="0"/>
              <w:rPr>
                <w:ins w:id="3909" w:author="i5" w:date="2013-07-01T18:08:00Z"/>
                <w:rFonts w:ascii="ＭＳ 明朝" w:hAnsi="Cambria" w:cs="ＭＳ 明朝"/>
                <w:sz w:val="22"/>
              </w:rPr>
            </w:pPr>
          </w:p>
        </w:tc>
      </w:tr>
      <w:tr w:rsidR="00C41516" w:rsidTr="00D75497">
        <w:trPr>
          <w:trHeight w:val="300"/>
          <w:ins w:id="3910" w:author="i5" w:date="2013-07-01T18:08:00Z"/>
        </w:trPr>
        <w:tc>
          <w:tcPr>
            <w:tcW w:w="441" w:type="dxa"/>
            <w:tcBorders>
              <w:top w:val="nil"/>
              <w:left w:val="single" w:sz="6" w:space="0" w:color="000000"/>
              <w:bottom w:val="nil"/>
              <w:right w:val="single" w:sz="6" w:space="0" w:color="000000"/>
            </w:tcBorders>
            <w:shd w:val="clear" w:color="000000" w:fill="FFFFFF"/>
            <w:vAlign w:val="bottom"/>
          </w:tcPr>
          <w:p w:rsidR="00C41516" w:rsidRDefault="00C41516" w:rsidP="00D75497">
            <w:pPr>
              <w:numPr>
                <w:ins w:id="3911" w:author="i5" w:date="2013-07-01T18:08:00Z"/>
              </w:numPr>
              <w:autoSpaceDE w:val="0"/>
              <w:autoSpaceDN w:val="0"/>
              <w:adjustRightInd w:val="0"/>
              <w:rPr>
                <w:ins w:id="3912" w:author="i5" w:date="2013-07-01T18:08:00Z"/>
                <w:rFonts w:ascii="ＭＳ 明朝" w:hAnsi="Cambria" w:cs="ＭＳ 明朝"/>
                <w:sz w:val="22"/>
              </w:rPr>
            </w:pPr>
            <w:ins w:id="3913" w:author="i5" w:date="2013-07-01T18:08:00Z">
              <w:r>
                <w:rPr>
                  <w:rFonts w:ascii="ＭＳ 明朝" w:hAnsi="Cambria" w:cs="ＭＳ 明朝"/>
                  <w:sz w:val="18"/>
                  <w:szCs w:val="18"/>
                </w:rPr>
                <w:t> </w:t>
              </w:r>
            </w:ins>
          </w:p>
        </w:tc>
        <w:tc>
          <w:tcPr>
            <w:tcW w:w="6945" w:type="dxa"/>
            <w:tcBorders>
              <w:top w:val="nil"/>
              <w:left w:val="nil"/>
              <w:bottom w:val="nil"/>
              <w:right w:val="nil"/>
            </w:tcBorders>
            <w:shd w:val="clear" w:color="000000" w:fill="FFFFFF"/>
            <w:vAlign w:val="center"/>
          </w:tcPr>
          <w:p w:rsidR="00C41516" w:rsidRDefault="00C41516" w:rsidP="00D75497">
            <w:pPr>
              <w:numPr>
                <w:ins w:id="3914" w:author="i5" w:date="2013-07-01T18:08:00Z"/>
              </w:numPr>
              <w:autoSpaceDE w:val="0"/>
              <w:autoSpaceDN w:val="0"/>
              <w:adjustRightInd w:val="0"/>
              <w:rPr>
                <w:ins w:id="3915" w:author="i5" w:date="2013-07-01T18:08:00Z"/>
                <w:rFonts w:ascii="ＭＳ 明朝" w:hAnsi="Cambria" w:cs="ＭＳ 明朝"/>
                <w:sz w:val="22"/>
              </w:rPr>
            </w:pPr>
            <w:ins w:id="3916" w:author="i5" w:date="2013-07-01T18:08:00Z">
              <w:r>
                <w:rPr>
                  <w:rFonts w:ascii="ＭＳ 明朝" w:hAnsi="Cambria" w:cs="ＭＳ 明朝" w:hint="eastAsia"/>
                  <w:color w:val="000000"/>
                  <w:sz w:val="18"/>
                  <w:szCs w:val="18"/>
                </w:rPr>
                <w:t>すべてのタスクで要求されたように</w:t>
              </w:r>
            </w:ins>
            <w:ins w:id="3917" w:author="i5" w:date="2013-07-01T19:54:00Z">
              <w:r>
                <w:rPr>
                  <w:rFonts w:ascii="ＭＳ 明朝" w:hAnsi="Cambria" w:cs="ＭＳ 明朝" w:hint="eastAsia"/>
                  <w:color w:val="000000"/>
                  <w:sz w:val="18"/>
                  <w:szCs w:val="18"/>
                  <w:lang w:eastAsia="ja-JP"/>
                </w:rPr>
                <w:t>最終</w:t>
              </w:r>
            </w:ins>
            <w:ins w:id="3918" w:author="i5" w:date="2013-07-01T18:08:00Z">
              <w:r>
                <w:rPr>
                  <w:rFonts w:ascii="ＭＳ 明朝" w:hAnsi="Cambria" w:cs="ＭＳ 明朝" w:hint="eastAsia"/>
                  <w:color w:val="000000"/>
                  <w:sz w:val="18"/>
                  <w:szCs w:val="18"/>
                </w:rPr>
                <w:t>製作フォルダーを保存</w:t>
              </w:r>
            </w:ins>
          </w:p>
        </w:tc>
        <w:tc>
          <w:tcPr>
            <w:tcW w:w="464" w:type="dxa"/>
            <w:tcBorders>
              <w:top w:val="nil"/>
              <w:left w:val="single" w:sz="2" w:space="0" w:color="000000"/>
              <w:bottom w:val="nil"/>
              <w:right w:val="single" w:sz="2" w:space="0" w:color="000000"/>
            </w:tcBorders>
            <w:shd w:val="clear" w:color="000000" w:fill="FFFFFF"/>
            <w:vAlign w:val="center"/>
          </w:tcPr>
          <w:p w:rsidR="00C41516" w:rsidRDefault="00C41516" w:rsidP="00D75497">
            <w:pPr>
              <w:numPr>
                <w:ins w:id="3919" w:author="i5" w:date="2013-07-01T18:08:00Z"/>
              </w:numPr>
              <w:autoSpaceDE w:val="0"/>
              <w:autoSpaceDN w:val="0"/>
              <w:adjustRightInd w:val="0"/>
              <w:rPr>
                <w:ins w:id="3920" w:author="i5" w:date="2013-07-01T18:08:00Z"/>
                <w:rFonts w:ascii="ＭＳ 明朝" w:hAnsi="Cambria" w:cs="ＭＳ 明朝"/>
                <w:sz w:val="22"/>
              </w:rPr>
            </w:pPr>
            <w:ins w:id="3921" w:author="i5" w:date="2013-07-01T18:08:00Z">
              <w:r>
                <w:rPr>
                  <w:rFonts w:ascii="Cambria" w:hAnsi="Cambria" w:cs="Cambria"/>
                  <w:sz w:val="18"/>
                  <w:szCs w:val="18"/>
                </w:rPr>
                <w:t>1,00</w:t>
              </w:r>
            </w:ins>
          </w:p>
        </w:tc>
        <w:tc>
          <w:tcPr>
            <w:tcW w:w="559" w:type="dxa"/>
            <w:tcBorders>
              <w:top w:val="nil"/>
              <w:left w:val="nil"/>
              <w:bottom w:val="nil"/>
              <w:right w:val="nil"/>
            </w:tcBorders>
            <w:shd w:val="clear" w:color="000000" w:fill="FFFFFF"/>
            <w:vAlign w:val="bottom"/>
          </w:tcPr>
          <w:p w:rsidR="00C41516" w:rsidRDefault="00C41516" w:rsidP="00D75497">
            <w:pPr>
              <w:numPr>
                <w:ins w:id="3922" w:author="i5" w:date="2013-07-01T18:08:00Z"/>
              </w:numPr>
              <w:autoSpaceDE w:val="0"/>
              <w:autoSpaceDN w:val="0"/>
              <w:adjustRightInd w:val="0"/>
              <w:rPr>
                <w:ins w:id="3923" w:author="i5" w:date="2013-07-01T18:08:00Z"/>
                <w:rFonts w:ascii="ＭＳ 明朝" w:hAnsi="Cambria" w:cs="ＭＳ 明朝"/>
                <w:sz w:val="22"/>
              </w:rPr>
            </w:pPr>
          </w:p>
        </w:tc>
      </w:tr>
    </w:tbl>
    <w:p w:rsidR="00C41516" w:rsidRDefault="00C41516" w:rsidP="00BC0B5C">
      <w:pPr>
        <w:numPr>
          <w:ins w:id="3924" w:author="i5" w:date="2013-07-01T18:08:00Z"/>
        </w:numPr>
        <w:autoSpaceDE w:val="0"/>
        <w:autoSpaceDN w:val="0"/>
        <w:adjustRightInd w:val="0"/>
        <w:rPr>
          <w:ins w:id="3925" w:author="i5" w:date="2013-07-01T18:08:00Z"/>
          <w:rFonts w:cs="Arial"/>
          <w:color w:val="000000"/>
          <w:szCs w:val="20"/>
        </w:rPr>
      </w:pPr>
      <w:ins w:id="3926" w:author="i5" w:date="2013-07-01T18:08:00Z">
        <w:r>
          <w:rPr>
            <w:rFonts w:cs="Arial"/>
            <w:color w:val="0000FF"/>
            <w:szCs w:val="20"/>
            <w:highlight w:val="lightGray"/>
          </w:rPr>
          <w:t xml:space="preserve"> </w:t>
        </w:r>
      </w:ins>
    </w:p>
    <w:p w:rsidR="00C41516" w:rsidRDefault="00C41516" w:rsidP="00BC0B5C">
      <w:pPr>
        <w:spacing w:after="200" w:line="276" w:lineRule="auto"/>
        <w:rPr>
          <w:ins w:id="3927" w:author="i5" w:date="2013-07-01T18:08:00Z"/>
          <w:rFonts w:cs="Arial"/>
          <w:color w:val="000000"/>
          <w:szCs w:val="20"/>
        </w:rPr>
      </w:pPr>
      <w:ins w:id="3928" w:author="i5" w:date="2013-07-01T18:08:00Z">
        <w:r>
          <w:rPr>
            <w:rFonts w:ascii="ＭＳ 明朝" w:cs="ＭＳ 明朝" w:hint="eastAsia"/>
            <w:color w:val="000000"/>
            <w:szCs w:val="20"/>
          </w:rPr>
          <w:t>合計</w:t>
        </w:r>
        <w:r>
          <w:rPr>
            <w:rFonts w:cs="Arial"/>
            <w:color w:val="000000"/>
            <w:szCs w:val="20"/>
          </w:rPr>
          <w:t xml:space="preserve"> = </w:t>
        </w:r>
        <w:r>
          <w:rPr>
            <w:rFonts w:ascii="ＭＳ 明朝" w:cs="ＭＳ 明朝" w:hint="eastAsia"/>
            <w:color w:val="000000"/>
            <w:szCs w:val="20"/>
            <w:lang w:val="ja-JP"/>
          </w:rPr>
          <w:t>各モジュールにつき</w:t>
        </w:r>
        <w:r>
          <w:rPr>
            <w:rFonts w:cs="Arial"/>
            <w:color w:val="000000"/>
            <w:szCs w:val="20"/>
          </w:rPr>
          <w:t>25</w:t>
        </w:r>
        <w:r>
          <w:rPr>
            <w:rFonts w:ascii="ＭＳ 明朝" w:cs="ＭＳ 明朝" w:hint="eastAsia"/>
            <w:color w:val="000000"/>
            <w:szCs w:val="20"/>
            <w:lang w:val="ja-JP"/>
          </w:rPr>
          <w:t>点</w:t>
        </w:r>
        <w:r>
          <w:rPr>
            <w:rFonts w:cs="Arial"/>
            <w:color w:val="000000"/>
            <w:szCs w:val="20"/>
          </w:rPr>
          <w:t xml:space="preserve"> (</w:t>
        </w:r>
        <w:r>
          <w:rPr>
            <w:rFonts w:ascii="ＭＳ 明朝" w:cs="ＭＳ 明朝" w:hint="eastAsia"/>
            <w:color w:val="000000"/>
            <w:szCs w:val="20"/>
            <w:lang w:val="ja-JP"/>
          </w:rPr>
          <w:t>客観評価</w:t>
        </w:r>
        <w:r>
          <w:rPr>
            <w:rFonts w:cs="Arial"/>
            <w:color w:val="000000"/>
            <w:szCs w:val="20"/>
          </w:rPr>
          <w:t xml:space="preserve">15 + </w:t>
        </w:r>
        <w:r>
          <w:rPr>
            <w:rFonts w:ascii="ＭＳ 明朝" w:cs="ＭＳ 明朝" w:hint="eastAsia"/>
            <w:color w:val="000000"/>
            <w:szCs w:val="20"/>
            <w:lang w:val="ja-JP"/>
          </w:rPr>
          <w:t>主観評価</w:t>
        </w:r>
        <w:r>
          <w:rPr>
            <w:rFonts w:cs="Arial"/>
            <w:color w:val="000000"/>
            <w:szCs w:val="20"/>
          </w:rPr>
          <w:t>10)</w:t>
        </w:r>
      </w:ins>
    </w:p>
    <w:p w:rsidR="00C41516" w:rsidRPr="00EA5133" w:rsidRDefault="00C41516" w:rsidP="00BC0B5C">
      <w:pPr>
        <w:spacing w:after="200" w:line="276" w:lineRule="auto"/>
        <w:rPr>
          <w:rFonts w:eastAsia="ＭＳ ゴシック"/>
          <w:b/>
          <w:bCs/>
          <w:caps/>
          <w:sz w:val="24"/>
          <w:szCs w:val="28"/>
          <w:u w:val="single"/>
        </w:rPr>
      </w:pPr>
      <w:ins w:id="3929" w:author="i5" w:date="2013-07-01T18:08:00Z">
        <w:r>
          <w:rPr>
            <w:rFonts w:cs="Arial"/>
            <w:color w:val="000000"/>
            <w:szCs w:val="20"/>
          </w:rPr>
          <w:br w:type="page"/>
        </w:r>
      </w:ins>
    </w:p>
    <w:p w:rsidR="00C41516" w:rsidRDefault="00C41516" w:rsidP="004921DA">
      <w:pPr>
        <w:pStyle w:val="Heading1"/>
        <w:rPr>
          <w:ins w:id="3930" w:author="Wolfgang J. Toechterle" w:date="2013-06-22T12:03:00Z"/>
          <w:u w:val="none"/>
        </w:rPr>
      </w:pPr>
      <w:r w:rsidRPr="00EA5133">
        <w:rPr>
          <w:u w:val="none"/>
        </w:rPr>
        <w:t>APPENDICES</w:t>
      </w:r>
    </w:p>
    <w:p w:rsidR="00C41516" w:rsidRPr="00C41516" w:rsidRDefault="00C41516" w:rsidP="00C41516">
      <w:pPr>
        <w:rPr>
          <w:ins w:id="3931" w:author="Wolfgang J. Toechterle" w:date="2013-06-22T12:03:00Z"/>
          <w:rFonts w:eastAsia="Times New Roman"/>
          <w:color w:val="008000"/>
          <w:rPrChange w:id="3932" w:author="Wolfgang J. Toechterle" w:date="2013-06-22T12:03:00Z">
            <w:rPr>
              <w:ins w:id="3933" w:author="Wolfgang J. Toechterle" w:date="2013-06-22T12:03:00Z"/>
              <w:szCs w:val="22"/>
            </w:rPr>
          </w:rPrChange>
        </w:rPr>
        <w:pPrChange w:id="3934" w:author="Wolfgang J. Toechterle" w:date="2013-06-22T12:03:00Z">
          <w:pPr>
            <w:pStyle w:val="Heading1"/>
          </w:pPr>
        </w:pPrChange>
      </w:pPr>
      <w:ins w:id="3935" w:author="Wolfgang J. Toechterle" w:date="2013-06-22T12:03:00Z">
        <w:r w:rsidRPr="00C41516">
          <w:rPr>
            <w:rFonts w:eastAsia="Times New Roman"/>
            <w:color w:val="008000"/>
            <w:rPrChange w:id="3936" w:author="Wolfgang J. Toechterle" w:date="2013-06-22T12:08:00Z">
              <w:rPr>
                <w:rFonts w:eastAsia="ＭＳ ゴシック"/>
                <w:b w:val="0"/>
                <w:caps w:val="0"/>
                <w:color w:val="0000FF"/>
              </w:rPr>
            </w:rPrChange>
          </w:rPr>
          <w:t>Text</w:t>
        </w:r>
      </w:ins>
    </w:p>
    <w:p w:rsidR="00C41516" w:rsidRPr="00C41516" w:rsidRDefault="00C41516" w:rsidP="00C41516">
      <w:pPr>
        <w:rPr>
          <w:ins w:id="3937" w:author="Wolfgang J. Toechterle" w:date="2013-06-22T12:03:00Z"/>
          <w:rFonts w:eastAsia="Times New Roman"/>
          <w:color w:val="008000"/>
          <w:rPrChange w:id="3938" w:author="Wolfgang J. Toechterle" w:date="2013-06-22T12:03:00Z">
            <w:rPr>
              <w:ins w:id="3939" w:author="Wolfgang J. Toechterle" w:date="2013-06-22T12:03:00Z"/>
              <w:szCs w:val="22"/>
            </w:rPr>
          </w:rPrChange>
        </w:rPr>
        <w:pPrChange w:id="3940" w:author="Wolfgang J. Toechterle" w:date="2013-06-22T12:03:00Z">
          <w:pPr>
            <w:pStyle w:val="Heading1"/>
          </w:pPr>
        </w:pPrChange>
      </w:pPr>
      <w:ins w:id="3941" w:author="Wolfgang J. Toechterle" w:date="2013-06-22T12:03:00Z">
        <w:r w:rsidRPr="00C41516">
          <w:rPr>
            <w:rFonts w:eastAsia="Times New Roman"/>
            <w:color w:val="008000"/>
            <w:rPrChange w:id="3942" w:author="Wolfgang J. Toechterle" w:date="2013-06-22T12:08:00Z">
              <w:rPr>
                <w:rFonts w:eastAsia="ＭＳ ゴシック"/>
                <w:b w:val="0"/>
                <w:caps w:val="0"/>
                <w:color w:val="0000FF"/>
              </w:rPr>
            </w:rPrChange>
          </w:rPr>
          <w:t>Images</w:t>
        </w:r>
      </w:ins>
    </w:p>
    <w:p w:rsidR="00C41516" w:rsidRPr="00C41516" w:rsidRDefault="00C41516" w:rsidP="00C41516">
      <w:pPr>
        <w:rPr>
          <w:ins w:id="3943" w:author="Wolfgang J. Toechterle" w:date="2013-06-22T12:04:00Z"/>
          <w:rFonts w:eastAsia="Times New Roman"/>
          <w:color w:val="008000"/>
          <w:rPrChange w:id="3944" w:author="Wolfgang J. Toechterle" w:date="2013-06-22T12:03:00Z">
            <w:rPr>
              <w:ins w:id="3945" w:author="Wolfgang J. Toechterle" w:date="2013-06-22T12:04:00Z"/>
              <w:szCs w:val="22"/>
            </w:rPr>
          </w:rPrChange>
        </w:rPr>
        <w:pPrChange w:id="3946" w:author="Wolfgang J. Toechterle" w:date="2013-06-22T12:03:00Z">
          <w:pPr>
            <w:pStyle w:val="Heading1"/>
          </w:pPr>
        </w:pPrChange>
      </w:pPr>
      <w:ins w:id="3947" w:author="Wolfgang J. Toechterle" w:date="2013-06-22T12:03:00Z">
        <w:r w:rsidRPr="00C41516">
          <w:rPr>
            <w:rFonts w:eastAsia="Times New Roman"/>
            <w:color w:val="008000"/>
            <w:rPrChange w:id="3948" w:author="Wolfgang J. Toechterle" w:date="2013-06-22T12:08:00Z">
              <w:rPr>
                <w:rFonts w:eastAsia="ＭＳ ゴシック"/>
                <w:b w:val="0"/>
                <w:caps w:val="0"/>
                <w:color w:val="0000FF"/>
              </w:rPr>
            </w:rPrChange>
          </w:rPr>
          <w:t>QR-Code</w:t>
        </w:r>
      </w:ins>
    </w:p>
    <w:p w:rsidR="00C41516" w:rsidRPr="00C41516" w:rsidRDefault="00C41516" w:rsidP="00C41516">
      <w:pPr>
        <w:rPr>
          <w:ins w:id="3949" w:author="Wolfgang J. Toechterle" w:date="2013-06-22T12:03:00Z"/>
          <w:rFonts w:eastAsia="Times New Roman"/>
          <w:color w:val="008000"/>
          <w:rPrChange w:id="3950" w:author="Wolfgang J. Toechterle" w:date="2013-06-22T12:03:00Z">
            <w:rPr>
              <w:ins w:id="3951" w:author="Wolfgang J. Toechterle" w:date="2013-06-22T12:03:00Z"/>
              <w:szCs w:val="22"/>
            </w:rPr>
          </w:rPrChange>
        </w:rPr>
        <w:pPrChange w:id="3952" w:author="Wolfgang J. Toechterle" w:date="2013-06-22T12:03:00Z">
          <w:pPr>
            <w:pStyle w:val="Heading1"/>
          </w:pPr>
        </w:pPrChange>
      </w:pPr>
      <w:ins w:id="3953" w:author="Wolfgang J. Toechterle" w:date="2013-06-22T12:04:00Z">
        <w:r w:rsidRPr="00C41516">
          <w:rPr>
            <w:rFonts w:eastAsia="Times New Roman"/>
            <w:color w:val="008000"/>
            <w:rPrChange w:id="3954" w:author="Wolfgang J. Toechterle" w:date="2013-06-22T12:08:00Z">
              <w:rPr>
                <w:rFonts w:eastAsia="ＭＳ ゴシック"/>
                <w:b w:val="0"/>
                <w:caps w:val="0"/>
                <w:color w:val="0000FF"/>
              </w:rPr>
            </w:rPrChange>
          </w:rPr>
          <w:t>Preview Shopper model</w:t>
        </w:r>
      </w:ins>
    </w:p>
    <w:p w:rsidR="00C41516" w:rsidRDefault="00C41516" w:rsidP="00C41516">
      <w:pPr>
        <w:rPr>
          <w:ins w:id="3955" w:author="Wolfgang J. Toechterle" w:date="2013-06-22T12:07:00Z"/>
        </w:rPr>
        <w:pPrChange w:id="3956" w:author="Wolfgang J. Toechterle" w:date="2013-06-22T12:03:00Z">
          <w:pPr>
            <w:pStyle w:val="Heading1"/>
          </w:pPr>
        </w:pPrChange>
      </w:pPr>
      <w:ins w:id="3957" w:author="Wolfgang J. Toechterle" w:date="2013-06-22T20:53:00Z">
        <w:r>
          <w:rPr>
            <w:color w:val="008000"/>
          </w:rPr>
          <w:t>DieCut</w:t>
        </w:r>
      </w:ins>
    </w:p>
    <w:p w:rsidR="00C41516" w:rsidRDefault="00C41516" w:rsidP="00C41516">
      <w:pPr>
        <w:rPr>
          <w:ins w:id="3958" w:author="Wolfgang J. Toechterle" w:date="2013-06-22T12:07:00Z"/>
        </w:rPr>
        <w:pPrChange w:id="3959" w:author="Wolfgang J. Toechterle" w:date="2013-06-22T12:03:00Z">
          <w:pPr>
            <w:pStyle w:val="Heading1"/>
          </w:pPr>
        </w:pPrChange>
      </w:pPr>
    </w:p>
    <w:p w:rsidR="00C41516" w:rsidRDefault="00C41516" w:rsidP="007D28AE">
      <w:pPr>
        <w:numPr>
          <w:ins w:id="3960" w:author="i5" w:date="2013-07-01T18:17:00Z"/>
        </w:numPr>
        <w:autoSpaceDE w:val="0"/>
        <w:autoSpaceDN w:val="0"/>
        <w:adjustRightInd w:val="0"/>
        <w:rPr>
          <w:ins w:id="3961" w:author="i5" w:date="2013-07-01T18:17:00Z"/>
          <w:rFonts w:ascii="ＭＳ Ｐゴシック" w:eastAsia="ＭＳ Ｐゴシック" w:cs="ＭＳ Ｐゴシック"/>
          <w:sz w:val="28"/>
          <w:szCs w:val="28"/>
        </w:rPr>
      </w:pPr>
      <w:ins w:id="3962" w:author="i5" w:date="2013-07-01T18:17:00Z">
        <w:r>
          <w:rPr>
            <w:rFonts w:ascii="ＭＳ Ｐゴシック" w:eastAsia="ＭＳ Ｐゴシック" w:cs="ＭＳ Ｐゴシック" w:hint="eastAsia"/>
            <w:sz w:val="28"/>
            <w:szCs w:val="28"/>
          </w:rPr>
          <w:t>付録</w:t>
        </w:r>
      </w:ins>
    </w:p>
    <w:p w:rsidR="00C41516" w:rsidRDefault="00C41516" w:rsidP="007D28AE">
      <w:pPr>
        <w:numPr>
          <w:ins w:id="3963" w:author="i5" w:date="2013-07-01T18:17:00Z"/>
        </w:numPr>
        <w:autoSpaceDE w:val="0"/>
        <w:autoSpaceDN w:val="0"/>
        <w:adjustRightInd w:val="0"/>
        <w:rPr>
          <w:ins w:id="3964" w:author="i5" w:date="2013-07-01T18:17:00Z"/>
          <w:rFonts w:eastAsia="ＭＳ Ｐゴシック" w:cs="Arial"/>
          <w:color w:val="008000"/>
          <w:szCs w:val="20"/>
        </w:rPr>
      </w:pPr>
    </w:p>
    <w:p w:rsidR="00C41516" w:rsidRDefault="00C41516" w:rsidP="007D28AE">
      <w:pPr>
        <w:numPr>
          <w:ins w:id="3965" w:author="i5" w:date="2013-07-01T18:17:00Z"/>
        </w:numPr>
        <w:autoSpaceDE w:val="0"/>
        <w:autoSpaceDN w:val="0"/>
        <w:adjustRightInd w:val="0"/>
        <w:rPr>
          <w:ins w:id="3966" w:author="i5" w:date="2013-07-01T18:17:00Z"/>
          <w:rFonts w:eastAsia="ＭＳ Ｐゴシック" w:cs="Arial"/>
          <w:color w:val="008000"/>
          <w:szCs w:val="20"/>
        </w:rPr>
      </w:pPr>
      <w:ins w:id="3967" w:author="i5" w:date="2013-07-01T18:17:00Z">
        <w:r>
          <w:rPr>
            <w:rFonts w:eastAsia="ＭＳ Ｐゴシック" w:cs="Arial"/>
            <w:color w:val="008000"/>
            <w:szCs w:val="20"/>
          </w:rPr>
          <w:t>Text</w:t>
        </w:r>
      </w:ins>
    </w:p>
    <w:p w:rsidR="00C41516" w:rsidRDefault="00C41516" w:rsidP="007D28AE">
      <w:pPr>
        <w:numPr>
          <w:ins w:id="3968" w:author="i5" w:date="2013-07-01T18:17:00Z"/>
        </w:numPr>
        <w:autoSpaceDE w:val="0"/>
        <w:autoSpaceDN w:val="0"/>
        <w:adjustRightInd w:val="0"/>
        <w:rPr>
          <w:ins w:id="3969" w:author="i5" w:date="2013-07-01T18:17:00Z"/>
          <w:rFonts w:eastAsia="ＭＳ Ｐゴシック" w:cs="Arial"/>
          <w:color w:val="008000"/>
          <w:szCs w:val="20"/>
        </w:rPr>
      </w:pPr>
      <w:ins w:id="3970" w:author="i5" w:date="2013-07-01T18:17:00Z">
        <w:r>
          <w:rPr>
            <w:rFonts w:eastAsia="ＭＳ Ｐゴシック" w:cs="Arial"/>
            <w:color w:val="008000"/>
            <w:szCs w:val="20"/>
          </w:rPr>
          <w:t>Images</w:t>
        </w:r>
      </w:ins>
    </w:p>
    <w:p w:rsidR="00C41516" w:rsidRDefault="00C41516" w:rsidP="007D28AE">
      <w:pPr>
        <w:numPr>
          <w:ins w:id="3971" w:author="i5" w:date="2013-07-01T18:17:00Z"/>
        </w:numPr>
        <w:autoSpaceDE w:val="0"/>
        <w:autoSpaceDN w:val="0"/>
        <w:adjustRightInd w:val="0"/>
        <w:rPr>
          <w:ins w:id="3972" w:author="i5" w:date="2013-07-01T18:17:00Z"/>
          <w:rFonts w:eastAsia="ＭＳ Ｐゴシック" w:cs="Arial"/>
          <w:color w:val="008000"/>
          <w:szCs w:val="20"/>
        </w:rPr>
      </w:pPr>
      <w:ins w:id="3973" w:author="i5" w:date="2013-07-01T18:17:00Z">
        <w:r>
          <w:rPr>
            <w:rFonts w:eastAsia="ＭＳ Ｐゴシック" w:cs="Arial"/>
            <w:color w:val="008000"/>
            <w:szCs w:val="20"/>
          </w:rPr>
          <w:t>QR-Code</w:t>
        </w:r>
      </w:ins>
    </w:p>
    <w:p w:rsidR="00C41516" w:rsidRDefault="00C41516" w:rsidP="007D28AE">
      <w:pPr>
        <w:numPr>
          <w:ins w:id="3974" w:author="i5" w:date="2013-07-01T18:17:00Z"/>
        </w:numPr>
        <w:autoSpaceDE w:val="0"/>
        <w:autoSpaceDN w:val="0"/>
        <w:adjustRightInd w:val="0"/>
        <w:rPr>
          <w:ins w:id="3975" w:author="i5" w:date="2013-07-01T18:17:00Z"/>
          <w:rFonts w:eastAsia="ＭＳ Ｐゴシック" w:cs="Arial"/>
          <w:color w:val="008000"/>
          <w:szCs w:val="20"/>
        </w:rPr>
      </w:pPr>
      <w:ins w:id="3976" w:author="i5" w:date="2013-07-01T18:17:00Z">
        <w:r>
          <w:rPr>
            <w:rFonts w:eastAsia="ＭＳ Ｐゴシック" w:cs="Arial"/>
            <w:color w:val="008000"/>
            <w:szCs w:val="20"/>
          </w:rPr>
          <w:t>Preview Shopper model</w:t>
        </w:r>
      </w:ins>
    </w:p>
    <w:p w:rsidR="00C41516" w:rsidRDefault="00C41516" w:rsidP="007D28AE">
      <w:pPr>
        <w:numPr>
          <w:ins w:id="3977" w:author="i5" w:date="2013-07-01T18:17:00Z"/>
        </w:numPr>
        <w:autoSpaceDE w:val="0"/>
        <w:autoSpaceDN w:val="0"/>
        <w:adjustRightInd w:val="0"/>
        <w:rPr>
          <w:ins w:id="3978" w:author="i5" w:date="2013-07-01T18:17:00Z"/>
          <w:rFonts w:eastAsia="ＭＳ Ｐゴシック" w:cs="Arial"/>
          <w:b/>
          <w:bCs/>
          <w:caps/>
          <w:szCs w:val="20"/>
        </w:rPr>
      </w:pPr>
      <w:ins w:id="3979" w:author="i5" w:date="2013-07-01T18:17:00Z">
        <w:r>
          <w:rPr>
            <w:rFonts w:eastAsia="ＭＳ Ｐゴシック" w:cs="Arial"/>
            <w:color w:val="008000"/>
            <w:szCs w:val="20"/>
          </w:rPr>
          <w:t>DieCut</w:t>
        </w:r>
      </w:ins>
    </w:p>
    <w:p w:rsidR="00C41516" w:rsidRDefault="00C41516" w:rsidP="00C41516">
      <w:pPr>
        <w:numPr>
          <w:ins w:id="3980" w:author="i5" w:date="2013-07-01T18:17:00Z"/>
        </w:numPr>
        <w:rPr>
          <w:ins w:id="3981" w:author="i5" w:date="2013-07-01T18:17:00Z"/>
          <w:lang w:eastAsia="ja-JP"/>
        </w:rPr>
        <w:pPrChange w:id="3982" w:author="Wolfgang J. Toechterle" w:date="2013-06-22T12:03:00Z">
          <w:pPr>
            <w:pStyle w:val="Heading1"/>
          </w:pPr>
        </w:pPrChange>
      </w:pPr>
    </w:p>
    <w:p w:rsidR="00C41516" w:rsidRDefault="00C41516" w:rsidP="00C41516">
      <w:pPr>
        <w:rPr>
          <w:ins w:id="3983" w:author="Wolfgang J. Toechterle" w:date="2013-06-22T12:07:00Z"/>
          <w:lang w:eastAsia="ja-JP"/>
        </w:rPr>
        <w:pPrChange w:id="3984" w:author="Wolfgang J. Toechterle" w:date="2013-06-22T12:03:00Z">
          <w:pPr>
            <w:pStyle w:val="Heading1"/>
          </w:pPr>
        </w:pPrChange>
      </w:pPr>
    </w:p>
    <w:p w:rsidR="00C41516" w:rsidRDefault="00C41516" w:rsidP="00E1640C">
      <w:pPr>
        <w:widowControl w:val="0"/>
        <w:autoSpaceDE w:val="0"/>
        <w:autoSpaceDN w:val="0"/>
        <w:adjustRightInd w:val="0"/>
        <w:ind w:right="340"/>
        <w:rPr>
          <w:ins w:id="3985" w:author="Wolfgang J. Toechterle" w:date="2013-06-22T12:07:00Z"/>
          <w:rFonts w:cs="Arial"/>
          <w:szCs w:val="20"/>
          <w:lang w:val="en-US"/>
        </w:rPr>
      </w:pPr>
      <w:ins w:id="3986" w:author="Wolfgang J. Toechterle" w:date="2013-06-22T12:07:00Z">
        <w:r>
          <w:rPr>
            <w:rFonts w:cs="Arial"/>
            <w:b/>
            <w:bCs/>
            <w:sz w:val="28"/>
            <w:szCs w:val="28"/>
            <w:lang w:val="en-US"/>
          </w:rPr>
          <w:t>Task 1: logo</w:t>
        </w:r>
        <w:r>
          <w:rPr>
            <w:rFonts w:cs="Arial"/>
            <w:szCs w:val="20"/>
            <w:lang w:val="en-US"/>
          </w:rPr>
          <w:t xml:space="preserve"> </w:t>
        </w:r>
      </w:ins>
    </w:p>
    <w:p w:rsidR="00C41516" w:rsidRDefault="00C41516" w:rsidP="00E1640C">
      <w:pPr>
        <w:widowControl w:val="0"/>
        <w:autoSpaceDE w:val="0"/>
        <w:autoSpaceDN w:val="0"/>
        <w:adjustRightInd w:val="0"/>
        <w:ind w:right="340"/>
        <w:rPr>
          <w:ins w:id="3987" w:author="Wolfgang J. Toechterle" w:date="2013-06-22T12:07:00Z"/>
          <w:rFonts w:cs="Arial"/>
          <w:szCs w:val="20"/>
          <w:lang w:val="en-US"/>
        </w:rPr>
      </w:pPr>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3988" w:author="Wolfgang J. Toechterle" w:date="2013-06-22T12:07:00Z"/>
          <w:rFonts w:ascii="Times New Roman" w:hAnsi="Times New Roman"/>
          <w:sz w:val="24"/>
          <w:szCs w:val="24"/>
          <w:lang w:val="en-US"/>
        </w:rPr>
      </w:pPr>
      <w:ins w:id="3989" w:author="Wolfgang J. Toechterle" w:date="2013-06-22T12:07:00Z">
        <w:r>
          <w:rPr>
            <w:rFonts w:ascii="Times New Roman" w:hAnsi="Times New Roman"/>
            <w:sz w:val="24"/>
            <w:szCs w:val="24"/>
            <w:lang w:val="en-US"/>
          </w:rPr>
          <w:t>Museum of Printing Arts Leipzig</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3990" w:author="Wolfgang J. Toechterle" w:date="2013-06-22T12:07:00Z"/>
          <w:rFonts w:ascii="Times New Roman" w:hAnsi="Times New Roman"/>
          <w:sz w:val="24"/>
          <w:szCs w:val="24"/>
          <w:lang w:val="en-US"/>
        </w:rPr>
      </w:pPr>
      <w:ins w:id="3991" w:author="Wolfgang J. Toechterle" w:date="2013-06-22T12:07:00Z">
        <w:r>
          <w:rPr>
            <w:rFonts w:ascii="Times New Roman" w:hAnsi="Times New Roman"/>
            <w:sz w:val="24"/>
            <w:szCs w:val="24"/>
            <w:lang w:val="en-US"/>
          </w:rPr>
          <w:t>Museum für Druckkunst Leipzig</w:t>
        </w:r>
      </w:ins>
    </w:p>
    <w:p w:rsidR="00C41516" w:rsidRDefault="00C41516" w:rsidP="00E1640C">
      <w:pPr>
        <w:widowControl w:val="0"/>
        <w:autoSpaceDE w:val="0"/>
        <w:autoSpaceDN w:val="0"/>
        <w:adjustRightInd w:val="0"/>
        <w:ind w:right="340"/>
        <w:rPr>
          <w:ins w:id="3992" w:author="Wolfgang J. Toechterle" w:date="2013-06-22T12:07:00Z"/>
          <w:rFonts w:cs="Arial"/>
          <w:szCs w:val="20"/>
          <w:lang w:val="en-US"/>
        </w:rPr>
      </w:pPr>
    </w:p>
    <w:p w:rsidR="00C41516" w:rsidRDefault="00C41516" w:rsidP="00E1640C">
      <w:pPr>
        <w:widowControl w:val="0"/>
        <w:autoSpaceDE w:val="0"/>
        <w:autoSpaceDN w:val="0"/>
        <w:adjustRightInd w:val="0"/>
        <w:ind w:right="340"/>
        <w:rPr>
          <w:ins w:id="3993" w:author="Wolfgang J. Toechterle" w:date="2013-06-22T12:07:00Z"/>
          <w:rFonts w:cs="Arial"/>
          <w:szCs w:val="20"/>
          <w:lang w:val="en-US"/>
        </w:rPr>
      </w:pPr>
    </w:p>
    <w:p w:rsidR="00C41516" w:rsidRDefault="00C41516" w:rsidP="007D28AE">
      <w:pPr>
        <w:numPr>
          <w:ins w:id="3994" w:author="i5" w:date="2013-07-01T18:17:00Z"/>
        </w:numPr>
        <w:autoSpaceDE w:val="0"/>
        <w:autoSpaceDN w:val="0"/>
        <w:adjustRightInd w:val="0"/>
        <w:ind w:right="340"/>
        <w:rPr>
          <w:ins w:id="3995" w:author="i5" w:date="2013-07-01T18:17:00Z"/>
          <w:rFonts w:ascii="ＭＳ Ｐゴシック" w:eastAsia="ＭＳ Ｐゴシック" w:cs="ＭＳ Ｐゴシック"/>
          <w:sz w:val="24"/>
        </w:rPr>
      </w:pPr>
      <w:ins w:id="3996" w:author="i5" w:date="2013-07-01T18:17:00Z">
        <w:r>
          <w:rPr>
            <w:rFonts w:ascii="ＭＳ Ｐゴシック" w:eastAsia="ＭＳ Ｐゴシック" w:cs="ＭＳ Ｐゴシック" w:hint="eastAsia"/>
            <w:sz w:val="24"/>
          </w:rPr>
          <w:t>タスク</w:t>
        </w:r>
        <w:r>
          <w:rPr>
            <w:rFonts w:ascii="ＭＳ Ｐゴシック" w:eastAsia="ＭＳ Ｐゴシック" w:cs="ＭＳ Ｐゴシック"/>
            <w:sz w:val="24"/>
          </w:rPr>
          <w:t>1:</w:t>
        </w:r>
        <w:r>
          <w:rPr>
            <w:rFonts w:ascii="ＭＳ Ｐゴシック" w:eastAsia="ＭＳ Ｐゴシック" w:cs="ＭＳ Ｐゴシック" w:hint="eastAsia"/>
            <w:sz w:val="24"/>
          </w:rPr>
          <w:t>ロゴ</w:t>
        </w:r>
      </w:ins>
    </w:p>
    <w:p w:rsidR="00C41516" w:rsidRDefault="00C41516" w:rsidP="007D28AE">
      <w:pPr>
        <w:numPr>
          <w:ins w:id="3997" w:author="i5" w:date="2013-07-01T18:1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3998" w:author="i5" w:date="2013-07-01T18:17:00Z"/>
          <w:rFonts w:ascii="Times New Roman" w:eastAsia="ＭＳ Ｐゴシック" w:hAnsi="Times New Roman"/>
          <w:sz w:val="24"/>
        </w:rPr>
      </w:pPr>
      <w:ins w:id="3999" w:author="i5" w:date="2013-07-01T19:54:00Z">
        <w:r>
          <w:rPr>
            <w:rFonts w:ascii="Times New Roman" w:eastAsia="ＭＳ Ｐゴシック" w:hAnsi="Times New Roman" w:hint="eastAsia"/>
            <w:sz w:val="24"/>
            <w:lang w:eastAsia="ja-JP"/>
          </w:rPr>
          <w:t>ライプツィヒ印刷美術</w:t>
        </w:r>
      </w:ins>
      <w:ins w:id="4000" w:author="i5" w:date="2013-07-01T19:55:00Z">
        <w:r>
          <w:rPr>
            <w:rFonts w:ascii="Times New Roman" w:eastAsia="ＭＳ Ｐゴシック" w:hAnsi="Times New Roman" w:hint="eastAsia"/>
            <w:sz w:val="24"/>
            <w:lang w:eastAsia="ja-JP"/>
          </w:rPr>
          <w:t>博物館</w:t>
        </w:r>
        <w:r>
          <w:rPr>
            <w:rFonts w:ascii="Times New Roman" w:eastAsia="ＭＳ Ｐゴシック" w:hAnsi="Times New Roman"/>
            <w:sz w:val="24"/>
            <w:lang w:eastAsia="ja-JP"/>
          </w:rPr>
          <w:t>(</w:t>
        </w:r>
        <w:r>
          <w:rPr>
            <w:rFonts w:ascii="Times New Roman" w:eastAsia="ＭＳ Ｐゴシック" w:hAnsi="Times New Roman" w:hint="eastAsia"/>
            <w:sz w:val="24"/>
            <w:lang w:eastAsia="ja-JP"/>
          </w:rPr>
          <w:t>英</w:t>
        </w:r>
        <w:r>
          <w:rPr>
            <w:rFonts w:ascii="Times New Roman" w:eastAsia="ＭＳ Ｐゴシック" w:hAnsi="Times New Roman"/>
            <w:sz w:val="24"/>
            <w:lang w:eastAsia="ja-JP"/>
          </w:rPr>
          <w:t>)</w:t>
        </w:r>
      </w:ins>
    </w:p>
    <w:p w:rsidR="00C41516" w:rsidRDefault="00C41516" w:rsidP="00082E5B">
      <w:pPr>
        <w:numPr>
          <w:ins w:id="4001" w:author="i5" w:date="2013-07-01T19:55: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02" w:author="i5" w:date="2013-07-01T19:55:00Z"/>
          <w:rFonts w:ascii="Times New Roman" w:eastAsia="ＭＳ Ｐゴシック" w:hAnsi="Times New Roman"/>
          <w:sz w:val="24"/>
          <w:lang w:eastAsia="ja-JP"/>
        </w:rPr>
      </w:pPr>
      <w:ins w:id="4003" w:author="i5" w:date="2013-07-01T19:55:00Z">
        <w:r>
          <w:rPr>
            <w:rFonts w:ascii="Times New Roman" w:eastAsia="ＭＳ Ｐゴシック" w:hAnsi="Times New Roman" w:hint="eastAsia"/>
            <w:sz w:val="24"/>
            <w:lang w:eastAsia="ja-JP"/>
          </w:rPr>
          <w:t>ライプツィヒ印刷美術博物館</w:t>
        </w:r>
        <w:r>
          <w:rPr>
            <w:rFonts w:ascii="Times New Roman" w:eastAsia="ＭＳ Ｐゴシック" w:hAnsi="Times New Roman"/>
            <w:sz w:val="24"/>
            <w:lang w:eastAsia="ja-JP"/>
          </w:rPr>
          <w:t>(</w:t>
        </w:r>
        <w:r>
          <w:rPr>
            <w:rFonts w:ascii="Times New Roman" w:eastAsia="ＭＳ Ｐゴシック" w:hAnsi="Times New Roman" w:hint="eastAsia"/>
            <w:sz w:val="24"/>
            <w:lang w:eastAsia="ja-JP"/>
          </w:rPr>
          <w:t>独</w:t>
        </w:r>
        <w:r>
          <w:rPr>
            <w:rFonts w:ascii="Times New Roman" w:eastAsia="ＭＳ Ｐゴシック" w:hAnsi="Times New Roman"/>
            <w:sz w:val="24"/>
            <w:lang w:eastAsia="ja-JP"/>
          </w:rPr>
          <w:t>)</w:t>
        </w:r>
      </w:ins>
    </w:p>
    <w:p w:rsidR="00C41516" w:rsidRDefault="00C41516" w:rsidP="007D28AE">
      <w:pPr>
        <w:numPr>
          <w:ins w:id="4004" w:author="i5" w:date="2013-07-01T18:17: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05" w:author="i5" w:date="2013-07-01T18:17:00Z"/>
          <w:rFonts w:ascii="Times New Roman" w:hAnsi="Times New Roman"/>
          <w:sz w:val="24"/>
          <w:lang w:eastAsia="ja-JP"/>
        </w:rPr>
      </w:pPr>
    </w:p>
    <w:p w:rsidR="00C41516" w:rsidRDefault="00C41516" w:rsidP="00E1640C">
      <w:pPr>
        <w:widowControl w:val="0"/>
        <w:autoSpaceDE w:val="0"/>
        <w:autoSpaceDN w:val="0"/>
        <w:adjustRightInd w:val="0"/>
        <w:ind w:right="340"/>
        <w:rPr>
          <w:ins w:id="4006" w:author="Wolfgang J. Toechterle" w:date="2013-06-22T12:07:00Z"/>
          <w:rFonts w:cs="Arial"/>
          <w:szCs w:val="20"/>
          <w:lang w:val="en-US"/>
        </w:rPr>
      </w:pPr>
    </w:p>
    <w:p w:rsidR="00C41516" w:rsidRDefault="00C41516" w:rsidP="00E1640C">
      <w:pPr>
        <w:widowControl w:val="0"/>
        <w:autoSpaceDE w:val="0"/>
        <w:autoSpaceDN w:val="0"/>
        <w:adjustRightInd w:val="0"/>
        <w:ind w:right="340"/>
        <w:rPr>
          <w:ins w:id="4007" w:author="Wolfgang J. Toechterle" w:date="2013-06-22T12:07:00Z"/>
          <w:rFonts w:cs="Arial"/>
          <w:szCs w:val="20"/>
          <w:lang w:val="en-US"/>
        </w:rPr>
      </w:pPr>
      <w:ins w:id="4008" w:author="Wolfgang J. Toechterle" w:date="2013-06-22T12:07:00Z">
        <w:r>
          <w:rPr>
            <w:rFonts w:cs="Arial"/>
            <w:b/>
            <w:bCs/>
            <w:sz w:val="28"/>
            <w:szCs w:val="28"/>
            <w:lang w:val="en-US"/>
          </w:rPr>
          <w:t>Task 2: Letterhead and Business Card</w:t>
        </w:r>
        <w:r>
          <w:rPr>
            <w:rFonts w:cs="Arial"/>
            <w:szCs w:val="20"/>
            <w:lang w:val="en-US"/>
          </w:rPr>
          <w:t xml:space="preserve"> </w:t>
        </w:r>
      </w:ins>
    </w:p>
    <w:p w:rsidR="00C41516" w:rsidRDefault="00C41516" w:rsidP="00E1640C">
      <w:pPr>
        <w:widowControl w:val="0"/>
        <w:autoSpaceDE w:val="0"/>
        <w:autoSpaceDN w:val="0"/>
        <w:adjustRightInd w:val="0"/>
        <w:ind w:right="340"/>
        <w:rPr>
          <w:ins w:id="4009" w:author="Wolfgang J. Toechterle" w:date="2013-06-22T12:07:00Z"/>
          <w:rFonts w:cs="Arial"/>
          <w:szCs w:val="20"/>
          <w:lang w:val="en-US"/>
        </w:rPr>
      </w:pPr>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10" w:author="Wolfgang J. Toechterle" w:date="2013-06-22T12:07:00Z"/>
          <w:rFonts w:ascii="Times New Roman" w:hAnsi="Times New Roman"/>
          <w:sz w:val="24"/>
          <w:szCs w:val="24"/>
          <w:lang w:val="en-US"/>
        </w:rPr>
      </w:pPr>
      <w:ins w:id="4011" w:author="Wolfgang J. Toechterle" w:date="2013-06-22T12:07:00Z">
        <w:r>
          <w:rPr>
            <w:rFonts w:ascii="Times New Roman" w:hAnsi="Times New Roman"/>
            <w:sz w:val="24"/>
            <w:szCs w:val="24"/>
            <w:lang w:val="en-US"/>
          </w:rPr>
          <w:t>Stiftung Werkstattmuseum für Druckkunst</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12" w:author="Wolfgang J. Toechterle" w:date="2013-06-22T12:07:00Z"/>
          <w:rFonts w:ascii="Times New Roman" w:hAnsi="Times New Roman"/>
          <w:sz w:val="24"/>
          <w:szCs w:val="24"/>
          <w:lang w:val="en-US"/>
        </w:rPr>
      </w:pPr>
      <w:ins w:id="4013" w:author="Wolfgang J. Toechterle" w:date="2013-06-22T12:07:00Z">
        <w:r>
          <w:rPr>
            <w:rFonts w:ascii="Times New Roman" w:hAnsi="Times New Roman"/>
            <w:sz w:val="24"/>
            <w:szCs w:val="24"/>
            <w:lang w:val="en-US"/>
          </w:rPr>
          <w:t>Nonnenstraße 38</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14" w:author="Wolfgang J. Toechterle" w:date="2013-06-22T12:07:00Z"/>
          <w:rFonts w:ascii="Times New Roman" w:hAnsi="Times New Roman"/>
          <w:sz w:val="24"/>
          <w:szCs w:val="24"/>
          <w:lang w:val="en-US"/>
        </w:rPr>
      </w:pPr>
      <w:ins w:id="4015" w:author="Wolfgang J. Toechterle" w:date="2013-06-22T12:07:00Z">
        <w:r>
          <w:rPr>
            <w:rFonts w:ascii="Times New Roman" w:hAnsi="Times New Roman"/>
            <w:sz w:val="24"/>
            <w:szCs w:val="24"/>
            <w:lang w:val="en-US"/>
          </w:rPr>
          <w:t>D-04229 Leipzig</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16" w:author="Wolfgang J. Toechterle" w:date="2013-06-22T12:07:00Z"/>
          <w:rFonts w:ascii="Times New Roman" w:hAnsi="Times New Roman"/>
          <w:sz w:val="24"/>
          <w:szCs w:val="24"/>
          <w:lang w:val="en-US"/>
        </w:rPr>
      </w:pPr>
      <w:ins w:id="4017" w:author="Wolfgang J. Toechterle" w:date="2013-06-22T12:07:00Z">
        <w:r>
          <w:rPr>
            <w:rFonts w:ascii="Times New Roman" w:hAnsi="Times New Roman"/>
            <w:sz w:val="24"/>
            <w:szCs w:val="24"/>
            <w:lang w:val="en-US"/>
          </w:rPr>
          <w:t>Tel. +49 341 / 231 62-0</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18" w:author="Wolfgang J. Toechterle" w:date="2013-06-22T12:07:00Z"/>
          <w:rFonts w:ascii="Times New Roman" w:hAnsi="Times New Roman"/>
          <w:sz w:val="24"/>
          <w:szCs w:val="24"/>
          <w:lang w:val="en-US"/>
        </w:rPr>
      </w:pPr>
      <w:ins w:id="4019" w:author="Wolfgang J. Toechterle" w:date="2013-06-22T12:07:00Z">
        <w:r>
          <w:rPr>
            <w:rFonts w:ascii="Times New Roman" w:hAnsi="Times New Roman"/>
            <w:sz w:val="24"/>
            <w:szCs w:val="24"/>
            <w:lang w:val="en-US"/>
          </w:rPr>
          <w:t>Fax +49 341 / 231 62-10</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20" w:author="Wolfgang J. Toechterle" w:date="2013-06-22T12:07:00Z"/>
          <w:rFonts w:ascii="Times New Roman" w:hAnsi="Times New Roman"/>
          <w:sz w:val="24"/>
          <w:szCs w:val="24"/>
          <w:lang w:val="en-US"/>
        </w:rPr>
      </w:pPr>
      <w:ins w:id="4021" w:author="Wolfgang J. Toechterle" w:date="2013-06-22T12:07:00Z">
        <w:r>
          <w:rPr>
            <w:rFonts w:ascii="Times New Roman" w:hAnsi="Times New Roman"/>
            <w:sz w:val="24"/>
            <w:szCs w:val="24"/>
            <w:lang w:val="en-US"/>
          </w:rPr>
          <w:t>info@druckkunst-museum.de</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22" w:author="Wolfgang J. Toechterle" w:date="2013-06-22T12:07:00Z"/>
          <w:rFonts w:ascii="Times New Roman" w:hAnsi="Times New Roman"/>
          <w:sz w:val="24"/>
          <w:szCs w:val="24"/>
          <w:lang w:val="en-US"/>
        </w:rPr>
      </w:pPr>
      <w:ins w:id="4023" w:author="Wolfgang J. Toechterle" w:date="2013-06-22T12:07:00Z">
        <w:r>
          <w:rPr>
            <w:rFonts w:ascii="Times New Roman" w:hAnsi="Times New Roman"/>
            <w:sz w:val="24"/>
            <w:szCs w:val="24"/>
            <w:lang w:val="en-US"/>
          </w:rPr>
          <w:t>www.druckkunst-museum.de</w:t>
        </w:r>
      </w:ins>
    </w:p>
    <w:p w:rsidR="00C41516" w:rsidRDefault="00C41516" w:rsidP="00E1640C">
      <w:pPr>
        <w:widowControl w:val="0"/>
        <w:autoSpaceDE w:val="0"/>
        <w:autoSpaceDN w:val="0"/>
        <w:adjustRightInd w:val="0"/>
        <w:ind w:right="340"/>
        <w:rPr>
          <w:ins w:id="4024" w:author="Wolfgang J. Toechterle" w:date="2013-06-22T12:07:00Z"/>
          <w:rFonts w:cs="Arial"/>
          <w:szCs w:val="20"/>
          <w:lang w:val="en-US"/>
        </w:rPr>
      </w:pPr>
    </w:p>
    <w:p w:rsidR="00C41516" w:rsidRDefault="00C41516" w:rsidP="00E1640C">
      <w:pPr>
        <w:widowControl w:val="0"/>
        <w:autoSpaceDE w:val="0"/>
        <w:autoSpaceDN w:val="0"/>
        <w:adjustRightInd w:val="0"/>
        <w:ind w:right="340"/>
        <w:rPr>
          <w:ins w:id="4025" w:author="Wolfgang J. Toechterle" w:date="2013-06-22T12:07:00Z"/>
          <w:rFonts w:cs="Arial"/>
          <w:szCs w:val="20"/>
          <w:lang w:val="en-US"/>
        </w:rPr>
      </w:pPr>
    </w:p>
    <w:p w:rsidR="00C41516" w:rsidRDefault="00C41516" w:rsidP="007D28AE">
      <w:pPr>
        <w:numPr>
          <w:ins w:id="4026" w:author="i5" w:date="2013-07-01T18:18:00Z"/>
        </w:numPr>
        <w:autoSpaceDE w:val="0"/>
        <w:autoSpaceDN w:val="0"/>
        <w:adjustRightInd w:val="0"/>
        <w:ind w:right="340"/>
        <w:rPr>
          <w:ins w:id="4027" w:author="i5" w:date="2013-07-01T18:18:00Z"/>
          <w:rFonts w:ascii="ＭＳ Ｐゴシック" w:eastAsia="ＭＳ Ｐゴシック" w:cs="ＭＳ Ｐゴシック"/>
          <w:sz w:val="24"/>
        </w:rPr>
      </w:pPr>
      <w:ins w:id="4028" w:author="i5" w:date="2013-07-01T18:18:00Z">
        <w:r>
          <w:rPr>
            <w:rFonts w:ascii="ＭＳ Ｐゴシック" w:eastAsia="ＭＳ Ｐゴシック" w:cs="ＭＳ Ｐゴシック" w:hint="eastAsia"/>
            <w:sz w:val="24"/>
          </w:rPr>
          <w:t>タスク</w:t>
        </w:r>
        <w:r>
          <w:rPr>
            <w:rFonts w:ascii="ＭＳ Ｐゴシック" w:eastAsia="ＭＳ Ｐゴシック" w:cs="ＭＳ Ｐゴシック"/>
            <w:sz w:val="24"/>
          </w:rPr>
          <w:t>2:</w:t>
        </w:r>
        <w:r>
          <w:rPr>
            <w:rFonts w:ascii="ＭＳ Ｐゴシック" w:eastAsia="ＭＳ Ｐゴシック" w:cs="ＭＳ Ｐゴシック" w:hint="eastAsia"/>
            <w:sz w:val="24"/>
          </w:rPr>
          <w:t>レターヘッドと名刺</w:t>
        </w:r>
      </w:ins>
    </w:p>
    <w:p w:rsidR="00C41516" w:rsidRDefault="00C41516" w:rsidP="007D28AE">
      <w:pPr>
        <w:numPr>
          <w:ins w:id="4029"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30" w:author="i5" w:date="2013-07-01T18:18:00Z"/>
          <w:rFonts w:ascii="Times New Roman" w:eastAsia="ＭＳ Ｐゴシック" w:hAnsi="Times New Roman"/>
          <w:sz w:val="24"/>
          <w:lang w:eastAsia="ja-JP"/>
        </w:rPr>
      </w:pPr>
    </w:p>
    <w:p w:rsidR="00C41516" w:rsidRDefault="00C41516" w:rsidP="007D28AE">
      <w:pPr>
        <w:numPr>
          <w:ins w:id="4031"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32" w:author="i5" w:date="2013-07-01T18:18:00Z"/>
          <w:rFonts w:ascii="Times New Roman" w:hAnsi="Times New Roman"/>
          <w:sz w:val="24"/>
        </w:rPr>
      </w:pPr>
      <w:ins w:id="4033" w:author="i5" w:date="2013-07-01T18:18:00Z">
        <w:r>
          <w:rPr>
            <w:rFonts w:ascii="Times New Roman" w:eastAsia="ＭＳ Ｐゴシック" w:hAnsi="Times New Roman"/>
            <w:sz w:val="24"/>
          </w:rPr>
          <w:t>Stiftung Werkstattmuseum f</w:t>
        </w:r>
        <w:r>
          <w:rPr>
            <w:rFonts w:ascii="ＭＳ 明朝" w:hAnsi="Times New Roman" w:cs="ＭＳ 明朝"/>
            <w:sz w:val="24"/>
          </w:rPr>
          <w:t>ü</w:t>
        </w:r>
        <w:r>
          <w:rPr>
            <w:rFonts w:ascii="Times New Roman" w:hAnsi="Times New Roman"/>
            <w:sz w:val="24"/>
          </w:rPr>
          <w:t>r Druckkunst</w:t>
        </w:r>
      </w:ins>
    </w:p>
    <w:p w:rsidR="00C41516" w:rsidRDefault="00C41516" w:rsidP="007D28AE">
      <w:pPr>
        <w:numPr>
          <w:ins w:id="4034"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35" w:author="i5" w:date="2013-07-01T18:18:00Z"/>
          <w:rFonts w:ascii="Times New Roman" w:hAnsi="Times New Roman"/>
          <w:sz w:val="24"/>
        </w:rPr>
      </w:pPr>
      <w:ins w:id="4036" w:author="i5" w:date="2013-07-01T18:18:00Z">
        <w:r>
          <w:rPr>
            <w:rFonts w:ascii="Times New Roman" w:hAnsi="Times New Roman"/>
            <w:sz w:val="24"/>
          </w:rPr>
          <w:t>Nonnenstra</w:t>
        </w:r>
        <w:r>
          <w:rPr>
            <w:rFonts w:ascii="ＭＳ 明朝" w:hAnsi="Times New Roman" w:cs="ＭＳ 明朝"/>
            <w:sz w:val="24"/>
          </w:rPr>
          <w:t>ß</w:t>
        </w:r>
        <w:r>
          <w:rPr>
            <w:rFonts w:ascii="Times New Roman" w:hAnsi="Times New Roman"/>
            <w:sz w:val="24"/>
          </w:rPr>
          <w:t>e 38</w:t>
        </w:r>
      </w:ins>
    </w:p>
    <w:p w:rsidR="00C41516" w:rsidRDefault="00C41516" w:rsidP="007D28AE">
      <w:pPr>
        <w:numPr>
          <w:ins w:id="4037"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38" w:author="i5" w:date="2013-07-01T18:18:00Z"/>
          <w:rFonts w:ascii="Times New Roman" w:hAnsi="Times New Roman"/>
          <w:sz w:val="24"/>
        </w:rPr>
      </w:pPr>
      <w:ins w:id="4039" w:author="i5" w:date="2013-07-01T18:18:00Z">
        <w:r>
          <w:rPr>
            <w:rFonts w:ascii="Times New Roman" w:hAnsi="Times New Roman"/>
            <w:sz w:val="24"/>
          </w:rPr>
          <w:t>D-04229 Leipzig</w:t>
        </w:r>
      </w:ins>
    </w:p>
    <w:p w:rsidR="00C41516" w:rsidRDefault="00C41516" w:rsidP="007D28AE">
      <w:pPr>
        <w:numPr>
          <w:ins w:id="4040"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41" w:author="i5" w:date="2013-07-01T18:18:00Z"/>
          <w:rFonts w:ascii="Times New Roman" w:hAnsi="Times New Roman"/>
          <w:sz w:val="24"/>
        </w:rPr>
      </w:pPr>
      <w:ins w:id="4042" w:author="i5" w:date="2013-07-01T18:18:00Z">
        <w:r>
          <w:rPr>
            <w:rFonts w:ascii="Times New Roman" w:hAnsi="Times New Roman"/>
            <w:sz w:val="24"/>
          </w:rPr>
          <w:t>Tel. +49 341 / 231 62-0</w:t>
        </w:r>
      </w:ins>
    </w:p>
    <w:p w:rsidR="00C41516" w:rsidRDefault="00C41516" w:rsidP="007D28AE">
      <w:pPr>
        <w:numPr>
          <w:ins w:id="4043"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44" w:author="i5" w:date="2013-07-01T18:18:00Z"/>
          <w:rFonts w:ascii="Times New Roman" w:hAnsi="Times New Roman"/>
          <w:sz w:val="24"/>
        </w:rPr>
      </w:pPr>
      <w:ins w:id="4045" w:author="i5" w:date="2013-07-01T18:18:00Z">
        <w:r>
          <w:rPr>
            <w:rFonts w:ascii="Times New Roman" w:hAnsi="Times New Roman"/>
            <w:sz w:val="24"/>
          </w:rPr>
          <w:t>Fax +49 341 / 231 62-10</w:t>
        </w:r>
      </w:ins>
    </w:p>
    <w:p w:rsidR="00C41516" w:rsidRDefault="00C41516" w:rsidP="007D28AE">
      <w:pPr>
        <w:numPr>
          <w:ins w:id="4046"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47" w:author="i5" w:date="2013-07-01T18:18:00Z"/>
          <w:rFonts w:ascii="Times New Roman" w:hAnsi="Times New Roman"/>
          <w:sz w:val="24"/>
        </w:rPr>
      </w:pPr>
      <w:ins w:id="4048" w:author="i5" w:date="2013-07-01T18:18:00Z">
        <w:r>
          <w:rPr>
            <w:rFonts w:ascii="Times New Roman" w:hAnsi="Times New Roman"/>
            <w:sz w:val="24"/>
          </w:rPr>
          <w:t>info@druckkunst-museum.de</w:t>
        </w:r>
      </w:ins>
    </w:p>
    <w:p w:rsidR="00C41516" w:rsidRDefault="00C41516" w:rsidP="007D28AE">
      <w:pPr>
        <w:numPr>
          <w:ins w:id="4049"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50" w:author="i5" w:date="2013-07-01T18:18:00Z"/>
          <w:rFonts w:ascii="Times New Roman" w:hAnsi="Times New Roman"/>
          <w:sz w:val="24"/>
        </w:rPr>
      </w:pPr>
      <w:ins w:id="4051" w:author="i5" w:date="2013-07-01T18:18:00Z">
        <w:r>
          <w:rPr>
            <w:rFonts w:ascii="Times New Roman" w:hAnsi="Times New Roman"/>
            <w:sz w:val="24"/>
          </w:rPr>
          <w:fldChar w:fldCharType="begin"/>
        </w:r>
        <w:r>
          <w:rPr>
            <w:rFonts w:ascii="Times New Roman" w:hAnsi="Times New Roman"/>
            <w:sz w:val="24"/>
          </w:rPr>
          <w:instrText>HYPERLINK "www.druckkunst-museum.de"</w:instrText>
        </w:r>
      </w:ins>
      <w:r w:rsidRPr="00D973F1">
        <w:rPr>
          <w:rFonts w:ascii="Times New Roman" w:hAnsi="Times New Roman"/>
          <w:sz w:val="24"/>
        </w:rPr>
      </w:r>
      <w:ins w:id="4052" w:author="i5" w:date="2013-07-01T18:18:00Z">
        <w:r>
          <w:rPr>
            <w:rFonts w:ascii="Times New Roman" w:hAnsi="Times New Roman"/>
            <w:sz w:val="24"/>
          </w:rPr>
          <w:fldChar w:fldCharType="separate"/>
        </w:r>
        <w:r>
          <w:rPr>
            <w:rFonts w:ascii="Times New Roman" w:hAnsi="Times New Roman"/>
            <w:color w:val="0000FF"/>
            <w:sz w:val="24"/>
            <w:u w:val="single"/>
          </w:rPr>
          <w:t>www.druckkunst-museum.de</w:t>
        </w:r>
        <w:r>
          <w:rPr>
            <w:rFonts w:ascii="Times New Roman" w:hAnsi="Times New Roman"/>
            <w:sz w:val="24"/>
          </w:rPr>
          <w:fldChar w:fldCharType="end"/>
        </w:r>
      </w:ins>
    </w:p>
    <w:p w:rsidR="00C41516" w:rsidRDefault="00C41516" w:rsidP="00E1640C">
      <w:pPr>
        <w:widowControl w:val="0"/>
        <w:numPr>
          <w:ins w:id="4053" w:author="i5" w:date="2013-07-01T18:17:00Z"/>
        </w:numPr>
        <w:autoSpaceDE w:val="0"/>
        <w:autoSpaceDN w:val="0"/>
        <w:adjustRightInd w:val="0"/>
        <w:ind w:right="340"/>
        <w:rPr>
          <w:ins w:id="4054" w:author="i5" w:date="2013-07-01T18:17:00Z"/>
          <w:rFonts w:cs="Arial"/>
          <w:szCs w:val="20"/>
          <w:lang w:val="en-US" w:eastAsia="ja-JP"/>
        </w:rPr>
      </w:pPr>
    </w:p>
    <w:p w:rsidR="00C41516" w:rsidRDefault="00C41516" w:rsidP="00E1640C">
      <w:pPr>
        <w:widowControl w:val="0"/>
        <w:autoSpaceDE w:val="0"/>
        <w:autoSpaceDN w:val="0"/>
        <w:adjustRightInd w:val="0"/>
        <w:ind w:right="340"/>
        <w:rPr>
          <w:ins w:id="4055" w:author="Wolfgang J. Toechterle" w:date="2013-06-22T12:07:00Z"/>
          <w:rFonts w:cs="Arial"/>
          <w:szCs w:val="20"/>
          <w:lang w:val="en-US" w:eastAsia="ja-JP"/>
        </w:rPr>
      </w:pPr>
    </w:p>
    <w:p w:rsidR="00C41516" w:rsidRDefault="00C41516" w:rsidP="00E1640C">
      <w:pPr>
        <w:widowControl w:val="0"/>
        <w:autoSpaceDE w:val="0"/>
        <w:autoSpaceDN w:val="0"/>
        <w:adjustRightInd w:val="0"/>
        <w:ind w:right="340"/>
        <w:rPr>
          <w:ins w:id="4056" w:author="Wolfgang J. Toechterle" w:date="2013-06-22T12:07:00Z"/>
          <w:rFonts w:cs="Arial"/>
          <w:szCs w:val="20"/>
          <w:lang w:val="en-US"/>
        </w:rPr>
      </w:pPr>
    </w:p>
    <w:p w:rsidR="00C41516" w:rsidRDefault="00C41516" w:rsidP="00E1640C">
      <w:pPr>
        <w:widowControl w:val="0"/>
        <w:autoSpaceDE w:val="0"/>
        <w:autoSpaceDN w:val="0"/>
        <w:adjustRightInd w:val="0"/>
        <w:ind w:right="340"/>
        <w:rPr>
          <w:ins w:id="4057" w:author="Wolfgang J. Toechterle" w:date="2013-06-22T12:07:00Z"/>
          <w:rFonts w:cs="Arial"/>
          <w:szCs w:val="20"/>
          <w:lang w:val="en-US"/>
        </w:rPr>
      </w:pPr>
      <w:ins w:id="4058" w:author="Wolfgang J. Toechterle" w:date="2013-06-22T12:07:00Z">
        <w:r>
          <w:rPr>
            <w:rFonts w:cs="Arial"/>
            <w:b/>
            <w:bCs/>
            <w:sz w:val="28"/>
            <w:szCs w:val="28"/>
            <w:lang w:val="en-US"/>
          </w:rPr>
          <w:t>Task 3: Entry Ticket</w:t>
        </w:r>
        <w:r>
          <w:rPr>
            <w:rFonts w:cs="Arial"/>
            <w:szCs w:val="20"/>
            <w:lang w:val="en-US"/>
          </w:rPr>
          <w:t xml:space="preserve"> </w:t>
        </w:r>
      </w:ins>
    </w:p>
    <w:p w:rsidR="00C41516" w:rsidRDefault="00C41516" w:rsidP="00E1640C">
      <w:pPr>
        <w:widowControl w:val="0"/>
        <w:autoSpaceDE w:val="0"/>
        <w:autoSpaceDN w:val="0"/>
        <w:adjustRightInd w:val="0"/>
        <w:ind w:right="340"/>
        <w:rPr>
          <w:ins w:id="4059" w:author="Wolfgang J. Toechterle" w:date="2013-06-22T12:07:00Z"/>
          <w:rFonts w:cs="Arial"/>
          <w:szCs w:val="20"/>
          <w:lang w:val="en-US"/>
        </w:rPr>
      </w:pPr>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60" w:author="Wolfgang J. Toechterle" w:date="2013-06-22T12:07:00Z"/>
          <w:rFonts w:ascii="Times New Roman" w:hAnsi="Times New Roman"/>
          <w:sz w:val="24"/>
          <w:szCs w:val="24"/>
          <w:lang w:val="en-US"/>
        </w:rPr>
      </w:pPr>
      <w:ins w:id="4061" w:author="Wolfgang J. Toechterle" w:date="2013-06-22T12:07:00Z">
        <w:r>
          <w:rPr>
            <w:rFonts w:ascii="Times New Roman" w:hAnsi="Times New Roman"/>
            <w:sz w:val="24"/>
            <w:szCs w:val="24"/>
            <w:lang w:val="en-US"/>
          </w:rPr>
          <w:t>Between technology and art</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62" w:author="Wolfgang J. Toechterle" w:date="2013-06-22T12:07:00Z"/>
          <w:rFonts w:ascii="Times New Roman" w:hAnsi="Times New Roman"/>
          <w:sz w:val="24"/>
          <w:szCs w:val="24"/>
          <w:lang w:val="en-US"/>
        </w:rPr>
      </w:pPr>
      <w:ins w:id="4063" w:author="Wolfgang J. Toechterle" w:date="2013-06-22T12:07:00Z">
        <w:r>
          <w:rPr>
            <w:rFonts w:ascii="Times New Roman" w:hAnsi="Times New Roman"/>
            <w:sz w:val="24"/>
            <w:szCs w:val="24"/>
            <w:lang w:val="en-US"/>
          </w:rPr>
          <w:t>Experience type casting, type setting</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64" w:author="Wolfgang J. Toechterle" w:date="2013-06-22T12:07:00Z"/>
          <w:rFonts w:ascii="Times New Roman" w:hAnsi="Times New Roman"/>
          <w:sz w:val="24"/>
          <w:szCs w:val="24"/>
          <w:lang w:val="en-US"/>
        </w:rPr>
      </w:pPr>
      <w:ins w:id="4065" w:author="Wolfgang J. Toechterle" w:date="2013-06-22T12:07:00Z">
        <w:r>
          <w:rPr>
            <w:rFonts w:ascii="Times New Roman" w:hAnsi="Times New Roman"/>
            <w:sz w:val="24"/>
            <w:szCs w:val="24"/>
            <w:lang w:val="en-US"/>
          </w:rPr>
          <w:t>and printing processes in a working museum</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66" w:author="Wolfgang J. Toechterle" w:date="2013-06-22T12:07:00Z"/>
          <w:rFonts w:ascii="Times New Roman" w:hAnsi="Times New Roman"/>
          <w:sz w:val="24"/>
          <w:szCs w:val="24"/>
          <w:lang w:val="en-US"/>
        </w:rPr>
      </w:pPr>
      <w:ins w:id="4067" w:author="Wolfgang J. Toechterle" w:date="2013-06-22T12:07:00Z">
        <w:r>
          <w:rPr>
            <w:rFonts w:ascii="Times New Roman" w:hAnsi="Times New Roman"/>
            <w:sz w:val="24"/>
            <w:szCs w:val="24"/>
            <w:lang w:val="en-US"/>
          </w:rPr>
          <w:t>Nonnenstrasse 38, D- 04229 Leipzig</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68" w:author="Wolfgang J. Toechterle" w:date="2013-06-22T12:07:00Z"/>
          <w:rFonts w:ascii="Times New Roman" w:hAnsi="Times New Roman"/>
          <w:sz w:val="24"/>
          <w:szCs w:val="24"/>
          <w:lang w:val="en-US"/>
        </w:rPr>
      </w:pPr>
      <w:ins w:id="4069" w:author="Wolfgang J. Toechterle" w:date="2013-06-22T12:07:00Z">
        <w:r>
          <w:rPr>
            <w:rFonts w:ascii="Times New Roman" w:hAnsi="Times New Roman"/>
            <w:sz w:val="24"/>
            <w:szCs w:val="24"/>
            <w:lang w:val="en-US"/>
          </w:rPr>
          <w:t>Phone +49 (0) 341-231 62 0</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70" w:author="Wolfgang J. Toechterle" w:date="2013-06-22T12:07:00Z"/>
          <w:rFonts w:ascii="Times New Roman" w:hAnsi="Times New Roman"/>
          <w:sz w:val="24"/>
          <w:szCs w:val="24"/>
          <w:lang w:val="en-US"/>
        </w:rPr>
      </w:pPr>
      <w:ins w:id="4071" w:author="Wolfgang J. Toechterle" w:date="2013-06-22T12:07:00Z">
        <w:r>
          <w:rPr>
            <w:rFonts w:ascii="Times New Roman" w:hAnsi="Times New Roman"/>
            <w:sz w:val="24"/>
            <w:szCs w:val="24"/>
            <w:lang w:val="en-US"/>
          </w:rPr>
          <w:t>www.druckkunst-museum.de</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72" w:author="Wolfgang J. Toechterle" w:date="2013-06-22T12:07:00Z"/>
          <w:rFonts w:ascii="Times New Roman" w:hAnsi="Times New Roman"/>
          <w:sz w:val="24"/>
          <w:szCs w:val="24"/>
          <w:lang w:val="en-US"/>
        </w:rPr>
      </w:pPr>
      <w:ins w:id="4073" w:author="Wolfgang J. Toechterle" w:date="2013-06-22T12:07:00Z">
        <w:r>
          <w:rPr>
            <w:rFonts w:ascii="Times New Roman" w:hAnsi="Times New Roman"/>
            <w:sz w:val="24"/>
            <w:szCs w:val="24"/>
            <w:lang w:val="en-US"/>
          </w:rPr>
          <w:t>Mon - Fri 10 -17, Sun 11 -17, closed Saturday</w:t>
        </w:r>
      </w:ins>
    </w:p>
    <w:p w:rsidR="00C41516" w:rsidRDefault="00C41516" w:rsidP="00E1640C">
      <w:pPr>
        <w:widowControl w:val="0"/>
        <w:autoSpaceDE w:val="0"/>
        <w:autoSpaceDN w:val="0"/>
        <w:adjustRightInd w:val="0"/>
        <w:ind w:right="340"/>
        <w:rPr>
          <w:ins w:id="4074" w:author="Wolfgang J. Toechterle" w:date="2013-06-22T12:07:00Z"/>
          <w:rFonts w:cs="Arial"/>
          <w:szCs w:val="20"/>
          <w:lang w:val="en-US"/>
        </w:rPr>
      </w:pPr>
    </w:p>
    <w:p w:rsidR="00C41516" w:rsidRDefault="00C41516" w:rsidP="00E1640C">
      <w:pPr>
        <w:widowControl w:val="0"/>
        <w:autoSpaceDE w:val="0"/>
        <w:autoSpaceDN w:val="0"/>
        <w:adjustRightInd w:val="0"/>
        <w:ind w:right="340"/>
        <w:rPr>
          <w:ins w:id="4075" w:author="Wolfgang J. Toechterle" w:date="2013-06-22T12:07:00Z"/>
          <w:rFonts w:cs="Arial"/>
          <w:szCs w:val="20"/>
          <w:lang w:val="en-US"/>
        </w:rPr>
      </w:pPr>
    </w:p>
    <w:p w:rsidR="00C41516" w:rsidRPr="00C41516" w:rsidRDefault="00C41516" w:rsidP="007D28AE">
      <w:pPr>
        <w:numPr>
          <w:ins w:id="4076" w:author="i5" w:date="2013-07-01T18:18:00Z"/>
        </w:numPr>
        <w:autoSpaceDE w:val="0"/>
        <w:autoSpaceDN w:val="0"/>
        <w:adjustRightInd w:val="0"/>
        <w:ind w:right="340"/>
        <w:rPr>
          <w:ins w:id="4077" w:author="i5" w:date="2013-07-01T18:18:00Z"/>
          <w:rFonts w:ascii="ＭＳ Ｐゴシック" w:eastAsia="ＭＳ Ｐゴシック" w:cs="ＭＳ Ｐゴシック"/>
          <w:sz w:val="28"/>
          <w:szCs w:val="28"/>
          <w:rPrChange w:id="4078" w:author="Unknown">
            <w:rPr>
              <w:ins w:id="4079" w:author="i5" w:date="2013-07-01T18:18:00Z"/>
              <w:rFonts w:ascii="ＭＳ Ｐゴシック" w:eastAsia="ＭＳ Ｐゴシック" w:cs="ＭＳ Ｐゴシック"/>
              <w:sz w:val="24"/>
              <w:szCs w:val="28"/>
            </w:rPr>
          </w:rPrChange>
        </w:rPr>
      </w:pPr>
      <w:ins w:id="4080" w:author="i5" w:date="2013-07-01T18:18:00Z">
        <w:r w:rsidRPr="00C41516">
          <w:rPr>
            <w:rFonts w:ascii="ＭＳ Ｐゴシック" w:eastAsia="ＭＳ Ｐゴシック" w:cs="ＭＳ Ｐゴシック" w:hint="eastAsia"/>
            <w:sz w:val="28"/>
            <w:szCs w:val="28"/>
            <w:rPrChange w:id="4081" w:author="i5" w:date="2013-07-01T18:18:00Z">
              <w:rPr>
                <w:rFonts w:ascii="ＭＳ Ｐゴシック" w:eastAsia="ＭＳ Ｐゴシック" w:cs="ＭＳ Ｐゴシック" w:hint="eastAsia"/>
                <w:b/>
                <w:caps/>
                <w:color w:val="0000FF"/>
                <w:sz w:val="24"/>
                <w:szCs w:val="28"/>
                <w:u w:val="single"/>
              </w:rPr>
            </w:rPrChange>
          </w:rPr>
          <w:t>タスク</w:t>
        </w:r>
        <w:r w:rsidRPr="00C41516">
          <w:rPr>
            <w:rFonts w:ascii="ＭＳ Ｐゴシック" w:eastAsia="ＭＳ Ｐゴシック" w:cs="ＭＳ Ｐゴシック"/>
            <w:sz w:val="28"/>
            <w:szCs w:val="28"/>
            <w:rPrChange w:id="4082" w:author="i5" w:date="2013-07-01T18:18:00Z">
              <w:rPr>
                <w:rFonts w:ascii="ＭＳ Ｐゴシック" w:eastAsia="ＭＳ Ｐゴシック" w:cs="ＭＳ Ｐゴシック"/>
                <w:b/>
                <w:caps/>
                <w:color w:val="0000FF"/>
                <w:sz w:val="24"/>
                <w:szCs w:val="28"/>
                <w:u w:val="single"/>
              </w:rPr>
            </w:rPrChange>
          </w:rPr>
          <w:t>3:</w:t>
        </w:r>
        <w:r w:rsidRPr="00C41516">
          <w:rPr>
            <w:rFonts w:ascii="ＭＳ Ｐゴシック" w:eastAsia="ＭＳ Ｐゴシック" w:cs="ＭＳ Ｐゴシック" w:hint="eastAsia"/>
            <w:sz w:val="28"/>
            <w:szCs w:val="28"/>
            <w:rPrChange w:id="4083" w:author="i5" w:date="2013-07-01T18:18:00Z">
              <w:rPr>
                <w:rFonts w:ascii="ＭＳ Ｐゴシック" w:eastAsia="ＭＳ Ｐゴシック" w:cs="ＭＳ Ｐゴシック" w:hint="eastAsia"/>
                <w:b/>
                <w:caps/>
                <w:color w:val="0000FF"/>
                <w:sz w:val="24"/>
                <w:szCs w:val="28"/>
                <w:u w:val="single"/>
              </w:rPr>
            </w:rPrChange>
          </w:rPr>
          <w:t>入場券</w:t>
        </w:r>
      </w:ins>
    </w:p>
    <w:p w:rsidR="00C41516" w:rsidRPr="00C41516" w:rsidRDefault="00C41516" w:rsidP="007D28AE">
      <w:pPr>
        <w:numPr>
          <w:ins w:id="4084"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85" w:author="i5" w:date="2013-07-01T18:18:00Z"/>
          <w:rFonts w:ascii="HGP明朝B" w:eastAsia="HGP明朝B" w:hAnsi="Times New Roman"/>
          <w:sz w:val="24"/>
          <w:rPrChange w:id="4086" w:author="Unknown">
            <w:rPr>
              <w:ins w:id="4087" w:author="i5" w:date="2013-07-01T18:18:00Z"/>
              <w:rFonts w:ascii="Times New Roman" w:eastAsia="ＭＳ Ｐゴシック" w:hAnsi="Times New Roman"/>
              <w:sz w:val="24"/>
            </w:rPr>
          </w:rPrChange>
        </w:rPr>
      </w:pPr>
    </w:p>
    <w:p w:rsidR="00C41516" w:rsidRPr="00C41516" w:rsidRDefault="00C41516" w:rsidP="007D28AE">
      <w:pPr>
        <w:numPr>
          <w:ins w:id="4088"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89" w:author="i5" w:date="2013-07-01T18:18:00Z"/>
          <w:rFonts w:ascii="ＭＳ Ｐゴシック" w:eastAsia="ＭＳ Ｐゴシック" w:hAnsi="ＭＳ Ｐゴシック"/>
          <w:szCs w:val="20"/>
          <w:lang w:eastAsia="ja-JP"/>
          <w:rPrChange w:id="4090" w:author="Unknown">
            <w:rPr>
              <w:ins w:id="4091" w:author="i5" w:date="2013-07-01T18:18:00Z"/>
              <w:rFonts w:ascii="Times New Roman" w:eastAsia="ＭＳ Ｐゴシック" w:hAnsi="Times New Roman"/>
              <w:sz w:val="24"/>
              <w:szCs w:val="20"/>
              <w:lang w:eastAsia="ja-JP"/>
            </w:rPr>
          </w:rPrChange>
        </w:rPr>
      </w:pPr>
      <w:ins w:id="4092" w:author="i5" w:date="2013-07-01T19:00:00Z">
        <w:r w:rsidRPr="00C41516">
          <w:rPr>
            <w:rFonts w:ascii="ＭＳ Ｐゴシック" w:eastAsia="ＭＳ Ｐゴシック" w:hAnsi="ＭＳ Ｐゴシック" w:hint="eastAsia"/>
            <w:szCs w:val="20"/>
            <w:lang w:eastAsia="ja-JP"/>
            <w:rPrChange w:id="4093" w:author="i5" w:date="2013-07-01T19:01:00Z">
              <w:rPr>
                <w:rFonts w:ascii="Times New Roman" w:eastAsia="ＭＳ Ｐゴシック" w:hAnsi="Times New Roman" w:hint="eastAsia"/>
                <w:b/>
                <w:caps/>
                <w:color w:val="0000FF"/>
                <w:sz w:val="24"/>
                <w:szCs w:val="20"/>
                <w:u w:val="single"/>
                <w:lang w:eastAsia="ja-JP"/>
              </w:rPr>
            </w:rPrChange>
          </w:rPr>
          <w:t>技術と美</w:t>
        </w:r>
      </w:ins>
      <w:ins w:id="4094" w:author="i5" w:date="2013-07-01T19:07:00Z">
        <w:r>
          <w:rPr>
            <w:rFonts w:ascii="ＭＳ Ｐゴシック" w:eastAsia="ＭＳ Ｐゴシック" w:hAnsi="ＭＳ Ｐゴシック" w:hint="eastAsia"/>
            <w:szCs w:val="20"/>
            <w:lang w:eastAsia="ja-JP"/>
          </w:rPr>
          <w:t>術の間で</w:t>
        </w:r>
      </w:ins>
    </w:p>
    <w:p w:rsidR="00C41516" w:rsidRPr="00C41516" w:rsidRDefault="00C41516" w:rsidP="007D28AE">
      <w:pPr>
        <w:numPr>
          <w:ins w:id="4095"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096" w:author="i5" w:date="2013-07-01T19:02:00Z"/>
          <w:rFonts w:ascii="ＭＳ Ｐゴシック" w:eastAsia="ＭＳ Ｐゴシック" w:hAnsi="ＭＳ Ｐゴシック"/>
          <w:sz w:val="24"/>
          <w:lang w:eastAsia="ja-JP"/>
          <w:rPrChange w:id="4097" w:author="Unknown">
            <w:rPr>
              <w:ins w:id="4098" w:author="i5" w:date="2013-07-01T19:02:00Z"/>
              <w:rFonts w:ascii="Times New Roman" w:eastAsia="ＭＳ Ｐゴシック" w:hAnsi="Times New Roman"/>
              <w:sz w:val="24"/>
              <w:lang w:eastAsia="ja-JP"/>
            </w:rPr>
          </w:rPrChange>
        </w:rPr>
      </w:pPr>
      <w:ins w:id="4099" w:author="i5" w:date="2013-07-01T19:02:00Z">
        <w:r w:rsidRPr="00C41516">
          <w:rPr>
            <w:rFonts w:ascii="ＭＳ Ｐゴシック" w:eastAsia="ＭＳ Ｐゴシック" w:hAnsi="ＭＳ Ｐゴシック" w:hint="eastAsia"/>
            <w:szCs w:val="20"/>
            <w:lang w:eastAsia="ja-JP"/>
            <w:rPrChange w:id="4100" w:author="i5" w:date="2013-07-01T19:03:00Z">
              <w:rPr>
                <w:rFonts w:ascii="Times New Roman" w:eastAsia="ＭＳ Ｐゴシック" w:hAnsi="Times New Roman" w:hint="eastAsia"/>
                <w:b/>
                <w:caps/>
                <w:color w:val="0000FF"/>
                <w:sz w:val="24"/>
                <w:szCs w:val="20"/>
                <w:u w:val="single"/>
                <w:lang w:eastAsia="ja-JP"/>
              </w:rPr>
            </w:rPrChange>
          </w:rPr>
          <w:t>博物館でタイプキャスティングとタイプセッティング、</w:t>
        </w:r>
        <w:r>
          <w:rPr>
            <w:rFonts w:ascii="ＭＳ Ｐゴシック" w:eastAsia="ＭＳ Ｐゴシック" w:hAnsi="ＭＳ Ｐゴシック" w:hint="eastAsia"/>
            <w:szCs w:val="20"/>
            <w:lang w:eastAsia="ja-JP"/>
          </w:rPr>
          <w:t>印刷</w:t>
        </w:r>
      </w:ins>
      <w:ins w:id="4101" w:author="i5" w:date="2013-07-01T19:04:00Z">
        <w:r>
          <w:rPr>
            <w:rFonts w:ascii="ＭＳ Ｐゴシック" w:eastAsia="ＭＳ Ｐゴシック" w:hAnsi="ＭＳ Ｐゴシック" w:hint="eastAsia"/>
            <w:szCs w:val="20"/>
            <w:lang w:eastAsia="ja-JP"/>
          </w:rPr>
          <w:t>過程</w:t>
        </w:r>
      </w:ins>
      <w:ins w:id="4102" w:author="i5" w:date="2013-07-01T19:02:00Z">
        <w:r w:rsidRPr="00C41516">
          <w:rPr>
            <w:rFonts w:ascii="ＭＳ Ｐゴシック" w:eastAsia="ＭＳ Ｐゴシック" w:hAnsi="ＭＳ Ｐゴシック" w:hint="eastAsia"/>
            <w:szCs w:val="20"/>
            <w:lang w:eastAsia="ja-JP"/>
            <w:rPrChange w:id="4103" w:author="i5" w:date="2013-07-01T19:03:00Z">
              <w:rPr>
                <w:rFonts w:ascii="Times New Roman" w:eastAsia="ＭＳ Ｐゴシック" w:hAnsi="Times New Roman" w:hint="eastAsia"/>
                <w:b/>
                <w:caps/>
                <w:color w:val="0000FF"/>
                <w:sz w:val="24"/>
                <w:szCs w:val="20"/>
                <w:u w:val="single"/>
                <w:lang w:eastAsia="ja-JP"/>
              </w:rPr>
            </w:rPrChange>
          </w:rPr>
          <w:t>を体験せ</w:t>
        </w:r>
        <w:r w:rsidRPr="00C41516">
          <w:rPr>
            <w:rFonts w:ascii="ＭＳ Ｐゴシック" w:eastAsia="ＭＳ Ｐゴシック" w:hAnsi="ＭＳ Ｐゴシック" w:hint="eastAsia"/>
            <w:szCs w:val="20"/>
            <w:lang w:eastAsia="ja-JP"/>
            <w:rPrChange w:id="4104" w:author="i5" w:date="2013-07-01T19:04:00Z">
              <w:rPr>
                <w:rFonts w:ascii="Times New Roman" w:eastAsia="ＭＳ Ｐゴシック" w:hAnsi="Times New Roman" w:hint="eastAsia"/>
                <w:b/>
                <w:caps/>
                <w:color w:val="0000FF"/>
                <w:sz w:val="24"/>
                <w:szCs w:val="20"/>
                <w:u w:val="single"/>
                <w:lang w:eastAsia="ja-JP"/>
              </w:rPr>
            </w:rPrChange>
          </w:rPr>
          <w:t>よ</w:t>
        </w:r>
      </w:ins>
    </w:p>
    <w:p w:rsidR="00C41516" w:rsidRDefault="00C41516" w:rsidP="007D28AE">
      <w:pPr>
        <w:numPr>
          <w:ins w:id="4105"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106" w:author="i5" w:date="2013-07-01T18:18:00Z"/>
          <w:rFonts w:ascii="Times New Roman" w:eastAsia="ＭＳ Ｐゴシック" w:hAnsi="Times New Roman"/>
          <w:sz w:val="24"/>
        </w:rPr>
      </w:pPr>
      <w:ins w:id="4107" w:author="i5" w:date="2013-07-01T18:18:00Z">
        <w:r>
          <w:rPr>
            <w:rFonts w:ascii="Times New Roman" w:eastAsia="ＭＳ Ｐゴシック" w:hAnsi="Times New Roman"/>
            <w:sz w:val="24"/>
          </w:rPr>
          <w:t>Experience type casting, type setting</w:t>
        </w:r>
      </w:ins>
    </w:p>
    <w:p w:rsidR="00C41516" w:rsidRDefault="00C41516" w:rsidP="007D28AE">
      <w:pPr>
        <w:numPr>
          <w:ins w:id="4108"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109" w:author="i5" w:date="2013-07-01T18:18:00Z"/>
          <w:rFonts w:ascii="Times New Roman" w:eastAsia="ＭＳ Ｐゴシック" w:hAnsi="Times New Roman"/>
          <w:sz w:val="24"/>
        </w:rPr>
      </w:pPr>
      <w:ins w:id="4110" w:author="i5" w:date="2013-07-01T18:18:00Z">
        <w:r>
          <w:rPr>
            <w:rFonts w:ascii="Times New Roman" w:eastAsia="ＭＳ Ｐゴシック" w:hAnsi="Times New Roman"/>
            <w:sz w:val="24"/>
          </w:rPr>
          <w:t>and printing processes in a working museum</w:t>
        </w:r>
      </w:ins>
    </w:p>
    <w:p w:rsidR="00C41516" w:rsidRDefault="00C41516" w:rsidP="007D28AE">
      <w:pPr>
        <w:numPr>
          <w:ins w:id="4111"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112" w:author="i5" w:date="2013-07-01T18:18:00Z"/>
          <w:rFonts w:ascii="Times New Roman" w:eastAsia="ＭＳ Ｐゴシック" w:hAnsi="Times New Roman"/>
          <w:sz w:val="24"/>
        </w:rPr>
      </w:pPr>
      <w:ins w:id="4113" w:author="i5" w:date="2013-07-01T18:18:00Z">
        <w:r>
          <w:rPr>
            <w:rFonts w:ascii="Times New Roman" w:eastAsia="ＭＳ Ｐゴシック" w:hAnsi="Times New Roman"/>
            <w:sz w:val="24"/>
          </w:rPr>
          <w:t>Nonnenstrasse 38, D- 04229 Leipzig</w:t>
        </w:r>
      </w:ins>
    </w:p>
    <w:p w:rsidR="00C41516" w:rsidRDefault="00C41516" w:rsidP="007D28AE">
      <w:pPr>
        <w:numPr>
          <w:ins w:id="4114"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115" w:author="i5" w:date="2013-07-01T18:18:00Z"/>
          <w:rFonts w:ascii="Times New Roman" w:eastAsia="ＭＳ Ｐゴシック" w:hAnsi="Times New Roman"/>
          <w:sz w:val="24"/>
        </w:rPr>
      </w:pPr>
      <w:ins w:id="4116" w:author="i5" w:date="2013-07-01T18:18:00Z">
        <w:r>
          <w:rPr>
            <w:rFonts w:ascii="Times New Roman" w:eastAsia="ＭＳ Ｐゴシック" w:hAnsi="Times New Roman"/>
            <w:sz w:val="24"/>
          </w:rPr>
          <w:t>Phone +49 (0) 341-231 62 0</w:t>
        </w:r>
      </w:ins>
    </w:p>
    <w:p w:rsidR="00C41516" w:rsidRDefault="00C41516" w:rsidP="007D28AE">
      <w:pPr>
        <w:numPr>
          <w:ins w:id="4117"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118" w:author="i5" w:date="2013-07-01T18:18:00Z"/>
          <w:rFonts w:ascii="Times New Roman" w:eastAsia="ＭＳ Ｐゴシック" w:hAnsi="Times New Roman"/>
          <w:sz w:val="24"/>
        </w:rPr>
      </w:pPr>
      <w:ins w:id="4119" w:author="i5" w:date="2013-07-01T18:18:00Z">
        <w:r>
          <w:rPr>
            <w:rFonts w:ascii="Times New Roman" w:eastAsia="ＭＳ Ｐゴシック" w:hAnsi="Times New Roman"/>
            <w:sz w:val="24"/>
          </w:rPr>
          <w:fldChar w:fldCharType="begin"/>
        </w:r>
        <w:r>
          <w:rPr>
            <w:rFonts w:ascii="Times New Roman" w:eastAsia="ＭＳ Ｐゴシック" w:hAnsi="Times New Roman"/>
            <w:sz w:val="24"/>
          </w:rPr>
          <w:instrText>HYPERLINK "www.druckkunst-museum.de"</w:instrText>
        </w:r>
      </w:ins>
      <w:r w:rsidRPr="00D973F1">
        <w:rPr>
          <w:rFonts w:ascii="Times New Roman" w:eastAsia="ＭＳ Ｐゴシック" w:hAnsi="Times New Roman"/>
          <w:sz w:val="24"/>
        </w:rPr>
      </w:r>
      <w:ins w:id="4120" w:author="i5" w:date="2013-07-01T18:18:00Z">
        <w:r>
          <w:rPr>
            <w:rFonts w:ascii="Times New Roman" w:eastAsia="ＭＳ Ｐゴシック" w:hAnsi="Times New Roman"/>
            <w:sz w:val="24"/>
          </w:rPr>
          <w:fldChar w:fldCharType="separate"/>
        </w:r>
        <w:r>
          <w:rPr>
            <w:rFonts w:ascii="Times New Roman" w:eastAsia="ＭＳ Ｐゴシック" w:hAnsi="Times New Roman"/>
            <w:color w:val="0000FF"/>
            <w:sz w:val="24"/>
            <w:u w:val="single"/>
          </w:rPr>
          <w:t>www.druckkunst-museum.de</w:t>
        </w:r>
        <w:r>
          <w:rPr>
            <w:rFonts w:ascii="Times New Roman" w:eastAsia="ＭＳ Ｐゴシック" w:hAnsi="Times New Roman"/>
            <w:sz w:val="24"/>
          </w:rPr>
          <w:fldChar w:fldCharType="end"/>
        </w:r>
      </w:ins>
    </w:p>
    <w:p w:rsidR="00C41516" w:rsidRDefault="00C41516" w:rsidP="007D28AE">
      <w:pPr>
        <w:numPr>
          <w:ins w:id="4121" w:author="i5" w:date="2013-07-01T18:18: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122" w:author="i5" w:date="2013-07-01T18:18:00Z"/>
          <w:rFonts w:ascii="Times New Roman" w:eastAsia="ＭＳ Ｐゴシック" w:hAnsi="Times New Roman"/>
          <w:sz w:val="24"/>
        </w:rPr>
      </w:pPr>
      <w:ins w:id="4123" w:author="i5" w:date="2013-07-01T18:18:00Z">
        <w:r>
          <w:rPr>
            <w:rFonts w:ascii="Times New Roman" w:eastAsia="ＭＳ Ｐゴシック" w:hAnsi="Times New Roman"/>
            <w:sz w:val="24"/>
          </w:rPr>
          <w:t>Mon - Fri 10 -17, Sun 11 -17, closed Saturday</w:t>
        </w:r>
      </w:ins>
    </w:p>
    <w:p w:rsidR="00C41516" w:rsidRDefault="00C41516" w:rsidP="00E1640C">
      <w:pPr>
        <w:widowControl w:val="0"/>
        <w:autoSpaceDE w:val="0"/>
        <w:autoSpaceDN w:val="0"/>
        <w:adjustRightInd w:val="0"/>
        <w:ind w:right="340"/>
        <w:rPr>
          <w:ins w:id="4124" w:author="Wolfgang J. Toechterle" w:date="2013-06-22T12:07:00Z"/>
          <w:rFonts w:cs="Arial"/>
          <w:szCs w:val="20"/>
          <w:lang w:val="en-US" w:eastAsia="ja-JP"/>
        </w:rPr>
      </w:pPr>
    </w:p>
    <w:p w:rsidR="00C41516" w:rsidRDefault="00C41516" w:rsidP="00E1640C">
      <w:pPr>
        <w:widowControl w:val="0"/>
        <w:autoSpaceDE w:val="0"/>
        <w:autoSpaceDN w:val="0"/>
        <w:adjustRightInd w:val="0"/>
        <w:ind w:right="340"/>
        <w:rPr>
          <w:ins w:id="4125" w:author="Wolfgang J. Toechterle" w:date="2013-06-22T12:07:00Z"/>
          <w:rFonts w:cs="Arial"/>
          <w:szCs w:val="20"/>
          <w:lang w:val="en-US"/>
        </w:rPr>
      </w:pPr>
    </w:p>
    <w:p w:rsidR="00C41516" w:rsidRDefault="00C41516" w:rsidP="00E1640C">
      <w:pPr>
        <w:widowControl w:val="0"/>
        <w:autoSpaceDE w:val="0"/>
        <w:autoSpaceDN w:val="0"/>
        <w:adjustRightInd w:val="0"/>
        <w:spacing w:after="200" w:line="276" w:lineRule="auto"/>
        <w:ind w:right="340"/>
        <w:rPr>
          <w:ins w:id="4126" w:author="Wolfgang J. Toechterle" w:date="2013-06-22T12:07:00Z"/>
          <w:rFonts w:cs="Arial"/>
          <w:szCs w:val="20"/>
          <w:lang w:val="en-US"/>
        </w:rPr>
      </w:pPr>
      <w:ins w:id="4127" w:author="Wolfgang J. Toechterle" w:date="2013-06-22T12:07:00Z">
        <w:r>
          <w:rPr>
            <w:rFonts w:cs="Arial"/>
            <w:b/>
            <w:bCs/>
            <w:sz w:val="28"/>
            <w:szCs w:val="28"/>
            <w:lang w:val="en-US"/>
          </w:rPr>
          <w:t>Task 4: Shopping Bag</w:t>
        </w:r>
        <w:r>
          <w:rPr>
            <w:rFonts w:cs="Arial"/>
            <w:szCs w:val="20"/>
            <w:lang w:val="en-US"/>
          </w:rPr>
          <w:t xml:space="preserve"> </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128" w:author="Wolfgang J. Toechterle" w:date="2013-06-22T12:07:00Z"/>
          <w:rFonts w:ascii="Times New Roman" w:hAnsi="Times New Roman"/>
          <w:sz w:val="24"/>
          <w:szCs w:val="24"/>
          <w:lang w:val="en-US"/>
        </w:rPr>
      </w:pPr>
      <w:ins w:id="4129" w:author="Wolfgang J. Toechterle" w:date="2013-06-22T12:07:00Z">
        <w:r>
          <w:rPr>
            <w:rFonts w:ascii="Times New Roman" w:hAnsi="Times New Roman"/>
            <w:sz w:val="24"/>
            <w:szCs w:val="24"/>
            <w:lang w:val="en-US"/>
          </w:rPr>
          <w:t>Between technology and art</w:t>
        </w:r>
      </w:ins>
    </w:p>
    <w:p w:rsidR="00C41516" w:rsidRDefault="00C41516" w:rsidP="00E164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130" w:author="Wolfgang J. Toechterle" w:date="2013-06-22T12:07:00Z"/>
          <w:rFonts w:cs="Arial"/>
          <w:b/>
          <w:bCs/>
          <w:sz w:val="28"/>
          <w:szCs w:val="28"/>
          <w:lang w:val="en-US"/>
        </w:rPr>
      </w:pPr>
      <w:ins w:id="4131" w:author="Wolfgang J. Toechterle" w:date="2013-06-22T12:07:00Z">
        <w:r>
          <w:rPr>
            <w:rFonts w:ascii="Times New Roman" w:hAnsi="Times New Roman"/>
            <w:sz w:val="24"/>
            <w:szCs w:val="24"/>
            <w:lang w:val="en-US"/>
          </w:rPr>
          <w:t>www.druckkunst-museum.de</w:t>
        </w:r>
      </w:ins>
    </w:p>
    <w:p w:rsidR="00C41516" w:rsidRDefault="00C41516" w:rsidP="00E1640C">
      <w:pPr>
        <w:widowControl w:val="0"/>
        <w:autoSpaceDE w:val="0"/>
        <w:autoSpaceDN w:val="0"/>
        <w:adjustRightInd w:val="0"/>
        <w:ind w:right="340"/>
        <w:rPr>
          <w:ins w:id="4132" w:author="Wolfgang J. Toechterle" w:date="2013-06-22T12:07:00Z"/>
          <w:rFonts w:cs="Arial"/>
          <w:szCs w:val="20"/>
          <w:lang w:val="en-US"/>
        </w:rPr>
      </w:pPr>
    </w:p>
    <w:p w:rsidR="00C41516" w:rsidRDefault="00C41516" w:rsidP="004072F8">
      <w:pPr>
        <w:numPr>
          <w:ins w:id="4133" w:author="i5" w:date="2013-07-01T18:22:00Z"/>
        </w:numPr>
        <w:autoSpaceDE w:val="0"/>
        <w:autoSpaceDN w:val="0"/>
        <w:adjustRightInd w:val="0"/>
        <w:spacing w:after="200" w:line="276" w:lineRule="auto"/>
        <w:ind w:right="340"/>
        <w:rPr>
          <w:ins w:id="4134" w:author="i5" w:date="2013-07-01T18:22:00Z"/>
          <w:rFonts w:ascii="ＭＳ Ｐゴシック" w:eastAsia="ＭＳ Ｐゴシック" w:cs="ＭＳ Ｐゴシック"/>
          <w:szCs w:val="20"/>
        </w:rPr>
      </w:pPr>
      <w:ins w:id="4135" w:author="i5" w:date="2013-07-01T18:22:00Z">
        <w:r>
          <w:rPr>
            <w:rFonts w:ascii="ＭＳ Ｐゴシック" w:eastAsia="ＭＳ Ｐゴシック" w:cs="ＭＳ Ｐゴシック" w:hint="eastAsia"/>
            <w:b/>
            <w:bCs/>
            <w:sz w:val="28"/>
            <w:szCs w:val="28"/>
          </w:rPr>
          <w:t>タスク</w:t>
        </w:r>
        <w:r>
          <w:rPr>
            <w:rFonts w:ascii="ＭＳ Ｐゴシック" w:eastAsia="ＭＳ Ｐゴシック" w:cs="ＭＳ Ｐゴシック"/>
            <w:b/>
            <w:bCs/>
            <w:sz w:val="28"/>
            <w:szCs w:val="28"/>
          </w:rPr>
          <w:t xml:space="preserve">4: </w:t>
        </w:r>
        <w:r>
          <w:rPr>
            <w:rFonts w:ascii="ＭＳ Ｐゴシック" w:eastAsia="ＭＳ Ｐゴシック" w:cs="ＭＳ Ｐゴシック" w:hint="eastAsia"/>
            <w:b/>
            <w:bCs/>
            <w:sz w:val="28"/>
            <w:szCs w:val="28"/>
          </w:rPr>
          <w:t>ショッピングバッグ</w:t>
        </w:r>
      </w:ins>
    </w:p>
    <w:p w:rsidR="00C41516" w:rsidRDefault="00C41516" w:rsidP="004072F8">
      <w:pPr>
        <w:numPr>
          <w:ins w:id="4136" w:author="i5" w:date="2013-07-01T18:22: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137" w:author="i5" w:date="2013-07-01T19:31:00Z"/>
          <w:rFonts w:ascii="ＭＳ Ｐゴシック" w:eastAsia="ＭＳ Ｐゴシック" w:hAnsi="ＭＳ Ｐゴシック"/>
          <w:szCs w:val="20"/>
          <w:lang w:eastAsia="ja-JP"/>
        </w:rPr>
      </w:pPr>
      <w:ins w:id="4138" w:author="i5" w:date="2013-07-01T19:31:00Z">
        <w:r w:rsidRPr="0055064E">
          <w:rPr>
            <w:rFonts w:ascii="ＭＳ Ｐゴシック" w:eastAsia="ＭＳ Ｐゴシック" w:hAnsi="ＭＳ Ｐゴシック" w:hint="eastAsia"/>
            <w:szCs w:val="20"/>
            <w:lang w:eastAsia="ja-JP"/>
          </w:rPr>
          <w:t>技術と美</w:t>
        </w:r>
        <w:r>
          <w:rPr>
            <w:rFonts w:ascii="ＭＳ Ｐゴシック" w:eastAsia="ＭＳ Ｐゴシック" w:hAnsi="ＭＳ Ｐゴシック" w:hint="eastAsia"/>
            <w:szCs w:val="20"/>
            <w:lang w:eastAsia="ja-JP"/>
          </w:rPr>
          <w:t>術の間</w:t>
        </w:r>
      </w:ins>
    </w:p>
    <w:p w:rsidR="00C41516" w:rsidRPr="00C41516" w:rsidRDefault="00C41516" w:rsidP="004072F8">
      <w:pPr>
        <w:numPr>
          <w:ins w:id="4139" w:author="i5" w:date="2013-07-01T18:22:00Z"/>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ins w:id="4140" w:author="i5" w:date="2013-07-01T18:22:00Z"/>
          <w:rFonts w:ascii="ＭＳ Ｐゴシック" w:eastAsia="ＭＳ Ｐゴシック" w:hAnsi="ＭＳ Ｐゴシック"/>
          <w:szCs w:val="20"/>
          <w:lang w:eastAsia="ja-JP"/>
          <w:rPrChange w:id="4141" w:author="Unknown">
            <w:rPr>
              <w:ins w:id="4142" w:author="i5" w:date="2013-07-01T18:22:00Z"/>
              <w:rFonts w:eastAsia="ＭＳ Ｐゴシック"/>
              <w:b/>
              <w:sz w:val="28"/>
              <w:szCs w:val="20"/>
            </w:rPr>
          </w:rPrChange>
        </w:rPr>
      </w:pPr>
      <w:ins w:id="4143" w:author="i5" w:date="2013-07-01T18:22:00Z">
        <w:r>
          <w:rPr>
            <w:rFonts w:ascii="Times New Roman" w:eastAsia="ＭＳ Ｐゴシック" w:hAnsi="Times New Roman"/>
            <w:sz w:val="24"/>
          </w:rPr>
          <w:fldChar w:fldCharType="begin"/>
        </w:r>
        <w:r>
          <w:rPr>
            <w:rFonts w:ascii="Times New Roman" w:eastAsia="ＭＳ Ｐゴシック" w:hAnsi="Times New Roman"/>
            <w:sz w:val="24"/>
          </w:rPr>
          <w:instrText>HYPERLINK "www.druckkunst-museum.de"</w:instrText>
        </w:r>
      </w:ins>
      <w:r w:rsidRPr="00D973F1">
        <w:rPr>
          <w:rFonts w:ascii="Times New Roman" w:eastAsia="ＭＳ Ｐゴシック" w:hAnsi="Times New Roman"/>
          <w:sz w:val="24"/>
        </w:rPr>
      </w:r>
      <w:ins w:id="4144" w:author="i5" w:date="2013-07-01T18:22:00Z">
        <w:r>
          <w:rPr>
            <w:rFonts w:ascii="Times New Roman" w:eastAsia="ＭＳ Ｐゴシック" w:hAnsi="Times New Roman"/>
            <w:sz w:val="24"/>
          </w:rPr>
          <w:fldChar w:fldCharType="separate"/>
        </w:r>
        <w:r>
          <w:rPr>
            <w:rFonts w:ascii="Times New Roman" w:eastAsia="ＭＳ Ｐゴシック" w:hAnsi="Times New Roman"/>
            <w:color w:val="0000FF"/>
            <w:sz w:val="24"/>
            <w:u w:val="single"/>
          </w:rPr>
          <w:t>www.druckkunst-museum.de</w:t>
        </w:r>
        <w:r>
          <w:rPr>
            <w:rFonts w:ascii="Times New Roman" w:eastAsia="ＭＳ Ｐゴシック" w:hAnsi="Times New Roman"/>
            <w:sz w:val="24"/>
          </w:rPr>
          <w:fldChar w:fldCharType="end"/>
        </w:r>
      </w:ins>
    </w:p>
    <w:p w:rsidR="00C41516" w:rsidRDefault="00C41516" w:rsidP="004072F8">
      <w:pPr>
        <w:numPr>
          <w:ins w:id="4145" w:author="i5" w:date="2013-07-01T18:22:00Z"/>
        </w:numPr>
        <w:autoSpaceDE w:val="0"/>
        <w:autoSpaceDN w:val="0"/>
        <w:adjustRightInd w:val="0"/>
        <w:rPr>
          <w:ins w:id="4146" w:author="i5" w:date="2013-07-01T18:22:00Z"/>
          <w:rFonts w:eastAsia="ＭＳ Ｐゴシック" w:cs="Arial"/>
          <w:szCs w:val="20"/>
        </w:rPr>
      </w:pPr>
    </w:p>
    <w:p w:rsidR="00C41516" w:rsidRDefault="00C41516" w:rsidP="00C41516">
      <w:pPr>
        <w:rPr>
          <w:ins w:id="4147" w:author="Wolfgang J. Toechterle" w:date="2013-06-22T12:01:00Z"/>
        </w:rPr>
        <w:pPrChange w:id="4148" w:author="Wolfgang J. Toechterle" w:date="2013-06-22T12:03:00Z">
          <w:pPr>
            <w:pStyle w:val="Heading1"/>
          </w:pPr>
        </w:pPrChange>
      </w:pPr>
    </w:p>
    <w:p w:rsidR="00C41516" w:rsidRDefault="00C41516" w:rsidP="00C41516">
      <w:pPr>
        <w:rPr>
          <w:ins w:id="4149" w:author="Wolfgang J. Toechterle" w:date="2013-06-22T12:02:00Z"/>
        </w:rPr>
        <w:pPrChange w:id="4150" w:author="Wolfgang J. Toechterle" w:date="2013-06-22T12:01:00Z">
          <w:pPr>
            <w:pStyle w:val="Heading1"/>
          </w:pPr>
        </w:pPrChange>
      </w:pPr>
      <w:ins w:id="4151" w:author="Wolfgang J. Toechterle" w:date="2013-06-22T12:02:00Z">
        <w:r w:rsidRPr="000A3B58">
          <w:rPr>
            <w:rFonts w:eastAsia="Times New Roman"/>
            <w:noProof/>
            <w:lang w:val="en-US" w:eastAsia="ja-JP"/>
          </w:rPr>
          <w:pict>
            <v:shape id="Picture 12" o:spid="_x0000_i1031" type="#_x0000_t75" style="width:471pt;height:665.25pt;visibility:visible">
              <v:imagedata r:id="rId11" o:title=""/>
            </v:shape>
          </w:pict>
        </w:r>
      </w:ins>
    </w:p>
    <w:p w:rsidR="00C41516" w:rsidRDefault="00C41516" w:rsidP="00C41516">
      <w:pPr>
        <w:rPr>
          <w:ins w:id="4152" w:author="Wolfgang J. Toechterle" w:date="2013-06-22T12:02:00Z"/>
        </w:rPr>
        <w:pPrChange w:id="4153" w:author="Wolfgang J. Toechterle" w:date="2013-06-22T12:01:00Z">
          <w:pPr>
            <w:pStyle w:val="Heading1"/>
          </w:pPr>
        </w:pPrChange>
      </w:pPr>
      <w:ins w:id="4154" w:author="Wolfgang J. Toechterle" w:date="2013-06-22T12:02:00Z">
        <w:r w:rsidRPr="000A3B58">
          <w:rPr>
            <w:rFonts w:eastAsia="Times New Roman"/>
            <w:noProof/>
            <w:lang w:val="en-US" w:eastAsia="ja-JP"/>
          </w:rPr>
          <w:pict>
            <v:shape id="Picture 13" o:spid="_x0000_i1032" type="#_x0000_t75" style="width:471pt;height:665.25pt;visibility:visible">
              <v:imagedata r:id="rId12" o:title=""/>
            </v:shape>
          </w:pict>
        </w:r>
      </w:ins>
    </w:p>
    <w:p w:rsidR="00C41516" w:rsidRDefault="00C41516" w:rsidP="00C41516">
      <w:pPr>
        <w:pPrChange w:id="4155" w:author="Wolfgang J. Toechterle" w:date="2013-06-22T12:01:00Z">
          <w:pPr>
            <w:pStyle w:val="Heading1"/>
          </w:pPr>
        </w:pPrChange>
      </w:pPr>
      <w:ins w:id="4156" w:author="Wolfgang J. Toechterle" w:date="2013-06-22T12:02:00Z">
        <w:r w:rsidRPr="000A3B58">
          <w:rPr>
            <w:rFonts w:eastAsia="Times New Roman"/>
            <w:noProof/>
            <w:lang w:val="en-US" w:eastAsia="ja-JP"/>
          </w:rPr>
          <w:pict>
            <v:shape id="Picture 14" o:spid="_x0000_i1033" type="#_x0000_t75" style="width:471pt;height:665.25pt;visibility:visible">
              <v:imagedata r:id="rId13" o:title=""/>
            </v:shape>
          </w:pict>
        </w:r>
      </w:ins>
    </w:p>
    <w:p w:rsidR="00C41516" w:rsidRPr="00EA5133" w:rsidRDefault="00C41516" w:rsidP="004921DA">
      <w:del w:id="4157" w:author="Wolfgang J. Toechterle" w:date="2013-06-22T11:14:00Z">
        <w:r w:rsidRPr="000A3B58">
          <w:rPr>
            <w:rFonts w:eastAsia="Times New Roman"/>
            <w:noProof/>
            <w:lang w:val="en-US" w:eastAsia="ja-JP"/>
          </w:rPr>
          <w:pict>
            <v:shape id="Picture 8" o:spid="_x0000_i1034" type="#_x0000_t75" style="width:447pt;height:631.5pt;visibility:visible">
              <v:imagedata r:id="rId14" o:title=""/>
            </v:shape>
          </w:pict>
        </w:r>
      </w:del>
    </w:p>
    <w:p w:rsidR="00C41516" w:rsidRPr="00EA5133" w:rsidRDefault="00C41516" w:rsidP="004921DA">
      <w:del w:id="4158" w:author="Wolfgang J. Toechterle" w:date="2013-06-22T11:14:00Z">
        <w:r w:rsidRPr="000A3B58">
          <w:rPr>
            <w:rFonts w:eastAsia="Times New Roman"/>
            <w:noProof/>
            <w:lang w:val="en-US" w:eastAsia="ja-JP"/>
          </w:rPr>
          <w:pict>
            <v:shape id="Picture 7" o:spid="_x0000_i1035" type="#_x0000_t75" style="width:435pt;height:615pt;visibility:visible">
              <v:imagedata r:id="rId15" o:title=""/>
            </v:shape>
          </w:pict>
        </w:r>
      </w:del>
    </w:p>
    <w:p w:rsidR="00C41516" w:rsidRPr="00C41516" w:rsidRDefault="00C41516" w:rsidP="00CE6B36">
      <w:pPr>
        <w:rPr>
          <w:ins w:id="4159" w:author="Wolfgang J. Toechterle" w:date="2013-05-20T20:49:00Z"/>
          <w:rPrChange w:id="4160" w:author="Unknown">
            <w:rPr>
              <w:ins w:id="4161" w:author="Wolfgang J. Toechterle" w:date="2013-05-20T20:49:00Z"/>
              <w:lang w:val="en-US"/>
            </w:rPr>
          </w:rPrChange>
        </w:rPr>
      </w:pPr>
      <w:r w:rsidRPr="000A3B58">
        <w:rPr>
          <w:noProof/>
          <w:lang w:val="en-US" w:eastAsia="ja-JP"/>
        </w:rPr>
        <w:pict>
          <v:shape id="_x0000_i1036" type="#_x0000_t75" style="width:104.25pt;height:104.25pt;visibility:visible">
            <v:imagedata r:id="rId9" o:title=""/>
          </v:shape>
        </w:pict>
      </w:r>
      <w:r w:rsidRPr="00C41516">
        <w:rPr>
          <w:rFonts w:eastAsia="Times New Roman"/>
          <w:rPrChange w:id="4162" w:author="Wolfgang J. Toechterle" w:date="2013-06-22T10:32:00Z">
            <w:rPr>
              <w:rFonts w:eastAsia="ＭＳ ゴシック"/>
              <w:b/>
              <w:caps/>
              <w:color w:val="0000FF"/>
              <w:sz w:val="24"/>
              <w:u w:val="single"/>
              <w:lang w:val="en-US"/>
            </w:rPr>
          </w:rPrChange>
        </w:rPr>
        <w:t xml:space="preserve"> </w:t>
      </w:r>
    </w:p>
    <w:p w:rsidR="00C41516" w:rsidRPr="00C41516" w:rsidRDefault="00C41516" w:rsidP="00CE6B36">
      <w:pPr>
        <w:rPr>
          <w:ins w:id="4163" w:author="Wolfgang J. Toechterle" w:date="2013-05-20T20:49:00Z"/>
          <w:rPrChange w:id="4164" w:author="Unknown">
            <w:rPr>
              <w:ins w:id="4165" w:author="Wolfgang J. Toechterle" w:date="2013-05-20T20:49:00Z"/>
              <w:lang w:val="en-US"/>
            </w:rPr>
          </w:rPrChange>
        </w:rPr>
      </w:pPr>
    </w:p>
    <w:p w:rsidR="00C41516" w:rsidRPr="00C41516" w:rsidRDefault="00C41516" w:rsidP="00CE6B36">
      <w:pPr>
        <w:rPr>
          <w:ins w:id="4166" w:author="Wolfgang J. Toechterle" w:date="2013-05-20T20:48:00Z"/>
          <w:rPrChange w:id="4167" w:author="Unknown">
            <w:rPr>
              <w:ins w:id="4168" w:author="Wolfgang J. Toechterle" w:date="2013-05-20T20:48:00Z"/>
              <w:lang w:val="en-US"/>
            </w:rPr>
          </w:rPrChange>
        </w:rPr>
      </w:pPr>
      <w:r w:rsidRPr="00C41516">
        <w:rPr>
          <w:rFonts w:eastAsia="Times New Roman"/>
          <w:rPrChange w:id="4169" w:author="Wolfgang J. Toechterle" w:date="2013-06-22T10:32:00Z">
            <w:rPr>
              <w:rFonts w:eastAsia="ＭＳ ゴシック"/>
              <w:b/>
              <w:caps/>
              <w:color w:val="0000FF"/>
              <w:sz w:val="24"/>
              <w:u w:val="single"/>
              <w:lang w:val="en-US"/>
            </w:rPr>
          </w:rPrChange>
        </w:rPr>
        <w:t>QR-Code: minimum size: 20 x 20 mm</w:t>
      </w:r>
    </w:p>
    <w:p w:rsidR="00C41516" w:rsidRDefault="00C41516" w:rsidP="00CE6B36">
      <w:pPr>
        <w:rPr>
          <w:ins w:id="4170" w:author="Wolfgang J. Toechterle" w:date="2013-06-22T12:03:00Z"/>
        </w:rPr>
      </w:pPr>
      <w:ins w:id="4171" w:author="Wolfgang J. Toechterle" w:date="2013-06-22T11:14:00Z">
        <w:r>
          <w:t xml:space="preserve">File: </w:t>
        </w:r>
      </w:ins>
      <w:ins w:id="4172" w:author="Wolfgang J. Toechterle" w:date="2013-05-20T20:48:00Z">
        <w:r>
          <w:t>druckkunst.png</w:t>
        </w:r>
      </w:ins>
    </w:p>
    <w:p w:rsidR="00C41516" w:rsidRDefault="00C41516" w:rsidP="00CE6B36">
      <w:pPr>
        <w:numPr>
          <w:ins w:id="4173" w:author="i5" w:date="2013-07-01T18:22:00Z"/>
        </w:numPr>
        <w:rPr>
          <w:ins w:id="4174" w:author="i5" w:date="2013-07-01T18:22:00Z"/>
          <w:lang w:eastAsia="ja-JP"/>
        </w:rPr>
      </w:pPr>
    </w:p>
    <w:p w:rsidR="00C41516" w:rsidRDefault="00C41516" w:rsidP="004072F8">
      <w:pPr>
        <w:numPr>
          <w:ins w:id="4175" w:author="i5" w:date="2013-07-01T18:23:00Z"/>
        </w:numPr>
        <w:autoSpaceDE w:val="0"/>
        <w:autoSpaceDN w:val="0"/>
        <w:adjustRightInd w:val="0"/>
        <w:rPr>
          <w:ins w:id="4176" w:author="i5" w:date="2013-07-01T18:23:00Z"/>
          <w:rFonts w:cs="Arial"/>
          <w:szCs w:val="20"/>
        </w:rPr>
      </w:pPr>
      <w:ins w:id="4177" w:author="i5" w:date="2013-07-01T18:23:00Z">
        <w:r>
          <w:rPr>
            <w:rFonts w:cs="Arial"/>
            <w:szCs w:val="20"/>
          </w:rPr>
          <w:t>QR</w:t>
        </w:r>
        <w:r>
          <w:rPr>
            <w:rFonts w:ascii="ＭＳ 明朝" w:cs="ＭＳ 明朝" w:hint="eastAsia"/>
            <w:szCs w:val="20"/>
            <w:lang w:val="ja-JP"/>
          </w:rPr>
          <w:t>コード</w:t>
        </w:r>
        <w:r>
          <w:rPr>
            <w:rFonts w:cs="Arial"/>
            <w:szCs w:val="20"/>
          </w:rPr>
          <w:t>:</w:t>
        </w:r>
        <w:r>
          <w:rPr>
            <w:rFonts w:ascii="ＭＳ 明朝" w:cs="ＭＳ 明朝" w:hint="eastAsia"/>
            <w:szCs w:val="20"/>
            <w:lang w:val="ja-JP"/>
          </w:rPr>
          <w:t>最終サイズ</w:t>
        </w:r>
        <w:r>
          <w:rPr>
            <w:rFonts w:cs="Arial"/>
            <w:szCs w:val="20"/>
          </w:rPr>
          <w:t>: 20 x 20 mm</w:t>
        </w:r>
      </w:ins>
    </w:p>
    <w:p w:rsidR="00C41516" w:rsidRDefault="00C41516" w:rsidP="004072F8">
      <w:pPr>
        <w:numPr>
          <w:ins w:id="4178" w:author="i5" w:date="2013-07-01T18:23:00Z"/>
        </w:numPr>
        <w:autoSpaceDE w:val="0"/>
        <w:autoSpaceDN w:val="0"/>
        <w:adjustRightInd w:val="0"/>
        <w:rPr>
          <w:ins w:id="4179" w:author="i5" w:date="2013-07-01T18:23:00Z"/>
          <w:rFonts w:cs="Arial"/>
          <w:szCs w:val="20"/>
        </w:rPr>
      </w:pPr>
      <w:ins w:id="4180" w:author="i5" w:date="2013-07-01T18:23:00Z">
        <w:r>
          <w:rPr>
            <w:rFonts w:ascii="ＭＳ 明朝" w:cs="ＭＳ 明朝" w:hint="eastAsia"/>
            <w:szCs w:val="20"/>
          </w:rPr>
          <w:t>ファイル</w:t>
        </w:r>
        <w:r>
          <w:rPr>
            <w:rFonts w:cs="Arial"/>
            <w:szCs w:val="20"/>
          </w:rPr>
          <w:t>: druckkunst.png</w:t>
        </w:r>
      </w:ins>
    </w:p>
    <w:p w:rsidR="00C41516" w:rsidRDefault="00C41516" w:rsidP="00CE6B36">
      <w:pPr>
        <w:numPr>
          <w:ins w:id="4181" w:author="i5" w:date="2013-07-01T18:22:00Z"/>
        </w:numPr>
        <w:rPr>
          <w:ins w:id="4182" w:author="i5" w:date="2013-07-01T18:22:00Z"/>
          <w:lang w:eastAsia="ja-JP"/>
        </w:rPr>
      </w:pPr>
    </w:p>
    <w:p w:rsidR="00C41516" w:rsidRDefault="00C41516" w:rsidP="00CE6B36">
      <w:pPr>
        <w:rPr>
          <w:ins w:id="4183" w:author="Wolfgang J. Toechterle" w:date="2013-06-22T12:03:00Z"/>
          <w:lang w:eastAsia="ja-JP"/>
        </w:rPr>
      </w:pPr>
    </w:p>
    <w:p w:rsidR="00C41516" w:rsidRDefault="00C41516" w:rsidP="00CE6B36">
      <w:pPr>
        <w:rPr>
          <w:ins w:id="4184" w:author="Wolfgang J. Toechterle" w:date="2013-06-22T12:08:00Z"/>
        </w:rPr>
      </w:pPr>
      <w:ins w:id="4185" w:author="Wolfgang J. Toechterle" w:date="2013-06-22T12:03:00Z">
        <w:r w:rsidRPr="000A3B58">
          <w:rPr>
            <w:rFonts w:eastAsia="Times New Roman"/>
            <w:noProof/>
            <w:lang w:val="en-US" w:eastAsia="ja-JP"/>
          </w:rPr>
          <w:pict>
            <v:shape id="Picture 15" o:spid="_x0000_i1037" type="#_x0000_t75" style="width:474.75pt;height:461.25pt;visibility:visible">
              <v:imagedata r:id="rId16" o:title=""/>
            </v:shape>
          </w:pict>
        </w:r>
      </w:ins>
    </w:p>
    <w:p w:rsidR="00C41516" w:rsidRDefault="00C41516" w:rsidP="00CE6B36">
      <w:pPr>
        <w:rPr>
          <w:ins w:id="4186" w:author="Wolfgang J. Toechterle" w:date="2013-06-22T12:09:00Z"/>
        </w:rPr>
      </w:pPr>
    </w:p>
    <w:p w:rsidR="00C41516" w:rsidRDefault="00C41516" w:rsidP="003D4338">
      <w:pPr>
        <w:numPr>
          <w:ins w:id="4187" w:author="i5" w:date="2013-07-01T18:23:00Z"/>
        </w:numPr>
        <w:autoSpaceDE w:val="0"/>
        <w:autoSpaceDN w:val="0"/>
        <w:adjustRightInd w:val="0"/>
        <w:rPr>
          <w:ins w:id="4188" w:author="i5" w:date="2013-07-01T18:23:00Z"/>
          <w:lang w:eastAsia="ja-JP"/>
        </w:rPr>
      </w:pPr>
      <w:ins w:id="4189" w:author="Wolfgang J. Toechterle" w:date="2013-06-22T20:52:00Z">
        <w:r>
          <w:t>Example of a shopping bag with the given DieCut</w:t>
        </w:r>
      </w:ins>
    </w:p>
    <w:p w:rsidR="00C41516" w:rsidRDefault="00C41516" w:rsidP="003D4338">
      <w:pPr>
        <w:numPr>
          <w:ins w:id="4190" w:author="i5" w:date="2013-07-01T18:23:00Z"/>
        </w:numPr>
        <w:autoSpaceDE w:val="0"/>
        <w:autoSpaceDN w:val="0"/>
        <w:adjustRightInd w:val="0"/>
        <w:rPr>
          <w:ins w:id="4191" w:author="i5" w:date="2013-07-01T18:23:00Z"/>
          <w:rFonts w:cs="Arial"/>
          <w:szCs w:val="20"/>
        </w:rPr>
      </w:pPr>
      <w:ins w:id="4192" w:author="i5" w:date="2013-07-01T18:23:00Z">
        <w:r>
          <w:rPr>
            <w:rFonts w:ascii="ＭＳ 明朝" w:cs="ＭＳ 明朝" w:hint="eastAsia"/>
            <w:szCs w:val="20"/>
          </w:rPr>
          <w:t>与えられたダイカットがあるショッピングバッグの例</w:t>
        </w:r>
      </w:ins>
    </w:p>
    <w:p w:rsidR="00C41516" w:rsidRDefault="00C41516" w:rsidP="00CE6B36">
      <w:pPr>
        <w:rPr>
          <w:ins w:id="4193" w:author="Wolfgang J. Toechterle" w:date="2013-06-22T20:53:00Z"/>
        </w:rPr>
      </w:pPr>
    </w:p>
    <w:p w:rsidR="00C41516" w:rsidRDefault="00C41516" w:rsidP="00CE6B36">
      <w:pPr>
        <w:rPr>
          <w:ins w:id="4194" w:author="Wolfgang J. Toechterle" w:date="2013-06-22T20:54:00Z"/>
        </w:rPr>
      </w:pPr>
      <w:ins w:id="4195" w:author="Wolfgang J. Toechterle" w:date="2013-06-22T20:53:00Z">
        <w:r w:rsidRPr="000A3B58">
          <w:rPr>
            <w:rFonts w:eastAsia="Times New Roman"/>
            <w:noProof/>
            <w:lang w:val="en-US" w:eastAsia="ja-JP"/>
          </w:rPr>
          <w:pict>
            <v:shape id="Picture 3" o:spid="_x0000_i1038" type="#_x0000_t75" alt="Daten:wolfi:daten:MM Projekte:BG Grafiker:2013:Worldskills 2013:Test Module:Mod CD:Mod Corporate Design:Documentation Module 2:BAG_dieCAT.ai" style="width:470.25pt;height:235.5pt;visibility:visible">
              <v:imagedata r:id="rId17" o:title=""/>
            </v:shape>
          </w:pict>
        </w:r>
      </w:ins>
    </w:p>
    <w:p w:rsidR="00C41516" w:rsidRDefault="00C41516" w:rsidP="00CE6B36">
      <w:pPr>
        <w:rPr>
          <w:ins w:id="4196" w:author="Wolfgang J. Toechterle" w:date="2013-06-22T20:54:00Z"/>
        </w:rPr>
      </w:pPr>
    </w:p>
    <w:p w:rsidR="00C41516" w:rsidRDefault="00C41516" w:rsidP="00CE6B36">
      <w:pPr>
        <w:rPr>
          <w:ins w:id="4197" w:author="i5" w:date="2013-07-01T18:23:00Z"/>
          <w:lang w:eastAsia="ja-JP"/>
        </w:rPr>
      </w:pPr>
      <w:ins w:id="4198" w:author="Wolfgang J. Toechterle" w:date="2013-06-22T20:54:00Z">
        <w:r>
          <w:t>given DieCut</w:t>
        </w:r>
      </w:ins>
    </w:p>
    <w:p w:rsidR="00C41516" w:rsidRDefault="00C41516" w:rsidP="003D4338">
      <w:pPr>
        <w:numPr>
          <w:ins w:id="4199" w:author="i5" w:date="2013-07-01T18:23:00Z"/>
        </w:numPr>
        <w:autoSpaceDE w:val="0"/>
        <w:autoSpaceDN w:val="0"/>
        <w:adjustRightInd w:val="0"/>
        <w:rPr>
          <w:ins w:id="4200" w:author="i5" w:date="2013-07-01T18:23:00Z"/>
          <w:rFonts w:cs="Arial"/>
          <w:szCs w:val="20"/>
        </w:rPr>
      </w:pPr>
      <w:ins w:id="4201" w:author="i5" w:date="2013-07-01T18:23:00Z">
        <w:r>
          <w:rPr>
            <w:rFonts w:ascii="ＭＳ 明朝" w:cs="ＭＳ 明朝" w:hint="eastAsia"/>
            <w:szCs w:val="20"/>
          </w:rPr>
          <w:t>与えられたダイカット</w:t>
        </w:r>
      </w:ins>
    </w:p>
    <w:p w:rsidR="00C41516" w:rsidRPr="00EA5133" w:rsidRDefault="00C41516" w:rsidP="00CE6B36">
      <w:pPr>
        <w:numPr>
          <w:ins w:id="4202" w:author="i5" w:date="2013-07-01T18:23:00Z"/>
        </w:numPr>
        <w:rPr>
          <w:lang w:eastAsia="ja-JP"/>
        </w:rPr>
      </w:pPr>
    </w:p>
    <w:sectPr w:rsidR="00C41516" w:rsidRPr="00EA5133" w:rsidSect="00C41516">
      <w:headerReference w:type="default" r:id="rId18"/>
      <w:footerReference w:type="default" r:id="rId19"/>
      <w:pgSz w:w="11900" w:h="16840" w:code="9"/>
      <w:pgMar w:top="1440" w:right="1134" w:bottom="1361" w:left="1440" w:header="567" w:footer="284" w:gutter="0"/>
      <w:cols w:space="708"/>
      <w:docGrid w:linePitch="360"/>
      <w:sectPrChange w:id="4248" w:author="Kinder" w:date="2013-06-30T08:38:00Z">
        <w:sectPr w:rsidR="00C41516" w:rsidRPr="00EA5133" w:rsidSect="00C41516">
          <w:pgSz w:w="11907" w:h="16839"/>
          <w:pgMar w:top="1985" w:right="1701" w:bottom="1418" w:left="1134"/>
        </w:sectPr>
      </w:sectPrChang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41516" w:rsidRDefault="00C41516" w:rsidP="00A11118">
      <w:r>
        <w:separator/>
      </w:r>
    </w:p>
  </w:endnote>
  <w:endnote w:type="continuationSeparator" w:id="0">
    <w:p w:rsidR="00C41516" w:rsidRDefault="00C41516" w:rsidP="00A1111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ＭＳ ゴシックfalt">
    <w:altName w:val="ＭＳ ゴシック"/>
    <w:panose1 w:val="00000000000000000000"/>
    <w:charset w:val="80"/>
    <w:family w:val="modern"/>
    <w:notTrueType/>
    <w:pitch w:val="fixed"/>
    <w:sig w:usb0="00000001" w:usb1="08070000" w:usb2="00000010" w:usb3="00000000" w:csb0="00020000" w:csb1="00000000"/>
  </w:font>
  <w:font w:name="Square721 B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auto"/>
    <w:notTrueType/>
    <w:pitch w:val="default"/>
    <w:sig w:usb0="00000003" w:usb1="00000000" w:usb2="00000000" w:usb3="00000000" w:csb0="00000001" w:csb1="00000000"/>
  </w:font>
  <w:font w:name="ヒラギノ角ゴ Pro W3">
    <w:panose1 w:val="00000000000000000000"/>
    <w:charset w:val="80"/>
    <w:family w:val="auto"/>
    <w:notTrueType/>
    <w:pitch w:val="variable"/>
    <w:sig w:usb0="00000001" w:usb1="08070000" w:usb2="00000010" w:usb3="00000000" w:csb0="00020000" w:csb1="00000000"/>
  </w:font>
  <w:font w:name="ＭＳ Ｐゴシック">
    <w:panose1 w:val="020B0600070205080204"/>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Lucida Grande">
    <w:altName w:val="Franklin Gothic Medium Con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HGP明朝B">
    <w:panose1 w:val="02020800000000000000"/>
    <w:charset w:val="80"/>
    <w:family w:val="roman"/>
    <w:pitch w:val="variable"/>
    <w:sig w:usb0="80000281" w:usb1="28C76CF8" w:usb2="00000010" w:usb3="00000000" w:csb0="00020000"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854" w:type="dxa"/>
      <w:tblLook w:val="0000"/>
    </w:tblPr>
    <w:tblGrid>
      <w:gridCol w:w="2392"/>
      <w:gridCol w:w="5617"/>
      <w:gridCol w:w="1521"/>
    </w:tblGrid>
    <w:tr w:rsidR="00C41516" w:rsidRPr="00D32E4A">
      <w:trPr>
        <w:cantSplit/>
      </w:trPr>
      <w:tc>
        <w:tcPr>
          <w:tcW w:w="2088" w:type="dxa"/>
        </w:tcPr>
        <w:p w:rsidR="00C41516" w:rsidRPr="00D32E4A" w:rsidRDefault="00C41516" w:rsidP="004632D2">
          <w:pPr>
            <w:pStyle w:val="Footer"/>
            <w:rPr>
              <w:sz w:val="16"/>
            </w:rPr>
          </w:pPr>
        </w:p>
        <w:p w:rsidR="00C41516" w:rsidRPr="00D32E4A" w:rsidRDefault="00C41516" w:rsidP="004632D2">
          <w:pPr>
            <w:pStyle w:val="Footer"/>
            <w:rPr>
              <w:sz w:val="16"/>
            </w:rPr>
          </w:pPr>
        </w:p>
        <w:p w:rsidR="00C41516" w:rsidRPr="00D32E4A" w:rsidRDefault="00C41516" w:rsidP="00085939">
          <w:pPr>
            <w:pStyle w:val="Footer"/>
            <w:rPr>
              <w:sz w:val="16"/>
            </w:rPr>
          </w:pPr>
          <w:r w:rsidRPr="00D32E4A">
            <w:rPr>
              <w:sz w:val="16"/>
            </w:rPr>
            <w:t>WSC2013_TP40_MODX_PRE_EN</w:t>
          </w:r>
        </w:p>
      </w:tc>
      <w:tc>
        <w:tcPr>
          <w:tcW w:w="6120" w:type="dxa"/>
        </w:tcPr>
        <w:p w:rsidR="00C41516" w:rsidRPr="00D32E4A" w:rsidRDefault="00C41516" w:rsidP="004632D2">
          <w:pPr>
            <w:jc w:val="center"/>
            <w:rPr>
              <w:rFonts w:ascii="Calibri" w:hAnsi="Calibri"/>
              <w:sz w:val="16"/>
              <w:szCs w:val="16"/>
              <w:lang w:val="en-US"/>
            </w:rPr>
          </w:pPr>
          <w:r w:rsidRPr="00D32E4A">
            <w:rPr>
              <w:sz w:val="16"/>
              <w:szCs w:val="16"/>
              <w:lang w:val="en-US"/>
            </w:rPr>
            <w:t>© WorldSkills International (WSI) reserves all rights in documents developed for or on behalf of WSI, including translation and electronic distribution. This material may be reproduced for non-commercial vocational and educational purposes provided that the WorldSkills International logo and copyright notice are left in place.</w:t>
          </w:r>
        </w:p>
      </w:tc>
      <w:tc>
        <w:tcPr>
          <w:tcW w:w="1646" w:type="dxa"/>
        </w:tcPr>
        <w:p w:rsidR="00C41516" w:rsidRPr="00D32E4A" w:rsidRDefault="00C41516" w:rsidP="004632D2">
          <w:pPr>
            <w:pStyle w:val="Footer"/>
            <w:rPr>
              <w:rStyle w:val="PageNumber"/>
            </w:rPr>
          </w:pPr>
        </w:p>
        <w:p w:rsidR="00C41516" w:rsidRPr="00D32E4A" w:rsidRDefault="00C41516" w:rsidP="004632D2">
          <w:pPr>
            <w:pStyle w:val="Footer"/>
            <w:jc w:val="right"/>
            <w:rPr>
              <w:rStyle w:val="PageNumber"/>
            </w:rPr>
          </w:pPr>
        </w:p>
        <w:p w:rsidR="00C41516" w:rsidRPr="00D32E4A" w:rsidRDefault="00C41516" w:rsidP="004632D2">
          <w:pPr>
            <w:pStyle w:val="Footer"/>
            <w:jc w:val="right"/>
            <w:rPr>
              <w:rStyle w:val="PageNumber"/>
            </w:rPr>
          </w:pPr>
          <w:r w:rsidRPr="00D32E4A">
            <w:rPr>
              <w:rStyle w:val="PageNumber"/>
            </w:rPr>
            <w:fldChar w:fldCharType="begin"/>
          </w:r>
          <w:r w:rsidRPr="00D32E4A">
            <w:rPr>
              <w:rStyle w:val="PageNumber"/>
            </w:rPr>
            <w:instrText xml:space="preserve"> PAGE </w:instrText>
          </w:r>
          <w:r w:rsidRPr="00D32E4A">
            <w:rPr>
              <w:rStyle w:val="PageNumber"/>
            </w:rPr>
            <w:fldChar w:fldCharType="separate"/>
          </w:r>
          <w:r w:rsidRPr="00D32E4A">
            <w:rPr>
              <w:rStyle w:val="PageNumber"/>
              <w:noProof/>
            </w:rPr>
            <w:t>1</w:t>
          </w:r>
          <w:r w:rsidRPr="00D32E4A">
            <w:rPr>
              <w:rStyle w:val="PageNumber"/>
            </w:rPr>
            <w:fldChar w:fldCharType="end"/>
          </w:r>
          <w:r w:rsidRPr="00D32E4A">
            <w:rPr>
              <w:rStyle w:val="PageNumber"/>
            </w:rPr>
            <w:t xml:space="preserve"> of </w:t>
          </w:r>
          <w:r w:rsidRPr="00D32E4A">
            <w:rPr>
              <w:rStyle w:val="PageNumber"/>
            </w:rPr>
            <w:fldChar w:fldCharType="begin"/>
          </w:r>
          <w:r w:rsidRPr="00D32E4A">
            <w:rPr>
              <w:rStyle w:val="PageNumber"/>
            </w:rPr>
            <w:instrText xml:space="preserve"> NUMPAGES </w:instrText>
          </w:r>
          <w:r w:rsidRPr="00D32E4A">
            <w:rPr>
              <w:rStyle w:val="PageNumber"/>
            </w:rPr>
            <w:fldChar w:fldCharType="separate"/>
          </w:r>
          <w:r>
            <w:rPr>
              <w:rStyle w:val="PageNumber"/>
              <w:noProof/>
            </w:rPr>
            <w:t>22</w:t>
          </w:r>
          <w:r w:rsidRPr="00D32E4A">
            <w:rPr>
              <w:rStyle w:val="PageNumber"/>
            </w:rPr>
            <w:fldChar w:fldCharType="end"/>
          </w:r>
        </w:p>
      </w:tc>
    </w:tr>
  </w:tbl>
  <w:p w:rsidR="00C41516" w:rsidRDefault="00C41516" w:rsidP="00A11118">
    <w:pPr>
      <w:pStyle w:val="footer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41" w:rightFromText="141" w:horzAnchor="page" w:tblpX="1449" w:tblpY="-330"/>
      <w:tblW w:w="0" w:type="auto"/>
      <w:tblLook w:val="0000"/>
      <w:tblPrChange w:id="4203" w:author="Kinder" w:date="2013-06-30T09:15:00Z">
        <w:tblPr>
          <w:tblW w:w="0" w:type="auto"/>
          <w:tblBorders>
            <w:top w:val="single" w:sz="4" w:space="0" w:color="auto"/>
          </w:tblBorders>
          <w:tblLook w:val="0000"/>
        </w:tblPr>
      </w:tblPrChange>
    </w:tblPr>
    <w:tblGrid>
      <w:gridCol w:w="3919"/>
      <w:gridCol w:w="2752"/>
      <w:gridCol w:w="2241"/>
      <w:tblGridChange w:id="4204">
        <w:tblGrid>
          <w:gridCol w:w="3919"/>
          <w:gridCol w:w="2752"/>
          <w:gridCol w:w="2241"/>
        </w:tblGrid>
      </w:tblGridChange>
    </w:tblGrid>
    <w:tr w:rsidR="00C41516" w:rsidRPr="00D32E4A" w:rsidDel="000161F3" w:rsidTr="00C41516">
      <w:trPr>
        <w:del w:id="4205" w:author="Kinder" w:date="2013-06-30T09:15:00Z"/>
        <w:trPrChange w:id="4206" w:author="Kinder" w:date="2013-06-30T09:15:00Z">
          <w:trPr>
            <w:cantSplit/>
          </w:trPr>
        </w:trPrChange>
      </w:trPr>
      <w:tc>
        <w:tcPr>
          <w:tcW w:w="4243" w:type="dxa"/>
          <w:tcPrChange w:id="4207" w:author="Kinder" w:date="2013-06-30T09:15:00Z">
            <w:tcPr>
              <w:tcW w:w="4428" w:type="dxa"/>
              <w:tcBorders>
                <w:top w:val="single" w:sz="4" w:space="0" w:color="auto"/>
              </w:tcBorders>
            </w:tcPr>
          </w:tcPrChange>
        </w:tcPr>
        <w:p w:rsidR="00C41516" w:rsidRPr="00D32E4A" w:rsidDel="000161F3" w:rsidRDefault="00C41516" w:rsidP="000161F3">
          <w:pPr>
            <w:pStyle w:val="Footer"/>
            <w:rPr>
              <w:del w:id="4208" w:author="Kinder" w:date="2013-06-30T09:15:00Z"/>
              <w:sz w:val="16"/>
            </w:rPr>
          </w:pPr>
        </w:p>
      </w:tc>
      <w:tc>
        <w:tcPr>
          <w:tcW w:w="2752" w:type="dxa"/>
          <w:tcPrChange w:id="4209" w:author="Kinder" w:date="2013-06-30T09:15:00Z">
            <w:tcPr>
              <w:tcW w:w="2962" w:type="dxa"/>
              <w:tcBorders>
                <w:top w:val="single" w:sz="4" w:space="0" w:color="auto"/>
              </w:tcBorders>
            </w:tcPr>
          </w:tcPrChange>
        </w:tcPr>
        <w:p w:rsidR="00C41516" w:rsidRPr="00D32E4A" w:rsidDel="000161F3" w:rsidRDefault="00C41516" w:rsidP="000161F3">
          <w:pPr>
            <w:pStyle w:val="Footer"/>
            <w:rPr>
              <w:del w:id="4210" w:author="Kinder" w:date="2013-06-30T09:15:00Z"/>
              <w:sz w:val="16"/>
            </w:rPr>
          </w:pPr>
        </w:p>
      </w:tc>
      <w:tc>
        <w:tcPr>
          <w:tcW w:w="2241" w:type="dxa"/>
          <w:tcPrChange w:id="4211" w:author="Kinder" w:date="2013-06-30T09:15:00Z">
            <w:tcPr>
              <w:tcW w:w="2464" w:type="dxa"/>
              <w:tcBorders>
                <w:top w:val="single" w:sz="4" w:space="0" w:color="auto"/>
              </w:tcBorders>
            </w:tcPr>
          </w:tcPrChange>
        </w:tcPr>
        <w:p w:rsidR="00C41516" w:rsidRPr="00D32E4A" w:rsidDel="000161F3" w:rsidRDefault="00C41516" w:rsidP="000161F3">
          <w:pPr>
            <w:pStyle w:val="Footer"/>
            <w:rPr>
              <w:del w:id="4212" w:author="Kinder" w:date="2013-06-30T09:15:00Z"/>
              <w:sz w:val="16"/>
            </w:rPr>
          </w:pPr>
        </w:p>
      </w:tc>
    </w:tr>
    <w:tr w:rsidR="00C41516" w:rsidRPr="00D32E4A" w:rsidDel="000161F3" w:rsidTr="00C41516">
      <w:trPr>
        <w:del w:id="4213" w:author="Kinder" w:date="2013-06-30T09:15:00Z"/>
        <w:trPrChange w:id="4214" w:author="Kinder" w:date="2013-06-30T09:15:00Z">
          <w:trPr>
            <w:cantSplit/>
          </w:trPr>
        </w:trPrChange>
      </w:trPr>
      <w:tc>
        <w:tcPr>
          <w:tcW w:w="4243" w:type="dxa"/>
          <w:tcPrChange w:id="4215" w:author="Kinder" w:date="2013-06-30T09:15:00Z">
            <w:tcPr>
              <w:tcW w:w="4428" w:type="dxa"/>
            </w:tcPr>
          </w:tcPrChange>
        </w:tcPr>
        <w:p w:rsidR="00C41516" w:rsidRPr="00D32E4A" w:rsidDel="000161F3" w:rsidRDefault="00C41516" w:rsidP="000161F3">
          <w:pPr>
            <w:pStyle w:val="Footer"/>
            <w:rPr>
              <w:del w:id="4216" w:author="Kinder" w:date="2013-06-30T09:15:00Z"/>
              <w:sz w:val="16"/>
              <w:lang w:val="en-US"/>
            </w:rPr>
          </w:pPr>
          <w:del w:id="4217" w:author="Kinder" w:date="2013-06-30T09:15:00Z">
            <w:r w:rsidRPr="00D32E4A" w:rsidDel="000161F3">
              <w:rPr>
                <w:sz w:val="16"/>
                <w:lang w:val="en-US"/>
              </w:rPr>
              <w:delText>Test Project proposal for skill 40</w:delText>
            </w:r>
          </w:del>
        </w:p>
        <w:p w:rsidR="00C41516" w:rsidRPr="00D32E4A" w:rsidDel="000161F3" w:rsidRDefault="00C41516" w:rsidP="000161F3">
          <w:pPr>
            <w:pStyle w:val="Footer"/>
            <w:rPr>
              <w:del w:id="4218" w:author="Kinder" w:date="2013-06-30T09:15:00Z"/>
              <w:sz w:val="16"/>
              <w:lang w:val="de-DE"/>
            </w:rPr>
          </w:pPr>
          <w:del w:id="4219" w:author="Kinder" w:date="2013-06-30T09:15:00Z">
            <w:r w:rsidRPr="00D32E4A" w:rsidDel="000161F3">
              <w:rPr>
                <w:sz w:val="16"/>
                <w:lang w:val="de-DE"/>
              </w:rPr>
              <w:delText>WSC2013_TP</w:delText>
            </w:r>
          </w:del>
          <w:ins w:id="4220" w:author="Wolfgang J. Toechterle" w:date="2013-06-10T08:29:00Z">
            <w:del w:id="4221" w:author="Kinder" w:date="2013-06-30T09:15:00Z">
              <w:r w:rsidRPr="00D32E4A" w:rsidDel="000161F3">
                <w:rPr>
                  <w:sz w:val="16"/>
                  <w:lang w:val="de-DE"/>
                </w:rPr>
                <w:delText>40</w:delText>
              </w:r>
            </w:del>
          </w:ins>
          <w:del w:id="4222" w:author="Kinder" w:date="2013-06-30T09:15:00Z">
            <w:r w:rsidRPr="00D32E4A" w:rsidDel="000161F3">
              <w:rPr>
                <w:sz w:val="16"/>
                <w:lang w:val="de-DE"/>
              </w:rPr>
              <w:delText>_MODX_PRE_EN</w:delText>
            </w:r>
          </w:del>
        </w:p>
      </w:tc>
      <w:tc>
        <w:tcPr>
          <w:tcW w:w="2752" w:type="dxa"/>
          <w:tcPrChange w:id="4223" w:author="Kinder" w:date="2013-06-30T09:15:00Z">
            <w:tcPr>
              <w:tcW w:w="2962" w:type="dxa"/>
            </w:tcPr>
          </w:tcPrChange>
        </w:tcPr>
        <w:p w:rsidR="00C41516" w:rsidRPr="00D32E4A" w:rsidDel="000161F3" w:rsidRDefault="00C41516" w:rsidP="000161F3">
          <w:pPr>
            <w:pStyle w:val="Footer"/>
            <w:rPr>
              <w:del w:id="4224" w:author="Kinder" w:date="2013-06-30T09:15:00Z"/>
              <w:sz w:val="16"/>
              <w:lang w:val="fr-FR"/>
            </w:rPr>
          </w:pPr>
          <w:del w:id="4225" w:author="Kinder" w:date="2013-06-30T09:15:00Z">
            <w:r w:rsidRPr="00D32E4A" w:rsidDel="000161F3">
              <w:rPr>
                <w:sz w:val="16"/>
                <w:lang w:val="fr-FR"/>
              </w:rPr>
              <w:delText xml:space="preserve">Version: </w:delText>
            </w:r>
          </w:del>
          <w:ins w:id="4226" w:author="Wolfgang J. Toechterle" w:date="2013-06-08T19:35:00Z">
            <w:del w:id="4227" w:author="Kinder" w:date="2013-06-30T09:15:00Z">
              <w:r w:rsidRPr="00D32E4A" w:rsidDel="000161F3">
                <w:rPr>
                  <w:sz w:val="16"/>
                  <w:lang w:val="fr-FR"/>
                </w:rPr>
                <w:delText>2.5</w:delText>
              </w:r>
            </w:del>
          </w:ins>
        </w:p>
        <w:p w:rsidR="00C41516" w:rsidRPr="00D32E4A" w:rsidDel="000161F3" w:rsidRDefault="00C41516" w:rsidP="000161F3">
          <w:pPr>
            <w:pStyle w:val="Footer"/>
            <w:rPr>
              <w:del w:id="4228" w:author="Kinder" w:date="2013-06-30T09:15:00Z"/>
              <w:sz w:val="16"/>
              <w:lang w:val="fr-FR"/>
            </w:rPr>
          </w:pPr>
          <w:del w:id="4229" w:author="Kinder" w:date="2013-06-30T09:15:00Z">
            <w:r w:rsidRPr="00D32E4A" w:rsidDel="000161F3">
              <w:rPr>
                <w:sz w:val="16"/>
                <w:lang w:val="fr-FR"/>
              </w:rPr>
              <w:delText xml:space="preserve">Date: </w:delText>
            </w:r>
          </w:del>
          <w:ins w:id="4230" w:author="Wolfgang J. Toechterle" w:date="2013-06-22T20:55:00Z">
            <w:del w:id="4231" w:author="Kinder" w:date="2013-06-30T09:15:00Z">
              <w:r w:rsidRPr="00D32E4A" w:rsidDel="000161F3">
                <w:rPr>
                  <w:sz w:val="16"/>
                  <w:lang w:val="fr-FR"/>
                </w:rPr>
                <w:delText>22</w:delText>
              </w:r>
            </w:del>
          </w:ins>
          <w:del w:id="4232" w:author="Kinder" w:date="2013-06-30T09:15:00Z">
            <w:r w:rsidRPr="00D32E4A" w:rsidDel="000161F3">
              <w:rPr>
                <w:sz w:val="16"/>
                <w:lang w:val="fr-FR"/>
              </w:rPr>
              <w:delText>/0</w:delText>
            </w:r>
          </w:del>
          <w:ins w:id="4233" w:author="Wolfgang J. Toechterle" w:date="2013-06-08T19:35:00Z">
            <w:del w:id="4234" w:author="Kinder" w:date="2013-06-30T09:15:00Z">
              <w:r w:rsidRPr="00D32E4A" w:rsidDel="000161F3">
                <w:rPr>
                  <w:sz w:val="16"/>
                  <w:lang w:val="fr-FR"/>
                </w:rPr>
                <w:delText>6</w:delText>
              </w:r>
            </w:del>
          </w:ins>
          <w:del w:id="4235" w:author="Kinder" w:date="2013-06-30T09:15:00Z">
            <w:r w:rsidRPr="00D32E4A" w:rsidDel="000161F3">
              <w:rPr>
                <w:sz w:val="16"/>
                <w:lang w:val="fr-FR"/>
              </w:rPr>
              <w:delText>/</w:delText>
            </w:r>
          </w:del>
          <w:ins w:id="4236" w:author="Wolfgang J. Toechterle" w:date="2013-06-08T19:35:00Z">
            <w:del w:id="4237" w:author="Kinder" w:date="2013-06-30T09:15:00Z">
              <w:r w:rsidRPr="00D32E4A" w:rsidDel="000161F3">
                <w:rPr>
                  <w:sz w:val="16"/>
                  <w:lang w:val="fr-FR"/>
                </w:rPr>
                <w:delText>20</w:delText>
              </w:r>
            </w:del>
          </w:ins>
          <w:del w:id="4238" w:author="Kinder" w:date="2013-06-30T09:15:00Z">
            <w:r w:rsidRPr="00D32E4A" w:rsidDel="000161F3">
              <w:rPr>
                <w:sz w:val="16"/>
                <w:lang w:val="fr-FR"/>
              </w:rPr>
              <w:delText>13</w:delText>
            </w:r>
          </w:del>
        </w:p>
      </w:tc>
      <w:tc>
        <w:tcPr>
          <w:tcW w:w="2241" w:type="dxa"/>
          <w:tcPrChange w:id="4239" w:author="Kinder" w:date="2013-06-30T09:15:00Z">
            <w:tcPr>
              <w:tcW w:w="2464" w:type="dxa"/>
            </w:tcPr>
          </w:tcPrChange>
        </w:tcPr>
        <w:p w:rsidR="00C41516" w:rsidRPr="00D32E4A" w:rsidDel="000161F3" w:rsidRDefault="00C41516" w:rsidP="000161F3">
          <w:pPr>
            <w:pStyle w:val="Footer"/>
            <w:jc w:val="right"/>
            <w:rPr>
              <w:del w:id="4240" w:author="Kinder" w:date="2013-06-30T09:15:00Z"/>
              <w:rStyle w:val="PageNumber"/>
            </w:rPr>
          </w:pPr>
        </w:p>
        <w:p w:rsidR="00C41516" w:rsidRPr="00D32E4A" w:rsidDel="000161F3" w:rsidRDefault="00C41516" w:rsidP="000161F3">
          <w:pPr>
            <w:pStyle w:val="Footer"/>
            <w:jc w:val="right"/>
            <w:rPr>
              <w:del w:id="4241" w:author="Kinder" w:date="2013-06-30T09:15:00Z"/>
              <w:sz w:val="16"/>
            </w:rPr>
          </w:pPr>
          <w:del w:id="4242" w:author="Kinder" w:date="2013-06-30T09:15:00Z">
            <w:r w:rsidRPr="00D32E4A" w:rsidDel="000161F3">
              <w:rPr>
                <w:rStyle w:val="PageNumber"/>
              </w:rPr>
              <w:fldChar w:fldCharType="begin"/>
            </w:r>
            <w:r w:rsidRPr="00D32E4A" w:rsidDel="000161F3">
              <w:rPr>
                <w:rStyle w:val="PageNumber"/>
              </w:rPr>
              <w:delInstrText xml:space="preserve"> PAGE </w:delInstrText>
            </w:r>
            <w:r w:rsidRPr="00D32E4A" w:rsidDel="000161F3">
              <w:rPr>
                <w:rStyle w:val="PageNumber"/>
              </w:rPr>
              <w:fldChar w:fldCharType="separate"/>
            </w:r>
            <w:r w:rsidRPr="00D32E4A" w:rsidDel="000161F3">
              <w:rPr>
                <w:rStyle w:val="PageNumber"/>
                <w:noProof/>
              </w:rPr>
              <w:delText>2</w:delText>
            </w:r>
            <w:r w:rsidRPr="00D32E4A" w:rsidDel="000161F3">
              <w:rPr>
                <w:rStyle w:val="PageNumber"/>
              </w:rPr>
              <w:fldChar w:fldCharType="end"/>
            </w:r>
            <w:r w:rsidRPr="00D32E4A" w:rsidDel="000161F3">
              <w:rPr>
                <w:rStyle w:val="PageNumber"/>
              </w:rPr>
              <w:delText xml:space="preserve"> of </w:delText>
            </w:r>
            <w:r w:rsidRPr="00D32E4A" w:rsidDel="000161F3">
              <w:rPr>
                <w:rStyle w:val="PageNumber"/>
              </w:rPr>
              <w:fldChar w:fldCharType="begin"/>
            </w:r>
            <w:r w:rsidRPr="00D32E4A" w:rsidDel="000161F3">
              <w:rPr>
                <w:rStyle w:val="PageNumber"/>
              </w:rPr>
              <w:delInstrText xml:space="preserve"> NUMPAGES </w:delInstrText>
            </w:r>
            <w:r w:rsidRPr="00D32E4A" w:rsidDel="000161F3">
              <w:rPr>
                <w:rStyle w:val="PageNumber"/>
              </w:rPr>
              <w:fldChar w:fldCharType="separate"/>
            </w:r>
            <w:r w:rsidRPr="00D32E4A" w:rsidDel="000161F3">
              <w:rPr>
                <w:rStyle w:val="PageNumber"/>
                <w:noProof/>
              </w:rPr>
              <w:delText>14</w:delText>
            </w:r>
            <w:r w:rsidRPr="00D32E4A" w:rsidDel="000161F3">
              <w:rPr>
                <w:rStyle w:val="PageNumber"/>
              </w:rPr>
              <w:fldChar w:fldCharType="end"/>
            </w:r>
          </w:del>
        </w:p>
      </w:tc>
    </w:tr>
  </w:tbl>
  <w:tbl>
    <w:tblPr>
      <w:tblpPr w:leftFromText="141" w:rightFromText="141" w:vertAnchor="page" w:horzAnchor="page" w:tblpX="1449" w:tblpY="15481"/>
      <w:tblW w:w="0" w:type="auto"/>
      <w:tblBorders>
        <w:top w:val="single" w:sz="4" w:space="0" w:color="auto"/>
      </w:tblBorders>
      <w:tblLook w:val="0000"/>
    </w:tblPr>
    <w:tblGrid>
      <w:gridCol w:w="4243"/>
      <w:gridCol w:w="2752"/>
      <w:gridCol w:w="2241"/>
    </w:tblGrid>
    <w:tr w:rsidR="00C41516" w:rsidRPr="00D32E4A" w:rsidTr="000161F3">
      <w:trPr>
        <w:cantSplit/>
      </w:trPr>
      <w:tc>
        <w:tcPr>
          <w:tcW w:w="4243" w:type="dxa"/>
          <w:tcBorders>
            <w:top w:val="single" w:sz="4" w:space="0" w:color="auto"/>
          </w:tcBorders>
        </w:tcPr>
        <w:p w:rsidR="00C41516" w:rsidRPr="00D32E4A" w:rsidRDefault="00C41516" w:rsidP="000161F3">
          <w:pPr>
            <w:pStyle w:val="Footer"/>
            <w:rPr>
              <w:sz w:val="16"/>
              <w:lang w:val="en-US"/>
            </w:rPr>
          </w:pPr>
          <w:r w:rsidRPr="00D32E4A">
            <w:rPr>
              <w:sz w:val="16"/>
              <w:lang w:val="en-US"/>
            </w:rPr>
            <w:t>Test Project proposal for skill 40</w:t>
          </w:r>
        </w:p>
        <w:p w:rsidR="00C41516" w:rsidRPr="00D32E4A" w:rsidRDefault="00C41516" w:rsidP="000161F3">
          <w:pPr>
            <w:pStyle w:val="Footer"/>
            <w:rPr>
              <w:sz w:val="16"/>
              <w:lang w:val="de-DE"/>
            </w:rPr>
          </w:pPr>
          <w:r w:rsidRPr="00D32E4A">
            <w:rPr>
              <w:sz w:val="16"/>
              <w:lang w:val="de-DE"/>
            </w:rPr>
            <w:t>WSC2013_TP40_MOD</w:t>
          </w:r>
          <w:ins w:id="4243" w:author="Kinder" w:date="2013-06-30T09:16:00Z">
            <w:r w:rsidRPr="00D32E4A">
              <w:rPr>
                <w:sz w:val="16"/>
                <w:lang w:val="de-DE"/>
              </w:rPr>
              <w:t>1_actual</w:t>
            </w:r>
          </w:ins>
          <w:del w:id="4244" w:author="Kinder" w:date="2013-06-30T09:16:00Z">
            <w:r w:rsidRPr="00D32E4A" w:rsidDel="000161F3">
              <w:rPr>
                <w:sz w:val="16"/>
                <w:lang w:val="de-DE"/>
              </w:rPr>
              <w:delText>X_</w:delText>
            </w:r>
          </w:del>
          <w:del w:id="4245" w:author="Kinder" w:date="2013-06-30T09:15:00Z">
            <w:r w:rsidRPr="00D32E4A" w:rsidDel="000161F3">
              <w:rPr>
                <w:sz w:val="16"/>
                <w:lang w:val="de-DE"/>
              </w:rPr>
              <w:delText>PRE</w:delText>
            </w:r>
          </w:del>
          <w:r w:rsidRPr="00D32E4A">
            <w:rPr>
              <w:sz w:val="16"/>
              <w:lang w:val="de-DE"/>
            </w:rPr>
            <w:t>_EN</w:t>
          </w:r>
        </w:p>
      </w:tc>
      <w:tc>
        <w:tcPr>
          <w:tcW w:w="2752" w:type="dxa"/>
          <w:tcBorders>
            <w:top w:val="single" w:sz="4" w:space="0" w:color="auto"/>
          </w:tcBorders>
        </w:tcPr>
        <w:p w:rsidR="00C41516" w:rsidRPr="00D32E4A" w:rsidRDefault="00C41516" w:rsidP="000161F3">
          <w:pPr>
            <w:pStyle w:val="Footer"/>
            <w:rPr>
              <w:sz w:val="16"/>
              <w:lang w:val="fr-FR"/>
            </w:rPr>
          </w:pPr>
          <w:r w:rsidRPr="00D32E4A">
            <w:rPr>
              <w:sz w:val="16"/>
              <w:lang w:val="fr-FR"/>
            </w:rPr>
            <w:t>Version: 2.5</w:t>
          </w:r>
        </w:p>
        <w:p w:rsidR="00C41516" w:rsidRPr="00D32E4A" w:rsidRDefault="00C41516" w:rsidP="000161F3">
          <w:pPr>
            <w:pStyle w:val="Footer"/>
            <w:rPr>
              <w:sz w:val="16"/>
              <w:lang w:val="fr-FR"/>
            </w:rPr>
          </w:pPr>
          <w:r w:rsidRPr="00D32E4A">
            <w:rPr>
              <w:sz w:val="16"/>
              <w:lang w:val="fr-FR"/>
            </w:rPr>
            <w:t xml:space="preserve">Date: </w:t>
          </w:r>
          <w:ins w:id="4246" w:author="Kinder" w:date="2013-06-30T09:16:00Z">
            <w:r w:rsidRPr="00D32E4A">
              <w:rPr>
                <w:sz w:val="16"/>
                <w:lang w:val="fr-FR"/>
              </w:rPr>
              <w:t>30</w:t>
            </w:r>
          </w:ins>
          <w:del w:id="4247" w:author="Kinder" w:date="2013-06-30T09:16:00Z">
            <w:r w:rsidRPr="00D32E4A" w:rsidDel="000161F3">
              <w:rPr>
                <w:sz w:val="16"/>
                <w:lang w:val="fr-FR"/>
              </w:rPr>
              <w:delText>22</w:delText>
            </w:r>
          </w:del>
          <w:r w:rsidRPr="00D32E4A">
            <w:rPr>
              <w:sz w:val="16"/>
              <w:lang w:val="fr-FR"/>
            </w:rPr>
            <w:t>/06/2013</w:t>
          </w:r>
        </w:p>
      </w:tc>
      <w:tc>
        <w:tcPr>
          <w:tcW w:w="2241" w:type="dxa"/>
          <w:tcBorders>
            <w:top w:val="single" w:sz="4" w:space="0" w:color="auto"/>
          </w:tcBorders>
        </w:tcPr>
        <w:p w:rsidR="00C41516" w:rsidRPr="00D32E4A" w:rsidRDefault="00C41516" w:rsidP="000161F3">
          <w:pPr>
            <w:pStyle w:val="Footer"/>
            <w:jc w:val="right"/>
            <w:rPr>
              <w:rStyle w:val="PageNumber"/>
            </w:rPr>
          </w:pPr>
        </w:p>
        <w:p w:rsidR="00C41516" w:rsidRPr="00D32E4A" w:rsidRDefault="00C41516" w:rsidP="000161F3">
          <w:pPr>
            <w:pStyle w:val="Footer"/>
            <w:jc w:val="right"/>
            <w:rPr>
              <w:sz w:val="16"/>
            </w:rPr>
          </w:pPr>
          <w:r w:rsidRPr="00D32E4A">
            <w:rPr>
              <w:rStyle w:val="PageNumber"/>
            </w:rPr>
            <w:fldChar w:fldCharType="begin"/>
          </w:r>
          <w:r w:rsidRPr="00D32E4A">
            <w:rPr>
              <w:rStyle w:val="PageNumber"/>
            </w:rPr>
            <w:instrText xml:space="preserve"> PAGE </w:instrText>
          </w:r>
          <w:r w:rsidRPr="00D32E4A">
            <w:rPr>
              <w:rStyle w:val="PageNumber"/>
            </w:rPr>
            <w:fldChar w:fldCharType="separate"/>
          </w:r>
          <w:r>
            <w:rPr>
              <w:rStyle w:val="PageNumber"/>
              <w:noProof/>
            </w:rPr>
            <w:t>3</w:t>
          </w:r>
          <w:r w:rsidRPr="00D32E4A">
            <w:rPr>
              <w:rStyle w:val="PageNumber"/>
            </w:rPr>
            <w:fldChar w:fldCharType="end"/>
          </w:r>
          <w:r w:rsidRPr="00D32E4A">
            <w:rPr>
              <w:rStyle w:val="PageNumber"/>
            </w:rPr>
            <w:t xml:space="preserve"> of </w:t>
          </w:r>
          <w:r w:rsidRPr="00D32E4A">
            <w:rPr>
              <w:rStyle w:val="PageNumber"/>
            </w:rPr>
            <w:fldChar w:fldCharType="begin"/>
          </w:r>
          <w:r w:rsidRPr="00D32E4A">
            <w:rPr>
              <w:rStyle w:val="PageNumber"/>
            </w:rPr>
            <w:instrText xml:space="preserve"> NUMPAGES </w:instrText>
          </w:r>
          <w:r w:rsidRPr="00D32E4A">
            <w:rPr>
              <w:rStyle w:val="PageNumber"/>
            </w:rPr>
            <w:fldChar w:fldCharType="separate"/>
          </w:r>
          <w:r>
            <w:rPr>
              <w:rStyle w:val="PageNumber"/>
              <w:noProof/>
            </w:rPr>
            <w:t>22</w:t>
          </w:r>
          <w:r w:rsidRPr="00D32E4A">
            <w:rPr>
              <w:rStyle w:val="PageNumber"/>
            </w:rPr>
            <w:fldChar w:fldCharType="end"/>
          </w:r>
        </w:p>
      </w:tc>
    </w:tr>
  </w:tbl>
  <w:p w:rsidR="00C41516" w:rsidRPr="000A556C" w:rsidRDefault="00C41516" w:rsidP="00A11118">
    <w:pPr>
      <w:pStyle w:val="footer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41516" w:rsidRDefault="00C41516" w:rsidP="00A11118">
      <w:r>
        <w:separator/>
      </w:r>
    </w:p>
  </w:footnote>
  <w:footnote w:type="continuationSeparator" w:id="0">
    <w:p w:rsidR="00C41516" w:rsidRDefault="00C41516" w:rsidP="00A1111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1516" w:rsidRDefault="00C41516" w:rsidP="00A11118">
    <w:pPr>
      <w:pStyle w:val="Header"/>
      <w:jc w:val="right"/>
    </w:pPr>
    <w:r w:rsidRPr="000A3B58">
      <w:rPr>
        <w:noProof/>
        <w:lang w:val="en-US" w:eastAsia="ja-JP"/>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6" type="#_x0000_t75" alt="WSI_logo_r200_30h_RGB.jpg" style="width:99.75pt;height:85.5pt;visibility:visible">
          <v:imagedata r:id="rId1" o:titl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1516" w:rsidRDefault="00C41516" w:rsidP="00A11118">
    <w:pPr>
      <w:pStyle w:val="Header"/>
      <w:jc w:val="right"/>
    </w:pPr>
    <w:r w:rsidRPr="000A3B58">
      <w:rPr>
        <w:noProof/>
        <w:lang w:val="en-US" w:eastAsia="ja-JP"/>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i1028" type="#_x0000_t75" alt="WSI_logo_r200_20h_RGB.jpg" style="width:66pt;height:58.5pt;visibility:visible">
          <v:imagedata r:id="rId1" o:titl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E5CF3D4"/>
    <w:lvl w:ilvl="0">
      <w:start w:val="1"/>
      <w:numFmt w:val="decimal"/>
      <w:lvlText w:val="%1."/>
      <w:lvlJc w:val="left"/>
      <w:pPr>
        <w:tabs>
          <w:tab w:val="num" w:pos="2061"/>
        </w:tabs>
        <w:ind w:left="2061" w:hanging="360"/>
      </w:pPr>
      <w:rPr>
        <w:rFonts w:cs="Times New Roman"/>
      </w:rPr>
    </w:lvl>
  </w:abstractNum>
  <w:abstractNum w:abstractNumId="1">
    <w:nsid w:val="FFFFFF7D"/>
    <w:multiLevelType w:val="singleLevel"/>
    <w:tmpl w:val="C3EE3B02"/>
    <w:lvl w:ilvl="0">
      <w:start w:val="1"/>
      <w:numFmt w:val="decimal"/>
      <w:lvlText w:val="%1."/>
      <w:lvlJc w:val="left"/>
      <w:pPr>
        <w:tabs>
          <w:tab w:val="num" w:pos="1636"/>
        </w:tabs>
        <w:ind w:left="1636" w:hanging="360"/>
      </w:pPr>
      <w:rPr>
        <w:rFonts w:cs="Times New Roman"/>
      </w:rPr>
    </w:lvl>
  </w:abstractNum>
  <w:abstractNum w:abstractNumId="2">
    <w:nsid w:val="FFFFFF7E"/>
    <w:multiLevelType w:val="singleLevel"/>
    <w:tmpl w:val="83DE5C86"/>
    <w:lvl w:ilvl="0">
      <w:start w:val="1"/>
      <w:numFmt w:val="decimal"/>
      <w:lvlText w:val="%1."/>
      <w:lvlJc w:val="left"/>
      <w:pPr>
        <w:tabs>
          <w:tab w:val="num" w:pos="1211"/>
        </w:tabs>
        <w:ind w:left="1211" w:hanging="360"/>
      </w:pPr>
      <w:rPr>
        <w:rFonts w:cs="Times New Roman"/>
      </w:rPr>
    </w:lvl>
  </w:abstractNum>
  <w:abstractNum w:abstractNumId="3">
    <w:nsid w:val="FFFFFF7F"/>
    <w:multiLevelType w:val="singleLevel"/>
    <w:tmpl w:val="6BBEEBB6"/>
    <w:lvl w:ilvl="0">
      <w:start w:val="1"/>
      <w:numFmt w:val="decimal"/>
      <w:lvlText w:val="%1."/>
      <w:lvlJc w:val="left"/>
      <w:pPr>
        <w:tabs>
          <w:tab w:val="num" w:pos="785"/>
        </w:tabs>
        <w:ind w:left="785" w:hanging="360"/>
      </w:pPr>
      <w:rPr>
        <w:rFonts w:cs="Times New Roman"/>
      </w:rPr>
    </w:lvl>
  </w:abstractNum>
  <w:abstractNum w:abstractNumId="4">
    <w:nsid w:val="FFFFFF80"/>
    <w:multiLevelType w:val="singleLevel"/>
    <w:tmpl w:val="DE4A5664"/>
    <w:lvl w:ilvl="0">
      <w:start w:val="1"/>
      <w:numFmt w:val="bullet"/>
      <w:lvlText w:val=""/>
      <w:lvlJc w:val="left"/>
      <w:pPr>
        <w:tabs>
          <w:tab w:val="num" w:pos="2061"/>
        </w:tabs>
        <w:ind w:left="2061" w:hanging="360"/>
      </w:pPr>
      <w:rPr>
        <w:rFonts w:ascii="Wingdings" w:hAnsi="Wingdings" w:hint="default"/>
      </w:rPr>
    </w:lvl>
  </w:abstractNum>
  <w:abstractNum w:abstractNumId="5">
    <w:nsid w:val="FFFFFF81"/>
    <w:multiLevelType w:val="singleLevel"/>
    <w:tmpl w:val="0A6E831E"/>
    <w:lvl w:ilvl="0">
      <w:start w:val="1"/>
      <w:numFmt w:val="bullet"/>
      <w:lvlText w:val=""/>
      <w:lvlJc w:val="left"/>
      <w:pPr>
        <w:tabs>
          <w:tab w:val="num" w:pos="1636"/>
        </w:tabs>
        <w:ind w:left="1636" w:hanging="360"/>
      </w:pPr>
      <w:rPr>
        <w:rFonts w:ascii="Wingdings" w:hAnsi="Wingdings" w:hint="default"/>
      </w:rPr>
    </w:lvl>
  </w:abstractNum>
  <w:abstractNum w:abstractNumId="6">
    <w:nsid w:val="FFFFFF82"/>
    <w:multiLevelType w:val="singleLevel"/>
    <w:tmpl w:val="B13E3D66"/>
    <w:lvl w:ilvl="0">
      <w:start w:val="1"/>
      <w:numFmt w:val="bullet"/>
      <w:lvlText w:val=""/>
      <w:lvlJc w:val="left"/>
      <w:pPr>
        <w:tabs>
          <w:tab w:val="num" w:pos="1211"/>
        </w:tabs>
        <w:ind w:left="1211" w:hanging="360"/>
      </w:pPr>
      <w:rPr>
        <w:rFonts w:ascii="Wingdings" w:hAnsi="Wingdings" w:hint="default"/>
      </w:rPr>
    </w:lvl>
  </w:abstractNum>
  <w:abstractNum w:abstractNumId="7">
    <w:nsid w:val="FFFFFF83"/>
    <w:multiLevelType w:val="singleLevel"/>
    <w:tmpl w:val="FA3A3C28"/>
    <w:lvl w:ilvl="0">
      <w:start w:val="1"/>
      <w:numFmt w:val="bullet"/>
      <w:lvlText w:val=""/>
      <w:lvlJc w:val="left"/>
      <w:pPr>
        <w:tabs>
          <w:tab w:val="num" w:pos="785"/>
        </w:tabs>
        <w:ind w:left="785" w:hanging="360"/>
      </w:pPr>
      <w:rPr>
        <w:rFonts w:ascii="Wingdings" w:hAnsi="Wingdings" w:hint="default"/>
      </w:rPr>
    </w:lvl>
  </w:abstractNum>
  <w:abstractNum w:abstractNumId="8">
    <w:nsid w:val="FFFFFF88"/>
    <w:multiLevelType w:val="singleLevel"/>
    <w:tmpl w:val="22882646"/>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734E128C"/>
    <w:lvl w:ilvl="0">
      <w:start w:val="1"/>
      <w:numFmt w:val="bullet"/>
      <w:lvlText w:val=""/>
      <w:lvlJc w:val="left"/>
      <w:pPr>
        <w:tabs>
          <w:tab w:val="num" w:pos="360"/>
        </w:tabs>
        <w:ind w:left="360" w:hanging="360"/>
      </w:pPr>
      <w:rPr>
        <w:rFonts w:ascii="Wingdings" w:hAnsi="Wingdings" w:hint="default"/>
      </w:rPr>
    </w:lvl>
  </w:abstractNum>
  <w:abstractNum w:abstractNumId="10">
    <w:nsid w:val="FFFFFFFE"/>
    <w:multiLevelType w:val="singleLevel"/>
    <w:tmpl w:val="F5BE0C62"/>
    <w:lvl w:ilvl="0">
      <w:numFmt w:val="bullet"/>
      <w:lvlText w:val="*"/>
      <w:lvlJc w:val="left"/>
    </w:lvl>
  </w:abstractNum>
  <w:abstractNum w:abstractNumId="11">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nsid w:val="06035A75"/>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3">
    <w:nsid w:val="12590DB7"/>
    <w:multiLevelType w:val="multilevel"/>
    <w:tmpl w:val="E7AAE108"/>
    <w:lvl w:ilvl="0">
      <w:start w:val="1"/>
      <w:numFmt w:val="decimal"/>
      <w:lvlText w:val="%1."/>
      <w:lvlJc w:val="left"/>
      <w:pPr>
        <w:ind w:left="720" w:hanging="360"/>
      </w:pPr>
      <w:rPr>
        <w:rFonts w:cs="Times New Roman"/>
        <w:color w:val="00000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4">
    <w:nsid w:val="1F746E15"/>
    <w:multiLevelType w:val="hybridMultilevel"/>
    <w:tmpl w:val="CAE683EC"/>
    <w:lvl w:ilvl="0" w:tplc="88FED76E">
      <w:start w:val="1"/>
      <w:numFmt w:val="bullet"/>
      <w:pStyle w:val="tablesub-bullet"/>
      <w:lvlText w:val="-"/>
      <w:lvlJc w:val="left"/>
      <w:pPr>
        <w:ind w:left="1004" w:hanging="360"/>
      </w:pPr>
      <w:rPr>
        <w:rFonts w:ascii="Courier New" w:hAnsi="Courier New" w:hint="default"/>
      </w:rPr>
    </w:lvl>
    <w:lvl w:ilvl="1" w:tplc="08090003" w:tentative="1">
      <w:start w:val="1"/>
      <w:numFmt w:val="bullet"/>
      <w:lvlText w:val="o"/>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nsid w:val="2A7E5014"/>
    <w:multiLevelType w:val="multilevel"/>
    <w:tmpl w:val="10862F6E"/>
    <w:lvl w:ilvl="0">
      <w:start w:val="1"/>
      <w:numFmt w:val="decimal"/>
      <w:lvlText w:val="%1."/>
      <w:lvlJc w:val="left"/>
      <w:pPr>
        <w:ind w:left="454" w:hanging="454"/>
      </w:pPr>
      <w:rPr>
        <w:rFonts w:ascii="Arial" w:hAnsi="Arial" w:cs="Times New Roman" w:hint="default"/>
        <w:b/>
        <w:i w:val="0"/>
        <w:sz w:val="24"/>
        <w:u w:val="none"/>
      </w:rPr>
    </w:lvl>
    <w:lvl w:ilvl="1">
      <w:start w:val="1"/>
      <w:numFmt w:val="decimal"/>
      <w:lvlText w:val="%1.%2"/>
      <w:lvlJc w:val="left"/>
      <w:pPr>
        <w:ind w:left="454" w:hanging="454"/>
      </w:pPr>
      <w:rPr>
        <w:rFonts w:ascii="Arial" w:hAnsi="Arial" w:cs="Times New Roman" w:hint="default"/>
        <w:b/>
        <w:i w:val="0"/>
        <w:sz w:val="20"/>
      </w:rPr>
    </w:lvl>
    <w:lvl w:ilvl="2">
      <w:start w:val="1"/>
      <w:numFmt w:val="decimal"/>
      <w:lvlText w:val="%1.%2.%3"/>
      <w:lvlJc w:val="left"/>
      <w:pPr>
        <w:tabs>
          <w:tab w:val="num" w:pos="1247"/>
        </w:tabs>
        <w:ind w:left="1247" w:hanging="793"/>
      </w:pPr>
      <w:rPr>
        <w:rFonts w:ascii="Arial" w:hAnsi="Arial" w:cs="Times New Roman" w:hint="default"/>
        <w:b w:val="0"/>
        <w:i w:val="0"/>
        <w:sz w:val="20"/>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6">
    <w:nsid w:val="30474AEB"/>
    <w:multiLevelType w:val="hybridMultilevel"/>
    <w:tmpl w:val="AAAE509E"/>
    <w:lvl w:ilvl="0" w:tplc="8EAE1CF0">
      <w:start w:val="1"/>
      <w:numFmt w:val="bullet"/>
      <w:lvlText w:val=""/>
      <w:lvlJc w:val="left"/>
      <w:pPr>
        <w:ind w:left="720" w:hanging="360"/>
      </w:pPr>
      <w:rPr>
        <w:rFonts w:ascii="Symbol" w:hAnsi="Symbol" w:hint="default"/>
      </w:rPr>
    </w:lvl>
    <w:lvl w:ilvl="1" w:tplc="5A8620B0">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4FB2FF5"/>
    <w:multiLevelType w:val="multilevel"/>
    <w:tmpl w:val="DFA43520"/>
    <w:lvl w:ilvl="0">
      <w:start w:val="1"/>
      <w:numFmt w:val="decimal"/>
      <w:lvlText w:val="%1."/>
      <w:lvlJc w:val="left"/>
      <w:pPr>
        <w:ind w:left="454" w:hanging="454"/>
      </w:pPr>
      <w:rPr>
        <w:rFonts w:cs="Times New Roman" w:hint="default"/>
      </w:rPr>
    </w:lvl>
    <w:lvl w:ilvl="1">
      <w:start w:val="1"/>
      <w:numFmt w:val="decimal"/>
      <w:lvlText w:val="%1.%2."/>
      <w:lvlJc w:val="left"/>
      <w:pPr>
        <w:ind w:left="1247" w:hanging="1247"/>
      </w:pPr>
      <w:rPr>
        <w:rFonts w:cs="Times New Roman" w:hint="default"/>
      </w:rPr>
    </w:lvl>
    <w:lvl w:ilvl="2">
      <w:start w:val="1"/>
      <w:numFmt w:val="decimal"/>
      <w:lvlText w:val="%1.%2.%3."/>
      <w:lvlJc w:val="left"/>
      <w:pPr>
        <w:tabs>
          <w:tab w:val="num" w:pos="1247"/>
        </w:tabs>
        <w:ind w:left="1474" w:hanging="1020"/>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8">
    <w:nsid w:val="3DB03D89"/>
    <w:multiLevelType w:val="hybridMultilevel"/>
    <w:tmpl w:val="8402A6A6"/>
    <w:lvl w:ilvl="0" w:tplc="A90CBDDE">
      <w:start w:val="1"/>
      <w:numFmt w:val="lowerLetter"/>
      <w:pStyle w:val="letteredlist"/>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402215D3"/>
    <w:multiLevelType w:val="multilevel"/>
    <w:tmpl w:val="0409001F"/>
    <w:lvl w:ilvl="0">
      <w:start w:val="1"/>
      <w:numFmt w:val="decimal"/>
      <w:lvlText w:val="%1."/>
      <w:lvlJc w:val="left"/>
      <w:pPr>
        <w:ind w:left="814" w:hanging="360"/>
      </w:pPr>
      <w:rPr>
        <w:rFonts w:cs="Times New Roman"/>
      </w:rPr>
    </w:lvl>
    <w:lvl w:ilvl="1">
      <w:start w:val="1"/>
      <w:numFmt w:val="decimal"/>
      <w:lvlText w:val="%1.%2."/>
      <w:lvlJc w:val="left"/>
      <w:pPr>
        <w:ind w:left="1246" w:hanging="432"/>
      </w:pPr>
      <w:rPr>
        <w:rFonts w:cs="Times New Roman"/>
      </w:rPr>
    </w:lvl>
    <w:lvl w:ilvl="2">
      <w:start w:val="1"/>
      <w:numFmt w:val="decimal"/>
      <w:lvlText w:val="%1.%2.%3."/>
      <w:lvlJc w:val="left"/>
      <w:pPr>
        <w:ind w:left="1678" w:hanging="504"/>
      </w:pPr>
      <w:rPr>
        <w:rFonts w:cs="Times New Roman"/>
      </w:rPr>
    </w:lvl>
    <w:lvl w:ilvl="3">
      <w:start w:val="1"/>
      <w:numFmt w:val="decimal"/>
      <w:lvlText w:val="%1.%2.%3.%4."/>
      <w:lvlJc w:val="left"/>
      <w:pPr>
        <w:ind w:left="2182" w:hanging="648"/>
      </w:pPr>
      <w:rPr>
        <w:rFonts w:cs="Times New Roman"/>
      </w:rPr>
    </w:lvl>
    <w:lvl w:ilvl="4">
      <w:start w:val="1"/>
      <w:numFmt w:val="decimal"/>
      <w:lvlText w:val="%1.%2.%3.%4.%5."/>
      <w:lvlJc w:val="left"/>
      <w:pPr>
        <w:ind w:left="2686" w:hanging="792"/>
      </w:pPr>
      <w:rPr>
        <w:rFonts w:cs="Times New Roman"/>
      </w:rPr>
    </w:lvl>
    <w:lvl w:ilvl="5">
      <w:start w:val="1"/>
      <w:numFmt w:val="decimal"/>
      <w:lvlText w:val="%1.%2.%3.%4.%5.%6."/>
      <w:lvlJc w:val="left"/>
      <w:pPr>
        <w:ind w:left="3190" w:hanging="936"/>
      </w:pPr>
      <w:rPr>
        <w:rFonts w:cs="Times New Roman"/>
      </w:rPr>
    </w:lvl>
    <w:lvl w:ilvl="6">
      <w:start w:val="1"/>
      <w:numFmt w:val="decimal"/>
      <w:lvlText w:val="%1.%2.%3.%4.%5.%6.%7."/>
      <w:lvlJc w:val="left"/>
      <w:pPr>
        <w:ind w:left="3694" w:hanging="1080"/>
      </w:pPr>
      <w:rPr>
        <w:rFonts w:cs="Times New Roman"/>
      </w:rPr>
    </w:lvl>
    <w:lvl w:ilvl="7">
      <w:start w:val="1"/>
      <w:numFmt w:val="decimal"/>
      <w:lvlText w:val="%1.%2.%3.%4.%5.%6.%7.%8."/>
      <w:lvlJc w:val="left"/>
      <w:pPr>
        <w:ind w:left="4198" w:hanging="1224"/>
      </w:pPr>
      <w:rPr>
        <w:rFonts w:cs="Times New Roman"/>
      </w:rPr>
    </w:lvl>
    <w:lvl w:ilvl="8">
      <w:start w:val="1"/>
      <w:numFmt w:val="decimal"/>
      <w:lvlText w:val="%1.%2.%3.%4.%5.%6.%7.%8.%9."/>
      <w:lvlJc w:val="left"/>
      <w:pPr>
        <w:ind w:left="4774" w:hanging="1440"/>
      </w:pPr>
      <w:rPr>
        <w:rFonts w:cs="Times New Roman"/>
      </w:rPr>
    </w:lvl>
  </w:abstractNum>
  <w:abstractNum w:abstractNumId="20">
    <w:nsid w:val="45D117FE"/>
    <w:multiLevelType w:val="hybridMultilevel"/>
    <w:tmpl w:val="8D1CD25A"/>
    <w:lvl w:ilvl="0" w:tplc="B77CAA8E">
      <w:start w:val="1"/>
      <w:numFmt w:val="bullet"/>
      <w:pStyle w:val="tablebullet"/>
      <w:lvlText w:val=""/>
      <w:lvlJc w:val="left"/>
      <w:pPr>
        <w:ind w:left="720" w:hanging="360"/>
      </w:pPr>
      <w:rPr>
        <w:rFonts w:ascii="Symbol" w:hAnsi="Symbol" w:hint="default"/>
      </w:rPr>
    </w:lvl>
    <w:lvl w:ilvl="1" w:tplc="CC880AE4">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7176E08"/>
    <w:multiLevelType w:val="hybridMultilevel"/>
    <w:tmpl w:val="3CD649E4"/>
    <w:lvl w:ilvl="0" w:tplc="0A223C3C">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9922D83"/>
    <w:multiLevelType w:val="multilevel"/>
    <w:tmpl w:val="FEC6797E"/>
    <w:lvl w:ilvl="0">
      <w:start w:val="1"/>
      <w:numFmt w:val="decimal"/>
      <w:lvlText w:val="%1."/>
      <w:lvlJc w:val="left"/>
      <w:pPr>
        <w:ind w:left="454" w:hanging="454"/>
      </w:pPr>
      <w:rPr>
        <w:rFonts w:ascii="Arial" w:hAnsi="Arial" w:cs="Times New Roman" w:hint="default"/>
        <w:b/>
        <w:i w:val="0"/>
        <w:sz w:val="24"/>
        <w:u w:val="none"/>
      </w:rPr>
    </w:lvl>
    <w:lvl w:ilvl="1">
      <w:start w:val="1"/>
      <w:numFmt w:val="decimal"/>
      <w:pStyle w:val="Subsectionheading"/>
      <w:lvlText w:val="%1.%2"/>
      <w:lvlJc w:val="left"/>
      <w:pPr>
        <w:ind w:left="454" w:hanging="454"/>
      </w:pPr>
      <w:rPr>
        <w:rFonts w:ascii="Arial" w:hAnsi="Arial" w:cs="Times New Roman" w:hint="default"/>
        <w:b/>
        <w:i w:val="0"/>
        <w:sz w:val="20"/>
      </w:rPr>
    </w:lvl>
    <w:lvl w:ilvl="2">
      <w:start w:val="1"/>
      <w:numFmt w:val="decimal"/>
      <w:pStyle w:val="sub-subsectionheading"/>
      <w:lvlText w:val="%1.%2.%3"/>
      <w:lvlJc w:val="left"/>
      <w:pPr>
        <w:tabs>
          <w:tab w:val="num" w:pos="1247"/>
        </w:tabs>
        <w:ind w:left="1247" w:hanging="793"/>
      </w:pPr>
      <w:rPr>
        <w:rFonts w:ascii="Arial" w:hAnsi="Arial" w:cs="Times New Roman" w:hint="default"/>
        <w:b w:val="0"/>
        <w:i w:val="0"/>
        <w:sz w:val="20"/>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3">
    <w:nsid w:val="4CDD6FE8"/>
    <w:multiLevelType w:val="hybridMultilevel"/>
    <w:tmpl w:val="AF4C94EA"/>
    <w:lvl w:ilvl="0" w:tplc="7CD0DE52">
      <w:start w:val="1"/>
      <w:numFmt w:val="bullet"/>
      <w:lvlText w:val=""/>
      <w:lvlJc w:val="left"/>
      <w:pPr>
        <w:ind w:left="720" w:hanging="360"/>
      </w:pPr>
      <w:rPr>
        <w:rFonts w:ascii="Symbol" w:hAnsi="Symbol" w:hint="default"/>
      </w:rPr>
    </w:lvl>
    <w:lvl w:ilvl="1" w:tplc="04090003">
      <w:start w:val="1"/>
      <w:numFmt w:val="bullet"/>
      <w:pStyle w:val="bullet-sub"/>
      <w:lvlText w:val="-"/>
      <w:lvlJc w:val="left"/>
      <w:pPr>
        <w:ind w:left="1440" w:hanging="360"/>
      </w:pPr>
      <w:rPr>
        <w:rFonts w:ascii="Courier New" w:hAnsi="Courier New" w:hint="default"/>
      </w:rPr>
    </w:lvl>
    <w:lvl w:ilvl="2" w:tplc="04090005">
      <w:start w:val="1"/>
      <w:numFmt w:val="bullet"/>
      <w:pStyle w:val="bullet-sub-sub"/>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84521D"/>
    <w:multiLevelType w:val="hybridMultilevel"/>
    <w:tmpl w:val="DDA83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A021325"/>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6">
    <w:nsid w:val="6AFB5DB3"/>
    <w:multiLevelType w:val="hybridMultilevel"/>
    <w:tmpl w:val="E7AAE108"/>
    <w:lvl w:ilvl="0" w:tplc="6FAA67D6">
      <w:start w:val="1"/>
      <w:numFmt w:val="decimal"/>
      <w:pStyle w:val="numberedlist"/>
      <w:lvlText w:val="%1."/>
      <w:lvlJc w:val="left"/>
      <w:pPr>
        <w:ind w:left="720" w:hanging="360"/>
      </w:pPr>
      <w:rPr>
        <w:rFonts w:cs="Times New Roman"/>
        <w:color w:val="000000"/>
      </w:rPr>
    </w:lvl>
    <w:lvl w:ilvl="1" w:tplc="0409000F">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num w:numId="1">
    <w:abstractNumId w:val="21"/>
  </w:num>
  <w:num w:numId="2">
    <w:abstractNumId w:val="16"/>
  </w:num>
  <w:num w:numId="3">
    <w:abstractNumId w:val="23"/>
  </w:num>
  <w:num w:numId="4">
    <w:abstractNumId w:val="26"/>
  </w:num>
  <w:num w:numId="5">
    <w:abstractNumId w:val="18"/>
  </w:num>
  <w:num w:numId="6">
    <w:abstractNumId w:val="17"/>
  </w:num>
  <w:num w:numId="7">
    <w:abstractNumId w:val="19"/>
  </w:num>
  <w:num w:numId="8">
    <w:abstractNumId w:val="25"/>
  </w:num>
  <w:num w:numId="9">
    <w:abstractNumId w:val="12"/>
  </w:num>
  <w:num w:numId="10">
    <w:abstractNumId w:val="15"/>
  </w:num>
  <w:num w:numId="11">
    <w:abstractNumId w:val="22"/>
  </w:num>
  <w:num w:numId="12">
    <w:abstractNumId w:val="20"/>
  </w:num>
  <w:num w:numId="13">
    <w:abstractNumId w:val="14"/>
  </w:num>
  <w:num w:numId="14">
    <w:abstractNumId w:val="11"/>
  </w:num>
  <w:num w:numId="15">
    <w:abstractNumId w:val="24"/>
  </w:num>
  <w:num w:numId="16">
    <w:abstractNumId w:val="13"/>
  </w:num>
  <w:num w:numId="17">
    <w:abstractNumId w:val="26"/>
    <w:lvlOverride w:ilvl="0">
      <w:startOverride w:val="1"/>
    </w:lvlOverride>
  </w:num>
  <w:num w:numId="18">
    <w:abstractNumId w:val="26"/>
    <w:lvlOverride w:ilvl="0">
      <w:startOverride w:val="1"/>
    </w:lvlOverride>
    <w:lvlOverride w:ilvl="1">
      <w:startOverride w:val="1"/>
    </w:lvlOverride>
  </w:num>
  <w:num w:numId="19">
    <w:abstractNumId w:val="10"/>
    <w:lvlOverride w:ilvl="0">
      <w:lvl w:ilvl="0">
        <w:numFmt w:val="bullet"/>
        <w:lvlText w:val=""/>
        <w:legacy w:legacy="1" w:legacySpace="0" w:legacyIndent="360"/>
        <w:lvlJc w:val="left"/>
        <w:rPr>
          <w:rFonts w:ascii="Symbol" w:hAnsi="Symbol" w:hint="default"/>
        </w:rPr>
      </w:lvl>
    </w:lvlOverride>
  </w:num>
  <w:num w:numId="20">
    <w:abstractNumId w:val="9"/>
  </w:num>
  <w:num w:numId="21">
    <w:abstractNumId w:val="7"/>
  </w:num>
  <w:num w:numId="22">
    <w:abstractNumId w:val="6"/>
  </w:num>
  <w:num w:numId="23">
    <w:abstractNumId w:val="5"/>
  </w:num>
  <w:num w:numId="24">
    <w:abstractNumId w:val="4"/>
  </w:num>
  <w:num w:numId="25">
    <w:abstractNumId w:val="8"/>
  </w:num>
  <w:num w:numId="26">
    <w:abstractNumId w:val="3"/>
  </w:num>
  <w:num w:numId="27">
    <w:abstractNumId w:val="2"/>
  </w:num>
  <w:num w:numId="28">
    <w:abstractNumId w:val="1"/>
  </w:num>
  <w:num w:numId="2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attachedTemplate r:id="rId1"/>
  <w:trackRevisions/>
  <w:defaultTabStop w:val="720"/>
  <w:hyphenationZone w:val="425"/>
  <w:drawingGridHorizontalSpacing w:val="100"/>
  <w:displayHorizontalDrawingGridEvery w:val="2"/>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E6B36"/>
    <w:rsid w:val="00004C40"/>
    <w:rsid w:val="00006D27"/>
    <w:rsid w:val="000161F3"/>
    <w:rsid w:val="0003499E"/>
    <w:rsid w:val="00041F11"/>
    <w:rsid w:val="00041FC5"/>
    <w:rsid w:val="000500F9"/>
    <w:rsid w:val="00051F50"/>
    <w:rsid w:val="00052CBB"/>
    <w:rsid w:val="00077928"/>
    <w:rsid w:val="00082E5B"/>
    <w:rsid w:val="0008577D"/>
    <w:rsid w:val="00085939"/>
    <w:rsid w:val="0008779D"/>
    <w:rsid w:val="00091A9F"/>
    <w:rsid w:val="00092C27"/>
    <w:rsid w:val="000A3B58"/>
    <w:rsid w:val="000A556C"/>
    <w:rsid w:val="000B6674"/>
    <w:rsid w:val="000E276C"/>
    <w:rsid w:val="000E5425"/>
    <w:rsid w:val="000E643F"/>
    <w:rsid w:val="000F7D4F"/>
    <w:rsid w:val="00102B53"/>
    <w:rsid w:val="00102EAF"/>
    <w:rsid w:val="00107523"/>
    <w:rsid w:val="00110754"/>
    <w:rsid w:val="0011241F"/>
    <w:rsid w:val="00113080"/>
    <w:rsid w:val="001151B7"/>
    <w:rsid w:val="00121C3A"/>
    <w:rsid w:val="00123927"/>
    <w:rsid w:val="00123A66"/>
    <w:rsid w:val="00124C60"/>
    <w:rsid w:val="00133997"/>
    <w:rsid w:val="00142C5A"/>
    <w:rsid w:val="00154A5F"/>
    <w:rsid w:val="00160450"/>
    <w:rsid w:val="00164042"/>
    <w:rsid w:val="001643B2"/>
    <w:rsid w:val="00193406"/>
    <w:rsid w:val="001957A8"/>
    <w:rsid w:val="001A2347"/>
    <w:rsid w:val="001B5B51"/>
    <w:rsid w:val="001C00CF"/>
    <w:rsid w:val="001D2089"/>
    <w:rsid w:val="001D4261"/>
    <w:rsid w:val="001D5EA7"/>
    <w:rsid w:val="001D7D3F"/>
    <w:rsid w:val="001E261D"/>
    <w:rsid w:val="001E6D78"/>
    <w:rsid w:val="001E709A"/>
    <w:rsid w:val="00206EAC"/>
    <w:rsid w:val="0021063C"/>
    <w:rsid w:val="002227AA"/>
    <w:rsid w:val="0022481E"/>
    <w:rsid w:val="002254E8"/>
    <w:rsid w:val="0023436B"/>
    <w:rsid w:val="00236BBE"/>
    <w:rsid w:val="00244ABB"/>
    <w:rsid w:val="002634A2"/>
    <w:rsid w:val="00263883"/>
    <w:rsid w:val="002647FD"/>
    <w:rsid w:val="00285E45"/>
    <w:rsid w:val="00286C5F"/>
    <w:rsid w:val="00287305"/>
    <w:rsid w:val="00292AA9"/>
    <w:rsid w:val="00294763"/>
    <w:rsid w:val="002B6058"/>
    <w:rsid w:val="002D45C5"/>
    <w:rsid w:val="002D4C95"/>
    <w:rsid w:val="002E1066"/>
    <w:rsid w:val="002F3239"/>
    <w:rsid w:val="00301173"/>
    <w:rsid w:val="003043C9"/>
    <w:rsid w:val="00306215"/>
    <w:rsid w:val="003122CB"/>
    <w:rsid w:val="00322373"/>
    <w:rsid w:val="00327031"/>
    <w:rsid w:val="00331DE2"/>
    <w:rsid w:val="003371B5"/>
    <w:rsid w:val="00341765"/>
    <w:rsid w:val="0034328E"/>
    <w:rsid w:val="003577CE"/>
    <w:rsid w:val="00362398"/>
    <w:rsid w:val="00363CFC"/>
    <w:rsid w:val="00364CAC"/>
    <w:rsid w:val="00390223"/>
    <w:rsid w:val="003A6952"/>
    <w:rsid w:val="003D4338"/>
    <w:rsid w:val="003E0FE3"/>
    <w:rsid w:val="003E6451"/>
    <w:rsid w:val="003E7395"/>
    <w:rsid w:val="003F1B71"/>
    <w:rsid w:val="003F24C3"/>
    <w:rsid w:val="003F39E8"/>
    <w:rsid w:val="004072F8"/>
    <w:rsid w:val="00413B08"/>
    <w:rsid w:val="00426C75"/>
    <w:rsid w:val="00441E14"/>
    <w:rsid w:val="00442D74"/>
    <w:rsid w:val="00447A93"/>
    <w:rsid w:val="00456E07"/>
    <w:rsid w:val="004632D2"/>
    <w:rsid w:val="00466FEA"/>
    <w:rsid w:val="004743EC"/>
    <w:rsid w:val="00476437"/>
    <w:rsid w:val="00481A0A"/>
    <w:rsid w:val="00483A3F"/>
    <w:rsid w:val="004904E9"/>
    <w:rsid w:val="004921DA"/>
    <w:rsid w:val="004932D4"/>
    <w:rsid w:val="004A086C"/>
    <w:rsid w:val="004C4B6F"/>
    <w:rsid w:val="004C4D2C"/>
    <w:rsid w:val="00504D88"/>
    <w:rsid w:val="00507333"/>
    <w:rsid w:val="00510F1B"/>
    <w:rsid w:val="00522219"/>
    <w:rsid w:val="005414DD"/>
    <w:rsid w:val="005430DA"/>
    <w:rsid w:val="00543F6C"/>
    <w:rsid w:val="00544BE0"/>
    <w:rsid w:val="0055064E"/>
    <w:rsid w:val="0056224F"/>
    <w:rsid w:val="005630DE"/>
    <w:rsid w:val="00565BE3"/>
    <w:rsid w:val="005943DD"/>
    <w:rsid w:val="00597D72"/>
    <w:rsid w:val="005A2A3D"/>
    <w:rsid w:val="005A7230"/>
    <w:rsid w:val="005B138D"/>
    <w:rsid w:val="005F4436"/>
    <w:rsid w:val="006043CD"/>
    <w:rsid w:val="00614930"/>
    <w:rsid w:val="00626A92"/>
    <w:rsid w:val="0063530C"/>
    <w:rsid w:val="006402F1"/>
    <w:rsid w:val="00663100"/>
    <w:rsid w:val="00680D08"/>
    <w:rsid w:val="00695E57"/>
    <w:rsid w:val="006A1E87"/>
    <w:rsid w:val="006A59B7"/>
    <w:rsid w:val="006A740B"/>
    <w:rsid w:val="006B03C3"/>
    <w:rsid w:val="006B7209"/>
    <w:rsid w:val="006C6DA0"/>
    <w:rsid w:val="006D3605"/>
    <w:rsid w:val="006D44E2"/>
    <w:rsid w:val="006D5051"/>
    <w:rsid w:val="006E233C"/>
    <w:rsid w:val="006F01C5"/>
    <w:rsid w:val="00700A10"/>
    <w:rsid w:val="007019CD"/>
    <w:rsid w:val="00731CAE"/>
    <w:rsid w:val="00737CDD"/>
    <w:rsid w:val="007433D6"/>
    <w:rsid w:val="0074449E"/>
    <w:rsid w:val="00747425"/>
    <w:rsid w:val="00750A78"/>
    <w:rsid w:val="00757C7E"/>
    <w:rsid w:val="00763EC0"/>
    <w:rsid w:val="00772E0D"/>
    <w:rsid w:val="007A372D"/>
    <w:rsid w:val="007B156C"/>
    <w:rsid w:val="007B1825"/>
    <w:rsid w:val="007B47BC"/>
    <w:rsid w:val="007B546D"/>
    <w:rsid w:val="007C3C31"/>
    <w:rsid w:val="007D0978"/>
    <w:rsid w:val="007D0F28"/>
    <w:rsid w:val="007D28AE"/>
    <w:rsid w:val="007E3F64"/>
    <w:rsid w:val="007E50C5"/>
    <w:rsid w:val="007F0DA1"/>
    <w:rsid w:val="007F3526"/>
    <w:rsid w:val="008005D8"/>
    <w:rsid w:val="00803FD9"/>
    <w:rsid w:val="00812176"/>
    <w:rsid w:val="0082082C"/>
    <w:rsid w:val="00832869"/>
    <w:rsid w:val="00837264"/>
    <w:rsid w:val="00850C9F"/>
    <w:rsid w:val="008A6352"/>
    <w:rsid w:val="008E30B0"/>
    <w:rsid w:val="008E46E0"/>
    <w:rsid w:val="008E6902"/>
    <w:rsid w:val="00912677"/>
    <w:rsid w:val="009179DE"/>
    <w:rsid w:val="0092197E"/>
    <w:rsid w:val="0094399A"/>
    <w:rsid w:val="00950D88"/>
    <w:rsid w:val="00950F5C"/>
    <w:rsid w:val="00954B93"/>
    <w:rsid w:val="00963161"/>
    <w:rsid w:val="009670A7"/>
    <w:rsid w:val="0096799B"/>
    <w:rsid w:val="00992784"/>
    <w:rsid w:val="009A2393"/>
    <w:rsid w:val="009B1401"/>
    <w:rsid w:val="009E504A"/>
    <w:rsid w:val="009F3A44"/>
    <w:rsid w:val="009F3FF5"/>
    <w:rsid w:val="00A02EED"/>
    <w:rsid w:val="00A11118"/>
    <w:rsid w:val="00A154EE"/>
    <w:rsid w:val="00A16644"/>
    <w:rsid w:val="00A22991"/>
    <w:rsid w:val="00A23884"/>
    <w:rsid w:val="00A31AC5"/>
    <w:rsid w:val="00A32574"/>
    <w:rsid w:val="00A33AF5"/>
    <w:rsid w:val="00A41992"/>
    <w:rsid w:val="00A43DED"/>
    <w:rsid w:val="00A5158C"/>
    <w:rsid w:val="00A53673"/>
    <w:rsid w:val="00A57DC6"/>
    <w:rsid w:val="00A71FE7"/>
    <w:rsid w:val="00A72116"/>
    <w:rsid w:val="00A7232A"/>
    <w:rsid w:val="00A835ED"/>
    <w:rsid w:val="00A845BA"/>
    <w:rsid w:val="00A85014"/>
    <w:rsid w:val="00A94863"/>
    <w:rsid w:val="00A963AB"/>
    <w:rsid w:val="00A97A27"/>
    <w:rsid w:val="00AB1806"/>
    <w:rsid w:val="00AE188E"/>
    <w:rsid w:val="00AF4D71"/>
    <w:rsid w:val="00AF5632"/>
    <w:rsid w:val="00AF7EC7"/>
    <w:rsid w:val="00B04CCA"/>
    <w:rsid w:val="00B101AE"/>
    <w:rsid w:val="00B11D6A"/>
    <w:rsid w:val="00B166BD"/>
    <w:rsid w:val="00B177CF"/>
    <w:rsid w:val="00B211CD"/>
    <w:rsid w:val="00B21FF3"/>
    <w:rsid w:val="00B26476"/>
    <w:rsid w:val="00B37A05"/>
    <w:rsid w:val="00B403AA"/>
    <w:rsid w:val="00B4130E"/>
    <w:rsid w:val="00B4157B"/>
    <w:rsid w:val="00B45946"/>
    <w:rsid w:val="00B554E4"/>
    <w:rsid w:val="00B73180"/>
    <w:rsid w:val="00B8096E"/>
    <w:rsid w:val="00B82E92"/>
    <w:rsid w:val="00B837E8"/>
    <w:rsid w:val="00B90009"/>
    <w:rsid w:val="00B92967"/>
    <w:rsid w:val="00BA6B2D"/>
    <w:rsid w:val="00BB5003"/>
    <w:rsid w:val="00BC0B5C"/>
    <w:rsid w:val="00BC3DD0"/>
    <w:rsid w:val="00BE601D"/>
    <w:rsid w:val="00C015C8"/>
    <w:rsid w:val="00C04C45"/>
    <w:rsid w:val="00C11B41"/>
    <w:rsid w:val="00C11F70"/>
    <w:rsid w:val="00C1285F"/>
    <w:rsid w:val="00C173B7"/>
    <w:rsid w:val="00C21D0B"/>
    <w:rsid w:val="00C22F6B"/>
    <w:rsid w:val="00C27E59"/>
    <w:rsid w:val="00C3214B"/>
    <w:rsid w:val="00C41516"/>
    <w:rsid w:val="00C51297"/>
    <w:rsid w:val="00C51A27"/>
    <w:rsid w:val="00C52EAA"/>
    <w:rsid w:val="00C60DAE"/>
    <w:rsid w:val="00C8050B"/>
    <w:rsid w:val="00C93998"/>
    <w:rsid w:val="00CA05B5"/>
    <w:rsid w:val="00CA0D26"/>
    <w:rsid w:val="00CA4381"/>
    <w:rsid w:val="00CA5A98"/>
    <w:rsid w:val="00CC5429"/>
    <w:rsid w:val="00CD0E39"/>
    <w:rsid w:val="00CD4A8D"/>
    <w:rsid w:val="00CD69C8"/>
    <w:rsid w:val="00CE2E7C"/>
    <w:rsid w:val="00CE6B36"/>
    <w:rsid w:val="00CF293E"/>
    <w:rsid w:val="00D03706"/>
    <w:rsid w:val="00D03DE3"/>
    <w:rsid w:val="00D161EB"/>
    <w:rsid w:val="00D234B0"/>
    <w:rsid w:val="00D23C9A"/>
    <w:rsid w:val="00D32E4A"/>
    <w:rsid w:val="00D601DD"/>
    <w:rsid w:val="00D65436"/>
    <w:rsid w:val="00D70CCA"/>
    <w:rsid w:val="00D73F75"/>
    <w:rsid w:val="00D75497"/>
    <w:rsid w:val="00D80C51"/>
    <w:rsid w:val="00D83174"/>
    <w:rsid w:val="00D875E2"/>
    <w:rsid w:val="00D87DCE"/>
    <w:rsid w:val="00D973F1"/>
    <w:rsid w:val="00DB0BB5"/>
    <w:rsid w:val="00DB44DF"/>
    <w:rsid w:val="00DD3A00"/>
    <w:rsid w:val="00DF412B"/>
    <w:rsid w:val="00DF4C8F"/>
    <w:rsid w:val="00DF7698"/>
    <w:rsid w:val="00E00510"/>
    <w:rsid w:val="00E11010"/>
    <w:rsid w:val="00E1640C"/>
    <w:rsid w:val="00E22E28"/>
    <w:rsid w:val="00E34726"/>
    <w:rsid w:val="00E36990"/>
    <w:rsid w:val="00E36FE2"/>
    <w:rsid w:val="00E41C30"/>
    <w:rsid w:val="00E4223D"/>
    <w:rsid w:val="00E76ED5"/>
    <w:rsid w:val="00E82432"/>
    <w:rsid w:val="00E829F5"/>
    <w:rsid w:val="00E90506"/>
    <w:rsid w:val="00E95EBC"/>
    <w:rsid w:val="00EA5133"/>
    <w:rsid w:val="00EC452A"/>
    <w:rsid w:val="00EC7B1E"/>
    <w:rsid w:val="00EE6316"/>
    <w:rsid w:val="00EF7197"/>
    <w:rsid w:val="00EF736F"/>
    <w:rsid w:val="00F0275A"/>
    <w:rsid w:val="00F02B17"/>
    <w:rsid w:val="00F13DBB"/>
    <w:rsid w:val="00F2525A"/>
    <w:rsid w:val="00F33D13"/>
    <w:rsid w:val="00F34333"/>
    <w:rsid w:val="00F36E7A"/>
    <w:rsid w:val="00F40D39"/>
    <w:rsid w:val="00F42C31"/>
    <w:rsid w:val="00F454D3"/>
    <w:rsid w:val="00F5386C"/>
    <w:rsid w:val="00F56128"/>
    <w:rsid w:val="00F63952"/>
    <w:rsid w:val="00F768E2"/>
    <w:rsid w:val="00F8618F"/>
    <w:rsid w:val="00F91A57"/>
    <w:rsid w:val="00F92B61"/>
    <w:rsid w:val="00FA5E08"/>
    <w:rsid w:val="00FA6E82"/>
    <w:rsid w:val="00FB3ABA"/>
    <w:rsid w:val="00FD1792"/>
    <w:rsid w:val="00FD1C1F"/>
    <w:rsid w:val="00FD5A9A"/>
    <w:rsid w:val="00FE2611"/>
    <w:rsid w:val="00FE3C5F"/>
    <w:rsid w:val="00FE50C4"/>
    <w:rsid w:val="00FE6C5B"/>
  </w:rsids>
  <m:mathPr>
    <m:mathFont m:val="Cambria Math"/>
    <m:brkBin m:val="before"/>
    <m:brkBinSub m:val="--"/>
    <m:smallFrac m:val="off"/>
    <m:dispDef/>
    <m:lMargin m:val="0"/>
    <m:rMargin m:val="0"/>
    <m:defJc m:val="centerGroup"/>
    <m:wrapIndent m:val="1440"/>
    <m:intLim m:val="subSup"/>
    <m:naryLim m:val="undOvr"/>
  </m:mathPr>
  <w:uiCompat97To2003/>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30">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ＭＳ 明朝" w:hAnsi="Calibri" w:cs="Times New Roman"/>
        <w:kern w:val="2"/>
        <w:sz w:val="21"/>
        <w:szCs w:val="22"/>
        <w:lang w:val="en-US"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iPriority="0" w:unhideWhenUsed="0"/>
    <w:lsdException w:name="caption" w:locked="1" w:uiPriority="0" w:qFormat="1"/>
    <w:lsdException w:name="page number"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978"/>
    <w:rPr>
      <w:rFonts w:ascii="Arial" w:hAnsi="Arial"/>
      <w:kern w:val="0"/>
      <w:sz w:val="20"/>
      <w:lang w:val="en-GB" w:eastAsia="en-US"/>
    </w:rPr>
  </w:style>
  <w:style w:type="paragraph" w:styleId="Heading1">
    <w:name w:val="heading 1"/>
    <w:basedOn w:val="Normal"/>
    <w:next w:val="Normal"/>
    <w:link w:val="Heading1Char"/>
    <w:uiPriority w:val="99"/>
    <w:qFormat/>
    <w:locked/>
    <w:rsid w:val="00850C9F"/>
    <w:pPr>
      <w:keepNext/>
      <w:keepLines/>
      <w:spacing w:after="360"/>
      <w:outlineLvl w:val="0"/>
    </w:pPr>
    <w:rPr>
      <w:rFonts w:eastAsia="ＭＳ ゴシックfalt"/>
      <w:b/>
      <w:bCs/>
      <w:caps/>
      <w:sz w:val="24"/>
      <w:szCs w:val="28"/>
      <w:u w:val="single"/>
    </w:rPr>
  </w:style>
  <w:style w:type="paragraph" w:styleId="Heading2">
    <w:name w:val="heading 2"/>
    <w:basedOn w:val="Normal"/>
    <w:next w:val="Normal"/>
    <w:link w:val="Heading2Char"/>
    <w:uiPriority w:val="99"/>
    <w:qFormat/>
    <w:locked/>
    <w:rsid w:val="00390223"/>
    <w:pPr>
      <w:keepNext/>
      <w:keepLines/>
      <w:spacing w:after="180"/>
      <w:outlineLvl w:val="1"/>
    </w:pPr>
    <w:rPr>
      <w:rFonts w:eastAsia="ＭＳ ゴシックfalt"/>
      <w:b/>
      <w:bCs/>
      <w:i/>
      <w:sz w:val="22"/>
      <w:szCs w:val="26"/>
    </w:rPr>
  </w:style>
  <w:style w:type="paragraph" w:styleId="Heading3">
    <w:name w:val="heading 3"/>
    <w:basedOn w:val="Normal"/>
    <w:next w:val="Normal"/>
    <w:link w:val="Heading3Char"/>
    <w:uiPriority w:val="99"/>
    <w:qFormat/>
    <w:locked/>
    <w:rsid w:val="00390223"/>
    <w:pPr>
      <w:keepNext/>
      <w:keepLines/>
      <w:spacing w:after="60"/>
      <w:outlineLvl w:val="2"/>
    </w:pPr>
    <w:rPr>
      <w:rFonts w:eastAsia="ＭＳ ゴシックfalt"/>
      <w:b/>
      <w:bC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50C9F"/>
    <w:rPr>
      <w:rFonts w:ascii="Arial" w:eastAsia="ＭＳ ゴシックfalt" w:hAnsi="Arial" w:cs="Times New Roman"/>
      <w:b/>
      <w:bCs/>
      <w:caps/>
      <w:sz w:val="28"/>
      <w:szCs w:val="28"/>
      <w:u w:val="single"/>
    </w:rPr>
  </w:style>
  <w:style w:type="character" w:customStyle="1" w:styleId="Heading2Char">
    <w:name w:val="Heading 2 Char"/>
    <w:basedOn w:val="DefaultParagraphFont"/>
    <w:link w:val="Heading2"/>
    <w:uiPriority w:val="99"/>
    <w:locked/>
    <w:rsid w:val="00390223"/>
    <w:rPr>
      <w:rFonts w:ascii="Arial" w:eastAsia="ＭＳ ゴシックfalt" w:hAnsi="Arial" w:cs="Times New Roman"/>
      <w:b/>
      <w:bCs/>
      <w:i/>
      <w:sz w:val="26"/>
      <w:szCs w:val="26"/>
    </w:rPr>
  </w:style>
  <w:style w:type="character" w:customStyle="1" w:styleId="Heading3Char">
    <w:name w:val="Heading 3 Char"/>
    <w:basedOn w:val="DefaultParagraphFont"/>
    <w:link w:val="Heading3"/>
    <w:uiPriority w:val="99"/>
    <w:locked/>
    <w:rsid w:val="00390223"/>
    <w:rPr>
      <w:rFonts w:ascii="Arial" w:eastAsia="ＭＳ ゴシックfalt" w:hAnsi="Arial" w:cs="Times New Roman"/>
      <w:b/>
      <w:bCs/>
      <w:sz w:val="20"/>
    </w:rPr>
  </w:style>
  <w:style w:type="character" w:styleId="Emphasis">
    <w:name w:val="Emphasis"/>
    <w:basedOn w:val="DefaultParagraphFont"/>
    <w:uiPriority w:val="99"/>
    <w:qFormat/>
    <w:rsid w:val="00113080"/>
    <w:rPr>
      <w:rFonts w:cs="Times New Roman"/>
      <w:i/>
      <w:iCs/>
    </w:rPr>
  </w:style>
  <w:style w:type="paragraph" w:styleId="Header">
    <w:name w:val="header"/>
    <w:basedOn w:val="Normal"/>
    <w:link w:val="HeaderChar"/>
    <w:uiPriority w:val="99"/>
    <w:rsid w:val="00F56128"/>
    <w:pPr>
      <w:tabs>
        <w:tab w:val="center" w:pos="4680"/>
        <w:tab w:val="right" w:pos="9360"/>
      </w:tabs>
    </w:pPr>
  </w:style>
  <w:style w:type="character" w:customStyle="1" w:styleId="HeaderChar">
    <w:name w:val="Header Char"/>
    <w:basedOn w:val="DefaultParagraphFont"/>
    <w:link w:val="Header"/>
    <w:uiPriority w:val="99"/>
    <w:locked/>
    <w:rsid w:val="00F56128"/>
    <w:rPr>
      <w:rFonts w:ascii="Square721 BT" w:hAnsi="Square721 BT" w:cs="Times New Roman"/>
      <w:sz w:val="20"/>
    </w:rPr>
  </w:style>
  <w:style w:type="paragraph" w:styleId="Footer">
    <w:name w:val="footer"/>
    <w:basedOn w:val="Normal"/>
    <w:link w:val="FooterChar"/>
    <w:uiPriority w:val="99"/>
    <w:rsid w:val="00F56128"/>
    <w:pPr>
      <w:tabs>
        <w:tab w:val="center" w:pos="4680"/>
        <w:tab w:val="right" w:pos="9360"/>
      </w:tabs>
    </w:pPr>
  </w:style>
  <w:style w:type="character" w:customStyle="1" w:styleId="FooterChar">
    <w:name w:val="Footer Char"/>
    <w:basedOn w:val="DefaultParagraphFont"/>
    <w:link w:val="Footer"/>
    <w:uiPriority w:val="99"/>
    <w:locked/>
    <w:rsid w:val="00F56128"/>
    <w:rPr>
      <w:rFonts w:ascii="Square721 BT" w:hAnsi="Square721 BT" w:cs="Times New Roman"/>
      <w:sz w:val="20"/>
    </w:rPr>
  </w:style>
  <w:style w:type="paragraph" w:styleId="BalloonText">
    <w:name w:val="Balloon Text"/>
    <w:basedOn w:val="Normal"/>
    <w:link w:val="BalloonTextChar"/>
    <w:uiPriority w:val="99"/>
    <w:semiHidden/>
    <w:rsid w:val="00F5612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56128"/>
    <w:rPr>
      <w:rFonts w:ascii="Tahoma" w:hAnsi="Tahoma" w:cs="Tahoma"/>
      <w:sz w:val="16"/>
      <w:szCs w:val="16"/>
    </w:rPr>
  </w:style>
  <w:style w:type="table" w:styleId="TableGrid">
    <w:name w:val="Table Grid"/>
    <w:basedOn w:val="TableNormal"/>
    <w:uiPriority w:val="99"/>
    <w:rsid w:val="00F56128"/>
    <w:rPr>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footerleft">
    <w:name w:val="footer left"/>
    <w:basedOn w:val="Header"/>
    <w:link w:val="footerleftChar"/>
    <w:uiPriority w:val="99"/>
    <w:locked/>
    <w:rsid w:val="0022481E"/>
    <w:rPr>
      <w:sz w:val="16"/>
      <w:szCs w:val="16"/>
    </w:rPr>
  </w:style>
  <w:style w:type="paragraph" w:customStyle="1" w:styleId="footercentre">
    <w:name w:val="footer centre"/>
    <w:basedOn w:val="Header"/>
    <w:link w:val="footercentreChar"/>
    <w:uiPriority w:val="99"/>
    <w:locked/>
    <w:rsid w:val="0022481E"/>
    <w:pPr>
      <w:jc w:val="center"/>
    </w:pPr>
    <w:rPr>
      <w:sz w:val="16"/>
      <w:szCs w:val="16"/>
    </w:rPr>
  </w:style>
  <w:style w:type="character" w:customStyle="1" w:styleId="footerleftChar">
    <w:name w:val="footer left Char"/>
    <w:basedOn w:val="HeaderChar"/>
    <w:link w:val="footerleft"/>
    <w:uiPriority w:val="99"/>
    <w:locked/>
    <w:rsid w:val="0022481E"/>
    <w:rPr>
      <w:rFonts w:ascii="Arial" w:hAnsi="Arial"/>
      <w:sz w:val="16"/>
      <w:szCs w:val="16"/>
    </w:rPr>
  </w:style>
  <w:style w:type="paragraph" w:customStyle="1" w:styleId="footerright">
    <w:name w:val="footer right"/>
    <w:basedOn w:val="Footer"/>
    <w:link w:val="footerrightChar"/>
    <w:uiPriority w:val="99"/>
    <w:locked/>
    <w:rsid w:val="0022481E"/>
    <w:pPr>
      <w:jc w:val="right"/>
    </w:pPr>
    <w:rPr>
      <w:sz w:val="16"/>
      <w:szCs w:val="16"/>
    </w:rPr>
  </w:style>
  <w:style w:type="character" w:customStyle="1" w:styleId="footercentreChar">
    <w:name w:val="footer centre Char"/>
    <w:basedOn w:val="HeaderChar"/>
    <w:link w:val="footercentre"/>
    <w:uiPriority w:val="99"/>
    <w:locked/>
    <w:rsid w:val="0022481E"/>
    <w:rPr>
      <w:rFonts w:ascii="Arial" w:hAnsi="Arial"/>
      <w:sz w:val="16"/>
      <w:szCs w:val="16"/>
    </w:rPr>
  </w:style>
  <w:style w:type="paragraph" w:customStyle="1" w:styleId="imagetext">
    <w:name w:val="image text"/>
    <w:basedOn w:val="Normal"/>
    <w:link w:val="imagetextChar"/>
    <w:uiPriority w:val="99"/>
    <w:locked/>
    <w:rsid w:val="00E41C30"/>
    <w:rPr>
      <w:i/>
    </w:rPr>
  </w:style>
  <w:style w:type="character" w:customStyle="1" w:styleId="footerrightChar">
    <w:name w:val="footer right Char"/>
    <w:basedOn w:val="FooterChar"/>
    <w:link w:val="footerright"/>
    <w:uiPriority w:val="99"/>
    <w:locked/>
    <w:rsid w:val="0022481E"/>
    <w:rPr>
      <w:rFonts w:ascii="Arial" w:hAnsi="Arial"/>
      <w:sz w:val="16"/>
      <w:szCs w:val="16"/>
    </w:rPr>
  </w:style>
  <w:style w:type="paragraph" w:customStyle="1" w:styleId="bullet">
    <w:name w:val="bullet"/>
    <w:basedOn w:val="Normal"/>
    <w:link w:val="bulletChar"/>
    <w:uiPriority w:val="99"/>
    <w:locked/>
    <w:rsid w:val="00B8096E"/>
    <w:pPr>
      <w:numPr>
        <w:numId w:val="1"/>
      </w:numPr>
      <w:spacing w:after="60"/>
      <w:ind w:left="568" w:hanging="284"/>
      <w:contextualSpacing/>
    </w:pPr>
  </w:style>
  <w:style w:type="paragraph" w:customStyle="1" w:styleId="bullet-sub">
    <w:name w:val="bullet-sub"/>
    <w:basedOn w:val="bullet"/>
    <w:link w:val="bullet-subChar"/>
    <w:uiPriority w:val="99"/>
    <w:locked/>
    <w:rsid w:val="00B8096E"/>
    <w:pPr>
      <w:numPr>
        <w:ilvl w:val="1"/>
        <w:numId w:val="3"/>
      </w:numPr>
      <w:ind w:left="1135"/>
    </w:pPr>
  </w:style>
  <w:style w:type="paragraph" w:customStyle="1" w:styleId="letteredlist">
    <w:name w:val="lettered list"/>
    <w:basedOn w:val="Normal"/>
    <w:link w:val="letteredlistChar"/>
    <w:uiPriority w:val="99"/>
    <w:locked/>
    <w:rsid w:val="00E41C30"/>
    <w:pPr>
      <w:numPr>
        <w:numId w:val="5"/>
      </w:numPr>
      <w:ind w:left="568" w:hanging="284"/>
      <w:contextualSpacing/>
    </w:pPr>
  </w:style>
  <w:style w:type="character" w:customStyle="1" w:styleId="bulletChar">
    <w:name w:val="bullet Char"/>
    <w:basedOn w:val="DefaultParagraphFont"/>
    <w:link w:val="bullet"/>
    <w:uiPriority w:val="99"/>
    <w:locked/>
    <w:rsid w:val="00B8096E"/>
    <w:rPr>
      <w:rFonts w:ascii="Arial" w:hAnsi="Arial" w:cs="Times New Roman"/>
      <w:sz w:val="20"/>
    </w:rPr>
  </w:style>
  <w:style w:type="paragraph" w:customStyle="1" w:styleId="numberedlist">
    <w:name w:val="numbered list"/>
    <w:basedOn w:val="Normal"/>
    <w:link w:val="numberedlistChar"/>
    <w:uiPriority w:val="99"/>
    <w:locked/>
    <w:rsid w:val="00E41C30"/>
    <w:pPr>
      <w:numPr>
        <w:numId w:val="4"/>
      </w:numPr>
      <w:ind w:left="568" w:hanging="284"/>
      <w:contextualSpacing/>
    </w:pPr>
  </w:style>
  <w:style w:type="character" w:customStyle="1" w:styleId="bullet-subChar">
    <w:name w:val="bullet-sub Char"/>
    <w:basedOn w:val="bulletChar"/>
    <w:link w:val="bullet-sub"/>
    <w:uiPriority w:val="99"/>
    <w:locked/>
    <w:rsid w:val="00B8096E"/>
  </w:style>
  <w:style w:type="paragraph" w:customStyle="1" w:styleId="signaturetext">
    <w:name w:val="signature text"/>
    <w:basedOn w:val="imagetext"/>
    <w:link w:val="signaturetextChar"/>
    <w:uiPriority w:val="99"/>
    <w:locked/>
    <w:rsid w:val="00E41C30"/>
  </w:style>
  <w:style w:type="character" w:customStyle="1" w:styleId="numberedlistChar">
    <w:name w:val="numbered list Char"/>
    <w:basedOn w:val="DefaultParagraphFont"/>
    <w:link w:val="numberedlist"/>
    <w:uiPriority w:val="99"/>
    <w:locked/>
    <w:rsid w:val="00E41C30"/>
    <w:rPr>
      <w:rFonts w:ascii="Arial" w:hAnsi="Arial" w:cs="Times New Roman"/>
      <w:sz w:val="20"/>
    </w:rPr>
  </w:style>
  <w:style w:type="character" w:customStyle="1" w:styleId="imagetextChar">
    <w:name w:val="image text Char"/>
    <w:basedOn w:val="DefaultParagraphFont"/>
    <w:link w:val="imagetext"/>
    <w:uiPriority w:val="99"/>
    <w:locked/>
    <w:rsid w:val="00E41C30"/>
    <w:rPr>
      <w:rFonts w:ascii="Arial" w:hAnsi="Arial" w:cs="Times New Roman"/>
      <w:i/>
      <w:sz w:val="20"/>
    </w:rPr>
  </w:style>
  <w:style w:type="character" w:customStyle="1" w:styleId="letteredlistChar">
    <w:name w:val="lettered list Char"/>
    <w:basedOn w:val="DefaultParagraphFont"/>
    <w:link w:val="letteredlist"/>
    <w:uiPriority w:val="99"/>
    <w:locked/>
    <w:rsid w:val="00E41C30"/>
    <w:rPr>
      <w:rFonts w:ascii="Arial" w:hAnsi="Arial" w:cs="Times New Roman"/>
      <w:sz w:val="20"/>
    </w:rPr>
  </w:style>
  <w:style w:type="character" w:customStyle="1" w:styleId="signaturetextChar">
    <w:name w:val="signature text Char"/>
    <w:basedOn w:val="imagetextChar"/>
    <w:link w:val="signaturetext"/>
    <w:uiPriority w:val="99"/>
    <w:locked/>
    <w:rsid w:val="00E41C30"/>
  </w:style>
  <w:style w:type="paragraph" w:styleId="ListParagraph">
    <w:name w:val="List Paragraph"/>
    <w:basedOn w:val="Normal"/>
    <w:link w:val="ListParagraphChar"/>
    <w:uiPriority w:val="99"/>
    <w:qFormat/>
    <w:rsid w:val="007F3526"/>
    <w:pPr>
      <w:ind w:left="720"/>
      <w:contextualSpacing/>
    </w:pPr>
  </w:style>
  <w:style w:type="paragraph" w:customStyle="1" w:styleId="Subsectionheading">
    <w:name w:val="Subsection heading"/>
    <w:basedOn w:val="Normal"/>
    <w:link w:val="SubsectionChar"/>
    <w:uiPriority w:val="99"/>
    <w:rsid w:val="007B1825"/>
    <w:pPr>
      <w:numPr>
        <w:ilvl w:val="1"/>
        <w:numId w:val="11"/>
      </w:numPr>
      <w:spacing w:after="180"/>
    </w:pPr>
    <w:rPr>
      <w:b/>
    </w:rPr>
  </w:style>
  <w:style w:type="paragraph" w:customStyle="1" w:styleId="sub-subsectionheading">
    <w:name w:val="sub-subsection heading"/>
    <w:basedOn w:val="ListParagraph"/>
    <w:link w:val="sub-subsectionheadingChar"/>
    <w:uiPriority w:val="99"/>
    <w:rsid w:val="007B1825"/>
    <w:pPr>
      <w:numPr>
        <w:ilvl w:val="2"/>
        <w:numId w:val="11"/>
      </w:numPr>
      <w:spacing w:after="60"/>
      <w:ind w:left="1248" w:hanging="794"/>
    </w:pPr>
  </w:style>
  <w:style w:type="character" w:customStyle="1" w:styleId="ListParagraphChar">
    <w:name w:val="List Paragraph Char"/>
    <w:basedOn w:val="DefaultParagraphFont"/>
    <w:link w:val="ListParagraph"/>
    <w:uiPriority w:val="99"/>
    <w:locked/>
    <w:rsid w:val="00193406"/>
    <w:rPr>
      <w:rFonts w:ascii="Arial" w:hAnsi="Arial" w:cs="Times New Roman"/>
      <w:sz w:val="20"/>
    </w:rPr>
  </w:style>
  <w:style w:type="character" w:customStyle="1" w:styleId="SubsectionChar">
    <w:name w:val="Subsection Char"/>
    <w:basedOn w:val="ListParagraphChar"/>
    <w:link w:val="Subsectionheading"/>
    <w:uiPriority w:val="99"/>
    <w:locked/>
    <w:rsid w:val="007B1825"/>
    <w:rPr>
      <w:b/>
    </w:rPr>
  </w:style>
  <w:style w:type="paragraph" w:customStyle="1" w:styleId="sub-subsectiontext">
    <w:name w:val="sub-subsection text"/>
    <w:basedOn w:val="Normal"/>
    <w:link w:val="sub-subsectiontextChar"/>
    <w:uiPriority w:val="99"/>
    <w:rsid w:val="00193406"/>
    <w:pPr>
      <w:ind w:left="1247"/>
    </w:pPr>
  </w:style>
  <w:style w:type="character" w:customStyle="1" w:styleId="sub-subsectionheadingChar">
    <w:name w:val="sub-subsection heading Char"/>
    <w:basedOn w:val="ListParagraphChar"/>
    <w:link w:val="sub-subsectionheading"/>
    <w:uiPriority w:val="99"/>
    <w:locked/>
    <w:rsid w:val="007B1825"/>
  </w:style>
  <w:style w:type="paragraph" w:customStyle="1" w:styleId="subsectiontext">
    <w:name w:val="subsection text"/>
    <w:basedOn w:val="Normal"/>
    <w:link w:val="subsectiontextChar"/>
    <w:uiPriority w:val="99"/>
    <w:rsid w:val="004743EC"/>
    <w:pPr>
      <w:ind w:left="454"/>
    </w:pPr>
  </w:style>
  <w:style w:type="character" w:customStyle="1" w:styleId="sub-subsectiontextChar">
    <w:name w:val="sub-subsection text Char"/>
    <w:basedOn w:val="DefaultParagraphFont"/>
    <w:link w:val="sub-subsectiontext"/>
    <w:uiPriority w:val="99"/>
    <w:locked/>
    <w:rsid w:val="00193406"/>
    <w:rPr>
      <w:rFonts w:ascii="Arial" w:hAnsi="Arial" w:cs="Times New Roman"/>
      <w:sz w:val="20"/>
    </w:rPr>
  </w:style>
  <w:style w:type="paragraph" w:customStyle="1" w:styleId="bulletsub-subsection">
    <w:name w:val="bullet sub-subsection"/>
    <w:basedOn w:val="bullet"/>
    <w:link w:val="bulletsub-subsectionChar"/>
    <w:uiPriority w:val="99"/>
    <w:rsid w:val="003A6952"/>
    <w:pPr>
      <w:ind w:left="1531"/>
    </w:pPr>
  </w:style>
  <w:style w:type="character" w:customStyle="1" w:styleId="subsectiontextChar">
    <w:name w:val="subsection text Char"/>
    <w:basedOn w:val="DefaultParagraphFont"/>
    <w:link w:val="subsectiontext"/>
    <w:uiPriority w:val="99"/>
    <w:locked/>
    <w:rsid w:val="004743EC"/>
    <w:rPr>
      <w:rFonts w:ascii="Arial" w:hAnsi="Arial" w:cs="Times New Roman"/>
      <w:sz w:val="20"/>
    </w:rPr>
  </w:style>
  <w:style w:type="character" w:customStyle="1" w:styleId="bulletsub-subsectionChar">
    <w:name w:val="bullet sub-subsection Char"/>
    <w:basedOn w:val="bulletChar"/>
    <w:link w:val="bulletsub-subsection"/>
    <w:uiPriority w:val="99"/>
    <w:locked/>
    <w:rsid w:val="003A6952"/>
  </w:style>
  <w:style w:type="paragraph" w:customStyle="1" w:styleId="DocTitle">
    <w:name w:val="Doc Title"/>
    <w:basedOn w:val="Normal"/>
    <w:link w:val="DocTitleChar"/>
    <w:uiPriority w:val="99"/>
    <w:rsid w:val="001D7D3F"/>
    <w:rPr>
      <w:b/>
      <w:sz w:val="44"/>
      <w:szCs w:val="44"/>
    </w:rPr>
  </w:style>
  <w:style w:type="paragraph" w:customStyle="1" w:styleId="Docsubtitle1">
    <w:name w:val="Doc subtitle1"/>
    <w:basedOn w:val="Normal"/>
    <w:link w:val="Docsubtitle1Char"/>
    <w:uiPriority w:val="99"/>
    <w:rsid w:val="006B7209"/>
    <w:rPr>
      <w:b/>
      <w:sz w:val="28"/>
      <w:szCs w:val="28"/>
    </w:rPr>
  </w:style>
  <w:style w:type="character" w:customStyle="1" w:styleId="DocTitleChar">
    <w:name w:val="Doc Title Char"/>
    <w:basedOn w:val="DefaultParagraphFont"/>
    <w:link w:val="DocTitle"/>
    <w:uiPriority w:val="99"/>
    <w:locked/>
    <w:rsid w:val="001D7D3F"/>
    <w:rPr>
      <w:rFonts w:ascii="Arial" w:hAnsi="Arial" w:cs="Times New Roman"/>
      <w:b/>
      <w:sz w:val="44"/>
      <w:szCs w:val="44"/>
    </w:rPr>
  </w:style>
  <w:style w:type="paragraph" w:customStyle="1" w:styleId="Docsubtitle2">
    <w:name w:val="Doc subtitle2"/>
    <w:basedOn w:val="Normal"/>
    <w:link w:val="Docsubtitle2Char"/>
    <w:uiPriority w:val="99"/>
    <w:rsid w:val="006B7209"/>
    <w:rPr>
      <w:sz w:val="28"/>
      <w:szCs w:val="28"/>
    </w:rPr>
  </w:style>
  <w:style w:type="character" w:customStyle="1" w:styleId="Docsubtitle1Char">
    <w:name w:val="Doc subtitle1 Char"/>
    <w:basedOn w:val="DefaultParagraphFont"/>
    <w:link w:val="Docsubtitle1"/>
    <w:uiPriority w:val="99"/>
    <w:locked/>
    <w:rsid w:val="006B7209"/>
    <w:rPr>
      <w:rFonts w:ascii="Arial" w:hAnsi="Arial" w:cs="Times New Roman"/>
      <w:b/>
      <w:sz w:val="28"/>
      <w:szCs w:val="28"/>
    </w:rPr>
  </w:style>
  <w:style w:type="paragraph" w:styleId="TOC2">
    <w:name w:val="toc 2"/>
    <w:basedOn w:val="Normal"/>
    <w:next w:val="Normal"/>
    <w:autoRedefine/>
    <w:uiPriority w:val="99"/>
    <w:semiHidden/>
    <w:rsid w:val="005A2A3D"/>
    <w:pPr>
      <w:ind w:left="180"/>
    </w:pPr>
    <w:rPr>
      <w:szCs w:val="24"/>
    </w:rPr>
  </w:style>
  <w:style w:type="character" w:customStyle="1" w:styleId="Docsubtitle2Char">
    <w:name w:val="Doc subtitle2 Char"/>
    <w:basedOn w:val="DefaultParagraphFont"/>
    <w:link w:val="Docsubtitle2"/>
    <w:uiPriority w:val="99"/>
    <w:locked/>
    <w:rsid w:val="006B7209"/>
    <w:rPr>
      <w:rFonts w:ascii="Arial" w:hAnsi="Arial" w:cs="Times New Roman"/>
      <w:sz w:val="28"/>
      <w:szCs w:val="28"/>
    </w:rPr>
  </w:style>
  <w:style w:type="character" w:styleId="Hyperlink">
    <w:name w:val="Hyperlink"/>
    <w:basedOn w:val="DefaultParagraphFont"/>
    <w:uiPriority w:val="99"/>
    <w:rsid w:val="005A2A3D"/>
    <w:rPr>
      <w:rFonts w:cs="Times New Roman"/>
      <w:color w:val="0000FF"/>
      <w:u w:val="single"/>
    </w:rPr>
  </w:style>
  <w:style w:type="table" w:customStyle="1" w:styleId="WSITable">
    <w:name w:val="WSI Table"/>
    <w:uiPriority w:val="99"/>
    <w:rsid w:val="00D234B0"/>
    <w:rPr>
      <w:rFonts w:ascii="Arial" w:hAnsi="Arial"/>
      <w:color w:val="000000"/>
      <w:kern w:val="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List1">
    <w:name w:val="Light List1"/>
    <w:uiPriority w:val="99"/>
    <w:rsid w:val="00D234B0"/>
    <w:rPr>
      <w:rFonts w:ascii="Arial" w:hAnsi="Arial"/>
      <w:color w:val="000000"/>
      <w:kern w:val="0"/>
      <w:sz w:val="20"/>
      <w:szCs w:val="20"/>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text">
    <w:name w:val="bullet text"/>
    <w:basedOn w:val="bullet"/>
    <w:link w:val="bullettextChar"/>
    <w:uiPriority w:val="99"/>
    <w:rsid w:val="00B8096E"/>
    <w:pPr>
      <w:numPr>
        <w:numId w:val="0"/>
      </w:numPr>
      <w:ind w:left="567"/>
    </w:pPr>
  </w:style>
  <w:style w:type="paragraph" w:customStyle="1" w:styleId="bullet-subtext">
    <w:name w:val="bullet-sub text"/>
    <w:basedOn w:val="bullettext"/>
    <w:link w:val="bullet-subtextChar"/>
    <w:uiPriority w:val="99"/>
    <w:rsid w:val="00BA6B2D"/>
    <w:pPr>
      <w:ind w:left="1134"/>
    </w:pPr>
  </w:style>
  <w:style w:type="character" w:customStyle="1" w:styleId="bullettextChar">
    <w:name w:val="bullet text Char"/>
    <w:basedOn w:val="bulletChar"/>
    <w:link w:val="bullettext"/>
    <w:uiPriority w:val="99"/>
    <w:locked/>
    <w:rsid w:val="00B8096E"/>
  </w:style>
  <w:style w:type="character" w:customStyle="1" w:styleId="bullet-subtextChar">
    <w:name w:val="bullet-sub text Char"/>
    <w:basedOn w:val="bullettextChar"/>
    <w:link w:val="bullet-subtext"/>
    <w:uiPriority w:val="99"/>
    <w:locked/>
    <w:rsid w:val="00BA6B2D"/>
  </w:style>
  <w:style w:type="paragraph" w:customStyle="1" w:styleId="tablebullet">
    <w:name w:val="table bullet"/>
    <w:basedOn w:val="ListParagraph"/>
    <w:link w:val="tablebulletChar"/>
    <w:uiPriority w:val="99"/>
    <w:rsid w:val="00110754"/>
    <w:pPr>
      <w:numPr>
        <w:numId w:val="12"/>
      </w:numPr>
      <w:ind w:left="284" w:hanging="284"/>
    </w:pPr>
    <w:rPr>
      <w:color w:val="000000"/>
    </w:rPr>
  </w:style>
  <w:style w:type="character" w:customStyle="1" w:styleId="tablebulletChar">
    <w:name w:val="table bullet Char"/>
    <w:basedOn w:val="ListParagraphChar"/>
    <w:link w:val="tablebullet"/>
    <w:uiPriority w:val="99"/>
    <w:locked/>
    <w:rsid w:val="00110754"/>
    <w:rPr>
      <w:color w:val="000000"/>
    </w:rPr>
  </w:style>
  <w:style w:type="paragraph" w:customStyle="1" w:styleId="bullet-sub-sub">
    <w:name w:val="bullet-sub-sub"/>
    <w:basedOn w:val="bullet-sub"/>
    <w:link w:val="bullet-sub-subChar"/>
    <w:uiPriority w:val="99"/>
    <w:rsid w:val="00B8096E"/>
    <w:pPr>
      <w:numPr>
        <w:ilvl w:val="2"/>
      </w:numPr>
      <w:ind w:left="1702"/>
    </w:pPr>
  </w:style>
  <w:style w:type="paragraph" w:customStyle="1" w:styleId="bullet-sub-subtext">
    <w:name w:val="bullet-sub-sub text"/>
    <w:basedOn w:val="bullet-subtext"/>
    <w:link w:val="bullet-sub-subtextChar"/>
    <w:uiPriority w:val="99"/>
    <w:rsid w:val="00BA6B2D"/>
    <w:pPr>
      <w:ind w:left="1701"/>
    </w:pPr>
  </w:style>
  <w:style w:type="character" w:customStyle="1" w:styleId="bullet-sub-subChar">
    <w:name w:val="bullet-sub-sub Char"/>
    <w:basedOn w:val="bullet-subChar"/>
    <w:link w:val="bullet-sub-sub"/>
    <w:uiPriority w:val="99"/>
    <w:locked/>
    <w:rsid w:val="00B8096E"/>
  </w:style>
  <w:style w:type="paragraph" w:customStyle="1" w:styleId="tablesub-bullet">
    <w:name w:val="table sub-bullet"/>
    <w:basedOn w:val="tablebullet"/>
    <w:link w:val="tablesub-bulletChar"/>
    <w:uiPriority w:val="99"/>
    <w:rsid w:val="00B8096E"/>
    <w:pPr>
      <w:numPr>
        <w:numId w:val="13"/>
      </w:numPr>
      <w:ind w:left="568"/>
    </w:pPr>
  </w:style>
  <w:style w:type="character" w:customStyle="1" w:styleId="bullet-sub-subtextChar">
    <w:name w:val="bullet-sub-sub text Char"/>
    <w:basedOn w:val="bullet-subtextChar"/>
    <w:link w:val="bullet-sub-subtext"/>
    <w:uiPriority w:val="99"/>
    <w:locked/>
    <w:rsid w:val="00BA6B2D"/>
  </w:style>
  <w:style w:type="character" w:customStyle="1" w:styleId="tablesub-bulletChar">
    <w:name w:val="table sub-bullet Char"/>
    <w:basedOn w:val="tablebulletChar"/>
    <w:link w:val="tablesub-bullet"/>
    <w:uiPriority w:val="99"/>
    <w:locked/>
    <w:rsid w:val="00B8096E"/>
  </w:style>
  <w:style w:type="paragraph" w:styleId="TOC1">
    <w:name w:val="toc 1"/>
    <w:basedOn w:val="Normal"/>
    <w:next w:val="Normal"/>
    <w:autoRedefine/>
    <w:uiPriority w:val="99"/>
    <w:semiHidden/>
    <w:rsid w:val="00CE6B36"/>
    <w:rPr>
      <w:szCs w:val="24"/>
    </w:rPr>
  </w:style>
  <w:style w:type="paragraph" w:customStyle="1" w:styleId="Doctitle0">
    <w:name w:val="Doc title"/>
    <w:basedOn w:val="Normal"/>
    <w:uiPriority w:val="99"/>
    <w:rsid w:val="00CE6B36"/>
    <w:rPr>
      <w:b/>
      <w:sz w:val="40"/>
      <w:szCs w:val="24"/>
    </w:rPr>
  </w:style>
  <w:style w:type="character" w:styleId="PageNumber">
    <w:name w:val="page number"/>
    <w:basedOn w:val="DefaultParagraphFont"/>
    <w:uiPriority w:val="99"/>
    <w:rsid w:val="00CE6B36"/>
    <w:rPr>
      <w:rFonts w:ascii="Arial" w:hAnsi="Arial" w:cs="Times New Roman"/>
      <w:sz w:val="16"/>
    </w:rPr>
  </w:style>
  <w:style w:type="paragraph" w:customStyle="1" w:styleId="fixedtext">
    <w:name w:val="fixed text"/>
    <w:basedOn w:val="Normal"/>
    <w:link w:val="fixedtextChar"/>
    <w:uiPriority w:val="99"/>
    <w:locked/>
    <w:rsid w:val="004632D2"/>
    <w:pPr>
      <w:ind w:left="851"/>
    </w:pPr>
    <w:rPr>
      <w:szCs w:val="24"/>
      <w:lang w:eastAsia="en-GB"/>
    </w:rPr>
  </w:style>
  <w:style w:type="paragraph" w:customStyle="1" w:styleId="Editabletext">
    <w:name w:val="Editable text"/>
    <w:basedOn w:val="Normal"/>
    <w:link w:val="EditabletextChar1"/>
    <w:uiPriority w:val="99"/>
    <w:locked/>
    <w:rsid w:val="004632D2"/>
    <w:pPr>
      <w:ind w:left="851"/>
    </w:pPr>
    <w:rPr>
      <w:color w:val="0000FF"/>
      <w:szCs w:val="24"/>
    </w:rPr>
  </w:style>
  <w:style w:type="character" w:customStyle="1" w:styleId="EditabletextChar1">
    <w:name w:val="Editable text Char1"/>
    <w:basedOn w:val="DefaultParagraphFont"/>
    <w:link w:val="Editabletext"/>
    <w:uiPriority w:val="99"/>
    <w:locked/>
    <w:rsid w:val="004632D2"/>
    <w:rPr>
      <w:rFonts w:ascii="Arial" w:hAnsi="Arial" w:cs="Times New Roman"/>
      <w:color w:val="0000FF"/>
      <w:sz w:val="24"/>
      <w:szCs w:val="24"/>
      <w:lang w:val="en-GB"/>
    </w:rPr>
  </w:style>
  <w:style w:type="character" w:customStyle="1" w:styleId="fixedtextChar">
    <w:name w:val="fixed text Char"/>
    <w:basedOn w:val="DefaultParagraphFont"/>
    <w:link w:val="fixedtext"/>
    <w:uiPriority w:val="99"/>
    <w:locked/>
    <w:rsid w:val="004632D2"/>
    <w:rPr>
      <w:rFonts w:ascii="Arial" w:hAnsi="Arial" w:cs="Times New Roman"/>
      <w:sz w:val="24"/>
      <w:szCs w:val="24"/>
      <w:lang w:val="en-GB" w:eastAsia="en-GB"/>
    </w:rPr>
  </w:style>
  <w:style w:type="table" w:styleId="LightShading-Accent1">
    <w:name w:val="Light Shading Accent 1"/>
    <w:basedOn w:val="TableNormal"/>
    <w:uiPriority w:val="99"/>
    <w:rsid w:val="00832869"/>
    <w:rPr>
      <w:color w:val="365F91"/>
      <w:kern w:val="0"/>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99"/>
    <w:rsid w:val="00832869"/>
    <w:rPr>
      <w:color w:val="943634"/>
      <w:kern w:val="0"/>
      <w:sz w:val="20"/>
      <w:szCs w:val="2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rFonts w:cs="Times New Roman"/>
        <w:b/>
        <w:bCs/>
      </w:rPr>
      <w:tblPr/>
      <w:tcPr>
        <w:tcBorders>
          <w:top w:val="single" w:sz="8" w:space="0" w:color="C0504D"/>
          <w:left w:val="nil"/>
          <w:bottom w:val="single" w:sz="8" w:space="0" w:color="C0504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FD3D2"/>
      </w:tcPr>
    </w:tblStylePr>
    <w:tblStylePr w:type="band1Horz">
      <w:rPr>
        <w:rFonts w:cs="Times New Roman"/>
      </w:rPr>
      <w:tblPr/>
      <w:tcPr>
        <w:tcBorders>
          <w:left w:val="nil"/>
          <w:right w:val="nil"/>
          <w:insideH w:val="nil"/>
          <w:insideV w:val="nil"/>
        </w:tcBorders>
        <w:shd w:val="clear" w:color="auto" w:fill="EFD3D2"/>
      </w:tcPr>
    </w:tblStylePr>
  </w:style>
  <w:style w:type="character" w:customStyle="1" w:styleId="hps">
    <w:name w:val="hps"/>
    <w:basedOn w:val="DefaultParagraphFont"/>
    <w:uiPriority w:val="99"/>
    <w:rsid w:val="0008577D"/>
    <w:rPr>
      <w:rFonts w:cs="Times New Roman"/>
    </w:rPr>
  </w:style>
  <w:style w:type="paragraph" w:customStyle="1" w:styleId="Heading3AA">
    <w:name w:val="Heading 3 A A"/>
    <w:next w:val="Normal"/>
    <w:autoRedefine/>
    <w:uiPriority w:val="99"/>
    <w:rsid w:val="00041F11"/>
    <w:pPr>
      <w:keepNext/>
      <w:keepLines/>
      <w:spacing w:after="60"/>
      <w:outlineLvl w:val="2"/>
    </w:pPr>
    <w:rPr>
      <w:rFonts w:ascii="Arial Bold" w:eastAsia="ヒラギノ角ゴ Pro W3" w:hAnsi="Arial Bold"/>
      <w:color w:val="000000"/>
      <w:kern w:val="0"/>
      <w:sz w:val="20"/>
      <w:szCs w:val="20"/>
      <w:lang w:val="en-GB" w:eastAsia="en-US"/>
    </w:rPr>
  </w:style>
  <w:style w:type="paragraph" w:customStyle="1" w:styleId="Default">
    <w:name w:val="Default"/>
    <w:uiPriority w:val="99"/>
    <w:rsid w:val="00041F11"/>
    <w:pPr>
      <w:widowControl w:val="0"/>
    </w:pPr>
    <w:rPr>
      <w:rFonts w:ascii="Arial" w:eastAsia="ヒラギノ角ゴ Pro W3" w:hAnsi="Arial"/>
      <w:color w:val="000000"/>
      <w:kern w:val="0"/>
      <w:sz w:val="24"/>
      <w:szCs w:val="20"/>
      <w:lang w:val="fr-FR" w:eastAsia="en-US"/>
    </w:rPr>
  </w:style>
  <w:style w:type="character" w:customStyle="1" w:styleId="shorttext">
    <w:name w:val="short_text"/>
    <w:basedOn w:val="DefaultParagraphFont"/>
    <w:uiPriority w:val="99"/>
    <w:rsid w:val="00456E07"/>
    <w:rPr>
      <w:rFonts w:cs="Times New Roman"/>
    </w:rPr>
  </w:style>
  <w:style w:type="character" w:styleId="FollowedHyperlink">
    <w:name w:val="FollowedHyperlink"/>
    <w:basedOn w:val="DefaultParagraphFont"/>
    <w:uiPriority w:val="99"/>
    <w:semiHidden/>
    <w:rsid w:val="00263883"/>
    <w:rPr>
      <w:rFonts w:cs="Times New Roman"/>
      <w:color w:val="800080"/>
      <w:u w:val="single"/>
    </w:rPr>
  </w:style>
</w:styles>
</file>

<file path=word/webSettings.xml><?xml version="1.0" encoding="utf-8"?>
<w:webSettings xmlns:r="http://schemas.openxmlformats.org/officeDocument/2006/relationships" xmlns:w="http://schemas.openxmlformats.org/wordprocessingml/2006/main">
  <w:divs>
    <w:div w:id="1663042235">
      <w:marLeft w:val="0"/>
      <w:marRight w:val="0"/>
      <w:marTop w:val="0"/>
      <w:marBottom w:val="0"/>
      <w:divBdr>
        <w:top w:val="none" w:sz="0" w:space="0" w:color="auto"/>
        <w:left w:val="none" w:sz="0" w:space="0" w:color="auto"/>
        <w:bottom w:val="none" w:sz="0" w:space="0" w:color="auto"/>
        <w:right w:val="none" w:sz="0" w:space="0" w:color="auto"/>
      </w:divBdr>
    </w:div>
    <w:div w:id="1663042236">
      <w:marLeft w:val="0"/>
      <w:marRight w:val="0"/>
      <w:marTop w:val="0"/>
      <w:marBottom w:val="0"/>
      <w:divBdr>
        <w:top w:val="none" w:sz="0" w:space="0" w:color="auto"/>
        <w:left w:val="none" w:sz="0" w:space="0" w:color="auto"/>
        <w:bottom w:val="none" w:sz="0" w:space="0" w:color="auto"/>
        <w:right w:val="none" w:sz="0" w:space="0" w:color="auto"/>
      </w:divBdr>
    </w:div>
    <w:div w:id="1663042237">
      <w:marLeft w:val="0"/>
      <w:marRight w:val="0"/>
      <w:marTop w:val="0"/>
      <w:marBottom w:val="0"/>
      <w:divBdr>
        <w:top w:val="none" w:sz="0" w:space="0" w:color="auto"/>
        <w:left w:val="none" w:sz="0" w:space="0" w:color="auto"/>
        <w:bottom w:val="none" w:sz="0" w:space="0" w:color="auto"/>
        <w:right w:val="none" w:sz="0" w:space="0" w:color="auto"/>
      </w:divBdr>
    </w:div>
    <w:div w:id="1663042238">
      <w:marLeft w:val="0"/>
      <w:marRight w:val="0"/>
      <w:marTop w:val="0"/>
      <w:marBottom w:val="0"/>
      <w:divBdr>
        <w:top w:val="none" w:sz="0" w:space="0" w:color="auto"/>
        <w:left w:val="none" w:sz="0" w:space="0" w:color="auto"/>
        <w:bottom w:val="none" w:sz="0" w:space="0" w:color="auto"/>
        <w:right w:val="none" w:sz="0" w:space="0" w:color="auto"/>
      </w:divBdr>
    </w:div>
    <w:div w:id="1663042239">
      <w:marLeft w:val="0"/>
      <w:marRight w:val="0"/>
      <w:marTop w:val="0"/>
      <w:marBottom w:val="0"/>
      <w:divBdr>
        <w:top w:val="none" w:sz="0" w:space="0" w:color="auto"/>
        <w:left w:val="none" w:sz="0" w:space="0" w:color="auto"/>
        <w:bottom w:val="none" w:sz="0" w:space="0" w:color="auto"/>
        <w:right w:val="none" w:sz="0" w:space="0" w:color="auto"/>
      </w:divBdr>
    </w:div>
    <w:div w:id="1663042240">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Documents\WSI_A\13_Visual_Identity\WSI_templates_2010\WSI_doc_wcover_wonum_v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WSI_doc_wcover_wonum_v1.2.dotx</Template>
  <TotalTime>10</TotalTime>
  <Pages>22</Pages>
  <Words>4350</Words>
  <Characters>24798</Characters>
  <Application>Microsoft Office Outlook</Application>
  <DocSecurity>0</DocSecurity>
  <Lines>0</Lines>
  <Paragraphs>0</Paragraphs>
  <ScaleCrop>false</ScaleCrop>
  <Company>WorldSkills International Secretariat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Module 1 </dc:title>
  <dc:subject/>
  <dc:creator>Jane Stokie (WSI)</dc:creator>
  <cp:keywords/>
  <dc:description/>
  <cp:lastModifiedBy>i5</cp:lastModifiedBy>
  <cp:revision>6</cp:revision>
  <cp:lastPrinted>2013-07-01T11:08:00Z</cp:lastPrinted>
  <dcterms:created xsi:type="dcterms:W3CDTF">2013-07-01T10:49:00Z</dcterms:created>
  <dcterms:modified xsi:type="dcterms:W3CDTF">2013-07-01T11:09:00Z</dcterms:modified>
</cp:coreProperties>
</file>